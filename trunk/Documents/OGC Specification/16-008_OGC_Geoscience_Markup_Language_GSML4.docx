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w:t>
      </w:r>
      <w:r w:rsidR="004832DE">
        <w:rPr>
          <w:rStyle w:val="Hyperlink"/>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1912B1F1" w:rsidR="00D63684" w:rsidRPr="00792D31" w:rsidRDefault="002C1418"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Pr>
          <w:b w:val="0"/>
          <w:color w:val="auto"/>
          <w:sz w:val="20"/>
          <w:lang w:val="fr-CA"/>
        </w:rPr>
        <w:t>Document subtype:   </w:t>
      </w:r>
      <w:r>
        <w:rPr>
          <w:b w:val="0"/>
          <w:color w:val="auto"/>
          <w:sz w:val="20"/>
          <w:lang w:val="fr-CA"/>
        </w:rPr>
        <w:tab/>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lang w:val="en-CA"/>
        </w:rPr>
      </w:pPr>
      <w:r w:rsidRPr="00D12552">
        <w:rPr>
          <w:lang w:val="en-CA"/>
        </w:rPr>
        <w:lastRenderedPageBreak/>
        <w:t>Contents</w:t>
      </w:r>
    </w:p>
    <w:p w14:paraId="5E8037A3" w14:textId="77777777" w:rsidR="008765D9" w:rsidRPr="008765D9" w:rsidRDefault="008765D9" w:rsidP="00AE53C0">
      <w:pPr>
        <w:rPr>
          <w:lang w:val="en-CA"/>
        </w:rPr>
      </w:pPr>
    </w:p>
    <w:p w14:paraId="2180E5C1" w14:textId="77777777" w:rsidR="00AD44BE" w:rsidRDefault="00F27D5A">
      <w:pPr>
        <w:pStyle w:val="TOC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8154171" w:history="1">
        <w:r w:rsidR="00AD44BE" w:rsidRPr="00822ED7">
          <w:rPr>
            <w:rStyle w:val="Hyperlink"/>
            <w:noProof/>
            <w:lang w:val="en-CA"/>
          </w:rPr>
          <w:t>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Scope</w:t>
        </w:r>
        <w:r w:rsidR="00AD44BE">
          <w:rPr>
            <w:noProof/>
            <w:webHidden/>
          </w:rPr>
          <w:tab/>
        </w:r>
        <w:r w:rsidR="00AD44BE">
          <w:rPr>
            <w:noProof/>
            <w:webHidden/>
          </w:rPr>
          <w:fldChar w:fldCharType="begin"/>
        </w:r>
        <w:r w:rsidR="00AD44BE">
          <w:rPr>
            <w:noProof/>
            <w:webHidden/>
          </w:rPr>
          <w:instrText xml:space="preserve"> PAGEREF _Toc458154171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68FAE485"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2" w:history="1">
        <w:r w:rsidR="00AD44BE" w:rsidRPr="00822ED7">
          <w:rPr>
            <w:rStyle w:val="Hyperlink"/>
            <w:noProof/>
            <w:lang w:val="en-CA"/>
          </w:rPr>
          <w:t>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w:t>
        </w:r>
        <w:r w:rsidR="00AD44BE">
          <w:rPr>
            <w:noProof/>
            <w:webHidden/>
          </w:rPr>
          <w:tab/>
        </w:r>
        <w:r w:rsidR="00AD44BE">
          <w:rPr>
            <w:noProof/>
            <w:webHidden/>
          </w:rPr>
          <w:fldChar w:fldCharType="begin"/>
        </w:r>
        <w:r w:rsidR="00AD44BE">
          <w:rPr>
            <w:noProof/>
            <w:webHidden/>
          </w:rPr>
          <w:instrText xml:space="preserve"> PAGEREF _Toc458154172 \h </w:instrText>
        </w:r>
        <w:r w:rsidR="00AD44BE">
          <w:rPr>
            <w:noProof/>
            <w:webHidden/>
          </w:rPr>
        </w:r>
        <w:r w:rsidR="00AD44BE">
          <w:rPr>
            <w:noProof/>
            <w:webHidden/>
          </w:rPr>
          <w:fldChar w:fldCharType="separate"/>
        </w:r>
        <w:r w:rsidR="00AD44BE">
          <w:rPr>
            <w:noProof/>
            <w:webHidden/>
          </w:rPr>
          <w:t>10</w:t>
        </w:r>
        <w:r w:rsidR="00AD44BE">
          <w:rPr>
            <w:noProof/>
            <w:webHidden/>
          </w:rPr>
          <w:fldChar w:fldCharType="end"/>
        </w:r>
      </w:hyperlink>
    </w:p>
    <w:p w14:paraId="7C1DA020"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3" w:history="1">
        <w:r w:rsidR="00AD44BE" w:rsidRPr="00822ED7">
          <w:rPr>
            <w:rStyle w:val="Hyperlink"/>
            <w:noProof/>
            <w:lang w:val="en-CA"/>
          </w:rPr>
          <w:t>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References</w:t>
        </w:r>
        <w:r w:rsidR="00AD44BE">
          <w:rPr>
            <w:noProof/>
            <w:webHidden/>
          </w:rPr>
          <w:tab/>
        </w:r>
        <w:r w:rsidR="00AD44BE">
          <w:rPr>
            <w:noProof/>
            <w:webHidden/>
          </w:rPr>
          <w:fldChar w:fldCharType="begin"/>
        </w:r>
        <w:r w:rsidR="00AD44BE">
          <w:rPr>
            <w:noProof/>
            <w:webHidden/>
          </w:rPr>
          <w:instrText xml:space="preserve"> PAGEREF _Toc458154173 \h </w:instrText>
        </w:r>
        <w:r w:rsidR="00AD44BE">
          <w:rPr>
            <w:noProof/>
            <w:webHidden/>
          </w:rPr>
        </w:r>
        <w:r w:rsidR="00AD44BE">
          <w:rPr>
            <w:noProof/>
            <w:webHidden/>
          </w:rPr>
          <w:fldChar w:fldCharType="separate"/>
        </w:r>
        <w:r w:rsidR="00AD44BE">
          <w:rPr>
            <w:noProof/>
            <w:webHidden/>
          </w:rPr>
          <w:t>11</w:t>
        </w:r>
        <w:r w:rsidR="00AD44BE">
          <w:rPr>
            <w:noProof/>
            <w:webHidden/>
          </w:rPr>
          <w:fldChar w:fldCharType="end"/>
        </w:r>
      </w:hyperlink>
    </w:p>
    <w:p w14:paraId="1794D55A"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74" w:history="1">
        <w:r w:rsidR="00AD44BE" w:rsidRPr="00822ED7">
          <w:rPr>
            <w:rStyle w:val="Hyperlink"/>
            <w:noProof/>
            <w:lang w:val="en-CA"/>
          </w:rPr>
          <w:t>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Terms and Definitions</w:t>
        </w:r>
        <w:r w:rsidR="00AD44BE">
          <w:rPr>
            <w:noProof/>
            <w:webHidden/>
          </w:rPr>
          <w:tab/>
        </w:r>
        <w:r w:rsidR="00AD44BE">
          <w:rPr>
            <w:noProof/>
            <w:webHidden/>
          </w:rPr>
          <w:fldChar w:fldCharType="begin"/>
        </w:r>
        <w:r w:rsidR="00AD44BE">
          <w:rPr>
            <w:noProof/>
            <w:webHidden/>
          </w:rPr>
          <w:instrText xml:space="preserve"> PAGEREF _Toc458154174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43C99C8F"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5" w:history="1">
        <w:r w:rsidR="00AD44BE" w:rsidRPr="00822ED7">
          <w:rPr>
            <w:rStyle w:val="Hyperlink"/>
            <w:noProof/>
          </w:rPr>
          <w:t>4.1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classifier</w:t>
        </w:r>
        <w:r w:rsidR="00AD44BE">
          <w:rPr>
            <w:noProof/>
            <w:webHidden/>
          </w:rPr>
          <w:tab/>
        </w:r>
        <w:r w:rsidR="00AD44BE">
          <w:rPr>
            <w:noProof/>
            <w:webHidden/>
          </w:rPr>
          <w:fldChar w:fldCharType="begin"/>
        </w:r>
        <w:r w:rsidR="00AD44BE">
          <w:rPr>
            <w:noProof/>
            <w:webHidden/>
          </w:rPr>
          <w:instrText xml:space="preserve"> PAGEREF _Toc458154175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28880300"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6" w:history="1">
        <w:r w:rsidR="00AD44BE" w:rsidRPr="00822ED7">
          <w:rPr>
            <w:rStyle w:val="Hyperlink"/>
            <w:noProof/>
            <w:lang w:val="en-CA"/>
          </w:rPr>
          <w:t>4.2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domain feature</w:t>
        </w:r>
        <w:r w:rsidR="00AD44BE">
          <w:rPr>
            <w:noProof/>
            <w:webHidden/>
          </w:rPr>
          <w:tab/>
        </w:r>
        <w:r w:rsidR="00AD44BE">
          <w:rPr>
            <w:noProof/>
            <w:webHidden/>
          </w:rPr>
          <w:fldChar w:fldCharType="begin"/>
        </w:r>
        <w:r w:rsidR="00AD44BE">
          <w:rPr>
            <w:noProof/>
            <w:webHidden/>
          </w:rPr>
          <w:instrText xml:space="preserve"> PAGEREF _Toc458154176 \h </w:instrText>
        </w:r>
        <w:r w:rsidR="00AD44BE">
          <w:rPr>
            <w:noProof/>
            <w:webHidden/>
          </w:rPr>
        </w:r>
        <w:r w:rsidR="00AD44BE">
          <w:rPr>
            <w:noProof/>
            <w:webHidden/>
          </w:rPr>
          <w:fldChar w:fldCharType="separate"/>
        </w:r>
        <w:r w:rsidR="00AD44BE">
          <w:rPr>
            <w:noProof/>
            <w:webHidden/>
          </w:rPr>
          <w:t>12</w:t>
        </w:r>
        <w:r w:rsidR="00AD44BE">
          <w:rPr>
            <w:noProof/>
            <w:webHidden/>
          </w:rPr>
          <w:fldChar w:fldCharType="end"/>
        </w:r>
      </w:hyperlink>
    </w:p>
    <w:p w14:paraId="04E7E3CE"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7" w:history="1">
        <w:r w:rsidR="00AD44BE" w:rsidRPr="00822ED7">
          <w:rPr>
            <w:rStyle w:val="Hyperlink"/>
            <w:noProof/>
            <w:lang w:val="en-CA"/>
          </w:rPr>
          <w:t>4.3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element &lt;XML&gt;</w:t>
        </w:r>
        <w:r w:rsidR="00AD44BE">
          <w:rPr>
            <w:noProof/>
            <w:webHidden/>
          </w:rPr>
          <w:tab/>
        </w:r>
        <w:r w:rsidR="00AD44BE">
          <w:rPr>
            <w:noProof/>
            <w:webHidden/>
          </w:rPr>
          <w:fldChar w:fldCharType="begin"/>
        </w:r>
        <w:r w:rsidR="00AD44BE">
          <w:rPr>
            <w:noProof/>
            <w:webHidden/>
          </w:rPr>
          <w:instrText xml:space="preserve"> PAGEREF _Toc458154177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4F1B1048"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8" w:history="1">
        <w:r w:rsidR="00AD44BE" w:rsidRPr="00822ED7">
          <w:rPr>
            <w:rStyle w:val="Hyperlink"/>
            <w:noProof/>
            <w:lang w:val="en-CA"/>
          </w:rPr>
          <w:t>4.4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feature</w:t>
        </w:r>
        <w:r w:rsidR="00AD44BE">
          <w:rPr>
            <w:noProof/>
            <w:webHidden/>
          </w:rPr>
          <w:tab/>
        </w:r>
        <w:r w:rsidR="00AD44BE">
          <w:rPr>
            <w:noProof/>
            <w:webHidden/>
          </w:rPr>
          <w:fldChar w:fldCharType="begin"/>
        </w:r>
        <w:r w:rsidR="00AD44BE">
          <w:rPr>
            <w:noProof/>
            <w:webHidden/>
          </w:rPr>
          <w:instrText xml:space="preserve"> PAGEREF _Toc458154178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C4C67B5"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79" w:history="1">
        <w:r w:rsidR="00AD44BE" w:rsidRPr="00822ED7">
          <w:rPr>
            <w:rStyle w:val="Hyperlink"/>
            <w:noProof/>
            <w:lang w:val="en-CA"/>
          </w:rPr>
          <w:t>4.5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application schema</w:t>
        </w:r>
        <w:r w:rsidR="00AD44BE">
          <w:rPr>
            <w:noProof/>
            <w:webHidden/>
          </w:rPr>
          <w:tab/>
        </w:r>
        <w:r w:rsidR="00AD44BE">
          <w:rPr>
            <w:noProof/>
            <w:webHidden/>
          </w:rPr>
          <w:fldChar w:fldCharType="begin"/>
        </w:r>
        <w:r w:rsidR="00AD44BE">
          <w:rPr>
            <w:noProof/>
            <w:webHidden/>
          </w:rPr>
          <w:instrText xml:space="preserve"> PAGEREF _Toc458154179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7A336484"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0" w:history="1">
        <w:r w:rsidR="00AD44BE" w:rsidRPr="00822ED7">
          <w:rPr>
            <w:rStyle w:val="Hyperlink"/>
            <w:noProof/>
            <w:lang w:val="en-CA"/>
          </w:rPr>
          <w:t>4.6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document</w:t>
        </w:r>
        <w:r w:rsidR="00AD44BE">
          <w:rPr>
            <w:noProof/>
            <w:webHidden/>
          </w:rPr>
          <w:tab/>
        </w:r>
        <w:r w:rsidR="00AD44BE">
          <w:rPr>
            <w:noProof/>
            <w:webHidden/>
          </w:rPr>
          <w:fldChar w:fldCharType="begin"/>
        </w:r>
        <w:r w:rsidR="00AD44BE">
          <w:rPr>
            <w:noProof/>
            <w:webHidden/>
          </w:rPr>
          <w:instrText xml:space="preserve"> PAGEREF _Toc458154180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20A40D06"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1" w:history="1">
        <w:r w:rsidR="00AD44BE" w:rsidRPr="00822ED7">
          <w:rPr>
            <w:rStyle w:val="Hyperlink"/>
            <w:noProof/>
            <w:lang w:val="en-CA"/>
          </w:rPr>
          <w:t>4.7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GML schema</w:t>
        </w:r>
        <w:r w:rsidR="00AD44BE">
          <w:rPr>
            <w:noProof/>
            <w:webHidden/>
          </w:rPr>
          <w:tab/>
        </w:r>
        <w:r w:rsidR="00AD44BE">
          <w:rPr>
            <w:noProof/>
            <w:webHidden/>
          </w:rPr>
          <w:fldChar w:fldCharType="begin"/>
        </w:r>
        <w:r w:rsidR="00AD44BE">
          <w:rPr>
            <w:noProof/>
            <w:webHidden/>
          </w:rPr>
          <w:instrText xml:space="preserve"> PAGEREF _Toc458154181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5094566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2" w:history="1">
        <w:r w:rsidR="00AD44BE" w:rsidRPr="00822ED7">
          <w:rPr>
            <w:rStyle w:val="Hyperlink"/>
            <w:noProof/>
            <w:lang w:val="en-CA"/>
          </w:rPr>
          <w:t>4.8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measurement</w:t>
        </w:r>
        <w:r w:rsidR="00AD44BE">
          <w:rPr>
            <w:noProof/>
            <w:webHidden/>
          </w:rPr>
          <w:tab/>
        </w:r>
        <w:r w:rsidR="00AD44BE">
          <w:rPr>
            <w:noProof/>
            <w:webHidden/>
          </w:rPr>
          <w:fldChar w:fldCharType="begin"/>
        </w:r>
        <w:r w:rsidR="00AD44BE">
          <w:rPr>
            <w:noProof/>
            <w:webHidden/>
          </w:rPr>
          <w:instrText xml:space="preserve"> PAGEREF _Toc458154182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65C3823C"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83" w:history="1">
        <w:r w:rsidR="00AD44BE" w:rsidRPr="00822ED7">
          <w:rPr>
            <w:rStyle w:val="Hyperlink"/>
            <w:noProof/>
            <w:lang w:val="en-CA"/>
          </w:rPr>
          <w:t>4.9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w:t>
        </w:r>
        <w:r w:rsidR="00AD44BE">
          <w:rPr>
            <w:noProof/>
            <w:webHidden/>
          </w:rPr>
          <w:tab/>
        </w:r>
        <w:r w:rsidR="00AD44BE">
          <w:rPr>
            <w:noProof/>
            <w:webHidden/>
          </w:rPr>
          <w:fldChar w:fldCharType="begin"/>
        </w:r>
        <w:r w:rsidR="00AD44BE">
          <w:rPr>
            <w:noProof/>
            <w:webHidden/>
          </w:rPr>
          <w:instrText xml:space="preserve"> PAGEREF _Toc458154183 \h </w:instrText>
        </w:r>
        <w:r w:rsidR="00AD44BE">
          <w:rPr>
            <w:noProof/>
            <w:webHidden/>
          </w:rPr>
        </w:r>
        <w:r w:rsidR="00AD44BE">
          <w:rPr>
            <w:noProof/>
            <w:webHidden/>
          </w:rPr>
          <w:fldChar w:fldCharType="separate"/>
        </w:r>
        <w:r w:rsidR="00AD44BE">
          <w:rPr>
            <w:noProof/>
            <w:webHidden/>
          </w:rPr>
          <w:t>13</w:t>
        </w:r>
        <w:r w:rsidR="00AD44BE">
          <w:rPr>
            <w:noProof/>
            <w:webHidden/>
          </w:rPr>
          <w:fldChar w:fldCharType="end"/>
        </w:r>
      </w:hyperlink>
    </w:p>
    <w:p w14:paraId="18682951"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4" w:history="1">
        <w:r w:rsidR="00AD44BE" w:rsidRPr="00822ED7">
          <w:rPr>
            <w:rStyle w:val="Hyperlink"/>
            <w:noProof/>
            <w:lang w:val="en-CA"/>
          </w:rPr>
          <w:t>4.10</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 procedure</w:t>
        </w:r>
        <w:r w:rsidR="00AD44BE">
          <w:rPr>
            <w:noProof/>
            <w:webHidden/>
          </w:rPr>
          <w:tab/>
        </w:r>
        <w:r w:rsidR="00AD44BE">
          <w:rPr>
            <w:noProof/>
            <w:webHidden/>
          </w:rPr>
          <w:fldChar w:fldCharType="begin"/>
        </w:r>
        <w:r w:rsidR="00AD44BE">
          <w:rPr>
            <w:noProof/>
            <w:webHidden/>
          </w:rPr>
          <w:instrText xml:space="preserve"> PAGEREF _Toc458154184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F05C304"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5" w:history="1">
        <w:r w:rsidR="00AD44BE" w:rsidRPr="00822ED7">
          <w:rPr>
            <w:rStyle w:val="Hyperlink"/>
            <w:noProof/>
            <w:lang w:val="en-CA"/>
          </w:rPr>
          <w:t>4.11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observation result</w:t>
        </w:r>
        <w:r w:rsidR="00AD44BE">
          <w:rPr>
            <w:noProof/>
            <w:webHidden/>
          </w:rPr>
          <w:tab/>
        </w:r>
        <w:r w:rsidR="00AD44BE">
          <w:rPr>
            <w:noProof/>
            <w:webHidden/>
          </w:rPr>
          <w:fldChar w:fldCharType="begin"/>
        </w:r>
        <w:r w:rsidR="00AD44BE">
          <w:rPr>
            <w:noProof/>
            <w:webHidden/>
          </w:rPr>
          <w:instrText xml:space="preserve"> PAGEREF _Toc458154185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4B17724E"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6" w:history="1">
        <w:r w:rsidR="00AD44BE" w:rsidRPr="00822ED7">
          <w:rPr>
            <w:rStyle w:val="Hyperlink"/>
            <w:noProof/>
            <w:lang w:val="en-CA"/>
          </w:rPr>
          <w:t>4.12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&lt;General Feature Model&gt;</w:t>
        </w:r>
        <w:r w:rsidR="00AD44BE">
          <w:rPr>
            <w:noProof/>
            <w:webHidden/>
          </w:rPr>
          <w:tab/>
        </w:r>
        <w:r w:rsidR="00AD44BE">
          <w:rPr>
            <w:noProof/>
            <w:webHidden/>
          </w:rPr>
          <w:fldChar w:fldCharType="begin"/>
        </w:r>
        <w:r w:rsidR="00AD44BE">
          <w:rPr>
            <w:noProof/>
            <w:webHidden/>
          </w:rPr>
          <w:instrText xml:space="preserve"> PAGEREF _Toc458154186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5D88EBEE"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7" w:history="1">
        <w:r w:rsidR="00AD44BE" w:rsidRPr="00822ED7">
          <w:rPr>
            <w:rStyle w:val="Hyperlink"/>
            <w:noProof/>
            <w:lang w:val="en-CA"/>
          </w:rPr>
          <w:t>4.13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sampled feature</w:t>
        </w:r>
        <w:r w:rsidR="00AD44BE">
          <w:rPr>
            <w:noProof/>
            <w:webHidden/>
          </w:rPr>
          <w:tab/>
        </w:r>
        <w:r w:rsidR="00AD44BE">
          <w:rPr>
            <w:noProof/>
            <w:webHidden/>
          </w:rPr>
          <w:fldChar w:fldCharType="begin"/>
        </w:r>
        <w:r w:rsidR="00AD44BE">
          <w:rPr>
            <w:noProof/>
            <w:webHidden/>
          </w:rPr>
          <w:instrText xml:space="preserve"> PAGEREF _Toc458154187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68D0023E"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8" w:history="1">
        <w:r w:rsidR="00AD44BE" w:rsidRPr="00822ED7">
          <w:rPr>
            <w:rStyle w:val="Hyperlink"/>
            <w:noProof/>
            <w:lang w:val="en-CA"/>
          </w:rPr>
          <w:t>4.14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sampling feature</w:t>
        </w:r>
        <w:r w:rsidR="00AD44BE">
          <w:rPr>
            <w:noProof/>
            <w:webHidden/>
          </w:rPr>
          <w:tab/>
        </w:r>
        <w:r w:rsidR="00AD44BE">
          <w:rPr>
            <w:noProof/>
            <w:webHidden/>
          </w:rPr>
          <w:fldChar w:fldCharType="begin"/>
        </w:r>
        <w:r w:rsidR="00AD44BE">
          <w:rPr>
            <w:noProof/>
            <w:webHidden/>
          </w:rPr>
          <w:instrText xml:space="preserve"> PAGEREF _Toc458154188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0EF2FD3C"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189" w:history="1">
        <w:r w:rsidR="00AD44BE" w:rsidRPr="00822ED7">
          <w:rPr>
            <w:rStyle w:val="Hyperlink"/>
            <w:noProof/>
            <w:lang w:val="en-CA"/>
          </w:rPr>
          <w:t>4.15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schema &lt;XML Schema&gt;</w:t>
        </w:r>
        <w:r w:rsidR="00AD44BE">
          <w:rPr>
            <w:noProof/>
            <w:webHidden/>
          </w:rPr>
          <w:tab/>
        </w:r>
        <w:r w:rsidR="00AD44BE">
          <w:rPr>
            <w:noProof/>
            <w:webHidden/>
          </w:rPr>
          <w:fldChar w:fldCharType="begin"/>
        </w:r>
        <w:r w:rsidR="00AD44BE">
          <w:rPr>
            <w:noProof/>
            <w:webHidden/>
          </w:rPr>
          <w:instrText xml:space="preserve"> PAGEREF _Toc458154189 \h </w:instrText>
        </w:r>
        <w:r w:rsidR="00AD44BE">
          <w:rPr>
            <w:noProof/>
            <w:webHidden/>
          </w:rPr>
        </w:r>
        <w:r w:rsidR="00AD44BE">
          <w:rPr>
            <w:noProof/>
            <w:webHidden/>
          </w:rPr>
          <w:fldChar w:fldCharType="separate"/>
        </w:r>
        <w:r w:rsidR="00AD44BE">
          <w:rPr>
            <w:noProof/>
            <w:webHidden/>
          </w:rPr>
          <w:t>14</w:t>
        </w:r>
        <w:r w:rsidR="00AD44BE">
          <w:rPr>
            <w:noProof/>
            <w:webHidden/>
          </w:rPr>
          <w:fldChar w:fldCharType="end"/>
        </w:r>
      </w:hyperlink>
    </w:p>
    <w:p w14:paraId="1AE9B22D"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90" w:history="1">
        <w:r w:rsidR="00AD44BE" w:rsidRPr="00822ED7">
          <w:rPr>
            <w:rStyle w:val="Hyperlink"/>
            <w:noProof/>
            <w:lang w:val="en-CA"/>
          </w:rPr>
          <w:t>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Models</w:t>
        </w:r>
        <w:r w:rsidR="00AD44BE">
          <w:rPr>
            <w:noProof/>
            <w:webHidden/>
          </w:rPr>
          <w:tab/>
        </w:r>
        <w:r w:rsidR="00AD44BE">
          <w:rPr>
            <w:noProof/>
            <w:webHidden/>
          </w:rPr>
          <w:fldChar w:fldCharType="begin"/>
        </w:r>
        <w:r w:rsidR="00AD44BE">
          <w:rPr>
            <w:noProof/>
            <w:webHidden/>
          </w:rPr>
          <w:instrText xml:space="preserve"> PAGEREF _Toc458154190 \h </w:instrText>
        </w:r>
        <w:r w:rsidR="00AD44BE">
          <w:rPr>
            <w:noProof/>
            <w:webHidden/>
          </w:rPr>
        </w:r>
        <w:r w:rsidR="00AD44BE">
          <w:rPr>
            <w:noProof/>
            <w:webHidden/>
          </w:rPr>
          <w:fldChar w:fldCharType="separate"/>
        </w:r>
        <w:r w:rsidR="00AD44BE">
          <w:rPr>
            <w:noProof/>
            <w:webHidden/>
          </w:rPr>
          <w:t>15</w:t>
        </w:r>
        <w:r w:rsidR="00AD44BE">
          <w:rPr>
            <w:noProof/>
            <w:webHidden/>
          </w:rPr>
          <w:fldChar w:fldCharType="end"/>
        </w:r>
      </w:hyperlink>
    </w:p>
    <w:p w14:paraId="126537DA"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1" w:history="1">
        <w:r w:rsidR="00AD44BE" w:rsidRPr="00822ED7">
          <w:rPr>
            <w:rStyle w:val="Hyperlink"/>
            <w:noProof/>
            <w:lang w:val="en-CA"/>
          </w:rPr>
          <w:t>5.1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Basic and Extension</w:t>
        </w:r>
        <w:r w:rsidR="00AD44BE">
          <w:rPr>
            <w:noProof/>
            <w:webHidden/>
          </w:rPr>
          <w:tab/>
        </w:r>
        <w:r w:rsidR="00AD44BE">
          <w:rPr>
            <w:noProof/>
            <w:webHidden/>
          </w:rPr>
          <w:fldChar w:fldCharType="begin"/>
        </w:r>
        <w:r w:rsidR="00AD44BE">
          <w:rPr>
            <w:noProof/>
            <w:webHidden/>
          </w:rPr>
          <w:instrText xml:space="preserve"> PAGEREF _Toc458154191 \h </w:instrText>
        </w:r>
        <w:r w:rsidR="00AD44BE">
          <w:rPr>
            <w:noProof/>
            <w:webHidden/>
          </w:rPr>
        </w:r>
        <w:r w:rsidR="00AD44BE">
          <w:rPr>
            <w:noProof/>
            <w:webHidden/>
          </w:rPr>
          <w:fldChar w:fldCharType="separate"/>
        </w:r>
        <w:r w:rsidR="00AD44BE">
          <w:rPr>
            <w:noProof/>
            <w:webHidden/>
          </w:rPr>
          <w:t>17</w:t>
        </w:r>
        <w:r w:rsidR="00AD44BE">
          <w:rPr>
            <w:noProof/>
            <w:webHidden/>
          </w:rPr>
          <w:fldChar w:fldCharType="end"/>
        </w:r>
      </w:hyperlink>
    </w:p>
    <w:p w14:paraId="501C4EF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192" w:history="1">
        <w:r w:rsidR="00AD44BE" w:rsidRPr="00822ED7">
          <w:rPr>
            <w:rStyle w:val="Hyperlink"/>
            <w:noProof/>
            <w:lang w:val="en-CA" w:bidi="x-none"/>
          </w:rPr>
          <w:t>5.1.1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AbstractDescription classes</w:t>
        </w:r>
        <w:r w:rsidR="00AD44BE">
          <w:rPr>
            <w:noProof/>
            <w:webHidden/>
          </w:rPr>
          <w:tab/>
        </w:r>
        <w:r w:rsidR="00AD44BE">
          <w:rPr>
            <w:noProof/>
            <w:webHidden/>
          </w:rPr>
          <w:fldChar w:fldCharType="begin"/>
        </w:r>
        <w:r w:rsidR="00AD44BE">
          <w:rPr>
            <w:noProof/>
            <w:webHidden/>
          </w:rPr>
          <w:instrText xml:space="preserve"> PAGEREF _Toc458154192 \h </w:instrText>
        </w:r>
        <w:r w:rsidR="00AD44BE">
          <w:rPr>
            <w:noProof/>
            <w:webHidden/>
          </w:rPr>
        </w:r>
        <w:r w:rsidR="00AD44BE">
          <w:rPr>
            <w:noProof/>
            <w:webHidden/>
          </w:rPr>
          <w:fldChar w:fldCharType="separate"/>
        </w:r>
        <w:r w:rsidR="00AD44BE">
          <w:rPr>
            <w:noProof/>
            <w:webHidden/>
          </w:rPr>
          <w:t>18</w:t>
        </w:r>
        <w:r w:rsidR="00AD44BE">
          <w:rPr>
            <w:noProof/>
            <w:webHidden/>
          </w:rPr>
          <w:fldChar w:fldCharType="end"/>
        </w:r>
      </w:hyperlink>
    </w:p>
    <w:p w14:paraId="690DDFA6"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3" w:history="1">
        <w:r w:rsidR="00AD44BE" w:rsidRPr="00822ED7">
          <w:rPr>
            <w:rStyle w:val="Hyperlink"/>
            <w:noProof/>
            <w:lang w:val="en-CA"/>
          </w:rPr>
          <w:t>5.2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Lite</w:t>
        </w:r>
        <w:r w:rsidR="00AD44BE">
          <w:rPr>
            <w:noProof/>
            <w:webHidden/>
          </w:rPr>
          <w:tab/>
        </w:r>
        <w:r w:rsidR="00AD44BE">
          <w:rPr>
            <w:noProof/>
            <w:webHidden/>
          </w:rPr>
          <w:fldChar w:fldCharType="begin"/>
        </w:r>
        <w:r w:rsidR="00AD44BE">
          <w:rPr>
            <w:noProof/>
            <w:webHidden/>
          </w:rPr>
          <w:instrText xml:space="preserve"> PAGEREF _Toc458154193 \h </w:instrText>
        </w:r>
        <w:r w:rsidR="00AD44BE">
          <w:rPr>
            <w:noProof/>
            <w:webHidden/>
          </w:rPr>
        </w:r>
        <w:r w:rsidR="00AD44BE">
          <w:rPr>
            <w:noProof/>
            <w:webHidden/>
          </w:rPr>
          <w:fldChar w:fldCharType="separate"/>
        </w:r>
        <w:r w:rsidR="00AD44BE">
          <w:rPr>
            <w:noProof/>
            <w:webHidden/>
          </w:rPr>
          <w:t>21</w:t>
        </w:r>
        <w:r w:rsidR="00AD44BE">
          <w:rPr>
            <w:noProof/>
            <w:webHidden/>
          </w:rPr>
          <w:fldChar w:fldCharType="end"/>
        </w:r>
      </w:hyperlink>
    </w:p>
    <w:p w14:paraId="5449CA8E"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194" w:history="1">
        <w:r w:rsidR="00AD44BE" w:rsidRPr="00822ED7">
          <w:rPr>
            <w:rStyle w:val="Hyperlink"/>
            <w:noProof/>
            <w:lang w:val="en-CA"/>
          </w:rPr>
          <w:t>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Conventions</w:t>
        </w:r>
        <w:r w:rsidR="00AD44BE">
          <w:rPr>
            <w:noProof/>
            <w:webHidden/>
          </w:rPr>
          <w:tab/>
        </w:r>
        <w:r w:rsidR="00AD44BE">
          <w:rPr>
            <w:noProof/>
            <w:webHidden/>
          </w:rPr>
          <w:fldChar w:fldCharType="begin"/>
        </w:r>
        <w:r w:rsidR="00AD44BE">
          <w:rPr>
            <w:noProof/>
            <w:webHidden/>
          </w:rPr>
          <w:instrText xml:space="preserve"> PAGEREF _Toc458154194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2DEC8EF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5" w:history="1">
        <w:r w:rsidR="00AD44BE" w:rsidRPr="00822ED7">
          <w:rPr>
            <w:rStyle w:val="Hyperlink"/>
            <w:noProof/>
            <w:lang w:val="en-CA"/>
          </w:rPr>
          <w:t>6.1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Requirement class</w:t>
        </w:r>
        <w:r w:rsidR="00AD44BE">
          <w:rPr>
            <w:noProof/>
            <w:webHidden/>
          </w:rPr>
          <w:tab/>
        </w:r>
        <w:r w:rsidR="00AD44BE">
          <w:rPr>
            <w:noProof/>
            <w:webHidden/>
          </w:rPr>
          <w:fldChar w:fldCharType="begin"/>
        </w:r>
        <w:r w:rsidR="00AD44BE">
          <w:rPr>
            <w:noProof/>
            <w:webHidden/>
          </w:rPr>
          <w:instrText xml:space="preserve"> PAGEREF _Toc458154195 \h </w:instrText>
        </w:r>
        <w:r w:rsidR="00AD44BE">
          <w:rPr>
            <w:noProof/>
            <w:webHidden/>
          </w:rPr>
        </w:r>
        <w:r w:rsidR="00AD44BE">
          <w:rPr>
            <w:noProof/>
            <w:webHidden/>
          </w:rPr>
          <w:fldChar w:fldCharType="separate"/>
        </w:r>
        <w:r w:rsidR="00AD44BE">
          <w:rPr>
            <w:noProof/>
            <w:webHidden/>
          </w:rPr>
          <w:t>22</w:t>
        </w:r>
        <w:r w:rsidR="00AD44BE">
          <w:rPr>
            <w:noProof/>
            <w:webHidden/>
          </w:rPr>
          <w:fldChar w:fldCharType="end"/>
        </w:r>
      </w:hyperlink>
    </w:p>
    <w:p w14:paraId="67356A5A"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6" w:history="1">
        <w:r w:rsidR="00AD44BE" w:rsidRPr="00822ED7">
          <w:rPr>
            <w:rStyle w:val="Hyperlink"/>
            <w:noProof/>
            <w:lang w:val="en-CA"/>
          </w:rPr>
          <w:t>6.2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Requirement and Recommendation</w:t>
        </w:r>
        <w:r w:rsidR="00AD44BE">
          <w:rPr>
            <w:noProof/>
            <w:webHidden/>
          </w:rPr>
          <w:tab/>
        </w:r>
        <w:r w:rsidR="00AD44BE">
          <w:rPr>
            <w:noProof/>
            <w:webHidden/>
          </w:rPr>
          <w:fldChar w:fldCharType="begin"/>
        </w:r>
        <w:r w:rsidR="00AD44BE">
          <w:rPr>
            <w:noProof/>
            <w:webHidden/>
          </w:rPr>
          <w:instrText xml:space="preserve"> PAGEREF _Toc458154196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073DE99F"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7" w:history="1">
        <w:r w:rsidR="00AD44BE" w:rsidRPr="00822ED7">
          <w:rPr>
            <w:rStyle w:val="Hyperlink"/>
            <w:noProof/>
            <w:lang w:val="en-CA"/>
          </w:rPr>
          <w:t>6.3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w:t>
        </w:r>
        <w:r w:rsidR="00AD44BE">
          <w:rPr>
            <w:noProof/>
            <w:webHidden/>
          </w:rPr>
          <w:tab/>
        </w:r>
        <w:r w:rsidR="00AD44BE">
          <w:rPr>
            <w:noProof/>
            <w:webHidden/>
          </w:rPr>
          <w:fldChar w:fldCharType="begin"/>
        </w:r>
        <w:r w:rsidR="00AD44BE">
          <w:rPr>
            <w:noProof/>
            <w:webHidden/>
          </w:rPr>
          <w:instrText xml:space="preserve"> PAGEREF _Toc458154197 \h </w:instrText>
        </w:r>
        <w:r w:rsidR="00AD44BE">
          <w:rPr>
            <w:noProof/>
            <w:webHidden/>
          </w:rPr>
        </w:r>
        <w:r w:rsidR="00AD44BE">
          <w:rPr>
            <w:noProof/>
            <w:webHidden/>
          </w:rPr>
          <w:fldChar w:fldCharType="separate"/>
        </w:r>
        <w:r w:rsidR="00AD44BE">
          <w:rPr>
            <w:noProof/>
            <w:webHidden/>
          </w:rPr>
          <w:t>23</w:t>
        </w:r>
        <w:r w:rsidR="00AD44BE">
          <w:rPr>
            <w:noProof/>
            <w:webHidden/>
          </w:rPr>
          <w:fldChar w:fldCharType="end"/>
        </w:r>
      </w:hyperlink>
    </w:p>
    <w:p w14:paraId="6D3833F4"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8" w:history="1">
        <w:r w:rsidR="00AD44BE" w:rsidRPr="00822ED7">
          <w:rPr>
            <w:rStyle w:val="Hyperlink"/>
            <w:noProof/>
            <w:lang w:val="en-CA"/>
          </w:rPr>
          <w:t>6.4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Identifiers</w:t>
        </w:r>
        <w:r w:rsidR="00AD44BE">
          <w:rPr>
            <w:noProof/>
            <w:webHidden/>
          </w:rPr>
          <w:tab/>
        </w:r>
        <w:r w:rsidR="00AD44BE">
          <w:rPr>
            <w:noProof/>
            <w:webHidden/>
          </w:rPr>
          <w:fldChar w:fldCharType="begin"/>
        </w:r>
        <w:r w:rsidR="00AD44BE">
          <w:rPr>
            <w:noProof/>
            <w:webHidden/>
          </w:rPr>
          <w:instrText xml:space="preserve"> PAGEREF _Toc458154198 \h </w:instrText>
        </w:r>
        <w:r w:rsidR="00AD44BE">
          <w:rPr>
            <w:noProof/>
            <w:webHidden/>
          </w:rPr>
        </w:r>
        <w:r w:rsidR="00AD44BE">
          <w:rPr>
            <w:noProof/>
            <w:webHidden/>
          </w:rPr>
          <w:fldChar w:fldCharType="separate"/>
        </w:r>
        <w:r w:rsidR="00AD44BE">
          <w:rPr>
            <w:noProof/>
            <w:webHidden/>
          </w:rPr>
          <w:t>24</w:t>
        </w:r>
        <w:r w:rsidR="00AD44BE">
          <w:rPr>
            <w:noProof/>
            <w:webHidden/>
          </w:rPr>
          <w:fldChar w:fldCharType="end"/>
        </w:r>
      </w:hyperlink>
    </w:p>
    <w:p w14:paraId="202E0484"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199" w:history="1">
        <w:r w:rsidR="00AD44BE" w:rsidRPr="00822ED7">
          <w:rPr>
            <w:rStyle w:val="Hyperlink"/>
            <w:noProof/>
            <w:lang w:val="en-CA"/>
          </w:rPr>
          <w:t>6.5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Classifiers</w:t>
        </w:r>
        <w:r w:rsidR="00AD44BE">
          <w:rPr>
            <w:noProof/>
            <w:webHidden/>
          </w:rPr>
          <w:tab/>
        </w:r>
        <w:r w:rsidR="00AD44BE">
          <w:rPr>
            <w:noProof/>
            <w:webHidden/>
          </w:rPr>
          <w:fldChar w:fldCharType="begin"/>
        </w:r>
        <w:r w:rsidR="00AD44BE">
          <w:rPr>
            <w:noProof/>
            <w:webHidden/>
          </w:rPr>
          <w:instrText xml:space="preserve"> PAGEREF _Toc458154199 \h </w:instrText>
        </w:r>
        <w:r w:rsidR="00AD44BE">
          <w:rPr>
            <w:noProof/>
            <w:webHidden/>
          </w:rPr>
        </w:r>
        <w:r w:rsidR="00AD44BE">
          <w:rPr>
            <w:noProof/>
            <w:webHidden/>
          </w:rPr>
          <w:fldChar w:fldCharType="separate"/>
        </w:r>
        <w:r w:rsidR="00AD44BE">
          <w:rPr>
            <w:noProof/>
            <w:webHidden/>
          </w:rPr>
          <w:t>25</w:t>
        </w:r>
        <w:r w:rsidR="00AD44BE">
          <w:rPr>
            <w:noProof/>
            <w:webHidden/>
          </w:rPr>
          <w:fldChar w:fldCharType="end"/>
        </w:r>
      </w:hyperlink>
    </w:p>
    <w:p w14:paraId="206FEC95"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00" w:history="1">
        <w:r w:rsidR="00AD44BE" w:rsidRPr="00822ED7">
          <w:rPr>
            <w:rStyle w:val="Hyperlink"/>
            <w:noProof/>
            <w:lang w:val="en-CA"/>
          </w:rPr>
          <w:t>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Conceptual Model</w:t>
        </w:r>
        <w:r w:rsidR="00AD44BE">
          <w:rPr>
            <w:noProof/>
            <w:webHidden/>
          </w:rPr>
          <w:tab/>
        </w:r>
        <w:r w:rsidR="00AD44BE">
          <w:rPr>
            <w:noProof/>
            <w:webHidden/>
          </w:rPr>
          <w:fldChar w:fldCharType="begin"/>
        </w:r>
        <w:r w:rsidR="00AD44BE">
          <w:rPr>
            <w:noProof/>
            <w:webHidden/>
          </w:rPr>
          <w:instrText xml:space="preserve"> PAGEREF _Toc458154200 \h </w:instrText>
        </w:r>
        <w:r w:rsidR="00AD44BE">
          <w:rPr>
            <w:noProof/>
            <w:webHidden/>
          </w:rPr>
        </w:r>
        <w:r w:rsidR="00AD44BE">
          <w:rPr>
            <w:noProof/>
            <w:webHidden/>
          </w:rPr>
          <w:fldChar w:fldCharType="separate"/>
        </w:r>
        <w:r w:rsidR="00AD44BE">
          <w:rPr>
            <w:noProof/>
            <w:webHidden/>
          </w:rPr>
          <w:t>26</w:t>
        </w:r>
        <w:r w:rsidR="00AD44BE">
          <w:rPr>
            <w:noProof/>
            <w:webHidden/>
          </w:rPr>
          <w:fldChar w:fldCharType="end"/>
        </w:r>
      </w:hyperlink>
    </w:p>
    <w:p w14:paraId="00D3E58D"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01" w:history="1">
        <w:r w:rsidR="00AD44BE" w:rsidRPr="00822ED7">
          <w:rPr>
            <w:rStyle w:val="Hyperlink"/>
            <w:noProof/>
            <w:lang w:val="en-CA"/>
          </w:rPr>
          <w:t>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Logical Model</w:t>
        </w:r>
        <w:r w:rsidR="00AD44BE">
          <w:rPr>
            <w:noProof/>
            <w:webHidden/>
          </w:rPr>
          <w:tab/>
        </w:r>
        <w:r w:rsidR="00AD44BE">
          <w:rPr>
            <w:noProof/>
            <w:webHidden/>
          </w:rPr>
          <w:fldChar w:fldCharType="begin"/>
        </w:r>
        <w:r w:rsidR="00AD44BE">
          <w:rPr>
            <w:noProof/>
            <w:webHidden/>
          </w:rPr>
          <w:instrText xml:space="preserve"> PAGEREF _Toc458154201 \h </w:instrText>
        </w:r>
        <w:r w:rsidR="00AD44BE">
          <w:rPr>
            <w:noProof/>
            <w:webHidden/>
          </w:rPr>
        </w:r>
        <w:r w:rsidR="00AD44BE">
          <w:rPr>
            <w:noProof/>
            <w:webHidden/>
          </w:rPr>
          <w:fldChar w:fldCharType="separate"/>
        </w:r>
        <w:r w:rsidR="00AD44BE">
          <w:rPr>
            <w:noProof/>
            <w:webHidden/>
          </w:rPr>
          <w:t>27</w:t>
        </w:r>
        <w:r w:rsidR="00AD44BE">
          <w:rPr>
            <w:noProof/>
            <w:webHidden/>
          </w:rPr>
          <w:fldChar w:fldCharType="end"/>
        </w:r>
      </w:hyperlink>
    </w:p>
    <w:p w14:paraId="5C1A086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2" w:history="1">
        <w:r w:rsidR="00AD44BE" w:rsidRPr="00822ED7">
          <w:rPr>
            <w:rStyle w:val="Hyperlink"/>
            <w:noProof/>
            <w:lang w:val="en-CA" w:bidi="x-none"/>
          </w:rPr>
          <w:t>8.1.1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cardinality</w:t>
        </w:r>
        <w:r w:rsidR="00AD44BE">
          <w:rPr>
            <w:noProof/>
            <w:webHidden/>
          </w:rPr>
          <w:tab/>
        </w:r>
        <w:r w:rsidR="00AD44BE">
          <w:rPr>
            <w:noProof/>
            <w:webHidden/>
          </w:rPr>
          <w:fldChar w:fldCharType="begin"/>
        </w:r>
        <w:r w:rsidR="00AD44BE">
          <w:rPr>
            <w:noProof/>
            <w:webHidden/>
          </w:rPr>
          <w:instrText xml:space="preserve"> PAGEREF _Toc458154202 \h </w:instrText>
        </w:r>
        <w:r w:rsidR="00AD44BE">
          <w:rPr>
            <w:noProof/>
            <w:webHidden/>
          </w:rPr>
        </w:r>
        <w:r w:rsidR="00AD44BE">
          <w:rPr>
            <w:noProof/>
            <w:webHidden/>
          </w:rPr>
          <w:fldChar w:fldCharType="separate"/>
        </w:r>
        <w:r w:rsidR="00AD44BE">
          <w:rPr>
            <w:noProof/>
            <w:webHidden/>
          </w:rPr>
          <w:t>28</w:t>
        </w:r>
        <w:r w:rsidR="00AD44BE">
          <w:rPr>
            <w:noProof/>
            <w:webHidden/>
          </w:rPr>
          <w:fldChar w:fldCharType="end"/>
        </w:r>
      </w:hyperlink>
    </w:p>
    <w:p w14:paraId="6DC0F10B"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3" w:history="1">
        <w:r w:rsidR="00AD44BE" w:rsidRPr="00822ED7">
          <w:rPr>
            <w:rStyle w:val="Hyperlink"/>
            <w:noProof/>
            <w:lang w:val="en-CA" w:bidi="x-none"/>
          </w:rPr>
          <w:t>8.1.2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Package shortcuts</w:t>
        </w:r>
        <w:r w:rsidR="00AD44BE">
          <w:rPr>
            <w:noProof/>
            <w:webHidden/>
          </w:rPr>
          <w:tab/>
        </w:r>
        <w:r w:rsidR="00AD44BE">
          <w:rPr>
            <w:noProof/>
            <w:webHidden/>
          </w:rPr>
          <w:fldChar w:fldCharType="begin"/>
        </w:r>
        <w:r w:rsidR="00AD44BE">
          <w:rPr>
            <w:noProof/>
            <w:webHidden/>
          </w:rPr>
          <w:instrText xml:space="preserve"> PAGEREF _Toc458154203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1DEC1CF2"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04" w:history="1">
        <w:r w:rsidR="00AD44BE" w:rsidRPr="00822ED7">
          <w:rPr>
            <w:rStyle w:val="Hyperlink"/>
            <w:noProof/>
            <w:lang w:val="en-CA"/>
          </w:rPr>
          <w:t>8.2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Core Abstract Requirements Class (Normative)</w:t>
        </w:r>
        <w:r w:rsidR="00AD44BE">
          <w:rPr>
            <w:noProof/>
            <w:webHidden/>
          </w:rPr>
          <w:tab/>
        </w:r>
        <w:r w:rsidR="00AD44BE">
          <w:rPr>
            <w:noProof/>
            <w:webHidden/>
          </w:rPr>
          <w:fldChar w:fldCharType="begin"/>
        </w:r>
        <w:r w:rsidR="00AD44BE">
          <w:rPr>
            <w:noProof/>
            <w:webHidden/>
          </w:rPr>
          <w:instrText xml:space="preserve"> PAGEREF _Toc458154204 \h </w:instrText>
        </w:r>
        <w:r w:rsidR="00AD44BE">
          <w:rPr>
            <w:noProof/>
            <w:webHidden/>
          </w:rPr>
        </w:r>
        <w:r w:rsidR="00AD44BE">
          <w:rPr>
            <w:noProof/>
            <w:webHidden/>
          </w:rPr>
          <w:fldChar w:fldCharType="separate"/>
        </w:r>
        <w:r w:rsidR="00AD44BE">
          <w:rPr>
            <w:noProof/>
            <w:webHidden/>
          </w:rPr>
          <w:t>29</w:t>
        </w:r>
        <w:r w:rsidR="00AD44BE">
          <w:rPr>
            <w:noProof/>
            <w:webHidden/>
          </w:rPr>
          <w:fldChar w:fldCharType="end"/>
        </w:r>
      </w:hyperlink>
    </w:p>
    <w:p w14:paraId="061F439D"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5" w:history="1">
        <w:r w:rsidR="00AD44BE" w:rsidRPr="00822ED7">
          <w:rPr>
            <w:rStyle w:val="Hyperlink"/>
            <w:noProof/>
            <w:lang w:val="en-CA" w:bidi="x-none"/>
          </w:rPr>
          <w:t>8.2.1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Naming of entities</w:t>
        </w:r>
        <w:r w:rsidR="00AD44BE">
          <w:rPr>
            <w:noProof/>
            <w:webHidden/>
          </w:rPr>
          <w:tab/>
        </w:r>
        <w:r w:rsidR="00AD44BE">
          <w:rPr>
            <w:noProof/>
            <w:webHidden/>
          </w:rPr>
          <w:fldChar w:fldCharType="begin"/>
        </w:r>
        <w:r w:rsidR="00AD44BE">
          <w:rPr>
            <w:noProof/>
            <w:webHidden/>
          </w:rPr>
          <w:instrText xml:space="preserve"> PAGEREF _Toc458154205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78718D6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6" w:history="1">
        <w:r w:rsidR="00AD44BE" w:rsidRPr="00822ED7">
          <w:rPr>
            <w:rStyle w:val="Hyperlink"/>
            <w:noProof/>
            <w:lang w:val="en-CA" w:bidi="x-none"/>
          </w:rPr>
          <w:t>8.2.2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Cardinality</w:t>
        </w:r>
        <w:r w:rsidR="00AD44BE">
          <w:rPr>
            <w:noProof/>
            <w:webHidden/>
          </w:rPr>
          <w:tab/>
        </w:r>
        <w:r w:rsidR="00AD44BE">
          <w:rPr>
            <w:noProof/>
            <w:webHidden/>
          </w:rPr>
          <w:fldChar w:fldCharType="begin"/>
        </w:r>
        <w:r w:rsidR="00AD44BE">
          <w:rPr>
            <w:noProof/>
            <w:webHidden/>
          </w:rPr>
          <w:instrText xml:space="preserve"> PAGEREF _Toc458154206 \h </w:instrText>
        </w:r>
        <w:r w:rsidR="00AD44BE">
          <w:rPr>
            <w:noProof/>
            <w:webHidden/>
          </w:rPr>
        </w:r>
        <w:r w:rsidR="00AD44BE">
          <w:rPr>
            <w:noProof/>
            <w:webHidden/>
          </w:rPr>
          <w:fldChar w:fldCharType="separate"/>
        </w:r>
        <w:r w:rsidR="00AD44BE">
          <w:rPr>
            <w:noProof/>
            <w:webHidden/>
          </w:rPr>
          <w:t>30</w:t>
        </w:r>
        <w:r w:rsidR="00AD44BE">
          <w:rPr>
            <w:noProof/>
            <w:webHidden/>
          </w:rPr>
          <w:fldChar w:fldCharType="end"/>
        </w:r>
      </w:hyperlink>
    </w:p>
    <w:p w14:paraId="374A0760"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7" w:history="1">
        <w:r w:rsidR="00AD44BE" w:rsidRPr="00822ED7">
          <w:rPr>
            <w:rStyle w:val="Hyperlink"/>
            <w:noProof/>
            <w:lang w:val="en-CA" w:bidi="x-none"/>
          </w:rPr>
          <w:t>8.2.3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 classes</w:t>
        </w:r>
        <w:r w:rsidR="00AD44BE">
          <w:rPr>
            <w:noProof/>
            <w:webHidden/>
          </w:rPr>
          <w:tab/>
        </w:r>
        <w:r w:rsidR="00AD44BE">
          <w:rPr>
            <w:noProof/>
            <w:webHidden/>
          </w:rPr>
          <w:fldChar w:fldCharType="begin"/>
        </w:r>
        <w:r w:rsidR="00AD44BE">
          <w:rPr>
            <w:noProof/>
            <w:webHidden/>
          </w:rPr>
          <w:instrText xml:space="preserve"> PAGEREF _Toc458154207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2E09C3D2"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8" w:history="1">
        <w:r w:rsidR="00AD44BE" w:rsidRPr="00822ED7">
          <w:rPr>
            <w:rStyle w:val="Hyperlink"/>
            <w:noProof/>
            <w:lang w:val="en-CA" w:bidi="x-none"/>
          </w:rPr>
          <w:t>8.2.4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Polymorphism</w:t>
        </w:r>
        <w:r w:rsidR="00AD44BE">
          <w:rPr>
            <w:noProof/>
            <w:webHidden/>
          </w:rPr>
          <w:tab/>
        </w:r>
        <w:r w:rsidR="00AD44BE">
          <w:rPr>
            <w:noProof/>
            <w:webHidden/>
          </w:rPr>
          <w:fldChar w:fldCharType="begin"/>
        </w:r>
        <w:r w:rsidR="00AD44BE">
          <w:rPr>
            <w:noProof/>
            <w:webHidden/>
          </w:rPr>
          <w:instrText xml:space="preserve"> PAGEREF _Toc458154208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47AA0FE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09" w:history="1">
        <w:r w:rsidR="00AD44BE" w:rsidRPr="00822ED7">
          <w:rPr>
            <w:rStyle w:val="Hyperlink"/>
            <w:noProof/>
            <w:lang w:val="en-CA" w:bidi="x-none"/>
          </w:rPr>
          <w:t>8.2.5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Quantities</w:t>
        </w:r>
        <w:r w:rsidR="00AD44BE">
          <w:rPr>
            <w:noProof/>
            <w:webHidden/>
          </w:rPr>
          <w:tab/>
        </w:r>
        <w:r w:rsidR="00AD44BE">
          <w:rPr>
            <w:noProof/>
            <w:webHidden/>
          </w:rPr>
          <w:fldChar w:fldCharType="begin"/>
        </w:r>
        <w:r w:rsidR="00AD44BE">
          <w:rPr>
            <w:noProof/>
            <w:webHidden/>
          </w:rPr>
          <w:instrText xml:space="preserve"> PAGEREF _Toc458154209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22FF43E"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0" w:history="1">
        <w:r w:rsidR="00AD44BE" w:rsidRPr="00822ED7">
          <w:rPr>
            <w:rStyle w:val="Hyperlink"/>
            <w:noProof/>
            <w:lang w:val="en-CA" w:bidi="x-none"/>
          </w:rPr>
          <w:t>8.2.6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QuantityRange</w:t>
        </w:r>
        <w:r w:rsidR="00AD44BE">
          <w:rPr>
            <w:noProof/>
            <w:webHidden/>
          </w:rPr>
          <w:tab/>
        </w:r>
        <w:r w:rsidR="00AD44BE">
          <w:rPr>
            <w:noProof/>
            <w:webHidden/>
          </w:rPr>
          <w:fldChar w:fldCharType="begin"/>
        </w:r>
        <w:r w:rsidR="00AD44BE">
          <w:rPr>
            <w:noProof/>
            <w:webHidden/>
          </w:rPr>
          <w:instrText xml:space="preserve"> PAGEREF _Toc458154210 \h </w:instrText>
        </w:r>
        <w:r w:rsidR="00AD44BE">
          <w:rPr>
            <w:noProof/>
            <w:webHidden/>
          </w:rPr>
        </w:r>
        <w:r w:rsidR="00AD44BE">
          <w:rPr>
            <w:noProof/>
            <w:webHidden/>
          </w:rPr>
          <w:fldChar w:fldCharType="separate"/>
        </w:r>
        <w:r w:rsidR="00AD44BE">
          <w:rPr>
            <w:noProof/>
            <w:webHidden/>
          </w:rPr>
          <w:t>31</w:t>
        </w:r>
        <w:r w:rsidR="00AD44BE">
          <w:rPr>
            <w:noProof/>
            <w:webHidden/>
          </w:rPr>
          <w:fldChar w:fldCharType="end"/>
        </w:r>
      </w:hyperlink>
    </w:p>
    <w:p w14:paraId="64B9CFA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1" w:history="1">
        <w:r w:rsidR="00AD44BE" w:rsidRPr="00822ED7">
          <w:rPr>
            <w:rStyle w:val="Hyperlink"/>
            <w:noProof/>
            <w:lang w:val="en-CA" w:bidi="x-none"/>
          </w:rPr>
          <w:t>8.2.7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Code lists </w:t>
        </w:r>
        <w:r w:rsidR="00AD44BE">
          <w:rPr>
            <w:noProof/>
            <w:webHidden/>
          </w:rPr>
          <w:tab/>
        </w:r>
        <w:r w:rsidR="00AD44BE">
          <w:rPr>
            <w:noProof/>
            <w:webHidden/>
          </w:rPr>
          <w:fldChar w:fldCharType="begin"/>
        </w:r>
        <w:r w:rsidR="00AD44BE">
          <w:rPr>
            <w:noProof/>
            <w:webHidden/>
          </w:rPr>
          <w:instrText xml:space="preserve"> PAGEREF _Toc458154211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475F3CEA"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12" w:history="1">
        <w:r w:rsidR="00AD44BE" w:rsidRPr="00822ED7">
          <w:rPr>
            <w:rStyle w:val="Hyperlink"/>
            <w:noProof/>
            <w:lang w:val="en-CA"/>
          </w:rPr>
          <w:t>8.3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Linked Open Data Requirements Class (Normative)</w:t>
        </w:r>
        <w:r w:rsidR="00AD44BE">
          <w:rPr>
            <w:noProof/>
            <w:webHidden/>
          </w:rPr>
          <w:tab/>
        </w:r>
        <w:r w:rsidR="00AD44BE">
          <w:rPr>
            <w:noProof/>
            <w:webHidden/>
          </w:rPr>
          <w:fldChar w:fldCharType="begin"/>
        </w:r>
        <w:r w:rsidR="00AD44BE">
          <w:rPr>
            <w:noProof/>
            <w:webHidden/>
          </w:rPr>
          <w:instrText xml:space="preserve"> PAGEREF _Toc458154212 \h </w:instrText>
        </w:r>
        <w:r w:rsidR="00AD44BE">
          <w:rPr>
            <w:noProof/>
            <w:webHidden/>
          </w:rPr>
        </w:r>
        <w:r w:rsidR="00AD44BE">
          <w:rPr>
            <w:noProof/>
            <w:webHidden/>
          </w:rPr>
          <w:fldChar w:fldCharType="separate"/>
        </w:r>
        <w:r w:rsidR="00AD44BE">
          <w:rPr>
            <w:noProof/>
            <w:webHidden/>
          </w:rPr>
          <w:t>32</w:t>
        </w:r>
        <w:r w:rsidR="00AD44BE">
          <w:rPr>
            <w:noProof/>
            <w:webHidden/>
          </w:rPr>
          <w:fldChar w:fldCharType="end"/>
        </w:r>
      </w:hyperlink>
    </w:p>
    <w:p w14:paraId="2BB0A64A"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3" w:history="1">
        <w:r w:rsidR="00AD44BE" w:rsidRPr="00822ED7">
          <w:rPr>
            <w:rStyle w:val="Hyperlink"/>
            <w:noProof/>
            <w:lang w:val="en-CA" w:bidi="x-none"/>
          </w:rPr>
          <w:t>8.3.1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Code lists URI</w:t>
        </w:r>
        <w:r w:rsidR="00AD44BE">
          <w:rPr>
            <w:noProof/>
            <w:webHidden/>
          </w:rPr>
          <w:tab/>
        </w:r>
        <w:r w:rsidR="00AD44BE">
          <w:rPr>
            <w:noProof/>
            <w:webHidden/>
          </w:rPr>
          <w:fldChar w:fldCharType="begin"/>
        </w:r>
        <w:r w:rsidR="00AD44BE">
          <w:rPr>
            <w:noProof/>
            <w:webHidden/>
          </w:rPr>
          <w:instrText xml:space="preserve"> PAGEREF _Toc458154213 \h </w:instrText>
        </w:r>
        <w:r w:rsidR="00AD44BE">
          <w:rPr>
            <w:noProof/>
            <w:webHidden/>
          </w:rPr>
        </w:r>
        <w:r w:rsidR="00AD44BE">
          <w:rPr>
            <w:noProof/>
            <w:webHidden/>
          </w:rPr>
          <w:fldChar w:fldCharType="separate"/>
        </w:r>
        <w:r w:rsidR="00AD44BE">
          <w:rPr>
            <w:noProof/>
            <w:webHidden/>
          </w:rPr>
          <w:t>33</w:t>
        </w:r>
        <w:r w:rsidR="00AD44BE">
          <w:rPr>
            <w:noProof/>
            <w:webHidden/>
          </w:rPr>
          <w:fldChar w:fldCharType="end"/>
        </w:r>
      </w:hyperlink>
    </w:p>
    <w:p w14:paraId="32E83116"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4" w:history="1">
        <w:r w:rsidR="00AD44BE" w:rsidRPr="00822ED7">
          <w:rPr>
            <w:rStyle w:val="Hyperlink"/>
            <w:noProof/>
            <w:lang w:val="en-CA" w:bidi="x-none"/>
          </w:rPr>
          <w:t>8.3.2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w:t>
        </w:r>
        <w:r w:rsidR="00AD44BE">
          <w:rPr>
            <w:noProof/>
            <w:webHidden/>
          </w:rPr>
          <w:tab/>
        </w:r>
        <w:r w:rsidR="00AD44BE">
          <w:rPr>
            <w:noProof/>
            <w:webHidden/>
          </w:rPr>
          <w:fldChar w:fldCharType="begin"/>
        </w:r>
        <w:r w:rsidR="00AD44BE">
          <w:rPr>
            <w:noProof/>
            <w:webHidden/>
          </w:rPr>
          <w:instrText xml:space="preserve"> PAGEREF _Toc458154214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10AFE86B"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5" w:history="1">
        <w:r w:rsidR="00AD44BE" w:rsidRPr="00822ED7">
          <w:rPr>
            <w:rStyle w:val="Hyperlink"/>
            <w:noProof/>
            <w:lang w:val="en-CA" w:bidi="x-none"/>
          </w:rPr>
          <w:t>8.3.3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ByReference associations</w:t>
        </w:r>
        <w:r w:rsidR="00AD44BE">
          <w:rPr>
            <w:noProof/>
            <w:webHidden/>
          </w:rPr>
          <w:tab/>
        </w:r>
        <w:r w:rsidR="00AD44BE">
          <w:rPr>
            <w:noProof/>
            <w:webHidden/>
          </w:rPr>
          <w:fldChar w:fldCharType="begin"/>
        </w:r>
        <w:r w:rsidR="00AD44BE">
          <w:rPr>
            <w:noProof/>
            <w:webHidden/>
          </w:rPr>
          <w:instrText xml:space="preserve"> PAGEREF _Toc458154215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774190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16" w:history="1">
        <w:r w:rsidR="00AD44BE" w:rsidRPr="00822ED7">
          <w:rPr>
            <w:rStyle w:val="Hyperlink"/>
            <w:noProof/>
            <w:lang w:val="en-CA"/>
          </w:rPr>
          <w:t>8.4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Basic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_Toc458154216 \h </w:instrText>
        </w:r>
        <w:r w:rsidR="00AD44BE">
          <w:rPr>
            <w:noProof/>
            <w:webHidden/>
          </w:rPr>
        </w:r>
        <w:r w:rsidR="00AD44BE">
          <w:rPr>
            <w:noProof/>
            <w:webHidden/>
          </w:rPr>
          <w:fldChar w:fldCharType="separate"/>
        </w:r>
        <w:r w:rsidR="00AD44BE">
          <w:rPr>
            <w:noProof/>
            <w:webHidden/>
          </w:rPr>
          <w:t>34</w:t>
        </w:r>
        <w:r w:rsidR="00AD44BE">
          <w:rPr>
            <w:noProof/>
            <w:webHidden/>
          </w:rPr>
          <w:fldChar w:fldCharType="end"/>
        </w:r>
      </w:hyperlink>
    </w:p>
    <w:p w14:paraId="4BF0F84F"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7" w:history="1">
        <w:r w:rsidR="00AD44BE" w:rsidRPr="00822ED7">
          <w:rPr>
            <w:rStyle w:val="Hyperlink"/>
            <w:noProof/>
            <w:lang w:val="en-CA" w:bidi="x-none"/>
          </w:rPr>
          <w:t>8.4.1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Geology Basic</w:t>
        </w:r>
        <w:r w:rsidR="00AD44BE">
          <w:rPr>
            <w:noProof/>
            <w:webHidden/>
          </w:rPr>
          <w:tab/>
        </w:r>
        <w:r w:rsidR="00AD44BE">
          <w:rPr>
            <w:noProof/>
            <w:webHidden/>
          </w:rPr>
          <w:fldChar w:fldCharType="begin"/>
        </w:r>
        <w:r w:rsidR="00AD44BE">
          <w:rPr>
            <w:noProof/>
            <w:webHidden/>
          </w:rPr>
          <w:instrText xml:space="preserve"> PAGEREF _Toc458154217 \h </w:instrText>
        </w:r>
        <w:r w:rsidR="00AD44BE">
          <w:rPr>
            <w:noProof/>
            <w:webHidden/>
          </w:rPr>
        </w:r>
        <w:r w:rsidR="00AD44BE">
          <w:rPr>
            <w:noProof/>
            <w:webHidden/>
          </w:rPr>
          <w:fldChar w:fldCharType="separate"/>
        </w:r>
        <w:r w:rsidR="00AD44BE">
          <w:rPr>
            <w:noProof/>
            <w:webHidden/>
          </w:rPr>
          <w:t>36</w:t>
        </w:r>
        <w:r w:rsidR="00AD44BE">
          <w:rPr>
            <w:noProof/>
            <w:webHidden/>
          </w:rPr>
          <w:fldChar w:fldCharType="end"/>
        </w:r>
      </w:hyperlink>
    </w:p>
    <w:p w14:paraId="7672D59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8" w:history="1">
        <w:r w:rsidR="00AD44BE" w:rsidRPr="00822ED7">
          <w:rPr>
            <w:rStyle w:val="Hyperlink"/>
            <w:noProof/>
            <w:lang w:bidi="x-none"/>
          </w:rPr>
          <w:t>8.4.2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Event</w:t>
        </w:r>
        <w:r w:rsidR="00AD44BE">
          <w:rPr>
            <w:noProof/>
            <w:webHidden/>
          </w:rPr>
          <w:tab/>
        </w:r>
        <w:r w:rsidR="00AD44BE">
          <w:rPr>
            <w:noProof/>
            <w:webHidden/>
          </w:rPr>
          <w:fldChar w:fldCharType="begin"/>
        </w:r>
        <w:r w:rsidR="00AD44BE">
          <w:rPr>
            <w:noProof/>
            <w:webHidden/>
          </w:rPr>
          <w:instrText xml:space="preserve"> PAGEREF _Toc458154218 \h </w:instrText>
        </w:r>
        <w:r w:rsidR="00AD44BE">
          <w:rPr>
            <w:noProof/>
            <w:webHidden/>
          </w:rPr>
        </w:r>
        <w:r w:rsidR="00AD44BE">
          <w:rPr>
            <w:noProof/>
            <w:webHidden/>
          </w:rPr>
          <w:fldChar w:fldCharType="separate"/>
        </w:r>
        <w:r w:rsidR="00AD44BE">
          <w:rPr>
            <w:noProof/>
            <w:webHidden/>
          </w:rPr>
          <w:t>46</w:t>
        </w:r>
        <w:r w:rsidR="00AD44BE">
          <w:rPr>
            <w:noProof/>
            <w:webHidden/>
          </w:rPr>
          <w:fldChar w:fldCharType="end"/>
        </w:r>
      </w:hyperlink>
    </w:p>
    <w:p w14:paraId="2E78514E"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19" w:history="1">
        <w:r w:rsidR="00AD44BE" w:rsidRPr="00822ED7">
          <w:rPr>
            <w:rStyle w:val="Hyperlink"/>
            <w:noProof/>
            <w:lang w:bidi="x-none"/>
          </w:rPr>
          <w:t>8.4.3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Structure</w:t>
        </w:r>
        <w:r w:rsidR="00AD44BE">
          <w:rPr>
            <w:noProof/>
            <w:webHidden/>
          </w:rPr>
          <w:tab/>
        </w:r>
        <w:r w:rsidR="00AD44BE">
          <w:rPr>
            <w:noProof/>
            <w:webHidden/>
          </w:rPr>
          <w:fldChar w:fldCharType="begin"/>
        </w:r>
        <w:r w:rsidR="00AD44BE">
          <w:rPr>
            <w:noProof/>
            <w:webHidden/>
          </w:rPr>
          <w:instrText xml:space="preserve"> PAGEREF _Toc458154219 \h </w:instrText>
        </w:r>
        <w:r w:rsidR="00AD44BE">
          <w:rPr>
            <w:noProof/>
            <w:webHidden/>
          </w:rPr>
        </w:r>
        <w:r w:rsidR="00AD44BE">
          <w:rPr>
            <w:noProof/>
            <w:webHidden/>
          </w:rPr>
          <w:fldChar w:fldCharType="separate"/>
        </w:r>
        <w:r w:rsidR="00AD44BE">
          <w:rPr>
            <w:noProof/>
            <w:webHidden/>
          </w:rPr>
          <w:t>49</w:t>
        </w:r>
        <w:r w:rsidR="00AD44BE">
          <w:rPr>
            <w:noProof/>
            <w:webHidden/>
          </w:rPr>
          <w:fldChar w:fldCharType="end"/>
        </w:r>
      </w:hyperlink>
    </w:p>
    <w:p w14:paraId="58D3DC3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0" w:history="1">
        <w:r w:rsidR="00AD44BE" w:rsidRPr="00822ED7">
          <w:rPr>
            <w:rStyle w:val="Hyperlink"/>
            <w:noProof/>
            <w:lang w:bidi="x-none"/>
          </w:rPr>
          <w:t>8.4.4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Geomorphology</w:t>
        </w:r>
        <w:r w:rsidR="00AD44BE">
          <w:rPr>
            <w:noProof/>
            <w:webHidden/>
          </w:rPr>
          <w:tab/>
        </w:r>
        <w:r w:rsidR="00AD44BE">
          <w:rPr>
            <w:noProof/>
            <w:webHidden/>
          </w:rPr>
          <w:fldChar w:fldCharType="begin"/>
        </w:r>
        <w:r w:rsidR="00AD44BE">
          <w:rPr>
            <w:noProof/>
            <w:webHidden/>
          </w:rPr>
          <w:instrText xml:space="preserve"> PAGEREF _Toc458154220 \h </w:instrText>
        </w:r>
        <w:r w:rsidR="00AD44BE">
          <w:rPr>
            <w:noProof/>
            <w:webHidden/>
          </w:rPr>
        </w:r>
        <w:r w:rsidR="00AD44BE">
          <w:rPr>
            <w:noProof/>
            <w:webHidden/>
          </w:rPr>
          <w:fldChar w:fldCharType="separate"/>
        </w:r>
        <w:r w:rsidR="00AD44BE">
          <w:rPr>
            <w:noProof/>
            <w:webHidden/>
          </w:rPr>
          <w:t>55</w:t>
        </w:r>
        <w:r w:rsidR="00AD44BE">
          <w:rPr>
            <w:noProof/>
            <w:webHidden/>
          </w:rPr>
          <w:fldChar w:fldCharType="end"/>
        </w:r>
      </w:hyperlink>
    </w:p>
    <w:p w14:paraId="52B3799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1" w:history="1">
        <w:r w:rsidR="00AD44BE" w:rsidRPr="00822ED7">
          <w:rPr>
            <w:rStyle w:val="Hyperlink"/>
            <w:noProof/>
            <w:lang w:val="en-CA" w:bidi="x-none"/>
          </w:rPr>
          <w:t>8.4.5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Collection</w:t>
        </w:r>
        <w:r w:rsidR="00AD44BE">
          <w:rPr>
            <w:noProof/>
            <w:webHidden/>
          </w:rPr>
          <w:tab/>
        </w:r>
        <w:r w:rsidR="00AD44BE">
          <w:rPr>
            <w:noProof/>
            <w:webHidden/>
          </w:rPr>
          <w:fldChar w:fldCharType="begin"/>
        </w:r>
        <w:r w:rsidR="00AD44BE">
          <w:rPr>
            <w:noProof/>
            <w:webHidden/>
          </w:rPr>
          <w:instrText xml:space="preserve"> PAGEREF _Toc458154221 \h </w:instrText>
        </w:r>
        <w:r w:rsidR="00AD44BE">
          <w:rPr>
            <w:noProof/>
            <w:webHidden/>
          </w:rPr>
        </w:r>
        <w:r w:rsidR="00AD44BE">
          <w:rPr>
            <w:noProof/>
            <w:webHidden/>
          </w:rPr>
          <w:fldChar w:fldCharType="separate"/>
        </w:r>
        <w:r w:rsidR="00AD44BE">
          <w:rPr>
            <w:noProof/>
            <w:webHidden/>
          </w:rPr>
          <w:t>58</w:t>
        </w:r>
        <w:r w:rsidR="00AD44BE">
          <w:rPr>
            <w:noProof/>
            <w:webHidden/>
          </w:rPr>
          <w:fldChar w:fldCharType="end"/>
        </w:r>
      </w:hyperlink>
    </w:p>
    <w:p w14:paraId="4A4BEF9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2" w:history="1">
        <w:r w:rsidR="00AD44BE" w:rsidRPr="00822ED7">
          <w:rPr>
            <w:rStyle w:val="Hyperlink"/>
            <w:noProof/>
            <w:lang w:val="en-CA" w:bidi="x-none"/>
          </w:rPr>
          <w:t>8.4.6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Data Types</w:t>
        </w:r>
        <w:r w:rsidR="00AD44BE">
          <w:rPr>
            <w:noProof/>
            <w:webHidden/>
          </w:rPr>
          <w:tab/>
        </w:r>
        <w:r w:rsidR="00AD44BE">
          <w:rPr>
            <w:noProof/>
            <w:webHidden/>
          </w:rPr>
          <w:fldChar w:fldCharType="begin"/>
        </w:r>
        <w:r w:rsidR="00AD44BE">
          <w:rPr>
            <w:noProof/>
            <w:webHidden/>
          </w:rPr>
          <w:instrText xml:space="preserve"> PAGEREF _Toc458154222 \h </w:instrText>
        </w:r>
        <w:r w:rsidR="00AD44BE">
          <w:rPr>
            <w:noProof/>
            <w:webHidden/>
          </w:rPr>
        </w:r>
        <w:r w:rsidR="00AD44BE">
          <w:rPr>
            <w:noProof/>
            <w:webHidden/>
          </w:rPr>
          <w:fldChar w:fldCharType="separate"/>
        </w:r>
        <w:r w:rsidR="00AD44BE">
          <w:rPr>
            <w:noProof/>
            <w:webHidden/>
          </w:rPr>
          <w:t>61</w:t>
        </w:r>
        <w:r w:rsidR="00AD44BE">
          <w:rPr>
            <w:noProof/>
            <w:webHidden/>
          </w:rPr>
          <w:fldChar w:fldCharType="end"/>
        </w:r>
      </w:hyperlink>
    </w:p>
    <w:p w14:paraId="5E326E7B"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3" w:history="1">
        <w:r w:rsidR="00AD44BE" w:rsidRPr="00822ED7">
          <w:rPr>
            <w:rStyle w:val="Hyperlink"/>
            <w:noProof/>
            <w:lang w:val="en-CA" w:bidi="x-none"/>
          </w:rPr>
          <w:t>8.4.7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basic vocabularies</w:t>
        </w:r>
        <w:r w:rsidR="00AD44BE">
          <w:rPr>
            <w:noProof/>
            <w:webHidden/>
          </w:rPr>
          <w:tab/>
        </w:r>
        <w:r w:rsidR="00AD44BE">
          <w:rPr>
            <w:noProof/>
            <w:webHidden/>
          </w:rPr>
          <w:fldChar w:fldCharType="begin"/>
        </w:r>
        <w:r w:rsidR="00AD44BE">
          <w:rPr>
            <w:noProof/>
            <w:webHidden/>
          </w:rPr>
          <w:instrText xml:space="preserve"> PAGEREF _Toc458154223 \h </w:instrText>
        </w:r>
        <w:r w:rsidR="00AD44BE">
          <w:rPr>
            <w:noProof/>
            <w:webHidden/>
          </w:rPr>
        </w:r>
        <w:r w:rsidR="00AD44BE">
          <w:rPr>
            <w:noProof/>
            <w:webHidden/>
          </w:rPr>
          <w:fldChar w:fldCharType="separate"/>
        </w:r>
        <w:r w:rsidR="00AD44BE">
          <w:rPr>
            <w:noProof/>
            <w:webHidden/>
          </w:rPr>
          <w:t>67</w:t>
        </w:r>
        <w:r w:rsidR="00AD44BE">
          <w:rPr>
            <w:noProof/>
            <w:webHidden/>
          </w:rPr>
          <w:fldChar w:fldCharType="end"/>
        </w:r>
      </w:hyperlink>
    </w:p>
    <w:p w14:paraId="4FC55899"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4" w:history="1">
        <w:r w:rsidR="00AD44BE" w:rsidRPr="00822ED7">
          <w:rPr>
            <w:rStyle w:val="Hyperlink"/>
            <w:noProof/>
            <w:lang w:val="en-CA" w:bidi="x-none"/>
          </w:rPr>
          <w:t>8.4.8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Instance examples</w:t>
        </w:r>
        <w:r w:rsidR="00AD44BE">
          <w:rPr>
            <w:noProof/>
            <w:webHidden/>
          </w:rPr>
          <w:tab/>
        </w:r>
        <w:r w:rsidR="00AD44BE">
          <w:rPr>
            <w:noProof/>
            <w:webHidden/>
          </w:rPr>
          <w:fldChar w:fldCharType="begin"/>
        </w:r>
        <w:r w:rsidR="00AD44BE">
          <w:rPr>
            <w:noProof/>
            <w:webHidden/>
          </w:rPr>
          <w:instrText xml:space="preserve"> PAGEREF _Toc458154224 \h </w:instrText>
        </w:r>
        <w:r w:rsidR="00AD44BE">
          <w:rPr>
            <w:noProof/>
            <w:webHidden/>
          </w:rPr>
        </w:r>
        <w:r w:rsidR="00AD44BE">
          <w:rPr>
            <w:noProof/>
            <w:webHidden/>
          </w:rPr>
          <w:fldChar w:fldCharType="separate"/>
        </w:r>
        <w:r w:rsidR="00AD44BE">
          <w:rPr>
            <w:noProof/>
            <w:webHidden/>
          </w:rPr>
          <w:t>69</w:t>
        </w:r>
        <w:r w:rsidR="00AD44BE">
          <w:rPr>
            <w:noProof/>
            <w:webHidden/>
          </w:rPr>
          <w:fldChar w:fldCharType="end"/>
        </w:r>
      </w:hyperlink>
    </w:p>
    <w:p w14:paraId="60E4BF58"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25" w:history="1">
        <w:r w:rsidR="00AD44BE" w:rsidRPr="00822ED7">
          <w:rPr>
            <w:rStyle w:val="Hyperlink"/>
            <w:noProof/>
            <w:lang w:val="en-CA"/>
          </w:rPr>
          <w:t>8.5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Extension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_Toc458154225 \h </w:instrText>
        </w:r>
        <w:r w:rsidR="00AD44BE">
          <w:rPr>
            <w:noProof/>
            <w:webHidden/>
          </w:rPr>
        </w:r>
        <w:r w:rsidR="00AD44BE">
          <w:rPr>
            <w:noProof/>
            <w:webHidden/>
          </w:rPr>
          <w:fldChar w:fldCharType="separate"/>
        </w:r>
        <w:r w:rsidR="00AD44BE">
          <w:rPr>
            <w:noProof/>
            <w:webHidden/>
          </w:rPr>
          <w:t>72</w:t>
        </w:r>
        <w:r w:rsidR="00AD44BE">
          <w:rPr>
            <w:noProof/>
            <w:webHidden/>
          </w:rPr>
          <w:fldChar w:fldCharType="end"/>
        </w:r>
      </w:hyperlink>
    </w:p>
    <w:p w14:paraId="428D8409"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6" w:history="1">
        <w:r w:rsidR="00AD44BE" w:rsidRPr="00822ED7">
          <w:rPr>
            <w:rStyle w:val="Hyperlink"/>
            <w:noProof/>
            <w:lang w:val="en-CA" w:bidi="x-none"/>
          </w:rPr>
          <w:t>8.5.1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 Relations</w:t>
        </w:r>
        <w:r w:rsidR="00AD44BE">
          <w:rPr>
            <w:noProof/>
            <w:webHidden/>
          </w:rPr>
          <w:tab/>
        </w:r>
        <w:r w:rsidR="00AD44BE">
          <w:rPr>
            <w:noProof/>
            <w:webHidden/>
          </w:rPr>
          <w:fldChar w:fldCharType="begin"/>
        </w:r>
        <w:r w:rsidR="00AD44BE">
          <w:rPr>
            <w:noProof/>
            <w:webHidden/>
          </w:rPr>
          <w:instrText xml:space="preserve"> PAGEREF _Toc458154226 \h </w:instrText>
        </w:r>
        <w:r w:rsidR="00AD44BE">
          <w:rPr>
            <w:noProof/>
            <w:webHidden/>
          </w:rPr>
        </w:r>
        <w:r w:rsidR="00AD44BE">
          <w:rPr>
            <w:noProof/>
            <w:webHidden/>
          </w:rPr>
          <w:fldChar w:fldCharType="separate"/>
        </w:r>
        <w:r w:rsidR="00AD44BE">
          <w:rPr>
            <w:noProof/>
            <w:webHidden/>
          </w:rPr>
          <w:t>73</w:t>
        </w:r>
        <w:r w:rsidR="00AD44BE">
          <w:rPr>
            <w:noProof/>
            <w:webHidden/>
          </w:rPr>
          <w:fldChar w:fldCharType="end"/>
        </w:r>
      </w:hyperlink>
    </w:p>
    <w:p w14:paraId="4A0F2AC8"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7" w:history="1">
        <w:r w:rsidR="00AD44BE" w:rsidRPr="00822ED7">
          <w:rPr>
            <w:rStyle w:val="Hyperlink"/>
            <w:noProof/>
            <w:lang w:val="en-CA" w:bidi="x-none"/>
          </w:rPr>
          <w:t>8.5.2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Earth material details</w:t>
        </w:r>
        <w:r w:rsidR="00AD44BE">
          <w:rPr>
            <w:noProof/>
            <w:webHidden/>
          </w:rPr>
          <w:tab/>
        </w:r>
        <w:r w:rsidR="00AD44BE">
          <w:rPr>
            <w:noProof/>
            <w:webHidden/>
          </w:rPr>
          <w:fldChar w:fldCharType="begin"/>
        </w:r>
        <w:r w:rsidR="00AD44BE">
          <w:rPr>
            <w:noProof/>
            <w:webHidden/>
          </w:rPr>
          <w:instrText xml:space="preserve"> PAGEREF _Toc458154227 \h </w:instrText>
        </w:r>
        <w:r w:rsidR="00AD44BE">
          <w:rPr>
            <w:noProof/>
            <w:webHidden/>
          </w:rPr>
        </w:r>
        <w:r w:rsidR="00AD44BE">
          <w:rPr>
            <w:noProof/>
            <w:webHidden/>
          </w:rPr>
          <w:fldChar w:fldCharType="separate"/>
        </w:r>
        <w:r w:rsidR="00AD44BE">
          <w:rPr>
            <w:noProof/>
            <w:webHidden/>
          </w:rPr>
          <w:t>78</w:t>
        </w:r>
        <w:r w:rsidR="00AD44BE">
          <w:rPr>
            <w:noProof/>
            <w:webHidden/>
          </w:rPr>
          <w:fldChar w:fldCharType="end"/>
        </w:r>
      </w:hyperlink>
    </w:p>
    <w:p w14:paraId="42E90882"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8" w:history="1">
        <w:r w:rsidR="00AD44BE" w:rsidRPr="00822ED7">
          <w:rPr>
            <w:rStyle w:val="Hyperlink"/>
            <w:noProof/>
            <w:lang w:bidi="x-none"/>
          </w:rPr>
          <w:t>8.5.3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GeologicAgeDetails</w:t>
        </w:r>
        <w:r w:rsidR="00AD44BE">
          <w:rPr>
            <w:noProof/>
            <w:webHidden/>
          </w:rPr>
          <w:tab/>
        </w:r>
        <w:r w:rsidR="00AD44BE">
          <w:rPr>
            <w:noProof/>
            <w:webHidden/>
          </w:rPr>
          <w:fldChar w:fldCharType="begin"/>
        </w:r>
        <w:r w:rsidR="00AD44BE">
          <w:rPr>
            <w:noProof/>
            <w:webHidden/>
          </w:rPr>
          <w:instrText xml:space="preserve"> PAGEREF _Toc458154228 \h </w:instrText>
        </w:r>
        <w:r w:rsidR="00AD44BE">
          <w:rPr>
            <w:noProof/>
            <w:webHidden/>
          </w:rPr>
        </w:r>
        <w:r w:rsidR="00AD44BE">
          <w:rPr>
            <w:noProof/>
            <w:webHidden/>
          </w:rPr>
          <w:fldChar w:fldCharType="separate"/>
        </w:r>
        <w:r w:rsidR="00AD44BE">
          <w:rPr>
            <w:noProof/>
            <w:webHidden/>
          </w:rPr>
          <w:t>97</w:t>
        </w:r>
        <w:r w:rsidR="00AD44BE">
          <w:rPr>
            <w:noProof/>
            <w:webHidden/>
          </w:rPr>
          <w:fldChar w:fldCharType="end"/>
        </w:r>
      </w:hyperlink>
    </w:p>
    <w:p w14:paraId="00F8328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29" w:history="1">
        <w:r w:rsidR="00AD44BE" w:rsidRPr="00822ED7">
          <w:rPr>
            <w:rStyle w:val="Hyperlink"/>
            <w:noProof/>
            <w:lang w:bidi="x-none"/>
          </w:rPr>
          <w:t>8.5.4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Structure Details</w:t>
        </w:r>
        <w:r w:rsidR="00AD44BE">
          <w:rPr>
            <w:noProof/>
            <w:webHidden/>
          </w:rPr>
          <w:tab/>
        </w:r>
        <w:r w:rsidR="00AD44BE">
          <w:rPr>
            <w:noProof/>
            <w:webHidden/>
          </w:rPr>
          <w:fldChar w:fldCharType="begin"/>
        </w:r>
        <w:r w:rsidR="00AD44BE">
          <w:rPr>
            <w:noProof/>
            <w:webHidden/>
          </w:rPr>
          <w:instrText xml:space="preserve"> PAGEREF _Toc458154229 \h </w:instrText>
        </w:r>
        <w:r w:rsidR="00AD44BE">
          <w:rPr>
            <w:noProof/>
            <w:webHidden/>
          </w:rPr>
        </w:r>
        <w:r w:rsidR="00AD44BE">
          <w:rPr>
            <w:noProof/>
            <w:webHidden/>
          </w:rPr>
          <w:fldChar w:fldCharType="separate"/>
        </w:r>
        <w:r w:rsidR="00AD44BE">
          <w:rPr>
            <w:noProof/>
            <w:webHidden/>
          </w:rPr>
          <w:t>99</w:t>
        </w:r>
        <w:r w:rsidR="00AD44BE">
          <w:rPr>
            <w:noProof/>
            <w:webHidden/>
          </w:rPr>
          <w:fldChar w:fldCharType="end"/>
        </w:r>
      </w:hyperlink>
    </w:p>
    <w:p w14:paraId="4CB6391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0" w:history="1">
        <w:r w:rsidR="00AD44BE" w:rsidRPr="00822ED7">
          <w:rPr>
            <w:rStyle w:val="Hyperlink"/>
            <w:noProof/>
            <w:lang w:bidi="x-none"/>
          </w:rPr>
          <w:t>8.5.5</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Unit Details</w:t>
        </w:r>
        <w:r w:rsidR="00AD44BE">
          <w:rPr>
            <w:noProof/>
            <w:webHidden/>
          </w:rPr>
          <w:tab/>
        </w:r>
        <w:r w:rsidR="00AD44BE">
          <w:rPr>
            <w:noProof/>
            <w:webHidden/>
          </w:rPr>
          <w:fldChar w:fldCharType="begin"/>
        </w:r>
        <w:r w:rsidR="00AD44BE">
          <w:rPr>
            <w:noProof/>
            <w:webHidden/>
          </w:rPr>
          <w:instrText xml:space="preserve"> PAGEREF _Toc458154230 \h </w:instrText>
        </w:r>
        <w:r w:rsidR="00AD44BE">
          <w:rPr>
            <w:noProof/>
            <w:webHidden/>
          </w:rPr>
        </w:r>
        <w:r w:rsidR="00AD44BE">
          <w:rPr>
            <w:noProof/>
            <w:webHidden/>
          </w:rPr>
          <w:fldChar w:fldCharType="separate"/>
        </w:r>
        <w:r w:rsidR="00AD44BE">
          <w:rPr>
            <w:noProof/>
            <w:webHidden/>
          </w:rPr>
          <w:t>112</w:t>
        </w:r>
        <w:r w:rsidR="00AD44BE">
          <w:rPr>
            <w:noProof/>
            <w:webHidden/>
          </w:rPr>
          <w:fldChar w:fldCharType="end"/>
        </w:r>
      </w:hyperlink>
    </w:p>
    <w:p w14:paraId="05B8B9A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1" w:history="1">
        <w:r w:rsidR="00AD44BE" w:rsidRPr="00822ED7">
          <w:rPr>
            <w:rStyle w:val="Hyperlink"/>
            <w:noProof/>
            <w:lang w:bidi="x-none"/>
          </w:rPr>
          <w:t>8.5.6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GeoSciML extension vocabularies</w:t>
        </w:r>
        <w:r w:rsidR="00AD44BE">
          <w:rPr>
            <w:noProof/>
            <w:webHidden/>
          </w:rPr>
          <w:tab/>
        </w:r>
        <w:r w:rsidR="00AD44BE">
          <w:rPr>
            <w:noProof/>
            <w:webHidden/>
          </w:rPr>
          <w:fldChar w:fldCharType="begin"/>
        </w:r>
        <w:r w:rsidR="00AD44BE">
          <w:rPr>
            <w:noProof/>
            <w:webHidden/>
          </w:rPr>
          <w:instrText xml:space="preserve"> PAGEREF _Toc458154231 \h </w:instrText>
        </w:r>
        <w:r w:rsidR="00AD44BE">
          <w:rPr>
            <w:noProof/>
            <w:webHidden/>
          </w:rPr>
        </w:r>
        <w:r w:rsidR="00AD44BE">
          <w:rPr>
            <w:noProof/>
            <w:webHidden/>
          </w:rPr>
          <w:fldChar w:fldCharType="separate"/>
        </w:r>
        <w:r w:rsidR="00AD44BE">
          <w:rPr>
            <w:noProof/>
            <w:webHidden/>
          </w:rPr>
          <w:t>115</w:t>
        </w:r>
        <w:r w:rsidR="00AD44BE">
          <w:rPr>
            <w:noProof/>
            <w:webHidden/>
          </w:rPr>
          <w:fldChar w:fldCharType="end"/>
        </w:r>
      </w:hyperlink>
    </w:p>
    <w:p w14:paraId="1AB693CF"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2" w:history="1">
        <w:r w:rsidR="00AD44BE" w:rsidRPr="00822ED7">
          <w:rPr>
            <w:rStyle w:val="Hyperlink"/>
            <w:noProof/>
            <w:lang w:val="en-CA"/>
          </w:rPr>
          <w:t>8.6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GeologicTime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_Toc458154232 \h </w:instrText>
        </w:r>
        <w:r w:rsidR="00AD44BE">
          <w:rPr>
            <w:noProof/>
            <w:webHidden/>
          </w:rPr>
        </w:r>
        <w:r w:rsidR="00AD44BE">
          <w:rPr>
            <w:noProof/>
            <w:webHidden/>
          </w:rPr>
          <w:fldChar w:fldCharType="separate"/>
        </w:r>
        <w:r w:rsidR="00AD44BE">
          <w:rPr>
            <w:noProof/>
            <w:webHidden/>
          </w:rPr>
          <w:t>117</w:t>
        </w:r>
        <w:r w:rsidR="00AD44BE">
          <w:rPr>
            <w:noProof/>
            <w:webHidden/>
          </w:rPr>
          <w:fldChar w:fldCharType="end"/>
        </w:r>
      </w:hyperlink>
    </w:p>
    <w:p w14:paraId="69512DC2"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3" w:history="1">
        <w:r w:rsidR="00AD44BE" w:rsidRPr="00822ED7">
          <w:rPr>
            <w:rStyle w:val="Hyperlink"/>
            <w:noProof/>
            <w:lang w:bidi="x-none"/>
          </w:rPr>
          <w:t>8.6.1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Global Boundary Stratotype Sections and Points</w:t>
        </w:r>
        <w:r w:rsidR="00AD44BE">
          <w:rPr>
            <w:noProof/>
            <w:webHidden/>
          </w:rPr>
          <w:tab/>
        </w:r>
        <w:r w:rsidR="00AD44BE">
          <w:rPr>
            <w:noProof/>
            <w:webHidden/>
          </w:rPr>
          <w:fldChar w:fldCharType="begin"/>
        </w:r>
        <w:r w:rsidR="00AD44BE">
          <w:rPr>
            <w:noProof/>
            <w:webHidden/>
          </w:rPr>
          <w:instrText xml:space="preserve"> PAGEREF _Toc458154233 \h </w:instrText>
        </w:r>
        <w:r w:rsidR="00AD44BE">
          <w:rPr>
            <w:noProof/>
            <w:webHidden/>
          </w:rPr>
        </w:r>
        <w:r w:rsidR="00AD44BE">
          <w:rPr>
            <w:noProof/>
            <w:webHidden/>
          </w:rPr>
          <w:fldChar w:fldCharType="separate"/>
        </w:r>
        <w:r w:rsidR="00AD44BE">
          <w:rPr>
            <w:noProof/>
            <w:webHidden/>
          </w:rPr>
          <w:t>119</w:t>
        </w:r>
        <w:r w:rsidR="00AD44BE">
          <w:rPr>
            <w:noProof/>
            <w:webHidden/>
          </w:rPr>
          <w:fldChar w:fldCharType="end"/>
        </w:r>
      </w:hyperlink>
    </w:p>
    <w:p w14:paraId="6A556934"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4" w:history="1">
        <w:r w:rsidR="00AD44BE" w:rsidRPr="00822ED7">
          <w:rPr>
            <w:rStyle w:val="Hyperlink"/>
            <w:noProof/>
            <w:lang w:bidi="x-none"/>
          </w:rPr>
          <w:t>8.6.2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Temporal Reference System</w:t>
        </w:r>
        <w:r w:rsidR="00AD44BE">
          <w:rPr>
            <w:noProof/>
            <w:webHidden/>
          </w:rPr>
          <w:tab/>
        </w:r>
        <w:r w:rsidR="00AD44BE">
          <w:rPr>
            <w:noProof/>
            <w:webHidden/>
          </w:rPr>
          <w:fldChar w:fldCharType="begin"/>
        </w:r>
        <w:r w:rsidR="00AD44BE">
          <w:rPr>
            <w:noProof/>
            <w:webHidden/>
          </w:rPr>
          <w:instrText xml:space="preserve"> PAGEREF _Toc458154234 \h </w:instrText>
        </w:r>
        <w:r w:rsidR="00AD44BE">
          <w:rPr>
            <w:noProof/>
            <w:webHidden/>
          </w:rPr>
        </w:r>
        <w:r w:rsidR="00AD44BE">
          <w:rPr>
            <w:noProof/>
            <w:webHidden/>
          </w:rPr>
          <w:fldChar w:fldCharType="separate"/>
        </w:r>
        <w:r w:rsidR="00AD44BE">
          <w:rPr>
            <w:noProof/>
            <w:webHidden/>
          </w:rPr>
          <w:t>123</w:t>
        </w:r>
        <w:r w:rsidR="00AD44BE">
          <w:rPr>
            <w:noProof/>
            <w:webHidden/>
          </w:rPr>
          <w:fldChar w:fldCharType="end"/>
        </w:r>
      </w:hyperlink>
    </w:p>
    <w:p w14:paraId="69B1E826"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5" w:history="1">
        <w:r w:rsidR="00AD44BE" w:rsidRPr="00822ED7">
          <w:rPr>
            <w:rStyle w:val="Hyperlink"/>
            <w:noProof/>
            <w:lang w:bidi="x-none"/>
          </w:rPr>
          <w:t>8.6.3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Time scale</w:t>
        </w:r>
        <w:r w:rsidR="00AD44BE">
          <w:rPr>
            <w:noProof/>
            <w:webHidden/>
          </w:rPr>
          <w:tab/>
        </w:r>
        <w:r w:rsidR="00AD44BE">
          <w:rPr>
            <w:noProof/>
            <w:webHidden/>
          </w:rPr>
          <w:fldChar w:fldCharType="begin"/>
        </w:r>
        <w:r w:rsidR="00AD44BE">
          <w:rPr>
            <w:noProof/>
            <w:webHidden/>
          </w:rPr>
          <w:instrText xml:space="preserve"> PAGEREF _Toc458154235 \h </w:instrText>
        </w:r>
        <w:r w:rsidR="00AD44BE">
          <w:rPr>
            <w:noProof/>
            <w:webHidden/>
          </w:rPr>
        </w:r>
        <w:r w:rsidR="00AD44BE">
          <w:rPr>
            <w:noProof/>
            <w:webHidden/>
          </w:rPr>
          <w:fldChar w:fldCharType="separate"/>
        </w:r>
        <w:r w:rsidR="00AD44BE">
          <w:rPr>
            <w:noProof/>
            <w:webHidden/>
          </w:rPr>
          <w:t>126</w:t>
        </w:r>
        <w:r w:rsidR="00AD44BE">
          <w:rPr>
            <w:noProof/>
            <w:webHidden/>
          </w:rPr>
          <w:fldChar w:fldCharType="end"/>
        </w:r>
      </w:hyperlink>
    </w:p>
    <w:p w14:paraId="6923E819"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6" w:history="1">
        <w:r w:rsidR="00AD44BE" w:rsidRPr="00822ED7">
          <w:rPr>
            <w:rStyle w:val="Hyperlink"/>
            <w:noProof/>
            <w:lang w:bidi="x-none"/>
          </w:rPr>
          <w:t>8.6.4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 time vocabularies</w:t>
        </w:r>
        <w:r w:rsidR="00AD44BE">
          <w:rPr>
            <w:noProof/>
            <w:webHidden/>
          </w:rPr>
          <w:tab/>
        </w:r>
        <w:r w:rsidR="00AD44BE">
          <w:rPr>
            <w:noProof/>
            <w:webHidden/>
          </w:rPr>
          <w:fldChar w:fldCharType="begin"/>
        </w:r>
        <w:r w:rsidR="00AD44BE">
          <w:rPr>
            <w:noProof/>
            <w:webHidden/>
          </w:rPr>
          <w:instrText xml:space="preserve"> PAGEREF _Toc458154236 \h </w:instrText>
        </w:r>
        <w:r w:rsidR="00AD44BE">
          <w:rPr>
            <w:noProof/>
            <w:webHidden/>
          </w:rPr>
        </w:r>
        <w:r w:rsidR="00AD44BE">
          <w:rPr>
            <w:noProof/>
            <w:webHidden/>
          </w:rPr>
          <w:fldChar w:fldCharType="separate"/>
        </w:r>
        <w:r w:rsidR="00AD44BE">
          <w:rPr>
            <w:noProof/>
            <w:webHidden/>
          </w:rPr>
          <w:t>131</w:t>
        </w:r>
        <w:r w:rsidR="00AD44BE">
          <w:rPr>
            <w:noProof/>
            <w:webHidden/>
          </w:rPr>
          <w:fldChar w:fldCharType="end"/>
        </w:r>
      </w:hyperlink>
    </w:p>
    <w:p w14:paraId="218BEF4F"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7" w:history="1">
        <w:r w:rsidR="00AD44BE" w:rsidRPr="00822ED7">
          <w:rPr>
            <w:rStyle w:val="Hyperlink"/>
            <w:noProof/>
            <w:lang w:val="en-CA"/>
          </w:rPr>
          <w:t>8.7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Borehole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_Toc458154237 \h </w:instrText>
        </w:r>
        <w:r w:rsidR="00AD44BE">
          <w:rPr>
            <w:noProof/>
            <w:webHidden/>
          </w:rPr>
        </w:r>
        <w:r w:rsidR="00AD44BE">
          <w:rPr>
            <w:noProof/>
            <w:webHidden/>
          </w:rPr>
          <w:fldChar w:fldCharType="separate"/>
        </w:r>
        <w:r w:rsidR="00AD44BE">
          <w:rPr>
            <w:noProof/>
            <w:webHidden/>
          </w:rPr>
          <w:t>133</w:t>
        </w:r>
        <w:r w:rsidR="00AD44BE">
          <w:rPr>
            <w:noProof/>
            <w:webHidden/>
          </w:rPr>
          <w:fldChar w:fldCharType="end"/>
        </w:r>
      </w:hyperlink>
    </w:p>
    <w:p w14:paraId="10687694"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38" w:history="1">
        <w:r w:rsidR="00AD44BE" w:rsidRPr="00822ED7">
          <w:rPr>
            <w:rStyle w:val="Hyperlink"/>
            <w:noProof/>
            <w:lang w:val="en-CA" w:bidi="x-none"/>
          </w:rPr>
          <w:t>8.7.1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Borehole</w:t>
        </w:r>
        <w:r w:rsidR="00AD44BE">
          <w:rPr>
            <w:noProof/>
            <w:webHidden/>
          </w:rPr>
          <w:tab/>
        </w:r>
        <w:r w:rsidR="00AD44BE">
          <w:rPr>
            <w:noProof/>
            <w:webHidden/>
          </w:rPr>
          <w:fldChar w:fldCharType="begin"/>
        </w:r>
        <w:r w:rsidR="00AD44BE">
          <w:rPr>
            <w:noProof/>
            <w:webHidden/>
          </w:rPr>
          <w:instrText xml:space="preserve"> PAGEREF _Toc458154238 \h </w:instrText>
        </w:r>
        <w:r w:rsidR="00AD44BE">
          <w:rPr>
            <w:noProof/>
            <w:webHidden/>
          </w:rPr>
        </w:r>
        <w:r w:rsidR="00AD44BE">
          <w:rPr>
            <w:noProof/>
            <w:webHidden/>
          </w:rPr>
          <w:fldChar w:fldCharType="separate"/>
        </w:r>
        <w:r w:rsidR="00AD44BE">
          <w:rPr>
            <w:noProof/>
            <w:webHidden/>
          </w:rPr>
          <w:t>135</w:t>
        </w:r>
        <w:r w:rsidR="00AD44BE">
          <w:rPr>
            <w:noProof/>
            <w:webHidden/>
          </w:rPr>
          <w:fldChar w:fldCharType="end"/>
        </w:r>
      </w:hyperlink>
    </w:p>
    <w:p w14:paraId="1299CD2E"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39" w:history="1">
        <w:r w:rsidR="00AD44BE" w:rsidRPr="00822ED7">
          <w:rPr>
            <w:rStyle w:val="Hyperlink"/>
            <w:noProof/>
            <w:lang w:val="en-CA"/>
          </w:rPr>
          <w:t>8.8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Laboratory Analysis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_Toc458154239 \h </w:instrText>
        </w:r>
        <w:r w:rsidR="00AD44BE">
          <w:rPr>
            <w:noProof/>
            <w:webHidden/>
          </w:rPr>
        </w:r>
        <w:r w:rsidR="00AD44BE">
          <w:rPr>
            <w:noProof/>
            <w:webHidden/>
          </w:rPr>
          <w:fldChar w:fldCharType="separate"/>
        </w:r>
        <w:r w:rsidR="00AD44BE">
          <w:rPr>
            <w:noProof/>
            <w:webHidden/>
          </w:rPr>
          <w:t>147</w:t>
        </w:r>
        <w:r w:rsidR="00AD44BE">
          <w:rPr>
            <w:noProof/>
            <w:webHidden/>
          </w:rPr>
          <w:fldChar w:fldCharType="end"/>
        </w:r>
      </w:hyperlink>
    </w:p>
    <w:p w14:paraId="31612724"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0" w:history="1">
        <w:r w:rsidR="00AD44BE" w:rsidRPr="00822ED7">
          <w:rPr>
            <w:rStyle w:val="Hyperlink"/>
            <w:noProof/>
            <w:lang w:val="en-CA" w:bidi="x-none"/>
          </w:rPr>
          <w:t>8.8.1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Laboratory Analysis</w:t>
        </w:r>
        <w:r w:rsidR="00AD44BE">
          <w:rPr>
            <w:noProof/>
            <w:webHidden/>
          </w:rPr>
          <w:tab/>
        </w:r>
        <w:r w:rsidR="00AD44BE">
          <w:rPr>
            <w:noProof/>
            <w:webHidden/>
          </w:rPr>
          <w:fldChar w:fldCharType="begin"/>
        </w:r>
        <w:r w:rsidR="00AD44BE">
          <w:rPr>
            <w:noProof/>
            <w:webHidden/>
          </w:rPr>
          <w:instrText xml:space="preserve"> PAGEREF _Toc458154240 \h </w:instrText>
        </w:r>
        <w:r w:rsidR="00AD44BE">
          <w:rPr>
            <w:noProof/>
            <w:webHidden/>
          </w:rPr>
        </w:r>
        <w:r w:rsidR="00AD44BE">
          <w:rPr>
            <w:noProof/>
            <w:webHidden/>
          </w:rPr>
          <w:fldChar w:fldCharType="separate"/>
        </w:r>
        <w:r w:rsidR="00AD44BE">
          <w:rPr>
            <w:noProof/>
            <w:webHidden/>
          </w:rPr>
          <w:t>149</w:t>
        </w:r>
        <w:r w:rsidR="00AD44BE">
          <w:rPr>
            <w:noProof/>
            <w:webHidden/>
          </w:rPr>
          <w:fldChar w:fldCharType="end"/>
        </w:r>
      </w:hyperlink>
    </w:p>
    <w:p w14:paraId="77276A37"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1" w:history="1">
        <w:r w:rsidR="00AD44BE" w:rsidRPr="00822ED7">
          <w:rPr>
            <w:rStyle w:val="Hyperlink"/>
            <w:noProof/>
            <w:lang w:bidi="x-none"/>
          </w:rPr>
          <w:t>8.8.2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Geochronology</w:t>
        </w:r>
        <w:r w:rsidR="00AD44BE">
          <w:rPr>
            <w:noProof/>
            <w:webHidden/>
          </w:rPr>
          <w:tab/>
        </w:r>
        <w:r w:rsidR="00AD44BE">
          <w:rPr>
            <w:noProof/>
            <w:webHidden/>
          </w:rPr>
          <w:fldChar w:fldCharType="begin"/>
        </w:r>
        <w:r w:rsidR="00AD44BE">
          <w:rPr>
            <w:noProof/>
            <w:webHidden/>
          </w:rPr>
          <w:instrText xml:space="preserve"> PAGEREF _Toc458154241 \h </w:instrText>
        </w:r>
        <w:r w:rsidR="00AD44BE">
          <w:rPr>
            <w:noProof/>
            <w:webHidden/>
          </w:rPr>
        </w:r>
        <w:r w:rsidR="00AD44BE">
          <w:rPr>
            <w:noProof/>
            <w:webHidden/>
          </w:rPr>
          <w:fldChar w:fldCharType="separate"/>
        </w:r>
        <w:r w:rsidR="00AD44BE">
          <w:rPr>
            <w:noProof/>
            <w:webHidden/>
          </w:rPr>
          <w:t>156</w:t>
        </w:r>
        <w:r w:rsidR="00AD44BE">
          <w:rPr>
            <w:noProof/>
            <w:webHidden/>
          </w:rPr>
          <w:fldChar w:fldCharType="end"/>
        </w:r>
      </w:hyperlink>
    </w:p>
    <w:p w14:paraId="3E22AD87"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2" w:history="1">
        <w:r w:rsidR="00AD44BE" w:rsidRPr="00822ED7">
          <w:rPr>
            <w:rStyle w:val="Hyperlink"/>
            <w:noProof/>
            <w:lang w:val="en-CA" w:bidi="x-none"/>
          </w:rPr>
          <w:t>8.8.3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 Specimen</w:t>
        </w:r>
        <w:r w:rsidR="00AD44BE">
          <w:rPr>
            <w:noProof/>
            <w:webHidden/>
          </w:rPr>
          <w:tab/>
        </w:r>
        <w:r w:rsidR="00AD44BE">
          <w:rPr>
            <w:noProof/>
            <w:webHidden/>
          </w:rPr>
          <w:fldChar w:fldCharType="begin"/>
        </w:r>
        <w:r w:rsidR="00AD44BE">
          <w:rPr>
            <w:noProof/>
            <w:webHidden/>
          </w:rPr>
          <w:instrText xml:space="preserve"> PAGEREF _Toc458154242 \h </w:instrText>
        </w:r>
        <w:r w:rsidR="00AD44BE">
          <w:rPr>
            <w:noProof/>
            <w:webHidden/>
          </w:rPr>
        </w:r>
        <w:r w:rsidR="00AD44BE">
          <w:rPr>
            <w:noProof/>
            <w:webHidden/>
          </w:rPr>
          <w:fldChar w:fldCharType="separate"/>
        </w:r>
        <w:r w:rsidR="00AD44BE">
          <w:rPr>
            <w:noProof/>
            <w:webHidden/>
          </w:rPr>
          <w:t>159</w:t>
        </w:r>
        <w:r w:rsidR="00AD44BE">
          <w:rPr>
            <w:noProof/>
            <w:webHidden/>
          </w:rPr>
          <w:fldChar w:fldCharType="end"/>
        </w:r>
      </w:hyperlink>
    </w:p>
    <w:p w14:paraId="5367DCF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3" w:history="1">
        <w:r w:rsidR="00AD44BE" w:rsidRPr="00822ED7">
          <w:rPr>
            <w:rStyle w:val="Hyperlink"/>
            <w:noProof/>
            <w:lang w:val="en-CA" w:bidi="x-none"/>
          </w:rPr>
          <w:t>8.8.4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Laboratory analysis and specimen vocabularies</w:t>
        </w:r>
        <w:r w:rsidR="00AD44BE">
          <w:rPr>
            <w:noProof/>
            <w:webHidden/>
          </w:rPr>
          <w:tab/>
        </w:r>
        <w:r w:rsidR="00AD44BE">
          <w:rPr>
            <w:noProof/>
            <w:webHidden/>
          </w:rPr>
          <w:fldChar w:fldCharType="begin"/>
        </w:r>
        <w:r w:rsidR="00AD44BE">
          <w:rPr>
            <w:noProof/>
            <w:webHidden/>
          </w:rPr>
          <w:instrText xml:space="preserve"> PAGEREF _Toc458154243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52942600"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4" w:history="1">
        <w:r w:rsidR="00AD44BE" w:rsidRPr="00822ED7">
          <w:rPr>
            <w:rStyle w:val="Hyperlink"/>
            <w:noProof/>
            <w:lang w:val="en-CA" w:bidi="x-none"/>
          </w:rPr>
          <w:t>8.8.5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Outcrop encoding pattern (Informative)</w:t>
        </w:r>
        <w:r w:rsidR="00AD44BE">
          <w:rPr>
            <w:noProof/>
            <w:webHidden/>
          </w:rPr>
          <w:tab/>
        </w:r>
        <w:r w:rsidR="00AD44BE">
          <w:rPr>
            <w:noProof/>
            <w:webHidden/>
          </w:rPr>
          <w:fldChar w:fldCharType="begin"/>
        </w:r>
        <w:r w:rsidR="00AD44BE">
          <w:rPr>
            <w:noProof/>
            <w:webHidden/>
          </w:rPr>
          <w:instrText xml:space="preserve"> PAGEREF _Toc458154244 \h </w:instrText>
        </w:r>
        <w:r w:rsidR="00AD44BE">
          <w:rPr>
            <w:noProof/>
            <w:webHidden/>
          </w:rPr>
        </w:r>
        <w:r w:rsidR="00AD44BE">
          <w:rPr>
            <w:noProof/>
            <w:webHidden/>
          </w:rPr>
          <w:fldChar w:fldCharType="separate"/>
        </w:r>
        <w:r w:rsidR="00AD44BE">
          <w:rPr>
            <w:noProof/>
            <w:webHidden/>
          </w:rPr>
          <w:t>164</w:t>
        </w:r>
        <w:r w:rsidR="00AD44BE">
          <w:rPr>
            <w:noProof/>
            <w:webHidden/>
          </w:rPr>
          <w:fldChar w:fldCharType="end"/>
        </w:r>
      </w:hyperlink>
    </w:p>
    <w:p w14:paraId="1882B208"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45" w:history="1">
        <w:r w:rsidR="00AD44BE" w:rsidRPr="00822ED7">
          <w:rPr>
            <w:rStyle w:val="Hyperlink"/>
            <w:noProof/>
            <w:lang w:val="en-CA"/>
          </w:rPr>
          <w:t>8.9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Lite Requirements Class </w:t>
        </w:r>
        <w:r w:rsidR="00AD44BE" w:rsidRPr="00822ED7">
          <w:rPr>
            <w:rStyle w:val="Hyperlink"/>
            <w:noProof/>
          </w:rPr>
          <w:t xml:space="preserve"> (Normative)</w:t>
        </w:r>
        <w:r w:rsidR="00AD44BE">
          <w:rPr>
            <w:noProof/>
            <w:webHidden/>
          </w:rPr>
          <w:tab/>
        </w:r>
        <w:r w:rsidR="00AD44BE">
          <w:rPr>
            <w:noProof/>
            <w:webHidden/>
          </w:rPr>
          <w:fldChar w:fldCharType="begin"/>
        </w:r>
        <w:r w:rsidR="00AD44BE">
          <w:rPr>
            <w:noProof/>
            <w:webHidden/>
          </w:rPr>
          <w:instrText xml:space="preserve"> PAGEREF _Toc458154245 \h </w:instrText>
        </w:r>
        <w:r w:rsidR="00AD44BE">
          <w:rPr>
            <w:noProof/>
            <w:webHidden/>
          </w:rPr>
        </w:r>
        <w:r w:rsidR="00AD44BE">
          <w:rPr>
            <w:noProof/>
            <w:webHidden/>
          </w:rPr>
          <w:fldChar w:fldCharType="separate"/>
        </w:r>
        <w:r w:rsidR="00AD44BE">
          <w:rPr>
            <w:noProof/>
            <w:webHidden/>
          </w:rPr>
          <w:t>165</w:t>
        </w:r>
        <w:r w:rsidR="00AD44BE">
          <w:rPr>
            <w:noProof/>
            <w:webHidden/>
          </w:rPr>
          <w:fldChar w:fldCharType="end"/>
        </w:r>
      </w:hyperlink>
    </w:p>
    <w:p w14:paraId="68F4A330"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6" w:history="1">
        <w:r w:rsidR="00AD44BE" w:rsidRPr="00822ED7">
          <w:rPr>
            <w:rStyle w:val="Hyperlink"/>
            <w:noProof/>
            <w:lang w:val="en-CA" w:bidi="x-none"/>
          </w:rPr>
          <w:t>8.9.1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Property mapping</w:t>
        </w:r>
        <w:r w:rsidR="00AD44BE">
          <w:rPr>
            <w:noProof/>
            <w:webHidden/>
          </w:rPr>
          <w:tab/>
        </w:r>
        <w:r w:rsidR="00AD44BE">
          <w:rPr>
            <w:noProof/>
            <w:webHidden/>
          </w:rPr>
          <w:fldChar w:fldCharType="begin"/>
        </w:r>
        <w:r w:rsidR="00AD44BE">
          <w:rPr>
            <w:noProof/>
            <w:webHidden/>
          </w:rPr>
          <w:instrText xml:space="preserve"> PAGEREF _Toc458154246 \h </w:instrText>
        </w:r>
        <w:r w:rsidR="00AD44BE">
          <w:rPr>
            <w:noProof/>
            <w:webHidden/>
          </w:rPr>
        </w:r>
        <w:r w:rsidR="00AD44BE">
          <w:rPr>
            <w:noProof/>
            <w:webHidden/>
          </w:rPr>
          <w:fldChar w:fldCharType="separate"/>
        </w:r>
        <w:r w:rsidR="00AD44BE">
          <w:rPr>
            <w:noProof/>
            <w:webHidden/>
          </w:rPr>
          <w:t>169</w:t>
        </w:r>
        <w:r w:rsidR="00AD44BE">
          <w:rPr>
            <w:noProof/>
            <w:webHidden/>
          </w:rPr>
          <w:fldChar w:fldCharType="end"/>
        </w:r>
      </w:hyperlink>
    </w:p>
    <w:p w14:paraId="0C2550D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7" w:history="1">
        <w:r w:rsidR="00AD44BE" w:rsidRPr="00822ED7">
          <w:rPr>
            <w:rStyle w:val="Hyperlink"/>
            <w:noProof/>
            <w:lang w:val="en-CA" w:bidi="x-none"/>
          </w:rPr>
          <w:t>8.9.2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Lite views</w:t>
        </w:r>
        <w:r w:rsidR="00AD44BE">
          <w:rPr>
            <w:noProof/>
            <w:webHidden/>
          </w:rPr>
          <w:tab/>
        </w:r>
        <w:r w:rsidR="00AD44BE">
          <w:rPr>
            <w:noProof/>
            <w:webHidden/>
          </w:rPr>
          <w:fldChar w:fldCharType="begin"/>
        </w:r>
        <w:r w:rsidR="00AD44BE">
          <w:rPr>
            <w:noProof/>
            <w:webHidden/>
          </w:rPr>
          <w:instrText xml:space="preserve"> PAGEREF _Toc458154247 \h </w:instrText>
        </w:r>
        <w:r w:rsidR="00AD44BE">
          <w:rPr>
            <w:noProof/>
            <w:webHidden/>
          </w:rPr>
        </w:r>
        <w:r w:rsidR="00AD44BE">
          <w:rPr>
            <w:noProof/>
            <w:webHidden/>
          </w:rPr>
          <w:fldChar w:fldCharType="separate"/>
        </w:r>
        <w:r w:rsidR="00AD44BE">
          <w:rPr>
            <w:noProof/>
            <w:webHidden/>
          </w:rPr>
          <w:t>171</w:t>
        </w:r>
        <w:r w:rsidR="00AD44BE">
          <w:rPr>
            <w:noProof/>
            <w:webHidden/>
          </w:rPr>
          <w:fldChar w:fldCharType="end"/>
        </w:r>
      </w:hyperlink>
    </w:p>
    <w:p w14:paraId="0E9A1661"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8" w:history="1">
        <w:r w:rsidR="00AD44BE" w:rsidRPr="00822ED7">
          <w:rPr>
            <w:rStyle w:val="Hyperlink"/>
            <w:noProof/>
            <w:lang w:bidi="x-none"/>
          </w:rPr>
          <w:t>8.9.3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GeologicUnitView</w:t>
        </w:r>
        <w:r w:rsidR="00AD44BE">
          <w:rPr>
            <w:noProof/>
            <w:webHidden/>
          </w:rPr>
          <w:tab/>
        </w:r>
        <w:r w:rsidR="00AD44BE">
          <w:rPr>
            <w:noProof/>
            <w:webHidden/>
          </w:rPr>
          <w:fldChar w:fldCharType="begin"/>
        </w:r>
        <w:r w:rsidR="00AD44BE">
          <w:rPr>
            <w:noProof/>
            <w:webHidden/>
          </w:rPr>
          <w:instrText xml:space="preserve"> PAGEREF _Toc458154248 \h </w:instrText>
        </w:r>
        <w:r w:rsidR="00AD44BE">
          <w:rPr>
            <w:noProof/>
            <w:webHidden/>
          </w:rPr>
        </w:r>
        <w:r w:rsidR="00AD44BE">
          <w:rPr>
            <w:noProof/>
            <w:webHidden/>
          </w:rPr>
          <w:fldChar w:fldCharType="separate"/>
        </w:r>
        <w:r w:rsidR="00AD44BE">
          <w:rPr>
            <w:noProof/>
            <w:webHidden/>
          </w:rPr>
          <w:t>174</w:t>
        </w:r>
        <w:r w:rsidR="00AD44BE">
          <w:rPr>
            <w:noProof/>
            <w:webHidden/>
          </w:rPr>
          <w:fldChar w:fldCharType="end"/>
        </w:r>
      </w:hyperlink>
    </w:p>
    <w:p w14:paraId="48594069"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49" w:history="1">
        <w:r w:rsidR="00AD44BE" w:rsidRPr="00822ED7">
          <w:rPr>
            <w:rStyle w:val="Hyperlink"/>
            <w:noProof/>
            <w:lang w:val="en-CA" w:bidi="x-none"/>
          </w:rPr>
          <w:t>8.9.4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BoreholeView</w:t>
        </w:r>
        <w:r w:rsidR="00AD44BE">
          <w:rPr>
            <w:noProof/>
            <w:webHidden/>
          </w:rPr>
          <w:tab/>
        </w:r>
        <w:r w:rsidR="00AD44BE">
          <w:rPr>
            <w:noProof/>
            <w:webHidden/>
          </w:rPr>
          <w:fldChar w:fldCharType="begin"/>
        </w:r>
        <w:r w:rsidR="00AD44BE">
          <w:rPr>
            <w:noProof/>
            <w:webHidden/>
          </w:rPr>
          <w:instrText xml:space="preserve"> PAGEREF _Toc458154249 \h </w:instrText>
        </w:r>
        <w:r w:rsidR="00AD44BE">
          <w:rPr>
            <w:noProof/>
            <w:webHidden/>
          </w:rPr>
        </w:r>
        <w:r w:rsidR="00AD44BE">
          <w:rPr>
            <w:noProof/>
            <w:webHidden/>
          </w:rPr>
          <w:fldChar w:fldCharType="separate"/>
        </w:r>
        <w:r w:rsidR="00AD44BE">
          <w:rPr>
            <w:noProof/>
            <w:webHidden/>
          </w:rPr>
          <w:t>180</w:t>
        </w:r>
        <w:r w:rsidR="00AD44BE">
          <w:rPr>
            <w:noProof/>
            <w:webHidden/>
          </w:rPr>
          <w:fldChar w:fldCharType="end"/>
        </w:r>
      </w:hyperlink>
    </w:p>
    <w:p w14:paraId="2308C653"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0" w:history="1">
        <w:r w:rsidR="00AD44BE" w:rsidRPr="00822ED7">
          <w:rPr>
            <w:rStyle w:val="Hyperlink"/>
            <w:noProof/>
            <w:lang w:val="en-CA" w:bidi="x-none"/>
          </w:rPr>
          <w:t>8.9.5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ContactView</w:t>
        </w:r>
        <w:r w:rsidR="00AD44BE">
          <w:rPr>
            <w:noProof/>
            <w:webHidden/>
          </w:rPr>
          <w:tab/>
        </w:r>
        <w:r w:rsidR="00AD44BE">
          <w:rPr>
            <w:noProof/>
            <w:webHidden/>
          </w:rPr>
          <w:fldChar w:fldCharType="begin"/>
        </w:r>
        <w:r w:rsidR="00AD44BE">
          <w:rPr>
            <w:noProof/>
            <w:webHidden/>
          </w:rPr>
          <w:instrText xml:space="preserve"> PAGEREF _Toc458154250 \h </w:instrText>
        </w:r>
        <w:r w:rsidR="00AD44BE">
          <w:rPr>
            <w:noProof/>
            <w:webHidden/>
          </w:rPr>
        </w:r>
        <w:r w:rsidR="00AD44BE">
          <w:rPr>
            <w:noProof/>
            <w:webHidden/>
          </w:rPr>
          <w:fldChar w:fldCharType="separate"/>
        </w:r>
        <w:r w:rsidR="00AD44BE">
          <w:rPr>
            <w:noProof/>
            <w:webHidden/>
          </w:rPr>
          <w:t>185</w:t>
        </w:r>
        <w:r w:rsidR="00AD44BE">
          <w:rPr>
            <w:noProof/>
            <w:webHidden/>
          </w:rPr>
          <w:fldChar w:fldCharType="end"/>
        </w:r>
      </w:hyperlink>
    </w:p>
    <w:p w14:paraId="22AD3140"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1" w:history="1">
        <w:r w:rsidR="00AD44BE" w:rsidRPr="00822ED7">
          <w:rPr>
            <w:rStyle w:val="Hyperlink"/>
            <w:noProof/>
            <w:lang w:val="en-CA" w:bidi="x-none"/>
          </w:rPr>
          <w:t>8.9.6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GeologicSpecimenView</w:t>
        </w:r>
        <w:r w:rsidR="00AD44BE">
          <w:rPr>
            <w:noProof/>
            <w:webHidden/>
          </w:rPr>
          <w:tab/>
        </w:r>
        <w:r w:rsidR="00AD44BE">
          <w:rPr>
            <w:noProof/>
            <w:webHidden/>
          </w:rPr>
          <w:fldChar w:fldCharType="begin"/>
        </w:r>
        <w:r w:rsidR="00AD44BE">
          <w:rPr>
            <w:noProof/>
            <w:webHidden/>
          </w:rPr>
          <w:instrText xml:space="preserve"> PAGEREF _Toc458154251 \h </w:instrText>
        </w:r>
        <w:r w:rsidR="00AD44BE">
          <w:rPr>
            <w:noProof/>
            <w:webHidden/>
          </w:rPr>
        </w:r>
        <w:r w:rsidR="00AD44BE">
          <w:rPr>
            <w:noProof/>
            <w:webHidden/>
          </w:rPr>
          <w:fldChar w:fldCharType="separate"/>
        </w:r>
        <w:r w:rsidR="00AD44BE">
          <w:rPr>
            <w:noProof/>
            <w:webHidden/>
          </w:rPr>
          <w:t>188</w:t>
        </w:r>
        <w:r w:rsidR="00AD44BE">
          <w:rPr>
            <w:noProof/>
            <w:webHidden/>
          </w:rPr>
          <w:fldChar w:fldCharType="end"/>
        </w:r>
      </w:hyperlink>
    </w:p>
    <w:p w14:paraId="6947289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2" w:history="1">
        <w:r w:rsidR="00AD44BE" w:rsidRPr="00822ED7">
          <w:rPr>
            <w:rStyle w:val="Hyperlink"/>
            <w:noProof/>
            <w:lang w:val="en-CA" w:bidi="x-none"/>
          </w:rPr>
          <w:t>8.9.7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GeomorphologicUnitView</w:t>
        </w:r>
        <w:r w:rsidR="00AD44BE">
          <w:rPr>
            <w:noProof/>
            <w:webHidden/>
          </w:rPr>
          <w:tab/>
        </w:r>
        <w:r w:rsidR="00AD44BE">
          <w:rPr>
            <w:noProof/>
            <w:webHidden/>
          </w:rPr>
          <w:fldChar w:fldCharType="begin"/>
        </w:r>
        <w:r w:rsidR="00AD44BE">
          <w:rPr>
            <w:noProof/>
            <w:webHidden/>
          </w:rPr>
          <w:instrText xml:space="preserve"> PAGEREF _Toc458154252 \h </w:instrText>
        </w:r>
        <w:r w:rsidR="00AD44BE">
          <w:rPr>
            <w:noProof/>
            <w:webHidden/>
          </w:rPr>
        </w:r>
        <w:r w:rsidR="00AD44BE">
          <w:rPr>
            <w:noProof/>
            <w:webHidden/>
          </w:rPr>
          <w:fldChar w:fldCharType="separate"/>
        </w:r>
        <w:r w:rsidR="00AD44BE">
          <w:rPr>
            <w:noProof/>
            <w:webHidden/>
          </w:rPr>
          <w:t>191</w:t>
        </w:r>
        <w:r w:rsidR="00AD44BE">
          <w:rPr>
            <w:noProof/>
            <w:webHidden/>
          </w:rPr>
          <w:fldChar w:fldCharType="end"/>
        </w:r>
      </w:hyperlink>
    </w:p>
    <w:p w14:paraId="69ECCF24"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3" w:history="1">
        <w:r w:rsidR="00AD44BE" w:rsidRPr="00822ED7">
          <w:rPr>
            <w:rStyle w:val="Hyperlink"/>
            <w:noProof/>
            <w:lang w:val="en-CA" w:bidi="x-none"/>
          </w:rPr>
          <w:t>8.9.8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ShearDisplacementStructureView</w:t>
        </w:r>
        <w:r w:rsidR="00AD44BE">
          <w:rPr>
            <w:noProof/>
            <w:webHidden/>
          </w:rPr>
          <w:tab/>
        </w:r>
        <w:r w:rsidR="00AD44BE">
          <w:rPr>
            <w:noProof/>
            <w:webHidden/>
          </w:rPr>
          <w:fldChar w:fldCharType="begin"/>
        </w:r>
        <w:r w:rsidR="00AD44BE">
          <w:rPr>
            <w:noProof/>
            <w:webHidden/>
          </w:rPr>
          <w:instrText xml:space="preserve"> PAGEREF _Toc458154253 \h </w:instrText>
        </w:r>
        <w:r w:rsidR="00AD44BE">
          <w:rPr>
            <w:noProof/>
            <w:webHidden/>
          </w:rPr>
        </w:r>
        <w:r w:rsidR="00AD44BE">
          <w:rPr>
            <w:noProof/>
            <w:webHidden/>
          </w:rPr>
          <w:fldChar w:fldCharType="separate"/>
        </w:r>
        <w:r w:rsidR="00AD44BE">
          <w:rPr>
            <w:noProof/>
            <w:webHidden/>
          </w:rPr>
          <w:t>196</w:t>
        </w:r>
        <w:r w:rsidR="00AD44BE">
          <w:rPr>
            <w:noProof/>
            <w:webHidden/>
          </w:rPr>
          <w:fldChar w:fldCharType="end"/>
        </w:r>
      </w:hyperlink>
    </w:p>
    <w:p w14:paraId="3CD39150"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4" w:history="1">
        <w:r w:rsidR="00AD44BE" w:rsidRPr="00822ED7">
          <w:rPr>
            <w:rStyle w:val="Hyperlink"/>
            <w:noProof/>
            <w:lang w:val="en-CA" w:bidi="x-none"/>
          </w:rPr>
          <w:t>8.9.9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SiteObservationView</w:t>
        </w:r>
        <w:r w:rsidR="00AD44BE">
          <w:rPr>
            <w:noProof/>
            <w:webHidden/>
          </w:rPr>
          <w:tab/>
        </w:r>
        <w:r w:rsidR="00AD44BE">
          <w:rPr>
            <w:noProof/>
            <w:webHidden/>
          </w:rPr>
          <w:fldChar w:fldCharType="begin"/>
        </w:r>
        <w:r w:rsidR="00AD44BE">
          <w:rPr>
            <w:noProof/>
            <w:webHidden/>
          </w:rPr>
          <w:instrText xml:space="preserve"> PAGEREF _Toc458154254 \h </w:instrText>
        </w:r>
        <w:r w:rsidR="00AD44BE">
          <w:rPr>
            <w:noProof/>
            <w:webHidden/>
          </w:rPr>
        </w:r>
        <w:r w:rsidR="00AD44BE">
          <w:rPr>
            <w:noProof/>
            <w:webHidden/>
          </w:rPr>
          <w:fldChar w:fldCharType="separate"/>
        </w:r>
        <w:r w:rsidR="00AD44BE">
          <w:rPr>
            <w:noProof/>
            <w:webHidden/>
          </w:rPr>
          <w:t>201</w:t>
        </w:r>
        <w:r w:rsidR="00AD44BE">
          <w:rPr>
            <w:noProof/>
            <w:webHidden/>
          </w:rPr>
          <w:fldChar w:fldCharType="end"/>
        </w:r>
      </w:hyperlink>
    </w:p>
    <w:p w14:paraId="1B7A7FDC" w14:textId="77777777" w:rsidR="00AD44BE" w:rsidRDefault="00AE476B">
      <w:pPr>
        <w:pStyle w:val="TOC1"/>
        <w:tabs>
          <w:tab w:val="left" w:pos="480"/>
          <w:tab w:val="right" w:leader="dot" w:pos="8630"/>
        </w:tabs>
        <w:rPr>
          <w:rFonts w:asciiTheme="minorHAnsi" w:eastAsiaTheme="minorEastAsia" w:hAnsiTheme="minorHAnsi" w:cstheme="minorBidi"/>
          <w:noProof/>
          <w:sz w:val="22"/>
          <w:szCs w:val="22"/>
          <w:lang w:val="en-CA" w:eastAsia="en-CA"/>
        </w:rPr>
      </w:pPr>
      <w:hyperlink w:anchor="_Toc458154255" w:history="1">
        <w:r w:rsidR="00AD44BE" w:rsidRPr="00822ED7">
          <w:rPr>
            <w:rStyle w:val="Hyperlink"/>
            <w:noProof/>
            <w:lang w:val="en-CA"/>
          </w:rPr>
          <w:t>9.</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XML Encoding Requirement classes (Normative)</w:t>
        </w:r>
        <w:r w:rsidR="00AD44BE">
          <w:rPr>
            <w:noProof/>
            <w:webHidden/>
          </w:rPr>
          <w:tab/>
        </w:r>
        <w:r w:rsidR="00AD44BE">
          <w:rPr>
            <w:noProof/>
            <w:webHidden/>
          </w:rPr>
          <w:fldChar w:fldCharType="begin"/>
        </w:r>
        <w:r w:rsidR="00AD44BE">
          <w:rPr>
            <w:noProof/>
            <w:webHidden/>
          </w:rPr>
          <w:instrText xml:space="preserve"> PAGEREF _Toc458154255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4587CD93"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56" w:history="1">
        <w:r w:rsidR="00AD44BE" w:rsidRPr="00822ED7">
          <w:rPr>
            <w:rStyle w:val="Hyperlink"/>
            <w:noProof/>
            <w:lang w:val="en-CA"/>
          </w:rPr>
          <w:t>9.1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Prefixes used in examples</w:t>
        </w:r>
        <w:r w:rsidR="00AD44BE">
          <w:rPr>
            <w:noProof/>
            <w:webHidden/>
          </w:rPr>
          <w:tab/>
        </w:r>
        <w:r w:rsidR="00AD44BE">
          <w:rPr>
            <w:noProof/>
            <w:webHidden/>
          </w:rPr>
          <w:fldChar w:fldCharType="begin"/>
        </w:r>
        <w:r w:rsidR="00AD44BE">
          <w:rPr>
            <w:noProof/>
            <w:webHidden/>
          </w:rPr>
          <w:instrText xml:space="preserve"> PAGEREF _Toc458154256 \h </w:instrText>
        </w:r>
        <w:r w:rsidR="00AD44BE">
          <w:rPr>
            <w:noProof/>
            <w:webHidden/>
          </w:rPr>
        </w:r>
        <w:r w:rsidR="00AD44BE">
          <w:rPr>
            <w:noProof/>
            <w:webHidden/>
          </w:rPr>
          <w:fldChar w:fldCharType="separate"/>
        </w:r>
        <w:r w:rsidR="00AD44BE">
          <w:rPr>
            <w:noProof/>
            <w:webHidden/>
          </w:rPr>
          <w:t>207</w:t>
        </w:r>
        <w:r w:rsidR="00AD44BE">
          <w:rPr>
            <w:noProof/>
            <w:webHidden/>
          </w:rPr>
          <w:fldChar w:fldCharType="end"/>
        </w:r>
      </w:hyperlink>
    </w:p>
    <w:p w14:paraId="05E6522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57" w:history="1">
        <w:r w:rsidR="00AD44BE" w:rsidRPr="00822ED7">
          <w:rPr>
            <w:rStyle w:val="Hyperlink"/>
            <w:noProof/>
            <w:lang w:val="en-CA"/>
          </w:rPr>
          <w:t>9.2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GeoSciML Core XML Abstract Requirements Class (Normative)</w:t>
        </w:r>
        <w:r w:rsidR="00AD44BE">
          <w:rPr>
            <w:noProof/>
            <w:webHidden/>
          </w:rPr>
          <w:tab/>
        </w:r>
        <w:r w:rsidR="00AD44BE">
          <w:rPr>
            <w:noProof/>
            <w:webHidden/>
          </w:rPr>
          <w:fldChar w:fldCharType="begin"/>
        </w:r>
        <w:r w:rsidR="00AD44BE">
          <w:rPr>
            <w:noProof/>
            <w:webHidden/>
          </w:rPr>
          <w:instrText xml:space="preserve"> PAGEREF _Toc458154257 \h </w:instrText>
        </w:r>
        <w:r w:rsidR="00AD44BE">
          <w:rPr>
            <w:noProof/>
            <w:webHidden/>
          </w:rPr>
        </w:r>
        <w:r w:rsidR="00AD44BE">
          <w:rPr>
            <w:noProof/>
            <w:webHidden/>
          </w:rPr>
          <w:fldChar w:fldCharType="separate"/>
        </w:r>
        <w:r w:rsidR="00AD44BE">
          <w:rPr>
            <w:noProof/>
            <w:webHidden/>
          </w:rPr>
          <w:t>208</w:t>
        </w:r>
        <w:r w:rsidR="00AD44BE">
          <w:rPr>
            <w:noProof/>
            <w:webHidden/>
          </w:rPr>
          <w:fldChar w:fldCharType="end"/>
        </w:r>
      </w:hyperlink>
    </w:p>
    <w:p w14:paraId="6FEA5C29"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8" w:history="1">
        <w:r w:rsidR="00AD44BE" w:rsidRPr="00822ED7">
          <w:rPr>
            <w:rStyle w:val="Hyperlink"/>
            <w:noProof/>
            <w:lang w:val="en-CA" w:bidi="x-none"/>
          </w:rPr>
          <w:t>9.2.1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XML document validation</w:t>
        </w:r>
        <w:r w:rsidR="00AD44BE">
          <w:rPr>
            <w:noProof/>
            <w:webHidden/>
          </w:rPr>
          <w:tab/>
        </w:r>
        <w:r w:rsidR="00AD44BE">
          <w:rPr>
            <w:noProof/>
            <w:webHidden/>
          </w:rPr>
          <w:fldChar w:fldCharType="begin"/>
        </w:r>
        <w:r w:rsidR="00AD44BE">
          <w:rPr>
            <w:noProof/>
            <w:webHidden/>
          </w:rPr>
          <w:instrText xml:space="preserve"> PAGEREF _Toc458154258 \h </w:instrText>
        </w:r>
        <w:r w:rsidR="00AD44BE">
          <w:rPr>
            <w:noProof/>
            <w:webHidden/>
          </w:rPr>
        </w:r>
        <w:r w:rsidR="00AD44BE">
          <w:rPr>
            <w:noProof/>
            <w:webHidden/>
          </w:rPr>
          <w:fldChar w:fldCharType="separate"/>
        </w:r>
        <w:r w:rsidR="00AD44BE">
          <w:rPr>
            <w:noProof/>
            <w:webHidden/>
          </w:rPr>
          <w:t>209</w:t>
        </w:r>
        <w:r w:rsidR="00AD44BE">
          <w:rPr>
            <w:noProof/>
            <w:webHidden/>
          </w:rPr>
          <w:fldChar w:fldCharType="end"/>
        </w:r>
      </w:hyperlink>
    </w:p>
    <w:p w14:paraId="0CDE815E"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59" w:history="1">
        <w:r w:rsidR="00AD44BE" w:rsidRPr="00822ED7">
          <w:rPr>
            <w:rStyle w:val="Hyperlink"/>
            <w:noProof/>
            <w:lang w:val="en-CA" w:bidi="x-none"/>
          </w:rPr>
          <w:t>9.2.2</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CodeList</w:t>
        </w:r>
        <w:r w:rsidR="00AD44BE">
          <w:rPr>
            <w:noProof/>
            <w:webHidden/>
          </w:rPr>
          <w:tab/>
        </w:r>
        <w:r w:rsidR="00AD44BE">
          <w:rPr>
            <w:noProof/>
            <w:webHidden/>
          </w:rPr>
          <w:fldChar w:fldCharType="begin"/>
        </w:r>
        <w:r w:rsidR="00AD44BE">
          <w:rPr>
            <w:noProof/>
            <w:webHidden/>
          </w:rPr>
          <w:instrText xml:space="preserve"> PAGEREF _Toc458154259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4F1598FD"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0" w:history="1">
        <w:r w:rsidR="00AD44BE" w:rsidRPr="00822ED7">
          <w:rPr>
            <w:rStyle w:val="Hyperlink"/>
            <w:noProof/>
            <w:lang w:val="en-CA" w:bidi="x-none"/>
          </w:rPr>
          <w:t>9.2.3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Identifiers</w:t>
        </w:r>
        <w:r w:rsidR="00AD44BE">
          <w:rPr>
            <w:noProof/>
            <w:webHidden/>
          </w:rPr>
          <w:tab/>
        </w:r>
        <w:r w:rsidR="00AD44BE">
          <w:rPr>
            <w:noProof/>
            <w:webHidden/>
          </w:rPr>
          <w:fldChar w:fldCharType="begin"/>
        </w:r>
        <w:r w:rsidR="00AD44BE">
          <w:rPr>
            <w:noProof/>
            <w:webHidden/>
          </w:rPr>
          <w:instrText xml:space="preserve"> PAGEREF _Toc458154260 \h </w:instrText>
        </w:r>
        <w:r w:rsidR="00AD44BE">
          <w:rPr>
            <w:noProof/>
            <w:webHidden/>
          </w:rPr>
        </w:r>
        <w:r w:rsidR="00AD44BE">
          <w:rPr>
            <w:noProof/>
            <w:webHidden/>
          </w:rPr>
          <w:fldChar w:fldCharType="separate"/>
        </w:r>
        <w:r w:rsidR="00AD44BE">
          <w:rPr>
            <w:noProof/>
            <w:webHidden/>
          </w:rPr>
          <w:t>210</w:t>
        </w:r>
        <w:r w:rsidR="00AD44BE">
          <w:rPr>
            <w:noProof/>
            <w:webHidden/>
          </w:rPr>
          <w:fldChar w:fldCharType="end"/>
        </w:r>
      </w:hyperlink>
    </w:p>
    <w:p w14:paraId="0A9AF156"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1" w:history="1">
        <w:r w:rsidR="00AD44BE" w:rsidRPr="00822ED7">
          <w:rPr>
            <w:rStyle w:val="Hyperlink"/>
            <w:noProof/>
            <w:lang w:val="en-CA" w:bidi="x-none"/>
          </w:rPr>
          <w:t>9.2.4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Nillables or Voidables</w:t>
        </w:r>
        <w:r w:rsidR="00AD44BE">
          <w:rPr>
            <w:noProof/>
            <w:webHidden/>
          </w:rPr>
          <w:tab/>
        </w:r>
        <w:r w:rsidR="00AD44BE">
          <w:rPr>
            <w:noProof/>
            <w:webHidden/>
          </w:rPr>
          <w:fldChar w:fldCharType="begin"/>
        </w:r>
        <w:r w:rsidR="00AD44BE">
          <w:rPr>
            <w:noProof/>
            <w:webHidden/>
          </w:rPr>
          <w:instrText xml:space="preserve"> PAGEREF _Toc458154261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75293865"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2" w:history="1">
        <w:r w:rsidR="00AD44BE" w:rsidRPr="00822ED7">
          <w:rPr>
            <w:rStyle w:val="Hyperlink"/>
            <w:noProof/>
            <w:lang w:val="en-CA" w:bidi="x-none"/>
          </w:rPr>
          <w:t>9.2.5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Date encoding</w:t>
        </w:r>
        <w:r w:rsidR="00AD44BE">
          <w:rPr>
            <w:noProof/>
            <w:webHidden/>
          </w:rPr>
          <w:tab/>
        </w:r>
        <w:r w:rsidR="00AD44BE">
          <w:rPr>
            <w:noProof/>
            <w:webHidden/>
          </w:rPr>
          <w:fldChar w:fldCharType="begin"/>
        </w:r>
        <w:r w:rsidR="00AD44BE">
          <w:rPr>
            <w:noProof/>
            <w:webHidden/>
          </w:rPr>
          <w:instrText xml:space="preserve"> PAGEREF _Toc458154262 \h </w:instrText>
        </w:r>
        <w:r w:rsidR="00AD44BE">
          <w:rPr>
            <w:noProof/>
            <w:webHidden/>
          </w:rPr>
        </w:r>
        <w:r w:rsidR="00AD44BE">
          <w:rPr>
            <w:noProof/>
            <w:webHidden/>
          </w:rPr>
          <w:fldChar w:fldCharType="separate"/>
        </w:r>
        <w:r w:rsidR="00AD44BE">
          <w:rPr>
            <w:noProof/>
            <w:webHidden/>
          </w:rPr>
          <w:t>211</w:t>
        </w:r>
        <w:r w:rsidR="00AD44BE">
          <w:rPr>
            <w:noProof/>
            <w:webHidden/>
          </w:rPr>
          <w:fldChar w:fldCharType="end"/>
        </w:r>
      </w:hyperlink>
    </w:p>
    <w:p w14:paraId="496577D2"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3" w:history="1">
        <w:r w:rsidR="00AD44BE" w:rsidRPr="00822ED7">
          <w:rPr>
            <w:rStyle w:val="Hyperlink"/>
            <w:noProof/>
            <w:lang w:val="en-CA"/>
          </w:rPr>
          <w:t>9.3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Basic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_Toc458154263 \h </w:instrText>
        </w:r>
        <w:r w:rsidR="00AD44BE">
          <w:rPr>
            <w:noProof/>
            <w:webHidden/>
          </w:rPr>
        </w:r>
        <w:r w:rsidR="00AD44BE">
          <w:rPr>
            <w:noProof/>
            <w:webHidden/>
          </w:rPr>
          <w:fldChar w:fldCharType="separate"/>
        </w:r>
        <w:r w:rsidR="00AD44BE">
          <w:rPr>
            <w:noProof/>
            <w:webHidden/>
          </w:rPr>
          <w:t>212</w:t>
        </w:r>
        <w:r w:rsidR="00AD44BE">
          <w:rPr>
            <w:noProof/>
            <w:webHidden/>
          </w:rPr>
          <w:fldChar w:fldCharType="end"/>
        </w:r>
      </w:hyperlink>
    </w:p>
    <w:p w14:paraId="54B29A2A"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64" w:history="1">
        <w:r w:rsidR="00AD44BE" w:rsidRPr="00822ED7">
          <w:rPr>
            <w:rStyle w:val="Hyperlink"/>
            <w:noProof/>
            <w:lang w:bidi="x-none"/>
          </w:rPr>
          <w:t>9.3.1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relatedFeature</w:t>
        </w:r>
        <w:r w:rsidR="00AD44BE">
          <w:rPr>
            <w:noProof/>
            <w:webHidden/>
          </w:rPr>
          <w:tab/>
        </w:r>
        <w:r w:rsidR="00AD44BE">
          <w:rPr>
            <w:noProof/>
            <w:webHidden/>
          </w:rPr>
          <w:fldChar w:fldCharType="begin"/>
        </w:r>
        <w:r w:rsidR="00AD44BE">
          <w:rPr>
            <w:noProof/>
            <w:webHidden/>
          </w:rPr>
          <w:instrText xml:space="preserve"> PAGEREF _Toc458154264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62D12628"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5" w:history="1">
        <w:r w:rsidR="00AD44BE" w:rsidRPr="00822ED7">
          <w:rPr>
            <w:rStyle w:val="Hyperlink"/>
            <w:noProof/>
            <w:lang w:val="en-CA"/>
          </w:rPr>
          <w:t>9.4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Extension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_Toc458154265 \h </w:instrText>
        </w:r>
        <w:r w:rsidR="00AD44BE">
          <w:rPr>
            <w:noProof/>
            <w:webHidden/>
          </w:rPr>
        </w:r>
        <w:r w:rsidR="00AD44BE">
          <w:rPr>
            <w:noProof/>
            <w:webHidden/>
          </w:rPr>
          <w:fldChar w:fldCharType="separate"/>
        </w:r>
        <w:r w:rsidR="00AD44BE">
          <w:rPr>
            <w:noProof/>
            <w:webHidden/>
          </w:rPr>
          <w:t>213</w:t>
        </w:r>
        <w:r w:rsidR="00AD44BE">
          <w:rPr>
            <w:noProof/>
            <w:webHidden/>
          </w:rPr>
          <w:fldChar w:fldCharType="end"/>
        </w:r>
      </w:hyperlink>
    </w:p>
    <w:p w14:paraId="0CB1B1C3"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6" w:history="1">
        <w:r w:rsidR="00AD44BE" w:rsidRPr="00822ED7">
          <w:rPr>
            <w:rStyle w:val="Hyperlink"/>
            <w:noProof/>
            <w:lang w:val="en-CA"/>
          </w:rPr>
          <w:t>9.5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Geologic Time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_Toc458154266 \h </w:instrText>
        </w:r>
        <w:r w:rsidR="00AD44BE">
          <w:rPr>
            <w:noProof/>
            <w:webHidden/>
          </w:rPr>
        </w:r>
        <w:r w:rsidR="00AD44BE">
          <w:rPr>
            <w:noProof/>
            <w:webHidden/>
          </w:rPr>
          <w:fldChar w:fldCharType="separate"/>
        </w:r>
        <w:r w:rsidR="00AD44BE">
          <w:rPr>
            <w:noProof/>
            <w:webHidden/>
          </w:rPr>
          <w:t>214</w:t>
        </w:r>
        <w:r w:rsidR="00AD44BE">
          <w:rPr>
            <w:noProof/>
            <w:webHidden/>
          </w:rPr>
          <w:fldChar w:fldCharType="end"/>
        </w:r>
      </w:hyperlink>
    </w:p>
    <w:p w14:paraId="17FD488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7" w:history="1">
        <w:r w:rsidR="00AD44BE" w:rsidRPr="00822ED7">
          <w:rPr>
            <w:rStyle w:val="Hyperlink"/>
            <w:noProof/>
            <w:lang w:val="en-CA"/>
          </w:rPr>
          <w:t>9.6</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Borehole XML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_Toc458154267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AD42FD8"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8" w:history="1">
        <w:r w:rsidR="00AD44BE" w:rsidRPr="00822ED7">
          <w:rPr>
            <w:rStyle w:val="Hyperlink"/>
            <w:noProof/>
            <w:lang w:val="en-CA"/>
          </w:rPr>
          <w:t>9.7</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 xml:space="preserve">GeoSciML Laboratory XML Analysis Requirements Class </w:t>
        </w:r>
        <w:r w:rsidR="00AD44BE" w:rsidRPr="00822ED7">
          <w:rPr>
            <w:rStyle w:val="Hyperlink"/>
            <w:noProof/>
          </w:rPr>
          <w:t>(Normative)</w:t>
        </w:r>
        <w:r w:rsidR="00AD44BE">
          <w:rPr>
            <w:noProof/>
            <w:webHidden/>
          </w:rPr>
          <w:tab/>
        </w:r>
        <w:r w:rsidR="00AD44BE">
          <w:rPr>
            <w:noProof/>
            <w:webHidden/>
          </w:rPr>
          <w:fldChar w:fldCharType="begin"/>
        </w:r>
        <w:r w:rsidR="00AD44BE">
          <w:rPr>
            <w:noProof/>
            <w:webHidden/>
          </w:rPr>
          <w:instrText xml:space="preserve"> PAGEREF _Toc458154268 \h </w:instrText>
        </w:r>
        <w:r w:rsidR="00AD44BE">
          <w:rPr>
            <w:noProof/>
            <w:webHidden/>
          </w:rPr>
        </w:r>
        <w:r w:rsidR="00AD44BE">
          <w:rPr>
            <w:noProof/>
            <w:webHidden/>
          </w:rPr>
          <w:fldChar w:fldCharType="separate"/>
        </w:r>
        <w:r w:rsidR="00AD44BE">
          <w:rPr>
            <w:noProof/>
            <w:webHidden/>
          </w:rPr>
          <w:t>215</w:t>
        </w:r>
        <w:r w:rsidR="00AD44BE">
          <w:rPr>
            <w:noProof/>
            <w:webHidden/>
          </w:rPr>
          <w:fldChar w:fldCharType="end"/>
        </w:r>
      </w:hyperlink>
    </w:p>
    <w:p w14:paraId="693C5246"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69" w:history="1">
        <w:r w:rsidR="00AD44BE" w:rsidRPr="00822ED7">
          <w:rPr>
            <w:rStyle w:val="Hyperlink"/>
            <w:noProof/>
            <w:lang w:val="en-CA"/>
          </w:rPr>
          <w:t>9.8</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Abstract GeoSciML lite XML Requirements Class (Normative)</w:t>
        </w:r>
        <w:r w:rsidR="00AD44BE">
          <w:rPr>
            <w:noProof/>
            <w:webHidden/>
          </w:rPr>
          <w:tab/>
        </w:r>
        <w:r w:rsidR="00AD44BE">
          <w:rPr>
            <w:noProof/>
            <w:webHidden/>
          </w:rPr>
          <w:fldChar w:fldCharType="begin"/>
        </w:r>
        <w:r w:rsidR="00AD44BE">
          <w:rPr>
            <w:noProof/>
            <w:webHidden/>
          </w:rPr>
          <w:instrText xml:space="preserve"> PAGEREF _Toc458154269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A2D3B58"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0" w:history="1">
        <w:r w:rsidR="00AD44BE" w:rsidRPr="00822ED7">
          <w:rPr>
            <w:rStyle w:val="Hyperlink"/>
            <w:noProof/>
            <w:lang w:val="en-CA" w:bidi="x-none"/>
          </w:rPr>
          <w:t>9.8.1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Simple Feature</w:t>
        </w:r>
        <w:r w:rsidR="00AD44BE">
          <w:rPr>
            <w:noProof/>
            <w:webHidden/>
          </w:rPr>
          <w:tab/>
        </w:r>
        <w:r w:rsidR="00AD44BE">
          <w:rPr>
            <w:noProof/>
            <w:webHidden/>
          </w:rPr>
          <w:fldChar w:fldCharType="begin"/>
        </w:r>
        <w:r w:rsidR="00AD44BE">
          <w:rPr>
            <w:noProof/>
            <w:webHidden/>
          </w:rPr>
          <w:instrText xml:space="preserve"> PAGEREF _Toc458154270 \h </w:instrText>
        </w:r>
        <w:r w:rsidR="00AD44BE">
          <w:rPr>
            <w:noProof/>
            <w:webHidden/>
          </w:rPr>
        </w:r>
        <w:r w:rsidR="00AD44BE">
          <w:rPr>
            <w:noProof/>
            <w:webHidden/>
          </w:rPr>
          <w:fldChar w:fldCharType="separate"/>
        </w:r>
        <w:r w:rsidR="00AD44BE">
          <w:rPr>
            <w:noProof/>
            <w:webHidden/>
          </w:rPr>
          <w:t>217</w:t>
        </w:r>
        <w:r w:rsidR="00AD44BE">
          <w:rPr>
            <w:noProof/>
            <w:webHidden/>
          </w:rPr>
          <w:fldChar w:fldCharType="end"/>
        </w:r>
      </w:hyperlink>
    </w:p>
    <w:p w14:paraId="444A78BC"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1" w:history="1">
        <w:r w:rsidR="00AD44BE" w:rsidRPr="00822ED7">
          <w:rPr>
            <w:rStyle w:val="Hyperlink"/>
            <w:noProof/>
            <w:lang w:bidi="x-none"/>
          </w:rPr>
          <w:t>9.8.2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Simple Content</w:t>
        </w:r>
        <w:r w:rsidR="00AD44BE">
          <w:rPr>
            <w:noProof/>
            <w:webHidden/>
          </w:rPr>
          <w:tab/>
        </w:r>
        <w:r w:rsidR="00AD44BE">
          <w:rPr>
            <w:noProof/>
            <w:webHidden/>
          </w:rPr>
          <w:fldChar w:fldCharType="begin"/>
        </w:r>
        <w:r w:rsidR="00AD44BE">
          <w:rPr>
            <w:noProof/>
            <w:webHidden/>
          </w:rPr>
          <w:instrText xml:space="preserve"> PAGEREF _Toc458154271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78068EFF" w14:textId="77777777" w:rsidR="00AD44BE" w:rsidRDefault="00AE476B">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458154272" w:history="1">
        <w:r w:rsidR="00AD44BE" w:rsidRPr="00822ED7">
          <w:rPr>
            <w:rStyle w:val="Hyperlink"/>
            <w:noProof/>
            <w:lang w:bidi="x-none"/>
          </w:rPr>
          <w:t>9.8.3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User Defined Namespaces</w:t>
        </w:r>
        <w:r w:rsidR="00AD44BE">
          <w:rPr>
            <w:noProof/>
            <w:webHidden/>
          </w:rPr>
          <w:tab/>
        </w:r>
        <w:r w:rsidR="00AD44BE">
          <w:rPr>
            <w:noProof/>
            <w:webHidden/>
          </w:rPr>
          <w:fldChar w:fldCharType="begin"/>
        </w:r>
        <w:r w:rsidR="00AD44BE">
          <w:rPr>
            <w:noProof/>
            <w:webHidden/>
          </w:rPr>
          <w:instrText xml:space="preserve"> PAGEREF _Toc458154272 \h </w:instrText>
        </w:r>
        <w:r w:rsidR="00AD44BE">
          <w:rPr>
            <w:noProof/>
            <w:webHidden/>
          </w:rPr>
        </w:r>
        <w:r w:rsidR="00AD44BE">
          <w:rPr>
            <w:noProof/>
            <w:webHidden/>
          </w:rPr>
          <w:fldChar w:fldCharType="separate"/>
        </w:r>
        <w:r w:rsidR="00AD44BE">
          <w:rPr>
            <w:noProof/>
            <w:webHidden/>
          </w:rPr>
          <w:t>218</w:t>
        </w:r>
        <w:r w:rsidR="00AD44BE">
          <w:rPr>
            <w:noProof/>
            <w:webHidden/>
          </w:rPr>
          <w:fldChar w:fldCharType="end"/>
        </w:r>
      </w:hyperlink>
    </w:p>
    <w:p w14:paraId="2EA8D083"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3" w:history="1">
        <w:r w:rsidR="00AD44BE" w:rsidRPr="00822ED7">
          <w:rPr>
            <w:rStyle w:val="Hyperlink"/>
            <w:noProof/>
          </w:rPr>
          <w:t>9.9</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GeoSciML Lite GML 3.1 profile (Normative)</w:t>
        </w:r>
        <w:r w:rsidR="00AD44BE">
          <w:rPr>
            <w:noProof/>
            <w:webHidden/>
          </w:rPr>
          <w:tab/>
        </w:r>
        <w:r w:rsidR="00AD44BE">
          <w:rPr>
            <w:noProof/>
            <w:webHidden/>
          </w:rPr>
          <w:fldChar w:fldCharType="begin"/>
        </w:r>
        <w:r w:rsidR="00AD44BE">
          <w:rPr>
            <w:noProof/>
            <w:webHidden/>
          </w:rPr>
          <w:instrText xml:space="preserve"> PAGEREF _Toc458154273 \h </w:instrText>
        </w:r>
        <w:r w:rsidR="00AD44BE">
          <w:rPr>
            <w:noProof/>
            <w:webHidden/>
          </w:rPr>
        </w:r>
        <w:r w:rsidR="00AD44BE">
          <w:rPr>
            <w:noProof/>
            <w:webHidden/>
          </w:rPr>
          <w:fldChar w:fldCharType="separate"/>
        </w:r>
        <w:r w:rsidR="00AD44BE">
          <w:rPr>
            <w:noProof/>
            <w:webHidden/>
          </w:rPr>
          <w:t>219</w:t>
        </w:r>
        <w:r w:rsidR="00AD44BE">
          <w:rPr>
            <w:noProof/>
            <w:webHidden/>
          </w:rPr>
          <w:fldChar w:fldCharType="end"/>
        </w:r>
      </w:hyperlink>
    </w:p>
    <w:p w14:paraId="1D53FF71" w14:textId="77777777" w:rsidR="00AD44BE" w:rsidRDefault="00AE476B">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8154274" w:history="1">
        <w:r w:rsidR="00AD44BE" w:rsidRPr="00822ED7">
          <w:rPr>
            <w:rStyle w:val="Hyperlink"/>
            <w:noProof/>
            <w:lang w:val="en-CA"/>
          </w:rPr>
          <w:t>10.</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Media Types for any data encoding(s)</w:t>
        </w:r>
        <w:r w:rsidR="00AD44BE">
          <w:rPr>
            <w:noProof/>
            <w:webHidden/>
          </w:rPr>
          <w:tab/>
        </w:r>
        <w:r w:rsidR="00AD44BE">
          <w:rPr>
            <w:noProof/>
            <w:webHidden/>
          </w:rPr>
          <w:fldChar w:fldCharType="begin"/>
        </w:r>
        <w:r w:rsidR="00AD44BE">
          <w:rPr>
            <w:noProof/>
            <w:webHidden/>
          </w:rPr>
          <w:instrText xml:space="preserve"> PAGEREF _Toc458154274 \h </w:instrText>
        </w:r>
        <w:r w:rsidR="00AD44BE">
          <w:rPr>
            <w:noProof/>
            <w:webHidden/>
          </w:rPr>
        </w:r>
        <w:r w:rsidR="00AD44BE">
          <w:rPr>
            <w:noProof/>
            <w:webHidden/>
          </w:rPr>
          <w:fldChar w:fldCharType="separate"/>
        </w:r>
        <w:r w:rsidR="00AD44BE">
          <w:rPr>
            <w:noProof/>
            <w:webHidden/>
          </w:rPr>
          <w:t>220</w:t>
        </w:r>
        <w:r w:rsidR="00AD44BE">
          <w:rPr>
            <w:noProof/>
            <w:webHidden/>
          </w:rPr>
          <w:fldChar w:fldCharType="end"/>
        </w:r>
      </w:hyperlink>
    </w:p>
    <w:p w14:paraId="3A7B6153" w14:textId="77777777" w:rsidR="00AD44BE" w:rsidRDefault="00AE476B">
      <w:pPr>
        <w:pStyle w:val="TOC1"/>
        <w:tabs>
          <w:tab w:val="left" w:pos="660"/>
          <w:tab w:val="right" w:leader="dot" w:pos="8630"/>
        </w:tabs>
        <w:rPr>
          <w:rFonts w:asciiTheme="minorHAnsi" w:eastAsiaTheme="minorEastAsia" w:hAnsiTheme="minorHAnsi" w:cstheme="minorBidi"/>
          <w:noProof/>
          <w:sz w:val="22"/>
          <w:szCs w:val="22"/>
          <w:lang w:val="en-CA" w:eastAsia="en-CA"/>
        </w:rPr>
      </w:pPr>
      <w:hyperlink w:anchor="_Toc458154275" w:history="1">
        <w:r w:rsidR="00AD44BE" w:rsidRPr="00822ED7">
          <w:rPr>
            <w:rStyle w:val="Hyperlink"/>
            <w:noProof/>
            <w:lang w:val="en-CA"/>
          </w:rPr>
          <w:t>11.</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Abbreviations and Acronyms</w:t>
        </w:r>
        <w:r w:rsidR="00AD44BE">
          <w:rPr>
            <w:noProof/>
            <w:webHidden/>
          </w:rPr>
          <w:tab/>
        </w:r>
        <w:r w:rsidR="00AD44BE">
          <w:rPr>
            <w:noProof/>
            <w:webHidden/>
          </w:rPr>
          <w:fldChar w:fldCharType="begin"/>
        </w:r>
        <w:r w:rsidR="00AD44BE">
          <w:rPr>
            <w:noProof/>
            <w:webHidden/>
          </w:rPr>
          <w:instrText xml:space="preserve"> PAGEREF _Toc458154275 \h </w:instrText>
        </w:r>
        <w:r w:rsidR="00AD44BE">
          <w:rPr>
            <w:noProof/>
            <w:webHidden/>
          </w:rPr>
        </w:r>
        <w:r w:rsidR="00AD44BE">
          <w:rPr>
            <w:noProof/>
            <w:webHidden/>
          </w:rPr>
          <w:fldChar w:fldCharType="separate"/>
        </w:r>
        <w:r w:rsidR="00AD44BE">
          <w:rPr>
            <w:noProof/>
            <w:webHidden/>
          </w:rPr>
          <w:t>221</w:t>
        </w:r>
        <w:r w:rsidR="00AD44BE">
          <w:rPr>
            <w:noProof/>
            <w:webHidden/>
          </w:rPr>
          <w:fldChar w:fldCharType="end"/>
        </w:r>
      </w:hyperlink>
    </w:p>
    <w:p w14:paraId="2A518DBD" w14:textId="77777777" w:rsidR="00AD44BE" w:rsidRDefault="00AE476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76" w:history="1">
        <w:r w:rsidR="00AD44BE" w:rsidRPr="00822ED7">
          <w:rPr>
            <w:rStyle w:val="Hyperlink"/>
            <w:noProof/>
          </w:rPr>
          <w:t>Annex A.</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classes</w:t>
        </w:r>
        <w:r w:rsidR="00AD44BE">
          <w:rPr>
            <w:noProof/>
            <w:webHidden/>
          </w:rPr>
          <w:tab/>
        </w:r>
        <w:r w:rsidR="00AD44BE">
          <w:rPr>
            <w:noProof/>
            <w:webHidden/>
          </w:rPr>
          <w:fldChar w:fldCharType="begin"/>
        </w:r>
        <w:r w:rsidR="00AD44BE">
          <w:rPr>
            <w:noProof/>
            <w:webHidden/>
          </w:rPr>
          <w:instrText xml:space="preserve"> PAGEREF _Toc458154276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15B7444F"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7" w:history="1">
        <w:r w:rsidR="00AD44BE" w:rsidRPr="00822ED7">
          <w:rPr>
            <w:rStyle w:val="Hyperlink"/>
            <w:noProof/>
          </w:rPr>
          <w:t>A.1.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Conceptual</w:t>
        </w:r>
        <w:r w:rsidR="00AD44BE">
          <w:rPr>
            <w:noProof/>
            <w:webHidden/>
          </w:rPr>
          <w:tab/>
        </w:r>
        <w:r w:rsidR="00AD44BE">
          <w:rPr>
            <w:noProof/>
            <w:webHidden/>
          </w:rPr>
          <w:fldChar w:fldCharType="begin"/>
        </w:r>
        <w:r w:rsidR="00AD44BE">
          <w:rPr>
            <w:noProof/>
            <w:webHidden/>
          </w:rPr>
          <w:instrText xml:space="preserve"> PAGEREF _Toc458154277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32C44A77"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8" w:history="1">
        <w:r w:rsidR="00AD44BE" w:rsidRPr="00822ED7">
          <w:rPr>
            <w:rStyle w:val="Hyperlink"/>
            <w:noProof/>
          </w:rPr>
          <w:t>A.2.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Core Abstract</w:t>
        </w:r>
        <w:r w:rsidR="00AD44BE">
          <w:rPr>
            <w:noProof/>
            <w:webHidden/>
          </w:rPr>
          <w:tab/>
        </w:r>
        <w:r w:rsidR="00AD44BE">
          <w:rPr>
            <w:noProof/>
            <w:webHidden/>
          </w:rPr>
          <w:fldChar w:fldCharType="begin"/>
        </w:r>
        <w:r w:rsidR="00AD44BE">
          <w:rPr>
            <w:noProof/>
            <w:webHidden/>
          </w:rPr>
          <w:instrText xml:space="preserve"> PAGEREF _Toc458154278 \h </w:instrText>
        </w:r>
        <w:r w:rsidR="00AD44BE">
          <w:rPr>
            <w:noProof/>
            <w:webHidden/>
          </w:rPr>
        </w:r>
        <w:r w:rsidR="00AD44BE">
          <w:rPr>
            <w:noProof/>
            <w:webHidden/>
          </w:rPr>
          <w:fldChar w:fldCharType="separate"/>
        </w:r>
        <w:r w:rsidR="00AD44BE">
          <w:rPr>
            <w:noProof/>
            <w:webHidden/>
          </w:rPr>
          <w:t>222</w:t>
        </w:r>
        <w:r w:rsidR="00AD44BE">
          <w:rPr>
            <w:noProof/>
            <w:webHidden/>
          </w:rPr>
          <w:fldChar w:fldCharType="end"/>
        </w:r>
      </w:hyperlink>
    </w:p>
    <w:p w14:paraId="2F6980D0"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79" w:history="1">
        <w:r w:rsidR="00AD44BE" w:rsidRPr="00822ED7">
          <w:rPr>
            <w:rStyle w:val="Hyperlink"/>
            <w:noProof/>
          </w:rPr>
          <w:t>A.3.</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Linked Open Data</w:t>
        </w:r>
        <w:r w:rsidR="00AD44BE">
          <w:rPr>
            <w:noProof/>
            <w:webHidden/>
          </w:rPr>
          <w:tab/>
        </w:r>
        <w:r w:rsidR="00AD44BE">
          <w:rPr>
            <w:noProof/>
            <w:webHidden/>
          </w:rPr>
          <w:fldChar w:fldCharType="begin"/>
        </w:r>
        <w:r w:rsidR="00AD44BE">
          <w:rPr>
            <w:noProof/>
            <w:webHidden/>
          </w:rPr>
          <w:instrText xml:space="preserve"> PAGEREF _Toc458154279 \h </w:instrText>
        </w:r>
        <w:r w:rsidR="00AD44BE">
          <w:rPr>
            <w:noProof/>
            <w:webHidden/>
          </w:rPr>
        </w:r>
        <w:r w:rsidR="00AD44BE">
          <w:rPr>
            <w:noProof/>
            <w:webHidden/>
          </w:rPr>
          <w:fldChar w:fldCharType="separate"/>
        </w:r>
        <w:r w:rsidR="00AD44BE">
          <w:rPr>
            <w:noProof/>
            <w:webHidden/>
          </w:rPr>
          <w:t>224</w:t>
        </w:r>
        <w:r w:rsidR="00AD44BE">
          <w:rPr>
            <w:noProof/>
            <w:webHidden/>
          </w:rPr>
          <w:fldChar w:fldCharType="end"/>
        </w:r>
      </w:hyperlink>
    </w:p>
    <w:p w14:paraId="7D7F6D45"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0" w:history="1">
        <w:r w:rsidR="00AD44BE" w:rsidRPr="00822ED7">
          <w:rPr>
            <w:rStyle w:val="Hyperlink"/>
            <w:noProof/>
          </w:rPr>
          <w:t>A.4.</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Basic Logical Model</w:t>
        </w:r>
        <w:r w:rsidR="00AD44BE">
          <w:rPr>
            <w:noProof/>
            <w:webHidden/>
          </w:rPr>
          <w:tab/>
        </w:r>
        <w:r w:rsidR="00AD44BE">
          <w:rPr>
            <w:noProof/>
            <w:webHidden/>
          </w:rPr>
          <w:fldChar w:fldCharType="begin"/>
        </w:r>
        <w:r w:rsidR="00AD44BE">
          <w:rPr>
            <w:noProof/>
            <w:webHidden/>
          </w:rPr>
          <w:instrText xml:space="preserve"> PAGEREF _Toc458154280 \h </w:instrText>
        </w:r>
        <w:r w:rsidR="00AD44BE">
          <w:rPr>
            <w:noProof/>
            <w:webHidden/>
          </w:rPr>
        </w:r>
        <w:r w:rsidR="00AD44BE">
          <w:rPr>
            <w:noProof/>
            <w:webHidden/>
          </w:rPr>
          <w:fldChar w:fldCharType="separate"/>
        </w:r>
        <w:r w:rsidR="00AD44BE">
          <w:rPr>
            <w:noProof/>
            <w:webHidden/>
          </w:rPr>
          <w:t>225</w:t>
        </w:r>
        <w:r w:rsidR="00AD44BE">
          <w:rPr>
            <w:noProof/>
            <w:webHidden/>
          </w:rPr>
          <w:fldChar w:fldCharType="end"/>
        </w:r>
      </w:hyperlink>
    </w:p>
    <w:p w14:paraId="1C8FFBBC"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1" w:history="1">
        <w:r w:rsidR="00AD44BE" w:rsidRPr="00822ED7">
          <w:rPr>
            <w:rStyle w:val="Hyperlink"/>
            <w:noProof/>
          </w:rPr>
          <w:t>A.5.</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Extension Logical Model</w:t>
        </w:r>
        <w:r w:rsidR="00AD44BE">
          <w:rPr>
            <w:noProof/>
            <w:webHidden/>
          </w:rPr>
          <w:tab/>
        </w:r>
        <w:r w:rsidR="00AD44BE">
          <w:rPr>
            <w:noProof/>
            <w:webHidden/>
          </w:rPr>
          <w:fldChar w:fldCharType="begin"/>
        </w:r>
        <w:r w:rsidR="00AD44BE">
          <w:rPr>
            <w:noProof/>
            <w:webHidden/>
          </w:rPr>
          <w:instrText xml:space="preserve"> PAGEREF _Toc458154281 \h </w:instrText>
        </w:r>
        <w:r w:rsidR="00AD44BE">
          <w:rPr>
            <w:noProof/>
            <w:webHidden/>
          </w:rPr>
        </w:r>
        <w:r w:rsidR="00AD44BE">
          <w:rPr>
            <w:noProof/>
            <w:webHidden/>
          </w:rPr>
          <w:fldChar w:fldCharType="separate"/>
        </w:r>
        <w:r w:rsidR="00AD44BE">
          <w:rPr>
            <w:noProof/>
            <w:webHidden/>
          </w:rPr>
          <w:t>227</w:t>
        </w:r>
        <w:r w:rsidR="00AD44BE">
          <w:rPr>
            <w:noProof/>
            <w:webHidden/>
          </w:rPr>
          <w:fldChar w:fldCharType="end"/>
        </w:r>
      </w:hyperlink>
    </w:p>
    <w:p w14:paraId="5AB924F3"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2" w:history="1">
        <w:r w:rsidR="00AD44BE" w:rsidRPr="00822ED7">
          <w:rPr>
            <w:rStyle w:val="Hyperlink"/>
            <w:noProof/>
          </w:rPr>
          <w:t>A.6.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Time-Scale Logical Model</w:t>
        </w:r>
        <w:r w:rsidR="00AD44BE">
          <w:rPr>
            <w:noProof/>
            <w:webHidden/>
          </w:rPr>
          <w:tab/>
        </w:r>
        <w:r w:rsidR="00AD44BE">
          <w:rPr>
            <w:noProof/>
            <w:webHidden/>
          </w:rPr>
          <w:fldChar w:fldCharType="begin"/>
        </w:r>
        <w:r w:rsidR="00AD44BE">
          <w:rPr>
            <w:noProof/>
            <w:webHidden/>
          </w:rPr>
          <w:instrText xml:space="preserve"> PAGEREF _Toc458154282 \h </w:instrText>
        </w:r>
        <w:r w:rsidR="00AD44BE">
          <w:rPr>
            <w:noProof/>
            <w:webHidden/>
          </w:rPr>
        </w:r>
        <w:r w:rsidR="00AD44BE">
          <w:rPr>
            <w:noProof/>
            <w:webHidden/>
          </w:rPr>
          <w:fldChar w:fldCharType="separate"/>
        </w:r>
        <w:r w:rsidR="00AD44BE">
          <w:rPr>
            <w:noProof/>
            <w:webHidden/>
          </w:rPr>
          <w:t>228</w:t>
        </w:r>
        <w:r w:rsidR="00AD44BE">
          <w:rPr>
            <w:noProof/>
            <w:webHidden/>
          </w:rPr>
          <w:fldChar w:fldCharType="end"/>
        </w:r>
      </w:hyperlink>
    </w:p>
    <w:p w14:paraId="0BCB6D53"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3" w:history="1">
        <w:r w:rsidR="00AD44BE" w:rsidRPr="00822ED7">
          <w:rPr>
            <w:rStyle w:val="Hyperlink"/>
            <w:noProof/>
          </w:rPr>
          <w:t>A.7.</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Borehole Logical Model</w:t>
        </w:r>
        <w:r w:rsidR="00AD44BE">
          <w:rPr>
            <w:noProof/>
            <w:webHidden/>
          </w:rPr>
          <w:tab/>
        </w:r>
        <w:r w:rsidR="00AD44BE">
          <w:rPr>
            <w:noProof/>
            <w:webHidden/>
          </w:rPr>
          <w:fldChar w:fldCharType="begin"/>
        </w:r>
        <w:r w:rsidR="00AD44BE">
          <w:rPr>
            <w:noProof/>
            <w:webHidden/>
          </w:rPr>
          <w:instrText xml:space="preserve"> PAGEREF _Toc458154283 \h </w:instrText>
        </w:r>
        <w:r w:rsidR="00AD44BE">
          <w:rPr>
            <w:noProof/>
            <w:webHidden/>
          </w:rPr>
        </w:r>
        <w:r w:rsidR="00AD44BE">
          <w:rPr>
            <w:noProof/>
            <w:webHidden/>
          </w:rPr>
          <w:fldChar w:fldCharType="separate"/>
        </w:r>
        <w:r w:rsidR="00AD44BE">
          <w:rPr>
            <w:noProof/>
            <w:webHidden/>
          </w:rPr>
          <w:t>229</w:t>
        </w:r>
        <w:r w:rsidR="00AD44BE">
          <w:rPr>
            <w:noProof/>
            <w:webHidden/>
          </w:rPr>
          <w:fldChar w:fldCharType="end"/>
        </w:r>
      </w:hyperlink>
    </w:p>
    <w:p w14:paraId="162DC3F9"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4" w:history="1">
        <w:r w:rsidR="00AD44BE" w:rsidRPr="00822ED7">
          <w:rPr>
            <w:rStyle w:val="Hyperlink"/>
            <w:noProof/>
          </w:rPr>
          <w:t>A.8.</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Lab Analysis Logical Model</w:t>
        </w:r>
        <w:r w:rsidR="00AD44BE">
          <w:rPr>
            <w:noProof/>
            <w:webHidden/>
          </w:rPr>
          <w:tab/>
        </w:r>
        <w:r w:rsidR="00AD44BE">
          <w:rPr>
            <w:noProof/>
            <w:webHidden/>
          </w:rPr>
          <w:fldChar w:fldCharType="begin"/>
        </w:r>
        <w:r w:rsidR="00AD44BE">
          <w:rPr>
            <w:noProof/>
            <w:webHidden/>
          </w:rPr>
          <w:instrText xml:space="preserve"> PAGEREF _Toc458154284 \h </w:instrText>
        </w:r>
        <w:r w:rsidR="00AD44BE">
          <w:rPr>
            <w:noProof/>
            <w:webHidden/>
          </w:rPr>
        </w:r>
        <w:r w:rsidR="00AD44BE">
          <w:rPr>
            <w:noProof/>
            <w:webHidden/>
          </w:rPr>
          <w:fldChar w:fldCharType="separate"/>
        </w:r>
        <w:r w:rsidR="00AD44BE">
          <w:rPr>
            <w:noProof/>
            <w:webHidden/>
          </w:rPr>
          <w:t>232</w:t>
        </w:r>
        <w:r w:rsidR="00AD44BE">
          <w:rPr>
            <w:noProof/>
            <w:webHidden/>
          </w:rPr>
          <w:fldChar w:fldCharType="end"/>
        </w:r>
      </w:hyperlink>
    </w:p>
    <w:p w14:paraId="74C3F17C" w14:textId="77777777" w:rsidR="00AD44BE" w:rsidRDefault="00AE476B">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458154285" w:history="1">
        <w:r w:rsidR="00AD44BE" w:rsidRPr="00822ED7">
          <w:rPr>
            <w:rStyle w:val="Hyperlink"/>
            <w:noProof/>
          </w:rPr>
          <w:t>A.9.</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Lite  Logical</w:t>
        </w:r>
        <w:r w:rsidR="00AD44BE">
          <w:rPr>
            <w:noProof/>
            <w:webHidden/>
          </w:rPr>
          <w:tab/>
        </w:r>
        <w:r w:rsidR="00AD44BE">
          <w:rPr>
            <w:noProof/>
            <w:webHidden/>
          </w:rPr>
          <w:fldChar w:fldCharType="begin"/>
        </w:r>
        <w:r w:rsidR="00AD44BE">
          <w:rPr>
            <w:noProof/>
            <w:webHidden/>
          </w:rPr>
          <w:instrText xml:space="preserve"> PAGEREF _Toc458154285 \h </w:instrText>
        </w:r>
        <w:r w:rsidR="00AD44BE">
          <w:rPr>
            <w:noProof/>
            <w:webHidden/>
          </w:rPr>
        </w:r>
        <w:r w:rsidR="00AD44BE">
          <w:rPr>
            <w:noProof/>
            <w:webHidden/>
          </w:rPr>
          <w:fldChar w:fldCharType="separate"/>
        </w:r>
        <w:r w:rsidR="00AD44BE">
          <w:rPr>
            <w:noProof/>
            <w:webHidden/>
          </w:rPr>
          <w:t>233</w:t>
        </w:r>
        <w:r w:rsidR="00AD44BE">
          <w:rPr>
            <w:noProof/>
            <w:webHidden/>
          </w:rPr>
          <w:fldChar w:fldCharType="end"/>
        </w:r>
      </w:hyperlink>
    </w:p>
    <w:p w14:paraId="1C140D92"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6" w:history="1">
        <w:r w:rsidR="00AD44BE" w:rsidRPr="00822ED7">
          <w:rPr>
            <w:rStyle w:val="Hyperlink"/>
            <w:noProof/>
          </w:rPr>
          <w:t>A.10.</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XML Encoding Abstract Core</w:t>
        </w:r>
        <w:r w:rsidR="00AD44BE">
          <w:rPr>
            <w:noProof/>
            <w:webHidden/>
          </w:rPr>
          <w:tab/>
        </w:r>
        <w:r w:rsidR="00AD44BE">
          <w:rPr>
            <w:noProof/>
            <w:webHidden/>
          </w:rPr>
          <w:fldChar w:fldCharType="begin"/>
        </w:r>
        <w:r w:rsidR="00AD44BE">
          <w:rPr>
            <w:noProof/>
            <w:webHidden/>
          </w:rPr>
          <w:instrText xml:space="preserve"> PAGEREF _Toc458154286 \h </w:instrText>
        </w:r>
        <w:r w:rsidR="00AD44BE">
          <w:rPr>
            <w:noProof/>
            <w:webHidden/>
          </w:rPr>
        </w:r>
        <w:r w:rsidR="00AD44BE">
          <w:rPr>
            <w:noProof/>
            <w:webHidden/>
          </w:rPr>
          <w:fldChar w:fldCharType="separate"/>
        </w:r>
        <w:r w:rsidR="00AD44BE">
          <w:rPr>
            <w:noProof/>
            <w:webHidden/>
          </w:rPr>
          <w:t>237</w:t>
        </w:r>
        <w:r w:rsidR="00AD44BE">
          <w:rPr>
            <w:noProof/>
            <w:webHidden/>
          </w:rPr>
          <w:fldChar w:fldCharType="end"/>
        </w:r>
      </w:hyperlink>
    </w:p>
    <w:p w14:paraId="485966B1"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7" w:history="1">
        <w:r w:rsidR="00AD44BE" w:rsidRPr="00822ED7">
          <w:rPr>
            <w:rStyle w:val="Hyperlink"/>
            <w:noProof/>
          </w:rPr>
          <w:t>A.11.</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Basic XML Encoding</w:t>
        </w:r>
        <w:r w:rsidR="00AD44BE">
          <w:rPr>
            <w:noProof/>
            <w:webHidden/>
          </w:rPr>
          <w:tab/>
        </w:r>
        <w:r w:rsidR="00AD44BE">
          <w:rPr>
            <w:noProof/>
            <w:webHidden/>
          </w:rPr>
          <w:fldChar w:fldCharType="begin"/>
        </w:r>
        <w:r w:rsidR="00AD44BE">
          <w:rPr>
            <w:noProof/>
            <w:webHidden/>
          </w:rPr>
          <w:instrText xml:space="preserve"> PAGEREF _Toc458154287 \h </w:instrText>
        </w:r>
        <w:r w:rsidR="00AD44BE">
          <w:rPr>
            <w:noProof/>
            <w:webHidden/>
          </w:rPr>
        </w:r>
        <w:r w:rsidR="00AD44BE">
          <w:rPr>
            <w:noProof/>
            <w:webHidden/>
          </w:rPr>
          <w:fldChar w:fldCharType="separate"/>
        </w:r>
        <w:r w:rsidR="00AD44BE">
          <w:rPr>
            <w:noProof/>
            <w:webHidden/>
          </w:rPr>
          <w:t>239</w:t>
        </w:r>
        <w:r w:rsidR="00AD44BE">
          <w:rPr>
            <w:noProof/>
            <w:webHidden/>
          </w:rPr>
          <w:fldChar w:fldCharType="end"/>
        </w:r>
      </w:hyperlink>
    </w:p>
    <w:p w14:paraId="28C5672C"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8" w:history="1">
        <w:r w:rsidR="00AD44BE" w:rsidRPr="00822ED7">
          <w:rPr>
            <w:rStyle w:val="Hyperlink"/>
            <w:noProof/>
          </w:rPr>
          <w:t>A.12.</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Extension XML Encoding</w:t>
        </w:r>
        <w:r w:rsidR="00AD44BE">
          <w:rPr>
            <w:noProof/>
            <w:webHidden/>
          </w:rPr>
          <w:tab/>
        </w:r>
        <w:r w:rsidR="00AD44BE">
          <w:rPr>
            <w:noProof/>
            <w:webHidden/>
          </w:rPr>
          <w:fldChar w:fldCharType="begin"/>
        </w:r>
        <w:r w:rsidR="00AD44BE">
          <w:rPr>
            <w:noProof/>
            <w:webHidden/>
          </w:rPr>
          <w:instrText xml:space="preserve"> PAGEREF _Toc458154288 \h </w:instrText>
        </w:r>
        <w:r w:rsidR="00AD44BE">
          <w:rPr>
            <w:noProof/>
            <w:webHidden/>
          </w:rPr>
        </w:r>
        <w:r w:rsidR="00AD44BE">
          <w:rPr>
            <w:noProof/>
            <w:webHidden/>
          </w:rPr>
          <w:fldChar w:fldCharType="separate"/>
        </w:r>
        <w:r w:rsidR="00AD44BE">
          <w:rPr>
            <w:noProof/>
            <w:webHidden/>
          </w:rPr>
          <w:t>240</w:t>
        </w:r>
        <w:r w:rsidR="00AD44BE">
          <w:rPr>
            <w:noProof/>
            <w:webHidden/>
          </w:rPr>
          <w:fldChar w:fldCharType="end"/>
        </w:r>
      </w:hyperlink>
    </w:p>
    <w:p w14:paraId="3813D8C7"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89" w:history="1">
        <w:r w:rsidR="00AD44BE" w:rsidRPr="00822ED7">
          <w:rPr>
            <w:rStyle w:val="Hyperlink"/>
            <w:noProof/>
            <w:lang w:val="en-CA"/>
          </w:rPr>
          <w:t>A.13.</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Geologic Time XML Encoding</w:t>
        </w:r>
        <w:r w:rsidR="00AD44BE">
          <w:rPr>
            <w:noProof/>
            <w:webHidden/>
          </w:rPr>
          <w:tab/>
        </w:r>
        <w:r w:rsidR="00AD44BE">
          <w:rPr>
            <w:noProof/>
            <w:webHidden/>
          </w:rPr>
          <w:fldChar w:fldCharType="begin"/>
        </w:r>
        <w:r w:rsidR="00AD44BE">
          <w:rPr>
            <w:noProof/>
            <w:webHidden/>
          </w:rPr>
          <w:instrText xml:space="preserve"> PAGEREF _Toc458154289 \h </w:instrText>
        </w:r>
        <w:r w:rsidR="00AD44BE">
          <w:rPr>
            <w:noProof/>
            <w:webHidden/>
          </w:rPr>
        </w:r>
        <w:r w:rsidR="00AD44BE">
          <w:rPr>
            <w:noProof/>
            <w:webHidden/>
          </w:rPr>
          <w:fldChar w:fldCharType="separate"/>
        </w:r>
        <w:r w:rsidR="00AD44BE">
          <w:rPr>
            <w:noProof/>
            <w:webHidden/>
          </w:rPr>
          <w:t>241</w:t>
        </w:r>
        <w:r w:rsidR="00AD44BE">
          <w:rPr>
            <w:noProof/>
            <w:webHidden/>
          </w:rPr>
          <w:fldChar w:fldCharType="end"/>
        </w:r>
      </w:hyperlink>
    </w:p>
    <w:p w14:paraId="6C70234E"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0" w:history="1">
        <w:r w:rsidR="00AD44BE" w:rsidRPr="00822ED7">
          <w:rPr>
            <w:rStyle w:val="Hyperlink"/>
            <w:noProof/>
            <w:lang w:val="en-CA"/>
          </w:rPr>
          <w:t>A.14.</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Borehole XML Encoding</w:t>
        </w:r>
        <w:r w:rsidR="00AD44BE">
          <w:rPr>
            <w:noProof/>
            <w:webHidden/>
          </w:rPr>
          <w:tab/>
        </w:r>
        <w:r w:rsidR="00AD44BE">
          <w:rPr>
            <w:noProof/>
            <w:webHidden/>
          </w:rPr>
          <w:fldChar w:fldCharType="begin"/>
        </w:r>
        <w:r w:rsidR="00AD44BE">
          <w:rPr>
            <w:noProof/>
            <w:webHidden/>
          </w:rPr>
          <w:instrText xml:space="preserve"> PAGEREF _Toc458154290 \h </w:instrText>
        </w:r>
        <w:r w:rsidR="00AD44BE">
          <w:rPr>
            <w:noProof/>
            <w:webHidden/>
          </w:rPr>
        </w:r>
        <w:r w:rsidR="00AD44BE">
          <w:rPr>
            <w:noProof/>
            <w:webHidden/>
          </w:rPr>
          <w:fldChar w:fldCharType="separate"/>
        </w:r>
        <w:r w:rsidR="00AD44BE">
          <w:rPr>
            <w:noProof/>
            <w:webHidden/>
          </w:rPr>
          <w:t>242</w:t>
        </w:r>
        <w:r w:rsidR="00AD44BE">
          <w:rPr>
            <w:noProof/>
            <w:webHidden/>
          </w:rPr>
          <w:fldChar w:fldCharType="end"/>
        </w:r>
      </w:hyperlink>
    </w:p>
    <w:p w14:paraId="25075F73"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1" w:history="1">
        <w:r w:rsidR="00AD44BE" w:rsidRPr="00822ED7">
          <w:rPr>
            <w:rStyle w:val="Hyperlink"/>
            <w:noProof/>
            <w:lang w:val="en-CA"/>
          </w:rPr>
          <w:t>A.15.</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Conformance class: GeoSciML Laboratory and Analysis XML Encoding</w:t>
        </w:r>
        <w:r w:rsidR="00AD44BE">
          <w:rPr>
            <w:noProof/>
            <w:webHidden/>
          </w:rPr>
          <w:tab/>
        </w:r>
        <w:r w:rsidR="00AD44BE">
          <w:rPr>
            <w:noProof/>
            <w:webHidden/>
          </w:rPr>
          <w:fldChar w:fldCharType="begin"/>
        </w:r>
        <w:r w:rsidR="00AD44BE">
          <w:rPr>
            <w:noProof/>
            <w:webHidden/>
          </w:rPr>
          <w:instrText xml:space="preserve"> PAGEREF _Toc458154291 \h </w:instrText>
        </w:r>
        <w:r w:rsidR="00AD44BE">
          <w:rPr>
            <w:noProof/>
            <w:webHidden/>
          </w:rPr>
        </w:r>
        <w:r w:rsidR="00AD44BE">
          <w:rPr>
            <w:noProof/>
            <w:webHidden/>
          </w:rPr>
          <w:fldChar w:fldCharType="separate"/>
        </w:r>
        <w:r w:rsidR="00AD44BE">
          <w:rPr>
            <w:noProof/>
            <w:webHidden/>
          </w:rPr>
          <w:t>243</w:t>
        </w:r>
        <w:r w:rsidR="00AD44BE">
          <w:rPr>
            <w:noProof/>
            <w:webHidden/>
          </w:rPr>
          <w:fldChar w:fldCharType="end"/>
        </w:r>
      </w:hyperlink>
    </w:p>
    <w:p w14:paraId="26E578D9"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2" w:history="1">
        <w:r w:rsidR="00AD44BE" w:rsidRPr="00822ED7">
          <w:rPr>
            <w:rStyle w:val="Hyperlink"/>
            <w:noProof/>
          </w:rPr>
          <w:t>A.16.</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Lite XML Abstract Encoding</w:t>
        </w:r>
        <w:r w:rsidR="00AD44BE">
          <w:rPr>
            <w:noProof/>
            <w:webHidden/>
          </w:rPr>
          <w:tab/>
        </w:r>
        <w:r w:rsidR="00AD44BE">
          <w:rPr>
            <w:noProof/>
            <w:webHidden/>
          </w:rPr>
          <w:fldChar w:fldCharType="begin"/>
        </w:r>
        <w:r w:rsidR="00AD44BE">
          <w:rPr>
            <w:noProof/>
            <w:webHidden/>
          </w:rPr>
          <w:instrText xml:space="preserve"> PAGEREF _Toc458154292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4C59EDE7" w14:textId="77777777" w:rsidR="00AD44BE" w:rsidRDefault="00AE476B">
      <w:pPr>
        <w:pStyle w:val="TOC2"/>
        <w:tabs>
          <w:tab w:val="left" w:pos="1100"/>
          <w:tab w:val="right" w:leader="dot" w:pos="8630"/>
        </w:tabs>
        <w:rPr>
          <w:rFonts w:asciiTheme="minorHAnsi" w:eastAsiaTheme="minorEastAsia" w:hAnsiTheme="minorHAnsi" w:cstheme="minorBidi"/>
          <w:noProof/>
          <w:sz w:val="22"/>
          <w:szCs w:val="22"/>
          <w:lang w:val="en-CA" w:eastAsia="en-CA"/>
        </w:rPr>
      </w:pPr>
      <w:hyperlink w:anchor="_Toc458154293" w:history="1">
        <w:r w:rsidR="00AD44BE" w:rsidRPr="00822ED7">
          <w:rPr>
            <w:rStyle w:val="Hyperlink"/>
            <w:noProof/>
          </w:rPr>
          <w:t>A.17.</w:t>
        </w:r>
        <w:r w:rsidR="00AD44BE">
          <w:rPr>
            <w:rFonts w:asciiTheme="minorHAnsi" w:eastAsiaTheme="minorEastAsia" w:hAnsiTheme="minorHAnsi" w:cstheme="minorBidi"/>
            <w:noProof/>
            <w:sz w:val="22"/>
            <w:szCs w:val="22"/>
            <w:lang w:val="en-CA" w:eastAsia="en-CA"/>
          </w:rPr>
          <w:tab/>
        </w:r>
        <w:r w:rsidR="00AD44BE" w:rsidRPr="00822ED7">
          <w:rPr>
            <w:rStyle w:val="Hyperlink"/>
            <w:noProof/>
          </w:rPr>
          <w:t>Conformance class: GeoSciML Lite XML Encoding for GML</w:t>
        </w:r>
        <w:r w:rsidR="00AD44BE">
          <w:rPr>
            <w:noProof/>
            <w:webHidden/>
          </w:rPr>
          <w:tab/>
        </w:r>
        <w:r w:rsidR="00AD44BE">
          <w:rPr>
            <w:noProof/>
            <w:webHidden/>
          </w:rPr>
          <w:fldChar w:fldCharType="begin"/>
        </w:r>
        <w:r w:rsidR="00AD44BE">
          <w:rPr>
            <w:noProof/>
            <w:webHidden/>
          </w:rPr>
          <w:instrText xml:space="preserve"> PAGEREF _Toc458154293 \h </w:instrText>
        </w:r>
        <w:r w:rsidR="00AD44BE">
          <w:rPr>
            <w:noProof/>
            <w:webHidden/>
          </w:rPr>
        </w:r>
        <w:r w:rsidR="00AD44BE">
          <w:rPr>
            <w:noProof/>
            <w:webHidden/>
          </w:rPr>
          <w:fldChar w:fldCharType="separate"/>
        </w:r>
        <w:r w:rsidR="00AD44BE">
          <w:rPr>
            <w:noProof/>
            <w:webHidden/>
          </w:rPr>
          <w:t>244</w:t>
        </w:r>
        <w:r w:rsidR="00AD44BE">
          <w:rPr>
            <w:noProof/>
            <w:webHidden/>
          </w:rPr>
          <w:fldChar w:fldCharType="end"/>
        </w:r>
      </w:hyperlink>
    </w:p>
    <w:p w14:paraId="3108A54A" w14:textId="77777777" w:rsidR="00AD44BE" w:rsidRDefault="00AE476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94" w:history="1">
        <w:r w:rsidR="00AD44BE" w:rsidRPr="00822ED7">
          <w:rPr>
            <w:rStyle w:val="Hyperlink"/>
            <w:noProof/>
            <w:lang w:val="en-CA"/>
          </w:rPr>
          <w:t>Annex B.</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Revision history</w:t>
        </w:r>
        <w:r w:rsidR="00AD44BE">
          <w:rPr>
            <w:noProof/>
            <w:webHidden/>
          </w:rPr>
          <w:tab/>
        </w:r>
        <w:r w:rsidR="00AD44BE">
          <w:rPr>
            <w:noProof/>
            <w:webHidden/>
          </w:rPr>
          <w:fldChar w:fldCharType="begin"/>
        </w:r>
        <w:r w:rsidR="00AD44BE">
          <w:rPr>
            <w:noProof/>
            <w:webHidden/>
          </w:rPr>
          <w:instrText xml:space="preserve"> PAGEREF _Toc458154294 \h </w:instrText>
        </w:r>
        <w:r w:rsidR="00AD44BE">
          <w:rPr>
            <w:noProof/>
            <w:webHidden/>
          </w:rPr>
        </w:r>
        <w:r w:rsidR="00AD44BE">
          <w:rPr>
            <w:noProof/>
            <w:webHidden/>
          </w:rPr>
          <w:fldChar w:fldCharType="separate"/>
        </w:r>
        <w:r w:rsidR="00AD44BE">
          <w:rPr>
            <w:noProof/>
            <w:webHidden/>
          </w:rPr>
          <w:t>246</w:t>
        </w:r>
        <w:r w:rsidR="00AD44BE">
          <w:rPr>
            <w:noProof/>
            <w:webHidden/>
          </w:rPr>
          <w:fldChar w:fldCharType="end"/>
        </w:r>
      </w:hyperlink>
    </w:p>
    <w:p w14:paraId="33B9D0B7" w14:textId="77777777" w:rsidR="00AD44BE" w:rsidRDefault="00AE476B">
      <w:pPr>
        <w:pStyle w:val="TOC2"/>
        <w:tabs>
          <w:tab w:val="left" w:pos="1540"/>
          <w:tab w:val="right" w:leader="dot" w:pos="8630"/>
        </w:tabs>
        <w:rPr>
          <w:rFonts w:asciiTheme="minorHAnsi" w:eastAsiaTheme="minorEastAsia" w:hAnsiTheme="minorHAnsi" w:cstheme="minorBidi"/>
          <w:noProof/>
          <w:sz w:val="22"/>
          <w:szCs w:val="22"/>
          <w:lang w:val="en-CA" w:eastAsia="en-CA"/>
        </w:rPr>
      </w:pPr>
      <w:hyperlink w:anchor="_Toc458154295" w:history="1">
        <w:r w:rsidR="00AD44BE" w:rsidRPr="00822ED7">
          <w:rPr>
            <w:rStyle w:val="Hyperlink"/>
            <w:noProof/>
            <w:lang w:val="en-CA"/>
          </w:rPr>
          <w:t>Annex C.</w:t>
        </w:r>
        <w:r w:rsidR="00AD44BE">
          <w:rPr>
            <w:rFonts w:asciiTheme="minorHAnsi" w:eastAsiaTheme="minorEastAsia" w:hAnsiTheme="minorHAnsi" w:cstheme="minorBidi"/>
            <w:noProof/>
            <w:sz w:val="22"/>
            <w:szCs w:val="22"/>
            <w:lang w:val="en-CA" w:eastAsia="en-CA"/>
          </w:rPr>
          <w:tab/>
        </w:r>
        <w:r w:rsidR="00AD44BE" w:rsidRPr="00822ED7">
          <w:rPr>
            <w:rStyle w:val="Hyperlink"/>
            <w:noProof/>
            <w:lang w:val="en-CA"/>
          </w:rPr>
          <w:t>Bibliography</w:t>
        </w:r>
        <w:r w:rsidR="00AD44BE">
          <w:rPr>
            <w:noProof/>
            <w:webHidden/>
          </w:rPr>
          <w:tab/>
        </w:r>
        <w:r w:rsidR="00AD44BE">
          <w:rPr>
            <w:noProof/>
            <w:webHidden/>
          </w:rPr>
          <w:fldChar w:fldCharType="begin"/>
        </w:r>
        <w:r w:rsidR="00AD44BE">
          <w:rPr>
            <w:noProof/>
            <w:webHidden/>
          </w:rPr>
          <w:instrText xml:space="preserve"> PAGEREF _Toc458154295 \h </w:instrText>
        </w:r>
        <w:r w:rsidR="00AD44BE">
          <w:rPr>
            <w:noProof/>
            <w:webHidden/>
          </w:rPr>
        </w:r>
        <w:r w:rsidR="00AD44BE">
          <w:rPr>
            <w:noProof/>
            <w:webHidden/>
          </w:rPr>
          <w:fldChar w:fldCharType="separate"/>
        </w:r>
        <w:r w:rsidR="00AD44BE">
          <w:rPr>
            <w:noProof/>
            <w:webHidden/>
          </w:rPr>
          <w:t>247</w:t>
        </w:r>
        <w:r w:rsidR="00AD44BE">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ECF528A"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w:t>
      </w:r>
      <w:r w:rsidR="00926590">
        <w:rPr>
          <w:lang w:val="en-CA"/>
        </w:rPr>
        <w:t>includes</w:t>
      </w:r>
      <w:r w:rsidR="00C822F3">
        <w:rPr>
          <w:lang w:val="en-CA"/>
        </w:rPr>
        <w:t xml:space="preserve"> a </w:t>
      </w:r>
      <w:r w:rsidR="006C01C8" w:rsidRPr="00276900">
        <w:rPr>
          <w:i/>
          <w:lang w:val="en-CA"/>
        </w:rPr>
        <w:t>lite</w:t>
      </w:r>
      <w:r w:rsidR="006C01C8">
        <w:rPr>
          <w:lang w:val="en-CA"/>
        </w:rPr>
        <w:t xml:space="preserve"> </w:t>
      </w:r>
      <w:r w:rsidR="00C822F3">
        <w:rPr>
          <w:lang w:val="en-CA"/>
        </w:rPr>
        <w:t>model, used for</w:t>
      </w:r>
      <w:r w:rsidR="00926590">
        <w:rPr>
          <w:lang w:val="en-CA"/>
        </w:rPr>
        <w:t xml:space="preserve"> simple map-</w:t>
      </w:r>
      <w:r w:rsidR="009E76CF">
        <w:rPr>
          <w:lang w:val="en-CA"/>
        </w:rPr>
        <w:t>based application</w:t>
      </w:r>
      <w:r w:rsidR="00384CB6">
        <w:rPr>
          <w:lang w:val="en-CA"/>
        </w:rPr>
        <w:t>s</w:t>
      </w:r>
      <w:r w:rsidR="00926590">
        <w:rPr>
          <w:lang w:val="en-CA"/>
        </w:rPr>
        <w:t>;</w:t>
      </w:r>
      <w:r w:rsidR="009E76CF">
        <w:rPr>
          <w:lang w:val="en-CA"/>
        </w:rPr>
        <w:t xml:space="preserve"> </w:t>
      </w:r>
      <w:r w:rsidR="00C822F3">
        <w:rPr>
          <w:lang w:val="en-CA"/>
        </w:rPr>
        <w:t xml:space="preserve">a </w:t>
      </w:r>
      <w:r w:rsidR="00C822F3" w:rsidRPr="00926590">
        <w:rPr>
          <w:i/>
          <w:lang w:val="en-CA"/>
        </w:rPr>
        <w:t>basic</w:t>
      </w:r>
      <w:r w:rsidR="00C822F3">
        <w:rPr>
          <w:lang w:val="en-CA"/>
        </w:rPr>
        <w:t xml:space="preserve"> model, aligned on INSPIRE, for basic data exchange</w:t>
      </w:r>
      <w:r w:rsidR="00384CB6">
        <w:rPr>
          <w:lang w:val="en-CA"/>
        </w:rPr>
        <w:t>;</w:t>
      </w:r>
      <w:r w:rsidR="00C822F3">
        <w:rPr>
          <w:lang w:val="en-CA"/>
        </w:rPr>
        <w:t xml:space="preserve"> and</w:t>
      </w:r>
      <w:r w:rsidR="00926590">
        <w:rPr>
          <w:lang w:val="en-CA"/>
        </w:rPr>
        <w:t xml:space="preserve"> an</w:t>
      </w:r>
      <w:r w:rsidR="00C822F3">
        <w:rPr>
          <w:lang w:val="en-CA"/>
        </w:rPr>
        <w:t xml:space="preserve"> </w:t>
      </w:r>
      <w:r w:rsidR="00C822F3" w:rsidRPr="00926590">
        <w:rPr>
          <w:i/>
          <w:lang w:val="en-CA"/>
        </w:rPr>
        <w:t>extended</w:t>
      </w:r>
      <w:r w:rsidR="00C822F3">
        <w:rPr>
          <w:lang w:val="en-CA"/>
        </w:rPr>
        <w:t xml:space="preserve"> model to address </w:t>
      </w:r>
      <w:r w:rsidR="00D806CC">
        <w:rPr>
          <w:lang w:val="en-CA"/>
        </w:rPr>
        <w:t>more complex scenarios</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r w:rsidRPr="00D12552">
        <w:rPr>
          <w:lang w:val="en-CA"/>
        </w:rPr>
        <w:t>Submitting organizations</w:t>
      </w:r>
      <w:bookmarkEnd w:id="2"/>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bookmarkStart w:id="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2128D4B2"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w:t>
      </w:r>
      <w:r w:rsidR="006844F1">
        <w:rPr>
          <w:rFonts w:ascii="TimesNewRomanPSMT" w:hAnsi="TimesNewRomanPSMT" w:cs="TimesNewRomanPSMT"/>
          <w:lang w:val="en-CA"/>
        </w:rPr>
        <w:t>NERC-</w:t>
      </w:r>
      <w:r w:rsidRPr="00D12552">
        <w:rPr>
          <w:rFonts w:ascii="TimesNewRomanPSMT" w:hAnsi="TimesNewRomanPSMT" w:cs="TimesNewRomanPSMT"/>
          <w:lang w:val="en-CA"/>
        </w:rPr>
        <w:t>BGS), UK</w:t>
      </w:r>
    </w:p>
    <w:p w14:paraId="5EEF0A96" w14:textId="77777777" w:rsidR="00A4612F" w:rsidRPr="00792D31" w:rsidRDefault="00A4612F" w:rsidP="00C44904">
      <w:pPr>
        <w:pStyle w:val="ListParagraph"/>
        <w:numPr>
          <w:ilvl w:val="0"/>
          <w:numId w:val="8"/>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C44904">
      <w:pPr>
        <w:pStyle w:val="ListParagraph"/>
        <w:numPr>
          <w:ilvl w:val="0"/>
          <w:numId w:val="8"/>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C44904">
      <w:pPr>
        <w:pStyle w:val="ListParagraph"/>
        <w:numPr>
          <w:ilvl w:val="0"/>
          <w:numId w:val="8"/>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9262" w:type="dxa"/>
        <w:jc w:val="center"/>
        <w:tblInd w:w="3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4"/>
        <w:gridCol w:w="3851"/>
        <w:gridCol w:w="3467"/>
      </w:tblGrid>
      <w:tr w:rsidR="00AA18A0" w:rsidRPr="00D12552" w14:paraId="2E27FF08" w14:textId="0610284E" w:rsidTr="00AE1A69">
        <w:trPr>
          <w:jc w:val="center"/>
        </w:trPr>
        <w:tc>
          <w:tcPr>
            <w:tcW w:w="1944"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3467"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E1A69">
        <w:trPr>
          <w:jc w:val="center"/>
        </w:trPr>
        <w:tc>
          <w:tcPr>
            <w:tcW w:w="1944"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3467" w:type="dxa"/>
          </w:tcPr>
          <w:p w14:paraId="4DBEAF6B" w14:textId="611D471F" w:rsidR="00AA18A0" w:rsidRPr="00D12552" w:rsidRDefault="00AE476B" w:rsidP="00CE0562">
            <w:pPr>
              <w:rPr>
                <w:lang w:val="en-CA"/>
              </w:rPr>
            </w:pPr>
            <w:hyperlink r:id="rId11" w:history="1">
              <w:r w:rsidR="00AA18A0" w:rsidRPr="00AA18A0">
                <w:t>oliver.raymond@ga.gov.au</w:t>
              </w:r>
            </w:hyperlink>
          </w:p>
        </w:tc>
      </w:tr>
      <w:tr w:rsidR="00AA18A0" w:rsidRPr="00D12552" w14:paraId="742CD91F" w14:textId="275C7B1B" w:rsidTr="00AE1A69">
        <w:trPr>
          <w:jc w:val="center"/>
        </w:trPr>
        <w:tc>
          <w:tcPr>
            <w:tcW w:w="1944" w:type="dxa"/>
          </w:tcPr>
          <w:p w14:paraId="3DDBDFD8" w14:textId="62362C7D" w:rsidR="00AA18A0" w:rsidRPr="00D12552" w:rsidRDefault="00C446E1" w:rsidP="00CE0562">
            <w:pPr>
              <w:rPr>
                <w:lang w:val="en-CA"/>
              </w:rPr>
            </w:pPr>
            <w:r>
              <w:rPr>
                <w:lang w:val="en-CA"/>
              </w:rPr>
              <w:t>Marcus Sen</w:t>
            </w:r>
          </w:p>
        </w:tc>
        <w:tc>
          <w:tcPr>
            <w:tcW w:w="3851" w:type="dxa"/>
          </w:tcPr>
          <w:p w14:paraId="372727C1" w14:textId="18DF65D1" w:rsidR="00AA18A0" w:rsidRPr="00D12552" w:rsidRDefault="00C446E1" w:rsidP="00CE0562">
            <w:pPr>
              <w:rPr>
                <w:lang w:val="en-CA"/>
              </w:rPr>
            </w:pPr>
            <w:r w:rsidRPr="00D12552">
              <w:rPr>
                <w:rFonts w:ascii="TimesNewRomanPSMT" w:hAnsi="TimesNewRomanPSMT" w:cs="TimesNewRomanPSMT"/>
                <w:lang w:val="en-CA"/>
              </w:rPr>
              <w:t>British Geological Survey</w:t>
            </w:r>
          </w:p>
        </w:tc>
        <w:tc>
          <w:tcPr>
            <w:tcW w:w="3467" w:type="dxa"/>
          </w:tcPr>
          <w:p w14:paraId="21EB8F7B" w14:textId="4D51B773" w:rsidR="00AA18A0" w:rsidRPr="00D12552" w:rsidRDefault="00C446E1" w:rsidP="00C446E1">
            <w:pPr>
              <w:rPr>
                <w:lang w:val="en-CA"/>
              </w:rPr>
            </w:pPr>
            <w:r>
              <w:rPr>
                <w:lang w:val="en-CA"/>
              </w:rPr>
              <w:t>mase</w:t>
            </w:r>
            <w:r w:rsidRPr="00AA18A0">
              <w:rPr>
                <w:lang w:val="en-CA"/>
              </w:rPr>
              <w:t>@</w:t>
            </w:r>
            <w:r>
              <w:rPr>
                <w:lang w:val="en-CA"/>
              </w:rPr>
              <w:t>bgs.</w:t>
            </w:r>
            <w:r w:rsidR="0021254A">
              <w:rPr>
                <w:lang w:val="en-CA"/>
              </w:rPr>
              <w:t>ac.uk</w:t>
            </w:r>
          </w:p>
        </w:tc>
      </w:tr>
      <w:tr w:rsidR="00AA18A0" w:rsidRPr="00D12552" w14:paraId="279CEFF6" w14:textId="64EC1EE6" w:rsidTr="00AE1A69">
        <w:trPr>
          <w:jc w:val="center"/>
        </w:trPr>
        <w:tc>
          <w:tcPr>
            <w:tcW w:w="1944"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3467"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4" w:name="_Toc458154171"/>
      <w:r w:rsidRPr="00D12552">
        <w:rPr>
          <w:lang w:val="en-CA"/>
        </w:rPr>
        <w:t>Scope</w:t>
      </w:r>
      <w:bookmarkEnd w:id="4"/>
    </w:p>
    <w:p w14:paraId="2501848A" w14:textId="52F79D47"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806CC">
        <w:rPr>
          <w:lang w:val="en-CA"/>
        </w:rPr>
        <w:t>GroundwaterML</w:t>
      </w:r>
      <w:r w:rsidR="00D806CC" w:rsidRPr="00761F44">
        <w:rPr>
          <w:lang w:val="en-CA"/>
        </w:rPr>
        <w:t xml:space="preserve"> </w:t>
      </w:r>
      <w:r w:rsidR="00D12552" w:rsidRPr="00761F44">
        <w:rPr>
          <w:lang w:val="en-CA"/>
        </w:rPr>
        <w:t>for hydrogeology</w:t>
      </w:r>
      <w:r w:rsidR="00D806CC">
        <w:rPr>
          <w:lang w:val="en-CA"/>
        </w:rPr>
        <w:t xml:space="preserve">; OGC 16-032, </w:t>
      </w:r>
      <w:del w:id="5" w:author="Eric Boisvert" w:date="2016-07-11T19:06:00Z">
        <w:r w:rsidR="00D12552" w:rsidRPr="00761F44" w:rsidDel="00C00D3F">
          <w:rPr>
            <w:lang w:val="en-CA"/>
          </w:rPr>
          <w:delText xml:space="preserve"> </w:delText>
        </w:r>
      </w:del>
      <w:r w:rsidR="00D12552" w:rsidRPr="00761F44">
        <w:rPr>
          <w:lang w:val="en-CA"/>
        </w:rPr>
        <w:t xml:space="preserve">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6" w:name="_Toc458154172"/>
      <w:r w:rsidRPr="00D12552">
        <w:rPr>
          <w:lang w:val="en-CA"/>
        </w:rPr>
        <w:t>Conformance</w:t>
      </w:r>
      <w:bookmarkEnd w:id="6"/>
    </w:p>
    <w:p w14:paraId="1723473F" w14:textId="30AAB0D5" w:rsidR="009A7B37" w:rsidRPr="009A49CB" w:rsidRDefault="00211657">
      <w:pPr>
        <w:rPr>
          <w:lang w:val="en-CA"/>
        </w:rPr>
      </w:pPr>
      <w:r w:rsidRPr="009A49CB">
        <w:rPr>
          <w:lang w:val="en-CA"/>
        </w:rPr>
        <w:t>This s</w:t>
      </w:r>
      <w:r w:rsidR="009A7B37" w:rsidRPr="009A49CB">
        <w:rPr>
          <w:lang w:val="en-CA"/>
        </w:rPr>
        <w:t xml:space="preserve">tandard </w:t>
      </w:r>
      <w:r w:rsidR="00A17543" w:rsidRPr="009A49CB">
        <w:rPr>
          <w:lang w:val="en-CA"/>
        </w:rPr>
        <w:t xml:space="preserve">defines a logical model and an XML encoding </w:t>
      </w:r>
      <w:r w:rsidR="003C0FEA" w:rsidRPr="009A49CB">
        <w:rPr>
          <w:lang w:val="en-CA"/>
        </w:rPr>
        <w:t xml:space="preserve"> </w:t>
      </w:r>
      <w:r w:rsidR="00C6419D" w:rsidRPr="009A49CB">
        <w:rPr>
          <w:lang w:val="en-CA"/>
        </w:rPr>
        <w:t xml:space="preserve">which </w:t>
      </w:r>
      <w:r w:rsidR="003C0FEA" w:rsidRPr="009A49CB">
        <w:rPr>
          <w:lang w:val="en-CA"/>
        </w:rPr>
        <w:t xml:space="preserve">conform to OGC GML 3.3 encoding rules, itself, an </w:t>
      </w:r>
      <w:r w:rsidR="00122E1A" w:rsidRPr="009A49CB">
        <w:rPr>
          <w:lang w:val="en-CA"/>
        </w:rPr>
        <w:t>iteration over</w:t>
      </w:r>
      <w:r w:rsidR="003C0FEA" w:rsidRPr="009A49CB">
        <w:rPr>
          <w:lang w:val="en-CA"/>
        </w:rPr>
        <w:t xml:space="preserve"> ISO 19136 (2007). </w:t>
      </w:r>
    </w:p>
    <w:p w14:paraId="3F70FD13" w14:textId="52C322F0" w:rsidR="009A7B37" w:rsidRPr="009A49CB" w:rsidRDefault="00A17543">
      <w:pPr>
        <w:rPr>
          <w:lang w:val="en-CA"/>
        </w:rPr>
      </w:pPr>
      <w:r w:rsidRPr="009A49CB">
        <w:rPr>
          <w:lang w:val="en-CA"/>
        </w:rPr>
        <w:t xml:space="preserve">Requirements for </w:t>
      </w:r>
      <w:r w:rsidR="00501FA1" w:rsidRPr="009A49CB">
        <w:rPr>
          <w:lang w:val="en-CA"/>
        </w:rPr>
        <w:t>two</w:t>
      </w:r>
      <w:r w:rsidR="009A7B37" w:rsidRPr="009A49CB">
        <w:rPr>
          <w:lang w:val="en-CA"/>
        </w:rPr>
        <w:t xml:space="preserve"> standardization target types are considered:</w:t>
      </w:r>
    </w:p>
    <w:p w14:paraId="6CA99CCA" w14:textId="1063EF6B" w:rsidR="009A7B37" w:rsidRPr="009A49CB" w:rsidRDefault="008B5A54">
      <w:pPr>
        <w:pStyle w:val="List2OGCbullets"/>
        <w:rPr>
          <w:lang w:val="en-CA"/>
        </w:rPr>
      </w:pPr>
      <w:r w:rsidRPr="009A49CB">
        <w:rPr>
          <w:lang w:val="en-CA"/>
        </w:rPr>
        <w:t xml:space="preserve">Encoding </w:t>
      </w:r>
    </w:p>
    <w:p w14:paraId="41F0D7E3" w14:textId="50988F4E" w:rsidR="009A7B37" w:rsidRPr="009A49CB" w:rsidRDefault="00A17543">
      <w:pPr>
        <w:pStyle w:val="List2OGCbullets"/>
        <w:rPr>
          <w:lang w:val="en-CA"/>
        </w:rPr>
      </w:pPr>
      <w:r w:rsidRPr="009A49CB">
        <w:rPr>
          <w:lang w:val="en-CA"/>
        </w:rPr>
        <w:lastRenderedPageBreak/>
        <w:t>Data instance</w:t>
      </w:r>
      <w:r w:rsidR="007C5519" w:rsidRPr="009A49CB">
        <w:rPr>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7" w:name="_Toc458154173"/>
      <w:r w:rsidRPr="00D12552">
        <w:rPr>
          <w:lang w:val="en-CA"/>
        </w:rPr>
        <w:t>References</w:t>
      </w:r>
      <w:bookmarkEnd w:id="7"/>
    </w:p>
    <w:p w14:paraId="5F8CE84A" w14:textId="77CD4FDF" w:rsidR="00FA3D28" w:rsidRPr="00D12552" w:rsidRDefault="00FA3D28" w:rsidP="00FA3D28">
      <w:pPr>
        <w:rPr>
          <w:lang w:val="en-CA"/>
        </w:rPr>
      </w:pPr>
      <w:r w:rsidRPr="00D12552">
        <w:rPr>
          <w:lang w:val="en-CA"/>
        </w:rPr>
        <w:t>The following normative documents are referenced in the text or provide significant context fo</w:t>
      </w:r>
      <w:r w:rsidR="00243F79">
        <w:rPr>
          <w:lang w:val="en-CA"/>
        </w:rPr>
        <w:t>r the development of GeoSciML 4</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06-121r9, OGC® Web Services Common Standard</w:t>
      </w:r>
    </w:p>
    <w:p w14:paraId="25146681" w14:textId="74B6171F" w:rsidR="00FA3D28" w:rsidRDefault="00FA3D28" w:rsidP="00C44904">
      <w:pPr>
        <w:pStyle w:val="ListParagraph"/>
        <w:numPr>
          <w:ilvl w:val="0"/>
          <w:numId w:val="9"/>
        </w:numPr>
        <w:spacing w:after="0" w:line="276" w:lineRule="auto"/>
        <w:rPr>
          <w:lang w:val="en-CA"/>
        </w:rPr>
      </w:pPr>
      <w:r w:rsidRPr="00BD7B2A">
        <w:rPr>
          <w:lang w:val="en-CA"/>
        </w:rPr>
        <w:t xml:space="preserve">ISO 19103:2005 </w:t>
      </w:r>
      <w:r w:rsidR="00685E8A">
        <w:rPr>
          <w:lang w:val="en-CA"/>
        </w:rPr>
        <w:t>-</w:t>
      </w:r>
      <w:r w:rsidRPr="00BD7B2A">
        <w:rPr>
          <w:lang w:val="en-CA"/>
        </w:rPr>
        <w:t xml:space="preserve"> Conceptual Schema Language</w:t>
      </w:r>
    </w:p>
    <w:p w14:paraId="34E5371D" w14:textId="790A0C73" w:rsidR="007F26AE" w:rsidRDefault="007F26AE" w:rsidP="00C44904">
      <w:pPr>
        <w:pStyle w:val="ListParagraph"/>
        <w:numPr>
          <w:ilvl w:val="0"/>
          <w:numId w:val="9"/>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C44904">
      <w:pPr>
        <w:pStyle w:val="ListParagraph"/>
        <w:numPr>
          <w:ilvl w:val="0"/>
          <w:numId w:val="9"/>
        </w:numPr>
        <w:spacing w:after="0" w:line="276" w:lineRule="auto"/>
        <w:rPr>
          <w:lang w:val="en-CA"/>
        </w:rPr>
      </w:pPr>
      <w:r>
        <w:rPr>
          <w:lang w:val="en-CA"/>
        </w:rPr>
        <w:t>ISO 19108:2006 - Temporal Schema</w:t>
      </w:r>
    </w:p>
    <w:p w14:paraId="1AAD1631" w14:textId="77777777" w:rsidR="00FA3D28" w:rsidRPr="00BD7B2A" w:rsidRDefault="00FA3D28" w:rsidP="00C44904">
      <w:pPr>
        <w:pStyle w:val="ListParagraph"/>
        <w:numPr>
          <w:ilvl w:val="0"/>
          <w:numId w:val="9"/>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C44904">
      <w:pPr>
        <w:pStyle w:val="ListParagraph"/>
        <w:numPr>
          <w:ilvl w:val="0"/>
          <w:numId w:val="9"/>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4649D165" w:rsidR="00FA3D28" w:rsidRPr="00BD7B2A" w:rsidRDefault="00FA3D28" w:rsidP="00C44904">
      <w:pPr>
        <w:pStyle w:val="ListParagraph"/>
        <w:numPr>
          <w:ilvl w:val="0"/>
          <w:numId w:val="9"/>
        </w:numPr>
        <w:spacing w:after="0" w:line="276" w:lineRule="auto"/>
        <w:rPr>
          <w:lang w:val="en-CA"/>
        </w:rPr>
      </w:pPr>
      <w:r w:rsidRPr="00BD7B2A">
        <w:rPr>
          <w:lang w:val="en-CA"/>
        </w:rPr>
        <w:t xml:space="preserve">OGC Abstract Specification Topic 11 – Geographic information </w:t>
      </w:r>
      <w:r w:rsidR="00685E8A">
        <w:rPr>
          <w:lang w:val="en-CA"/>
        </w:rPr>
        <w:t>-</w:t>
      </w:r>
      <w:r w:rsidRPr="00BD7B2A">
        <w:rPr>
          <w:lang w:val="en-CA"/>
        </w:rPr>
        <w:t xml:space="preserve">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C44904">
      <w:pPr>
        <w:pStyle w:val="ListParagraph"/>
        <w:numPr>
          <w:ilvl w:val="0"/>
          <w:numId w:val="9"/>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7F095910" w14:textId="25CA70F2" w:rsidR="00FA3D28" w:rsidRPr="00C8043F" w:rsidRDefault="00FA3D28" w:rsidP="00C8043F">
      <w:pPr>
        <w:pStyle w:val="ListParagraph"/>
        <w:numPr>
          <w:ilvl w:val="0"/>
          <w:numId w:val="9"/>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r w:rsidR="00C8043F">
        <w:rPr>
          <w:lang w:val="en-CA"/>
        </w:rPr>
        <w:t xml:space="preserve"> </w:t>
      </w:r>
      <w:r w:rsidRPr="00C8043F">
        <w:rPr>
          <w:lang w:val="en-CA"/>
        </w:rPr>
        <w:t xml:space="preserve">Geographic information </w:t>
      </w:r>
      <w:r w:rsidR="00685E8A" w:rsidRPr="00C8043F">
        <w:rPr>
          <w:lang w:val="en-CA"/>
        </w:rPr>
        <w:t>-</w:t>
      </w:r>
      <w:r w:rsidRPr="00C8043F">
        <w:rPr>
          <w:lang w:val="en-CA"/>
        </w:rPr>
        <w:t xml:space="preserve"> Observations and Measurements)</w:t>
      </w:r>
    </w:p>
    <w:p w14:paraId="24AAB074" w14:textId="757E6777" w:rsidR="00FA3D28" w:rsidRPr="00BD7B2A" w:rsidRDefault="00FA3D28" w:rsidP="00C44904">
      <w:pPr>
        <w:pStyle w:val="ListParagraph"/>
        <w:numPr>
          <w:ilvl w:val="0"/>
          <w:numId w:val="9"/>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00C8043F">
        <w:rPr>
          <w:lang w:val="en-CA"/>
        </w:rPr>
        <w:t>(</w:t>
      </w:r>
      <w:r w:rsidRPr="00BD7B2A">
        <w:rPr>
          <w:lang w:val="en-CA"/>
        </w:rPr>
        <w:t>http://www.opengis.net/doc/IS/OMXML/2.0</w:t>
      </w:r>
      <w:r w:rsidR="00C8043F">
        <w:rPr>
          <w:lang w:val="en-CA"/>
        </w:rPr>
        <w:t>)</w:t>
      </w:r>
    </w:p>
    <w:p w14:paraId="43400C83" w14:textId="27805660" w:rsidR="00FA3D28" w:rsidRDefault="00FA3D28" w:rsidP="00C44904">
      <w:pPr>
        <w:pStyle w:val="ListParagraph"/>
        <w:numPr>
          <w:ilvl w:val="0"/>
          <w:numId w:val="9"/>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00C8043F">
        <w:rPr>
          <w:lang w:val="en-CA"/>
        </w:rPr>
        <w:t>(</w:t>
      </w:r>
      <w:r w:rsidRPr="00BD7B2A">
        <w:rPr>
          <w:lang w:val="en-CA"/>
        </w:rPr>
        <w:t>http://www.opengis.net/doc/IS/SWECommon/2.0</w:t>
      </w:r>
      <w:r w:rsidR="00C8043F">
        <w:rPr>
          <w:lang w:val="en-CA"/>
        </w:rPr>
        <w:t>)</w:t>
      </w:r>
    </w:p>
    <w:p w14:paraId="06263105" w14:textId="7563C04A" w:rsidR="00C8043F" w:rsidRPr="00BD7B2A" w:rsidRDefault="00C8043F" w:rsidP="00C8043F">
      <w:pPr>
        <w:pStyle w:val="ListParagraph"/>
        <w:numPr>
          <w:ilvl w:val="0"/>
          <w:numId w:val="9"/>
        </w:numPr>
        <w:spacing w:after="0" w:line="276" w:lineRule="auto"/>
        <w:rPr>
          <w:lang w:val="en-CA"/>
        </w:rPr>
      </w:pPr>
      <w:r w:rsidRPr="00C8043F">
        <w:rPr>
          <w:lang w:val="en-CA"/>
        </w:rPr>
        <w:lastRenderedPageBreak/>
        <w:t>RFC 3986</w:t>
      </w:r>
      <w:r>
        <w:rPr>
          <w:lang w:val="en-CA"/>
        </w:rPr>
        <w:t xml:space="preserve"> - </w:t>
      </w:r>
      <w:r w:rsidRPr="00C8043F">
        <w:rPr>
          <w:lang w:val="en-CA"/>
        </w:rPr>
        <w:t>Uniform Resource Identifier (URI): Generic Syntax</w:t>
      </w:r>
      <w:r>
        <w:rPr>
          <w:lang w:val="en-CA"/>
        </w:rPr>
        <w:t>, 2005. (</w:t>
      </w:r>
      <w:r w:rsidRPr="00C8043F">
        <w:rPr>
          <w:lang w:val="en-CA"/>
        </w:rPr>
        <w:t>http://www.rfc-base.org/rfc-3986.html</w:t>
      </w:r>
      <w:r>
        <w:rPr>
          <w:lang w:val="en-CA"/>
        </w:rPr>
        <w:t>)</w:t>
      </w:r>
    </w:p>
    <w:p w14:paraId="0B2CC42D" w14:textId="6B59EBEF" w:rsidR="00FA3D28" w:rsidRPr="00BD7B2A" w:rsidRDefault="00FA3D28" w:rsidP="00C44904">
      <w:pPr>
        <w:pStyle w:val="ListParagraph"/>
        <w:numPr>
          <w:ilvl w:val="0"/>
          <w:numId w:val="9"/>
        </w:numPr>
        <w:spacing w:after="0" w:line="276" w:lineRule="auto"/>
        <w:rPr>
          <w:lang w:val="en-CA"/>
        </w:rPr>
      </w:pPr>
      <w:r w:rsidRPr="00BD7B2A">
        <w:rPr>
          <w:lang w:val="en-CA"/>
        </w:rPr>
        <w:t xml:space="preserve">Schematron: ISO/IEC 19757-3, Information technology </w:t>
      </w:r>
      <w:r w:rsidR="00685E8A">
        <w:rPr>
          <w:lang w:val="en-CA"/>
        </w:rPr>
        <w:t>-</w:t>
      </w:r>
      <w:r w:rsidRPr="00BD7B2A">
        <w:rPr>
          <w:lang w:val="en-CA"/>
        </w:rPr>
        <w:t xml:space="preserve"> Document Schema Definition</w:t>
      </w:r>
      <w:r w:rsidR="00BD7B2A" w:rsidRPr="00BD7B2A">
        <w:rPr>
          <w:lang w:val="en-CA"/>
        </w:rPr>
        <w:t xml:space="preserve"> </w:t>
      </w:r>
      <w:r w:rsidRPr="00BD7B2A">
        <w:rPr>
          <w:lang w:val="en-CA"/>
        </w:rPr>
        <w:t xml:space="preserve">Languages (DSDL) </w:t>
      </w:r>
      <w:r w:rsidR="00685E8A">
        <w:rPr>
          <w:lang w:val="en-CA"/>
        </w:rPr>
        <w:t>-</w:t>
      </w:r>
      <w:r w:rsidRPr="00BD7B2A">
        <w:rPr>
          <w:lang w:val="en-CA"/>
        </w:rPr>
        <w:t xml:space="preserve"> Part 3: Rule-based validation </w:t>
      </w:r>
      <w:r w:rsidR="00685E8A">
        <w:rPr>
          <w:lang w:val="en-CA"/>
        </w:rPr>
        <w:t>-</w:t>
      </w:r>
      <w:r w:rsidRPr="00BD7B2A">
        <w:rPr>
          <w:lang w:val="en-CA"/>
        </w:rPr>
        <w:t xml:space="preserve"> Schematron</w:t>
      </w:r>
      <w:r w:rsidR="00BD7B2A" w:rsidRPr="00BD7B2A">
        <w:rPr>
          <w:lang w:val="en-CA"/>
        </w:rPr>
        <w:t xml:space="preserve"> </w:t>
      </w:r>
      <w:r w:rsidR="00685E8A">
        <w:rPr>
          <w:lang w:val="en-CA"/>
        </w:rPr>
        <w:t>(</w:t>
      </w:r>
      <w:r w:rsidR="00BD7B2A" w:rsidRPr="00685E8A">
        <w:rPr>
          <w:lang w:val="en-CA"/>
        </w:rPr>
        <w:t>http://standards.iso.org/ittf/PubliclyAvailableStandards/c040833_ISO_IEC_19757-3_2006(E).zip</w:t>
      </w:r>
      <w:r w:rsidR="00685E8A">
        <w:rPr>
          <w:lang w:val="en-CA"/>
        </w:rPr>
        <w:t>)</w:t>
      </w:r>
      <w:r w:rsidR="00BD7B2A">
        <w:rPr>
          <w:lang w:val="en-CA"/>
        </w:rPr>
        <w:t xml:space="preserve"> </w:t>
      </w:r>
    </w:p>
    <w:p w14:paraId="4F6EA9DE" w14:textId="3B80D2F2" w:rsidR="00FA3D28" w:rsidRPr="00BD7B2A" w:rsidRDefault="00FA3D28" w:rsidP="00C44904">
      <w:pPr>
        <w:pStyle w:val="ListParagraph"/>
        <w:numPr>
          <w:ilvl w:val="0"/>
          <w:numId w:val="9"/>
        </w:numPr>
        <w:spacing w:after="0" w:line="276" w:lineRule="auto"/>
        <w:rPr>
          <w:lang w:val="en-CA"/>
        </w:rPr>
      </w:pPr>
      <w:r w:rsidRPr="00BD7B2A">
        <w:rPr>
          <w:lang w:val="en-CA"/>
        </w:rPr>
        <w:t xml:space="preserve">The Specification Model </w:t>
      </w:r>
      <w:r w:rsidR="00685E8A">
        <w:rPr>
          <w:lang w:val="en-CA"/>
        </w:rPr>
        <w:t>-</w:t>
      </w:r>
      <w:r w:rsidRPr="00BD7B2A">
        <w:rPr>
          <w:lang w:val="en-CA"/>
        </w:rPr>
        <w:t xml:space="preserve"> A Standard for Modular specifications OGC Document 08-131r3.</w:t>
      </w:r>
      <w:r w:rsidR="00BD7B2A" w:rsidRPr="00BD7B2A">
        <w:rPr>
          <w:lang w:val="en-CA"/>
        </w:rPr>
        <w:t xml:space="preserve"> </w:t>
      </w:r>
    </w:p>
    <w:p w14:paraId="63779A57" w14:textId="23C20902" w:rsidR="00FA3D28" w:rsidRPr="00BD7B2A" w:rsidRDefault="00FA3D28" w:rsidP="00C44904">
      <w:pPr>
        <w:pStyle w:val="ListParagraph"/>
        <w:numPr>
          <w:ilvl w:val="0"/>
          <w:numId w:val="9"/>
        </w:numPr>
        <w:spacing w:after="0" w:line="276" w:lineRule="auto"/>
        <w:rPr>
          <w:lang w:val="en-CA"/>
        </w:rPr>
      </w:pPr>
      <w:r w:rsidRPr="00BD7B2A">
        <w:rPr>
          <w:lang w:val="en-CA"/>
        </w:rPr>
        <w:t xml:space="preserve">Unified Code for Units of Measure (UCUM) </w:t>
      </w:r>
      <w:r w:rsidR="00685E8A">
        <w:rPr>
          <w:lang w:val="en-CA"/>
        </w:rPr>
        <w:t>-</w:t>
      </w:r>
      <w:r w:rsidRPr="00BD7B2A">
        <w:rPr>
          <w:lang w:val="en-CA"/>
        </w:rPr>
        <w:t xml:space="preserve"> Version </w:t>
      </w:r>
      <w:r w:rsidR="007F26AE">
        <w:rPr>
          <w:lang w:val="en-CA"/>
        </w:rPr>
        <w:t>2.0.1</w:t>
      </w:r>
      <w:r w:rsidRPr="00BD7B2A">
        <w:rPr>
          <w:lang w:val="en-CA"/>
        </w:rPr>
        <w:t xml:space="preserve">, </w:t>
      </w:r>
      <w:r w:rsidR="00DC6EB2">
        <w:rPr>
          <w:lang w:val="en-CA"/>
        </w:rPr>
        <w:t>2014.</w:t>
      </w:r>
      <w:r w:rsidR="007F26AE">
        <w:rPr>
          <w:lang w:val="en-CA"/>
        </w:rPr>
        <w:t xml:space="preserve"> </w:t>
      </w:r>
      <w:r w:rsidR="00DC6EB2">
        <w:rPr>
          <w:lang w:val="en-CA"/>
        </w:rPr>
        <w:t>(</w:t>
      </w:r>
      <w:r w:rsidR="007F26AE" w:rsidRPr="007F26AE">
        <w:rPr>
          <w:lang w:val="en-CA"/>
        </w:rPr>
        <w:t>http://unitsofmeasure.org/ucum.html</w:t>
      </w:r>
      <w:r w:rsidR="00DC6EB2">
        <w:rPr>
          <w:lang w:val="en-CA"/>
        </w:rPr>
        <w:t>)</w:t>
      </w:r>
    </w:p>
    <w:p w14:paraId="7E68DCA2" w14:textId="77777777" w:rsidR="00FA3D28" w:rsidRPr="00BD7B2A" w:rsidRDefault="00FA3D28" w:rsidP="00C44904">
      <w:pPr>
        <w:pStyle w:val="ListParagraph"/>
        <w:numPr>
          <w:ilvl w:val="0"/>
          <w:numId w:val="9"/>
        </w:numPr>
        <w:spacing w:after="0" w:line="276" w:lineRule="auto"/>
        <w:rPr>
          <w:lang w:val="en-CA"/>
        </w:rPr>
      </w:pPr>
      <w:r w:rsidRPr="00BD7B2A">
        <w:rPr>
          <w:lang w:val="en-CA"/>
        </w:rPr>
        <w:t>Unified Modeling Language (UML). Version 2.3. May 2010.</w:t>
      </w:r>
    </w:p>
    <w:p w14:paraId="17E53BAC" w14:textId="3A144E6D" w:rsidR="00FA3D28" w:rsidRPr="00BD7B2A" w:rsidRDefault="00FA3D28" w:rsidP="00C44904">
      <w:pPr>
        <w:pStyle w:val="ListParagraph"/>
        <w:numPr>
          <w:ilvl w:val="0"/>
          <w:numId w:val="9"/>
        </w:numPr>
        <w:spacing w:after="0" w:line="276" w:lineRule="auto"/>
        <w:rPr>
          <w:lang w:val="en-CA"/>
        </w:rPr>
      </w:pPr>
      <w:r w:rsidRPr="00BD7B2A">
        <w:rPr>
          <w:lang w:val="en-CA"/>
        </w:rPr>
        <w:t xml:space="preserve">Extensible Markup Language (XML) </w:t>
      </w:r>
      <w:r w:rsidR="00685E8A">
        <w:rPr>
          <w:lang w:val="en-CA"/>
        </w:rPr>
        <w:t>-</w:t>
      </w:r>
      <w:r w:rsidRPr="00BD7B2A">
        <w:rPr>
          <w:lang w:val="en-CA"/>
        </w:rPr>
        <w:t xml:space="preserve"> Version 1.0 (Fourth Edition), August 2006</w:t>
      </w:r>
    </w:p>
    <w:p w14:paraId="502F0309" w14:textId="3D0EFD2F" w:rsidR="00FA3D28" w:rsidRDefault="00FA3D28" w:rsidP="00C44904">
      <w:pPr>
        <w:pStyle w:val="ListParagraph"/>
        <w:numPr>
          <w:ilvl w:val="0"/>
          <w:numId w:val="9"/>
        </w:numPr>
        <w:spacing w:after="0" w:line="276" w:lineRule="auto"/>
        <w:rPr>
          <w:lang w:val="en-CA"/>
        </w:rPr>
      </w:pPr>
      <w:r w:rsidRPr="00BD7B2A">
        <w:rPr>
          <w:lang w:val="en-CA"/>
        </w:rPr>
        <w:t xml:space="preserve">XML Schema </w:t>
      </w:r>
      <w:r w:rsidR="00685E8A">
        <w:rPr>
          <w:lang w:val="en-CA"/>
        </w:rPr>
        <w:t xml:space="preserve">- </w:t>
      </w:r>
      <w:r w:rsidRPr="00BD7B2A">
        <w:rPr>
          <w:lang w:val="en-CA"/>
        </w:rPr>
        <w:t xml:space="preserve">Version 1.0 (Second Edition), October 2004 </w:t>
      </w:r>
    </w:p>
    <w:p w14:paraId="08A18E36" w14:textId="5190FB9C" w:rsidR="00A173A4" w:rsidRDefault="00A173A4" w:rsidP="00C44904">
      <w:pPr>
        <w:pStyle w:val="ListParagraph"/>
        <w:numPr>
          <w:ilvl w:val="0"/>
          <w:numId w:val="9"/>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3174E20C" w:rsidR="003D7505" w:rsidRPr="00BD7B2A" w:rsidRDefault="003D7505" w:rsidP="00C44904">
      <w:pPr>
        <w:pStyle w:val="ListParagraph"/>
        <w:numPr>
          <w:ilvl w:val="0"/>
          <w:numId w:val="9"/>
        </w:numPr>
        <w:spacing w:after="0" w:line="276" w:lineRule="auto"/>
        <w:rPr>
          <w:lang w:val="en-CA"/>
        </w:rPr>
      </w:pPr>
      <w:r>
        <w:rPr>
          <w:lang w:val="en-CA"/>
        </w:rPr>
        <w:t xml:space="preserve">North American Data Model , </w:t>
      </w:r>
      <w:r w:rsidR="00A55052">
        <w:rPr>
          <w:lang w:val="en-CA"/>
        </w:rPr>
        <w:t>especially</w:t>
      </w:r>
      <w:r>
        <w:rPr>
          <w:lang w:val="en-CA"/>
        </w:rPr>
        <w:t xml:space="preserve"> </w:t>
      </w:r>
      <w:r w:rsidR="00D806CC">
        <w:rPr>
          <w:lang w:val="en-CA"/>
        </w:rPr>
        <w:t>the conceptual model (</w:t>
      </w:r>
      <w:r w:rsidR="00D806CC" w:rsidRPr="00D806CC">
        <w:rPr>
          <w:lang w:val="en-CA"/>
        </w:rPr>
        <w:t>http://pubs.usgs.gov/of/2004/1334</w:t>
      </w:r>
      <w:r w:rsidR="00D806CC">
        <w:rPr>
          <w:lang w:val="en-CA"/>
        </w:rPr>
        <w:t xml:space="preserve">) and </w:t>
      </w:r>
      <w:r>
        <w:rPr>
          <w:lang w:val="en-CA"/>
        </w:rPr>
        <w:t>the science language products (</w:t>
      </w:r>
      <w:r w:rsidRPr="003D7505">
        <w:rPr>
          <w:lang w:val="en-CA"/>
        </w:rPr>
        <w:t>http://ngmdb.usgs.gov/www-nadm/sltt/products.html</w:t>
      </w:r>
      <w:r>
        <w:rPr>
          <w:lang w:val="en-CA"/>
        </w:rPr>
        <w:t>)</w:t>
      </w:r>
    </w:p>
    <w:p w14:paraId="36944A09" w14:textId="77777777" w:rsidR="009A7B37" w:rsidRPr="00D12552" w:rsidRDefault="009A7B37">
      <w:pPr>
        <w:pStyle w:val="Heading1"/>
        <w:rPr>
          <w:lang w:val="en-CA"/>
        </w:rPr>
      </w:pPr>
      <w:bookmarkStart w:id="8" w:name="_Toc458154174"/>
      <w:r w:rsidRPr="00D12552">
        <w:rPr>
          <w:lang w:val="en-CA"/>
        </w:rPr>
        <w:t>Terms and Definitions</w:t>
      </w:r>
      <w:bookmarkEnd w:id="8"/>
    </w:p>
    <w:p w14:paraId="71E905F8" w14:textId="18F2F90B"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International Standards. </w:t>
      </w:r>
      <w:r w:rsidR="00685E8A">
        <w:rPr>
          <w:lang w:val="en-CA"/>
        </w:rPr>
        <w:t xml:space="preserve"> </w:t>
      </w:r>
      <w:r w:rsidRPr="00D12552">
        <w:rPr>
          <w:lang w:val="en-CA"/>
        </w:rPr>
        <w:t>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5B08537C" w:rsidR="00651FD5" w:rsidRPr="001C3AE8" w:rsidRDefault="00D27E3C" w:rsidP="00D27E3C">
      <w:pPr>
        <w:pStyle w:val="Heading2"/>
      </w:pPr>
      <w:bookmarkStart w:id="9" w:name="Glossary_Feature"/>
      <w:bookmarkStart w:id="10" w:name="_Toc458154175"/>
      <w:bookmarkStart w:id="11" w:name="_Toc428885175"/>
      <w:r>
        <w:rPr>
          <w:lang w:val="en-CA"/>
        </w:rPr>
        <w:t>classifier</w:t>
      </w:r>
      <w:bookmarkEnd w:id="10"/>
    </w:p>
    <w:p w14:paraId="454A5AC3" w14:textId="60BA74D0"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w:t>
      </w:r>
      <w:r w:rsidR="00685E8A">
        <w:t xml:space="preserve">ifier.html). </w:t>
      </w:r>
      <w:r w:rsidRPr="00651FD5">
        <w:t xml:space="preserve">Classes, Interfaces, Association, </w:t>
      </w:r>
      <w:r w:rsidR="00685E8A">
        <w:t xml:space="preserve">and </w:t>
      </w:r>
      <w:r w:rsidRPr="00651FD5">
        <w:t>Types are kinds of classifiers.</w:t>
      </w:r>
    </w:p>
    <w:p w14:paraId="51FC44D3" w14:textId="77777777" w:rsidR="00FA3D28" w:rsidRPr="00D12552" w:rsidRDefault="00FA3D28" w:rsidP="00FA3D28">
      <w:pPr>
        <w:pStyle w:val="Heading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8154176"/>
      <w:bookmarkEnd w:id="11"/>
      <w:bookmarkEnd w:id="12"/>
      <w:bookmarkEnd w:id="13"/>
      <w:bookmarkEnd w:id="14"/>
      <w:bookmarkEnd w:id="15"/>
      <w:bookmarkEnd w:id="16"/>
      <w:bookmarkEnd w:id="17"/>
      <w:bookmarkEnd w:id="18"/>
      <w:bookmarkEnd w:id="19"/>
      <w:bookmarkEnd w:id="20"/>
      <w:r w:rsidRPr="00D12552">
        <w:rPr>
          <w:lang w:val="en-CA"/>
        </w:rPr>
        <w:t>domain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23" w:name="_Toc428885177"/>
      <w:bookmarkStart w:id="24" w:name="_Toc458154177"/>
      <w:r w:rsidRPr="00D12552">
        <w:rPr>
          <w:lang w:val="en-CA"/>
        </w:rPr>
        <w:lastRenderedPageBreak/>
        <w:t>element &lt;XML&gt;</w:t>
      </w:r>
      <w:bookmarkEnd w:id="23"/>
      <w:bookmarkEnd w:id="24"/>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25" w:name="_Toc428885178"/>
      <w:bookmarkStart w:id="26" w:name="_Toc458154178"/>
      <w:r w:rsidRPr="00D12552">
        <w:rPr>
          <w:lang w:val="en-CA"/>
        </w:rPr>
        <w:t>feature</w:t>
      </w:r>
      <w:bookmarkEnd w:id="25"/>
      <w:bookmarkEnd w:id="26"/>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Heading2"/>
        <w:rPr>
          <w:lang w:val="en-CA"/>
        </w:rPr>
      </w:pPr>
      <w:bookmarkStart w:id="27" w:name="_Toc428885179"/>
      <w:bookmarkStart w:id="28" w:name="_Toc458154179"/>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29" w:name="_Toc428885180"/>
      <w:bookmarkStart w:id="30" w:name="_Toc458154180"/>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31" w:name="_Toc428885181"/>
      <w:bookmarkStart w:id="32" w:name="_Toc458154181"/>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33" w:name="_Toc428885182"/>
      <w:bookmarkStart w:id="34" w:name="_Toc458154182"/>
      <w:r w:rsidRPr="00D12552">
        <w:rPr>
          <w:lang w:val="en-CA"/>
        </w:rPr>
        <w:t>measurement</w:t>
      </w:r>
      <w:bookmarkEnd w:id="33"/>
      <w:bookmarkEnd w:id="34"/>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35" w:name="_Toc428885183"/>
      <w:bookmarkStart w:id="36" w:name="_Toc458154183"/>
      <w:r w:rsidRPr="00D12552">
        <w:rPr>
          <w:lang w:val="en-CA"/>
        </w:rPr>
        <w:t>observation</w:t>
      </w:r>
      <w:bookmarkEnd w:id="35"/>
      <w:bookmarkEnd w:id="36"/>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lastRenderedPageBreak/>
        <w:t xml:space="preserve"> </w:t>
      </w:r>
      <w:bookmarkStart w:id="37" w:name="_Toc428885184"/>
      <w:bookmarkStart w:id="38" w:name="_Toc458154184"/>
      <w:r w:rsidRPr="00D12552">
        <w:rPr>
          <w:lang w:val="en-CA"/>
        </w:rPr>
        <w:t>observation procedure</w:t>
      </w:r>
      <w:bookmarkEnd w:id="37"/>
      <w:bookmarkEnd w:id="38"/>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39" w:name="_Toc428885185"/>
      <w:bookmarkStart w:id="40" w:name="_Toc458154185"/>
      <w:r w:rsidRPr="00D12552">
        <w:rPr>
          <w:lang w:val="en-CA"/>
        </w:rPr>
        <w:t>observation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41" w:name="_Toc428885186"/>
      <w:bookmarkStart w:id="42" w:name="_Toc458154186"/>
      <w:r w:rsidRPr="00D12552">
        <w:rPr>
          <w:lang w:val="en-CA"/>
        </w:rPr>
        <w:t>property &lt;General Feature Model&gt;</w:t>
      </w:r>
      <w:bookmarkEnd w:id="41"/>
      <w:bookmarkEnd w:id="42"/>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43" w:name="_Toc428885187"/>
      <w:bookmarkStart w:id="44" w:name="_Toc458154187"/>
      <w:r w:rsidRPr="00D12552">
        <w:rPr>
          <w:lang w:val="en-CA"/>
        </w:rPr>
        <w:t>sampled feature</w:t>
      </w:r>
      <w:bookmarkEnd w:id="43"/>
      <w:bookmarkEnd w:id="44"/>
    </w:p>
    <w:p w14:paraId="25874CEE" w14:textId="536369C5" w:rsidR="00FA3D28" w:rsidRPr="00D12552" w:rsidRDefault="00FA3D28" w:rsidP="00FA3D28">
      <w:pPr>
        <w:rPr>
          <w:lang w:val="en-CA"/>
        </w:rPr>
      </w:pPr>
      <w:r w:rsidRPr="00D12552">
        <w:rPr>
          <w:lang w:val="en-CA"/>
        </w:rPr>
        <w:t xml:space="preserve">The real-world domain feature of interest, such as a </w:t>
      </w:r>
      <w:r w:rsidR="00670D2F">
        <w:rPr>
          <w:lang w:val="en-CA"/>
        </w:rPr>
        <w:t xml:space="preserve">geological unit or structure </w:t>
      </w:r>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45" w:name="_Toc428885188"/>
      <w:bookmarkStart w:id="46" w:name="_Toc458154188"/>
      <w:r w:rsidRPr="00D12552">
        <w:rPr>
          <w:lang w:val="en-CA"/>
        </w:rPr>
        <w:t>sampling feature</w:t>
      </w:r>
      <w:bookmarkEnd w:id="45"/>
      <w:bookmarkEnd w:id="46"/>
    </w:p>
    <w:p w14:paraId="4E5AFEE3" w14:textId="67F31B0D" w:rsidR="00FA3D28" w:rsidRPr="00D12552" w:rsidRDefault="00FA3D28" w:rsidP="00FA3D28">
      <w:pPr>
        <w:rPr>
          <w:lang w:val="en-CA"/>
        </w:rPr>
      </w:pPr>
      <w:r w:rsidRPr="00D12552">
        <w:rPr>
          <w:lang w:val="en-CA"/>
        </w:rPr>
        <w:t>Feature, such as a station,</w:t>
      </w:r>
      <w:r w:rsidR="00670D2F">
        <w:rPr>
          <w:lang w:val="en-CA"/>
        </w:rPr>
        <w:t xml:space="preserve"> </w:t>
      </w:r>
      <w:r w:rsidR="00B539D4">
        <w:rPr>
          <w:lang w:val="en-CA"/>
        </w:rPr>
        <w:t xml:space="preserve">outcrop, </w:t>
      </w:r>
      <w:r w:rsidR="00670D2F">
        <w:rPr>
          <w:lang w:val="en-CA"/>
        </w:rPr>
        <w:t>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47" w:name="_Toc428885189"/>
      <w:bookmarkStart w:id="48" w:name="_Toc458154189"/>
      <w:r w:rsidRPr="00D12552">
        <w:rPr>
          <w:lang w:val="en-CA"/>
        </w:rPr>
        <w:t>schema &lt;XML Schema&gt;</w:t>
      </w:r>
      <w:bookmarkEnd w:id="47"/>
      <w:bookmarkEnd w:id="48"/>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Heading1"/>
        <w:rPr>
          <w:lang w:val="en-CA"/>
        </w:rPr>
      </w:pPr>
      <w:bookmarkStart w:id="49" w:name="_Toc458154190"/>
      <w:bookmarkEnd w:id="9"/>
      <w:r>
        <w:rPr>
          <w:lang w:val="en-CA"/>
        </w:rPr>
        <w:lastRenderedPageBreak/>
        <w:t>GeoSciML Models</w:t>
      </w:r>
      <w:bookmarkEnd w:id="49"/>
      <w:r>
        <w:rPr>
          <w:lang w:val="en-CA"/>
        </w:rPr>
        <w:t xml:space="preserve"> </w:t>
      </w:r>
    </w:p>
    <w:p w14:paraId="577FFDC8" w14:textId="2DCD8B24" w:rsidR="000F58D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sidR="000F58DA">
        <w:rPr>
          <w:lang w:val="en-CA"/>
        </w:rPr>
        <w:t>is a</w:t>
      </w:r>
      <w:r w:rsidR="00431395">
        <w:rPr>
          <w:lang w:val="en-CA"/>
        </w:rPr>
        <w:t>n</w:t>
      </w:r>
      <w:r w:rsidR="000F58DA">
        <w:rPr>
          <w:lang w:val="en-CA"/>
        </w:rPr>
        <w:t xml:space="preserve"> ISO General Feature Model (ISO19101, ISO19109) implementation of portions of the North American Data Model </w:t>
      </w:r>
      <w:r w:rsidR="005E0F6A">
        <w:rPr>
          <w:lang w:val="en-CA"/>
        </w:rPr>
        <w:t>[</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281AAC">
        <w:rPr>
          <w:lang w:val="en-CA"/>
        </w:rPr>
        <w:t xml:space="preserve"> and CSIRO</w:t>
      </w:r>
      <w:r w:rsidR="00B539D4">
        <w:rPr>
          <w:lang w:val="en-CA"/>
        </w:rPr>
        <w:t>’s</w:t>
      </w:r>
      <w:r w:rsidR="00281AAC">
        <w:rPr>
          <w:lang w:val="en-CA"/>
        </w:rPr>
        <w:t xml:space="preserve"> XMML</w:t>
      </w:r>
      <w:r w:rsidR="00B539D4">
        <w:rPr>
          <w:lang w:val="en-CA"/>
        </w:rPr>
        <w:t xml:space="preserve"> model</w:t>
      </w:r>
      <w:r w:rsidR="00281AAC">
        <w:rPr>
          <w:lang w:val="en-CA"/>
        </w:rPr>
        <w:t xml:space="preserve">.  GeoSciML also provides models for concepts at the immediate periphery </w:t>
      </w:r>
      <w:r w:rsidR="001C1463">
        <w:rPr>
          <w:lang w:val="en-CA"/>
        </w:rPr>
        <w:t>of geological mapping, such as boreholes, geologic s</w:t>
      </w:r>
      <w:r w:rsidR="00281AAC">
        <w:rPr>
          <w:lang w:val="en-CA"/>
        </w:rPr>
        <w:t>pecimen</w:t>
      </w:r>
      <w:r w:rsidR="00C00D3F">
        <w:rPr>
          <w:lang w:val="en-CA"/>
        </w:rPr>
        <w:t>s</w:t>
      </w:r>
      <w:r w:rsidR="001C1463">
        <w:rPr>
          <w:lang w:val="en-CA"/>
        </w:rPr>
        <w:t xml:space="preserve"> and l</w:t>
      </w:r>
      <w:r w:rsidR="00281AAC">
        <w:rPr>
          <w:lang w:val="en-CA"/>
        </w:rPr>
        <w:t xml:space="preserve">aboratory analysis, </w:t>
      </w:r>
      <w:r w:rsidR="00324EFC">
        <w:rPr>
          <w:lang w:val="en-CA"/>
        </w:rPr>
        <w:t>modelled</w:t>
      </w:r>
      <w:r w:rsidR="001C1463">
        <w:rPr>
          <w:lang w:val="en-CA"/>
        </w:rPr>
        <w:t xml:space="preserve"> as </w:t>
      </w:r>
      <w:r w:rsidR="001C1463" w:rsidRPr="001C1463">
        <w:rPr>
          <w:rStyle w:val="Entity"/>
        </w:rPr>
        <w:t>SF_Sampling</w:t>
      </w:r>
      <w:r w:rsidR="00281AAC" w:rsidRPr="001C1463">
        <w:rPr>
          <w:rStyle w:val="Entity"/>
        </w:rPr>
        <w:t>Features</w:t>
      </w:r>
      <w:r w:rsidR="00281AAC">
        <w:rPr>
          <w:lang w:val="en-CA"/>
        </w:rPr>
        <w:t xml:space="preserve"> and </w:t>
      </w:r>
      <w:r w:rsidR="001C1463" w:rsidRPr="001C1463">
        <w:rPr>
          <w:rStyle w:val="Entity"/>
        </w:rPr>
        <w:t>OM_</w:t>
      </w:r>
      <w:r w:rsidR="00281AAC" w:rsidRPr="001C1463">
        <w:rPr>
          <w:rStyle w:val="Entity"/>
        </w:rPr>
        <w:t>Observations</w:t>
      </w:r>
      <w:r w:rsidR="00324EFC">
        <w:rPr>
          <w:lang w:val="en-CA"/>
        </w:rPr>
        <w:t xml:space="preserve"> (OGC </w:t>
      </w:r>
      <w:r w:rsidR="00324EFC" w:rsidRPr="00324EFC">
        <w:rPr>
          <w:lang w:val="en-CA"/>
        </w:rPr>
        <w:t>10-004r3</w:t>
      </w:r>
      <w:r w:rsidR="00324EFC">
        <w:rPr>
          <w:lang w:val="en-CA"/>
        </w:rPr>
        <w:t>).</w:t>
      </w:r>
      <w:r w:rsidR="00C00D3F">
        <w:rPr>
          <w:lang w:val="en-CA"/>
        </w:rPr>
        <w:t xml:space="preserve">  </w:t>
      </w:r>
    </w:p>
    <w:p w14:paraId="6EB2102A" w14:textId="77777777" w:rsidR="00431395" w:rsidRDefault="00431395" w:rsidP="000D2F14">
      <w:pPr>
        <w:rPr>
          <w:lang w:val="en-CA"/>
        </w:rPr>
      </w:pPr>
    </w:p>
    <w:p w14:paraId="48C54186" w14:textId="7A15FC8A" w:rsidR="008D755A" w:rsidRDefault="0007548F" w:rsidP="00AE1A69">
      <w:pPr>
        <w:keepNext/>
        <w:jc w:val="center"/>
      </w:pPr>
      <w:r>
        <w:rPr>
          <w:noProof/>
          <w:lang w:val="en-AU" w:eastAsia="en-AU"/>
        </w:rPr>
        <w:drawing>
          <wp:inline distT="0" distB="0" distL="0" distR="0" wp14:anchorId="7B53C086" wp14:editId="388622CF">
            <wp:extent cx="3733165" cy="3238500"/>
            <wp:effectExtent l="0" t="0" r="63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165" cy="3238500"/>
                    </a:xfrm>
                    <a:prstGeom prst="rect">
                      <a:avLst/>
                    </a:prstGeom>
                    <a:noFill/>
                    <a:ln>
                      <a:noFill/>
                    </a:ln>
                  </pic:spPr>
                </pic:pic>
              </a:graphicData>
            </a:graphic>
          </wp:inline>
        </w:drawing>
      </w:r>
    </w:p>
    <w:p w14:paraId="779CD4EE" w14:textId="6FC79F7F" w:rsidR="008D755A" w:rsidRPr="00AE1A69" w:rsidRDefault="008D755A" w:rsidP="00AE1A69">
      <w:pPr>
        <w:pStyle w:val="Caption"/>
        <w:spacing w:after="360"/>
        <w:jc w:val="center"/>
        <w:rPr>
          <w:color w:val="000000" w:themeColor="text1"/>
          <w:lang w:val="en-CA"/>
        </w:rPr>
      </w:pPr>
      <w:r w:rsidRPr="00AE1A69">
        <w:rPr>
          <w:color w:val="000000" w:themeColor="text1"/>
        </w:rPr>
        <w:t xml:space="preserve">Figure </w:t>
      </w:r>
      <w:r w:rsidRPr="00AE1A69">
        <w:rPr>
          <w:color w:val="000000" w:themeColor="text1"/>
        </w:rPr>
        <w:fldChar w:fldCharType="begin"/>
      </w:r>
      <w:r w:rsidRPr="00AE1A69">
        <w:rPr>
          <w:color w:val="000000" w:themeColor="text1"/>
        </w:rPr>
        <w:instrText xml:space="preserve"> SEQ Figure \* ARABIC </w:instrText>
      </w:r>
      <w:r w:rsidRPr="00AE1A69">
        <w:rPr>
          <w:color w:val="000000" w:themeColor="text1"/>
        </w:rPr>
        <w:fldChar w:fldCharType="separate"/>
      </w:r>
      <w:r w:rsidR="00AD44BE" w:rsidRPr="00AE1A69">
        <w:rPr>
          <w:noProof/>
          <w:color w:val="000000" w:themeColor="text1"/>
        </w:rPr>
        <w:t>1</w:t>
      </w:r>
      <w:r w:rsidRPr="00AE1A69">
        <w:rPr>
          <w:color w:val="000000" w:themeColor="text1"/>
        </w:rPr>
        <w:fldChar w:fldCharType="end"/>
      </w:r>
      <w:r w:rsidRPr="00AE1A69">
        <w:rPr>
          <w:color w:val="000000" w:themeColor="text1"/>
        </w:rPr>
        <w:t xml:space="preserve"> </w:t>
      </w:r>
      <w:ins w:id="50" w:author="Ollie Raymond" w:date="2016-08-08T18:04:00Z">
        <w:r w:rsidR="0008257A">
          <w:rPr>
            <w:color w:val="000000" w:themeColor="text1"/>
          </w:rPr>
          <w:t>-</w:t>
        </w:r>
      </w:ins>
      <w:del w:id="51" w:author="Ollie Raymond" w:date="2016-08-08T18:04:00Z">
        <w:r w:rsidRPr="00AE1A69" w:rsidDel="0008257A">
          <w:rPr>
            <w:color w:val="000000" w:themeColor="text1"/>
          </w:rPr>
          <w:delText>:</w:delText>
        </w:r>
      </w:del>
      <w:r w:rsidRPr="00AE1A69">
        <w:rPr>
          <w:color w:val="000000" w:themeColor="text1"/>
        </w:rPr>
        <w:t xml:space="preserve"> Model lineage. </w:t>
      </w:r>
      <w:r w:rsidR="0007548F" w:rsidRPr="00AE1A69">
        <w:rPr>
          <w:color w:val="000000" w:themeColor="text1"/>
        </w:rPr>
        <w:t>Geological entitites are logical implementations of NADM while sampling and observations entities are implementations of O&amp;M (ISO19156).</w:t>
      </w:r>
    </w:p>
    <w:p w14:paraId="5AFC96BB" w14:textId="0FBF5150" w:rsidR="003811C7" w:rsidRDefault="003811C7" w:rsidP="000D2F14">
      <w:pPr>
        <w:rPr>
          <w:lang w:val="en-CA"/>
        </w:rPr>
      </w:pPr>
      <w:r>
        <w:rPr>
          <w:lang w:val="en-CA"/>
        </w:rPr>
        <w:t xml:space="preserve">GeoSciML </w:t>
      </w:r>
      <w:r w:rsidR="00B539D4">
        <w:rPr>
          <w:lang w:val="en-CA"/>
        </w:rPr>
        <w:t>has been</w:t>
      </w:r>
      <w:r>
        <w:rPr>
          <w:lang w:val="en-CA"/>
        </w:rPr>
        <w:t xml:space="preserve"> through 4 major releases and a few mi</w:t>
      </w:r>
      <w:r w:rsidR="00431395">
        <w:rPr>
          <w:lang w:val="en-CA"/>
        </w:rPr>
        <w:t>nor releases since 2005.  Each version brough a different interpretation of what is essentially the same conceptual model.  The reader looking at all iterations will see</w:t>
      </w:r>
      <w:r w:rsidR="001C1463">
        <w:rPr>
          <w:lang w:val="en-CA"/>
        </w:rPr>
        <w:t>, with few exceptions,</w:t>
      </w:r>
      <w:r w:rsidR="00431395">
        <w:rPr>
          <w:lang w:val="en-CA"/>
        </w:rPr>
        <w:t xml:space="preserve"> the same concepts, the same associations and t</w:t>
      </w:r>
      <w:r w:rsidR="001C1463">
        <w:rPr>
          <w:lang w:val="en-CA"/>
        </w:rPr>
        <w:t>he same properties, but packaged</w:t>
      </w:r>
      <w:r w:rsidR="00431395">
        <w:rPr>
          <w:lang w:val="en-CA"/>
        </w:rPr>
        <w:t xml:space="preserve"> differently.  GeoSciML increasingly adopted other domain models as it evolved; it replaced XMML (eXploration and Mining Markup Languages, developed by CSIRO) by Observation</w:t>
      </w:r>
      <w:r w:rsidR="00AD32B1">
        <w:rPr>
          <w:lang w:val="en-CA"/>
        </w:rPr>
        <w:t>s</w:t>
      </w:r>
      <w:r w:rsidR="00431395">
        <w:rPr>
          <w:lang w:val="en-CA"/>
        </w:rPr>
        <w:t xml:space="preserve"> and Measurement</w:t>
      </w:r>
      <w:r w:rsidR="00B539D4">
        <w:rPr>
          <w:lang w:val="en-CA"/>
        </w:rPr>
        <w:t>s</w:t>
      </w:r>
      <w:r w:rsidR="00431395">
        <w:rPr>
          <w:lang w:val="en-CA"/>
        </w:rPr>
        <w:t xml:space="preserve"> (ISO19156), custom data types for ranges and categories by SWE Common</w:t>
      </w:r>
      <w:r w:rsidR="00B539D4">
        <w:rPr>
          <w:lang w:val="en-CA"/>
        </w:rPr>
        <w:t>,</w:t>
      </w:r>
      <w:r w:rsidR="00431395">
        <w:rPr>
          <w:lang w:val="en-CA"/>
        </w:rPr>
        <w:t xml:space="preserve"> and </w:t>
      </w:r>
      <w:r w:rsidR="00BC55A0">
        <w:rPr>
          <w:lang w:val="en-CA"/>
        </w:rPr>
        <w:t>removed</w:t>
      </w:r>
      <w:r w:rsidR="001C1463">
        <w:rPr>
          <w:lang w:val="en-CA"/>
        </w:rPr>
        <w:t xml:space="preserve"> custom vo</w:t>
      </w:r>
      <w:r w:rsidR="00B539D4">
        <w:rPr>
          <w:lang w:val="en-CA"/>
        </w:rPr>
        <w:tab/>
      </w:r>
      <w:r w:rsidR="001C1463">
        <w:rPr>
          <w:lang w:val="en-CA"/>
        </w:rPr>
        <w:t xml:space="preserve">cabularies to use web </w:t>
      </w:r>
      <w:r w:rsidR="00BC55A0">
        <w:rPr>
          <w:lang w:val="en-CA"/>
        </w:rPr>
        <w:t>resources.</w:t>
      </w:r>
    </w:p>
    <w:p w14:paraId="18DD64C4" w14:textId="35682576" w:rsidR="00CD43E1" w:rsidRDefault="003811C7" w:rsidP="000D2F14">
      <w:pPr>
        <w:rPr>
          <w:lang w:val="en-CA"/>
        </w:rPr>
      </w:pPr>
      <w:r>
        <w:rPr>
          <w:lang w:val="en-CA"/>
        </w:rPr>
        <w:t xml:space="preserve">This fourth iteration </w:t>
      </w:r>
      <w:r w:rsidR="00C00D3F">
        <w:rPr>
          <w:lang w:val="en-CA"/>
        </w:rPr>
        <w:t xml:space="preserve">is essentially a repackaging of </w:t>
      </w:r>
      <w:r>
        <w:rPr>
          <w:lang w:val="en-CA"/>
        </w:rPr>
        <w:t xml:space="preserve">the previous </w:t>
      </w:r>
      <w:r w:rsidR="00C00D3F">
        <w:rPr>
          <w:lang w:val="en-CA"/>
        </w:rPr>
        <w:t>version 3.2</w:t>
      </w:r>
      <w:r w:rsidR="00BC55A0">
        <w:rPr>
          <w:lang w:val="en-CA"/>
        </w:rPr>
        <w:t xml:space="preserve"> from</w:t>
      </w:r>
      <w:r>
        <w:rPr>
          <w:lang w:val="en-CA"/>
        </w:rPr>
        <w:t xml:space="preserve"> 13 packages</w:t>
      </w:r>
      <w:r w:rsidR="001C1463">
        <w:rPr>
          <w:lang w:val="en-CA"/>
        </w:rPr>
        <w:t xml:space="preserve"> organised by themes into 6</w:t>
      </w:r>
      <w:r>
        <w:rPr>
          <w:lang w:val="en-CA"/>
        </w:rPr>
        <w:t xml:space="preserve"> packages</w:t>
      </w:r>
      <w:r w:rsidR="001C1463">
        <w:rPr>
          <w:lang w:val="en-CA"/>
        </w:rPr>
        <w:t xml:space="preserve"> organised by use cases</w:t>
      </w:r>
      <w:r>
        <w:rPr>
          <w:lang w:val="en-CA"/>
        </w:rPr>
        <w:t xml:space="preserve"> (</w:t>
      </w:r>
      <w:r>
        <w:rPr>
          <w:lang w:val="en-CA"/>
        </w:rPr>
        <w:fldChar w:fldCharType="begin"/>
      </w:r>
      <w:r>
        <w:rPr>
          <w:lang w:val="en-CA"/>
        </w:rPr>
        <w:instrText xml:space="preserve"> REF _Ref447001591 \h </w:instrText>
      </w:r>
      <w:r>
        <w:rPr>
          <w:lang w:val="en-CA"/>
        </w:rPr>
      </w:r>
      <w:r>
        <w:rPr>
          <w:lang w:val="en-CA"/>
        </w:rPr>
        <w:fldChar w:fldCharType="separate"/>
      </w:r>
      <w:r w:rsidR="00AD44BE" w:rsidRPr="00690C3D">
        <w:t xml:space="preserve">Figure </w:t>
      </w:r>
      <w:r w:rsidR="00AD44BE">
        <w:rPr>
          <w:noProof/>
        </w:rPr>
        <w:t>2</w:t>
      </w:r>
      <w:r>
        <w:rPr>
          <w:lang w:val="en-CA"/>
        </w:rPr>
        <w:fldChar w:fldCharType="end"/>
      </w:r>
      <w:r w:rsidR="00BC55A0">
        <w:rPr>
          <w:lang w:val="en-CA"/>
        </w:rPr>
        <w:t>):</w:t>
      </w:r>
    </w:p>
    <w:p w14:paraId="4F59F348" w14:textId="07AB9DCB" w:rsidR="000D2F14" w:rsidRDefault="000D2F14" w:rsidP="00C44904">
      <w:pPr>
        <w:pStyle w:val="ListParagraph"/>
        <w:numPr>
          <w:ilvl w:val="0"/>
          <w:numId w:val="10"/>
        </w:numPr>
        <w:rPr>
          <w:lang w:val="en-CA"/>
        </w:rPr>
      </w:pPr>
      <w:r w:rsidRPr="00BC55A0">
        <w:rPr>
          <w:b/>
          <w:lang w:val="en-CA"/>
        </w:rPr>
        <w:t xml:space="preserve">GeoSciML </w:t>
      </w:r>
      <w:r w:rsidR="004175F5" w:rsidRPr="00BC55A0">
        <w:rPr>
          <w:b/>
          <w:lang w:val="en-CA"/>
        </w:rPr>
        <w:t>Basic</w:t>
      </w:r>
      <w:r w:rsidR="004175F5">
        <w:rPr>
          <w:lang w:val="en-CA"/>
        </w:rPr>
        <w:t>:</w:t>
      </w:r>
      <w:r>
        <w:rPr>
          <w:lang w:val="en-CA"/>
        </w:rPr>
        <w:t xml:space="preserve"> a set of core </w:t>
      </w:r>
      <w:r w:rsidR="00B539D4">
        <w:rPr>
          <w:lang w:val="en-CA"/>
        </w:rPr>
        <w:t xml:space="preserve">geologic </w:t>
      </w:r>
      <w:r>
        <w:rPr>
          <w:lang w:val="en-CA"/>
        </w:rPr>
        <w:t xml:space="preserve">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C44904">
      <w:pPr>
        <w:pStyle w:val="ListParagraph"/>
        <w:numPr>
          <w:ilvl w:val="0"/>
          <w:numId w:val="10"/>
        </w:numPr>
        <w:rPr>
          <w:lang w:val="en-CA"/>
        </w:rPr>
      </w:pPr>
      <w:r w:rsidRPr="00BC55A0">
        <w:rPr>
          <w:b/>
          <w:lang w:val="en-CA"/>
        </w:rPr>
        <w:lastRenderedPageBreak/>
        <w:t xml:space="preserve">GeoSciML </w:t>
      </w:r>
      <w:r w:rsidR="004175F5" w:rsidRPr="00BC55A0">
        <w:rPr>
          <w:b/>
          <w:lang w:val="en-CA"/>
        </w:rPr>
        <w:t>Extension</w:t>
      </w:r>
      <w:r w:rsidR="004175F5">
        <w:rPr>
          <w:lang w:val="en-CA"/>
        </w:rPr>
        <w:t>:</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C44904">
      <w:pPr>
        <w:pStyle w:val="ListParagraph"/>
        <w:numPr>
          <w:ilvl w:val="0"/>
          <w:numId w:val="10"/>
        </w:numPr>
        <w:rPr>
          <w:lang w:val="en-CA"/>
        </w:rPr>
      </w:pPr>
      <w:r w:rsidRPr="00BC55A0">
        <w:rPr>
          <w:b/>
          <w:lang w:val="en-CA"/>
        </w:rPr>
        <w:t xml:space="preserve">GeoSciML Geologic </w:t>
      </w:r>
      <w:r w:rsidR="004175F5" w:rsidRPr="00BC55A0">
        <w:rPr>
          <w:b/>
          <w:lang w:val="en-CA"/>
        </w:rPr>
        <w:t>Age</w:t>
      </w:r>
      <w:r w:rsidR="004175F5">
        <w:rPr>
          <w:lang w:val="en-CA"/>
        </w:rPr>
        <w:t>:</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30E7CEC0" w:rsidR="000D2F14" w:rsidRDefault="000D2F14" w:rsidP="00C44904">
      <w:pPr>
        <w:pStyle w:val="ListParagraph"/>
        <w:numPr>
          <w:ilvl w:val="0"/>
          <w:numId w:val="10"/>
        </w:numPr>
        <w:rPr>
          <w:lang w:val="en-CA"/>
        </w:rPr>
      </w:pPr>
      <w:r w:rsidRPr="00BC55A0">
        <w:rPr>
          <w:b/>
          <w:lang w:val="en-CA"/>
        </w:rPr>
        <w:t xml:space="preserve">GeoSciML </w:t>
      </w:r>
      <w:r w:rsidR="00147062" w:rsidRPr="00BC55A0">
        <w:rPr>
          <w:b/>
          <w:lang w:val="en-CA"/>
        </w:rPr>
        <w:t>Borehole</w:t>
      </w:r>
      <w:r w:rsidR="00147062">
        <w:rPr>
          <w:lang w:val="en-CA"/>
        </w:rPr>
        <w:t>:</w:t>
      </w:r>
      <w:r>
        <w:rPr>
          <w:lang w:val="en-CA"/>
        </w:rPr>
        <w:t xml:space="preserve"> a model </w:t>
      </w:r>
      <w:r w:rsidR="002E4FD9">
        <w:rPr>
          <w:lang w:val="en-CA"/>
        </w:rPr>
        <w:t>for</w:t>
      </w:r>
      <w:r>
        <w:rPr>
          <w:lang w:val="en-CA"/>
        </w:rPr>
        <w:t xml:space="preserve"> borehole</w:t>
      </w:r>
      <w:r w:rsidR="009367D1">
        <w:rPr>
          <w:lang w:val="en-CA"/>
        </w:rPr>
        <w:t>s</w:t>
      </w:r>
      <w:r w:rsidR="002E4FD9">
        <w:rPr>
          <w:lang w:val="en-CA"/>
        </w:rPr>
        <w:t xml:space="preserve">, </w:t>
      </w:r>
      <w:r w:rsidR="00743400">
        <w:rPr>
          <w:lang w:val="en-CA"/>
        </w:rPr>
        <w:t xml:space="preserve">including </w:t>
      </w:r>
      <w:r w:rsidR="002E4FD9">
        <w:rPr>
          <w:lang w:val="en-CA"/>
        </w:rPr>
        <w:t>geologic logs and drilling details and other engineering information</w:t>
      </w:r>
      <w:r w:rsidR="00743400">
        <w:rPr>
          <w:lang w:val="en-CA"/>
        </w:rPr>
        <w:t>.</w:t>
      </w:r>
    </w:p>
    <w:p w14:paraId="0863ABFD" w14:textId="7A49B1A2" w:rsidR="00BC55A0" w:rsidRDefault="000D2F14" w:rsidP="00C44904">
      <w:pPr>
        <w:pStyle w:val="ListParagraph"/>
        <w:numPr>
          <w:ilvl w:val="0"/>
          <w:numId w:val="10"/>
        </w:numPr>
        <w:rPr>
          <w:lang w:val="en-CA"/>
        </w:rPr>
      </w:pPr>
      <w:r w:rsidRPr="00BC55A0">
        <w:rPr>
          <w:b/>
          <w:lang w:val="en-CA"/>
        </w:rPr>
        <w:t xml:space="preserve">GeoSciML Laboratory </w:t>
      </w:r>
      <w:r w:rsidR="00BC55A0" w:rsidRPr="00BC55A0">
        <w:rPr>
          <w:b/>
          <w:lang w:val="en-CA"/>
        </w:rPr>
        <w:t xml:space="preserve">and </w:t>
      </w:r>
      <w:r w:rsidR="00147062" w:rsidRPr="00BC55A0">
        <w:rPr>
          <w:b/>
          <w:lang w:val="en-CA"/>
        </w:rPr>
        <w:t>A</w:t>
      </w:r>
      <w:r w:rsidRPr="00BC55A0">
        <w:rPr>
          <w:b/>
          <w:lang w:val="en-CA"/>
        </w:rPr>
        <w:t>nalysis</w:t>
      </w:r>
      <w:r w:rsidRPr="00BC55A0">
        <w:rPr>
          <w:lang w:val="en-CA"/>
        </w:rPr>
        <w:t xml:space="preserve">: a model </w:t>
      </w:r>
      <w:r w:rsidR="00743400">
        <w:rPr>
          <w:lang w:val="en-CA"/>
        </w:rPr>
        <w:t>for</w:t>
      </w:r>
      <w:r w:rsidRPr="00BC55A0">
        <w:rPr>
          <w:lang w:val="en-CA"/>
        </w:rPr>
        <w:t xml:space="preserve"> </w:t>
      </w:r>
      <w:r w:rsidR="009367D1" w:rsidRPr="00BC55A0">
        <w:rPr>
          <w:lang w:val="en-CA"/>
        </w:rPr>
        <w:t xml:space="preserve">laboratory analytical </w:t>
      </w:r>
      <w:r w:rsidR="00B14110" w:rsidRPr="00BC55A0">
        <w:rPr>
          <w:lang w:val="en-CA"/>
        </w:rPr>
        <w:t>meta</w:t>
      </w:r>
      <w:r w:rsidR="009367D1" w:rsidRPr="00BC55A0">
        <w:rPr>
          <w:lang w:val="en-CA"/>
        </w:rPr>
        <w:t xml:space="preserve">data, </w:t>
      </w:r>
      <w:r w:rsidR="00B14110" w:rsidRPr="00BC55A0">
        <w:rPr>
          <w:lang w:val="en-CA"/>
        </w:rPr>
        <w:t xml:space="preserve">geological </w:t>
      </w:r>
      <w:r w:rsidR="004D2ACB" w:rsidRPr="00BC55A0">
        <w:rPr>
          <w:lang w:val="en-CA"/>
        </w:rPr>
        <w:t xml:space="preserve">sampling and </w:t>
      </w:r>
      <w:r w:rsidR="009367D1" w:rsidRPr="00BC55A0">
        <w:rPr>
          <w:lang w:val="en-CA"/>
        </w:rPr>
        <w:t>specimens</w:t>
      </w:r>
      <w:r w:rsidR="00B14110" w:rsidRPr="00BC55A0">
        <w:rPr>
          <w:lang w:val="en-CA"/>
        </w:rPr>
        <w:t>,</w:t>
      </w:r>
      <w:r w:rsidR="009367D1" w:rsidRPr="00BC55A0">
        <w:rPr>
          <w:lang w:val="en-CA"/>
        </w:rPr>
        <w:t xml:space="preserve"> and isotopic age observation results</w:t>
      </w:r>
      <w:r w:rsidRPr="00BC55A0">
        <w:rPr>
          <w:lang w:val="en-CA"/>
        </w:rPr>
        <w:t>.</w:t>
      </w:r>
    </w:p>
    <w:p w14:paraId="6BA588ED" w14:textId="20B2D53F" w:rsidR="00DF2D0D" w:rsidRPr="00BC55A0" w:rsidRDefault="00DF2D0D" w:rsidP="00C44904">
      <w:pPr>
        <w:pStyle w:val="ListParagraph"/>
        <w:numPr>
          <w:ilvl w:val="0"/>
          <w:numId w:val="10"/>
        </w:numPr>
        <w:rPr>
          <w:lang w:val="en-CA"/>
        </w:rPr>
      </w:pPr>
      <w:r w:rsidRPr="00BC55A0">
        <w:rPr>
          <w:b/>
          <w:lang w:val="en-CA"/>
        </w:rPr>
        <w:t>GeoSciML Lite</w:t>
      </w:r>
      <w:r w:rsidRPr="00BC55A0">
        <w:rPr>
          <w:lang w:val="en-CA"/>
        </w:rPr>
        <w:t xml:space="preserve">: </w:t>
      </w:r>
      <w:r w:rsidR="002E4FD9">
        <w:rPr>
          <w:lang w:val="en-CA"/>
        </w:rPr>
        <w:t xml:space="preserve">previously </w:t>
      </w:r>
      <w:r w:rsidR="00BC55A0" w:rsidRPr="00BC55A0">
        <w:rPr>
          <w:lang w:val="en-CA"/>
        </w:rPr>
        <w:t>known as “</w:t>
      </w:r>
      <w:r w:rsidR="00B539D4">
        <w:rPr>
          <w:lang w:val="en-CA"/>
        </w:rPr>
        <w:t xml:space="preserve">GeoSciML </w:t>
      </w:r>
      <w:r w:rsidR="00BC55A0" w:rsidRPr="00BC55A0">
        <w:rPr>
          <w:lang w:val="en-CA"/>
        </w:rPr>
        <w:t>Portr</w:t>
      </w:r>
      <w:r w:rsidRPr="00BC55A0">
        <w:rPr>
          <w:lang w:val="en-CA"/>
        </w:rPr>
        <w:t>a</w:t>
      </w:r>
      <w:r w:rsidR="002E4FD9">
        <w:rPr>
          <w:lang w:val="en-CA"/>
        </w:rPr>
        <w:t>yal” in version 3.2;</w:t>
      </w:r>
      <w:r w:rsidR="00BC55A0" w:rsidRPr="00BC55A0">
        <w:rPr>
          <w:lang w:val="en-CA"/>
        </w:rPr>
        <w:t xml:space="preserve"> a</w:t>
      </w:r>
      <w:r w:rsidRPr="00BC55A0">
        <w:rPr>
          <w:lang w:val="en-CA"/>
        </w:rPr>
        <w:t xml:space="preserve"> simplified alternate implementation of the conceptual model for layer based application</w:t>
      </w:r>
      <w:r w:rsidR="00BC55A0" w:rsidRPr="00BC55A0">
        <w:rPr>
          <w:lang w:val="en-CA"/>
        </w:rPr>
        <w:t>s</w:t>
      </w:r>
      <w:r w:rsidRPr="00BC55A0">
        <w:rPr>
          <w:lang w:val="en-CA"/>
        </w:rPr>
        <w:t>.</w:t>
      </w:r>
    </w:p>
    <w:p w14:paraId="5BFABEE1" w14:textId="77777777" w:rsidR="000D2F14" w:rsidRDefault="000D2F14" w:rsidP="009459BF">
      <w:pPr>
        <w:rPr>
          <w:lang w:val="en-CA"/>
        </w:rPr>
      </w:pPr>
    </w:p>
    <w:p w14:paraId="6EC882B7" w14:textId="55DAFBA2" w:rsidR="007D2867" w:rsidRDefault="0007548F" w:rsidP="00AE1A69">
      <w:pPr>
        <w:keepNext/>
        <w:jc w:val="center"/>
      </w:pPr>
      <w:r>
        <w:rPr>
          <w:noProof/>
          <w:lang w:val="en-AU" w:eastAsia="en-AU"/>
        </w:rPr>
        <w:drawing>
          <wp:inline distT="0" distB="0" distL="0" distR="0" wp14:anchorId="4700F398" wp14:editId="3816458F">
            <wp:extent cx="5486400" cy="4817364"/>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817364"/>
                    </a:xfrm>
                    <a:prstGeom prst="rect">
                      <a:avLst/>
                    </a:prstGeom>
                    <a:noFill/>
                    <a:ln>
                      <a:noFill/>
                    </a:ln>
                  </pic:spPr>
                </pic:pic>
              </a:graphicData>
            </a:graphic>
          </wp:inline>
        </w:drawing>
      </w:r>
    </w:p>
    <w:p w14:paraId="1D4B869E" w14:textId="59933514" w:rsidR="007D2867" w:rsidRPr="00690C3D" w:rsidRDefault="007D2867" w:rsidP="00AE1A69">
      <w:pPr>
        <w:pStyle w:val="Caption"/>
        <w:spacing w:after="360"/>
        <w:jc w:val="center"/>
        <w:rPr>
          <w:color w:val="auto"/>
        </w:rPr>
      </w:pPr>
      <w:bookmarkStart w:id="52"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AD44BE">
        <w:rPr>
          <w:noProof/>
          <w:color w:val="auto"/>
        </w:rPr>
        <w:t>2</w:t>
      </w:r>
      <w:r w:rsidRPr="00690C3D">
        <w:rPr>
          <w:color w:val="auto"/>
        </w:rPr>
        <w:fldChar w:fldCharType="end"/>
      </w:r>
      <w:bookmarkEnd w:id="52"/>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lastRenderedPageBreak/>
        <w:t xml:space="preserve"> </w:t>
      </w:r>
    </w:p>
    <w:p w14:paraId="7179FA14" w14:textId="6A6F7DC5" w:rsidR="000D2F14" w:rsidRDefault="000D2F14" w:rsidP="000D2F14">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 xml:space="preserve">modular specification) per target implementation (this specification has two targets; </w:t>
      </w:r>
      <w:r w:rsidR="00BC55A0">
        <w:rPr>
          <w:lang w:val="en-CA"/>
        </w:rPr>
        <w:t xml:space="preserve">encoding </w:t>
      </w:r>
      <w:r>
        <w:rPr>
          <w:lang w:val="en-CA"/>
        </w:rPr>
        <w:t xml:space="preserve">and </w:t>
      </w:r>
      <w:r w:rsidR="00BC55A0">
        <w:rPr>
          <w:lang w:val="en-CA"/>
        </w:rPr>
        <w:t>data instance</w:t>
      </w:r>
      <w:r>
        <w:rPr>
          <w:lang w:val="en-CA"/>
        </w:rPr>
        <w:t>).  More target implementations might be published as se</w:t>
      </w:r>
      <w:r w:rsidR="00681747">
        <w:rPr>
          <w:lang w:val="en-CA"/>
        </w:rPr>
        <w:t>parate documents.</w:t>
      </w:r>
      <w:r w:rsidR="00743400">
        <w:rPr>
          <w:lang w:val="en-CA"/>
        </w:rPr>
        <w:br/>
      </w:r>
    </w:p>
    <w:p w14:paraId="5128645A" w14:textId="77777777" w:rsidR="00681747" w:rsidRDefault="00681747" w:rsidP="00681747">
      <w:pPr>
        <w:pStyle w:val="Heading2"/>
        <w:rPr>
          <w:lang w:val="en-CA"/>
        </w:rPr>
      </w:pPr>
      <w:bookmarkStart w:id="53" w:name="_Ref432754283"/>
      <w:bookmarkStart w:id="54" w:name="_Toc458154191"/>
      <w:r>
        <w:rPr>
          <w:lang w:val="en-CA"/>
        </w:rPr>
        <w:t>GeoSciML Basic and Extension</w:t>
      </w:r>
      <w:bookmarkEnd w:id="53"/>
      <w:bookmarkEnd w:id="54"/>
    </w:p>
    <w:p w14:paraId="639F925B" w14:textId="2F174ED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w:t>
      </w:r>
      <w:r w:rsidRPr="002E4FD9">
        <w:rPr>
          <w:rStyle w:val="Entity"/>
        </w:rPr>
        <w:t>Map</w:t>
      </w:r>
      <w:r w:rsidR="005F5C63" w:rsidRPr="002E4FD9">
        <w:rPr>
          <w:rStyle w:val="Entity"/>
        </w:rPr>
        <w:t>ped</w:t>
      </w:r>
      <w:r w:rsidRPr="002E4FD9">
        <w:rPr>
          <w:rStyle w:val="Entity"/>
        </w:rPr>
        <w:t>Feature</w:t>
      </w:r>
      <w:r>
        <w:rPr>
          <w:lang w:val="en-CA"/>
        </w:rPr>
        <w:t xml:space="preserve"> – the cartographic element shown on a map, and the </w:t>
      </w:r>
      <w:r w:rsidRPr="002E4FD9">
        <w:rPr>
          <w:rStyle w:val="Entity"/>
        </w:rPr>
        <w:t>GeologicFeature</w:t>
      </w:r>
      <w:r>
        <w:rPr>
          <w:lang w:val="en-CA"/>
        </w:rPr>
        <w:t xml:space="preserve"> it represents.  All </w:t>
      </w:r>
      <w:r w:rsidR="00D318C0">
        <w:rPr>
          <w:lang w:val="en-CA"/>
        </w:rPr>
        <w:t xml:space="preserve">geologic </w:t>
      </w:r>
      <w:r>
        <w:rPr>
          <w:lang w:val="en-CA"/>
        </w:rPr>
        <w:t xml:space="preserve">concepts that can be represented on a map are subtypes of </w:t>
      </w:r>
      <w:r w:rsidRPr="002E4FD9">
        <w:rPr>
          <w:rStyle w:val="Entity"/>
        </w:rPr>
        <w:t>GeologicFeature</w:t>
      </w:r>
      <w:r w:rsidR="00230CDE">
        <w:rPr>
          <w:lang w:val="en-CA"/>
        </w:rPr>
        <w:t>.</w:t>
      </w:r>
    </w:p>
    <w:p w14:paraId="56FEBB16" w14:textId="3180A3C3" w:rsidR="00230CDE" w:rsidRDefault="00F658C5" w:rsidP="00AE1A69">
      <w:pPr>
        <w:keepNext/>
        <w:jc w:val="center"/>
      </w:pPr>
      <w:r>
        <w:rPr>
          <w:noProof/>
          <w:lang w:val="en-AU" w:eastAsia="en-AU"/>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7A88C53C" w:rsidR="00230CDE" w:rsidRPr="00EC0310" w:rsidRDefault="00230CDE" w:rsidP="00AE1A69">
      <w:pPr>
        <w:pStyle w:val="Caption"/>
        <w:spacing w:after="360"/>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AD44BE">
        <w:rPr>
          <w:noProof/>
          <w:color w:val="000000"/>
        </w:rPr>
        <w:t>3</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 xml:space="preserve">High-level </w:t>
      </w:r>
      <w:r w:rsidRPr="00B43806">
        <w:rPr>
          <w:color w:val="000000"/>
        </w:rPr>
        <w:t>model</w:t>
      </w:r>
      <w:r w:rsidR="00BF2A41">
        <w:rPr>
          <w:color w:val="000000"/>
        </w:rPr>
        <w:t>.</w:t>
      </w:r>
    </w:p>
    <w:p w14:paraId="05A77CED" w14:textId="236007DE" w:rsidR="00681747" w:rsidRDefault="00681747" w:rsidP="00681747">
      <w:pPr>
        <w:rPr>
          <w:lang w:val="en-CA"/>
        </w:rPr>
      </w:pPr>
      <w:r w:rsidRPr="002E4FD9">
        <w:rPr>
          <w:rStyle w:val="Entity"/>
        </w:rPr>
        <w:t>GeologicFeature</w:t>
      </w:r>
      <w:r>
        <w:rPr>
          <w:lang w:val="en-CA"/>
        </w:rPr>
        <w:t xml:space="preserv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AD44BE" w:rsidRPr="00690C3D">
        <w:t xml:space="preserve">Figure </w:t>
      </w:r>
      <w:r w:rsidR="00AD44BE">
        <w:rPr>
          <w:noProof/>
        </w:rPr>
        <w:t>4</w:t>
      </w:r>
      <w:r>
        <w:rPr>
          <w:lang w:val="en-CA"/>
        </w:rPr>
        <w:fldChar w:fldCharType="end"/>
      </w:r>
      <w:r w:rsidR="00690C3D">
        <w:rPr>
          <w:lang w:val="en-CA"/>
        </w:rPr>
        <w:t>) -</w:t>
      </w:r>
      <w:r>
        <w:rPr>
          <w:lang w:val="en-CA"/>
        </w:rPr>
        <w:t xml:space="preserve"> </w:t>
      </w:r>
      <w:r w:rsidRPr="002E4FD9">
        <w:rPr>
          <w:rStyle w:val="Entity"/>
        </w:rPr>
        <w:t>GeologicEvent</w:t>
      </w:r>
      <w:r>
        <w:rPr>
          <w:lang w:val="en-CA"/>
        </w:rPr>
        <w:t xml:space="preserve">, </w:t>
      </w:r>
      <w:r w:rsidRPr="002E4FD9">
        <w:rPr>
          <w:rStyle w:val="Entity"/>
        </w:rPr>
        <w:t>GeologicStructure</w:t>
      </w:r>
      <w:r>
        <w:rPr>
          <w:lang w:val="en-CA"/>
        </w:rPr>
        <w:t xml:space="preserve">, </w:t>
      </w:r>
      <w:r w:rsidRPr="002E4FD9">
        <w:rPr>
          <w:rStyle w:val="Entity"/>
        </w:rPr>
        <w:t>GeologicUnit</w:t>
      </w:r>
      <w:r w:rsidR="00690C3D">
        <w:rPr>
          <w:lang w:val="en-CA"/>
        </w:rPr>
        <w:t xml:space="preserve"> and </w:t>
      </w:r>
      <w:r w:rsidR="00690C3D" w:rsidRPr="002E4FD9">
        <w:rPr>
          <w:rStyle w:val="Entity"/>
        </w:rPr>
        <w:t>GeomorphologicFeature</w:t>
      </w:r>
      <w:r w:rsidR="00690C3D">
        <w:rPr>
          <w:lang w:val="en-CA"/>
        </w:rPr>
        <w:t>.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 xml:space="preserve">are not geologic features themselves, but features related to the activity of sampling and observing geology (such as </w:t>
      </w:r>
      <w:r w:rsidRPr="002E4FD9">
        <w:rPr>
          <w:rStyle w:val="Entity"/>
        </w:rPr>
        <w:t>Borehole</w:t>
      </w:r>
      <w:r>
        <w:rPr>
          <w:lang w:val="en-CA"/>
        </w:rPr>
        <w:t xml:space="preserve"> or </w:t>
      </w:r>
      <w:r w:rsidRPr="002E4FD9">
        <w:rPr>
          <w:rStyle w:val="Entity"/>
        </w:rPr>
        <w:t>GeologicSpecimen</w:t>
      </w:r>
      <w:r>
        <w:rPr>
          <w:lang w:val="en-CA"/>
        </w:rPr>
        <w:t xml:space="preserve">) and are therefore modelled as </w:t>
      </w:r>
      <w:r w:rsidRPr="002E4FD9">
        <w:rPr>
          <w:rStyle w:val="Entity"/>
        </w:rPr>
        <w:t>SF_SamplingFeature</w:t>
      </w:r>
      <w:r>
        <w:rPr>
          <w:lang w:val="en-CA"/>
        </w:rPr>
        <w:t xml:space="preserve"> (O&amp;M) subtypes.</w:t>
      </w:r>
    </w:p>
    <w:p w14:paraId="057035A4" w14:textId="7153F0C4" w:rsidR="00681747" w:rsidRDefault="0007548F" w:rsidP="00743400">
      <w:pPr>
        <w:keepNext/>
        <w:ind w:left="-567"/>
        <w:jc w:val="center"/>
      </w:pPr>
      <w:r>
        <w:rPr>
          <w:noProof/>
          <w:lang w:val="en-AU" w:eastAsia="en-AU"/>
        </w:rPr>
        <w:lastRenderedPageBreak/>
        <w:drawing>
          <wp:inline distT="0" distB="0" distL="0" distR="0" wp14:anchorId="02840FA8" wp14:editId="30F0DD21">
            <wp:extent cx="6400586" cy="3542442"/>
            <wp:effectExtent l="0" t="0" r="63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586" cy="3542442"/>
                    </a:xfrm>
                    <a:prstGeom prst="rect">
                      <a:avLst/>
                    </a:prstGeom>
                    <a:noFill/>
                    <a:ln>
                      <a:noFill/>
                    </a:ln>
                  </pic:spPr>
                </pic:pic>
              </a:graphicData>
            </a:graphic>
          </wp:inline>
        </w:drawing>
      </w:r>
    </w:p>
    <w:p w14:paraId="3CC68821" w14:textId="696570A5" w:rsidR="00681747" w:rsidRPr="00690C3D" w:rsidRDefault="00681747" w:rsidP="00AE1A69">
      <w:pPr>
        <w:pStyle w:val="Caption"/>
        <w:spacing w:after="360"/>
        <w:jc w:val="center"/>
        <w:rPr>
          <w:color w:val="auto"/>
          <w:lang w:val="en-CA"/>
        </w:rPr>
      </w:pPr>
      <w:bookmarkStart w:id="5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4</w:t>
      </w:r>
      <w:r w:rsidR="00673E83" w:rsidRPr="00690C3D">
        <w:rPr>
          <w:noProof/>
          <w:color w:val="auto"/>
        </w:rPr>
        <w:fldChar w:fldCharType="end"/>
      </w:r>
      <w:bookmarkEnd w:id="55"/>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15C6258F" w:rsidR="00681747" w:rsidRDefault="00681747" w:rsidP="00681747">
      <w:pPr>
        <w:rPr>
          <w:lang w:val="en-CA"/>
        </w:rPr>
      </w:pPr>
      <w:r w:rsidRPr="002E4FD9">
        <w:rPr>
          <w:rStyle w:val="Entity"/>
        </w:rPr>
        <w:t>GeologicFeature</w:t>
      </w:r>
      <w:r>
        <w:rPr>
          <w:lang w:val="en-CA"/>
        </w:rPr>
        <w:t xml:space="preserve"> can share</w:t>
      </w:r>
      <w:r w:rsidR="002E4FD9">
        <w:rPr>
          <w:lang w:val="en-CA"/>
        </w:rPr>
        <w:t xml:space="preserve"> arbitrary</w:t>
      </w:r>
      <w:r>
        <w:rPr>
          <w:lang w:val="en-CA"/>
        </w:rPr>
        <w:t xml:space="preserve"> relationships through </w:t>
      </w:r>
      <w:r w:rsidR="00743400">
        <w:rPr>
          <w:lang w:val="en-CA"/>
        </w:rPr>
        <w:t xml:space="preserve">a </w:t>
      </w:r>
      <w:r w:rsidR="00B33100">
        <w:rPr>
          <w:lang w:val="en-CA"/>
        </w:rPr>
        <w:t xml:space="preserve">relation </w:t>
      </w:r>
      <w:r w:rsidR="00743400">
        <w:rPr>
          <w:lang w:val="en-CA"/>
        </w:rPr>
        <w:t xml:space="preserve">class </w:t>
      </w:r>
      <w:r w:rsidR="00B33100">
        <w:rPr>
          <w:lang w:val="en-CA"/>
        </w:rPr>
        <w:t>(</w:t>
      </w:r>
      <w:r w:rsidR="00B33100" w:rsidRPr="002E4FD9">
        <w:rPr>
          <w:rStyle w:val="Entity"/>
        </w:rPr>
        <w:t>AbstractRelation</w:t>
      </w:r>
      <w:r w:rsidR="00B33100">
        <w:rPr>
          <w:lang w:val="en-CA"/>
        </w:rPr>
        <w:t>)</w:t>
      </w:r>
      <w:r>
        <w:rPr>
          <w:lang w:val="en-CA"/>
        </w:rPr>
        <w:t xml:space="preserve">, subtyped into different kind of relationships, providing </w:t>
      </w:r>
      <w:r w:rsidR="002E4FD9">
        <w:rPr>
          <w:lang w:val="en-CA"/>
        </w:rPr>
        <w:t>distinct</w:t>
      </w:r>
      <w:r>
        <w:rPr>
          <w:lang w:val="en-CA"/>
        </w:rPr>
        <w:t xml:space="preserve"> properties and constrain</w:t>
      </w:r>
      <w:r w:rsidR="002E715F">
        <w:rPr>
          <w:lang w:val="en-CA"/>
        </w:rPr>
        <w:t>t</w:t>
      </w:r>
      <w:r>
        <w:rPr>
          <w:lang w:val="en-CA"/>
        </w:rPr>
        <w:t>s.</w:t>
      </w:r>
    </w:p>
    <w:p w14:paraId="56E01FC1" w14:textId="396D4CA6" w:rsidR="00EA50E7" w:rsidRDefault="00EA50E7" w:rsidP="00681747">
      <w:pPr>
        <w:rPr>
          <w:lang w:val="en-CA"/>
        </w:rPr>
      </w:pPr>
      <w:r>
        <w:rPr>
          <w:lang w:val="en-CA"/>
        </w:rPr>
        <w:t>In order to provide a simple entry level model for data providers, but also to align to INSPIRE, only a minimal set of properties are supported by</w:t>
      </w:r>
      <w:r w:rsidR="00743400">
        <w:rPr>
          <w:lang w:val="en-CA"/>
        </w:rPr>
        <w:t xml:space="preserve"> the</w:t>
      </w:r>
      <w:r>
        <w:rPr>
          <w:lang w:val="en-CA"/>
        </w:rPr>
        <w:t xml:space="preserve"> </w:t>
      </w:r>
      <w:r w:rsidR="00743400" w:rsidRPr="00743400">
        <w:rPr>
          <w:i/>
          <w:lang w:val="en-CA"/>
        </w:rPr>
        <w:t>b</w:t>
      </w:r>
      <w:r w:rsidRPr="00743400">
        <w:rPr>
          <w:i/>
          <w:lang w:val="en-CA"/>
        </w:rPr>
        <w:t>asic</w:t>
      </w:r>
      <w:r>
        <w:rPr>
          <w:lang w:val="en-CA"/>
        </w:rPr>
        <w:t xml:space="preserve"> package.</w:t>
      </w:r>
      <w:r w:rsidR="00743400">
        <w:rPr>
          <w:lang w:val="en-CA"/>
        </w:rPr>
        <w:t xml:space="preserve">  </w:t>
      </w:r>
      <w:r>
        <w:rPr>
          <w:lang w:val="en-CA"/>
        </w:rPr>
        <w:t xml:space="preserve">When more properties are required, the data provider can </w:t>
      </w:r>
      <w:r w:rsidR="00743400">
        <w:rPr>
          <w:lang w:val="en-CA"/>
        </w:rPr>
        <w:t>use</w:t>
      </w:r>
      <w:r>
        <w:rPr>
          <w:lang w:val="en-CA"/>
        </w:rPr>
        <w:t xml:space="preserve"> the </w:t>
      </w:r>
      <w:r w:rsidRPr="00743400">
        <w:rPr>
          <w:i/>
          <w:lang w:val="en-CA"/>
        </w:rPr>
        <w:t>extension</w:t>
      </w:r>
      <w:r>
        <w:rPr>
          <w:lang w:val="en-CA"/>
        </w:rPr>
        <w:t xml:space="preserve"> package.</w:t>
      </w:r>
      <w:r w:rsidR="00743400">
        <w:rPr>
          <w:lang w:val="en-CA"/>
        </w:rPr>
        <w:t xml:space="preserve">  </w:t>
      </w:r>
      <w:r>
        <w:rPr>
          <w:lang w:val="en-CA"/>
        </w:rPr>
        <w:t xml:space="preserve">To split properties between </w:t>
      </w:r>
      <w:r w:rsidRPr="00743400">
        <w:rPr>
          <w:i/>
          <w:lang w:val="en-CA"/>
        </w:rPr>
        <w:t>basic</w:t>
      </w:r>
      <w:r>
        <w:rPr>
          <w:lang w:val="en-CA"/>
        </w:rPr>
        <w:t xml:space="preserve"> and </w:t>
      </w:r>
      <w:r w:rsidRPr="00743400">
        <w:rPr>
          <w:i/>
          <w:lang w:val="en-CA"/>
        </w:rPr>
        <w:t>extension</w:t>
      </w:r>
      <w:r>
        <w:rPr>
          <w:lang w:val="en-CA"/>
        </w:rPr>
        <w:t>, a modelling pattern has been adopted to overcome the limitations of classical object oriented subtyping imposed by UML and XSD.</w:t>
      </w:r>
    </w:p>
    <w:p w14:paraId="5282C2AA" w14:textId="7D72DA68" w:rsidR="00895888" w:rsidRDefault="00895888" w:rsidP="00EC0310">
      <w:pPr>
        <w:pStyle w:val="Heading3"/>
        <w:rPr>
          <w:lang w:val="en-CA"/>
        </w:rPr>
      </w:pPr>
      <w:bookmarkStart w:id="56" w:name="_Ref440065627"/>
      <w:bookmarkStart w:id="57" w:name="_Toc458154192"/>
      <w:r>
        <w:rPr>
          <w:lang w:val="en-CA"/>
        </w:rPr>
        <w:t>AbstractDescription classes</w:t>
      </w:r>
      <w:bookmarkEnd w:id="56"/>
      <w:bookmarkEnd w:id="57"/>
    </w:p>
    <w:p w14:paraId="6F2F2413" w14:textId="550CD4AD" w:rsidR="00EA50E7" w:rsidRDefault="002E4FD9" w:rsidP="00681747">
      <w:pPr>
        <w:rPr>
          <w:lang w:val="en-CA"/>
        </w:rPr>
      </w:pPr>
      <w:r>
        <w:rPr>
          <w:lang w:val="en-CA"/>
        </w:rPr>
        <w:t>The technique t</w:t>
      </w:r>
      <w:r w:rsidR="00EA50E7">
        <w:rPr>
          <w:lang w:val="en-CA"/>
        </w:rPr>
        <w:t xml:space="preserve">o add </w:t>
      </w:r>
      <w:r w:rsidR="00690C3D">
        <w:rPr>
          <w:lang w:val="en-CA"/>
        </w:rPr>
        <w:t>extended</w:t>
      </w:r>
      <w:r w:rsidR="00EA50E7">
        <w:rPr>
          <w:lang w:val="en-CA"/>
        </w:rPr>
        <w:t xml:space="preserve"> properties to an existing</w:t>
      </w:r>
      <w:r w:rsidR="00690C3D">
        <w:rPr>
          <w:lang w:val="en-CA"/>
        </w:rPr>
        <w:t xml:space="preserve"> class</w:t>
      </w:r>
      <w:r w:rsidR="00EA50E7">
        <w:rPr>
          <w:lang w:val="en-CA"/>
        </w:rPr>
        <w:t xml:space="preserve"> </w:t>
      </w:r>
      <w:r w:rsidR="00690C3D">
        <w:rPr>
          <w:lang w:val="en-CA"/>
        </w:rPr>
        <w:t xml:space="preserve">is </w:t>
      </w:r>
      <w:r w:rsidR="00EA50E7">
        <w:rPr>
          <w:lang w:val="en-CA"/>
        </w:rPr>
        <w:t>normally to create a subtype to carry the new properties</w:t>
      </w:r>
      <w:r w:rsidR="00690C3D">
        <w:rPr>
          <w:lang w:val="en-CA"/>
        </w:rPr>
        <w:t xml:space="preserve"> (Fig. 5)</w:t>
      </w:r>
      <w:r w:rsidR="00EA50E7">
        <w:rPr>
          <w:lang w:val="en-CA"/>
        </w:rPr>
        <w:t>.</w:t>
      </w:r>
    </w:p>
    <w:p w14:paraId="7E87DB7E" w14:textId="24376544" w:rsidR="00EA50E7" w:rsidRDefault="00F658C5" w:rsidP="00EC0310">
      <w:pPr>
        <w:keepNext/>
        <w:jc w:val="center"/>
      </w:pPr>
      <w:r>
        <w:rPr>
          <w:noProof/>
          <w:lang w:val="en-AU" w:eastAsia="en-AU"/>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AE1A69">
      <w:pPr>
        <w:pStyle w:val="Caption"/>
        <w:spacing w:after="360"/>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AD44BE">
        <w:rPr>
          <w:noProof/>
          <w:color w:val="auto"/>
        </w:rPr>
        <w:t>5</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4F7F0C44"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w:t>
      </w:r>
      <w:r w:rsidR="002E4FD9">
        <w:rPr>
          <w:lang w:val="en-CA"/>
        </w:rPr>
        <w:t xml:space="preserve"> </w:t>
      </w:r>
      <w:r w:rsidR="00AD44BE">
        <w:rPr>
          <w:lang w:val="en-CA"/>
        </w:rPr>
        <w:t xml:space="preserve">up in the chain of inheritance </w:t>
      </w:r>
      <w:r w:rsidR="002E4FD9">
        <w:rPr>
          <w:lang w:val="en-CA"/>
        </w:rPr>
        <w:t>will create a new branch, and new properties won’t</w:t>
      </w:r>
      <w:r w:rsidR="00861954">
        <w:rPr>
          <w:lang w:val="en-CA"/>
        </w:rPr>
        <w:t xml:space="preserve"> propagate to existing subtypes</w:t>
      </w:r>
      <w:r w:rsidR="002E4FD9">
        <w:rPr>
          <w:lang w:val="en-CA"/>
        </w:rPr>
        <w:t xml:space="preserve"> in the main branch</w:t>
      </w:r>
      <w:r w:rsidR="00861954">
        <w:rPr>
          <w:lang w:val="en-CA"/>
        </w:rPr>
        <w:t>.</w:t>
      </w:r>
      <w:r w:rsidR="00DA2FDF">
        <w:rPr>
          <w:lang w:val="en-CA"/>
        </w:rPr>
        <w:t xml:space="preserve"> </w:t>
      </w:r>
      <w:r w:rsidR="008F4593">
        <w:t>GeoSciM</w:t>
      </w:r>
      <w:r w:rsidR="007D27E1">
        <w:t>L 4 adopts</w:t>
      </w:r>
      <w:r w:rsidR="00861954">
        <w:t xml:space="preserve"> a</w:t>
      </w:r>
      <w:r w:rsidR="000077DC">
        <w:t>n</w:t>
      </w:r>
      <w:r w:rsidR="00861954">
        <w:t xml:space="preserve"> </w:t>
      </w:r>
      <w:r w:rsidR="000077DC">
        <w:t xml:space="preserve">extension </w:t>
      </w:r>
      <w:r w:rsidR="00861954">
        <w:t xml:space="preserve">pattern </w:t>
      </w:r>
      <w:r w:rsidR="00BC55A0">
        <w:t>using</w:t>
      </w:r>
      <w:r w:rsidR="00861954">
        <w:t xml:space="preserve">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w:t>
      </w:r>
      <w:r w:rsidR="007D27E1">
        <w:t xml:space="preserve">extended </w:t>
      </w:r>
      <w:r w:rsidR="00861954">
        <w:t xml:space="preserve">properties are organized in their own </w:t>
      </w:r>
      <w:r w:rsidR="00A173A4">
        <w:t>Datatype</w:t>
      </w:r>
      <w:r w:rsidR="00BC55A0">
        <w:t>,</w:t>
      </w:r>
      <w:r w:rsidR="00A173A4">
        <w:t xml:space="preserve"> subtyping</w:t>
      </w:r>
      <w:r w:rsidR="00861954">
        <w:t xml:space="preserve"> </w:t>
      </w:r>
      <w:r w:rsidR="00EF48A6" w:rsidRPr="002E4FD9">
        <w:rPr>
          <w:rStyle w:val="Entity"/>
        </w:rPr>
        <w:t>AbstractDescription</w:t>
      </w:r>
      <w:r w:rsidR="00690C3D">
        <w:t>.</w:t>
      </w:r>
    </w:p>
    <w:p w14:paraId="2A48355A" w14:textId="3FDE1208" w:rsidR="00DA2FDF" w:rsidRDefault="00F658C5" w:rsidP="00AE1A69">
      <w:pPr>
        <w:keepNext/>
        <w:jc w:val="center"/>
      </w:pPr>
      <w:r>
        <w:rPr>
          <w:noProof/>
          <w:lang w:val="en-AU" w:eastAsia="en-AU"/>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AE1A69">
      <w:pPr>
        <w:pStyle w:val="Caption"/>
        <w:spacing w:after="360"/>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AD44BE">
        <w:rPr>
          <w:noProof/>
          <w:color w:val="auto"/>
        </w:rPr>
        <w:t>6</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C44904">
      <w:pPr>
        <w:pStyle w:val="ListParagraph"/>
        <w:numPr>
          <w:ilvl w:val="0"/>
          <w:numId w:val="11"/>
        </w:numPr>
      </w:pPr>
      <w:r>
        <w:t>It d</w:t>
      </w:r>
      <w:r w:rsidR="00D0034E">
        <w:t>oes not require the creation of a new feature type</w:t>
      </w:r>
      <w:r w:rsidR="00595C96">
        <w:t xml:space="preserve"> to add properties to core features.</w:t>
      </w:r>
    </w:p>
    <w:p w14:paraId="6EC47B98" w14:textId="2805436A" w:rsidR="00D0034E" w:rsidRDefault="00D0034E" w:rsidP="00C44904">
      <w:pPr>
        <w:pStyle w:val="ListParagraph"/>
        <w:numPr>
          <w:ilvl w:val="0"/>
          <w:numId w:val="11"/>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6985B3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BC55A0">
        <w:t xml:space="preserve">ultimately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AD44BE" w:rsidRPr="00EC0310">
        <w:t xml:space="preserve">Table </w:t>
      </w:r>
      <w:r w:rsidR="00AD44BE">
        <w:rPr>
          <w:noProof/>
        </w:rPr>
        <w:t>1</w:t>
      </w:r>
      <w:r>
        <w:fldChar w:fldCharType="end"/>
      </w:r>
      <w:r>
        <w:t>).</w:t>
      </w:r>
    </w:p>
    <w:p w14:paraId="434C3884" w14:textId="251C9391" w:rsidR="000077DC" w:rsidRPr="00EC0310" w:rsidRDefault="000077DC" w:rsidP="004D3EF3">
      <w:pPr>
        <w:pStyle w:val="Caption"/>
        <w:keepNext/>
        <w:rPr>
          <w:color w:val="auto"/>
        </w:rPr>
      </w:pPr>
      <w:bookmarkStart w:id="58"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AD44BE">
        <w:rPr>
          <w:noProof/>
          <w:color w:val="auto"/>
        </w:rPr>
        <w:t>1</w:t>
      </w:r>
      <w:r w:rsidR="00415E41">
        <w:rPr>
          <w:color w:val="auto"/>
        </w:rPr>
        <w:fldChar w:fldCharType="end"/>
      </w:r>
      <w:bookmarkEnd w:id="58"/>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Default="00EF48A6" w:rsidP="00DA2FDF">
      <w:r>
        <w:t>T</w:t>
      </w:r>
      <w:r w:rsidR="000466A0">
        <w:t xml:space="preserve">his </w:t>
      </w:r>
      <w:r>
        <w:t xml:space="preserve">modelling </w:t>
      </w:r>
      <w:r w:rsidR="000466A0">
        <w:t xml:space="preserve">pattern 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p>
    <w:p w14:paraId="098EF99B" w14:textId="08F528F5" w:rsidR="00DF2D0D" w:rsidRDefault="00DF2D0D" w:rsidP="00DF2D0D">
      <w:pPr>
        <w:pStyle w:val="Heading2"/>
        <w:rPr>
          <w:lang w:val="en-CA"/>
        </w:rPr>
      </w:pPr>
      <w:bookmarkStart w:id="59" w:name="_Toc458154193"/>
      <w:r>
        <w:rPr>
          <w:lang w:val="en-CA"/>
        </w:rPr>
        <w:t>GeoSciML Lite</w:t>
      </w:r>
      <w:bookmarkEnd w:id="59"/>
    </w:p>
    <w:p w14:paraId="232BE2CE" w14:textId="1A1FE7D0" w:rsidR="00DF2D0D" w:rsidRPr="005E0F6A" w:rsidRDefault="00DF2D0D" w:rsidP="00DF2D0D">
      <w:pPr>
        <w:rPr>
          <w:lang w:val="en-CA"/>
        </w:rPr>
      </w:pPr>
      <w:r>
        <w:rPr>
          <w:lang w:val="en-CA"/>
        </w:rPr>
        <w:t>GeoSciML Lite is a denormalised view</w:t>
      </w:r>
      <w:r w:rsidR="0031113D">
        <w:rPr>
          <w:lang w:val="en-CA"/>
        </w:rPr>
        <w:t>, or a transformation,</w:t>
      </w:r>
      <w:r>
        <w:rPr>
          <w:lang w:val="en-CA"/>
        </w:rPr>
        <w:t xml:space="preserve"> of key geological and sampling featu</w:t>
      </w:r>
      <w:r w:rsidR="007D27E1">
        <w:rPr>
          <w:lang w:val="en-CA"/>
        </w:rPr>
        <w:t>res, designed as a simple entry-</w:t>
      </w:r>
      <w:r>
        <w:rPr>
          <w:lang w:val="en-CA"/>
        </w:rPr>
        <w:t xml:space="preserve">level model to publish datasets, particularly adapted to geographic visualization with key reporting properties.  The use case for GeoSciML-lite is a simple layer-based </w:t>
      </w:r>
      <w:r w:rsidR="00BC55A0">
        <w:rPr>
          <w:lang w:val="en-CA"/>
        </w:rPr>
        <w:t>application;</w:t>
      </w:r>
      <w:r>
        <w:rPr>
          <w:lang w:val="en-CA"/>
        </w:rPr>
        <w:t xml:space="preserve"> such as web map application or GIS where the key functionality is to display a map layer and perform simple identify </w:t>
      </w:r>
      <w:r w:rsidR="007D27E1">
        <w:rPr>
          <w:lang w:val="en-CA"/>
        </w:rPr>
        <w:t xml:space="preserve">or query </w:t>
      </w:r>
      <w:r>
        <w:rPr>
          <w:lang w:val="en-CA"/>
        </w:rPr>
        <w:t>operations.  The classes are modelled to be easily implementable in any GIS or web mapping application.  One feature type maps to one table comp</w:t>
      </w:r>
      <w:r w:rsidR="007D27E1">
        <w:rPr>
          <w:lang w:val="en-CA"/>
        </w:rPr>
        <w:t>osed of optional, single-</w:t>
      </w:r>
      <w:r>
        <w:rPr>
          <w:lang w:val="en-CA"/>
        </w:rPr>
        <w:t xml:space="preserve">occurrence properties – consistent with the structure of denormalised RDBMS tables.  </w:t>
      </w:r>
      <w:r w:rsidRPr="005E0F6A">
        <w:rPr>
          <w:lang w:val="en-CA"/>
        </w:rPr>
        <w:t xml:space="preserve">The XML implementation (clause </w:t>
      </w:r>
      <w:r w:rsidR="005E0F6A">
        <w:rPr>
          <w:lang w:val="en-CA"/>
        </w:rPr>
        <w:fldChar w:fldCharType="begin"/>
      </w:r>
      <w:r w:rsidR="005E0F6A">
        <w:rPr>
          <w:lang w:val="en-CA"/>
        </w:rPr>
        <w:instrText xml:space="preserve"> REF _Ref458064986 \r \h </w:instrText>
      </w:r>
      <w:r w:rsidR="005E0F6A">
        <w:rPr>
          <w:lang w:val="en-CA"/>
        </w:rPr>
      </w:r>
      <w:r w:rsidR="005E0F6A">
        <w:rPr>
          <w:lang w:val="en-CA"/>
        </w:rPr>
        <w:fldChar w:fldCharType="separate"/>
      </w:r>
      <w:r w:rsidR="00AD44BE">
        <w:rPr>
          <w:lang w:val="en-CA"/>
        </w:rPr>
        <w:t>9.8</w:t>
      </w:r>
      <w:r w:rsidR="005E0F6A">
        <w:rPr>
          <w:lang w:val="en-CA"/>
        </w:rPr>
        <w:fldChar w:fldCharType="end"/>
      </w:r>
      <w:r w:rsidR="005E0F6A">
        <w:rPr>
          <w:lang w:val="en-CA"/>
        </w:rPr>
        <w:t xml:space="preserve">) </w:t>
      </w:r>
      <w:r w:rsidRPr="005E0F6A">
        <w:rPr>
          <w:lang w:val="en-CA"/>
        </w:rPr>
        <w:t xml:space="preserve">is conformant with GML Simple Feature (OGC 10-100r3). </w:t>
      </w:r>
    </w:p>
    <w:p w14:paraId="2AFD65F6" w14:textId="077D61E6" w:rsidR="00DF2D0D" w:rsidRDefault="00DF2D0D" w:rsidP="00DF2D0D">
      <w:pPr>
        <w:rPr>
          <w:lang w:val="en-CA"/>
        </w:rPr>
      </w:pPr>
      <w:r>
        <w:rPr>
          <w:lang w:val="en-CA"/>
        </w:rPr>
        <w:t xml:space="preserve">Each </w:t>
      </w:r>
      <w:r w:rsidR="0031113D">
        <w:rPr>
          <w:lang w:val="en-CA"/>
        </w:rPr>
        <w:t>property</w:t>
      </w:r>
      <w:r>
        <w:rPr>
          <w:lang w:val="en-CA"/>
        </w:rPr>
        <w:t xml:space="preserve"> of </w:t>
      </w:r>
      <w:r w:rsidR="007D27E1">
        <w:rPr>
          <w:lang w:val="en-CA"/>
        </w:rPr>
        <w:t xml:space="preserve">GeoSciML </w:t>
      </w:r>
      <w:r>
        <w:rPr>
          <w:lang w:val="en-CA"/>
        </w:rPr>
        <w:t xml:space="preserve">Lite classes </w:t>
      </w:r>
      <w:r w:rsidR="007D27E1">
        <w:rPr>
          <w:lang w:val="en-CA"/>
        </w:rPr>
        <w:t>is</w:t>
      </w:r>
      <w:r>
        <w:rPr>
          <w:lang w:val="en-CA"/>
        </w:rPr>
        <w:t xml:space="preserve"> derived from a subset of </w:t>
      </w:r>
      <w:r w:rsidR="002A0C3E">
        <w:rPr>
          <w:lang w:val="en-CA"/>
        </w:rPr>
        <w:t xml:space="preserve">the properties available in the </w:t>
      </w:r>
      <w:r w:rsidR="007D27E1">
        <w:rPr>
          <w:lang w:val="en-CA"/>
        </w:rPr>
        <w:t>full GeoSciML</w:t>
      </w:r>
      <w:r>
        <w:rPr>
          <w:lang w:val="en-CA"/>
        </w:rPr>
        <w:t xml:space="preserve"> model</w:t>
      </w:r>
      <w:r w:rsidR="002A0C3E">
        <w:rPr>
          <w:lang w:val="en-CA"/>
        </w:rPr>
        <w:t>, with the exception of “genericSymbolizer”, which is a convenience property providing a cartographic symbol</w:t>
      </w:r>
      <w:r w:rsidR="007D27E1">
        <w:rPr>
          <w:lang w:val="en-CA"/>
        </w:rPr>
        <w:t xml:space="preserve"> or code</w:t>
      </w:r>
      <w:r w:rsidR="002A0C3E">
        <w:rPr>
          <w:lang w:val="en-CA"/>
        </w:rPr>
        <w:t xml:space="preserve">. The property is a shortcut to symbolisation that </w:t>
      </w:r>
      <w:r w:rsidR="0031113D">
        <w:rPr>
          <w:lang w:val="en-CA"/>
        </w:rPr>
        <w:t>would</w:t>
      </w:r>
      <w:r w:rsidR="002A0C3E">
        <w:rPr>
          <w:lang w:val="en-CA"/>
        </w:rPr>
        <w:t xml:space="preserve"> otherwise be provided </w:t>
      </w:r>
      <w:r w:rsidR="00D04723">
        <w:rPr>
          <w:lang w:val="en-CA"/>
        </w:rPr>
        <w:t>by</w:t>
      </w:r>
      <w:r w:rsidR="002A0C3E">
        <w:rPr>
          <w:lang w:val="en-CA"/>
        </w:rPr>
        <w:t xml:space="preserve"> </w:t>
      </w:r>
      <w:r w:rsidR="007D27E1">
        <w:rPr>
          <w:lang w:val="en-CA"/>
        </w:rPr>
        <w:t xml:space="preserve">an </w:t>
      </w:r>
      <w:r w:rsidR="002A0C3E">
        <w:rPr>
          <w:lang w:val="en-CA"/>
        </w:rPr>
        <w:t>SLD (Styled Layer Descriptor).</w:t>
      </w:r>
    </w:p>
    <w:p w14:paraId="65A8BD05" w14:textId="65475275" w:rsidR="00DF2D0D" w:rsidRDefault="00DF2D0D" w:rsidP="00DF2D0D">
      <w:pPr>
        <w:rPr>
          <w:lang w:val="en-CA"/>
        </w:rPr>
      </w:pPr>
      <w:r>
        <w:rPr>
          <w:lang w:val="en-CA"/>
        </w:rPr>
        <w:t>Some fields are external references, in the form of HTTP URI, to provide hyperlinks for applications to</w:t>
      </w:r>
      <w:r w:rsidR="00D04723">
        <w:rPr>
          <w:lang w:val="en-CA"/>
        </w:rPr>
        <w:t xml:space="preserve"> access linked data definitions to extern</w:t>
      </w:r>
      <w:r w:rsidR="005E0F6A">
        <w:rPr>
          <w:lang w:val="en-CA"/>
        </w:rPr>
        <w:t xml:space="preserve">ally governed vocabulary terms </w:t>
      </w:r>
      <w:r>
        <w:rPr>
          <w:lang w:val="en-CA"/>
        </w:rPr>
        <w:t>and/or complex representation</w:t>
      </w:r>
      <w:r w:rsidR="00D04723">
        <w:rPr>
          <w:lang w:val="en-CA"/>
        </w:rPr>
        <w:t>s of the features when required.</w:t>
      </w:r>
    </w:p>
    <w:p w14:paraId="15684DE6" w14:textId="77777777" w:rsidR="00DF2D0D" w:rsidRDefault="00DF2D0D" w:rsidP="00DF2D0D">
      <w:pPr>
        <w:keepNext/>
        <w:rPr>
          <w:noProof/>
          <w:lang w:val="en-CA" w:eastAsia="en-CA"/>
        </w:rPr>
      </w:pPr>
    </w:p>
    <w:p w14:paraId="5D81254D" w14:textId="3A649C15" w:rsidR="00DF2D0D" w:rsidRDefault="00DF2D0D" w:rsidP="00AE1A69">
      <w:pPr>
        <w:keepNext/>
        <w:jc w:val="center"/>
      </w:pPr>
      <w:r>
        <w:rPr>
          <w:noProof/>
          <w:lang w:val="en-AU" w:eastAsia="en-AU"/>
        </w:rPr>
        <w:drawing>
          <wp:inline distT="0" distB="0" distL="0" distR="0" wp14:anchorId="58828334" wp14:editId="21F03E94">
            <wp:extent cx="5562600" cy="4019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p>
    <w:p w14:paraId="3E80F661" w14:textId="6C4A57BA" w:rsidR="00DF2D0D" w:rsidRPr="008B64C1" w:rsidRDefault="00DF2D0D" w:rsidP="00AE1A69">
      <w:pPr>
        <w:pStyle w:val="Caption"/>
        <w:ind w:left="284" w:right="418"/>
        <w:jc w:val="center"/>
        <w:rPr>
          <w:color w:val="000000"/>
        </w:rPr>
      </w:pPr>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AD44BE">
        <w:rPr>
          <w:noProof/>
          <w:color w:val="000000"/>
        </w:rPr>
        <w:t>7</w:t>
      </w:r>
      <w:r w:rsidRPr="008B64C1">
        <w:rPr>
          <w:color w:val="000000"/>
        </w:rPr>
        <w:fldChar w:fldCharType="end"/>
      </w:r>
      <w:r w:rsidRPr="008B64C1">
        <w:rPr>
          <w:color w:val="000000"/>
        </w:rPr>
        <w:t xml:space="preserve"> </w:t>
      </w:r>
      <w:r w:rsidRPr="009F4AF5">
        <w:rPr>
          <w:color w:val="000000"/>
        </w:rPr>
        <w:t xml:space="preserve">- </w:t>
      </w:r>
      <w:r w:rsidRPr="008B64C1">
        <w:rPr>
          <w:color w:val="000000"/>
        </w:rPr>
        <w:t xml:space="preserve">Example of linkage between </w:t>
      </w:r>
      <w:r w:rsidR="00A44C11">
        <w:rPr>
          <w:color w:val="000000"/>
        </w:rPr>
        <w:t xml:space="preserve">a GeoSciML </w:t>
      </w:r>
      <w:r>
        <w:rPr>
          <w:color w:val="000000"/>
        </w:rPr>
        <w:t>Lite</w:t>
      </w:r>
      <w:r w:rsidRPr="008B64C1">
        <w:rPr>
          <w:color w:val="000000"/>
        </w:rPr>
        <w:t xml:space="preserve"> </w:t>
      </w:r>
      <w:r>
        <w:rPr>
          <w:color w:val="000000"/>
        </w:rPr>
        <w:t>feature</w:t>
      </w:r>
      <w:r w:rsidRPr="008B64C1">
        <w:rPr>
          <w:color w:val="000000"/>
        </w:rPr>
        <w:t xml:space="preserve"> and other GeoSciML packages and vocabular</w:t>
      </w:r>
      <w:r w:rsidRPr="009F4AF5">
        <w:rPr>
          <w:color w:val="000000"/>
        </w:rPr>
        <w:t>y term URI’s</w:t>
      </w:r>
      <w:r w:rsidRPr="00EC0310">
        <w:rPr>
          <w:color w:val="000000"/>
        </w:rPr>
        <w:t>.  An instance of GeologicUnitView matches an instance of MappedFeature.</w:t>
      </w:r>
    </w:p>
    <w:p w14:paraId="79B93D23" w14:textId="77777777" w:rsidR="009459BF" w:rsidRPr="009459BF" w:rsidRDefault="009A7B37" w:rsidP="009459BF">
      <w:pPr>
        <w:pStyle w:val="Heading1"/>
        <w:rPr>
          <w:lang w:val="en-CA"/>
        </w:rPr>
      </w:pPr>
      <w:bookmarkStart w:id="60" w:name="_Toc458154194"/>
      <w:r w:rsidRPr="00D12552">
        <w:rPr>
          <w:lang w:val="en-CA"/>
        </w:rPr>
        <w:t>Conventions</w:t>
      </w:r>
      <w:bookmarkEnd w:id="60"/>
    </w:p>
    <w:p w14:paraId="526B5110" w14:textId="4B49FF2E" w:rsidR="00695378" w:rsidRPr="00D12552" w:rsidRDefault="00695378" w:rsidP="00695378">
      <w:pPr>
        <w:pStyle w:val="Heading2"/>
        <w:rPr>
          <w:lang w:val="en-CA"/>
        </w:rPr>
      </w:pPr>
      <w:bookmarkStart w:id="61" w:name="_Ref439663710"/>
      <w:bookmarkStart w:id="62" w:name="_Toc458154195"/>
      <w:r w:rsidRPr="00D12552">
        <w:rPr>
          <w:lang w:val="en-CA"/>
        </w:rPr>
        <w:t>Requirement class</w:t>
      </w:r>
      <w:bookmarkEnd w:id="61"/>
      <w:bookmarkEnd w:id="62"/>
    </w:p>
    <w:p w14:paraId="7A11BBA2" w14:textId="3962B0A8"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lastRenderedPageBreak/>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10376D24" w:rsidR="00695378" w:rsidRPr="00D12552" w:rsidRDefault="00695378" w:rsidP="00695378">
      <w:pPr>
        <w:rPr>
          <w:lang w:val="en-CA"/>
        </w:rPr>
      </w:pPr>
      <w:r w:rsidRPr="00D12552">
        <w:rPr>
          <w:lang w:val="en-CA"/>
        </w:rPr>
        <w:t xml:space="preserve">All requirements in a </w:t>
      </w:r>
      <w:r w:rsidR="00953AE3">
        <w:rPr>
          <w:lang w:val="en-CA"/>
        </w:rPr>
        <w:t xml:space="preserve">requirements </w:t>
      </w:r>
      <w:r w:rsidRPr="00D12552">
        <w:rPr>
          <w:lang w:val="en-CA"/>
        </w:rPr>
        <w:t xml:space="preserve">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Heading2"/>
        <w:rPr>
          <w:lang w:val="en-CA"/>
        </w:rPr>
      </w:pPr>
      <w:bookmarkStart w:id="63" w:name="_Toc377112004"/>
      <w:bookmarkStart w:id="64" w:name="_Toc428885193"/>
      <w:bookmarkStart w:id="65" w:name="_Ref439663763"/>
      <w:bookmarkStart w:id="66" w:name="_Toc458154196"/>
      <w:r w:rsidRPr="00D12552">
        <w:rPr>
          <w:lang w:val="en-CA"/>
        </w:rPr>
        <w:t>Requirement</w:t>
      </w:r>
      <w:bookmarkEnd w:id="63"/>
      <w:bookmarkEnd w:id="64"/>
      <w:bookmarkEnd w:id="65"/>
      <w:r w:rsidR="00395D5A">
        <w:rPr>
          <w:lang w:val="en-CA"/>
        </w:rPr>
        <w:t xml:space="preserve"> and</w:t>
      </w:r>
      <w:r w:rsidR="00846883">
        <w:rPr>
          <w:lang w:val="en-CA"/>
        </w:rPr>
        <w:t xml:space="preserve"> Recommendation</w:t>
      </w:r>
      <w:bookmarkEnd w:id="66"/>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67" w:name="_Toc356480502"/>
      <w:bookmarkStart w:id="68" w:name="_Toc377112005"/>
      <w:bookmarkStart w:id="69" w:name="_Toc428885194"/>
      <w:bookmarkStart w:id="70" w:name="_Toc458154197"/>
      <w:bookmarkStart w:id="71" w:name="_Toc356480505"/>
      <w:r w:rsidRPr="00D12552">
        <w:rPr>
          <w:lang w:val="en-CA"/>
        </w:rPr>
        <w:t>Conformance class</w:t>
      </w:r>
      <w:bookmarkEnd w:id="67"/>
      <w:bookmarkEnd w:id="68"/>
      <w:bookmarkEnd w:id="69"/>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6A2B44DB" w:rsidR="00695378" w:rsidRPr="00D12552" w:rsidRDefault="00695378" w:rsidP="00695378">
      <w:pPr>
        <w:rPr>
          <w:lang w:val="en-CA"/>
        </w:rPr>
      </w:pPr>
      <w:r w:rsidRPr="00D12552">
        <w:rPr>
          <w:lang w:val="en-CA"/>
        </w:rPr>
        <w:lastRenderedPageBreak/>
        <w:t>W3C Schema (XSD) and ISO Schematron (SCH) files are considered as part of this specification, although available online only, due to concerns about document size. Many requirements are expressed in a single XSD or SCH file</w:t>
      </w:r>
      <w:r w:rsidR="00AD32B1">
        <w:rPr>
          <w:lang w:val="en-CA"/>
        </w:rPr>
        <w:t>,</w:t>
      </w:r>
      <w:r w:rsidRPr="00D12552">
        <w:rPr>
          <w:lang w:val="en-CA"/>
        </w:rPr>
        <w:t xml:space="preserv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65676D9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1B864280"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8F3406">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35C50C0" w14:textId="4C50FA7D" w:rsidR="00DF5C09" w:rsidRPr="00117266" w:rsidRDefault="00695378" w:rsidP="00117266">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7652C4D3" w14:textId="77777777" w:rsidR="00695378" w:rsidRPr="00D12552" w:rsidRDefault="00695378" w:rsidP="00695378">
      <w:pPr>
        <w:pStyle w:val="Heading2"/>
        <w:rPr>
          <w:lang w:val="en-CA"/>
        </w:rPr>
      </w:pPr>
      <w:bookmarkStart w:id="72" w:name="_Toc377112006"/>
      <w:bookmarkStart w:id="73" w:name="_Toc428885195"/>
      <w:bookmarkStart w:id="74" w:name="_Toc458154198"/>
      <w:r w:rsidRPr="00D12552">
        <w:rPr>
          <w:lang w:val="en-CA"/>
        </w:rPr>
        <w:t>Identifiers</w:t>
      </w:r>
      <w:bookmarkEnd w:id="71"/>
      <w:bookmarkEnd w:id="72"/>
      <w:bookmarkEnd w:id="73"/>
      <w:bookmarkEnd w:id="7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63A9498F" w:rsidR="00695378" w:rsidRPr="00D12552" w:rsidRDefault="00695378" w:rsidP="00695378">
      <w:pPr>
        <w:rPr>
          <w:lang w:val="en-CA"/>
        </w:rPr>
      </w:pPr>
      <w:r w:rsidRPr="00D12552">
        <w:rPr>
          <w:lang w:val="en-CA"/>
        </w:rPr>
        <w:t xml:space="preserve">All requirements and conformance tests that appear in this document are denoted by </w:t>
      </w:r>
      <w:r w:rsidR="0031113D">
        <w:rPr>
          <w:lang w:val="en-CA"/>
        </w:rPr>
        <w:t>a partial URI</w:t>
      </w:r>
      <w:r w:rsidRPr="00D12552">
        <w:rPr>
          <w:lang w:val="en-CA"/>
        </w:rPr>
        <w:t xml:space="preserve"> which </w:t>
      </w:r>
      <w:r w:rsidR="0031113D" w:rsidRPr="00D12552">
        <w:rPr>
          <w:lang w:val="en-CA"/>
        </w:rPr>
        <w:t>is</w:t>
      </w:r>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Heading2"/>
        <w:rPr>
          <w:lang w:val="en-CA"/>
        </w:rPr>
      </w:pPr>
      <w:bookmarkStart w:id="75" w:name="_Toc458154199"/>
      <w:r>
        <w:rPr>
          <w:lang w:val="en-CA"/>
        </w:rPr>
        <w:t>Classifiers</w:t>
      </w:r>
      <w:bookmarkEnd w:id="75"/>
    </w:p>
    <w:p w14:paraId="285DCE72" w14:textId="0B9B5B88" w:rsidR="00004359" w:rsidRDefault="00894483" w:rsidP="00695378">
      <w:pPr>
        <w:rPr>
          <w:lang w:val="en-CA"/>
        </w:rPr>
      </w:pPr>
      <w:r>
        <w:rPr>
          <w:lang w:val="en-CA"/>
        </w:rPr>
        <w:t xml:space="preserve">This document contains a large </w:t>
      </w:r>
      <w:r w:rsidR="00AD32B1">
        <w:rPr>
          <w:lang w:val="en-CA"/>
        </w:rPr>
        <w:t>number</w:t>
      </w:r>
      <w:r>
        <w:rPr>
          <w:lang w:val="en-CA"/>
        </w:rPr>
        <w:t xml:space="preserve"> of references to classifiers that might sometimes be abiguous</w:t>
      </w:r>
      <w:r w:rsidR="005F3FAD">
        <w:rPr>
          <w:lang w:val="en-CA"/>
        </w:rPr>
        <w:t xml:space="preserve">.  Classes and packages are simply referred </w:t>
      </w:r>
      <w:r w:rsidR="00C5081E">
        <w:rPr>
          <w:lang w:val="en-CA"/>
        </w:rPr>
        <w:t>by</w:t>
      </w:r>
      <w:r w:rsidR="005F3FAD">
        <w:rPr>
          <w:lang w:val="en-CA"/>
        </w:rPr>
        <w:t xml:space="preserve"> their name formed </w:t>
      </w:r>
      <w:r w:rsidR="009F09E7">
        <w:rPr>
          <w:lang w:val="en-CA"/>
        </w:rPr>
        <w:t>using</w:t>
      </w:r>
      <w:r w:rsidR="005F3FAD">
        <w:rPr>
          <w:lang w:val="en-CA"/>
        </w:rPr>
        <w:t xml:space="preserve"> “</w:t>
      </w:r>
      <w:r w:rsidR="005F3FAD" w:rsidRPr="00527465">
        <w:rPr>
          <w:rStyle w:val="Entity"/>
        </w:rPr>
        <w:t>CamelCase</w:t>
      </w:r>
      <w:r w:rsidR="005F3FAD">
        <w:rPr>
          <w:lang w:val="en-CA"/>
        </w:rPr>
        <w:t>” name</w:t>
      </w:r>
      <w:r w:rsidR="00527465">
        <w:rPr>
          <w:lang w:val="en-CA"/>
        </w:rPr>
        <w:t xml:space="preserve"> in mono space type</w:t>
      </w:r>
      <w:r w:rsidR="005F3FAD">
        <w:rPr>
          <w:lang w:val="en-CA"/>
        </w:rPr>
        <w:t xml:space="preserve">.  </w:t>
      </w:r>
      <w:r>
        <w:rPr>
          <w:lang w:val="en-CA"/>
        </w:rPr>
        <w:t>Duplicate names do exist and</w:t>
      </w:r>
      <w:r w:rsidR="005F3FAD">
        <w:rPr>
          <w:lang w:val="en-CA"/>
        </w:rPr>
        <w:t xml:space="preserve"> the scope (the package of a class or the class a property belongs to) must be made explicit.  </w:t>
      </w:r>
    </w:p>
    <w:p w14:paraId="72B449B9" w14:textId="6213235B" w:rsidR="005F3FAD" w:rsidRDefault="00004359" w:rsidP="00695378">
      <w:pPr>
        <w:rPr>
          <w:lang w:val="en-CA"/>
        </w:rPr>
      </w:pPr>
      <w:r>
        <w:rPr>
          <w:lang w:val="en-CA"/>
        </w:rPr>
        <w:lastRenderedPageBreak/>
        <w:t xml:space="preserve">OCL syntax will be used to identify </w:t>
      </w:r>
      <w:r w:rsidR="00AD32B1">
        <w:rPr>
          <w:lang w:val="en-CA"/>
        </w:rPr>
        <w:t xml:space="preserve">a </w:t>
      </w:r>
      <w:r>
        <w:rPr>
          <w:lang w:val="en-CA"/>
        </w:rPr>
        <w:t xml:space="preserve">logical model </w:t>
      </w:r>
      <w:r w:rsidR="00894483">
        <w:rPr>
          <w:lang w:val="en-CA"/>
        </w:rPr>
        <w:t>classifier from the UML model.</w:t>
      </w:r>
    </w:p>
    <w:p w14:paraId="61B412C3" w14:textId="59F936CA" w:rsidR="00004359" w:rsidRDefault="00906350" w:rsidP="00894483">
      <w:pPr>
        <w:pStyle w:val="xml"/>
        <w:rPr>
          <w:noProof/>
        </w:rPr>
      </w:pPr>
      <w:r>
        <w:rPr>
          <w:noProof/>
        </w:rPr>
        <w:t>Package::{…}</w:t>
      </w:r>
      <w:r w:rsidR="00004359">
        <w:rPr>
          <w:noProof/>
        </w:rPr>
        <w:t>Package::Classifier</w:t>
      </w:r>
      <w:r>
        <w:rPr>
          <w:noProof/>
        </w:rPr>
        <w:t>::Property:Type</w:t>
      </w:r>
      <w:r w:rsidR="00004359">
        <w:rPr>
          <w:noProof/>
        </w:rPr>
        <w:t xml:space="preserve"> </w:t>
      </w:r>
    </w:p>
    <w:p w14:paraId="5717F95D" w14:textId="1319CBB6"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 xml:space="preserve">and can change from one implementation to another.  The reference model used by GeoSciML, and </w:t>
      </w:r>
      <w:r w:rsidR="00894483">
        <w:rPr>
          <w:lang w:val="en-CA"/>
        </w:rPr>
        <w:t>several other domain models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 xml:space="preserve">a </w:t>
      </w:r>
      <w:r w:rsidR="00B40027" w:rsidRPr="00527465">
        <w:rPr>
          <w:rStyle w:val="Entity"/>
        </w:rPr>
        <w:t>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1853AADE"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w:t>
      </w:r>
      <w:r w:rsidR="00894483">
        <w:rPr>
          <w:rFonts w:ascii="Courier New" w:hAnsi="Courier New" w:cs="Courier New"/>
          <w:noProof/>
          <w:sz w:val="20"/>
          <w:szCs w:val="20"/>
          <w:lang w:val="en-CA"/>
        </w:rPr>
        <w:t>:</w:t>
      </w:r>
      <w:r w:rsidRPr="00EC0310">
        <w:rPr>
          <w:rFonts w:ascii="Courier New" w:hAnsi="Courier New" w:cs="Courier New"/>
          <w:noProof/>
          <w:sz w:val="20"/>
          <w:szCs w:val="20"/>
          <w:lang w:val="en-CA"/>
        </w:rPr>
        <w:t>2011 Observations and Measurements::Sampling Features::samplingPoint::SF_SamplingPoint</w:t>
      </w:r>
    </w:p>
    <w:p w14:paraId="085DB1BD" w14:textId="24843CE3" w:rsidR="00D87A01" w:rsidRDefault="0058466D" w:rsidP="00695378">
      <w:pPr>
        <w:rPr>
          <w:lang w:val="en-CA"/>
        </w:rPr>
      </w:pPr>
      <w:r>
        <w:rPr>
          <w:lang w:val="en-CA"/>
        </w:rPr>
        <w:t xml:space="preserve">For </w:t>
      </w:r>
      <w:r w:rsidR="00C5081E">
        <w:rPr>
          <w:lang w:val="en-CA"/>
        </w:rPr>
        <w:t xml:space="preserve">the </w:t>
      </w:r>
      <w:r>
        <w:rPr>
          <w:lang w:val="en-CA"/>
        </w:rPr>
        <w:t>sake of reada</w:t>
      </w:r>
      <w:r w:rsidR="007D01E7">
        <w:rPr>
          <w:lang w:val="en-CA"/>
        </w:rPr>
        <w:t>bi</w:t>
      </w:r>
      <w:r>
        <w:rPr>
          <w:lang w:val="en-CA"/>
        </w:rPr>
        <w:t>lity</w:t>
      </w:r>
      <w:r w:rsidR="00894483">
        <w:rPr>
          <w:lang w:val="en-CA"/>
        </w:rPr>
        <w:t>, and also because some HollowWorld package name</w:t>
      </w:r>
      <w:r w:rsidR="00AD32B1">
        <w:rPr>
          <w:lang w:val="en-CA"/>
        </w:rPr>
        <w:t>s</w:t>
      </w:r>
      <w:r w:rsidR="00894483">
        <w:rPr>
          <w:lang w:val="en-CA"/>
        </w:rPr>
        <w:t xml:space="preserve"> do</w:t>
      </w:r>
      <w:r w:rsidR="00AD32B1">
        <w:rPr>
          <w:lang w:val="en-CA"/>
        </w:rPr>
        <w:t xml:space="preserve"> no</w:t>
      </w:r>
      <w:r w:rsidR="00894483">
        <w:rPr>
          <w:lang w:val="en-CA"/>
        </w:rPr>
        <w:t>t have OCL friendly name</w:t>
      </w:r>
      <w:r w:rsidR="00AC02F9">
        <w:rPr>
          <w:lang w:val="en-CA"/>
        </w:rPr>
        <w:t>s</w:t>
      </w:r>
      <w:r w:rsidR="00AD32B1">
        <w:rPr>
          <w:lang w:val="en-CA"/>
        </w:rPr>
        <w:t xml:space="preserve"> (e.g. some package names contain</w:t>
      </w:r>
      <w:r w:rsidR="00894483">
        <w:rPr>
          <w:lang w:val="en-CA"/>
        </w:rPr>
        <w:t xml:space="preserve"> ‘:’, as </w:t>
      </w:r>
      <w:r w:rsidR="00AC02F9">
        <w:rPr>
          <w:lang w:val="en-CA"/>
        </w:rPr>
        <w:t xml:space="preserve">shown </w:t>
      </w:r>
      <w:r w:rsidR="00894483">
        <w:rPr>
          <w:lang w:val="en-CA"/>
        </w:rPr>
        <w:t>in the previous example)</w:t>
      </w:r>
      <w:r>
        <w:rPr>
          <w:lang w:val="en-CA"/>
        </w:rPr>
        <w:t>, this document will use shortcuts to identify packages.</w:t>
      </w:r>
      <w:r w:rsidR="007D01E7">
        <w:rPr>
          <w:lang w:val="en-CA"/>
        </w:rPr>
        <w:t xml:space="preserve">  For example</w:t>
      </w:r>
      <w:r w:rsidR="00894483">
        <w:rPr>
          <w:lang w:val="en-CA"/>
        </w:rPr>
        <w:t>, for</w:t>
      </w:r>
      <w:r w:rsidR="007D01E7">
        <w:rPr>
          <w:lang w:val="en-CA"/>
        </w:rPr>
        <w:t xml:space="preserve"> </w:t>
      </w:r>
      <w:r w:rsidR="007D01E7" w:rsidRPr="00527465">
        <w:rPr>
          <w:rStyle w:val="Entity"/>
        </w:rPr>
        <w:t>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527465">
        <w:rPr>
          <w:rStyle w:val="Entity"/>
        </w:rPr>
        <w:t>ISO TC211::ISO 19156 All::ISO 19156:2011 Observations and Measurements::*</w:t>
      </w:r>
      <w:r w:rsidR="007D01E7">
        <w:rPr>
          <w:lang w:val="en-CA"/>
        </w:rPr>
        <w:t xml:space="preserve">) that includes all classifiers in all sub packages </w:t>
      </w:r>
      <w:r w:rsidR="00527465">
        <w:rPr>
          <w:lang w:val="en-CA"/>
        </w:rPr>
        <w:t>and</w:t>
      </w:r>
      <w:r w:rsidR="007D01E7">
        <w:rPr>
          <w:lang w:val="en-CA"/>
        </w:rPr>
        <w:t xml:space="preserve"> avoid</w:t>
      </w:r>
      <w:r w:rsidR="00527465">
        <w:rPr>
          <w:lang w:val="en-CA"/>
        </w:rPr>
        <w:t>s</w:t>
      </w:r>
      <w:r w:rsidR="007D01E7">
        <w:rPr>
          <w:lang w:val="en-CA"/>
        </w:rPr>
        <w:t xml:space="preserve"> </w:t>
      </w:r>
      <w:r w:rsidR="00527465">
        <w:rPr>
          <w:lang w:val="en-CA"/>
        </w:rPr>
        <w:t>creating</w:t>
      </w:r>
      <w:r w:rsidR="007D01E7">
        <w:rPr>
          <w:lang w:val="en-CA"/>
        </w:rPr>
        <w:t xml:space="preserve"> </w:t>
      </w:r>
      <w:r w:rsidR="00C5081E">
        <w:rPr>
          <w:lang w:val="en-CA"/>
        </w:rPr>
        <w:t xml:space="preserve">a </w:t>
      </w:r>
      <w:r w:rsidR="007D01E7">
        <w:rPr>
          <w:lang w:val="en-CA"/>
        </w:rPr>
        <w:t>shortcut for al</w:t>
      </w:r>
      <w:r w:rsidR="00D27E3C">
        <w:rPr>
          <w:lang w:val="en-CA"/>
        </w:rPr>
        <w:t>l sub packages.</w:t>
      </w:r>
      <w:r w:rsidR="00D87A01">
        <w:rPr>
          <w:lang w:val="en-CA"/>
        </w:rPr>
        <w:t xml:space="preserve">  The list of shortcuts </w:t>
      </w:r>
      <w:r w:rsidR="00DB6139">
        <w:rPr>
          <w:lang w:val="en-CA"/>
        </w:rPr>
        <w:t>is provided in S</w:t>
      </w:r>
      <w:r w:rsidR="00D87A01">
        <w:rPr>
          <w:lang w:val="en-CA"/>
        </w:rPr>
        <w:t>ection</w:t>
      </w:r>
      <w:r w:rsidR="00DB6139">
        <w:rPr>
          <w:lang w:val="en-CA"/>
        </w:rPr>
        <w:t xml:space="preserve"> </w:t>
      </w:r>
      <w:hyperlink w:anchor="_Package_shortcuts" w:history="1">
        <w:r w:rsidR="00DB6139" w:rsidRPr="00DB6139">
          <w:rPr>
            <w:lang w:val="en-CA"/>
          </w:rPr>
          <w:t>8.1</w:t>
        </w:r>
        <w:r w:rsidR="00DB6139" w:rsidRPr="00DB6139">
          <w:rPr>
            <w:lang w:val="en-CA"/>
          </w:rPr>
          <w:t>.</w:t>
        </w:r>
        <w:r w:rsidR="00DB6139" w:rsidRPr="00DB6139">
          <w:rPr>
            <w:lang w:val="en-CA"/>
          </w:rPr>
          <w:t>2</w:t>
        </w:r>
      </w:hyperlink>
      <w:r w:rsidR="00D87A01">
        <w:rPr>
          <w:lang w:val="en-CA"/>
        </w:rPr>
        <w:t>.</w:t>
      </w:r>
      <w:r w:rsidR="00894483">
        <w:rPr>
          <w:lang w:val="en-CA"/>
        </w:rPr>
        <w:t xml:space="preserve">  GeoSciML also uses </w:t>
      </w:r>
      <w:r w:rsidR="00DB6139">
        <w:rPr>
          <w:lang w:val="en-CA"/>
        </w:rPr>
        <w:t xml:space="preserve">the recently published </w:t>
      </w:r>
      <w:r w:rsidR="00894483">
        <w:rPr>
          <w:lang w:val="en-CA"/>
        </w:rPr>
        <w:t>ISO1</w:t>
      </w:r>
      <w:r w:rsidR="00AC02F9">
        <w:rPr>
          <w:lang w:val="en-CA"/>
        </w:rPr>
        <w:t>9115-3 model which has numerous classifier name overlaps with ISO19115 from HollowWorld.</w:t>
      </w:r>
    </w:p>
    <w:p w14:paraId="79D255BA" w14:textId="6C3B5007"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XML entities will be identified using their full qualified name (namespace, identified by its prefix, and entity name).</w:t>
      </w:r>
    </w:p>
    <w:p w14:paraId="30FCBE0F" w14:textId="3E52E621" w:rsidR="00004359" w:rsidRPr="00C9582A" w:rsidRDefault="00C9582A" w:rsidP="00C44904">
      <w:pPr>
        <w:numPr>
          <w:ilvl w:val="0"/>
          <w:numId w:val="24"/>
        </w:numPr>
      </w:pPr>
      <w:r w:rsidRPr="00527465">
        <w:rPr>
          <w:rStyle w:val="Entity"/>
        </w:rPr>
        <w:t>gsmlb:GeologicUnit</w:t>
      </w:r>
      <w:r w:rsidRPr="00EC0310">
        <w:rPr>
          <w:rStyle w:val="xmlChar"/>
        </w:rPr>
        <w:t xml:space="preserve"> </w:t>
      </w:r>
      <w:r w:rsidRPr="00C9582A">
        <w:t>refers to an instance of Geo</w:t>
      </w:r>
      <w:r w:rsidR="00C5081E">
        <w:t>logic</w:t>
      </w:r>
      <w:r w:rsidRPr="00C9582A">
        <w:t xml:space="preserve">Unit, from namespace </w:t>
      </w:r>
      <w:r w:rsidRPr="00527465">
        <w:rPr>
          <w:rStyle w:val="Entity"/>
        </w:rPr>
        <w:t>xmlns:gsmlb=</w:t>
      </w:r>
      <w:r w:rsidR="00C5081E" w:rsidRPr="00527465">
        <w:rPr>
          <w:rStyle w:val="Entity"/>
        </w:rPr>
        <w:t>"</w:t>
      </w:r>
      <w:r w:rsidRPr="00527465">
        <w:rPr>
          <w:rStyle w:val="Entity"/>
        </w:rPr>
        <w:t>http://xmlns.geosciml.org/GeoSciML-Basic/4.</w:t>
      </w:r>
      <w:r w:rsidR="004832DE" w:rsidRPr="00527465">
        <w:rPr>
          <w:rStyle w:val="Entity"/>
        </w:rPr>
        <w:t>1</w:t>
      </w:r>
      <w:r w:rsidR="00C5081E">
        <w:rPr>
          <w:rStyle w:val="xmlChar"/>
        </w:rPr>
        <w:t>"</w:t>
      </w:r>
    </w:p>
    <w:p w14:paraId="6CE7B955" w14:textId="56296621"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w:t>
      </w:r>
      <w:r w:rsidR="00004359">
        <w:rPr>
          <w:lang w:val="en-CA"/>
        </w:rPr>
        <w:t xml:space="preserve"> </w:t>
      </w:r>
      <w:r>
        <w:rPr>
          <w:lang w:val="en-CA"/>
        </w:rPr>
        <w:t>refers to</w:t>
      </w:r>
      <w:r w:rsidR="00004359">
        <w:rPr>
          <w:lang w:val="en-CA"/>
        </w:rPr>
        <w:t xml:space="preserve"> the </w:t>
      </w:r>
      <w:r w:rsidRPr="00527465">
        <w:rPr>
          <w:rStyle w:val="Entity"/>
        </w:rPr>
        <w:t>n</w:t>
      </w:r>
      <w:r w:rsidR="00004359" w:rsidRPr="00527465">
        <w:rPr>
          <w:rStyle w:val="Entity"/>
        </w:rPr>
        <w:t>ame</w:t>
      </w:r>
      <w:r w:rsidR="00004359">
        <w:rPr>
          <w:lang w:val="en-CA"/>
        </w:rPr>
        <w:t xml:space="preserve"> property of </w:t>
      </w:r>
      <w:r w:rsidR="00004359" w:rsidRPr="00527465">
        <w:rPr>
          <w:rStyle w:val="Entity"/>
        </w:rPr>
        <w:t>GeologicUnit</w:t>
      </w:r>
    </w:p>
    <w:p w14:paraId="4BC79CCE" w14:textId="67FB9002" w:rsidR="00004359" w:rsidRDefault="00C9582A" w:rsidP="00C44904">
      <w:pPr>
        <w:numPr>
          <w:ilvl w:val="0"/>
          <w:numId w:val="24"/>
        </w:numPr>
        <w:rPr>
          <w:lang w:val="en-CA"/>
        </w:rPr>
      </w:pPr>
      <w:r w:rsidRPr="00527465">
        <w:rPr>
          <w:rStyle w:val="Entity"/>
        </w:rPr>
        <w:t>g</w:t>
      </w:r>
      <w:r w:rsidR="00004359" w:rsidRPr="00527465">
        <w:rPr>
          <w:rStyle w:val="Entity"/>
        </w:rPr>
        <w:t>sml</w:t>
      </w:r>
      <w:r w:rsidR="00891F7B" w:rsidRPr="00527465">
        <w:rPr>
          <w:rStyle w:val="Entity"/>
        </w:rPr>
        <w:t>b</w:t>
      </w:r>
      <w:r w:rsidR="00004359" w:rsidRPr="00527465">
        <w:rPr>
          <w:rStyle w:val="Entity"/>
        </w:rPr>
        <w:t>:GeologicUnit/gml:name/@codeName</w:t>
      </w:r>
      <w:r w:rsidR="00004359">
        <w:rPr>
          <w:lang w:val="en-CA"/>
        </w:rPr>
        <w:t xml:space="preserve"> </w:t>
      </w:r>
      <w:r>
        <w:rPr>
          <w:lang w:val="en-CA"/>
        </w:rPr>
        <w:t xml:space="preserve">refers to the </w:t>
      </w:r>
      <w:r w:rsidR="00891F7B" w:rsidRPr="00527465">
        <w:rPr>
          <w:rStyle w:val="Entity"/>
        </w:rPr>
        <w:t>codeName</w:t>
      </w:r>
      <w:r w:rsidR="00891F7B">
        <w:rPr>
          <w:lang w:val="en-CA"/>
        </w:rPr>
        <w:t xml:space="preserve"> </w:t>
      </w:r>
      <w:r w:rsidR="00004359">
        <w:rPr>
          <w:lang w:val="en-CA"/>
        </w:rPr>
        <w:t xml:space="preserve">attribute of the </w:t>
      </w:r>
      <w:r w:rsidR="00004359" w:rsidRPr="00527465">
        <w:rPr>
          <w:rStyle w:val="Entity"/>
        </w:rPr>
        <w:t>name</w:t>
      </w:r>
      <w:r w:rsidR="00004359">
        <w:rPr>
          <w:lang w:val="en-CA"/>
        </w:rPr>
        <w:t xml:space="preserve"> property of </w:t>
      </w:r>
      <w:r w:rsidR="00004359" w:rsidRPr="00527465">
        <w:rPr>
          <w:rStyle w:val="Entity"/>
        </w:rPr>
        <w:t>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Heading1"/>
        <w:rPr>
          <w:lang w:val="en-CA"/>
        </w:rPr>
      </w:pPr>
      <w:bookmarkStart w:id="76" w:name="_Toc458154200"/>
      <w:r>
        <w:rPr>
          <w:lang w:val="en-CA"/>
        </w:rPr>
        <w:lastRenderedPageBreak/>
        <w:t>Conceptual Model</w:t>
      </w:r>
      <w:bookmarkEnd w:id="76"/>
    </w:p>
    <w:p w14:paraId="5CE575A4" w14:textId="21E71979" w:rsidR="00F02ED9" w:rsidRDefault="007A23C6" w:rsidP="00F02ED9">
      <w:pPr>
        <w:rPr>
          <w:lang w:val="en-CA"/>
        </w:rPr>
      </w:pPr>
      <w:r>
        <w:rPr>
          <w:lang w:val="en-CA"/>
        </w:rPr>
        <w:t xml:space="preserve">The </w:t>
      </w:r>
      <w:r w:rsidR="00DB6139">
        <w:rPr>
          <w:lang w:val="en-CA"/>
        </w:rPr>
        <w:t xml:space="preserve">strictly </w:t>
      </w:r>
      <w:r>
        <w:rPr>
          <w:lang w:val="en-CA"/>
        </w:rPr>
        <w:t>geolog</w:t>
      </w:r>
      <w:r w:rsidR="008105EF">
        <w:rPr>
          <w:lang w:val="en-CA"/>
        </w:rPr>
        <w:t>i</w:t>
      </w:r>
      <w:r w:rsidR="00DB6139">
        <w:rPr>
          <w:lang w:val="en-CA"/>
        </w:rPr>
        <w:t>cal</w:t>
      </w:r>
      <w:r>
        <w:rPr>
          <w:lang w:val="en-CA"/>
        </w:rPr>
        <w:t xml:space="preserve"> </w:t>
      </w:r>
      <w:r w:rsidR="00AC02F9">
        <w:rPr>
          <w:lang w:val="en-CA"/>
        </w:rPr>
        <w:t>portion</w:t>
      </w:r>
      <w:r>
        <w:rPr>
          <w:lang w:val="en-CA"/>
        </w:rPr>
        <w:t xml:space="preserve"> of </w:t>
      </w:r>
      <w:r w:rsidR="00F02ED9">
        <w:rPr>
          <w:lang w:val="en-CA"/>
        </w:rPr>
        <w:t>GeoSciML</w:t>
      </w:r>
      <w:r>
        <w:rPr>
          <w:lang w:val="en-CA"/>
        </w:rPr>
        <w:t xml:space="preserve">, as opposed to </w:t>
      </w:r>
      <w:r w:rsidR="00DB6139">
        <w:rPr>
          <w:lang w:val="en-CA"/>
        </w:rPr>
        <w:t xml:space="preserve">the </w:t>
      </w:r>
      <w:r>
        <w:rPr>
          <w:lang w:val="en-CA"/>
        </w:rPr>
        <w:t>part</w:t>
      </w:r>
      <w:r w:rsidR="00527465">
        <w:rPr>
          <w:lang w:val="en-CA"/>
        </w:rPr>
        <w:t xml:space="preserve">s dealing with </w:t>
      </w:r>
      <w:r w:rsidR="00DB6139">
        <w:rPr>
          <w:lang w:val="en-CA"/>
        </w:rPr>
        <w:t xml:space="preserve">sampling (e.g., </w:t>
      </w:r>
      <w:r w:rsidR="00527465">
        <w:rPr>
          <w:lang w:val="en-CA"/>
        </w:rPr>
        <w:t>boreholes</w:t>
      </w:r>
      <w:r w:rsidR="00DB6139">
        <w:rPr>
          <w:lang w:val="en-CA"/>
        </w:rPr>
        <w:t>)</w:t>
      </w:r>
      <w:r w:rsidR="00527465">
        <w:rPr>
          <w:lang w:val="en-CA"/>
        </w:rPr>
        <w:t xml:space="preserve"> and l</w:t>
      </w:r>
      <w:r>
        <w:rPr>
          <w:lang w:val="en-CA"/>
        </w:rPr>
        <w:t>aboratory</w:t>
      </w:r>
      <w:r w:rsidR="00DB6139">
        <w:rPr>
          <w:lang w:val="en-CA"/>
        </w:rPr>
        <w:t xml:space="preserve"> metadata</w:t>
      </w:r>
      <w:r>
        <w:rPr>
          <w:lang w:val="en-CA"/>
        </w:rPr>
        <w:t>,</w:t>
      </w:r>
      <w:r w:rsidR="00F02ED9">
        <w:rPr>
          <w:lang w:val="en-CA"/>
        </w:rPr>
        <w:t xml:space="preserve"> is </w:t>
      </w:r>
      <w:r w:rsidR="00DB6139">
        <w:rPr>
          <w:lang w:val="en-CA"/>
        </w:rPr>
        <w:t xml:space="preserve">largely </w:t>
      </w:r>
      <w:r w:rsidR="00F02ED9">
        <w:rPr>
          <w:lang w:val="en-CA"/>
        </w:rPr>
        <w:t>an implementation of the North American Data Model</w:t>
      </w:r>
      <w:r w:rsidR="005E0F6A">
        <w:rPr>
          <w:lang w:val="en-CA"/>
        </w:rPr>
        <w:t xml:space="preserve"> [</w:t>
      </w:r>
      <w:r w:rsidR="005E0F6A">
        <w:rPr>
          <w:lang w:val="en-CA"/>
        </w:rPr>
        <w:fldChar w:fldCharType="begin"/>
      </w:r>
      <w:r w:rsidR="005E0F6A">
        <w:rPr>
          <w:lang w:val="en-CA"/>
        </w:rPr>
        <w:instrText xml:space="preserve"> REF _Ref458064875 \n \h </w:instrText>
      </w:r>
      <w:r w:rsidR="005E0F6A">
        <w:rPr>
          <w:lang w:val="en-CA"/>
        </w:rPr>
      </w:r>
      <w:r w:rsidR="005E0F6A">
        <w:rPr>
          <w:lang w:val="en-CA"/>
        </w:rPr>
        <w:fldChar w:fldCharType="separate"/>
      </w:r>
      <w:r w:rsidR="00AD44BE">
        <w:rPr>
          <w:lang w:val="en-CA"/>
        </w:rPr>
        <w:t>12</w:t>
      </w:r>
      <w:r w:rsidR="005E0F6A">
        <w:rPr>
          <w:lang w:val="en-CA"/>
        </w:rPr>
        <w:fldChar w:fldCharType="end"/>
      </w:r>
      <w:r w:rsidR="005E0F6A">
        <w:rPr>
          <w:lang w:val="en-CA"/>
        </w:rPr>
        <w:t>]</w:t>
      </w:r>
      <w:r w:rsidR="00F02ED9">
        <w:rPr>
          <w:lang w:val="en-CA"/>
        </w:rPr>
        <w:t xml:space="preserve">.  NADM is a technologically neutral </w:t>
      </w:r>
      <w:r w:rsidR="00DB6139">
        <w:rPr>
          <w:lang w:val="en-CA"/>
        </w:rPr>
        <w:t>conceptual model that addresses geoscience</w:t>
      </w:r>
      <w:r w:rsidR="00F02ED9">
        <w:rPr>
          <w:lang w:val="en-CA"/>
        </w:rPr>
        <w:t xml:space="preserve"> concepts and the relationships between them.  GeoSciML</w:t>
      </w:r>
      <w:r w:rsidR="008105EF">
        <w:rPr>
          <w:lang w:val="en-CA"/>
        </w:rPr>
        <w:t> 4</w:t>
      </w:r>
      <w:r w:rsidR="00F02ED9">
        <w:rPr>
          <w:lang w:val="en-CA"/>
        </w:rPr>
        <w:t xml:space="preserve"> does not implement NADM </w:t>
      </w:r>
      <w:r w:rsidR="0031113D">
        <w:rPr>
          <w:lang w:val="en-CA"/>
        </w:rPr>
        <w:t xml:space="preserve">Geologic Portrayal (a model of </w:t>
      </w:r>
      <w:r w:rsidR="008105EF">
        <w:rPr>
          <w:lang w:val="en-CA"/>
        </w:rPr>
        <w:t xml:space="preserve">cartographic </w:t>
      </w:r>
      <w:r w:rsidR="0031113D">
        <w:rPr>
          <w:lang w:val="en-CA"/>
        </w:rPr>
        <w:t>elements composing</w:t>
      </w:r>
      <w:r w:rsidR="00F02ED9">
        <w:rPr>
          <w:lang w:val="en-CA"/>
        </w:rPr>
        <w:t xml:space="preserve"> </w:t>
      </w:r>
      <w:r w:rsidR="0031113D">
        <w:rPr>
          <w:lang w:val="en-CA"/>
        </w:rPr>
        <w:t>a geological map, such as legend</w:t>
      </w:r>
      <w:r w:rsidR="008105EF">
        <w:rPr>
          <w:lang w:val="en-CA"/>
        </w:rPr>
        <w:t>s</w:t>
      </w:r>
      <w:r w:rsidR="0031113D">
        <w:rPr>
          <w:lang w:val="en-CA"/>
        </w:rPr>
        <w:t>, symbols, insets, etc.</w:t>
      </w:r>
      <w:r w:rsidR="00F02ED9">
        <w:rPr>
          <w:lang w:val="en-CA"/>
        </w:rPr>
        <w:t xml:space="preserve">) nor Geologic Vocabulary (although older versions of GeoSciML did). </w:t>
      </w:r>
    </w:p>
    <w:p w14:paraId="48E0CDD8" w14:textId="2F333105" w:rsidR="009725C6" w:rsidRDefault="003B0AAB" w:rsidP="003B0AAB">
      <w:pPr>
        <w:rPr>
          <w:lang w:val="en-CA"/>
        </w:rPr>
      </w:pPr>
      <w:r>
        <w:rPr>
          <w:lang w:val="en-CA"/>
        </w:rPr>
        <w:t>GeoSciML is a</w:t>
      </w:r>
      <w:r w:rsidR="007A23C6">
        <w:rPr>
          <w:lang w:val="en-CA"/>
        </w:rPr>
        <w:t>n</w:t>
      </w:r>
      <w:r>
        <w:rPr>
          <w:lang w:val="en-CA"/>
        </w:rPr>
        <w:t xml:space="preserve"> ISO Feature Model implementation of NADM and this created </w:t>
      </w:r>
      <w:r w:rsidR="009725C6">
        <w:rPr>
          <w:lang w:val="en-CA"/>
        </w:rPr>
        <w:t xml:space="preserve">subtle differences between NADM and GeoSciML as the logical model </w:t>
      </w:r>
      <w:r w:rsidR="0031113D">
        <w:rPr>
          <w:lang w:val="en-CA"/>
        </w:rPr>
        <w:t>deals</w:t>
      </w:r>
      <w:r w:rsidR="009725C6">
        <w:rPr>
          <w:lang w:val="en-CA"/>
        </w:rPr>
        <w:t xml:space="preserve"> with ISO Feature Model idiosyncracies.  For instance, NADM multiple </w:t>
      </w:r>
      <w:r>
        <w:rPr>
          <w:lang w:val="en-CA"/>
        </w:rPr>
        <w:t>inheritances</w:t>
      </w:r>
      <w:r w:rsidR="009725C6">
        <w:rPr>
          <w:lang w:val="en-CA"/>
        </w:rPr>
        <w:t xml:space="preserve"> used in </w:t>
      </w:r>
      <w:r w:rsidR="009725C6" w:rsidRPr="00527465">
        <w:rPr>
          <w:rStyle w:val="Entity"/>
        </w:rPr>
        <w:t>Fossil</w:t>
      </w:r>
      <w:r w:rsidR="009725C6">
        <w:rPr>
          <w:lang w:val="en-CA"/>
        </w:rPr>
        <w:t xml:space="preserve"> could not be implemented in the ISO world that forbids such constructs.  There were also </w:t>
      </w:r>
      <w:r>
        <w:rPr>
          <w:lang w:val="en-CA"/>
        </w:rPr>
        <w:t xml:space="preserve">conceptual changes, </w:t>
      </w:r>
      <w:r w:rsidR="007A23C6">
        <w:rPr>
          <w:lang w:val="en-CA"/>
        </w:rPr>
        <w:t>especially</w:t>
      </w:r>
      <w:r>
        <w:rPr>
          <w:lang w:val="en-CA"/>
        </w:rPr>
        <w:t xml:space="preserve"> regarding </w:t>
      </w:r>
      <w:r w:rsidRPr="00527465">
        <w:rPr>
          <w:rStyle w:val="Entity"/>
        </w:rPr>
        <w:t>EarthMaterial</w:t>
      </w:r>
      <w:r>
        <w:rPr>
          <w:lang w:val="en-CA"/>
        </w:rPr>
        <w:t xml:space="preserve"> that is not c</w:t>
      </w:r>
      <w:r w:rsidR="0031113D">
        <w:rPr>
          <w:lang w:val="en-CA"/>
        </w:rPr>
        <w:t xml:space="preserve">onsidered as a </w:t>
      </w:r>
      <w:r w:rsidR="0031113D" w:rsidRPr="00527465">
        <w:rPr>
          <w:rStyle w:val="Entity"/>
        </w:rPr>
        <w:t>GeologicFeature</w:t>
      </w:r>
      <w:r w:rsidR="0031113D">
        <w:rPr>
          <w:lang w:val="en-CA"/>
        </w:rPr>
        <w:t xml:space="preserve"> (hence an ISO FeatureType)</w:t>
      </w:r>
      <w:r>
        <w:rPr>
          <w:lang w:val="en-CA"/>
        </w:rPr>
        <w:t xml:space="preserve"> in GeoSciML, but as a Type.</w:t>
      </w:r>
    </w:p>
    <w:p w14:paraId="65692A76" w14:textId="1591B583" w:rsidR="003B0AAB" w:rsidRDefault="008105EF" w:rsidP="003B0AAB">
      <w:pPr>
        <w:rPr>
          <w:lang w:val="en-CA"/>
        </w:rPr>
      </w:pPr>
      <w:r>
        <w:rPr>
          <w:lang w:val="en-CA"/>
        </w:rPr>
        <w:t xml:space="preserve">Sampling </w:t>
      </w:r>
      <w:r w:rsidR="00527465">
        <w:rPr>
          <w:lang w:val="en-CA"/>
        </w:rPr>
        <w:t xml:space="preserve">and </w:t>
      </w:r>
      <w:r>
        <w:rPr>
          <w:lang w:val="en-CA"/>
        </w:rPr>
        <w:t>analytical metadata</w:t>
      </w:r>
      <w:r w:rsidR="007A23C6">
        <w:rPr>
          <w:lang w:val="en-CA"/>
        </w:rPr>
        <w:t xml:space="preserve"> features (</w:t>
      </w:r>
      <w:r w:rsidRPr="00527465">
        <w:rPr>
          <w:rStyle w:val="Entity"/>
        </w:rPr>
        <w:t xml:space="preserve">Borehole </w:t>
      </w:r>
      <w:r w:rsidRPr="008105EF">
        <w:t>and</w:t>
      </w:r>
      <w:r>
        <w:rPr>
          <w:rStyle w:val="Entity"/>
        </w:rPr>
        <w:t xml:space="preserve"> </w:t>
      </w:r>
      <w:r w:rsidR="007A23C6" w:rsidRPr="00527465">
        <w:rPr>
          <w:rStyle w:val="Entity"/>
        </w:rPr>
        <w:t>GeologicSpecimen</w:t>
      </w:r>
      <w:r w:rsidR="007A23C6">
        <w:rPr>
          <w:lang w:val="en-CA"/>
        </w:rPr>
        <w:t xml:space="preserve"> in particular) are extensions o</w:t>
      </w:r>
      <w:r w:rsidR="00AD32B1">
        <w:rPr>
          <w:lang w:val="en-CA"/>
        </w:rPr>
        <w:t>f</w:t>
      </w:r>
      <w:r w:rsidR="007A23C6">
        <w:rPr>
          <w:lang w:val="en-CA"/>
        </w:rPr>
        <w:t xml:space="preserve"> Observation</w:t>
      </w:r>
      <w:r w:rsidR="00AD32B1">
        <w:rPr>
          <w:lang w:val="en-CA"/>
        </w:rPr>
        <w:t>s</w:t>
      </w:r>
      <w:r w:rsidR="007A23C6">
        <w:rPr>
          <w:lang w:val="en-CA"/>
        </w:rPr>
        <w:t xml:space="preserve"> and Measurement</w:t>
      </w:r>
      <w:r w:rsidR="00AD32B1">
        <w:rPr>
          <w:lang w:val="en-CA"/>
        </w:rPr>
        <w:t>s</w:t>
      </w:r>
      <w:r w:rsidR="007A23C6">
        <w:rPr>
          <w:lang w:val="en-CA"/>
        </w:rPr>
        <w:t xml:space="preserve"> (</w:t>
      </w:r>
      <w:r w:rsidR="007A23C6" w:rsidRPr="007A23C6">
        <w:rPr>
          <w:lang w:val="en-CA"/>
        </w:rPr>
        <w:t>10-004r3</w:t>
      </w:r>
      <w:r w:rsidR="007A23C6">
        <w:rPr>
          <w:lang w:val="en-CA"/>
        </w:rPr>
        <w:t xml:space="preserve">) and as such implement </w:t>
      </w:r>
      <w:r>
        <w:rPr>
          <w:lang w:val="en-CA"/>
        </w:rPr>
        <w:t xml:space="preserve">the </w:t>
      </w:r>
      <w:r w:rsidR="007A23C6">
        <w:rPr>
          <w:lang w:val="en-CA"/>
        </w:rPr>
        <w:t xml:space="preserve">underlying </w:t>
      </w:r>
      <w:r>
        <w:rPr>
          <w:lang w:val="en-CA"/>
        </w:rPr>
        <w:t xml:space="preserve">Observations and Measurements </w:t>
      </w:r>
      <w:r w:rsidR="007A23C6">
        <w:rPr>
          <w:lang w:val="en-CA"/>
        </w:rPr>
        <w:t xml:space="preserve">conceptual model.  </w:t>
      </w:r>
      <w:r w:rsidR="007A23C6" w:rsidRPr="00527465">
        <w:rPr>
          <w:rStyle w:val="Entity"/>
        </w:rPr>
        <w:t>Borehole</w:t>
      </w:r>
      <w:r w:rsidR="003A21E3">
        <w:rPr>
          <w:lang w:val="en-CA"/>
        </w:rPr>
        <w:t xml:space="preserve"> introduces engineering concepts known to the industry without a formal conceptual model.  It has been recognised that </w:t>
      </w:r>
      <w:r w:rsidR="003A21E3" w:rsidRPr="00527465">
        <w:rPr>
          <w:rStyle w:val="Entity"/>
        </w:rPr>
        <w:t>Boreholes</w:t>
      </w:r>
      <w:r w:rsidR="003A21E3">
        <w:rPr>
          <w:lang w:val="en-CA"/>
        </w:rPr>
        <w:t xml:space="preserve"> are features that are common outside the geological mappi</w:t>
      </w:r>
      <w:r>
        <w:rPr>
          <w:lang w:val="en-CA"/>
        </w:rPr>
        <w:t>ng realms (like the energy and m</w:t>
      </w:r>
      <w:r w:rsidR="003A21E3">
        <w:rPr>
          <w:lang w:val="en-CA"/>
        </w:rPr>
        <w:t>ineral</w:t>
      </w:r>
      <w:r>
        <w:rPr>
          <w:lang w:val="en-CA"/>
        </w:rPr>
        <w:t xml:space="preserve"> resources</w:t>
      </w:r>
      <w:r w:rsidR="003A21E3">
        <w:rPr>
          <w:lang w:val="en-CA"/>
        </w:rPr>
        <w:t xml:space="preserve"> industr</w:t>
      </w:r>
      <w:r>
        <w:rPr>
          <w:lang w:val="en-CA"/>
        </w:rPr>
        <w:t>ies, h</w:t>
      </w:r>
      <w:r w:rsidR="003A21E3">
        <w:rPr>
          <w:lang w:val="en-CA"/>
        </w:rPr>
        <w:t>ydrogeology</w:t>
      </w:r>
      <w:r>
        <w:rPr>
          <w:lang w:val="en-CA"/>
        </w:rPr>
        <w:t>, civil e</w:t>
      </w:r>
      <w:r w:rsidR="003A21E3">
        <w:rPr>
          <w:lang w:val="en-CA"/>
        </w:rPr>
        <w:t>ngineer</w:t>
      </w:r>
      <w:r>
        <w:rPr>
          <w:lang w:val="en-CA"/>
        </w:rPr>
        <w:t>ing, etc) and more formal work c</w:t>
      </w:r>
      <w:r w:rsidR="003A21E3">
        <w:rPr>
          <w:lang w:val="en-CA"/>
        </w:rPr>
        <w:t xml:space="preserve">ould be carried by </w:t>
      </w:r>
      <w:r>
        <w:rPr>
          <w:lang w:val="en-CA"/>
        </w:rPr>
        <w:t xml:space="preserve">those </w:t>
      </w:r>
      <w:r w:rsidR="003A21E3">
        <w:rPr>
          <w:lang w:val="en-CA"/>
        </w:rPr>
        <w:t xml:space="preserve">interested parties.  Therefore, </w:t>
      </w:r>
      <w:r w:rsidRPr="00527465">
        <w:rPr>
          <w:rStyle w:val="Entity"/>
        </w:rPr>
        <w:t>Borehole</w:t>
      </w:r>
      <w:r>
        <w:rPr>
          <w:lang w:val="en-CA"/>
        </w:rPr>
        <w:t xml:space="preserve"> </w:t>
      </w:r>
      <w:r w:rsidR="003A21E3">
        <w:rPr>
          <w:lang w:val="en-CA"/>
        </w:rPr>
        <w:t xml:space="preserve">in GeoSciML is a </w:t>
      </w:r>
      <w:r>
        <w:rPr>
          <w:lang w:val="en-CA"/>
        </w:rPr>
        <w:t xml:space="preserve">essentially </w:t>
      </w:r>
      <w:r w:rsidR="003A21E3">
        <w:rPr>
          <w:lang w:val="en-CA"/>
        </w:rPr>
        <w:t>placeholde</w:t>
      </w:r>
      <w:r w:rsidR="0031113D">
        <w:rPr>
          <w:lang w:val="en-CA"/>
        </w:rPr>
        <w:t xml:space="preserve">r </w:t>
      </w:r>
      <w:r w:rsidR="003A21E3">
        <w:rPr>
          <w:lang w:val="en-CA"/>
        </w:rPr>
        <w:t xml:space="preserve">waiting to be replaced by a </w:t>
      </w:r>
      <w:r>
        <w:rPr>
          <w:lang w:val="en-CA"/>
        </w:rPr>
        <w:t xml:space="preserve">more </w:t>
      </w:r>
      <w:r w:rsidR="003A21E3">
        <w:rPr>
          <w:lang w:val="en-CA"/>
        </w:rPr>
        <w:t>formal Borehole model</w:t>
      </w:r>
      <w:r>
        <w:rPr>
          <w:lang w:val="en-CA"/>
        </w:rPr>
        <w:t xml:space="preserve"> that is applicable across more domains than geology</w:t>
      </w:r>
      <w:r w:rsidR="003A21E3">
        <w:rPr>
          <w:lang w:val="en-CA"/>
        </w:rPr>
        <w:t>.</w:t>
      </w:r>
      <w:r w:rsidR="00527465">
        <w:rPr>
          <w:lang w:val="en-CA"/>
        </w:rPr>
        <w:t xml:space="preserve"> It is expected that </w:t>
      </w:r>
      <w:r>
        <w:rPr>
          <w:lang w:val="en-CA"/>
        </w:rPr>
        <w:t xml:space="preserve">the </w:t>
      </w:r>
      <w:r w:rsidR="00527465">
        <w:rPr>
          <w:lang w:val="en-CA"/>
        </w:rPr>
        <w:t>Laboratory Analysis</w:t>
      </w:r>
      <w:r>
        <w:rPr>
          <w:lang w:val="en-CA"/>
        </w:rPr>
        <w:t xml:space="preserve"> model</w:t>
      </w:r>
      <w:r w:rsidR="00527465">
        <w:rPr>
          <w:lang w:val="en-CA"/>
        </w:rPr>
        <w:t xml:space="preserve"> could also </w:t>
      </w:r>
      <w:r>
        <w:rPr>
          <w:lang w:val="en-CA"/>
        </w:rPr>
        <w:t xml:space="preserve">be </w:t>
      </w:r>
      <w:r w:rsidR="00527465">
        <w:rPr>
          <w:lang w:val="en-CA"/>
        </w:rPr>
        <w:t>formalised by a parties interested in chemical analysis.</w:t>
      </w:r>
      <w:r w:rsidR="003A21E3">
        <w:rPr>
          <w:lang w:val="en-CA"/>
        </w:rPr>
        <w:t xml:space="preserve">  </w:t>
      </w: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E35D7C" w:rsidRPr="00AC02F9" w14:paraId="3634BF50" w14:textId="77777777" w:rsidTr="00E35D7C">
        <w:trPr>
          <w:cantSplit/>
          <w:jc w:val="center"/>
        </w:trPr>
        <w:tc>
          <w:tcPr>
            <w:tcW w:w="8863" w:type="dxa"/>
            <w:gridSpan w:val="2"/>
            <w:tcBorders>
              <w:top w:val="single" w:sz="12" w:space="0" w:color="auto"/>
              <w:bottom w:val="single" w:sz="12" w:space="0" w:color="auto"/>
            </w:tcBorders>
            <w:shd w:val="clear" w:color="auto" w:fill="A6A6A6" w:themeFill="background1" w:themeFillShade="A6"/>
          </w:tcPr>
          <w:p w14:paraId="088A2186" w14:textId="0D48436E" w:rsidR="00E35D7C" w:rsidRPr="00AC02F9" w:rsidRDefault="00E35D7C" w:rsidP="008037F7">
            <w:pPr>
              <w:pStyle w:val="Tabletext9"/>
              <w:rPr>
                <w:rFonts w:asciiTheme="minorHAnsi" w:hAnsiTheme="minorHAnsi"/>
                <w:b/>
                <w:sz w:val="20"/>
              </w:rPr>
            </w:pPr>
            <w:r w:rsidRPr="00AC02F9">
              <w:rPr>
                <w:rFonts w:asciiTheme="minorHAnsi" w:hAnsiTheme="minorHAnsi"/>
                <w:b/>
                <w:sz w:val="20"/>
              </w:rPr>
              <w:t>Requirements class</w:t>
            </w:r>
          </w:p>
        </w:tc>
      </w:tr>
      <w:tr w:rsidR="00E35D7C" w:rsidRPr="00AC02F9" w14:paraId="2E0D1820" w14:textId="77777777" w:rsidTr="00D93B12">
        <w:trPr>
          <w:cantSplit/>
          <w:jc w:val="center"/>
        </w:trPr>
        <w:tc>
          <w:tcPr>
            <w:tcW w:w="8863" w:type="dxa"/>
            <w:gridSpan w:val="2"/>
            <w:tcBorders>
              <w:top w:val="single" w:sz="12" w:space="0" w:color="auto"/>
              <w:bottom w:val="single" w:sz="12" w:space="0" w:color="auto"/>
            </w:tcBorders>
            <w:shd w:val="clear" w:color="auto" w:fill="auto"/>
          </w:tcPr>
          <w:p w14:paraId="7831EAE4" w14:textId="50A2B6B6" w:rsidR="00E35D7C" w:rsidRPr="00AC02F9" w:rsidRDefault="00E35D7C" w:rsidP="008037F7">
            <w:pPr>
              <w:pStyle w:val="Tabletext9"/>
              <w:rPr>
                <w:rFonts w:asciiTheme="minorHAnsi" w:hAnsiTheme="minorHAnsi"/>
                <w:sz w:val="20"/>
              </w:rPr>
            </w:pPr>
            <w:r w:rsidRPr="00AC02F9">
              <w:rPr>
                <w:rFonts w:asciiTheme="minorHAnsi" w:hAnsiTheme="minorHAnsi"/>
                <w:sz w:val="20"/>
              </w:rPr>
              <w:t>/</w:t>
            </w:r>
            <w:hyperlink r:id="rId19" w:history="1">
              <w:r w:rsidRPr="00AC02F9">
                <w:rPr>
                  <w:rFonts w:asciiTheme="minorHAnsi" w:hAnsiTheme="minorHAnsi"/>
                  <w:b/>
                  <w:sz w:val="20"/>
                </w:rPr>
                <w:t>req/gsml4-conceptual</w:t>
              </w:r>
            </w:hyperlink>
          </w:p>
        </w:tc>
      </w:tr>
      <w:tr w:rsidR="003B0AAB" w:rsidRPr="00AC02F9" w14:paraId="7DF3E590" w14:textId="77777777" w:rsidTr="008037F7">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 xml:space="preserve">Logical Model </w:t>
            </w:r>
          </w:p>
        </w:tc>
      </w:tr>
      <w:tr w:rsidR="003B0AAB" w:rsidRPr="00AC02F9" w14:paraId="24A31CFA" w14:textId="77777777" w:rsidTr="008037F7">
        <w:trPr>
          <w:cantSplit/>
          <w:jc w:val="center"/>
        </w:trPr>
        <w:tc>
          <w:tcPr>
            <w:tcW w:w="2046" w:type="dxa"/>
            <w:tcBorders>
              <w:top w:val="single" w:sz="4" w:space="0" w:color="auto"/>
            </w:tcBorders>
            <w:shd w:val="clear" w:color="auto" w:fill="auto"/>
          </w:tcPr>
          <w:p w14:paraId="10BABD93"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Name</w:t>
            </w:r>
          </w:p>
        </w:tc>
        <w:tc>
          <w:tcPr>
            <w:tcW w:w="6817" w:type="dxa"/>
            <w:tcBorders>
              <w:top w:val="single" w:sz="4" w:space="0" w:color="auto"/>
            </w:tcBorders>
            <w:shd w:val="clear" w:color="auto" w:fill="auto"/>
          </w:tcPr>
          <w:p w14:paraId="67077868" w14:textId="5225B319" w:rsidR="003B0AAB" w:rsidRPr="00AC02F9" w:rsidRDefault="003B0AAB" w:rsidP="003B0AAB">
            <w:pPr>
              <w:pStyle w:val="Tabletext9"/>
              <w:rPr>
                <w:rFonts w:asciiTheme="minorHAnsi" w:hAnsiTheme="minorHAnsi"/>
                <w:sz w:val="20"/>
                <w:szCs w:val="18"/>
              </w:rPr>
            </w:pPr>
            <w:r w:rsidRPr="00AC02F9">
              <w:rPr>
                <w:rFonts w:asciiTheme="minorHAnsi" w:hAnsiTheme="minorHAnsi"/>
                <w:sz w:val="20"/>
                <w:szCs w:val="18"/>
              </w:rPr>
              <w:t>GeoSciML conceptual model</w:t>
            </w:r>
          </w:p>
        </w:tc>
      </w:tr>
      <w:tr w:rsidR="003B0AAB" w:rsidRPr="00AC02F9" w14:paraId="5352E37E" w14:textId="77777777" w:rsidTr="00E35D7C">
        <w:trPr>
          <w:cantSplit/>
          <w:jc w:val="center"/>
        </w:trPr>
        <w:tc>
          <w:tcPr>
            <w:tcW w:w="2046" w:type="dxa"/>
            <w:tcBorders>
              <w:top w:val="single" w:sz="4" w:space="0" w:color="auto"/>
            </w:tcBorders>
            <w:shd w:val="clear" w:color="auto" w:fill="A6A6A6" w:themeFill="background1" w:themeFillShade="A6"/>
          </w:tcPr>
          <w:p w14:paraId="209B6B94"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57ACE8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ISO19101:2002 Reference Model Clause 7</w:t>
            </w:r>
          </w:p>
        </w:tc>
      </w:tr>
      <w:tr w:rsidR="003B0AAB" w:rsidRPr="00AC02F9" w14:paraId="65A4E2CB" w14:textId="77777777" w:rsidTr="00E35D7C">
        <w:trPr>
          <w:cantSplit/>
          <w:jc w:val="center"/>
        </w:trPr>
        <w:tc>
          <w:tcPr>
            <w:tcW w:w="2046" w:type="dxa"/>
            <w:tcBorders>
              <w:top w:val="single" w:sz="4" w:space="0" w:color="auto"/>
            </w:tcBorders>
            <w:shd w:val="clear" w:color="auto" w:fill="A6A6A6" w:themeFill="background1" w:themeFillShade="A6"/>
          </w:tcPr>
          <w:p w14:paraId="2DEE44AC"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28CD438B"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ISO19103 2015 Conceptual Model Language</w:t>
            </w:r>
          </w:p>
        </w:tc>
      </w:tr>
      <w:tr w:rsidR="003B0AAB" w:rsidRPr="00AC02F9" w14:paraId="3C0718CE" w14:textId="77777777" w:rsidTr="00E35D7C">
        <w:trPr>
          <w:cantSplit/>
          <w:trHeight w:val="412"/>
          <w:jc w:val="center"/>
        </w:trPr>
        <w:tc>
          <w:tcPr>
            <w:tcW w:w="2046" w:type="dxa"/>
            <w:tcBorders>
              <w:top w:val="single" w:sz="4" w:space="0" w:color="auto"/>
            </w:tcBorders>
            <w:shd w:val="clear" w:color="auto" w:fill="A6A6A6" w:themeFill="background1" w:themeFillShade="A6"/>
          </w:tcPr>
          <w:p w14:paraId="019D618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0DB38BCE" w14:textId="77777777" w:rsidR="003B0AAB" w:rsidRPr="00AC02F9" w:rsidRDefault="003B0AAB" w:rsidP="008037F7">
            <w:pPr>
              <w:pStyle w:val="Tabletext9"/>
              <w:rPr>
                <w:rFonts w:asciiTheme="minorHAnsi" w:hAnsiTheme="minorHAnsi"/>
                <w:sz w:val="20"/>
                <w:szCs w:val="18"/>
              </w:rPr>
            </w:pPr>
            <w:r w:rsidRPr="00AC02F9">
              <w:rPr>
                <w:rFonts w:asciiTheme="minorHAnsi" w:hAnsiTheme="minorHAnsi"/>
                <w:sz w:val="20"/>
                <w:szCs w:val="18"/>
              </w:rPr>
              <w:t>ISO19104:2008</w:t>
            </w:r>
          </w:p>
        </w:tc>
      </w:tr>
      <w:tr w:rsidR="003B0AAB" w:rsidRPr="00AC02F9" w14:paraId="75D054AA" w14:textId="77777777" w:rsidTr="00E35D7C">
        <w:trPr>
          <w:cantSplit/>
          <w:jc w:val="center"/>
        </w:trPr>
        <w:tc>
          <w:tcPr>
            <w:tcW w:w="2046" w:type="dxa"/>
            <w:tcBorders>
              <w:top w:val="single" w:sz="4" w:space="0" w:color="auto"/>
            </w:tcBorders>
            <w:shd w:val="clear" w:color="auto" w:fill="A6A6A6" w:themeFill="background1" w:themeFillShade="A6"/>
          </w:tcPr>
          <w:p w14:paraId="774F7A4D"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Dependency</w:t>
            </w:r>
          </w:p>
        </w:tc>
        <w:tc>
          <w:tcPr>
            <w:tcW w:w="6817" w:type="dxa"/>
            <w:tcBorders>
              <w:top w:val="single" w:sz="4" w:space="0" w:color="auto"/>
            </w:tcBorders>
            <w:shd w:val="clear" w:color="auto" w:fill="auto"/>
          </w:tcPr>
          <w:p w14:paraId="3F13CDF0" w14:textId="77777777" w:rsidR="003B0AAB" w:rsidRPr="00AC02F9" w:rsidRDefault="003B0AAB" w:rsidP="008037F7">
            <w:pPr>
              <w:pStyle w:val="Tabletext9"/>
              <w:rPr>
                <w:rFonts w:asciiTheme="minorHAnsi" w:hAnsiTheme="minorHAnsi" w:cs="Arial"/>
                <w:sz w:val="20"/>
                <w:szCs w:val="18"/>
              </w:rPr>
            </w:pPr>
            <w:r w:rsidRPr="00AC02F9">
              <w:rPr>
                <w:rFonts w:asciiTheme="minorHAnsi" w:hAnsiTheme="minorHAnsi" w:cs="Arial"/>
              </w:rPr>
              <w:t>Unified Modeling Language (UML</w:t>
            </w:r>
            <w:r w:rsidRPr="00AC02F9">
              <w:rPr>
                <w:rFonts w:asciiTheme="minorHAnsi" w:hAnsiTheme="minorHAnsi" w:cs="Arial"/>
                <w:shd w:val="clear" w:color="auto" w:fill="FFFFFF"/>
              </w:rPr>
              <w:t>). Version 2.3. May 2010</w:t>
            </w:r>
          </w:p>
        </w:tc>
      </w:tr>
      <w:tr w:rsidR="003B0AAB" w:rsidRPr="00AC02F9" w14:paraId="092DA289" w14:textId="77777777" w:rsidTr="00E35D7C">
        <w:trPr>
          <w:cantSplit/>
          <w:trHeight w:val="349"/>
          <w:jc w:val="center"/>
        </w:trPr>
        <w:tc>
          <w:tcPr>
            <w:tcW w:w="2046" w:type="dxa"/>
            <w:shd w:val="clear" w:color="auto" w:fill="A6A6A6" w:themeFill="background1" w:themeFillShade="A6"/>
          </w:tcPr>
          <w:p w14:paraId="544CEDDA" w14:textId="77777777" w:rsidR="003B0AAB" w:rsidRPr="00AC02F9" w:rsidRDefault="003B0AAB" w:rsidP="008037F7">
            <w:pPr>
              <w:pStyle w:val="Tabletext9"/>
              <w:rPr>
                <w:rFonts w:asciiTheme="minorHAnsi" w:hAnsiTheme="minorHAnsi"/>
                <w:b/>
                <w:sz w:val="20"/>
              </w:rPr>
            </w:pPr>
            <w:r w:rsidRPr="00AC02F9">
              <w:rPr>
                <w:rFonts w:asciiTheme="minorHAnsi" w:hAnsiTheme="minorHAnsi"/>
                <w:b/>
                <w:sz w:val="20"/>
              </w:rPr>
              <w:t>Requirement</w:t>
            </w:r>
          </w:p>
        </w:tc>
        <w:tc>
          <w:tcPr>
            <w:tcW w:w="6817" w:type="dxa"/>
            <w:shd w:val="clear" w:color="auto" w:fill="auto"/>
          </w:tcPr>
          <w:p w14:paraId="33D24770" w14:textId="77777777" w:rsidR="003B0AAB" w:rsidRPr="00AC02F9" w:rsidRDefault="003B0AAB" w:rsidP="008037F7">
            <w:pPr>
              <w:rPr>
                <w:rStyle w:val="reqtext"/>
                <w:rFonts w:asciiTheme="minorHAnsi" w:hAnsiTheme="minorHAnsi"/>
                <w:b/>
                <w:sz w:val="20"/>
              </w:rPr>
            </w:pPr>
            <w:r w:rsidRPr="00AC02F9">
              <w:rPr>
                <w:rStyle w:val="reqtext"/>
                <w:rFonts w:asciiTheme="minorHAnsi" w:hAnsiTheme="minorHAnsi"/>
                <w:b/>
                <w:sz w:val="20"/>
              </w:rPr>
              <w:t>/req/gsml4-conceptual/similarity</w:t>
            </w:r>
          </w:p>
          <w:p w14:paraId="264D93D9" w14:textId="0A6B9B52" w:rsidR="00AC02F9" w:rsidRPr="00AC02F9" w:rsidRDefault="008105EF" w:rsidP="008037F7">
            <w:pPr>
              <w:rPr>
                <w:rStyle w:val="reqtext"/>
                <w:rFonts w:asciiTheme="minorHAnsi" w:hAnsiTheme="minorHAnsi"/>
                <w:sz w:val="20"/>
              </w:rPr>
            </w:pPr>
            <w:r>
              <w:rPr>
                <w:rFonts w:asciiTheme="minorHAnsi" w:hAnsiTheme="minorHAnsi" w:cs="Arial"/>
                <w:sz w:val="18"/>
                <w:szCs w:val="18"/>
              </w:rPr>
              <w:t>A t</w:t>
            </w:r>
            <w:r w:rsidR="00AC02F9" w:rsidRPr="00AC02F9">
              <w:rPr>
                <w:rFonts w:asciiTheme="minorHAnsi" w:hAnsiTheme="minorHAnsi" w:cs="Arial"/>
                <w:sz w:val="18"/>
                <w:szCs w:val="18"/>
              </w:rPr>
              <w:t>arget logical model</w:t>
            </w:r>
            <w:r>
              <w:rPr>
                <w:rFonts w:asciiTheme="minorHAnsi" w:hAnsiTheme="minorHAnsi" w:cs="Arial"/>
                <w:sz w:val="18"/>
                <w:szCs w:val="18"/>
              </w:rPr>
              <w:t>,</w:t>
            </w:r>
            <w:r w:rsidR="00AC02F9" w:rsidRPr="00AC02F9">
              <w:rPr>
                <w:rFonts w:asciiTheme="minorHAnsi" w:hAnsiTheme="minorHAnsi" w:cs="Arial"/>
                <w:sz w:val="18"/>
                <w:szCs w:val="18"/>
              </w:rPr>
              <w:t xml:space="preserve"> when claiming compliance with this conceptual model</w:t>
            </w:r>
            <w:r>
              <w:rPr>
                <w:rFonts w:asciiTheme="minorHAnsi" w:hAnsiTheme="minorHAnsi" w:cs="Arial"/>
                <w:sz w:val="18"/>
                <w:szCs w:val="18"/>
              </w:rPr>
              <w:t>,</w:t>
            </w:r>
            <w:r w:rsidR="00AC02F9" w:rsidRPr="00AC02F9">
              <w:rPr>
                <w:rFonts w:asciiTheme="minorHAnsi" w:hAnsiTheme="minorHAnsi" w:cs="Arial"/>
                <w:sz w:val="18"/>
                <w:szCs w:val="18"/>
              </w:rPr>
              <w:t xml:space="preserve"> SHALL implement its components (classes, attributes, relationships) respecting the conceptual model definitions and intent, such that high semantic similarity is obtained between the logical and conceptual model components.</w:t>
            </w:r>
          </w:p>
        </w:tc>
      </w:tr>
    </w:tbl>
    <w:p w14:paraId="28CE1054" w14:textId="51436112" w:rsidR="003B0AAB" w:rsidRDefault="003B0AAB" w:rsidP="00AE1A69">
      <w:pPr>
        <w:spacing w:after="360"/>
      </w:pPr>
      <w:r>
        <w:lastRenderedPageBreak/>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r w:rsidR="005E0F6A">
        <w:t>a reference</w:t>
      </w:r>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AC02F9" w14:paraId="1FAB71E3" w14:textId="77777777" w:rsidTr="008037F7">
        <w:trPr>
          <w:cantSplit/>
        </w:trPr>
        <w:tc>
          <w:tcPr>
            <w:tcW w:w="4219" w:type="dxa"/>
            <w:tcBorders>
              <w:right w:val="nil"/>
            </w:tcBorders>
            <w:shd w:val="clear" w:color="auto" w:fill="auto"/>
          </w:tcPr>
          <w:p w14:paraId="04553BDD" w14:textId="3C07A609" w:rsidR="003B0AAB" w:rsidRPr="00AC02F9" w:rsidRDefault="003B0AAB" w:rsidP="008037F7">
            <w:pPr>
              <w:pStyle w:val="Tabletext10"/>
              <w:jc w:val="left"/>
              <w:rPr>
                <w:rStyle w:val="requri"/>
                <w:rFonts w:cs="Arial"/>
                <w:szCs w:val="18"/>
              </w:rPr>
            </w:pPr>
            <w:r w:rsidRPr="00AC02F9">
              <w:rPr>
                <w:rStyle w:val="requri"/>
                <w:rFonts w:cs="Arial"/>
                <w:szCs w:val="18"/>
              </w:rPr>
              <w:t>/req/gsml4-conceptual/similarity</w:t>
            </w:r>
          </w:p>
        </w:tc>
        <w:tc>
          <w:tcPr>
            <w:tcW w:w="4678" w:type="dxa"/>
            <w:tcBorders>
              <w:left w:val="nil"/>
            </w:tcBorders>
            <w:shd w:val="clear" w:color="auto" w:fill="auto"/>
          </w:tcPr>
          <w:p w14:paraId="54E63C7D" w14:textId="5C93DBC1" w:rsidR="003B0AAB" w:rsidRPr="00AC02F9" w:rsidRDefault="00E66140" w:rsidP="008037F7">
            <w:pPr>
              <w:pStyle w:val="Tabletext10"/>
              <w:jc w:val="left"/>
              <w:rPr>
                <w:rStyle w:val="reqtext"/>
                <w:szCs w:val="18"/>
              </w:rPr>
            </w:pPr>
            <w:r w:rsidRPr="00E66140">
              <w:rPr>
                <w:rFonts w:cs="Arial"/>
                <w:sz w:val="18"/>
                <w:szCs w:val="18"/>
              </w:rPr>
              <w:t>A target logical model, when claiming compliance with this conceptual model, SHALL implement its components (classes, attributes, relationships) respecting the conceptual model definitions and intent, such that high semantic similarity is obtained between the logical and conceptual model components.</w:t>
            </w:r>
          </w:p>
        </w:tc>
      </w:tr>
    </w:tbl>
    <w:p w14:paraId="65E1EDE5" w14:textId="6A265DB2" w:rsidR="009A7B37" w:rsidRPr="00D12552" w:rsidRDefault="00A6445A">
      <w:pPr>
        <w:pStyle w:val="Heading1"/>
        <w:rPr>
          <w:lang w:val="en-CA"/>
        </w:rPr>
      </w:pPr>
      <w:bookmarkStart w:id="77" w:name="_Toc458154201"/>
      <w:r>
        <w:rPr>
          <w:lang w:val="en-CA"/>
        </w:rPr>
        <w:t>Logical Model</w:t>
      </w:r>
      <w:bookmarkEnd w:id="77"/>
    </w:p>
    <w:p w14:paraId="277058B6" w14:textId="6B189605"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n encoding specification</w:t>
      </w:r>
      <w:r w:rsidR="00FB1957">
        <w:rPr>
          <w:lang w:val="en-CA"/>
        </w:rPr>
        <w:t xml:space="preserve"> or a schema</w:t>
      </w:r>
      <w:r w:rsidR="003653BC">
        <w:rPr>
          <w:lang w:val="en-CA"/>
        </w:rPr>
        <w:t xml:space="preserve">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The UML mod</w:t>
      </w:r>
      <w:r w:rsidR="0038009C">
        <w:rPr>
          <w:lang w:val="en-CA"/>
        </w:rPr>
        <w:t>el is a normative artefact as</w:t>
      </w:r>
      <w:r w:rsidR="00A6445A">
        <w:rPr>
          <w:lang w:val="en-CA"/>
        </w:rPr>
        <w:t xml:space="preserve">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w:t>
      </w:r>
      <w:r w:rsidR="00FB1957">
        <w:rPr>
          <w:lang w:val="en-CA"/>
        </w:rPr>
        <w:t>s</w:t>
      </w:r>
      <w:r w:rsidR="0038009C">
        <w:rPr>
          <w:lang w:val="en-CA"/>
        </w:rPr>
        <w:t xml:space="preserve"> pertaining to that</w:t>
      </w:r>
      <w:r w:rsidR="00E8704C" w:rsidRPr="00D12552">
        <w:rPr>
          <w:lang w:val="en-CA"/>
        </w:rPr>
        <w:t xml:space="preserve">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6701EB54"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xml:space="preserve">.  </w:t>
      </w:r>
      <w:r w:rsidR="00AE1A69">
        <w:rPr>
          <w:color w:val="000000"/>
          <w:lang w:val="en-CA"/>
        </w:rPr>
        <w:t>However, t</w:t>
      </w:r>
      <w:r w:rsidRPr="00EC0310">
        <w:rPr>
          <w:color w:val="000000"/>
          <w:lang w:val="en-CA"/>
        </w:rPr>
        <w: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w:t>
      </w:r>
      <w:r w:rsidRPr="00EC0310">
        <w:rPr>
          <w:color w:val="000000"/>
          <w:lang w:val="en-CA"/>
        </w:rPr>
        <w:lastRenderedPageBreak/>
        <w:t>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39ADA750" w:rsidR="004F09EE" w:rsidRDefault="004F09EE" w:rsidP="00A6445A">
      <w:pPr>
        <w:rPr>
          <w:color w:val="000000"/>
          <w:lang w:val="en-CA"/>
        </w:rPr>
      </w:pPr>
      <w:r>
        <w:rPr>
          <w:color w:val="000000"/>
          <w:lang w:val="en-CA"/>
        </w:rPr>
        <w:fldChar w:fldCharType="begin"/>
      </w:r>
      <w:r>
        <w:rPr>
          <w:color w:val="000000"/>
          <w:lang w:val="en-CA"/>
        </w:rPr>
        <w:instrText xml:space="preserve"> REF _Ref447374621 \h </w:instrText>
      </w:r>
      <w:r>
        <w:rPr>
          <w:color w:val="000000"/>
          <w:lang w:val="en-CA"/>
        </w:rPr>
      </w:r>
      <w:r>
        <w:rPr>
          <w:color w:val="000000"/>
          <w:lang w:val="en-CA"/>
        </w:rPr>
        <w:fldChar w:fldCharType="separate"/>
      </w:r>
      <w:r w:rsidR="00AD44BE">
        <w:t xml:space="preserve">Figure </w:t>
      </w:r>
      <w:r w:rsidR="00AD44BE">
        <w:rPr>
          <w:noProof/>
        </w:rPr>
        <w:t>8</w:t>
      </w:r>
      <w:r>
        <w:rPr>
          <w:color w:val="000000"/>
          <w:lang w:val="en-CA"/>
        </w:rPr>
        <w:fldChar w:fldCharType="end"/>
      </w:r>
      <w:r w:rsidR="00FF6321">
        <w:rPr>
          <w:color w:val="000000"/>
          <w:lang w:val="en-CA"/>
        </w:rPr>
        <w:t xml:space="preserve"> shows requirements class</w:t>
      </w:r>
      <w:r>
        <w:rPr>
          <w:color w:val="000000"/>
          <w:lang w:val="en-CA"/>
        </w:rPr>
        <w:t xml:space="preserve"> dependencies.</w:t>
      </w:r>
    </w:p>
    <w:p w14:paraId="37CFC471" w14:textId="71DA51C0" w:rsidR="004F09EE" w:rsidRDefault="00F658C5" w:rsidP="00AE1A69">
      <w:pPr>
        <w:keepNext/>
        <w:jc w:val="center"/>
      </w:pPr>
      <w:r>
        <w:rPr>
          <w:noProof/>
          <w:lang w:val="en-AU" w:eastAsia="en-AU"/>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789921FA" w:rsidR="004F09EE" w:rsidRPr="00AE1A69" w:rsidRDefault="004F09EE" w:rsidP="00AE1A69">
      <w:pPr>
        <w:pStyle w:val="Caption"/>
        <w:spacing w:after="360"/>
        <w:jc w:val="center"/>
        <w:rPr>
          <w:color w:val="000000" w:themeColor="text1"/>
          <w:lang w:val="en-CA"/>
        </w:rPr>
      </w:pPr>
      <w:bookmarkStart w:id="78" w:name="_Ref447374621"/>
      <w:r w:rsidRPr="00AE1A69">
        <w:rPr>
          <w:color w:val="000000" w:themeColor="text1"/>
        </w:rPr>
        <w:t xml:space="preserve">Figure </w:t>
      </w:r>
      <w:r w:rsidRPr="00AE1A69">
        <w:rPr>
          <w:color w:val="000000" w:themeColor="text1"/>
        </w:rPr>
        <w:fldChar w:fldCharType="begin"/>
      </w:r>
      <w:r w:rsidRPr="00AE1A69">
        <w:rPr>
          <w:color w:val="000000" w:themeColor="text1"/>
        </w:rPr>
        <w:instrText xml:space="preserve"> SEQ Figure \* ARABIC </w:instrText>
      </w:r>
      <w:r w:rsidRPr="00AE1A69">
        <w:rPr>
          <w:color w:val="000000" w:themeColor="text1"/>
        </w:rPr>
        <w:fldChar w:fldCharType="separate"/>
      </w:r>
      <w:r w:rsidR="00AD44BE" w:rsidRPr="00AE1A69">
        <w:rPr>
          <w:noProof/>
          <w:color w:val="000000" w:themeColor="text1"/>
        </w:rPr>
        <w:t>8</w:t>
      </w:r>
      <w:r w:rsidRPr="00AE1A69">
        <w:rPr>
          <w:color w:val="000000" w:themeColor="text1"/>
        </w:rPr>
        <w:fldChar w:fldCharType="end"/>
      </w:r>
      <w:bookmarkEnd w:id="78"/>
      <w:del w:id="79" w:author="Ollie Raymond" w:date="2016-08-08T18:05:00Z">
        <w:r w:rsidRPr="00AE1A69" w:rsidDel="0008257A">
          <w:rPr>
            <w:color w:val="000000" w:themeColor="text1"/>
          </w:rPr>
          <w:delText>:</w:delText>
        </w:r>
      </w:del>
      <w:ins w:id="80" w:author="Ollie Raymond" w:date="2016-08-08T18:05:00Z">
        <w:r w:rsidR="0008257A">
          <w:rPr>
            <w:color w:val="000000" w:themeColor="text1"/>
          </w:rPr>
          <w:t xml:space="preserve"> -</w:t>
        </w:r>
      </w:ins>
      <w:r w:rsidRPr="00AE1A69">
        <w:rPr>
          <w:color w:val="000000" w:themeColor="text1"/>
        </w:rPr>
        <w:t xml:space="preserve"> Logical Model Requirements classes dependencies</w:t>
      </w:r>
      <w:r w:rsidR="00496C22" w:rsidRPr="00AE1A69">
        <w:rPr>
          <w:color w:val="000000" w:themeColor="text1"/>
        </w:rPr>
        <w:t xml:space="preserve"> (external dependencies not shown)</w:t>
      </w:r>
    </w:p>
    <w:p w14:paraId="7D1608FA" w14:textId="5B7C5EDE" w:rsidR="009C3567" w:rsidRPr="00EC0310" w:rsidRDefault="00AE1A69" w:rsidP="00A6445A">
      <w:pPr>
        <w:rPr>
          <w:color w:val="000000"/>
          <w:lang w:val="en-CA"/>
        </w:rPr>
      </w:pPr>
      <w:r>
        <w:rPr>
          <w:color w:val="000000"/>
          <w:lang w:val="en-CA"/>
        </w:rPr>
        <w:t>This section defines the minimum</w:t>
      </w:r>
      <w:r w:rsidR="00A6445A" w:rsidRPr="00EC0310">
        <w:rPr>
          <w:color w:val="000000"/>
          <w:lang w:val="en-CA"/>
        </w:rPr>
        <w:t xml:space="preserve">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81" w:name="_Toc458154202"/>
      <w:r>
        <w:rPr>
          <w:lang w:val="en-CA"/>
        </w:rPr>
        <w:t>Property cardinality</w:t>
      </w:r>
      <w:bookmarkEnd w:id="81"/>
    </w:p>
    <w:p w14:paraId="68C34312" w14:textId="7653001B" w:rsidR="00A6445A" w:rsidRDefault="009C3567" w:rsidP="004A5507">
      <w:pPr>
        <w:rPr>
          <w:lang w:val="en-CA"/>
        </w:rPr>
      </w:pPr>
      <w:r>
        <w:rPr>
          <w:lang w:val="en-CA"/>
        </w:rPr>
        <w:t xml:space="preserve">All properties that could </w:t>
      </w:r>
      <w:r w:rsidR="00AE1A69">
        <w:rPr>
          <w:lang w:val="en-CA"/>
        </w:rPr>
        <w:t xml:space="preserve">feasibly </w:t>
      </w:r>
      <w:r>
        <w:rPr>
          <w:lang w:val="en-CA"/>
        </w:rPr>
        <w:t>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AE1A69">
        <w:rPr>
          <w:lang w:val="en-CA"/>
        </w:rPr>
        <w:t xml:space="preserve">for </w:t>
      </w:r>
      <w:r>
        <w:rPr>
          <w:lang w:val="en-CA"/>
        </w:rPr>
        <w:t xml:space="preserve">other communities </w:t>
      </w:r>
      <w:r w:rsidR="00FB1957">
        <w:rPr>
          <w:lang w:val="en-CA"/>
        </w:rPr>
        <w:t>confronted</w:t>
      </w:r>
      <w:r>
        <w:rPr>
          <w:lang w:val="en-CA"/>
        </w:rPr>
        <w:t xml:space="preserve"> with the same pattern) from application developers and data providers that consider</w:t>
      </w:r>
      <w:r w:rsidR="001759FE">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181926D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w:t>
      </w:r>
      <w:r w:rsidR="00FB1957">
        <w:rPr>
          <w:lang w:val="en-CA"/>
        </w:rPr>
        <w:t>nillable</w:t>
      </w:r>
      <w:r>
        <w:rPr>
          <w:lang w:val="en-CA"/>
        </w:rPr>
        <w:t xml:space="preserve"> properties and the SWG recognised that different communities might want to enforce </w:t>
      </w:r>
      <w:r w:rsidR="00AE476B">
        <w:rPr>
          <w:lang w:val="en-CA"/>
        </w:rPr>
        <w:t>the use of some</w:t>
      </w:r>
      <w:r>
        <w:rPr>
          <w:lang w:val="en-CA"/>
        </w:rPr>
        <w:t xml:space="preserve"> properties</w:t>
      </w:r>
      <w:r w:rsidR="00AE476B">
        <w:rPr>
          <w:lang w:val="en-CA"/>
        </w:rPr>
        <w:t xml:space="preserve"> for their particular needs</w:t>
      </w:r>
      <w:r>
        <w:rPr>
          <w:lang w:val="en-CA"/>
        </w:rPr>
        <w:t>.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C44904">
      <w:pPr>
        <w:numPr>
          <w:ilvl w:val="0"/>
          <w:numId w:val="18"/>
        </w:numPr>
        <w:rPr>
          <w:lang w:val="en-CA"/>
        </w:rPr>
      </w:pPr>
      <w:r>
        <w:rPr>
          <w:lang w:val="en-CA"/>
        </w:rPr>
        <w:lastRenderedPageBreak/>
        <w:t>Omit the property</w:t>
      </w:r>
    </w:p>
    <w:p w14:paraId="7284E536" w14:textId="63D27DBD" w:rsidR="00EC644A" w:rsidRDefault="00B2217A" w:rsidP="00C44904">
      <w:pPr>
        <w:numPr>
          <w:ilvl w:val="0"/>
          <w:numId w:val="18"/>
        </w:numPr>
        <w:rPr>
          <w:lang w:val="en-CA"/>
        </w:rPr>
      </w:pPr>
      <w:r>
        <w:rPr>
          <w:lang w:val="en-CA"/>
        </w:rPr>
        <w:t>Deliver</w:t>
      </w:r>
      <w:r w:rsidR="00EC644A">
        <w:rPr>
          <w:lang w:val="en-CA"/>
        </w:rPr>
        <w:t xml:space="preserve"> a nilled property with </w:t>
      </w:r>
      <w:r w:rsidR="00D3219D">
        <w:rPr>
          <w:lang w:val="en-CA"/>
        </w:rPr>
        <w:t>relevant justification.</w:t>
      </w:r>
    </w:p>
    <w:p w14:paraId="4B3A8D99" w14:textId="540D78CA"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w:t>
      </w:r>
      <w:r w:rsidR="00AE476B">
        <w:rPr>
          <w:lang w:val="en-CA"/>
        </w:rPr>
        <w:t xml:space="preserve"> </w:t>
      </w:r>
      <w:r>
        <w:rPr>
          <w:lang w:val="en-CA"/>
        </w:rPr>
        <w:t>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w:t>
      </w:r>
      <w:r w:rsidR="00AE476B">
        <w:rPr>
          <w:lang w:val="en-CA"/>
        </w:rPr>
        <w:t>We</w:t>
      </w:r>
      <w:r w:rsidR="00D3219D">
        <w:rPr>
          <w:lang w:val="en-CA"/>
        </w:rPr>
        <w:t xml:space="preserve"> foresee </w:t>
      </w:r>
      <w:r w:rsidR="00AE476B">
        <w:rPr>
          <w:lang w:val="en-CA"/>
        </w:rPr>
        <w:t xml:space="preserve">the use of a) the GeoSciML </w:t>
      </w:r>
      <w:r w:rsidR="009F2680">
        <w:rPr>
          <w:lang w:val="en-CA"/>
        </w:rPr>
        <w:t>data model</w:t>
      </w:r>
      <w:r w:rsidR="00D3219D">
        <w:rPr>
          <w:lang w:val="en-CA"/>
        </w:rPr>
        <w:t xml:space="preserve"> </w:t>
      </w:r>
      <w:r w:rsidR="00AE476B">
        <w:rPr>
          <w:lang w:val="en-CA"/>
        </w:rPr>
        <w:t xml:space="preserve">as </w:t>
      </w:r>
      <w:r w:rsidR="00D3219D">
        <w:rPr>
          <w:lang w:val="en-CA"/>
        </w:rPr>
        <w:t>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w:t>
      </w:r>
      <w:r w:rsidR="00AE476B">
        <w:rPr>
          <w:lang w:val="en-CA"/>
        </w:rPr>
        <w:t xml:space="preserve">an </w:t>
      </w:r>
      <w:r w:rsidR="00D3219D">
        <w:rPr>
          <w:lang w:val="en-CA"/>
        </w:rPr>
        <w:t>XML</w:t>
      </w:r>
      <w:r w:rsidR="00AE476B">
        <w:rPr>
          <w:lang w:val="en-CA"/>
        </w:rPr>
        <w:t xml:space="preserve"> implementation</w:t>
      </w:r>
      <w:r w:rsidR="00D3219D">
        <w:rPr>
          <w:lang w:val="en-CA"/>
        </w:rPr>
        <w:t xml:space="preserve">,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 xml:space="preserve">specific SCH to enforce specific use cases, such as </w:t>
      </w:r>
      <w:r w:rsidR="00AE476B">
        <w:rPr>
          <w:lang w:val="en-CA"/>
        </w:rPr>
        <w:t xml:space="preserve">the </w:t>
      </w:r>
      <w:r w:rsidR="00D3219D">
        <w:rPr>
          <w:lang w:val="en-CA"/>
        </w:rPr>
        <w:t>INSPIRE</w:t>
      </w:r>
      <w:r w:rsidR="00AE476B">
        <w:rPr>
          <w:lang w:val="en-CA"/>
        </w:rPr>
        <w:t xml:space="preserve"> </w:t>
      </w:r>
      <w:r w:rsidR="00D6792C">
        <w:rPr>
          <w:lang w:val="en-CA"/>
        </w:rPr>
        <w:t>g</w:t>
      </w:r>
      <w:r w:rsidR="00AE476B">
        <w:rPr>
          <w:lang w:val="en-CA"/>
        </w:rPr>
        <w:t xml:space="preserve">eology </w:t>
      </w:r>
      <w:r w:rsidR="00D6792C">
        <w:rPr>
          <w:lang w:val="en-CA"/>
        </w:rPr>
        <w:t xml:space="preserve">specification </w:t>
      </w:r>
      <w:r w:rsidR="00AE476B">
        <w:rPr>
          <w:lang w:val="en-CA"/>
        </w:rPr>
        <w:t>[8]</w:t>
      </w:r>
      <w:r w:rsidR="00D3219D">
        <w:rPr>
          <w:lang w:val="en-CA"/>
        </w:rPr>
        <w:t>.</w:t>
      </w:r>
    </w:p>
    <w:p w14:paraId="0E37D61E" w14:textId="14586D57" w:rsidR="009D3533" w:rsidRDefault="003A580A" w:rsidP="00EC0310">
      <w:pPr>
        <w:pStyle w:val="Heading3"/>
        <w:spacing w:after="240"/>
        <w:rPr>
          <w:lang w:val="en-CA"/>
        </w:rPr>
      </w:pPr>
      <w:bookmarkStart w:id="82" w:name="_Toc448329411"/>
      <w:bookmarkStart w:id="83" w:name="_Toc448329559"/>
      <w:bookmarkStart w:id="84" w:name="_Toc448329945"/>
      <w:bookmarkStart w:id="85" w:name="_Toc448329412"/>
      <w:bookmarkStart w:id="86" w:name="_Toc448329560"/>
      <w:bookmarkStart w:id="87" w:name="_Toc448329946"/>
      <w:bookmarkStart w:id="88" w:name="_Toc448329413"/>
      <w:bookmarkStart w:id="89" w:name="_Toc448329561"/>
      <w:bookmarkStart w:id="90" w:name="_Toc448329947"/>
      <w:bookmarkStart w:id="91" w:name="_Toc448329414"/>
      <w:bookmarkStart w:id="92" w:name="_Toc448329562"/>
      <w:bookmarkStart w:id="93" w:name="_Toc448329948"/>
      <w:bookmarkStart w:id="94" w:name="_Toc448329415"/>
      <w:bookmarkStart w:id="95" w:name="_Toc448329563"/>
      <w:bookmarkStart w:id="96" w:name="_Toc448329949"/>
      <w:bookmarkStart w:id="97" w:name="_Toc448329416"/>
      <w:bookmarkStart w:id="98" w:name="_Toc448329564"/>
      <w:bookmarkStart w:id="99" w:name="_Toc448329950"/>
      <w:bookmarkStart w:id="100" w:name="_Toc458154203"/>
      <w:bookmarkStart w:id="101" w:name="_Package_shortcuts"/>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1"/>
      <w:r>
        <w:rPr>
          <w:lang w:val="en-CA"/>
        </w:rPr>
        <w:t>Package shortcut</w:t>
      </w:r>
      <w:r w:rsidR="008B7992">
        <w:rPr>
          <w:lang w:val="en-CA"/>
        </w:rPr>
        <w:t>s</w:t>
      </w:r>
      <w:bookmarkEnd w:id="100"/>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A203EF" w:rsidRPr="00FF6321"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0077520E"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Full path</w:t>
            </w:r>
            <w:r w:rsidR="00FF6321">
              <w:rPr>
                <w:rFonts w:ascii="Consolas" w:hAnsi="Consolas" w:cs="Consolas"/>
                <w:b/>
                <w:bCs/>
                <w:sz w:val="18"/>
                <w:szCs w:val="18"/>
                <w:lang w:val="en-CA"/>
              </w:rPr>
              <w:t xml:space="preserve"> (HollowWorld)</w:t>
            </w:r>
          </w:p>
        </w:tc>
      </w:tr>
      <w:tr w:rsidR="00A203EF" w:rsidRPr="00FF6321" w14:paraId="65FD2F98" w14:textId="77777777" w:rsidTr="00295FF9">
        <w:tc>
          <w:tcPr>
            <w:tcW w:w="1242" w:type="dxa"/>
            <w:tcBorders>
              <w:left w:val="nil"/>
              <w:right w:val="nil"/>
            </w:tcBorders>
            <w:shd w:val="clear" w:color="auto" w:fill="DFD8E8"/>
          </w:tcPr>
          <w:p w14:paraId="35AD0D57" w14:textId="1A6491CD"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OM</w:t>
            </w:r>
          </w:p>
        </w:tc>
        <w:tc>
          <w:tcPr>
            <w:tcW w:w="7614" w:type="dxa"/>
            <w:tcBorders>
              <w:left w:val="nil"/>
              <w:right w:val="nil"/>
            </w:tcBorders>
            <w:shd w:val="clear" w:color="auto" w:fill="DFD8E8"/>
          </w:tcPr>
          <w:p w14:paraId="4AE59E78" w14:textId="29EE6592"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19156 All/ISO 19156:2011 Observations and Measurements</w:t>
            </w:r>
          </w:p>
        </w:tc>
      </w:tr>
      <w:tr w:rsidR="00A203EF" w:rsidRPr="00FF6321" w14:paraId="51F19CBB" w14:textId="77777777" w:rsidTr="00295FF9">
        <w:tc>
          <w:tcPr>
            <w:tcW w:w="1242" w:type="dxa"/>
            <w:shd w:val="clear" w:color="auto" w:fill="auto"/>
          </w:tcPr>
          <w:p w14:paraId="3D17B76E" w14:textId="1F3A24A4"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SWE</w:t>
            </w:r>
          </w:p>
        </w:tc>
        <w:tc>
          <w:tcPr>
            <w:tcW w:w="7614" w:type="dxa"/>
            <w:shd w:val="clear" w:color="auto" w:fill="auto"/>
          </w:tcPr>
          <w:p w14:paraId="51E4CF4D" w14:textId="30E0E2FF"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OGC/Sensor Web Enablement 2.0/SWE Common Data Model 2.0</w:t>
            </w:r>
          </w:p>
        </w:tc>
      </w:tr>
      <w:tr w:rsidR="00A203EF" w:rsidRPr="00FF6321" w14:paraId="48E42281" w14:textId="77777777" w:rsidTr="00295FF9">
        <w:tc>
          <w:tcPr>
            <w:tcW w:w="1242" w:type="dxa"/>
            <w:tcBorders>
              <w:left w:val="nil"/>
              <w:right w:val="nil"/>
            </w:tcBorders>
            <w:shd w:val="clear" w:color="auto" w:fill="DFD8E8"/>
          </w:tcPr>
          <w:p w14:paraId="627D9815" w14:textId="730C7A2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GEO</w:t>
            </w:r>
          </w:p>
        </w:tc>
        <w:tc>
          <w:tcPr>
            <w:tcW w:w="7614" w:type="dxa"/>
            <w:tcBorders>
              <w:left w:val="nil"/>
              <w:right w:val="nil"/>
            </w:tcBorders>
            <w:shd w:val="clear" w:color="auto" w:fill="DFD8E8"/>
          </w:tcPr>
          <w:p w14:paraId="07404D5A" w14:textId="3BBEC90D"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19107 All/ISO 19107:2003 Spatial Schema</w:t>
            </w:r>
          </w:p>
        </w:tc>
      </w:tr>
      <w:tr w:rsidR="00A203EF" w:rsidRPr="00FF6321" w14:paraId="3FB46DAE" w14:textId="77777777" w:rsidTr="00295FF9">
        <w:tc>
          <w:tcPr>
            <w:tcW w:w="1242" w:type="dxa"/>
            <w:shd w:val="clear" w:color="auto" w:fill="auto"/>
          </w:tcPr>
          <w:p w14:paraId="3D169105" w14:textId="4AC08A10"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Primitive</w:t>
            </w:r>
          </w:p>
        </w:tc>
        <w:tc>
          <w:tcPr>
            <w:tcW w:w="7614" w:type="dxa"/>
            <w:shd w:val="clear" w:color="auto" w:fill="auto"/>
          </w:tcPr>
          <w:p w14:paraId="25C6338D" w14:textId="109E5CE9"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19103 All/ISO 19103:2005 Conceptual schema language</w:t>
            </w:r>
          </w:p>
        </w:tc>
      </w:tr>
      <w:tr w:rsidR="00A203EF" w:rsidRPr="00FF6321" w14:paraId="0C6B0EC3" w14:textId="77777777" w:rsidTr="00295FF9">
        <w:tc>
          <w:tcPr>
            <w:tcW w:w="1242" w:type="dxa"/>
            <w:tcBorders>
              <w:left w:val="nil"/>
              <w:right w:val="nil"/>
            </w:tcBorders>
            <w:shd w:val="clear" w:color="auto" w:fill="DFD8E8"/>
          </w:tcPr>
          <w:p w14:paraId="07E094AA" w14:textId="180A95FA" w:rsidR="003A580A" w:rsidRPr="00FF6321" w:rsidRDefault="003A580A"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Temporal</w:t>
            </w:r>
          </w:p>
        </w:tc>
        <w:tc>
          <w:tcPr>
            <w:tcW w:w="7614" w:type="dxa"/>
            <w:tcBorders>
              <w:left w:val="nil"/>
              <w:right w:val="nil"/>
            </w:tcBorders>
            <w:shd w:val="clear" w:color="auto" w:fill="DFD8E8"/>
          </w:tcPr>
          <w:p w14:paraId="4DB3F92D" w14:textId="1A1C8098" w:rsidR="003A580A" w:rsidRPr="00FF6321" w:rsidRDefault="003A580A"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19108 All/ISO 19108:2006 Temporal Schema</w:t>
            </w:r>
          </w:p>
        </w:tc>
      </w:tr>
      <w:tr w:rsidR="00A203EF" w:rsidRPr="00FF6321" w14:paraId="402433D1" w14:textId="77777777" w:rsidTr="00295FF9">
        <w:tc>
          <w:tcPr>
            <w:tcW w:w="1242" w:type="dxa"/>
            <w:shd w:val="clear" w:color="auto" w:fill="auto"/>
          </w:tcPr>
          <w:p w14:paraId="47E9C396" w14:textId="47E4A3EE" w:rsidR="00253146" w:rsidRPr="00FF6321" w:rsidRDefault="00253146" w:rsidP="00295FF9">
            <w:pPr>
              <w:spacing w:before="120" w:after="0"/>
              <w:jc w:val="both"/>
              <w:rPr>
                <w:rFonts w:ascii="Consolas" w:hAnsi="Consolas" w:cs="Consolas"/>
                <w:b/>
                <w:bCs/>
                <w:sz w:val="18"/>
                <w:szCs w:val="18"/>
                <w:lang w:val="en-CA"/>
              </w:rPr>
            </w:pPr>
            <w:r w:rsidRPr="00FF6321">
              <w:rPr>
                <w:rFonts w:ascii="Consolas" w:hAnsi="Consolas" w:cs="Consolas"/>
                <w:b/>
                <w:bCs/>
                <w:sz w:val="18"/>
                <w:szCs w:val="18"/>
                <w:lang w:val="en-CA"/>
              </w:rPr>
              <w:t>GML</w:t>
            </w:r>
          </w:p>
        </w:tc>
        <w:tc>
          <w:tcPr>
            <w:tcW w:w="7614" w:type="dxa"/>
            <w:shd w:val="clear" w:color="auto" w:fill="auto"/>
          </w:tcPr>
          <w:p w14:paraId="6E013A3D" w14:textId="25FED5B9" w:rsidR="00253146" w:rsidRPr="00FF6321" w:rsidRDefault="00253146" w:rsidP="00295FF9">
            <w:pPr>
              <w:spacing w:before="120" w:after="0"/>
              <w:jc w:val="both"/>
              <w:rPr>
                <w:rStyle w:val="reqtext"/>
                <w:rFonts w:ascii="Consolas" w:hAnsi="Consolas" w:cs="Consolas"/>
                <w:szCs w:val="18"/>
              </w:rPr>
            </w:pPr>
            <w:r w:rsidRPr="00FF6321">
              <w:rPr>
                <w:rStyle w:val="reqtext"/>
                <w:rFonts w:ascii="Consolas" w:hAnsi="Consolas" w:cs="Consolas"/>
                <w:szCs w:val="18"/>
              </w:rPr>
              <w:t>ISO TC211/ISO 19136:2007 GML</w:t>
            </w:r>
          </w:p>
        </w:tc>
      </w:tr>
    </w:tbl>
    <w:p w14:paraId="51F19745" w14:textId="77777777" w:rsidR="003A580A" w:rsidRPr="00D12552" w:rsidRDefault="003A580A" w:rsidP="004A5507">
      <w:pPr>
        <w:rPr>
          <w:lang w:val="en-CA"/>
        </w:rPr>
      </w:pPr>
    </w:p>
    <w:p w14:paraId="0F1DF2C6" w14:textId="3E0C9BD6" w:rsidR="009A7B37" w:rsidRDefault="00695378">
      <w:pPr>
        <w:pStyle w:val="Heading2"/>
        <w:rPr>
          <w:lang w:val="en-CA"/>
        </w:rPr>
      </w:pPr>
      <w:bookmarkStart w:id="102" w:name="_Toc458154204"/>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2"/>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232028DB" w:rsidR="00DA41F8" w:rsidRPr="00C330C2" w:rsidRDefault="003653BC"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 xml:space="preserve">oding </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20818FF1" w:rsidR="00DA41F8" w:rsidRPr="00C330C2" w:rsidRDefault="00DA41F8" w:rsidP="00AC02F9">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621C1B3D" w:rsidR="00DA41F8" w:rsidRPr="00C330C2" w:rsidRDefault="00DA41F8" w:rsidP="00F85E82">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 xml:space="preserve">If the target implementation allows it, it SHALL implement the same cardinality of properties and associations as defined </w:t>
            </w:r>
            <w:r w:rsidR="00F85E82">
              <w:rPr>
                <w:rFonts w:ascii="Calibri" w:eastAsia="MS Mincho" w:hAnsi="Calibri"/>
                <w:sz w:val="20"/>
                <w:szCs w:val="20"/>
                <w:lang w:val="en-CA"/>
              </w:rPr>
              <w:t>in the</w:t>
            </w:r>
            <w:r w:rsidRPr="00C330C2">
              <w:rPr>
                <w:rFonts w:ascii="Calibri" w:eastAsia="MS Mincho" w:hAnsi="Calibri"/>
                <w:sz w:val="20"/>
                <w:szCs w:val="20"/>
                <w:lang w:val="en-CA"/>
              </w:rPr>
              <w:t xml:space="preserve">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1ABE3BCE" w:rsidR="00DA41F8" w:rsidRPr="00804C60" w:rsidRDefault="00272499"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A t</w:t>
            </w:r>
            <w:r w:rsidR="00DA41F8" w:rsidRPr="00C330C2">
              <w:rPr>
                <w:rFonts w:ascii="Calibri" w:eastAsia="MS Mincho" w:hAnsi="Calibri"/>
                <w:sz w:val="20"/>
                <w:szCs w:val="20"/>
                <w:lang w:val="en-CA"/>
              </w:rPr>
              <w: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BD2C19" w:rsidRPr="005A0586" w14:paraId="78A6423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F78E4B" w14:textId="5FC3F44E" w:rsidR="00BD2C19" w:rsidRPr="005A0586" w:rsidRDefault="00BD2C1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37AD65" w14:textId="15474ECB"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Pr>
                <w:rFonts w:ascii="Calibri" w:eastAsia="MS Mincho" w:hAnsi="Calibri"/>
                <w:b/>
                <w:noProof/>
                <w:sz w:val="20"/>
                <w:szCs w:val="20"/>
                <w:lang w:val="en-CA"/>
              </w:rPr>
              <w:t>/req/gsml4-core/quantities-single-range</w:t>
            </w:r>
          </w:p>
          <w:p w14:paraId="4A1A93D6" w14:textId="65C280CC" w:rsidR="00BD2C19" w:rsidRPr="00804C60" w:rsidRDefault="00BD2C19" w:rsidP="00BD2C19">
            <w:pPr>
              <w:spacing w:before="100" w:beforeAutospacing="1" w:after="100" w:afterAutospacing="1" w:line="230" w:lineRule="atLeast"/>
              <w:jc w:val="both"/>
              <w:rPr>
                <w:rFonts w:ascii="Calibri" w:eastAsia="MS Mincho" w:hAnsi="Calibri"/>
                <w:b/>
                <w:noProof/>
                <w:sz w:val="20"/>
                <w:szCs w:val="20"/>
                <w:lang w:val="en-CA"/>
              </w:rPr>
            </w:pPr>
            <w:r w:rsidRPr="00BD2C19">
              <w:rPr>
                <w:rFonts w:ascii="Calibri" w:eastAsia="MS Mincho" w:hAnsi="Calibri"/>
                <w:sz w:val="20"/>
                <w:szCs w:val="20"/>
                <w:lang w:val="en-CA"/>
              </w:rPr>
              <w:t>QuantityRange properties that must report a single value SHALL assign both lower and upper value as equal to that single value.</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048DB104" w:rsidR="00DA41F8" w:rsidRPr="00C330C2" w:rsidRDefault="00B94FA7" w:rsidP="0042253D">
            <w:pPr>
              <w:spacing w:before="100" w:beforeAutospacing="1" w:after="100" w:afterAutospacing="1" w:line="230" w:lineRule="atLeast"/>
              <w:jc w:val="both"/>
              <w:rPr>
                <w:rFonts w:ascii="Calibri" w:eastAsia="MS Mincho" w:hAnsi="Calibri"/>
                <w:sz w:val="20"/>
                <w:szCs w:val="20"/>
                <w:lang w:val="en-CA"/>
              </w:rPr>
            </w:pPr>
            <w:r w:rsidRPr="00B94FA7">
              <w:rPr>
                <w:rFonts w:ascii="Calibri" w:eastAsia="MS Mincho" w:hAnsi="Calibri"/>
                <w:sz w:val="20"/>
                <w:szCs w:val="20"/>
                <w:lang w:val="en-CA"/>
              </w:rPr>
              <w:t>Empty classes with stereotype &lt;&lt;CodeList&gt;&gt; SHALL be implemented as externally governed vocabularies which terms are encoded as URI (RFC 3986).</w:t>
            </w:r>
          </w:p>
        </w:tc>
      </w:tr>
    </w:tbl>
    <w:p w14:paraId="383EBC41" w14:textId="77777777" w:rsidR="00DA41F8" w:rsidRPr="00DA41F8" w:rsidRDefault="00DA41F8">
      <w:pPr>
        <w:rPr>
          <w:color w:val="000000"/>
        </w:rPr>
      </w:pPr>
    </w:p>
    <w:p w14:paraId="0AF76069" w14:textId="0D305900" w:rsidR="009A7B37" w:rsidRPr="00804C60" w:rsidRDefault="00A6445A" w:rsidP="00AE1A69">
      <w:pPr>
        <w:spacing w:after="360"/>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 </w:t>
      </w:r>
      <w:r w:rsidR="00C330C2">
        <w:rPr>
          <w:color w:val="000000"/>
          <w:lang w:val="en-CA"/>
        </w:rPr>
        <w:t>encoding</w:t>
      </w:r>
      <w:r w:rsidR="00272499">
        <w:rPr>
          <w:color w:val="000000"/>
          <w:lang w:val="en-CA"/>
        </w:rPr>
        <w:t>s</w:t>
      </w:r>
      <w:r w:rsidR="00C330C2">
        <w:rPr>
          <w:color w:val="000000"/>
          <w:lang w:val="en-CA"/>
        </w:rPr>
        <w:t xml:space="preserve">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r w:rsidR="005E0F6A" w:rsidRPr="00804C60">
        <w:rPr>
          <w:color w:val="000000"/>
          <w:lang w:val="en-CA"/>
        </w:rPr>
        <w:t>to</w:t>
      </w:r>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31D21CCE" w14:textId="77777777" w:rsidR="004635D8" w:rsidRPr="00D12552" w:rsidRDefault="004635D8" w:rsidP="00BF2C82">
      <w:pPr>
        <w:pStyle w:val="Heading3"/>
        <w:spacing w:after="240"/>
        <w:rPr>
          <w:lang w:val="en-CA"/>
        </w:rPr>
      </w:pPr>
      <w:bookmarkStart w:id="103" w:name="_Toc458154205"/>
      <w:r w:rsidRPr="00D12552">
        <w:rPr>
          <w:lang w:val="en-CA"/>
        </w:rPr>
        <w:t>Naming of entities</w:t>
      </w:r>
      <w:bookmarkEnd w:id="10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3F2664DE" w:rsidR="004635D8" w:rsidRPr="00D12552" w:rsidRDefault="004635D8" w:rsidP="00AC02F9">
            <w:pPr>
              <w:pStyle w:val="Tabletext10"/>
              <w:jc w:val="left"/>
              <w:rPr>
                <w:rStyle w:val="reqtext"/>
                <w:lang w:val="en-CA"/>
              </w:rPr>
            </w:pPr>
            <w:r w:rsidRPr="00D12552">
              <w:rPr>
                <w:rStyle w:val="reqtext"/>
                <w:lang w:val="en-CA"/>
              </w:rPr>
              <w:t xml:space="preserve">When the target implementation allows it, the exact name of the </w:t>
            </w:r>
            <w:r w:rsidR="00AC02F9">
              <w:rPr>
                <w:rStyle w:val="reqtext"/>
                <w:lang w:val="en-CA"/>
              </w:rPr>
              <w:t>classifier</w:t>
            </w:r>
            <w:r w:rsidR="00FA21EA" w:rsidRPr="00D12552">
              <w:rPr>
                <w:rStyle w:val="reqtext"/>
                <w:lang w:val="en-CA"/>
              </w:rPr>
              <w:t xml:space="preserve"> </w:t>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Heading3"/>
        <w:spacing w:after="240"/>
        <w:rPr>
          <w:lang w:val="en-CA"/>
        </w:rPr>
      </w:pPr>
      <w:bookmarkStart w:id="104" w:name="_Toc458154206"/>
      <w:r w:rsidRPr="00D12552">
        <w:rPr>
          <w:lang w:val="en-CA"/>
        </w:rPr>
        <w:t>Cardinality</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8056874"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almost all cases.  </w:t>
      </w:r>
      <w:r w:rsidR="00FB1957">
        <w:rPr>
          <w:color w:val="000000"/>
          <w:lang w:val="en-CA"/>
        </w:rPr>
        <w:t>Therefore, 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272499">
        <w:rPr>
          <w:color w:val="000000"/>
          <w:lang w:val="en-CA"/>
        </w:rPr>
        <w:t xml:space="preserve">cardinality </w:t>
      </w:r>
      <w:r w:rsidR="00524C50">
        <w:rPr>
          <w:color w:val="000000"/>
          <w:lang w:val="en-CA"/>
        </w:rPr>
        <w:t>can</w:t>
      </w:r>
      <w:r w:rsidR="00272499">
        <w:rPr>
          <w:color w:val="000000"/>
          <w:lang w:val="en-CA"/>
        </w:rPr>
        <w:t>no</w:t>
      </w:r>
      <w:r w:rsidR="00524C50">
        <w:rPr>
          <w:color w:val="000000"/>
          <w:lang w:val="en-CA"/>
        </w:rPr>
        <w:t>t</w:t>
      </w:r>
      <w:r w:rsidR="00ED5267" w:rsidRPr="00804C60">
        <w:rPr>
          <w:color w:val="000000"/>
          <w:lang w:val="en-CA"/>
        </w:rPr>
        <w:t xml:space="preserve"> be “many”.</w:t>
      </w:r>
    </w:p>
    <w:p w14:paraId="4412BB3D" w14:textId="77777777" w:rsidR="00FB508F" w:rsidRPr="00D12552" w:rsidRDefault="00FB508F" w:rsidP="000B4F44">
      <w:pPr>
        <w:pStyle w:val="Heading3"/>
        <w:spacing w:after="240"/>
        <w:rPr>
          <w:lang w:val="en-CA"/>
        </w:rPr>
      </w:pPr>
      <w:bookmarkStart w:id="105" w:name="_Toc458154207"/>
      <w:r>
        <w:rPr>
          <w:lang w:val="en-CA"/>
        </w:rPr>
        <w:t>Abstract classes</w:t>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13DD8F9"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w:t>
      </w:r>
      <w:r w:rsidR="00272499">
        <w:rPr>
          <w:color w:val="000000"/>
          <w:lang w:val="en-CA"/>
        </w:rPr>
        <w:t>can</w:t>
      </w:r>
      <w:r w:rsidR="00272499">
        <w:rPr>
          <w:color w:val="000000"/>
          <w:lang w:val="en-CA"/>
        </w:rPr>
        <w:t xml:space="preserve"> </w:t>
      </w:r>
      <w:r w:rsidR="009F2680">
        <w:rPr>
          <w:color w:val="000000"/>
          <w:lang w:val="en-CA"/>
        </w:rPr>
        <w:t>somewhat</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Heading3"/>
        <w:spacing w:after="240"/>
        <w:rPr>
          <w:lang w:val="en-CA"/>
        </w:rPr>
      </w:pPr>
      <w:bookmarkStart w:id="106" w:name="_Toc458154208"/>
      <w:r>
        <w:rPr>
          <w:lang w:val="en-CA"/>
        </w:rPr>
        <w:t>Polymorphism</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1B7F6DA9" w:rsidR="00396863" w:rsidRPr="00D12552" w:rsidRDefault="00272499" w:rsidP="000578C2">
            <w:pPr>
              <w:pStyle w:val="Tabletext10"/>
              <w:jc w:val="left"/>
              <w:rPr>
                <w:rStyle w:val="reqtext"/>
                <w:lang w:val="en-CA"/>
              </w:rPr>
            </w:pPr>
            <w:r>
              <w:rPr>
                <w:rStyle w:val="reqtext"/>
                <w:lang w:val="en-CA"/>
              </w:rPr>
              <w:t>A t</w:t>
            </w:r>
            <w:r w:rsidR="000578C2">
              <w:rPr>
                <w:rStyle w:val="reqtext"/>
                <w:lang w:val="en-CA"/>
              </w:rPr>
              <w:t>arget implementation</w:t>
            </w:r>
            <w:r w:rsidR="00396863">
              <w:rPr>
                <w:rStyle w:val="reqtext"/>
                <w:lang w:val="en-CA"/>
              </w:rPr>
              <w:t xml:space="preserve"> </w:t>
            </w:r>
            <w:r w:rsidR="000578C2">
              <w:rPr>
                <w:rStyle w:val="reqtext"/>
                <w:lang w:val="en-CA"/>
              </w:rPr>
              <w:t>SHALL</w:t>
            </w:r>
            <w:r w:rsidR="00396863">
              <w:rPr>
                <w:rStyle w:val="reqtext"/>
                <w:lang w:val="en-CA"/>
              </w:rPr>
              <w:t xml:space="preserve"> implement </w:t>
            </w:r>
            <w:r w:rsidR="000578C2">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317ADA0F"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 xml:space="preserve">a property value of type GeologicEvent can be substituted by a value of type DisplacementEvent because DisplacementEvent is a subtype of </w:t>
      </w:r>
      <w:r w:rsidR="00057138" w:rsidRPr="00491ED2">
        <w:rPr>
          <w:rStyle w:val="Entity"/>
        </w:rPr>
        <w:t>GeologicEvent</w:t>
      </w:r>
      <w:r w:rsidR="000578C2" w:rsidRPr="00FB1957">
        <w:t>.</w:t>
      </w:r>
      <w:r w:rsidR="000578C2" w:rsidRPr="009F4AF5">
        <w:rPr>
          <w:color w:val="000000"/>
          <w:lang w:val="en-CA"/>
        </w:rPr>
        <w:t xml:space="preserve">  </w:t>
      </w:r>
      <w:r w:rsidR="00272499">
        <w:rPr>
          <w:color w:val="000000"/>
          <w:lang w:val="en-CA"/>
        </w:rPr>
        <w:t>Many</w:t>
      </w:r>
      <w:r w:rsidR="000578C2" w:rsidRPr="009F4AF5">
        <w:rPr>
          <w:color w:val="000000"/>
          <w:lang w:val="en-CA"/>
        </w:rPr>
        <w:t xml:space="preserve">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w:t>
      </w:r>
      <w:r w:rsidR="00DC6EB2">
        <w:rPr>
          <w:color w:val="000000"/>
          <w:lang w:val="en-CA"/>
        </w:rPr>
        <w:t>ilable for this implementation.</w:t>
      </w:r>
    </w:p>
    <w:p w14:paraId="21D2ACC9" w14:textId="77777777" w:rsidR="000B4F44" w:rsidRPr="00D12552" w:rsidRDefault="000B4F44" w:rsidP="000B4F44">
      <w:pPr>
        <w:pStyle w:val="Heading3"/>
        <w:spacing w:after="240"/>
        <w:rPr>
          <w:lang w:val="en-CA"/>
        </w:rPr>
      </w:pPr>
      <w:bookmarkStart w:id="107" w:name="_Toc458154209"/>
      <w:r w:rsidRPr="00D12552">
        <w:rPr>
          <w:lang w:val="en-CA"/>
        </w:rPr>
        <w:t>Quantities</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7B9BC66F" w:rsidR="000B4F44" w:rsidRDefault="00491ED2" w:rsidP="000B4F44">
      <w:pPr>
        <w:rPr>
          <w:lang w:val="en-CA"/>
        </w:rPr>
      </w:pPr>
      <w:r>
        <w:rPr>
          <w:lang w:val="en-CA"/>
        </w:rPr>
        <w:t>The quantities and m</w:t>
      </w:r>
      <w:r w:rsidR="000B4F44" w:rsidRPr="00D12552">
        <w:rPr>
          <w:lang w:val="en-CA"/>
        </w:rPr>
        <w:t>easurements units of measure shall be taken from a standard vocabulary governed by an appropriate community</w:t>
      </w:r>
      <w:r w:rsidR="000B4F44">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sidR="000B4F44">
        <w:rPr>
          <w:lang w:val="en-CA"/>
        </w:rPr>
        <w:t>UCUM</w:t>
      </w:r>
      <w:r w:rsidR="007A4792">
        <w:rPr>
          <w:lang w:val="en-CA"/>
        </w:rPr>
        <w:t>)</w:t>
      </w:r>
      <w:r w:rsidR="000B4F44">
        <w:rPr>
          <w:lang w:val="en-CA"/>
        </w:rPr>
        <w:t>.</w:t>
      </w:r>
    </w:p>
    <w:p w14:paraId="4D1E9949" w14:textId="46909444" w:rsidR="00EF5FC1" w:rsidRDefault="00EF5FC1" w:rsidP="00EF5FC1">
      <w:pPr>
        <w:pStyle w:val="Heading3"/>
        <w:rPr>
          <w:lang w:val="en-CA"/>
        </w:rPr>
      </w:pPr>
      <w:bookmarkStart w:id="108" w:name="_Toc458154210"/>
      <w:r>
        <w:rPr>
          <w:lang w:val="en-CA"/>
        </w:rPr>
        <w:t>QuantityRange</w:t>
      </w:r>
      <w:bookmarkEnd w:id="108"/>
    </w:p>
    <w:p w14:paraId="29EB650E" w14:textId="77777777" w:rsidR="00EF5FC1" w:rsidRDefault="00EF5FC1" w:rsidP="000B4F44">
      <w:pPr>
        <w:rPr>
          <w:lang w:val="en-CA"/>
        </w:rPr>
      </w:pPr>
    </w:p>
    <w:p w14:paraId="664203D6" w14:textId="70F36FDD" w:rsidR="00EF5FC1" w:rsidRDefault="00EF5FC1" w:rsidP="000B4F44">
      <w:pPr>
        <w:rPr>
          <w:lang w:val="en-CA"/>
        </w:rPr>
      </w:pPr>
      <w:r>
        <w:rPr>
          <w:lang w:val="en-CA"/>
        </w:rPr>
        <w:t xml:space="preserve">A </w:t>
      </w:r>
      <w:r w:rsidR="00491ED2">
        <w:rPr>
          <w:rStyle w:val="Entity"/>
        </w:rPr>
        <w:t xml:space="preserve">QuantityRange </w:t>
      </w:r>
      <w:r>
        <w:rPr>
          <w:lang w:val="en-CA"/>
        </w:rPr>
        <w:t xml:space="preserve">is a quantity formed of a lower and upper value forming a range of values.  If a single value needs to be represented as a </w:t>
      </w:r>
      <w:r w:rsidRPr="00491ED2">
        <w:rPr>
          <w:rStyle w:val="Entity"/>
        </w:rPr>
        <w:t>QuantityRange</w:t>
      </w:r>
      <w:r>
        <w:rPr>
          <w:lang w:val="en-CA"/>
        </w:rPr>
        <w:t>, where the single value is assigned to both lower and upper properties.</w:t>
      </w:r>
    </w:p>
    <w:p w14:paraId="71040BC4" w14:textId="77777777" w:rsidR="00EF5FC1" w:rsidRDefault="00EF5FC1" w:rsidP="000B4F4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5FC1" w:rsidRPr="00D12552" w14:paraId="191FB8DF" w14:textId="77777777" w:rsidTr="00BC51DB">
        <w:trPr>
          <w:cantSplit/>
        </w:trPr>
        <w:tc>
          <w:tcPr>
            <w:tcW w:w="4219" w:type="dxa"/>
            <w:tcBorders>
              <w:right w:val="nil"/>
            </w:tcBorders>
            <w:shd w:val="clear" w:color="auto" w:fill="auto"/>
          </w:tcPr>
          <w:p w14:paraId="26D26DE4" w14:textId="720454A2" w:rsidR="00EF5FC1" w:rsidRPr="00BD7B2A" w:rsidRDefault="00EF5FC1" w:rsidP="00BC51DB">
            <w:pPr>
              <w:pStyle w:val="Tabletext10"/>
              <w:jc w:val="left"/>
              <w:rPr>
                <w:rStyle w:val="requri"/>
                <w:noProof/>
                <w:lang w:val="fr-CA"/>
              </w:rPr>
            </w:pPr>
            <w:r>
              <w:rPr>
                <w:rStyle w:val="requri"/>
                <w:noProof/>
                <w:lang w:val="fr-CA"/>
              </w:rPr>
              <w:t>/req/gsml4-core/quantities-single-range</w:t>
            </w:r>
          </w:p>
        </w:tc>
        <w:tc>
          <w:tcPr>
            <w:tcW w:w="4678" w:type="dxa"/>
            <w:tcBorders>
              <w:left w:val="nil"/>
            </w:tcBorders>
            <w:shd w:val="clear" w:color="auto" w:fill="auto"/>
          </w:tcPr>
          <w:p w14:paraId="71CE79B3" w14:textId="5F7D18A6" w:rsidR="00EF5FC1" w:rsidRPr="00D12552" w:rsidRDefault="00EF5FC1" w:rsidP="00BC51DB">
            <w:pPr>
              <w:pStyle w:val="Tabletext10"/>
              <w:jc w:val="left"/>
              <w:rPr>
                <w:rStyle w:val="reqtext"/>
                <w:lang w:val="en-CA"/>
              </w:rPr>
            </w:pPr>
            <w:r>
              <w:rPr>
                <w:rStyle w:val="reqtext"/>
                <w:lang w:val="en-CA"/>
              </w:rPr>
              <w:t>QuantityRange properties that must report a single value SHALL assign both lower and upper value as equal to that single value.</w:t>
            </w:r>
          </w:p>
        </w:tc>
      </w:tr>
    </w:tbl>
    <w:p w14:paraId="0D9A2401" w14:textId="77777777" w:rsidR="00EF5FC1" w:rsidRPr="00D12552" w:rsidRDefault="00EF5FC1" w:rsidP="000B4F44">
      <w:pPr>
        <w:rPr>
          <w:lang w:val="en-CA"/>
        </w:rPr>
      </w:pPr>
    </w:p>
    <w:p w14:paraId="1EB2BDF4" w14:textId="77777777" w:rsidR="000B4F44" w:rsidRPr="00D12552" w:rsidRDefault="000B4F44" w:rsidP="00804C60">
      <w:pPr>
        <w:pStyle w:val="Heading3"/>
        <w:spacing w:after="240"/>
        <w:rPr>
          <w:lang w:val="en-CA"/>
        </w:rPr>
      </w:pPr>
      <w:bookmarkStart w:id="109" w:name="_Ref456112534"/>
      <w:bookmarkStart w:id="110" w:name="_Ref457994997"/>
      <w:bookmarkStart w:id="111" w:name="_Toc458154211"/>
      <w:commentRangeStart w:id="112"/>
      <w:r w:rsidRPr="00D12552">
        <w:rPr>
          <w:lang w:val="en-CA"/>
        </w:rPr>
        <w:lastRenderedPageBreak/>
        <w:t>Code lists</w:t>
      </w:r>
      <w:bookmarkEnd w:id="109"/>
      <w:r w:rsidRPr="00D12552">
        <w:rPr>
          <w:lang w:val="en-CA"/>
        </w:rPr>
        <w:t xml:space="preserve"> </w:t>
      </w:r>
      <w:commentRangeEnd w:id="112"/>
      <w:r w:rsidR="00B94FA7">
        <w:rPr>
          <w:rStyle w:val="CommentReference"/>
          <w:rFonts w:cs="Times New Roman"/>
          <w:b w:val="0"/>
          <w:bCs w:val="0"/>
        </w:rPr>
        <w:commentReference w:id="112"/>
      </w:r>
      <w:bookmarkEnd w:id="110"/>
      <w:bookmarkEnd w:id="11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0CFCE3EF" w:rsidR="000B4F44" w:rsidRPr="00D12552" w:rsidRDefault="007D4D67" w:rsidP="007D4D67">
            <w:pPr>
              <w:pStyle w:val="Tabletext10"/>
              <w:jc w:val="left"/>
              <w:rPr>
                <w:rStyle w:val="reqtext"/>
                <w:lang w:val="en-CA"/>
              </w:rPr>
            </w:pPr>
            <w:r>
              <w:rPr>
                <w:rStyle w:val="reqtext"/>
                <w:lang w:val="en-CA"/>
              </w:rPr>
              <w:t>Empty c</w:t>
            </w:r>
            <w:r w:rsidR="000B4F44" w:rsidRPr="00D12552">
              <w:rPr>
                <w:rStyle w:val="reqtext"/>
                <w:lang w:val="en-CA"/>
              </w:rPr>
              <w:t xml:space="preserve">lasses </w:t>
            </w:r>
            <w:r>
              <w:rPr>
                <w:rStyle w:val="reqtext"/>
                <w:lang w:val="en-CA"/>
              </w:rPr>
              <w:t>with</w:t>
            </w:r>
            <w:r w:rsidR="000B4F44" w:rsidRPr="00D12552">
              <w:rPr>
                <w:rStyle w:val="reqtext"/>
                <w:lang w:val="en-CA"/>
              </w:rPr>
              <w:t xml:space="preserve"> stereotype &lt;&lt;CodeList&gt;&gt; </w:t>
            </w:r>
            <w:r w:rsidR="00441E20">
              <w:rPr>
                <w:rStyle w:val="reqtext"/>
                <w:lang w:val="en-CA"/>
              </w:rPr>
              <w:t>SHALL</w:t>
            </w:r>
            <w:r w:rsidR="00441E20" w:rsidRPr="00D12552">
              <w:rPr>
                <w:rStyle w:val="reqtext"/>
                <w:lang w:val="en-CA"/>
              </w:rPr>
              <w:t xml:space="preserve"> be</w:t>
            </w:r>
            <w:r w:rsidR="000B4F44" w:rsidRPr="00D12552">
              <w:rPr>
                <w:rStyle w:val="reqtext"/>
                <w:lang w:val="en-CA"/>
              </w:rPr>
              <w:t xml:space="preserve"> </w:t>
            </w:r>
            <w:r>
              <w:rPr>
                <w:rFonts w:cs="Arial"/>
                <w:sz w:val="18"/>
                <w:lang w:val="en-CA"/>
              </w:rPr>
              <w:t>implemented as externally governed vocabularies which terms are encoded</w:t>
            </w:r>
            <w:r w:rsidR="009F6B2F">
              <w:rPr>
                <w:rFonts w:cs="Arial"/>
                <w:sz w:val="18"/>
                <w:lang w:val="en-CA"/>
              </w:rPr>
              <w:t xml:space="preserve"> as </w:t>
            </w:r>
            <w:r w:rsidR="000B4F44" w:rsidRPr="00D12552">
              <w:rPr>
                <w:rFonts w:cs="Arial"/>
                <w:sz w:val="18"/>
                <w:lang w:val="en-CA"/>
              </w:rPr>
              <w:t>URI</w:t>
            </w:r>
            <w:r w:rsidR="009F6B2F">
              <w:rPr>
                <w:rFonts w:cs="Arial"/>
                <w:sz w:val="18"/>
                <w:lang w:val="en-CA"/>
              </w:rPr>
              <w:t xml:space="preserve"> </w:t>
            </w:r>
            <w:r>
              <w:rPr>
                <w:rFonts w:cs="Arial"/>
                <w:sz w:val="18"/>
                <w:lang w:val="en-CA"/>
              </w:rPr>
              <w:t>(</w:t>
            </w:r>
            <w:r w:rsidR="009F6B2F">
              <w:rPr>
                <w:rFonts w:cs="Arial"/>
                <w:sz w:val="18"/>
                <w:lang w:val="en-CA"/>
              </w:rPr>
              <w:t xml:space="preserve">RFC </w:t>
            </w:r>
            <w:r w:rsidR="005061CC">
              <w:rPr>
                <w:rFonts w:cs="Arial"/>
                <w:sz w:val="18"/>
                <w:lang w:val="en-CA"/>
              </w:rPr>
              <w:t>3986</w:t>
            </w:r>
            <w:r>
              <w:rPr>
                <w:rFonts w:cs="Arial"/>
                <w:sz w:val="18"/>
                <w:lang w:val="en-CA"/>
              </w:rPr>
              <w:t>).</w:t>
            </w:r>
          </w:p>
        </w:tc>
      </w:tr>
    </w:tbl>
    <w:p w14:paraId="13DCEDE5" w14:textId="77777777" w:rsidR="000B4F44" w:rsidRPr="000B4F44" w:rsidRDefault="000B4F44" w:rsidP="000B4F44">
      <w:pPr>
        <w:spacing w:after="120"/>
        <w:rPr>
          <w:color w:val="000000"/>
          <w:lang w:val="en-CA"/>
        </w:rPr>
      </w:pPr>
    </w:p>
    <w:p w14:paraId="2254B555" w14:textId="52A9A7E7" w:rsidR="007D4D67" w:rsidRDefault="000B4F44" w:rsidP="0008257A">
      <w:pPr>
        <w:spacing w:after="360"/>
        <w:rPr>
          <w:lang w:val="en-CA"/>
        </w:rPr>
        <w:pPrChange w:id="113" w:author="Ollie Raymond" w:date="2016-08-08T18:05:00Z">
          <w:pPr/>
        </w:pPrChange>
      </w:pPr>
      <w:r w:rsidRPr="00D12552">
        <w:rPr>
          <w:lang w:val="en-CA"/>
        </w:rPr>
        <w:t xml:space="preserve">All properties that require formal vocabularies are modelled in </w:t>
      </w:r>
      <w:r w:rsidR="00E92694">
        <w:rPr>
          <w:lang w:val="en-CA"/>
        </w:rPr>
        <w:t xml:space="preserve">the </w:t>
      </w:r>
      <w:r w:rsidRPr="00D12552">
        <w:rPr>
          <w:lang w:val="en-CA"/>
        </w:rPr>
        <w:t xml:space="preserve">UML as classes having the stereotype </w:t>
      </w:r>
      <w:r w:rsidRPr="005E0F6A">
        <w:rPr>
          <w:rStyle w:val="xmlChar"/>
        </w:rPr>
        <w:t>&lt;&lt;CodeList&gt;&gt;</w:t>
      </w:r>
      <w:r w:rsidRPr="00D12552">
        <w:rPr>
          <w:lang w:val="en-CA"/>
        </w:rPr>
        <w:t xml:space="preserve">.  </w:t>
      </w:r>
      <w:r w:rsidR="007D4D67">
        <w:rPr>
          <w:lang w:val="en-CA"/>
        </w:rPr>
        <w:t>The list of valid terms is either prescribed by this specification, with a list of possible entries (</w:t>
      </w:r>
      <w:r w:rsidR="007D4D67">
        <w:rPr>
          <w:lang w:val="en-CA"/>
        </w:rPr>
        <w:fldChar w:fldCharType="begin"/>
      </w:r>
      <w:r w:rsidR="007D4D67">
        <w:rPr>
          <w:lang w:val="en-CA"/>
        </w:rPr>
        <w:instrText xml:space="preserve"> REF _Ref457990441 \h </w:instrText>
      </w:r>
      <w:r w:rsidR="007D4D67">
        <w:rPr>
          <w:lang w:val="en-CA"/>
        </w:rPr>
      </w:r>
      <w:r w:rsidR="007D4D67">
        <w:rPr>
          <w:lang w:val="en-CA"/>
        </w:rPr>
        <w:fldChar w:fldCharType="separate"/>
      </w:r>
      <w:r w:rsidR="00AD44BE">
        <w:t xml:space="preserve">Figure </w:t>
      </w:r>
      <w:r w:rsidR="00AD44BE">
        <w:rPr>
          <w:noProof/>
        </w:rPr>
        <w:t>9</w:t>
      </w:r>
      <w:r w:rsidR="007D4D67">
        <w:rPr>
          <w:lang w:val="en-CA"/>
        </w:rPr>
        <w:fldChar w:fldCharType="end"/>
      </w:r>
      <w:r w:rsidR="00E92694">
        <w:rPr>
          <w:lang w:val="en-CA"/>
        </w:rPr>
        <w:t xml:space="preserve">) or open (i.e., </w:t>
      </w:r>
      <w:r w:rsidR="007D4D67">
        <w:rPr>
          <w:lang w:val="en-CA"/>
        </w:rPr>
        <w:t>without any term</w:t>
      </w:r>
      <w:r w:rsidR="00926590">
        <w:rPr>
          <w:lang w:val="en-CA"/>
        </w:rPr>
        <w:t>s</w:t>
      </w:r>
      <w:r w:rsidR="00E92694">
        <w:rPr>
          <w:lang w:val="en-CA"/>
        </w:rPr>
        <w:t>)</w:t>
      </w:r>
      <w:r w:rsidR="007D4D67">
        <w:rPr>
          <w:lang w:val="en-CA"/>
        </w:rPr>
        <w:t xml:space="preserve">. </w:t>
      </w:r>
    </w:p>
    <w:p w14:paraId="73823CDE" w14:textId="77777777" w:rsidR="007D4D67" w:rsidRDefault="007D4D67" w:rsidP="0079565C">
      <w:pPr>
        <w:keepNext/>
        <w:jc w:val="center"/>
      </w:pPr>
      <w:r w:rsidRPr="007D4D67">
        <w:rPr>
          <w:noProof/>
          <w:lang w:val="en-AU" w:eastAsia="en-AU"/>
        </w:rPr>
        <w:drawing>
          <wp:inline distT="0" distB="0" distL="0" distR="0" wp14:anchorId="2F84428E" wp14:editId="29EA1035">
            <wp:extent cx="1914525" cy="15683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16419" cy="1569947"/>
                    </a:xfrm>
                    <a:prstGeom prst="rect">
                      <a:avLst/>
                    </a:prstGeom>
                  </pic:spPr>
                </pic:pic>
              </a:graphicData>
            </a:graphic>
          </wp:inline>
        </w:drawing>
      </w:r>
    </w:p>
    <w:p w14:paraId="4720536F" w14:textId="5673FE0D" w:rsidR="007D4D67" w:rsidRPr="0079565C" w:rsidRDefault="007D4D67" w:rsidP="006E382A">
      <w:pPr>
        <w:pStyle w:val="Caption"/>
        <w:spacing w:after="360"/>
        <w:ind w:left="284" w:right="420"/>
        <w:jc w:val="center"/>
        <w:rPr>
          <w:color w:val="000000" w:themeColor="text1"/>
          <w:lang w:val="en-CA"/>
        </w:rPr>
      </w:pPr>
      <w:bookmarkStart w:id="114" w:name="_Ref457990441"/>
      <w:r w:rsidRPr="0079565C">
        <w:rPr>
          <w:color w:val="000000" w:themeColor="text1"/>
        </w:rPr>
        <w:t xml:space="preserve">Figure </w:t>
      </w:r>
      <w:r w:rsidRPr="0079565C">
        <w:rPr>
          <w:color w:val="000000" w:themeColor="text1"/>
        </w:rPr>
        <w:fldChar w:fldCharType="begin"/>
      </w:r>
      <w:r w:rsidRPr="0079565C">
        <w:rPr>
          <w:color w:val="000000" w:themeColor="text1"/>
        </w:rPr>
        <w:instrText xml:space="preserve"> SEQ Figure \* ARABIC </w:instrText>
      </w:r>
      <w:r w:rsidRPr="0079565C">
        <w:rPr>
          <w:color w:val="000000" w:themeColor="text1"/>
        </w:rPr>
        <w:fldChar w:fldCharType="separate"/>
      </w:r>
      <w:r w:rsidR="00AD44BE" w:rsidRPr="0079565C">
        <w:rPr>
          <w:noProof/>
          <w:color w:val="000000" w:themeColor="text1"/>
        </w:rPr>
        <w:t>9</w:t>
      </w:r>
      <w:r w:rsidRPr="0079565C">
        <w:rPr>
          <w:color w:val="000000" w:themeColor="text1"/>
        </w:rPr>
        <w:fldChar w:fldCharType="end"/>
      </w:r>
      <w:bookmarkEnd w:id="114"/>
      <w:del w:id="115" w:author="Ollie Raymond" w:date="2016-08-08T18:05:00Z">
        <w:r w:rsidRPr="0079565C" w:rsidDel="0008257A">
          <w:rPr>
            <w:color w:val="000000" w:themeColor="text1"/>
          </w:rPr>
          <w:delText>:</w:delText>
        </w:r>
      </w:del>
      <w:ins w:id="116" w:author="Ollie Raymond" w:date="2016-08-08T18:05:00Z">
        <w:r w:rsidR="0008257A">
          <w:rPr>
            <w:color w:val="000000" w:themeColor="text1"/>
          </w:rPr>
          <w:t xml:space="preserve"> -</w:t>
        </w:r>
      </w:ins>
      <w:r w:rsidRPr="0079565C">
        <w:rPr>
          <w:color w:val="000000" w:themeColor="text1"/>
        </w:rPr>
        <w:t xml:space="preserve"> </w:t>
      </w:r>
      <w:r w:rsidR="0079565C">
        <w:rPr>
          <w:color w:val="000000" w:themeColor="text1"/>
        </w:rPr>
        <w:t xml:space="preserve">Example </w:t>
      </w:r>
      <w:r w:rsidRPr="0079565C">
        <w:rPr>
          <w:color w:val="000000" w:themeColor="text1"/>
        </w:rPr>
        <w:t>CodeList</w:t>
      </w:r>
      <w:r w:rsidR="0079565C">
        <w:rPr>
          <w:color w:val="000000" w:themeColor="text1"/>
        </w:rPr>
        <w:t>s,</w:t>
      </w:r>
      <w:r w:rsidRPr="0079565C">
        <w:rPr>
          <w:color w:val="000000" w:themeColor="text1"/>
        </w:rPr>
        <w:t xml:space="preserve"> with </w:t>
      </w:r>
      <w:r w:rsidR="0079565C">
        <w:rPr>
          <w:color w:val="000000" w:themeColor="text1"/>
        </w:rPr>
        <w:t xml:space="preserve">a) a </w:t>
      </w:r>
      <w:r w:rsidRPr="0079565C">
        <w:rPr>
          <w:color w:val="000000" w:themeColor="text1"/>
        </w:rPr>
        <w:t>prescribed list of terms (DescriptionPurpose) and</w:t>
      </w:r>
      <w:r w:rsidR="0079565C">
        <w:rPr>
          <w:color w:val="000000" w:themeColor="text1"/>
        </w:rPr>
        <w:t xml:space="preserve"> b)</w:t>
      </w:r>
      <w:r w:rsidRPr="0079565C">
        <w:rPr>
          <w:color w:val="000000" w:themeColor="text1"/>
        </w:rPr>
        <w:t xml:space="preserve"> "open" </w:t>
      </w:r>
      <w:r w:rsidR="0079565C">
        <w:rPr>
          <w:color w:val="000000" w:themeColor="text1"/>
        </w:rPr>
        <w:t xml:space="preserve">with no prescribed terms </w:t>
      </w:r>
      <w:r w:rsidRPr="0079565C">
        <w:rPr>
          <w:color w:val="000000" w:themeColor="text1"/>
        </w:rPr>
        <w:t>(GeologicUnitHierarchyRoleTerm)</w:t>
      </w:r>
    </w:p>
    <w:p w14:paraId="026DFF58" w14:textId="4D4256E7" w:rsidR="000B4F44" w:rsidRDefault="007D4D67" w:rsidP="000B4F44">
      <w:pPr>
        <w:rPr>
          <w:lang w:val="en-CA"/>
        </w:rPr>
      </w:pPr>
      <w:r>
        <w:rPr>
          <w:lang w:val="en-CA"/>
        </w:rPr>
        <w:t xml:space="preserve">When the list is open, the vocabulary is managed externally </w:t>
      </w:r>
      <w:r w:rsidR="00B94FA7">
        <w:rPr>
          <w:lang w:val="en-CA"/>
        </w:rPr>
        <w:t>over the web</w:t>
      </w:r>
      <w:r>
        <w:rPr>
          <w:lang w:val="en-CA"/>
        </w:rPr>
        <w:t xml:space="preserve"> where each vocabulary term should be encoded as </w:t>
      </w:r>
      <w:r w:rsidR="00926590">
        <w:rPr>
          <w:lang w:val="en-CA"/>
        </w:rPr>
        <w:t xml:space="preserve">a </w:t>
      </w:r>
      <w:r w:rsidR="00B94FA7">
        <w:rPr>
          <w:lang w:val="en-CA"/>
        </w:rPr>
        <w:t xml:space="preserve">resource.  Vocabulary term identifiers are </w:t>
      </w:r>
      <w:r>
        <w:rPr>
          <w:lang w:val="en-CA"/>
        </w:rPr>
        <w:t>URI</w:t>
      </w:r>
      <w:r w:rsidR="0079565C">
        <w:rPr>
          <w:lang w:val="en-CA"/>
        </w:rPr>
        <w:t>s</w:t>
      </w:r>
      <w:r>
        <w:rPr>
          <w:lang w:val="en-CA"/>
        </w:rPr>
        <w:t xml:space="preserve"> representing </w:t>
      </w:r>
      <w:r w:rsidR="00B94FA7">
        <w:rPr>
          <w:lang w:val="en-CA"/>
        </w:rPr>
        <w:t>concepts</w:t>
      </w:r>
      <w:r>
        <w:rPr>
          <w:lang w:val="en-CA"/>
        </w:rPr>
        <w:t xml:space="preserve"> </w:t>
      </w:r>
      <w:r w:rsidR="00B94FA7">
        <w:rPr>
          <w:lang w:val="en-CA"/>
        </w:rPr>
        <w:t>f</w:t>
      </w:r>
      <w:r w:rsidR="000B4F44" w:rsidRPr="00D12552">
        <w:rPr>
          <w:lang w:val="en-CA"/>
        </w:rPr>
        <w:t>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3" w:history="1">
        <w:r w:rsidR="00610E7E" w:rsidRPr="00445F04">
          <w:rPr>
            <w:rStyle w:val="Hyperlink"/>
            <w:lang w:val="en-CA"/>
          </w:rPr>
          <w:t>http://www.cgi-iugs.org/tech_collaboration/geoscience_terminology_working_group.html</w:t>
        </w:r>
      </w:hyperlink>
      <w:r w:rsidR="00610E7E">
        <w:rPr>
          <w:lang w:val="en-CA"/>
        </w:rPr>
        <w:t xml:space="preserve"> and </w:t>
      </w:r>
      <w:hyperlink r:id="rId24" w:history="1">
        <w:r w:rsidR="007A4792" w:rsidRPr="00445F04">
          <w:rPr>
            <w:rStyle w:val="Hyperlink"/>
            <w:lang w:val="en-CA"/>
          </w:rPr>
          <w:t>http://resource.geosciml.org</w:t>
        </w:r>
      </w:hyperlink>
      <w:r w:rsidR="007A4792">
        <w:rPr>
          <w:lang w:val="en-CA"/>
        </w:rPr>
        <w:t>)</w:t>
      </w:r>
      <w:r w:rsidR="001E3746">
        <w:rPr>
          <w:lang w:val="en-CA"/>
        </w:rPr>
        <w:t xml:space="preserve"> or INSPIRE</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7A4792">
        <w:rPr>
          <w:lang w:val="en-CA"/>
        </w:rPr>
        <w:t xml:space="preserve">. </w:t>
      </w:r>
    </w:p>
    <w:p w14:paraId="4ACC8BB1" w14:textId="7AE68EB4" w:rsidR="00B94FA7" w:rsidRPr="00D12552" w:rsidRDefault="00B94FA7" w:rsidP="000B4F44">
      <w:pPr>
        <w:rPr>
          <w:lang w:val="en-CA"/>
        </w:rPr>
      </w:pPr>
      <w:commentRangeStart w:id="117"/>
      <w:r>
        <w:rPr>
          <w:lang w:val="en-CA"/>
        </w:rPr>
        <w:t xml:space="preserve">This </w:t>
      </w:r>
      <w:del w:id="118" w:author="Ollie Raymond" w:date="2016-08-08T16:32:00Z">
        <w:r w:rsidDel="0054537E">
          <w:rPr>
            <w:lang w:val="en-CA"/>
          </w:rPr>
          <w:delText xml:space="preserve">specification </w:delText>
        </w:r>
      </w:del>
      <w:ins w:id="119" w:author="Ollie Raymond" w:date="2016-08-08T16:32:00Z">
        <w:r w:rsidR="0054537E">
          <w:rPr>
            <w:lang w:val="en-CA"/>
          </w:rPr>
          <w:t>requirement</w:t>
        </w:r>
        <w:r w:rsidR="0054537E">
          <w:rPr>
            <w:lang w:val="en-CA"/>
          </w:rPr>
          <w:t xml:space="preserve"> </w:t>
        </w:r>
      </w:ins>
      <w:r>
        <w:rPr>
          <w:lang w:val="en-CA"/>
        </w:rPr>
        <w:t>does not require t</w:t>
      </w:r>
      <w:r w:rsidR="0054537E">
        <w:rPr>
          <w:lang w:val="en-CA"/>
        </w:rPr>
        <w:t>hat URIs be actually dereferenc</w:t>
      </w:r>
      <w:r>
        <w:rPr>
          <w:lang w:val="en-CA"/>
        </w:rPr>
        <w:t xml:space="preserve">able, but just that </w:t>
      </w:r>
      <w:r w:rsidR="0079565C">
        <w:rPr>
          <w:lang w:val="en-CA"/>
        </w:rPr>
        <w:t xml:space="preserve">a </w:t>
      </w:r>
      <w:r>
        <w:rPr>
          <w:lang w:val="en-CA"/>
        </w:rPr>
        <w:t xml:space="preserve">vocabulary term </w:t>
      </w:r>
      <w:r w:rsidR="0079565C">
        <w:rPr>
          <w:lang w:val="en-CA"/>
        </w:rPr>
        <w:t xml:space="preserve">is </w:t>
      </w:r>
      <w:r>
        <w:rPr>
          <w:lang w:val="en-CA"/>
        </w:rPr>
        <w:t>associated with a syntaxically correct URI.</w:t>
      </w:r>
      <w:commentRangeEnd w:id="117"/>
      <w:r w:rsidR="004B545F">
        <w:rPr>
          <w:rStyle w:val="CommentReference"/>
        </w:rPr>
        <w:commentReference w:id="117"/>
      </w:r>
    </w:p>
    <w:p w14:paraId="04D0F43A" w14:textId="5EE28DB1" w:rsidR="005C6E68" w:rsidRDefault="005C6E68" w:rsidP="0008257A">
      <w:pPr>
        <w:pStyle w:val="Heading2"/>
        <w:spacing w:after="240"/>
        <w:rPr>
          <w:lang w:val="en-CA"/>
        </w:rPr>
        <w:pPrChange w:id="120" w:author="Ollie Raymond" w:date="2016-08-08T18:05:00Z">
          <w:pPr>
            <w:pStyle w:val="Heading2"/>
          </w:pPr>
        </w:pPrChange>
      </w:pPr>
      <w:bookmarkStart w:id="121" w:name="_Toc448329425"/>
      <w:bookmarkStart w:id="122" w:name="_Toc448329573"/>
      <w:bookmarkStart w:id="123" w:name="_Toc448329959"/>
      <w:bookmarkStart w:id="124" w:name="_Toc448329426"/>
      <w:bookmarkStart w:id="125" w:name="_Toc448329574"/>
      <w:bookmarkStart w:id="126" w:name="_Toc448329960"/>
      <w:bookmarkStart w:id="127" w:name="_Ref457577515"/>
      <w:bookmarkStart w:id="128" w:name="_Toc458154212"/>
      <w:bookmarkEnd w:id="121"/>
      <w:bookmarkEnd w:id="122"/>
      <w:bookmarkEnd w:id="123"/>
      <w:bookmarkEnd w:id="124"/>
      <w:bookmarkEnd w:id="125"/>
      <w:bookmarkEnd w:id="126"/>
      <w:r>
        <w:rPr>
          <w:lang w:val="en-CA"/>
        </w:rPr>
        <w:t>Linked Open Data</w:t>
      </w:r>
      <w:bookmarkEnd w:id="127"/>
      <w:r w:rsidR="002B564B">
        <w:rPr>
          <w:lang w:val="en-CA"/>
        </w:rPr>
        <w:t xml:space="preserve"> Requirements Class (Normative)</w:t>
      </w:r>
      <w:bookmarkEnd w:id="128"/>
    </w:p>
    <w:p w14:paraId="7DB517DD" w14:textId="58B267AF" w:rsidR="00113872" w:rsidDel="0008257A" w:rsidRDefault="00113872" w:rsidP="00DB1F99">
      <w:pPr>
        <w:rPr>
          <w:del w:id="129" w:author="Ollie Raymond" w:date="2016-08-08T18:05:00Z"/>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13872" w:rsidRPr="00F85E82" w14:paraId="5935030F" w14:textId="77777777" w:rsidTr="00C44305">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3FFD903" w14:textId="1D053F98" w:rsidR="00113872" w:rsidRPr="00F85E82" w:rsidRDefault="00113872" w:rsidP="00C44305">
            <w:pPr>
              <w:keepNext/>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Requirements Class</w:t>
            </w:r>
          </w:p>
        </w:tc>
      </w:tr>
      <w:tr w:rsidR="00113872" w:rsidRPr="00F85E82" w14:paraId="17D87BCA" w14:textId="77777777" w:rsidTr="00C44305">
        <w:tc>
          <w:tcPr>
            <w:tcW w:w="8897" w:type="dxa"/>
            <w:gridSpan w:val="2"/>
            <w:tcBorders>
              <w:top w:val="single" w:sz="12" w:space="0" w:color="auto"/>
              <w:left w:val="single" w:sz="12" w:space="0" w:color="auto"/>
              <w:bottom w:val="single" w:sz="12" w:space="0" w:color="auto"/>
              <w:right w:val="single" w:sz="12" w:space="0" w:color="auto"/>
            </w:tcBorders>
          </w:tcPr>
          <w:p w14:paraId="61C32E6A" w14:textId="085AC35B"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sz w:val="20"/>
                <w:szCs w:val="20"/>
                <w:lang w:val="en-CA"/>
              </w:rPr>
              <w:t>/req/gsml4-lob</w:t>
            </w:r>
          </w:p>
        </w:tc>
      </w:tr>
      <w:tr w:rsidR="00113872" w:rsidRPr="00F85E82" w14:paraId="71A778E2" w14:textId="77777777" w:rsidTr="00C44305">
        <w:tc>
          <w:tcPr>
            <w:tcW w:w="1809" w:type="dxa"/>
            <w:tcBorders>
              <w:top w:val="single" w:sz="12" w:space="0" w:color="auto"/>
              <w:left w:val="single" w:sz="12" w:space="0" w:color="auto"/>
              <w:bottom w:val="single" w:sz="4" w:space="0" w:color="auto"/>
              <w:right w:val="single" w:sz="4" w:space="0" w:color="auto"/>
            </w:tcBorders>
          </w:tcPr>
          <w:p w14:paraId="6711C1B5"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F4127FA" w14:textId="23CC20F8" w:rsidR="00113872" w:rsidRPr="00F85E82" w:rsidRDefault="00113872" w:rsidP="00501FA1">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 xml:space="preserve">Encoding </w:t>
            </w:r>
          </w:p>
        </w:tc>
      </w:tr>
      <w:tr w:rsidR="00113872" w:rsidRPr="00F85E82" w14:paraId="4554F645" w14:textId="77777777" w:rsidTr="00C44305">
        <w:tc>
          <w:tcPr>
            <w:tcW w:w="1809" w:type="dxa"/>
            <w:tcBorders>
              <w:top w:val="single" w:sz="4" w:space="0" w:color="auto"/>
              <w:left w:val="single" w:sz="12" w:space="0" w:color="auto"/>
              <w:bottom w:val="single" w:sz="4" w:space="0" w:color="auto"/>
              <w:right w:val="single" w:sz="4" w:space="0" w:color="auto"/>
            </w:tcBorders>
          </w:tcPr>
          <w:p w14:paraId="40D578DA"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88A1BAF" w14:textId="40A136A0"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Style w:val="requri"/>
                <w:rFonts w:asciiTheme="minorHAnsi" w:hAnsiTheme="minorHAnsi"/>
                <w:b w:val="0"/>
                <w:sz w:val="20"/>
                <w:szCs w:val="20"/>
                <w:lang w:val="en-CA"/>
              </w:rPr>
              <w:t>/req/gsml4-core</w:t>
            </w:r>
          </w:p>
        </w:tc>
      </w:tr>
      <w:tr w:rsidR="00113872" w:rsidRPr="00F85E82" w14:paraId="01157D68" w14:textId="77777777" w:rsidTr="00C44305">
        <w:tc>
          <w:tcPr>
            <w:tcW w:w="1809" w:type="dxa"/>
            <w:tcBorders>
              <w:top w:val="single" w:sz="4" w:space="0" w:color="auto"/>
              <w:left w:val="single" w:sz="12" w:space="0" w:color="auto"/>
              <w:bottom w:val="single" w:sz="4" w:space="0" w:color="auto"/>
              <w:right w:val="single" w:sz="4" w:space="0" w:color="auto"/>
            </w:tcBorders>
          </w:tcPr>
          <w:p w14:paraId="67788BE8"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69C3121" w14:textId="79D7BF1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URI</w:t>
            </w:r>
          </w:p>
        </w:tc>
      </w:tr>
      <w:tr w:rsidR="00113872" w:rsidRPr="00F85E82" w14:paraId="6AA03907" w14:textId="77777777" w:rsidTr="00C44305">
        <w:tc>
          <w:tcPr>
            <w:tcW w:w="1809" w:type="dxa"/>
            <w:tcBorders>
              <w:top w:val="single" w:sz="4" w:space="0" w:color="auto"/>
              <w:left w:val="single" w:sz="12" w:space="0" w:color="auto"/>
              <w:bottom w:val="single" w:sz="4" w:space="0" w:color="auto"/>
              <w:right w:val="single" w:sz="4" w:space="0" w:color="auto"/>
            </w:tcBorders>
          </w:tcPr>
          <w:p w14:paraId="3078BE06"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31EAB59" w14:textId="703CE07C" w:rsidR="00113872" w:rsidRPr="00F85E82" w:rsidRDefault="00113872" w:rsidP="00C44305">
            <w:pPr>
              <w:spacing w:before="100" w:beforeAutospacing="1" w:after="100" w:afterAutospacing="1" w:line="230" w:lineRule="atLeast"/>
              <w:jc w:val="both"/>
              <w:rPr>
                <w:rFonts w:asciiTheme="minorHAnsi" w:eastAsia="MS Mincho" w:hAnsiTheme="minorHAnsi"/>
                <w:sz w:val="20"/>
                <w:szCs w:val="20"/>
                <w:lang w:val="en-CA"/>
              </w:rPr>
            </w:pPr>
            <w:r w:rsidRPr="00F85E82">
              <w:rPr>
                <w:rFonts w:asciiTheme="minorHAnsi" w:eastAsia="MS Mincho" w:hAnsiTheme="minorHAnsi"/>
                <w:sz w:val="20"/>
                <w:szCs w:val="20"/>
                <w:lang w:val="en-CA"/>
              </w:rPr>
              <w:t>HTTP</w:t>
            </w:r>
          </w:p>
        </w:tc>
      </w:tr>
      <w:tr w:rsidR="00113872" w:rsidRPr="00F85E82" w14:paraId="7AF5A7A2"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732046D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89CF93" w14:textId="77777777" w:rsidR="006A6D5E" w:rsidRPr="00F85E82" w:rsidRDefault="006A6D5E" w:rsidP="00C44305">
            <w:pPr>
              <w:spacing w:before="100" w:beforeAutospacing="1" w:after="100" w:afterAutospacing="1" w:line="230" w:lineRule="atLeast"/>
              <w:rPr>
                <w:rFonts w:asciiTheme="minorHAnsi" w:eastAsia="MS Mincho" w:hAnsiTheme="minorHAnsi"/>
                <w:sz w:val="20"/>
                <w:szCs w:val="20"/>
                <w:lang w:val="en-CA"/>
              </w:rPr>
            </w:pPr>
            <w:r w:rsidRPr="00F85E82">
              <w:rPr>
                <w:rStyle w:val="requri"/>
                <w:rFonts w:asciiTheme="minorHAnsi" w:hAnsiTheme="minorHAnsi"/>
                <w:noProof/>
                <w:lang w:val="en-CA"/>
              </w:rPr>
              <w:t>/req/gsml4-lod/codelistURI</w:t>
            </w:r>
            <w:r w:rsidRPr="00F85E82">
              <w:rPr>
                <w:rFonts w:asciiTheme="minorHAnsi" w:eastAsia="MS Mincho" w:hAnsiTheme="minorHAnsi"/>
                <w:sz w:val="20"/>
                <w:szCs w:val="20"/>
                <w:lang w:val="en-CA"/>
              </w:rPr>
              <w:t xml:space="preserve"> </w:t>
            </w:r>
          </w:p>
          <w:p w14:paraId="1F2C20DE" w14:textId="4404C9D6" w:rsidR="00113872" w:rsidRPr="00F85E82" w:rsidRDefault="006A6D5E" w:rsidP="00F85E82">
            <w:pPr>
              <w:spacing w:before="100" w:beforeAutospacing="1" w:after="100" w:afterAutospacing="1" w:line="230" w:lineRule="atLeast"/>
              <w:rPr>
                <w:rFonts w:asciiTheme="minorHAnsi" w:eastAsia="MS Mincho" w:hAnsiTheme="minorHAnsi"/>
                <w:sz w:val="20"/>
                <w:szCs w:val="20"/>
                <w:lang w:val="en-CA"/>
              </w:rPr>
            </w:pPr>
            <w:r w:rsidRPr="00F85E82">
              <w:rPr>
                <w:rStyle w:val="reqtext"/>
                <w:rFonts w:asciiTheme="minorHAnsi" w:hAnsiTheme="minorHAnsi"/>
                <w:lang w:val="en-CA"/>
              </w:rPr>
              <w:t xml:space="preserve">URI used for vocabulary terms SHALL be </w:t>
            </w:r>
            <w:r w:rsidR="00F85E82" w:rsidRPr="00F85E82">
              <w:rPr>
                <w:rStyle w:val="reqtext"/>
                <w:rFonts w:asciiTheme="minorHAnsi" w:hAnsiTheme="minorHAnsi"/>
                <w:lang w:val="en-CA"/>
              </w:rPr>
              <w:t>dereferenceable</w:t>
            </w:r>
            <w:r w:rsidRPr="00F85E82">
              <w:rPr>
                <w:rStyle w:val="reqtext"/>
                <w:rFonts w:asciiTheme="minorHAnsi" w:hAnsiTheme="minorHAnsi"/>
                <w:lang w:val="en-CA"/>
              </w:rPr>
              <w:t xml:space="preserve"> </w:t>
            </w:r>
            <w:r w:rsidR="00F85E82" w:rsidRPr="00F85E82">
              <w:rPr>
                <w:rStyle w:val="reqtext"/>
                <w:rFonts w:asciiTheme="minorHAnsi" w:hAnsiTheme="minorHAnsi"/>
                <w:lang w:val="en-CA"/>
              </w:rPr>
              <w:t>to one or more representations of the vocabulary term.</w:t>
            </w:r>
          </w:p>
        </w:tc>
      </w:tr>
      <w:tr w:rsidR="00113872" w:rsidRPr="00F85E82" w14:paraId="315EF01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3D2CDA87" w14:textId="77777777" w:rsidR="00113872" w:rsidRPr="00F85E82" w:rsidRDefault="00113872"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2B81B9" w14:textId="77777777" w:rsidR="006A6D5E" w:rsidRPr="00F85E82" w:rsidRDefault="006A6D5E" w:rsidP="00C44305">
            <w:pPr>
              <w:spacing w:before="100" w:beforeAutospacing="1" w:after="100" w:afterAutospacing="1" w:line="230" w:lineRule="atLeast"/>
              <w:jc w:val="both"/>
              <w:rPr>
                <w:rFonts w:asciiTheme="minorHAnsi" w:eastAsia="MS Mincho" w:hAnsiTheme="minorHAnsi"/>
                <w:b/>
                <w:noProof/>
                <w:sz w:val="18"/>
                <w:szCs w:val="18"/>
                <w:lang w:val="en-CA"/>
              </w:rPr>
            </w:pPr>
            <w:r w:rsidRPr="00F85E82">
              <w:rPr>
                <w:rFonts w:asciiTheme="minorHAnsi" w:eastAsia="MS Mincho" w:hAnsiTheme="minorHAnsi"/>
                <w:b/>
                <w:noProof/>
                <w:sz w:val="18"/>
                <w:szCs w:val="18"/>
                <w:lang w:val="en-CA"/>
              </w:rPr>
              <w:t xml:space="preserve">/req/gsml4-lod/identifier </w:t>
            </w:r>
          </w:p>
          <w:p w14:paraId="28E9EE12" w14:textId="0841B2E2" w:rsidR="00113872" w:rsidRPr="00F85E82" w:rsidRDefault="006A6D5E" w:rsidP="00F85E82">
            <w:pPr>
              <w:spacing w:before="100" w:beforeAutospacing="1" w:after="100" w:afterAutospacing="1" w:line="230" w:lineRule="atLeast"/>
              <w:jc w:val="both"/>
              <w:rPr>
                <w:rFonts w:asciiTheme="minorHAnsi" w:eastAsia="MS Mincho" w:hAnsiTheme="minorHAnsi"/>
                <w:b/>
                <w:sz w:val="18"/>
                <w:szCs w:val="18"/>
                <w:lang w:val="en-CA"/>
              </w:rPr>
            </w:pPr>
            <w:r w:rsidRPr="00F85E82">
              <w:rPr>
                <w:rFonts w:asciiTheme="minorHAnsi" w:eastAsia="MS Mincho" w:hAnsiTheme="minorHAnsi"/>
                <w:sz w:val="18"/>
                <w:szCs w:val="18"/>
                <w:lang w:val="en-CA"/>
              </w:rPr>
              <w:t xml:space="preserve">HTTP URI used as </w:t>
            </w:r>
            <w:r w:rsidR="00F85E82">
              <w:rPr>
                <w:rFonts w:asciiTheme="minorHAnsi" w:eastAsia="MS Mincho" w:hAnsiTheme="minorHAnsi"/>
                <w:sz w:val="18"/>
                <w:szCs w:val="18"/>
                <w:lang w:val="en-CA"/>
              </w:rPr>
              <w:t xml:space="preserve">entity </w:t>
            </w:r>
            <w:r w:rsidRPr="00F85E82">
              <w:rPr>
                <w:rFonts w:asciiTheme="minorHAnsi" w:eastAsia="MS Mincho" w:hAnsiTheme="minorHAnsi"/>
                <w:sz w:val="18"/>
                <w:szCs w:val="18"/>
                <w:lang w:val="en-CA"/>
              </w:rPr>
              <w:t xml:space="preserve">identifiers SHALL be </w:t>
            </w:r>
            <w:r w:rsidR="00F85E82">
              <w:rPr>
                <w:rFonts w:asciiTheme="minorHAnsi" w:eastAsia="MS Mincho" w:hAnsiTheme="minorHAnsi"/>
                <w:sz w:val="18"/>
                <w:szCs w:val="18"/>
                <w:lang w:val="en-CA"/>
              </w:rPr>
              <w:t>to one or more representations of that entity.</w:t>
            </w:r>
          </w:p>
        </w:tc>
      </w:tr>
      <w:tr w:rsidR="005B676D" w:rsidRPr="00F85E82" w14:paraId="2FD9C059"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1341C11F" w14:textId="4FB4D3FF" w:rsidR="005B676D" w:rsidRPr="00F85E82" w:rsidRDefault="005B676D"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6C868038" w14:textId="77777777" w:rsidR="005B676D" w:rsidRPr="00F85E82" w:rsidRDefault="005B676D" w:rsidP="00C44305">
            <w:pPr>
              <w:spacing w:before="100" w:beforeAutospacing="1" w:after="100" w:afterAutospacing="1" w:line="230" w:lineRule="atLeast"/>
              <w:jc w:val="both"/>
              <w:rPr>
                <w:rStyle w:val="requri"/>
                <w:rFonts w:asciiTheme="minorHAnsi" w:hAnsiTheme="minorHAnsi"/>
                <w:lang w:val="en-CA"/>
              </w:rPr>
            </w:pPr>
            <w:r w:rsidRPr="00F85E82">
              <w:rPr>
                <w:rStyle w:val="requri"/>
                <w:rFonts w:asciiTheme="minorHAnsi" w:hAnsiTheme="minorHAnsi"/>
                <w:lang w:val="en-CA"/>
              </w:rPr>
              <w:t>/req/gsml4-lod/gsml-representation</w:t>
            </w:r>
          </w:p>
          <w:p w14:paraId="5C9A8B2A" w14:textId="436FAEF5" w:rsidR="005B676D" w:rsidRPr="00F85E82" w:rsidRDefault="005B676D" w:rsidP="006E382A">
            <w:pPr>
              <w:spacing w:before="100" w:beforeAutospacing="1" w:after="100" w:afterAutospacing="1" w:line="230" w:lineRule="atLeast"/>
              <w:jc w:val="both"/>
              <w:rPr>
                <w:rFonts w:asciiTheme="minorHAnsi" w:eastAsia="MS Mincho" w:hAnsiTheme="minorHAnsi"/>
                <w:b/>
                <w:noProof/>
                <w:sz w:val="20"/>
                <w:szCs w:val="20"/>
                <w:lang w:val="en-CA"/>
              </w:rPr>
            </w:pPr>
            <w:r w:rsidRPr="00F85E82">
              <w:rPr>
                <w:rStyle w:val="reqtext"/>
                <w:rFonts w:asciiTheme="minorHAnsi" w:hAnsiTheme="minorHAnsi"/>
                <w:lang w:val="en-CA"/>
              </w:rPr>
              <w:t>Dereferencable HTTP URI used as identifiers SHOULD provide GeoSciML 4.1 as one of its representations.</w:t>
            </w:r>
          </w:p>
        </w:tc>
      </w:tr>
      <w:tr w:rsidR="006A6D5E" w:rsidRPr="00F85E82" w14:paraId="4A110EC3" w14:textId="77777777" w:rsidTr="00C44305">
        <w:tc>
          <w:tcPr>
            <w:tcW w:w="1809" w:type="dxa"/>
            <w:tcBorders>
              <w:top w:val="single" w:sz="4" w:space="0" w:color="auto"/>
              <w:left w:val="single" w:sz="12" w:space="0" w:color="auto"/>
              <w:bottom w:val="single" w:sz="4" w:space="0" w:color="auto"/>
              <w:right w:val="single" w:sz="4" w:space="0" w:color="auto"/>
            </w:tcBorders>
            <w:shd w:val="clear" w:color="auto" w:fill="BFBFBF"/>
          </w:tcPr>
          <w:p w14:paraId="42C72406" w14:textId="0B703844" w:rsidR="006A6D5E" w:rsidRPr="00F85E82" w:rsidRDefault="006A6D5E" w:rsidP="00C44305">
            <w:pPr>
              <w:spacing w:before="100" w:beforeAutospacing="1" w:after="100" w:afterAutospacing="1" w:line="230" w:lineRule="atLeast"/>
              <w:jc w:val="both"/>
              <w:rPr>
                <w:rFonts w:asciiTheme="minorHAnsi" w:eastAsia="MS Mincho" w:hAnsiTheme="minorHAnsi"/>
                <w:b/>
                <w:sz w:val="20"/>
                <w:szCs w:val="20"/>
                <w:lang w:val="en-CA"/>
              </w:rPr>
            </w:pPr>
            <w:r w:rsidRPr="00F85E82">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4BCC859" w14:textId="6269CEFB" w:rsidR="006A6D5E" w:rsidRPr="00F85E82" w:rsidRDefault="006A6D5E" w:rsidP="00C44305">
            <w:pPr>
              <w:spacing w:before="100" w:beforeAutospacing="1" w:after="100" w:afterAutospacing="1" w:line="230" w:lineRule="atLeast"/>
              <w:jc w:val="both"/>
              <w:rPr>
                <w:rFonts w:asciiTheme="minorHAnsi" w:hAnsiTheme="minorHAnsi"/>
              </w:rPr>
            </w:pPr>
            <w:r w:rsidRPr="00F85E82">
              <w:rPr>
                <w:rStyle w:val="requri"/>
                <w:rFonts w:asciiTheme="minorHAnsi" w:hAnsiTheme="minorHAnsi"/>
                <w:lang w:val="en-CA"/>
              </w:rPr>
              <w:t>/req/gsml4-lod/byref</w:t>
            </w:r>
          </w:p>
          <w:p w14:paraId="6CBDD7EA" w14:textId="543215B1" w:rsidR="006A6D5E" w:rsidRPr="00F85E82" w:rsidRDefault="00B8606F" w:rsidP="00C44305">
            <w:pPr>
              <w:spacing w:before="100" w:beforeAutospacing="1" w:after="100" w:afterAutospacing="1" w:line="230" w:lineRule="atLeast"/>
              <w:jc w:val="both"/>
              <w:rPr>
                <w:rFonts w:asciiTheme="minorHAnsi" w:hAnsiTheme="minorHAnsi"/>
                <w:b/>
                <w:sz w:val="18"/>
                <w:lang w:val="en-CA"/>
              </w:rPr>
            </w:pPr>
            <w:r>
              <w:rPr>
                <w:rStyle w:val="requri"/>
                <w:rFonts w:asciiTheme="minorHAnsi" w:hAnsiTheme="minorHAnsi"/>
                <w:b w:val="0"/>
                <w:lang w:val="en-CA"/>
              </w:rPr>
              <w:t>External references to an entity conforming to [</w:t>
            </w:r>
            <w:r w:rsidRPr="00B8606F">
              <w:rPr>
                <w:rStyle w:val="requri"/>
                <w:rFonts w:asciiTheme="minorHAnsi" w:hAnsiTheme="minorHAnsi"/>
                <w:b w:val="0"/>
                <w:lang w:val="en-CA"/>
              </w:rPr>
              <w:t>/req/gsml4-lod/identifier</w:t>
            </w:r>
            <w:r>
              <w:rPr>
                <w:rStyle w:val="requri"/>
                <w:rFonts w:asciiTheme="minorHAnsi" w:hAnsiTheme="minorHAnsi"/>
                <w:b w:val="0"/>
                <w:lang w:val="en-CA"/>
              </w:rPr>
              <w:t>] shall be expressed using this entity identifier.</w:t>
            </w:r>
          </w:p>
        </w:tc>
      </w:tr>
    </w:tbl>
    <w:p w14:paraId="469317AB" w14:textId="77777777" w:rsidR="00113872" w:rsidRPr="00B8606F" w:rsidRDefault="00113872" w:rsidP="00DB1F99"/>
    <w:p w14:paraId="4FB62AFE" w14:textId="3ACD879F" w:rsidR="00C44305" w:rsidRDefault="00C44305" w:rsidP="00C44305">
      <w:pPr>
        <w:rPr>
          <w:lang w:val="en-CA"/>
        </w:rPr>
      </w:pPr>
      <w:r>
        <w:rPr>
          <w:lang w:val="en-CA"/>
        </w:rPr>
        <w:t xml:space="preserve">Although OGC standards are not restricted to a web environment, it is strongly influenced by this environment.  GeoSciML </w:t>
      </w:r>
      <w:r w:rsidR="0054537E">
        <w:rPr>
          <w:lang w:val="en-CA"/>
        </w:rPr>
        <w:t>was</w:t>
      </w:r>
      <w:r>
        <w:rPr>
          <w:lang w:val="en-CA"/>
        </w:rPr>
        <w:t xml:space="preserve"> originally developed specifically for XML, but ma</w:t>
      </w:r>
      <w:r w:rsidR="00783175">
        <w:rPr>
          <w:lang w:val="en-CA"/>
        </w:rPr>
        <w:t>ny other encodings are suitable</w:t>
      </w:r>
      <w:r>
        <w:rPr>
          <w:lang w:val="en-CA"/>
        </w:rPr>
        <w:t xml:space="preserve"> hypermedia formats (RDF/XML, JSON-LD, HTML).  This </w:t>
      </w:r>
      <w:r w:rsidR="00783175">
        <w:rPr>
          <w:lang w:val="en-CA"/>
        </w:rPr>
        <w:t xml:space="preserve">requirements </w:t>
      </w:r>
      <w:r>
        <w:rPr>
          <w:lang w:val="en-CA"/>
        </w:rPr>
        <w:t>class describes extra rules that shall be implemented to turn GeoSciML data instances into hypermedias compatible with Linked Open Data principles.</w:t>
      </w:r>
    </w:p>
    <w:p w14:paraId="7180CF1A" w14:textId="26F2D7CC" w:rsidR="00DA41F8" w:rsidRDefault="00113872" w:rsidP="00DB1F99">
      <w:pPr>
        <w:rPr>
          <w:lang w:val="en-CA"/>
        </w:rPr>
      </w:pPr>
      <w:r>
        <w:rPr>
          <w:lang w:val="en-CA"/>
        </w:rPr>
        <w:t xml:space="preserve">Linked Open Data is a method to publish structured data on the web.  It leverages existing web technologies such as HTTP (transfer protocol) and URI (addressing over the web) to connect </w:t>
      </w:r>
      <w:r w:rsidR="00C44305">
        <w:rPr>
          <w:lang w:val="en-CA"/>
        </w:rPr>
        <w:t xml:space="preserve">structured </w:t>
      </w:r>
      <w:r>
        <w:rPr>
          <w:lang w:val="en-CA"/>
        </w:rPr>
        <w:t xml:space="preserve">resources.  The principle is similar to interconnected web pages through hyperlinks, except that pages are replace with </w:t>
      </w:r>
      <w:r w:rsidR="00C44305">
        <w:rPr>
          <w:lang w:val="en-CA"/>
        </w:rPr>
        <w:t>structured information that can be processed by machines.</w:t>
      </w:r>
    </w:p>
    <w:p w14:paraId="178CBE2E" w14:textId="0834D462" w:rsidR="00C44305" w:rsidRDefault="00C44305" w:rsidP="00DB1F99">
      <w:pPr>
        <w:rPr>
          <w:lang w:val="en-CA"/>
        </w:rPr>
      </w:pPr>
      <w:r>
        <w:rPr>
          <w:lang w:val="en-CA"/>
        </w:rPr>
        <w:t xml:space="preserve">The following requirements </w:t>
      </w:r>
      <w:r w:rsidR="00674005">
        <w:rPr>
          <w:lang w:val="en-CA"/>
        </w:rPr>
        <w:t>essentially impose that URI used as vocabulary, identifiers and references can be “deferenced”, which is “</w:t>
      </w:r>
      <w:r w:rsidR="00674005" w:rsidRPr="00674005">
        <w:rPr>
          <w:i/>
          <w:lang w:val="en-CA"/>
        </w:rPr>
        <w:t>The act of retrieving a representation of a resource identified by a URI</w:t>
      </w:r>
      <w:r w:rsidR="00674005">
        <w:rPr>
          <w:lang w:val="en-CA"/>
        </w:rPr>
        <w:t>”</w:t>
      </w:r>
      <w:r w:rsidR="00674005">
        <w:rPr>
          <w:rStyle w:val="FootnoteReference"/>
          <w:lang w:val="en-CA"/>
        </w:rPr>
        <w:footnoteReference w:id="2"/>
      </w:r>
      <w:r w:rsidR="00674005">
        <w:rPr>
          <w:lang w:val="en-CA"/>
        </w:rPr>
        <w:t xml:space="preserve"> from the web.  A resource can have multiple representations (GML, XML, RDF, etc.) and this specification does not impose a particular one, although it is common sense in this cont</w:t>
      </w:r>
      <w:r w:rsidR="0054537E">
        <w:rPr>
          <w:lang w:val="en-CA"/>
        </w:rPr>
        <w:t>ext to provide a GeoSciML repre</w:t>
      </w:r>
      <w:r w:rsidR="00674005">
        <w:rPr>
          <w:lang w:val="en-CA"/>
        </w:rPr>
        <w:t xml:space="preserve">sentation for geological features. </w:t>
      </w:r>
    </w:p>
    <w:p w14:paraId="4AEC4767" w14:textId="221802EC" w:rsidR="00A9072E" w:rsidRDefault="00A9072E" w:rsidP="00DB1F99">
      <w:pPr>
        <w:rPr>
          <w:lang w:val="en-CA"/>
        </w:rPr>
      </w:pPr>
      <w:r>
        <w:rPr>
          <w:lang w:val="en-CA"/>
        </w:rPr>
        <w:t xml:space="preserve">It is important to note that a HTTP URI in this context is </w:t>
      </w:r>
      <w:r w:rsidRPr="006E5E12">
        <w:rPr>
          <w:u w:val="single"/>
          <w:lang w:val="en-CA"/>
        </w:rPr>
        <w:t>both</w:t>
      </w:r>
      <w:r>
        <w:rPr>
          <w:lang w:val="en-CA"/>
        </w:rPr>
        <w:t xml:space="preserve"> an identifier and a location.  The same identifier is used to refer to any number of representations.  Therefore, different representations are selected </w:t>
      </w:r>
      <w:r w:rsidR="006E5E12">
        <w:rPr>
          <w:lang w:val="en-CA"/>
        </w:rPr>
        <w:t>through content nego</w:t>
      </w:r>
      <w:r w:rsidR="0054537E">
        <w:rPr>
          <w:lang w:val="en-CA"/>
        </w:rPr>
        <w:t>t</w:t>
      </w:r>
      <w:r w:rsidR="006E5E12">
        <w:rPr>
          <w:lang w:val="en-CA"/>
        </w:rPr>
        <w:t>iation with the server.</w:t>
      </w:r>
    </w:p>
    <w:p w14:paraId="6937EC47" w14:textId="77777777" w:rsidR="005C6E68" w:rsidRPr="00D12552" w:rsidRDefault="005C6E68" w:rsidP="005C6E68">
      <w:pPr>
        <w:pStyle w:val="Heading3"/>
        <w:rPr>
          <w:lang w:val="en-CA"/>
        </w:rPr>
      </w:pPr>
      <w:bookmarkStart w:id="130" w:name="_Toc458154213"/>
      <w:r w:rsidRPr="00D12552">
        <w:rPr>
          <w:lang w:val="en-CA"/>
        </w:rPr>
        <w:t>Code lists URI</w:t>
      </w:r>
      <w:bookmarkEnd w:id="130"/>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6E68" w:rsidRPr="00D12552" w14:paraId="76F051FE" w14:textId="77777777" w:rsidTr="005C6E68">
        <w:trPr>
          <w:cantSplit/>
        </w:trPr>
        <w:tc>
          <w:tcPr>
            <w:tcW w:w="4219" w:type="dxa"/>
            <w:tcBorders>
              <w:right w:val="nil"/>
            </w:tcBorders>
            <w:shd w:val="clear" w:color="auto" w:fill="auto"/>
          </w:tcPr>
          <w:p w14:paraId="217060BF" w14:textId="1F50240A" w:rsidR="005C6E68" w:rsidRPr="00D12552" w:rsidRDefault="005C6E68" w:rsidP="00113872">
            <w:pPr>
              <w:pStyle w:val="Tabletext10"/>
              <w:jc w:val="left"/>
              <w:rPr>
                <w:rStyle w:val="requri"/>
                <w:noProof/>
                <w:lang w:val="en-CA"/>
              </w:rPr>
            </w:pPr>
            <w:r>
              <w:rPr>
                <w:rStyle w:val="requri"/>
                <w:noProof/>
                <w:lang w:val="en-CA"/>
              </w:rPr>
              <w:t>/req/gsml4-</w:t>
            </w:r>
            <w:r w:rsidR="00113872">
              <w:rPr>
                <w:rStyle w:val="requri"/>
                <w:noProof/>
                <w:lang w:val="en-CA"/>
              </w:rPr>
              <w:t>lod</w:t>
            </w:r>
            <w:r w:rsidRPr="00D12552">
              <w:rPr>
                <w:rStyle w:val="requri"/>
                <w:noProof/>
                <w:lang w:val="en-CA"/>
              </w:rPr>
              <w:t>/codelistURI</w:t>
            </w:r>
          </w:p>
        </w:tc>
        <w:tc>
          <w:tcPr>
            <w:tcW w:w="4678" w:type="dxa"/>
            <w:tcBorders>
              <w:left w:val="nil"/>
            </w:tcBorders>
            <w:shd w:val="clear" w:color="auto" w:fill="auto"/>
          </w:tcPr>
          <w:p w14:paraId="6F3C4A03" w14:textId="6F31DFB7" w:rsidR="005C6E68" w:rsidRPr="00D12552" w:rsidRDefault="00F85E82" w:rsidP="005B676D">
            <w:pPr>
              <w:pStyle w:val="Tabletext10"/>
              <w:jc w:val="left"/>
              <w:rPr>
                <w:rStyle w:val="reqtext"/>
                <w:lang w:val="en-CA"/>
              </w:rPr>
            </w:pPr>
            <w:r w:rsidRPr="00F85E82">
              <w:rPr>
                <w:rStyle w:val="reqtext"/>
                <w:lang w:val="en-CA"/>
              </w:rPr>
              <w:t>URI used for vocabulary terms SHALL be dereferenceable to one or more representations of the vocabulary term.</w:t>
            </w:r>
          </w:p>
        </w:tc>
      </w:tr>
    </w:tbl>
    <w:p w14:paraId="7C8675AE" w14:textId="77777777" w:rsidR="005C6E68" w:rsidRPr="000B4F44" w:rsidRDefault="005C6E68" w:rsidP="005C6E68">
      <w:pPr>
        <w:spacing w:after="120"/>
        <w:rPr>
          <w:color w:val="000000"/>
          <w:lang w:val="en-CA"/>
        </w:rPr>
      </w:pPr>
    </w:p>
    <w:p w14:paraId="2EF4323C" w14:textId="71FC3F61" w:rsidR="005C6E68" w:rsidRDefault="00F42894" w:rsidP="00DB1F99">
      <w:pPr>
        <w:rPr>
          <w:lang w:val="en-CA"/>
        </w:rPr>
      </w:pPr>
      <w:r>
        <w:rPr>
          <w:lang w:val="en-CA"/>
        </w:rPr>
        <w:t xml:space="preserve">The requirement described at </w:t>
      </w:r>
      <w:r>
        <w:rPr>
          <w:lang w:val="en-CA"/>
        </w:rPr>
        <w:fldChar w:fldCharType="begin"/>
      </w:r>
      <w:r>
        <w:rPr>
          <w:lang w:val="en-CA"/>
        </w:rPr>
        <w:instrText xml:space="preserve"> REF _Ref456112534 \r \h </w:instrText>
      </w:r>
      <w:r>
        <w:rPr>
          <w:lang w:val="en-CA"/>
        </w:rPr>
      </w:r>
      <w:r>
        <w:rPr>
          <w:lang w:val="en-CA"/>
        </w:rPr>
        <w:fldChar w:fldCharType="separate"/>
      </w:r>
      <w:r w:rsidR="00AD44BE">
        <w:rPr>
          <w:lang w:val="en-CA"/>
        </w:rPr>
        <w:t>8.2.7</w:t>
      </w:r>
      <w:r>
        <w:rPr>
          <w:lang w:val="en-CA"/>
        </w:rPr>
        <w:fldChar w:fldCharType="end"/>
      </w:r>
      <w:r>
        <w:rPr>
          <w:lang w:val="en-CA"/>
        </w:rPr>
        <w:t xml:space="preserve">  in Abstract Requirements Class demand that a vocabulary reference be encoded as a URI, but does not require that the URI actually resolve to anything (it could, but it is not required).  In this class, t</w:t>
      </w:r>
      <w:r w:rsidR="005C6E68" w:rsidRPr="00D12552">
        <w:rPr>
          <w:lang w:val="en-CA"/>
        </w:rPr>
        <w:t xml:space="preserve">he </w:t>
      </w:r>
      <w:r>
        <w:rPr>
          <w:lang w:val="en-CA"/>
        </w:rPr>
        <w:t xml:space="preserve">target must ensure that the </w:t>
      </w:r>
      <w:r w:rsidR="005C6E68" w:rsidRPr="00D12552">
        <w:rPr>
          <w:lang w:val="en-CA"/>
        </w:rPr>
        <w:t xml:space="preserve">URI used to identify vocabulary terms </w:t>
      </w:r>
      <w:r w:rsidR="005C6E68">
        <w:rPr>
          <w:lang w:val="en-CA"/>
        </w:rPr>
        <w:t>SHALL</w:t>
      </w:r>
      <w:r w:rsidR="005C6E68" w:rsidRPr="00D12552">
        <w:rPr>
          <w:lang w:val="en-CA"/>
        </w:rPr>
        <w:t xml:space="preserve"> </w:t>
      </w:r>
      <w:r w:rsidR="005B676D">
        <w:rPr>
          <w:lang w:val="en-CA"/>
        </w:rPr>
        <w:t>dereference</w:t>
      </w:r>
      <w:r w:rsidR="005C6E68">
        <w:rPr>
          <w:lang w:val="en-CA"/>
        </w:rPr>
        <w:t xml:space="preserve"> t</w:t>
      </w:r>
      <w:r w:rsidR="00BE1D5C">
        <w:rPr>
          <w:lang w:val="en-CA"/>
        </w:rPr>
        <w:t xml:space="preserve">o one or more </w:t>
      </w:r>
      <w:r w:rsidR="00BE1D5C">
        <w:rPr>
          <w:lang w:val="en-CA"/>
        </w:rPr>
        <w:lastRenderedPageBreak/>
        <w:t xml:space="preserve">representations </w:t>
      </w:r>
      <w:r w:rsidR="005C6E68">
        <w:rPr>
          <w:lang w:val="en-CA"/>
        </w:rPr>
        <w:t>of a definition of the term (eg, RDF/SK</w:t>
      </w:r>
      <w:r w:rsidR="006E382A">
        <w:rPr>
          <w:lang w:val="en-CA"/>
        </w:rPr>
        <w:t>OS, HTML, GML Definition, etc.)</w:t>
      </w:r>
    </w:p>
    <w:p w14:paraId="0F94554A" w14:textId="62F4A81F" w:rsidR="00BE1D5C" w:rsidRPr="002B564B" w:rsidRDefault="005C6E68" w:rsidP="003C3333">
      <w:pPr>
        <w:pStyle w:val="Heading3"/>
        <w:rPr>
          <w:lang w:val="en-CA"/>
        </w:rPr>
      </w:pPr>
      <w:bookmarkStart w:id="131" w:name="_Ref456113371"/>
      <w:bookmarkStart w:id="132" w:name="_Toc458154214"/>
      <w:r w:rsidRPr="00D12552">
        <w:rPr>
          <w:lang w:val="en-CA"/>
        </w:rPr>
        <w:t>Identifier</w:t>
      </w:r>
      <w:bookmarkEnd w:id="131"/>
      <w:bookmarkEnd w:id="132"/>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5C6E68" w:rsidRPr="00D12552" w14:paraId="57B26D30" w14:textId="77777777" w:rsidTr="005C6E68">
        <w:trPr>
          <w:cantSplit/>
        </w:trPr>
        <w:tc>
          <w:tcPr>
            <w:tcW w:w="2518" w:type="dxa"/>
            <w:tcBorders>
              <w:right w:val="single" w:sz="4" w:space="0" w:color="auto"/>
            </w:tcBorders>
            <w:shd w:val="clear" w:color="auto" w:fill="auto"/>
          </w:tcPr>
          <w:p w14:paraId="3DB932F5" w14:textId="41BC0304" w:rsidR="005C6E68" w:rsidRPr="00D12552" w:rsidRDefault="005C6E68" w:rsidP="005C6E68">
            <w:pPr>
              <w:pStyle w:val="Tabletext10"/>
              <w:jc w:val="left"/>
              <w:rPr>
                <w:rStyle w:val="requri"/>
                <w:lang w:val="en-CA"/>
              </w:rPr>
            </w:pPr>
            <w:r>
              <w:rPr>
                <w:rStyle w:val="requri"/>
                <w:lang w:val="en-CA"/>
              </w:rPr>
              <w:t>/req/gsml4-</w:t>
            </w:r>
            <w:r w:rsidR="00113872">
              <w:rPr>
                <w:rStyle w:val="requri"/>
                <w:lang w:val="en-CA"/>
              </w:rPr>
              <w:t>lod</w:t>
            </w:r>
            <w:r w:rsidRPr="00D12552">
              <w:rPr>
                <w:rStyle w:val="requri"/>
                <w:lang w:val="en-CA"/>
              </w:rPr>
              <w:t>/identifier</w:t>
            </w:r>
          </w:p>
        </w:tc>
        <w:tc>
          <w:tcPr>
            <w:tcW w:w="6379" w:type="dxa"/>
            <w:tcBorders>
              <w:left w:val="single" w:sz="4" w:space="0" w:color="auto"/>
            </w:tcBorders>
            <w:shd w:val="clear" w:color="auto" w:fill="auto"/>
          </w:tcPr>
          <w:p w14:paraId="04E4C6FC" w14:textId="54AA462A" w:rsidR="005C6E68" w:rsidRPr="00D12552" w:rsidRDefault="00F85E82" w:rsidP="005B676D">
            <w:pPr>
              <w:pStyle w:val="Tabletext10"/>
              <w:jc w:val="left"/>
              <w:rPr>
                <w:rStyle w:val="reqtext"/>
                <w:lang w:val="en-CA"/>
              </w:rPr>
            </w:pPr>
            <w:r w:rsidRPr="00F85E82">
              <w:rPr>
                <w:rStyle w:val="reqtext"/>
                <w:lang w:val="en-CA"/>
              </w:rPr>
              <w:t>HTTP URI used as entity identifiers SHALL be to one or more representations of that entity.</w:t>
            </w:r>
          </w:p>
        </w:tc>
      </w:tr>
    </w:tbl>
    <w:p w14:paraId="7313BAC1" w14:textId="77777777" w:rsidR="005C6E68" w:rsidRDefault="005C6E68" w:rsidP="005C6E68">
      <w:pPr>
        <w:spacing w:after="120"/>
        <w:rPr>
          <w:color w:val="000000"/>
          <w:lang w:val="en-CA"/>
        </w:rPr>
      </w:pPr>
    </w:p>
    <w:p w14:paraId="238B7C5D" w14:textId="09B2535F" w:rsidR="00BA4AE5" w:rsidRDefault="00F42894" w:rsidP="00BA4AE5">
      <w:pPr>
        <w:spacing w:after="120"/>
        <w:rPr>
          <w:lang w:val="en-CA"/>
        </w:rPr>
      </w:pPr>
      <w:r>
        <w:rPr>
          <w:color w:val="000000"/>
          <w:lang w:val="en-CA"/>
        </w:rPr>
        <w:t>This requirement demand</w:t>
      </w:r>
      <w:r w:rsidR="00BA4AE5">
        <w:rPr>
          <w:color w:val="000000"/>
          <w:lang w:val="en-CA"/>
        </w:rPr>
        <w:t>s</w:t>
      </w:r>
      <w:r>
        <w:rPr>
          <w:color w:val="000000"/>
          <w:lang w:val="en-CA"/>
        </w:rPr>
        <w:t xml:space="preserve"> that the target ensure</w:t>
      </w:r>
      <w:r w:rsidR="00BA4AE5">
        <w:rPr>
          <w:color w:val="000000"/>
          <w:lang w:val="en-CA"/>
        </w:rPr>
        <w:t>s</w:t>
      </w:r>
      <w:r>
        <w:rPr>
          <w:color w:val="000000"/>
          <w:lang w:val="en-CA"/>
        </w:rPr>
        <w:t xml:space="preserve"> that a d</w:t>
      </w:r>
      <w:r w:rsidR="005B676D">
        <w:rPr>
          <w:color w:val="000000"/>
          <w:lang w:val="en-CA"/>
        </w:rPr>
        <w:t>ata instance exposes a URI as a</w:t>
      </w:r>
      <w:r>
        <w:rPr>
          <w:color w:val="000000"/>
          <w:lang w:val="en-CA"/>
        </w:rPr>
        <w:t xml:space="preserve"> </w:t>
      </w:r>
      <w:r w:rsidR="00BA4AE5">
        <w:rPr>
          <w:color w:val="000000"/>
          <w:lang w:val="en-CA"/>
        </w:rPr>
        <w:t xml:space="preserve">unique </w:t>
      </w:r>
      <w:r>
        <w:rPr>
          <w:color w:val="000000"/>
          <w:lang w:val="en-CA"/>
        </w:rPr>
        <w:t xml:space="preserve">identifier </w:t>
      </w:r>
      <w:r w:rsidR="00BA4AE5">
        <w:rPr>
          <w:color w:val="000000"/>
          <w:lang w:val="en-CA"/>
        </w:rPr>
        <w:t xml:space="preserve">for this feature </w:t>
      </w:r>
      <w:r>
        <w:rPr>
          <w:color w:val="000000"/>
          <w:lang w:val="en-CA"/>
        </w:rPr>
        <w:t xml:space="preserve">and this identifier </w:t>
      </w:r>
      <w:r w:rsidR="00BE1D5C">
        <w:rPr>
          <w:lang w:val="en-CA"/>
        </w:rPr>
        <w:t>SHALL</w:t>
      </w:r>
      <w:r w:rsidR="005C6E68" w:rsidRPr="00D12552">
        <w:rPr>
          <w:lang w:val="en-CA"/>
        </w:rPr>
        <w:t xml:space="preserve"> be </w:t>
      </w:r>
      <w:r w:rsidR="005B676D">
        <w:rPr>
          <w:lang w:val="en-CA"/>
        </w:rPr>
        <w:t>dereferencable</w:t>
      </w:r>
      <w:r w:rsidR="005C6E68" w:rsidRPr="00D12552">
        <w:rPr>
          <w:lang w:val="en-CA"/>
        </w:rPr>
        <w:t xml:space="preserve"> </w:t>
      </w:r>
      <w:r w:rsidR="00BA4AE5">
        <w:rPr>
          <w:lang w:val="en-CA"/>
        </w:rPr>
        <w:t>to one or more representations of that feature</w:t>
      </w:r>
      <w:r w:rsidR="005C6E68" w:rsidRPr="00804C60">
        <w:rPr>
          <w:lang w:val="en-CA"/>
        </w:rPr>
        <w:t xml:space="preserve">. </w:t>
      </w:r>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BA4AE5" w:rsidRPr="00D12552" w14:paraId="468BB202" w14:textId="77777777" w:rsidTr="008A4869">
        <w:trPr>
          <w:cantSplit/>
        </w:trPr>
        <w:tc>
          <w:tcPr>
            <w:tcW w:w="2518" w:type="dxa"/>
            <w:tcBorders>
              <w:right w:val="single" w:sz="4" w:space="0" w:color="auto"/>
            </w:tcBorders>
            <w:shd w:val="clear" w:color="auto" w:fill="auto"/>
          </w:tcPr>
          <w:p w14:paraId="33A2C09C" w14:textId="4D9C6665" w:rsidR="00BA4AE5" w:rsidRPr="00D12552" w:rsidRDefault="00BA4AE5" w:rsidP="00BA4AE5">
            <w:pPr>
              <w:pStyle w:val="Tabletext10"/>
              <w:jc w:val="left"/>
              <w:rPr>
                <w:rStyle w:val="requri"/>
                <w:lang w:val="en-CA"/>
              </w:rPr>
            </w:pPr>
            <w:r>
              <w:rPr>
                <w:rStyle w:val="requri"/>
                <w:lang w:val="en-CA"/>
              </w:rPr>
              <w:t>/req/gsml4-lod/gsml-representation</w:t>
            </w:r>
          </w:p>
        </w:tc>
        <w:tc>
          <w:tcPr>
            <w:tcW w:w="6379" w:type="dxa"/>
            <w:tcBorders>
              <w:left w:val="single" w:sz="4" w:space="0" w:color="auto"/>
            </w:tcBorders>
            <w:shd w:val="clear" w:color="auto" w:fill="auto"/>
          </w:tcPr>
          <w:p w14:paraId="05C3E097" w14:textId="751861DF" w:rsidR="00BA4AE5" w:rsidRPr="00D12552" w:rsidRDefault="00F85E82" w:rsidP="006E382A">
            <w:pPr>
              <w:pStyle w:val="Tabletext10"/>
              <w:jc w:val="left"/>
              <w:rPr>
                <w:rStyle w:val="reqtext"/>
                <w:lang w:val="en-CA"/>
              </w:rPr>
            </w:pPr>
            <w:r w:rsidRPr="00F85E82">
              <w:rPr>
                <w:rStyle w:val="reqtext"/>
                <w:lang w:val="en-CA"/>
              </w:rPr>
              <w:t>Dereferencable HTTP URI used as identifiers SHOULD provide GeoSciML 4.1 as one of its representations.</w:t>
            </w:r>
          </w:p>
        </w:tc>
      </w:tr>
    </w:tbl>
    <w:p w14:paraId="4FD285D4" w14:textId="77777777" w:rsidR="00BA4AE5" w:rsidRDefault="00BA4AE5" w:rsidP="00BA4AE5">
      <w:pPr>
        <w:spacing w:after="120"/>
        <w:rPr>
          <w:lang w:val="en-CA"/>
        </w:rPr>
      </w:pPr>
    </w:p>
    <w:p w14:paraId="56F062AA" w14:textId="55B83A4F" w:rsidR="005C6E68" w:rsidRDefault="005C6E68" w:rsidP="00BA4AE5">
      <w:pPr>
        <w:spacing w:after="120"/>
        <w:rPr>
          <w:lang w:val="en-CA"/>
        </w:rPr>
      </w:pPr>
      <w:r w:rsidRPr="00804C60">
        <w:rPr>
          <w:lang w:val="en-CA"/>
        </w:rPr>
        <w:t xml:space="preserve">It is expected that one of the representations should be a XML (GML) </w:t>
      </w:r>
      <w:r w:rsidR="00A9072E">
        <w:rPr>
          <w:lang w:val="en-CA"/>
        </w:rPr>
        <w:t>or any GeoSciML compliant representations, including any profiles derived from this specification.</w:t>
      </w:r>
    </w:p>
    <w:p w14:paraId="0F66085B" w14:textId="3CE957F5" w:rsidR="006A6D5E" w:rsidRPr="006A6D5E" w:rsidRDefault="00BE1D5C" w:rsidP="006E382A">
      <w:pPr>
        <w:pStyle w:val="Heading3"/>
        <w:rPr>
          <w:lang w:val="en-CA"/>
        </w:rPr>
      </w:pPr>
      <w:bookmarkStart w:id="133" w:name="_Toc458154215"/>
      <w:r>
        <w:rPr>
          <w:lang w:val="en-CA"/>
        </w:rPr>
        <w:t>ByReference associations</w:t>
      </w:r>
      <w:bookmarkEnd w:id="133"/>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6A6D5E" w:rsidRPr="00D12552" w14:paraId="31AA2CF8" w14:textId="77777777" w:rsidTr="00C44305">
        <w:trPr>
          <w:cantSplit/>
        </w:trPr>
        <w:tc>
          <w:tcPr>
            <w:tcW w:w="2518" w:type="dxa"/>
            <w:tcBorders>
              <w:right w:val="single" w:sz="4" w:space="0" w:color="auto"/>
            </w:tcBorders>
            <w:shd w:val="clear" w:color="auto" w:fill="auto"/>
          </w:tcPr>
          <w:p w14:paraId="741ABBDB" w14:textId="5E11638E" w:rsidR="006A6D5E" w:rsidRPr="00D12552" w:rsidRDefault="006A6D5E" w:rsidP="006A6D5E">
            <w:pPr>
              <w:pStyle w:val="Tabletext10"/>
              <w:jc w:val="left"/>
              <w:rPr>
                <w:rStyle w:val="requri"/>
                <w:lang w:val="en-CA"/>
              </w:rPr>
            </w:pPr>
            <w:bookmarkStart w:id="134" w:name="BKM_82E84894_826F_4479_973A_CBC44C2E6336"/>
            <w:bookmarkStart w:id="135" w:name="BKM_2AC44CB2_D8AD_4710_965F_8C3E8A778226"/>
            <w:bookmarkStart w:id="136" w:name="BKM_1CCAFBF2_5AEE_4D8D_970F_45B148E97DED"/>
            <w:bookmarkStart w:id="137" w:name="BKM_988B3B2F_E5F0_47AC_B40B_3E7EB1B7F6A8"/>
            <w:bookmarkStart w:id="138" w:name="BKM_D4489C08_74CE_4704_A313_E3DE8D8C2C02"/>
            <w:bookmarkStart w:id="139" w:name="BKM_3CED884F_4F1D_42D8_9256_BF8F325D7BF9"/>
            <w:bookmarkStart w:id="140" w:name="BKM_4D00B287_AF58_4181_BBC5_8A25643F2ECB"/>
            <w:bookmarkStart w:id="141" w:name="BKM_8130FE65_F0ED_41F2_ABFA_924F7CBE3C44"/>
            <w:bookmarkStart w:id="142" w:name="BKM_44DAEF74_D7B7_4FE5_8CBB_636851476829"/>
            <w:bookmarkStart w:id="143" w:name="BKM_3338A6EC_8A76_4151_9BBE_AF6AA6E7ABA5"/>
            <w:bookmarkStart w:id="144" w:name="BKM_0695D395_0E6D_4C80_885E_54CD7307213E"/>
            <w:bookmarkStart w:id="145" w:name="BKM_83AB4886_B40B_45D9_93A6_9A7A11A1DB22"/>
            <w:bookmarkStart w:id="146" w:name="BKM_18DECF87_EACF_4237_B14D_5CBA397C8B9F"/>
            <w:bookmarkStart w:id="147" w:name="BKM_A2513DE4_90C9_4111_97A5_8AB9734CC788"/>
            <w:bookmarkStart w:id="148" w:name="BKM_C29B4A43_BD79_4426_A200_1B1C1E4E23DB"/>
            <w:bookmarkStart w:id="149" w:name="BKM_D6389F0E_EB92_428D_B31C_62B7B2DE2191"/>
            <w:bookmarkStart w:id="150" w:name="BKM_44662CA4_810A_46C1_8CCE_D899E8B34841"/>
            <w:bookmarkStart w:id="151" w:name="BKM_A4ADBA47_2A66_4D31_B98E_429D2187557A"/>
            <w:bookmarkStart w:id="152" w:name="BKM_6A453B7D_E05C_442A_9729_07602A0CE53F"/>
            <w:bookmarkStart w:id="153" w:name="BKM_B674F95F_8259_4A18_BB9A_C7004F238C58"/>
            <w:bookmarkStart w:id="154" w:name="BKM_99FA56C9_DF26_4FF5_AF2C_A1CA27033687"/>
            <w:bookmarkStart w:id="155" w:name="BKM_10DBF70D_6106_40F3_9F20_6815C31BFF23"/>
            <w:bookmarkStart w:id="156" w:name="BKM_156BACFD_61FB_4C7D_8E17_15915D5DC1EB"/>
            <w:bookmarkStart w:id="157" w:name="BKM_660451F7_6344_4A08_8AF1_55EA34BAFC1E"/>
            <w:bookmarkStart w:id="158" w:name="BKM_DAD0F5C5_7ECC_4F46_8F23_D5FDAEC9FFF1"/>
            <w:bookmarkStart w:id="159" w:name="BKM_29C4138F_4CAD_4B96_B0DF_B91BA8041A62"/>
            <w:bookmarkStart w:id="160" w:name="BKM_6AE23AB8_B6A5_4B32_A803_62E099830E93"/>
            <w:bookmarkStart w:id="161" w:name="BKM_66D56F45_5196_424F_92CB_6CB6778933A2"/>
            <w:bookmarkStart w:id="162" w:name="BKM_B569925A_5C18_4226_AFA5_D6C44B29D688"/>
            <w:bookmarkStart w:id="163" w:name="BKM_20CF274F_94C7_43D3_9CCE_945071187259"/>
            <w:bookmarkStart w:id="164" w:name="BKM_64FA9120_8C79_470F_A4AB_510E7868EC43"/>
            <w:bookmarkStart w:id="165" w:name="BKM_2D4CA786_8199_42B1_BAEE_B9D15F83512C"/>
            <w:bookmarkStart w:id="166" w:name="BKM_E1914A18_F58F_4042_930D_7562E211135B"/>
            <w:bookmarkStart w:id="167" w:name="BKM_C97D1AD7_F437_45EE_9855_97FF220828AF"/>
            <w:bookmarkStart w:id="168" w:name="BKM_66E2F147_939A_42E7_9DA7_BB7F5E616224"/>
            <w:bookmarkStart w:id="169" w:name="BKM_7A6AD652_753B_433E_B947_78BAF8E8FFBB"/>
            <w:bookmarkStart w:id="170" w:name="BKM_D64DC56C_F70A_4224_BA0C_96AAF9B173C3"/>
            <w:bookmarkStart w:id="171" w:name="BKM_5A4D9120_600F_4C3C_8ECF_EE7CFDB01C45"/>
            <w:bookmarkStart w:id="172" w:name="BKM_411869C6_5FE7_4B45_A018_FC87FC6F1504"/>
            <w:bookmarkStart w:id="173" w:name="BKM_9EE66924_CD8E_4920_8D93_B7C8D67F28AF"/>
            <w:bookmarkStart w:id="174" w:name="BKM_49C23F9C_9DFE_434E_9876_B253C73E5E08"/>
            <w:bookmarkStart w:id="175" w:name="BKM_2D0F9355_1BA8_4B21_A211_5DBDE6101308"/>
            <w:bookmarkStart w:id="176" w:name="BKM_025812DF_B2DB_4EF8_8BE9_FB08934C1BD4"/>
            <w:bookmarkStart w:id="177" w:name="BKM_C09529C8_28D2_45E7_B66E_ADF87048EE54"/>
            <w:bookmarkStart w:id="178" w:name="BKM_3857FAF2_09B8_4E47_AE1C_AD54C52DAF81"/>
            <w:bookmarkStart w:id="179" w:name="BKM_35F2F785_32E6_4D58_9212_E4C493DD93AB"/>
            <w:bookmarkStart w:id="180" w:name="BKM_8A8A8512_0518_43B4_8296_5C183491EEB7"/>
            <w:bookmarkStart w:id="181" w:name="BKM_A37D3138_5144_4AAA_A9A8_F88DEC203EC5"/>
            <w:bookmarkStart w:id="182" w:name="BKM_9BCC0C7E_CEE8_4167_9510_B24983CC44B9"/>
            <w:bookmarkStart w:id="183" w:name="BKM_A818D66D_DB16_46C0_A0B3_E9039F2CD8CD"/>
            <w:bookmarkStart w:id="184" w:name="BKM_AEAFFBCA_2559_4CDB_AFA9_8A341843B51F"/>
            <w:bookmarkStart w:id="185" w:name="BKM_691007BD_4B41_46AF_9BC3_D27B06E1FB54"/>
            <w:bookmarkStart w:id="186" w:name="BKM_98D7F43A_2FA6_489F_A1A5_B915D069258B"/>
            <w:bookmarkStart w:id="187" w:name="BKM_B197BD01_D7EB_4B2D_B744_060A34418883"/>
            <w:bookmarkStart w:id="188" w:name="BKM_75AF76F0_4AFF_4758_AA5C_4DD9A3A326DF"/>
            <w:bookmarkStart w:id="189" w:name="BKM_AD80CBD8_BB55_4F42_B330_20E3957181FD"/>
            <w:bookmarkStart w:id="190" w:name="BKM_B608D83A_BCB7_40BE_B5B4_7C18680327EF"/>
            <w:bookmarkStart w:id="191" w:name="BKM_BB7DE53B_2076_4732_85CB_314A0C996CFE"/>
            <w:bookmarkStart w:id="192" w:name="BKM_0F33C868_B8F6_4CD9_B1BE_D64AF7054352"/>
            <w:bookmarkStart w:id="193" w:name="BKM_858F77A8_91BC_4E92_9873_3DE29220EA84"/>
            <w:bookmarkStart w:id="194" w:name="BKM_6C47293B_9B00_4958_AE14_E2FF8C6503C9"/>
            <w:bookmarkStart w:id="195" w:name="BKM_4798819D_722E_4089_880A_68AA29864E45"/>
            <w:bookmarkStart w:id="196" w:name="BKM_FB28CC82_D6AA_481A_BA03_BB82515D05CD"/>
            <w:bookmarkStart w:id="197" w:name="BKM_81066ECA_2108_4DF2_B25E_F440E68432B7"/>
            <w:bookmarkStart w:id="198" w:name="BKM_E37CFBB1_57FD_4CA3_9961_34992E857685"/>
            <w:bookmarkStart w:id="199" w:name="BKM_2EFAD6D8_0A90_47E6_A3AC_B0F503630287"/>
            <w:bookmarkStart w:id="200" w:name="BKM_21524384_B208_4A32_A2E5_0FFB4D6E8D7C"/>
            <w:bookmarkStart w:id="201" w:name="BKM_E5DB8674_7F07_4817_BA2B_997C684B521D"/>
            <w:bookmarkStart w:id="202" w:name="BKM_B79C058B_F1A5_47C5_B3E2_CD87F62870F2"/>
            <w:bookmarkStart w:id="203" w:name="BKM_A559EAAB_B89D_43D3_B221_4C6D46321258"/>
            <w:bookmarkStart w:id="204" w:name="BKM_234AE185_16BA_4884_8974_68DBF37A4B28"/>
            <w:bookmarkStart w:id="205" w:name="BKM_B342A581_116B_4A14_8384_0F4F6231BFC6"/>
            <w:bookmarkStart w:id="206" w:name="BKM_CE5055FF_94D8_42AD_B46A_0041AB28334E"/>
            <w:bookmarkStart w:id="207" w:name="BKM_F34DEFBD_2300_4BCD_9500_6FD1B9CE045E"/>
            <w:bookmarkStart w:id="208" w:name="BKM_C0E26832_94FE_4E03_98DE_F2986912ECBC"/>
            <w:bookmarkStart w:id="209" w:name="BKM_04EE2E72_5511_48AE_9048_CF9126C4A13D"/>
            <w:bookmarkStart w:id="210" w:name="BKM_11E20CA8_2344_4418_A9F9_325A11426D44"/>
            <w:bookmarkStart w:id="211" w:name="BKM_20A123B5_7607_4A2B_A3F4_2BA8EEA3BD6E"/>
            <w:bookmarkStart w:id="212" w:name="BKM_62E65A70_EB75_497A_886F_BAAEBB60A5EC"/>
            <w:bookmarkStart w:id="213" w:name="BKM_3F13203C_BEB3_44A2_B8B9_417C5D453C67"/>
            <w:bookmarkStart w:id="214" w:name="BKM_D9E97001_975E_4E48_B383_84E3B817A9D6"/>
            <w:bookmarkStart w:id="215" w:name="BKM_ABD8F88A_D6D5_49E8_B4C4_6E53A78AD465"/>
            <w:bookmarkStart w:id="216" w:name="BKM_7660FDA3_AB42_45F9_86AB_19287D13C566"/>
            <w:bookmarkStart w:id="217" w:name="BKM_28FFF6C1_C18B_4629_BB75_27AFBE7647AB"/>
            <w:bookmarkStart w:id="218" w:name="BKM_DE525394_F288_4E7F_AF29_CF676A7FB892"/>
            <w:bookmarkStart w:id="219" w:name="BKM_BDA40AB6_6C56_4E4F_9588_C051912996DC"/>
            <w:bookmarkStart w:id="220" w:name="BKM_2209CF72_C0AB_47F3_BB22_4A2E8334027A"/>
            <w:bookmarkStart w:id="221" w:name="BKM_BD7868DF_0409_467D_8844_EE4674C50774"/>
            <w:bookmarkStart w:id="222" w:name="BKM_674A1294_59BE_4203_9B03_BC5D6023992F"/>
            <w:bookmarkStart w:id="223" w:name="BKM_A1B86BC0_3316_46AB_8D32_7786DFA0771F"/>
            <w:bookmarkStart w:id="224" w:name="BKM_5ED9FA7F_347C_499C_BF86_2B88071AD840"/>
            <w:bookmarkStart w:id="225" w:name="BKM_EC7555C0_681D_45F5_BEFB_0F7BFDEF3CFB"/>
            <w:bookmarkStart w:id="226" w:name="BKM_36C08EC9_BB32_4BDE_99FD_336AAA2512BB"/>
            <w:bookmarkStart w:id="227" w:name="BKM_34B08950_B320_4DCA_B7B3_801822442BA1"/>
            <w:bookmarkStart w:id="228" w:name="BKM_1D369827_5E0B_4F3B_99DE_498DE4F4D001"/>
            <w:bookmarkStart w:id="229" w:name="BKM_42115B02_1C56_42D6_B0AA_D6174F756E65"/>
            <w:bookmarkStart w:id="230" w:name="BKM_401A0B2C_FBFD_43E2_BC4F_F4876D6A55A5"/>
            <w:bookmarkStart w:id="231" w:name="BKM_AA3C91BB_B0F8_4E56_A1E5_9C3530C146AE"/>
            <w:bookmarkStart w:id="232" w:name="BKM_C202EED3_CA3B_4848_8F51_4E4216E311CB"/>
            <w:bookmarkStart w:id="233" w:name="BKM_F61C54B5_53A3_4B3D_8747_890B595FF05F"/>
            <w:bookmarkStart w:id="234" w:name="BKM_EC69FC11_247D_4B96_A882_7E9D1AD588E0"/>
            <w:bookmarkStart w:id="235" w:name="BKM_ADCD2F69_DA9B_47AD_AAD9_CD10F85583D7"/>
            <w:bookmarkStart w:id="236" w:name="BKM_07E8099B_7BEC_4F52_A9CB_2057EB65CA46"/>
            <w:bookmarkStart w:id="237" w:name="BKM_803B49B5_5346_4ECB_84C0_E9285F22A260"/>
            <w:bookmarkStart w:id="238" w:name="BKM_EF622FE6_F231_4466_80B5_7C9E00C1AF26"/>
            <w:bookmarkStart w:id="239" w:name="BKM_314D3BAE_F7C9_4B36_ADB6_C72D030F3753"/>
            <w:bookmarkStart w:id="240" w:name="BKM_39715309_7964_43D3_8714_66E5FE3F5A42"/>
            <w:bookmarkStart w:id="241" w:name="BKM_154B13F8_8CD9_473E_98B5_93572A0EB3BB"/>
            <w:bookmarkStart w:id="242" w:name="BKM_2C39BB23_51CD_4C07_BC3D_DFD062118A45"/>
            <w:bookmarkStart w:id="243" w:name="BKM_60CAAB90_52E0_4214_AE69_D0060C7423ED"/>
            <w:bookmarkStart w:id="244" w:name="BKM_E7AC1443_775C_4DF5_9107_5B1DF4E1D651"/>
            <w:bookmarkStart w:id="245" w:name="BKM_EF3CAFA8_84A6_43F7_816F_7C74C3A3DFE7"/>
            <w:bookmarkStart w:id="246" w:name="BKM_71BA9B79_BC0A_41B7_9630_0B047D9D4660"/>
            <w:bookmarkStart w:id="247" w:name="BKM_9A13DBF6_70E2_469B_9B7C_F26D7AD812B4"/>
            <w:bookmarkStart w:id="248" w:name="BKM_9A6DFACA_1D0A_423A_BF5D_1157B46A0AC1"/>
            <w:bookmarkStart w:id="249" w:name="BKM_33E68653_BDB1_481F_9DFE_82E9A91DF147"/>
            <w:bookmarkStart w:id="250" w:name="BKM_F3F9B426_BC9F_4BBA_B792_A96166218E9B"/>
            <w:bookmarkStart w:id="251" w:name="BKM_86911221_5DFE_449B_9D0A_484F8F57F8F9"/>
            <w:bookmarkStart w:id="252" w:name="BKM_07EEDF2F_1AA2_45F8_B145_4B7F189B0502"/>
            <w:bookmarkStart w:id="253" w:name="BKM_4A997C54_C45D_4E40_AC91_CE1E1615770B"/>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rStyle w:val="requri"/>
                <w:lang w:val="en-CA"/>
              </w:rPr>
              <w:t>/req/gsml4-lod</w:t>
            </w:r>
            <w:r w:rsidRPr="00D12552">
              <w:rPr>
                <w:rStyle w:val="requri"/>
                <w:lang w:val="en-CA"/>
              </w:rPr>
              <w:t>/</w:t>
            </w:r>
            <w:r>
              <w:rPr>
                <w:rStyle w:val="requri"/>
                <w:lang w:val="en-CA"/>
              </w:rPr>
              <w:t>byref</w:t>
            </w:r>
          </w:p>
        </w:tc>
        <w:tc>
          <w:tcPr>
            <w:tcW w:w="6379" w:type="dxa"/>
            <w:tcBorders>
              <w:left w:val="single" w:sz="4" w:space="0" w:color="auto"/>
            </w:tcBorders>
            <w:shd w:val="clear" w:color="auto" w:fill="auto"/>
          </w:tcPr>
          <w:p w14:paraId="40A5BF56" w14:textId="44894FB4" w:rsidR="006A6D5E" w:rsidRPr="00D12552" w:rsidRDefault="00B8606F" w:rsidP="00BA4AE5">
            <w:pPr>
              <w:pStyle w:val="Tabletext10"/>
              <w:jc w:val="left"/>
              <w:rPr>
                <w:rStyle w:val="reqtext"/>
                <w:lang w:val="en-CA"/>
              </w:rPr>
            </w:pPr>
            <w:r w:rsidRPr="00B8606F">
              <w:rPr>
                <w:rStyle w:val="reqtext"/>
                <w:lang w:val="en-CA"/>
              </w:rPr>
              <w:t>External references to an entity conforming to [/req/gsml4-lod/identifier] shall be expressed using this entity identifier.</w:t>
            </w:r>
          </w:p>
        </w:tc>
      </w:tr>
    </w:tbl>
    <w:p w14:paraId="5EE021A7" w14:textId="77777777" w:rsidR="006A6D5E" w:rsidRDefault="006A6D5E" w:rsidP="006A6D5E">
      <w:pPr>
        <w:rPr>
          <w:lang w:val="en-CA"/>
        </w:rPr>
      </w:pPr>
    </w:p>
    <w:p w14:paraId="6CD898BF" w14:textId="2E97CC17" w:rsidR="006A6D5E" w:rsidRDefault="006A6D5E" w:rsidP="006A6D5E">
      <w:pPr>
        <w:rPr>
          <w:lang w:val="en-CA"/>
        </w:rPr>
      </w:pPr>
      <w:r>
        <w:rPr>
          <w:lang w:val="en-CA"/>
        </w:rPr>
        <w:t xml:space="preserve">Serialization of a dataset will often omit the full description of a feature and replace the property value with an external reference.  </w:t>
      </w:r>
      <w:r w:rsidR="00BA4AE5">
        <w:rPr>
          <w:lang w:val="en-CA"/>
        </w:rPr>
        <w:t xml:space="preserve">A reference to this feature is formed by the </w:t>
      </w:r>
      <w:r w:rsidR="005B676D">
        <w:rPr>
          <w:lang w:val="en-CA"/>
        </w:rPr>
        <w:t>dereferenceable</w:t>
      </w:r>
      <w:r w:rsidR="00BA4AE5">
        <w:rPr>
          <w:lang w:val="en-CA"/>
        </w:rPr>
        <w:t xml:space="preserve"> identifier described in clause </w:t>
      </w:r>
      <w:r w:rsidR="00BA4AE5">
        <w:rPr>
          <w:lang w:val="en-CA"/>
        </w:rPr>
        <w:fldChar w:fldCharType="begin"/>
      </w:r>
      <w:r w:rsidR="00BA4AE5">
        <w:rPr>
          <w:lang w:val="en-CA"/>
        </w:rPr>
        <w:instrText xml:space="preserve"> REF _Ref456113371 \r \h </w:instrText>
      </w:r>
      <w:r w:rsidR="00BA4AE5">
        <w:rPr>
          <w:lang w:val="en-CA"/>
        </w:rPr>
      </w:r>
      <w:r w:rsidR="00BA4AE5">
        <w:rPr>
          <w:lang w:val="en-CA"/>
        </w:rPr>
        <w:fldChar w:fldCharType="separate"/>
      </w:r>
      <w:r w:rsidR="00AD44BE">
        <w:rPr>
          <w:lang w:val="en-CA"/>
        </w:rPr>
        <w:t>8.3.2</w:t>
      </w:r>
      <w:r w:rsidR="00BA4AE5">
        <w:rPr>
          <w:lang w:val="en-CA"/>
        </w:rPr>
        <w:fldChar w:fldCharType="end"/>
      </w:r>
      <w:r w:rsidR="00BA4AE5">
        <w:rPr>
          <w:lang w:val="en-CA"/>
        </w:rPr>
        <w:t xml:space="preserve">. </w:t>
      </w:r>
      <w:r>
        <w:rPr>
          <w:lang w:val="en-CA"/>
        </w:rPr>
        <w:t xml:space="preserve">A client ingesting the dataset can use this reference to extract </w:t>
      </w:r>
      <w:r w:rsidR="00A9072E">
        <w:rPr>
          <w:lang w:val="en-CA"/>
        </w:rPr>
        <w:t>a</w:t>
      </w:r>
      <w:r>
        <w:rPr>
          <w:lang w:val="en-CA"/>
        </w:rPr>
        <w:t xml:space="preserve"> feature </w:t>
      </w:r>
      <w:r w:rsidR="00A9072E">
        <w:rPr>
          <w:lang w:val="en-CA"/>
        </w:rPr>
        <w:t>representation</w:t>
      </w:r>
      <w:r>
        <w:rPr>
          <w:lang w:val="en-CA"/>
        </w:rPr>
        <w:t xml:space="preserve"> if need be.  Over the web, this reference shall be a HTTP URI that can </w:t>
      </w:r>
      <w:r w:rsidR="005B676D">
        <w:rPr>
          <w:lang w:val="en-CA"/>
        </w:rPr>
        <w:t>be dereferenced</w:t>
      </w:r>
      <w:r>
        <w:rPr>
          <w:lang w:val="en-CA"/>
        </w:rPr>
        <w:t xml:space="preserve"> to one or more representation</w:t>
      </w:r>
      <w:r w:rsidR="006E382A">
        <w:rPr>
          <w:lang w:val="en-CA"/>
        </w:rPr>
        <w:t>s</w:t>
      </w:r>
      <w:r>
        <w:rPr>
          <w:lang w:val="en-CA"/>
        </w:rPr>
        <w:t xml:space="preserve"> of that feature.</w:t>
      </w:r>
    </w:p>
    <w:p w14:paraId="76CB06FE" w14:textId="7F1A0B59" w:rsidR="009B3BBD" w:rsidRDefault="009B3BBD" w:rsidP="00BA6B31">
      <w:pPr>
        <w:pStyle w:val="Heading2"/>
        <w:rPr>
          <w:lang w:val="en-CA"/>
        </w:rPr>
      </w:pPr>
      <w:bookmarkStart w:id="254" w:name="_Toc458154216"/>
      <w:r w:rsidRPr="00D12552">
        <w:rPr>
          <w:lang w:val="en-CA"/>
        </w:rPr>
        <w:t xml:space="preserve">GeoSciML </w:t>
      </w:r>
      <w:r>
        <w:rPr>
          <w:lang w:val="en-CA"/>
        </w:rPr>
        <w:t>Basic</w:t>
      </w:r>
      <w:r w:rsidRPr="00D12552">
        <w:rPr>
          <w:lang w:val="en-CA"/>
        </w:rPr>
        <w:t xml:space="preserve"> Requirements </w:t>
      </w:r>
      <w:r w:rsidR="00785A96" w:rsidRPr="00D12552">
        <w:rPr>
          <w:lang w:val="en-CA"/>
        </w:rPr>
        <w:t>Class</w:t>
      </w:r>
      <w:r w:rsidR="00785A96">
        <w:rPr>
          <w:lang w:val="en-CA"/>
        </w:rPr>
        <w:t xml:space="preserve"> </w:t>
      </w:r>
      <w:r w:rsidR="00785A96">
        <w:t>(</w:t>
      </w:r>
      <w:r w:rsidR="00052694">
        <w:t>Normative)</w:t>
      </w:r>
      <w:bookmarkEnd w:id="254"/>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B8606F"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B8606F" w:rsidRDefault="001563D9" w:rsidP="00513449">
            <w:pPr>
              <w:keepNext/>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Requirements Class</w:t>
            </w:r>
          </w:p>
        </w:tc>
      </w:tr>
      <w:tr w:rsidR="001563D9" w:rsidRPr="00B8606F"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Style w:val="requri"/>
                <w:rFonts w:ascii="Calibri" w:hAnsi="Calibri"/>
                <w:szCs w:val="18"/>
                <w:lang w:val="en-CA"/>
              </w:rPr>
              <w:t>/req/gsml4-basic</w:t>
            </w:r>
          </w:p>
        </w:tc>
      </w:tr>
      <w:tr w:rsidR="001563D9" w:rsidRPr="00B8606F"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6919818A" w:rsidR="001563D9" w:rsidRPr="00B8606F" w:rsidRDefault="005E33CD" w:rsidP="00501FA1">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Encoding </w:t>
            </w:r>
          </w:p>
        </w:tc>
      </w:tr>
      <w:tr w:rsidR="001563D9" w:rsidRPr="00B8606F"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/req/gsml4-core</w:t>
            </w:r>
          </w:p>
        </w:tc>
      </w:tr>
      <w:tr w:rsidR="001563D9" w:rsidRPr="00B8606F"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Spatial Schema ISO19107</w:t>
            </w:r>
          </w:p>
        </w:tc>
      </w:tr>
      <w:tr w:rsidR="001563D9" w:rsidRPr="00B8606F"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B8606F" w:rsidRDefault="001563D9" w:rsidP="0051344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Conceptual schema language ISO19103</w:t>
            </w:r>
          </w:p>
        </w:tc>
      </w:tr>
      <w:tr w:rsidR="001563D9" w:rsidRPr="00B8606F"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B8606F" w:rsidRDefault="001563D9" w:rsidP="00513449">
            <w:pPr>
              <w:spacing w:before="100" w:beforeAutospacing="1" w:after="100" w:afterAutospacing="1" w:line="230" w:lineRule="atLeast"/>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/req/gsml4-basic/geologicfeature-purpose </w:t>
            </w:r>
          </w:p>
          <w:p w14:paraId="57DEF154" w14:textId="34CC37F4" w:rsidR="001563D9" w:rsidRPr="00B8606F" w:rsidRDefault="001563D9" w:rsidP="00B8606F">
            <w:pPr>
              <w:spacing w:before="100" w:beforeAutospacing="1" w:after="100" w:afterAutospacing="1" w:line="230" w:lineRule="atLeast"/>
              <w:rPr>
                <w:rFonts w:asciiTheme="minorHAnsi" w:eastAsia="MS Mincho" w:hAnsiTheme="minorHAnsi"/>
                <w:sz w:val="18"/>
                <w:szCs w:val="18"/>
                <w:lang w:val="en-CA"/>
              </w:rPr>
            </w:pPr>
            <w:r w:rsidRPr="00B8606F">
              <w:rPr>
                <w:rFonts w:asciiTheme="minorHAnsi" w:eastAsia="MS Mincho" w:hAnsiTheme="minorHAnsi"/>
                <w:sz w:val="18"/>
                <w:szCs w:val="18"/>
                <w:lang w:val="en-CA"/>
              </w:rPr>
              <w:t>Purpose SHALL be a value from</w:t>
            </w:r>
            <w:r w:rsidR="00B8606F" w:rsidRPr="00B8606F">
              <w:rPr>
                <w:rFonts w:asciiTheme="minorHAnsi" w:eastAsia="MS Mincho" w:hAnsiTheme="minorHAnsi"/>
                <w:sz w:val="18"/>
                <w:szCs w:val="18"/>
                <w:lang w:val="en-CA"/>
              </w:rPr>
              <w:t xml:space="preserve"> </w:t>
            </w:r>
            <w:r w:rsidR="00B8606F" w:rsidRPr="00B8606F">
              <w:rPr>
                <w:rFonts w:asciiTheme="minorHAnsi" w:eastAsia="MS Mincho" w:hAnsiTheme="minorHAnsi"/>
                <w:sz w:val="18"/>
                <w:szCs w:val="18"/>
                <w:lang w:val="en-CA"/>
              </w:rPr>
              <w:fldChar w:fldCharType="begin"/>
            </w:r>
            <w:r w:rsidR="00B8606F" w:rsidRPr="00B8606F">
              <w:rPr>
                <w:rFonts w:asciiTheme="minorHAnsi" w:eastAsia="MS Mincho" w:hAnsiTheme="minorHAnsi"/>
                <w:sz w:val="18"/>
                <w:szCs w:val="18"/>
                <w:lang w:val="en-CA"/>
              </w:rPr>
              <w:instrText xml:space="preserve"> REF _Ref440042995 \h  \* MERGEFORMAT </w:instrText>
            </w:r>
            <w:r w:rsidR="00B8606F" w:rsidRPr="00B8606F">
              <w:rPr>
                <w:rFonts w:asciiTheme="minorHAnsi" w:eastAsia="MS Mincho" w:hAnsiTheme="minorHAnsi"/>
                <w:sz w:val="18"/>
                <w:szCs w:val="18"/>
                <w:lang w:val="en-CA"/>
              </w:rPr>
            </w:r>
            <w:r w:rsidR="00B8606F" w:rsidRPr="00B8606F">
              <w:rPr>
                <w:rFonts w:asciiTheme="minorHAnsi" w:eastAsia="MS Mincho" w:hAnsiTheme="minorHAnsi"/>
                <w:sz w:val="18"/>
                <w:szCs w:val="18"/>
                <w:lang w:val="en-CA"/>
              </w:rPr>
              <w:fldChar w:fldCharType="separate"/>
            </w:r>
            <w:r w:rsidR="00AD44BE" w:rsidRPr="00AD44BE">
              <w:rPr>
                <w:rFonts w:asciiTheme="minorHAnsi" w:hAnsiTheme="minorHAnsi"/>
                <w:sz w:val="18"/>
                <w:szCs w:val="18"/>
              </w:rPr>
              <w:t xml:space="preserve">Table </w:t>
            </w:r>
            <w:r w:rsidR="00AD44BE" w:rsidRPr="00AD44BE">
              <w:rPr>
                <w:rFonts w:asciiTheme="minorHAnsi" w:hAnsiTheme="minorHAnsi"/>
                <w:noProof/>
                <w:sz w:val="18"/>
                <w:szCs w:val="18"/>
              </w:rPr>
              <w:t>2</w:t>
            </w:r>
            <w:r w:rsidR="00B8606F" w:rsidRPr="00B8606F">
              <w:rPr>
                <w:rFonts w:asciiTheme="minorHAnsi" w:eastAsia="MS Mincho" w:hAnsiTheme="minorHAnsi"/>
                <w:sz w:val="18"/>
                <w:szCs w:val="18"/>
                <w:lang w:val="en-CA"/>
              </w:rPr>
              <w:fldChar w:fldCharType="end"/>
            </w:r>
            <w:r w:rsidR="00DE425D" w:rsidRPr="00B8606F">
              <w:rPr>
                <w:rFonts w:asciiTheme="minorHAnsi" w:eastAsia="MS Mincho" w:hAnsiTheme="minorHAnsi"/>
                <w:sz w:val="18"/>
                <w:szCs w:val="18"/>
                <w:lang w:val="en-CA"/>
              </w:rPr>
              <w:t>.</w:t>
            </w:r>
          </w:p>
        </w:tc>
      </w:tr>
      <w:tr w:rsidR="001563D9" w:rsidRPr="00B8606F"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/req/gsml4-basic/geologicevent-single </w:t>
            </w:r>
          </w:p>
          <w:p w14:paraId="22B97536" w14:textId="123970E0" w:rsidR="001563D9" w:rsidRPr="00B8606F" w:rsidRDefault="001563D9" w:rsidP="006E382A">
            <w:pPr>
              <w:spacing w:before="100" w:beforeAutospacing="1" w:after="100" w:afterAutospacing="1" w:line="230" w:lineRule="atLeast"/>
              <w:jc w:val="both"/>
              <w:rPr>
                <w:rFonts w:ascii="Calibri" w:eastAsia="MS Mincho" w:hAnsi="Calibri"/>
                <w:b/>
                <w:sz w:val="18"/>
                <w:szCs w:val="18"/>
              </w:rPr>
            </w:pPr>
            <w:r w:rsidRPr="00B8606F">
              <w:rPr>
                <w:rFonts w:ascii="Calibri" w:eastAsia="MS Mincho" w:hAnsi="Calibri"/>
                <w:sz w:val="18"/>
                <w:szCs w:val="18"/>
                <w:lang w:val="en-CA"/>
              </w:rPr>
              <w:t>An individual GeologicEv</w:t>
            </w:r>
            <w:r w:rsidR="00B8606F" w:rsidRPr="00B8606F">
              <w:rPr>
                <w:rFonts w:ascii="Calibri" w:eastAsia="MS Mincho" w:hAnsi="Calibri"/>
                <w:sz w:val="18"/>
                <w:szCs w:val="18"/>
                <w:lang w:val="en-CA"/>
              </w:rPr>
              <w:t xml:space="preserve">ent SHALL only apply to one of </w:t>
            </w:r>
            <w:r w:rsidRPr="00B8606F">
              <w:rPr>
                <w:rStyle w:val="Entity"/>
                <w:rFonts w:eastAsia="MS Mincho"/>
                <w:sz w:val="18"/>
                <w:szCs w:val="18"/>
              </w:rPr>
              <w:t>Displacem</w:t>
            </w:r>
            <w:r w:rsidR="00B8606F" w:rsidRPr="00B8606F">
              <w:rPr>
                <w:rStyle w:val="Entity"/>
                <w:rFonts w:eastAsia="MS Mincho"/>
                <w:sz w:val="18"/>
                <w:szCs w:val="18"/>
              </w:rPr>
              <w:t>entEvent</w:t>
            </w:r>
            <w:r w:rsidR="00B8606F" w:rsidRPr="00B8606F">
              <w:rPr>
                <w:rFonts w:ascii="Calibri" w:eastAsia="MS Mincho" w:hAnsi="Calibri"/>
                <w:sz w:val="18"/>
                <w:szCs w:val="18"/>
                <w:lang w:val="en-CA"/>
              </w:rPr>
              <w:t xml:space="preserve">, </w:t>
            </w:r>
            <w:r w:rsidR="00B8606F" w:rsidRPr="00B8606F">
              <w:rPr>
                <w:rStyle w:val="Entity"/>
                <w:rFonts w:eastAsia="MS Mincho"/>
                <w:sz w:val="18"/>
                <w:szCs w:val="18"/>
              </w:rPr>
              <w:t>AlterationDescription</w:t>
            </w:r>
            <w:r w:rsidR="00B8606F" w:rsidRPr="00B8606F">
              <w:rPr>
                <w:rFonts w:ascii="Calibri" w:eastAsia="MS Mincho" w:hAnsi="Calibri"/>
                <w:sz w:val="18"/>
                <w:szCs w:val="18"/>
                <w:lang w:val="en-CA"/>
              </w:rPr>
              <w:t xml:space="preserve"> or</w:t>
            </w:r>
            <w:r w:rsidRPr="00B8606F">
              <w:rPr>
                <w:rFonts w:ascii="Calibri" w:eastAsia="MS Mincho" w:hAnsi="Calibri"/>
                <w:sz w:val="18"/>
                <w:szCs w:val="18"/>
                <w:lang w:val="en-CA"/>
              </w:rPr>
              <w:t xml:space="preserve"> </w:t>
            </w:r>
            <w:r w:rsidRPr="00B8606F">
              <w:rPr>
                <w:rStyle w:val="Entity"/>
                <w:rFonts w:eastAsia="MS Mincho"/>
                <w:sz w:val="18"/>
                <w:szCs w:val="18"/>
              </w:rPr>
              <w:t>MetamorphicD</w:t>
            </w:r>
            <w:r w:rsidR="00B8606F" w:rsidRPr="00B8606F">
              <w:rPr>
                <w:rStyle w:val="Entity"/>
                <w:rFonts w:eastAsia="MS Mincho"/>
                <w:sz w:val="18"/>
                <w:szCs w:val="18"/>
              </w:rPr>
              <w:t>escription</w:t>
            </w:r>
            <w:r w:rsidRPr="00B8606F">
              <w:rPr>
                <w:rFonts w:ascii="Calibri" w:eastAsia="MS Mincho" w:hAnsi="Calibri"/>
                <w:sz w:val="18"/>
                <w:szCs w:val="18"/>
                <w:lang w:val="en-CA"/>
              </w:rPr>
              <w:t>.</w:t>
            </w:r>
          </w:p>
        </w:tc>
      </w:tr>
      <w:tr w:rsidR="001563D9" w:rsidRPr="00B8606F"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 xml:space="preserve">/req/gsml4-basic/geologicevent-non-null </w:t>
            </w:r>
          </w:p>
          <w:p w14:paraId="3923AFFB" w14:textId="6F266F9D" w:rsidR="001563D9" w:rsidRPr="00B8606F" w:rsidRDefault="001563D9">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 xml:space="preserve">Either (olderNamedAge + youngerNamedAge) or </w:t>
            </w:r>
            <w:r w:rsidR="00DE425D" w:rsidRPr="00B8606F">
              <w:rPr>
                <w:rFonts w:ascii="Calibri" w:eastAsia="MS Mincho" w:hAnsi="Calibri"/>
                <w:sz w:val="18"/>
                <w:szCs w:val="18"/>
                <w:lang w:val="en-CA"/>
              </w:rPr>
              <w:t>n</w:t>
            </w:r>
            <w:r w:rsidRPr="00B8606F">
              <w:rPr>
                <w:rFonts w:ascii="Calibri" w:eastAsia="MS Mincho" w:hAnsi="Calibri"/>
                <w:sz w:val="18"/>
                <w:szCs w:val="18"/>
                <w:lang w:val="en-CA"/>
              </w:rPr>
              <w:t>umericAge SHALL not be null.</w:t>
            </w:r>
          </w:p>
        </w:tc>
      </w:tr>
      <w:tr w:rsidR="001563D9" w:rsidRPr="00B8606F"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B8606F" w:rsidRDefault="004D1FB3" w:rsidP="00513449">
            <w:pPr>
              <w:spacing w:before="100" w:beforeAutospacing="1" w:after="100" w:afterAutospacing="1" w:line="230" w:lineRule="atLeast"/>
              <w:jc w:val="both"/>
              <w:rPr>
                <w:rStyle w:val="requri"/>
                <w:rFonts w:ascii="Calibri" w:eastAsia="MS Mincho" w:hAnsi="Calibri"/>
                <w:szCs w:val="18"/>
                <w:lang w:val="en-CA"/>
              </w:rPr>
            </w:pPr>
            <w:r w:rsidRPr="00B8606F">
              <w:rPr>
                <w:rStyle w:val="requri"/>
                <w:rFonts w:ascii="Calibri" w:hAnsi="Calibri"/>
                <w:szCs w:val="18"/>
                <w:lang w:val="en-CA"/>
              </w:rPr>
              <w:t>/req/gsml4-basic/plane-pol-dip-az-not-null</w:t>
            </w:r>
            <w:r w:rsidRPr="00B8606F">
              <w:rPr>
                <w:rStyle w:val="requri"/>
                <w:rFonts w:ascii="Calibri" w:eastAsia="MS Mincho" w:hAnsi="Calibri"/>
                <w:szCs w:val="18"/>
                <w:lang w:val="en-CA"/>
              </w:rPr>
              <w:t xml:space="preserve"> </w:t>
            </w:r>
          </w:p>
          <w:p w14:paraId="439359A0" w14:textId="39E2EE13" w:rsidR="001563D9" w:rsidRPr="00B8606F" w:rsidRDefault="004D1FB3" w:rsidP="00B8606F">
            <w:pPr>
              <w:spacing w:before="100" w:beforeAutospacing="1" w:after="100" w:afterAutospacing="1" w:line="230" w:lineRule="atLeast"/>
              <w:jc w:val="both"/>
              <w:rPr>
                <w:rFonts w:ascii="Calibri" w:eastAsia="MS Mincho" w:hAnsi="Calibri"/>
                <w:sz w:val="18"/>
                <w:szCs w:val="18"/>
                <w:lang w:val="en-CA"/>
              </w:rPr>
            </w:pPr>
            <w:r w:rsidRPr="00B8606F">
              <w:rPr>
                <w:rFonts w:ascii="Calibri" w:eastAsia="MS Mincho" w:hAnsi="Calibri"/>
                <w:sz w:val="18"/>
                <w:szCs w:val="18"/>
                <w:lang w:val="en-CA"/>
              </w:rPr>
              <w:t>At least one of polarity, azimuth or dip SHALL not be n</w:t>
            </w:r>
            <w:r w:rsidR="00B8606F">
              <w:rPr>
                <w:rFonts w:ascii="Calibri" w:eastAsia="MS Mincho" w:hAnsi="Calibri"/>
                <w:sz w:val="18"/>
                <w:szCs w:val="18"/>
                <w:lang w:val="en-CA"/>
              </w:rPr>
              <w:t>ul</w:t>
            </w:r>
            <w:r w:rsidRPr="00B8606F">
              <w:rPr>
                <w:rFonts w:ascii="Calibri" w:eastAsia="MS Mincho" w:hAnsi="Calibri"/>
                <w:sz w:val="18"/>
                <w:szCs w:val="18"/>
                <w:lang w:val="en-CA"/>
              </w:rPr>
              <w:t>l.</w:t>
            </w:r>
          </w:p>
        </w:tc>
      </w:tr>
      <w:tr w:rsidR="001563D9" w:rsidRPr="00B8606F"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0B88CD0E" w:rsidR="004D1FB3" w:rsidRPr="00B8606F" w:rsidRDefault="00D93B12"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/req/gsml4-basic/linear-trend</w:t>
            </w:r>
            <w:r w:rsidR="004D1FB3" w:rsidRPr="00B8606F">
              <w:rPr>
                <w:rStyle w:val="requri"/>
                <w:rFonts w:ascii="Calibri" w:hAnsi="Calibri"/>
                <w:szCs w:val="18"/>
                <w:lang w:val="en-CA"/>
              </w:rPr>
              <w:t xml:space="preserve">-plunge-not-null </w:t>
            </w:r>
          </w:p>
          <w:p w14:paraId="11F7F247" w14:textId="3D62CC03" w:rsidR="001563D9" w:rsidRPr="00B8606F" w:rsidRDefault="004D1FB3" w:rsidP="006E382A">
            <w:pPr>
              <w:spacing w:before="100" w:beforeAutospacing="1" w:after="100" w:afterAutospacing="1" w:line="230" w:lineRule="atLeast"/>
              <w:jc w:val="both"/>
              <w:rPr>
                <w:rStyle w:val="requri"/>
                <w:rFonts w:ascii="Calibri" w:hAnsi="Calibri"/>
                <w:szCs w:val="18"/>
                <w:lang w:val="en-CA"/>
              </w:rPr>
            </w:pPr>
            <w:r w:rsidRPr="00B8606F">
              <w:rPr>
                <w:rStyle w:val="reqtext"/>
                <w:rFonts w:ascii="Calibri" w:hAnsi="Calibri"/>
                <w:szCs w:val="18"/>
                <w:lang w:val="en-CA"/>
              </w:rPr>
              <w:t xml:space="preserve">At least one of plunge or trend SHALL </w:t>
            </w:r>
            <w:r w:rsidR="006E382A">
              <w:rPr>
                <w:rStyle w:val="reqtext"/>
                <w:rFonts w:ascii="Calibri" w:hAnsi="Calibri"/>
                <w:szCs w:val="18"/>
                <w:lang w:val="en-CA"/>
              </w:rPr>
              <w:t>not</w:t>
            </w:r>
            <w:r w:rsidRPr="00B8606F">
              <w:rPr>
                <w:rStyle w:val="reqtext"/>
                <w:rFonts w:ascii="Calibri" w:hAnsi="Calibri"/>
                <w:szCs w:val="18"/>
                <w:lang w:val="en-CA"/>
              </w:rPr>
              <w:t xml:space="preserve"> be n</w:t>
            </w:r>
            <w:r w:rsidR="00B8606F">
              <w:rPr>
                <w:rStyle w:val="reqtext"/>
                <w:rFonts w:ascii="Calibri" w:hAnsi="Calibri"/>
                <w:szCs w:val="18"/>
                <w:lang w:val="en-CA"/>
              </w:rPr>
              <w:t>ul</w:t>
            </w:r>
            <w:r w:rsidRPr="00B8606F">
              <w:rPr>
                <w:rStyle w:val="reqtext"/>
                <w:rFonts w:ascii="Calibri" w:hAnsi="Calibri"/>
                <w:szCs w:val="18"/>
                <w:lang w:val="en-CA"/>
              </w:rPr>
              <w:t>l.</w:t>
            </w:r>
          </w:p>
        </w:tc>
      </w:tr>
      <w:tr w:rsidR="001563D9" w:rsidRPr="00B8606F"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B8606F" w:rsidRDefault="001563D9"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16F794F2" w:rsidR="004D1FB3" w:rsidRPr="00B8606F" w:rsidRDefault="00DF0318" w:rsidP="00513449">
            <w:pPr>
              <w:spacing w:before="100" w:beforeAutospacing="1" w:after="100" w:afterAutospacing="1" w:line="230" w:lineRule="atLeast"/>
              <w:jc w:val="both"/>
              <w:rPr>
                <w:rStyle w:val="requri"/>
                <w:rFonts w:ascii="Calibri" w:hAnsi="Calibri"/>
                <w:szCs w:val="18"/>
                <w:lang w:val="en-CA"/>
              </w:rPr>
            </w:pPr>
            <w:r>
              <w:rPr>
                <w:rStyle w:val="requri"/>
                <w:rFonts w:ascii="Calibri" w:hAnsi="Calibri"/>
                <w:szCs w:val="18"/>
                <w:lang w:val="en-CA"/>
              </w:rPr>
              <w:t>/req/gsml4-basic/quantity-range-</w:t>
            </w:r>
            <w:r w:rsidR="004D1FB3" w:rsidRPr="00B8606F">
              <w:rPr>
                <w:rStyle w:val="requri"/>
                <w:rFonts w:ascii="Calibri" w:hAnsi="Calibri"/>
                <w:szCs w:val="18"/>
                <w:lang w:val="en-CA"/>
              </w:rPr>
              <w:t xml:space="preserve">order </w:t>
            </w:r>
          </w:p>
          <w:p w14:paraId="17729F8E" w14:textId="3AED37DC" w:rsidR="001563D9" w:rsidRPr="00B8606F" w:rsidRDefault="00FA4FE3" w:rsidP="00513449">
            <w:pPr>
              <w:spacing w:before="100" w:beforeAutospacing="1" w:after="100" w:afterAutospacing="1" w:line="230" w:lineRule="atLeast"/>
              <w:jc w:val="both"/>
              <w:rPr>
                <w:rStyle w:val="requri"/>
                <w:rFonts w:ascii="Calibri" w:hAnsi="Calibri"/>
                <w:szCs w:val="18"/>
                <w:lang w:val="en-CA"/>
              </w:rPr>
            </w:pPr>
            <w:r>
              <w:rPr>
                <w:rStyle w:val="reqtext"/>
                <w:rFonts w:ascii="Calibri" w:hAnsi="Calibri"/>
                <w:szCs w:val="18"/>
                <w:lang w:val="en-CA"/>
              </w:rPr>
              <w:t>The QuantityRange</w:t>
            </w:r>
            <w:r w:rsidR="004D1FB3" w:rsidRPr="00B8606F">
              <w:rPr>
                <w:rStyle w:val="reqtext"/>
                <w:rFonts w:ascii="Calibri" w:hAnsi="Calibri"/>
                <w:szCs w:val="18"/>
                <w:lang w:val="en-CA"/>
              </w:rPr>
              <w:t xml:space="preserve"> lowerValue SHALL be less</w:t>
            </w:r>
            <w:r w:rsidR="00DE425D" w:rsidRPr="00B8606F">
              <w:rPr>
                <w:rStyle w:val="reqtext"/>
                <w:rFonts w:ascii="Calibri" w:hAnsi="Calibri"/>
                <w:szCs w:val="18"/>
                <w:lang w:val="en-CA"/>
              </w:rPr>
              <w:t xml:space="preserve"> than</w:t>
            </w:r>
            <w:r w:rsidR="004D1FB3" w:rsidRPr="00B8606F">
              <w:rPr>
                <w:rStyle w:val="reqtext"/>
                <w:rFonts w:ascii="Calibri" w:hAnsi="Calibri"/>
                <w:szCs w:val="18"/>
                <w:lang w:val="en-CA"/>
              </w:rPr>
              <w:t xml:space="preserve"> </w:t>
            </w:r>
            <w:r w:rsidR="00DE425D" w:rsidRPr="00B8606F">
              <w:rPr>
                <w:rStyle w:val="reqtext"/>
                <w:rFonts w:ascii="Calibri" w:hAnsi="Calibri"/>
                <w:szCs w:val="18"/>
                <w:lang w:val="en-CA"/>
              </w:rPr>
              <w:t>or</w:t>
            </w:r>
            <w:r w:rsidR="004D1FB3" w:rsidRPr="00B8606F">
              <w:rPr>
                <w:rStyle w:val="reqtext"/>
                <w:rFonts w:ascii="Calibri" w:hAnsi="Calibri"/>
                <w:szCs w:val="18"/>
                <w:lang w:val="en-CA"/>
              </w:rPr>
              <w:t xml:space="preserve"> equal to </w:t>
            </w:r>
            <w:r w:rsidR="00DE425D" w:rsidRPr="00B8606F">
              <w:rPr>
                <w:rStyle w:val="reqtext"/>
                <w:rFonts w:ascii="Calibri" w:hAnsi="Calibri"/>
                <w:szCs w:val="18"/>
                <w:lang w:val="en-CA"/>
              </w:rPr>
              <w:t xml:space="preserve">the </w:t>
            </w:r>
            <w:r w:rsidR="006E382A">
              <w:rPr>
                <w:rStyle w:val="reqtext"/>
                <w:rFonts w:ascii="Calibri" w:hAnsi="Calibri"/>
                <w:szCs w:val="18"/>
                <w:lang w:val="en-CA"/>
              </w:rPr>
              <w:t>upperValue.</w:t>
            </w:r>
          </w:p>
        </w:tc>
      </w:tr>
      <w:tr w:rsidR="001563D9" w:rsidRPr="00B8606F"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B8606F" w:rsidRDefault="003F0D05" w:rsidP="00513449">
            <w:pPr>
              <w:spacing w:before="100" w:beforeAutospacing="1" w:after="100" w:afterAutospacing="1" w:line="230" w:lineRule="atLeast"/>
              <w:jc w:val="both"/>
              <w:rPr>
                <w:rFonts w:ascii="Calibri" w:eastAsia="MS Mincho" w:hAnsi="Calibri"/>
                <w:b/>
                <w:sz w:val="18"/>
                <w:szCs w:val="18"/>
                <w:lang w:val="en-CA"/>
              </w:rPr>
            </w:pPr>
            <w:r w:rsidRPr="00B8606F">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B8606F" w:rsidRDefault="004D1FB3" w:rsidP="00513449">
            <w:pPr>
              <w:spacing w:before="100" w:beforeAutospacing="1" w:after="100" w:afterAutospacing="1" w:line="230" w:lineRule="atLeast"/>
              <w:jc w:val="both"/>
              <w:rPr>
                <w:rStyle w:val="requri"/>
                <w:rFonts w:ascii="Calibri" w:hAnsi="Calibri"/>
                <w:szCs w:val="18"/>
                <w:lang w:val="en-CA"/>
              </w:rPr>
            </w:pPr>
            <w:r w:rsidRPr="00B8606F">
              <w:rPr>
                <w:rStyle w:val="requri"/>
                <w:rFonts w:ascii="Calibri" w:hAnsi="Calibri"/>
                <w:szCs w:val="18"/>
                <w:lang w:val="en-CA"/>
              </w:rPr>
              <w:t xml:space="preserve">/req/gsml4-basic/quantity-range-repeat </w:t>
            </w:r>
          </w:p>
          <w:p w14:paraId="09148636" w14:textId="29F236C2" w:rsidR="001563D9" w:rsidRPr="00B8606F" w:rsidRDefault="00FA4FE3">
            <w:pPr>
              <w:spacing w:before="100" w:beforeAutospacing="1" w:after="100" w:afterAutospacing="1" w:line="230" w:lineRule="atLeast"/>
              <w:jc w:val="both"/>
              <w:rPr>
                <w:rStyle w:val="requri"/>
                <w:rFonts w:ascii="Calibri" w:hAnsi="Calibri"/>
                <w:szCs w:val="18"/>
              </w:rPr>
            </w:pPr>
            <w:r>
              <w:rPr>
                <w:rStyle w:val="reqtext"/>
                <w:rFonts w:ascii="Calibri" w:hAnsi="Calibri"/>
                <w:szCs w:val="18"/>
                <w:lang w:val="en-CA"/>
              </w:rPr>
              <w:t>The QuantityRange’s v</w:t>
            </w:r>
            <w:r w:rsidR="004D1FB3" w:rsidRPr="00B8606F">
              <w:rPr>
                <w:rStyle w:val="reqtext"/>
                <w:rFonts w:ascii="Calibri" w:hAnsi="Calibri"/>
                <w:szCs w:val="18"/>
                <w:lang w:val="en-CA"/>
              </w:rPr>
              <w:t xml:space="preserve">alue[0] SHALL provide the same value as lowerValue and value[1] </w:t>
            </w:r>
            <w:r w:rsidR="001F2343" w:rsidRPr="00B8606F">
              <w:rPr>
                <w:rStyle w:val="reqtext"/>
                <w:rFonts w:ascii="Calibri" w:hAnsi="Calibri"/>
                <w:szCs w:val="18"/>
                <w:lang w:val="en-CA"/>
              </w:rPr>
              <w:t>SHALL provide</w:t>
            </w:r>
            <w:r w:rsidR="004D1FB3" w:rsidRPr="00B8606F">
              <w:rPr>
                <w:rStyle w:val="reqtext"/>
                <w:rFonts w:ascii="Calibri" w:hAnsi="Calibri"/>
                <w:szCs w:val="18"/>
                <w:lang w:val="en-CA"/>
              </w:rPr>
              <w:t xml:space="preserve"> the same</w:t>
            </w:r>
            <w:r w:rsidR="001F2343" w:rsidRPr="00B8606F">
              <w:rPr>
                <w:rStyle w:val="reqtext"/>
                <w:rFonts w:ascii="Calibri" w:hAnsi="Calibri"/>
                <w:szCs w:val="18"/>
                <w:lang w:val="en-CA"/>
              </w:rPr>
              <w:t xml:space="preserve"> value</w:t>
            </w:r>
            <w:r w:rsidR="004D1FB3" w:rsidRPr="00B8606F">
              <w:rPr>
                <w:rStyle w:val="reqtext"/>
                <w:rFonts w:ascii="Calibri" w:hAnsi="Calibri"/>
                <w:szCs w:val="18"/>
                <w:lang w:val="en-CA"/>
              </w:rPr>
              <w:t xml:space="preserve"> as upperValue.</w:t>
            </w:r>
          </w:p>
        </w:tc>
      </w:tr>
    </w:tbl>
    <w:p w14:paraId="178C6037" w14:textId="77777777" w:rsidR="001563D9" w:rsidRPr="00C447A2" w:rsidRDefault="001563D9" w:rsidP="00355CAB"/>
    <w:p w14:paraId="65D82287" w14:textId="6F56AECF"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865F5F">
        <w:rPr>
          <w:lang w:val="en-CA"/>
        </w:rPr>
        <w:t>.</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sidR="002B564B">
        <w:rPr>
          <w:lang w:val="en-CA"/>
        </w:rPr>
        <w:t xml:space="preserve">the </w:t>
      </w:r>
      <w:r>
        <w:rPr>
          <w:lang w:val="en-CA"/>
        </w:rPr>
        <w:t>INSPIRE geological theme</w:t>
      </w:r>
      <w:r w:rsidR="002B564B">
        <w:rPr>
          <w:lang w:val="en-CA"/>
        </w:rPr>
        <w:t xml:space="preserve"> specification</w:t>
      </w:r>
      <w:r w:rsidR="005E0F6A">
        <w:rPr>
          <w:lang w:val="en-CA"/>
        </w:rPr>
        <w:t xml:space="preserve"> [</w:t>
      </w:r>
      <w:r w:rsidR="005E0F6A">
        <w:rPr>
          <w:lang w:val="en-CA"/>
        </w:rPr>
        <w:fldChar w:fldCharType="begin"/>
      </w:r>
      <w:r w:rsidR="005E0F6A">
        <w:rPr>
          <w:lang w:val="en-CA"/>
        </w:rPr>
        <w:instrText xml:space="preserve"> REF _Ref458065145 \n \h </w:instrText>
      </w:r>
      <w:r w:rsidR="005E0F6A">
        <w:rPr>
          <w:lang w:val="en-CA"/>
        </w:rPr>
      </w:r>
      <w:r w:rsidR="005E0F6A">
        <w:rPr>
          <w:lang w:val="en-CA"/>
        </w:rPr>
        <w:fldChar w:fldCharType="separate"/>
      </w:r>
      <w:r w:rsidR="00AD44BE">
        <w:rPr>
          <w:lang w:val="en-CA"/>
        </w:rPr>
        <w:t>8</w:t>
      </w:r>
      <w:r w:rsidR="005E0F6A">
        <w:rPr>
          <w:lang w:val="en-CA"/>
        </w:rPr>
        <w:fldChar w:fldCharType="end"/>
      </w:r>
      <w:r w:rsidR="005E0F6A">
        <w:rPr>
          <w:lang w:val="en-CA"/>
        </w:rPr>
        <w:t>]</w:t>
      </w:r>
      <w:r w:rsidR="009E67D9">
        <w:rPr>
          <w:lang w:val="en-CA"/>
        </w:rPr>
        <w:t>.</w:t>
      </w:r>
    </w:p>
    <w:p w14:paraId="40081889" w14:textId="18A467A8" w:rsidR="008A1AF4" w:rsidRDefault="008A1AF4" w:rsidP="008A1AF4">
      <w:pPr>
        <w:keepNext/>
        <w:rPr>
          <w:noProof/>
          <w:lang w:val="en-CA" w:eastAsia="en-CA"/>
        </w:rPr>
      </w:pPr>
    </w:p>
    <w:p w14:paraId="762C7586" w14:textId="77777777" w:rsidR="006E382A" w:rsidRDefault="0007548F" w:rsidP="006E382A">
      <w:pPr>
        <w:keepNext/>
        <w:jc w:val="center"/>
        <w:rPr>
          <w:b/>
          <w:sz w:val="18"/>
          <w:szCs w:val="18"/>
        </w:rPr>
      </w:pPr>
      <w:r>
        <w:rPr>
          <w:noProof/>
          <w:lang w:val="en-AU" w:eastAsia="en-AU"/>
        </w:rPr>
        <w:drawing>
          <wp:inline distT="0" distB="0" distL="0" distR="0" wp14:anchorId="5E05A0B8" wp14:editId="1135B875">
            <wp:extent cx="5486400" cy="416326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63269"/>
                    </a:xfrm>
                    <a:prstGeom prst="rect">
                      <a:avLst/>
                    </a:prstGeom>
                    <a:noFill/>
                    <a:ln>
                      <a:noFill/>
                    </a:ln>
                  </pic:spPr>
                </pic:pic>
              </a:graphicData>
            </a:graphic>
          </wp:inline>
        </w:drawing>
      </w:r>
    </w:p>
    <w:p w14:paraId="701D18A2" w14:textId="0432D438" w:rsidR="000E3D9B" w:rsidRPr="006E382A" w:rsidRDefault="000E3D9B" w:rsidP="006E382A">
      <w:pPr>
        <w:keepNext/>
        <w:spacing w:after="360"/>
        <w:jc w:val="center"/>
        <w:rPr>
          <w:b/>
          <w:sz w:val="18"/>
          <w:szCs w:val="18"/>
        </w:rPr>
      </w:pPr>
      <w:r w:rsidRPr="006E382A">
        <w:rPr>
          <w:b/>
          <w:sz w:val="18"/>
          <w:szCs w:val="18"/>
        </w:rPr>
        <w:t xml:space="preserve">Figure </w:t>
      </w:r>
      <w:r w:rsidRPr="006E382A">
        <w:rPr>
          <w:b/>
          <w:sz w:val="18"/>
          <w:szCs w:val="18"/>
        </w:rPr>
        <w:fldChar w:fldCharType="begin"/>
      </w:r>
      <w:r w:rsidRPr="006E382A">
        <w:rPr>
          <w:b/>
          <w:sz w:val="18"/>
          <w:szCs w:val="18"/>
        </w:rPr>
        <w:instrText xml:space="preserve"> SEQ Figure \* ARABIC </w:instrText>
      </w:r>
      <w:r w:rsidRPr="006E382A">
        <w:rPr>
          <w:b/>
          <w:sz w:val="18"/>
          <w:szCs w:val="18"/>
        </w:rPr>
        <w:fldChar w:fldCharType="separate"/>
      </w:r>
      <w:r w:rsidR="00AD44BE" w:rsidRPr="006E382A">
        <w:rPr>
          <w:b/>
          <w:noProof/>
          <w:sz w:val="18"/>
          <w:szCs w:val="18"/>
        </w:rPr>
        <w:t>10</w:t>
      </w:r>
      <w:r w:rsidRPr="006E382A">
        <w:rPr>
          <w:b/>
          <w:sz w:val="18"/>
          <w:szCs w:val="18"/>
        </w:rPr>
        <w:fldChar w:fldCharType="end"/>
      </w:r>
      <w:del w:id="255" w:author="Ollie Raymond" w:date="2016-08-08T18:05:00Z">
        <w:r w:rsidR="006E382A" w:rsidDel="0008257A">
          <w:rPr>
            <w:b/>
            <w:sz w:val="18"/>
            <w:szCs w:val="18"/>
          </w:rPr>
          <w:delText>.</w:delText>
        </w:r>
      </w:del>
      <w:ins w:id="256" w:author="Ollie Raymond" w:date="2016-08-08T18:05:00Z">
        <w:r w:rsidR="0008257A">
          <w:rPr>
            <w:b/>
            <w:sz w:val="18"/>
            <w:szCs w:val="18"/>
          </w:rPr>
          <w:t xml:space="preserve"> -</w:t>
        </w:r>
      </w:ins>
      <w:del w:id="257" w:author="Ollie Raymond" w:date="2016-08-08T18:05:00Z">
        <w:r w:rsidRPr="006E382A" w:rsidDel="0008257A">
          <w:rPr>
            <w:b/>
            <w:sz w:val="18"/>
            <w:szCs w:val="18"/>
          </w:rPr>
          <w:delText xml:space="preserve"> </w:delText>
        </w:r>
      </w:del>
      <w:r w:rsidR="006E382A">
        <w:rPr>
          <w:b/>
          <w:sz w:val="18"/>
          <w:szCs w:val="18"/>
        </w:rPr>
        <w:t xml:space="preserve"> </w:t>
      </w:r>
      <w:r w:rsidRPr="006E382A">
        <w:rPr>
          <w:b/>
          <w:sz w:val="18"/>
          <w:szCs w:val="18"/>
        </w:rPr>
        <w:t>GeoSciML Basic dependencies</w:t>
      </w:r>
      <w:r w:rsidR="00BF2A41" w:rsidRPr="006E382A">
        <w:rPr>
          <w:b/>
          <w:sz w:val="18"/>
          <w:szCs w:val="18"/>
        </w:rPr>
        <w:t>.</w:t>
      </w:r>
    </w:p>
    <w:p w14:paraId="4D25A90E" w14:textId="5F8293DE" w:rsidR="003E1755" w:rsidRDefault="00856F51" w:rsidP="006E382A">
      <w:pPr>
        <w:pStyle w:val="Heading3"/>
        <w:spacing w:after="240"/>
        <w:rPr>
          <w:lang w:val="en-CA"/>
        </w:rPr>
      </w:pPr>
      <w:bookmarkStart w:id="258" w:name="BKM_3984A24A_BE4B_45BE_838C_7F640CC5FF3F"/>
      <w:bookmarkStart w:id="259" w:name="BKM_54F8D6E7_019E_4198_A5F7_8396FC39C316"/>
      <w:bookmarkStart w:id="260" w:name="BKM_FF60F6A1_68A6_4CC7_A4D7_1484826F284D"/>
      <w:bookmarkStart w:id="261" w:name="BKM_F6F26F14_293C_49D0_A8BA_E7C8B18052A4"/>
      <w:bookmarkStart w:id="262" w:name="BKM_BFF13014_D294_4162_870D_8C389253B42F"/>
      <w:bookmarkStart w:id="263" w:name="BKM_5E0576AE_899E_4630_AE79_247020186922"/>
      <w:bookmarkStart w:id="264" w:name="BKM_F1BB51E9_D13E_42AE_BE59_3E8556BDCA72"/>
      <w:bookmarkStart w:id="265" w:name="BKM_C0A3056D_FA18_4027_BE04_0AFA3C2B5BD7"/>
      <w:bookmarkStart w:id="266" w:name="BKM_ADC178F9_ED86_418A_BFAF_BD9ADC797FBD"/>
      <w:bookmarkStart w:id="267" w:name="BKM_8E1E3CAB_4A91_4093_A75E_AEF4FCA7FA5B"/>
      <w:bookmarkStart w:id="268" w:name="BKM_64F0A908_3403_4D0B_88AD_EE7134C39157"/>
      <w:bookmarkStart w:id="269" w:name="BKM_F047E096_3391_4C83_A31D_8616A9B842C5"/>
      <w:bookmarkStart w:id="270" w:name="BKM_DA68D8E9_7B0C_48EF_8619_7221101DC5F1"/>
      <w:bookmarkStart w:id="271" w:name="_Toc458154217"/>
      <w:bookmarkEnd w:id="258"/>
      <w:bookmarkEnd w:id="259"/>
      <w:bookmarkEnd w:id="260"/>
      <w:bookmarkEnd w:id="261"/>
      <w:bookmarkEnd w:id="262"/>
      <w:bookmarkEnd w:id="263"/>
      <w:bookmarkEnd w:id="264"/>
      <w:bookmarkEnd w:id="265"/>
      <w:bookmarkEnd w:id="266"/>
      <w:bookmarkEnd w:id="267"/>
      <w:bookmarkEnd w:id="268"/>
      <w:bookmarkEnd w:id="269"/>
      <w:bookmarkEnd w:id="270"/>
      <w:r>
        <w:rPr>
          <w:lang w:val="en-CA"/>
        </w:rPr>
        <w:t xml:space="preserve">Geology </w:t>
      </w:r>
      <w:r w:rsidR="006619B2">
        <w:rPr>
          <w:lang w:val="en-CA"/>
        </w:rPr>
        <w:t>B</w:t>
      </w:r>
      <w:r>
        <w:rPr>
          <w:lang w:val="en-CA"/>
        </w:rPr>
        <w:t>asic</w:t>
      </w:r>
      <w:bookmarkEnd w:id="271"/>
    </w:p>
    <w:p w14:paraId="5E592361" w14:textId="365E9A7E" w:rsidR="00523B00" w:rsidRDefault="006E382A" w:rsidP="00355CAB">
      <w:pPr>
        <w:rPr>
          <w:lang w:val="en-CA"/>
        </w:rPr>
      </w:pPr>
      <w:r>
        <w:rPr>
          <w:lang w:val="en-CA"/>
        </w:rPr>
        <w:t>Geo</w:t>
      </w:r>
      <w:r w:rsidR="00905B3C">
        <w:rPr>
          <w:lang w:val="en-CA"/>
        </w:rPr>
        <w:t>logy</w:t>
      </w:r>
      <w:r w:rsidR="00E3407C">
        <w:rPr>
          <w:lang w:val="en-CA"/>
        </w:rPr>
        <w:t>Basic is a</w:t>
      </w:r>
      <w:r w:rsidR="00E3407C" w:rsidRPr="00E3407C">
        <w:rPr>
          <w:lang w:val="en-CA"/>
        </w:rPr>
        <w:t xml:space="preserve"> package of classes representing fundamental geological map features and the relations between them.</w:t>
      </w:r>
      <w:r w:rsidR="00E3407C">
        <w:rPr>
          <w:lang w:val="en-CA"/>
        </w:rPr>
        <w:t xml:space="preserve">  GeoSciML describes a geologic dataset as a series of </w:t>
      </w:r>
      <w:r w:rsidR="00E3407C" w:rsidRPr="00491ED2">
        <w:rPr>
          <w:rStyle w:val="Entity"/>
        </w:rPr>
        <w:t>GeologicFeature</w:t>
      </w:r>
      <w:r w:rsidR="00E3407C">
        <w:rPr>
          <w:lang w:val="en-CA"/>
        </w:rPr>
        <w:t xml:space="preserve"> occurrences, spatially </w:t>
      </w:r>
      <w:r w:rsidR="00BA27D0">
        <w:rPr>
          <w:lang w:val="en-CA"/>
        </w:rPr>
        <w:t xml:space="preserve">represented </w:t>
      </w:r>
      <w:r w:rsidR="00E3407C">
        <w:rPr>
          <w:lang w:val="en-CA"/>
        </w:rPr>
        <w:t xml:space="preserve">as </w:t>
      </w:r>
      <w:r w:rsidR="00E3407C" w:rsidRPr="00491ED2">
        <w:rPr>
          <w:rStyle w:val="Entity"/>
        </w:rPr>
        <w:t>MappedFeature</w:t>
      </w:r>
      <w:r w:rsidR="00E3407C">
        <w:rPr>
          <w:lang w:val="en-CA"/>
        </w:rPr>
        <w:t xml:space="preserve">.  A map is a collection of </w:t>
      </w:r>
      <w:r w:rsidR="00E3407C" w:rsidRPr="00491ED2">
        <w:rPr>
          <w:rStyle w:val="Entity"/>
        </w:rPr>
        <w:t>MappedFeature</w:t>
      </w:r>
      <w:r w:rsidR="000E100B" w:rsidRPr="00491ED2">
        <w:rPr>
          <w:rStyle w:val="Entity"/>
        </w:rPr>
        <w:t>s</w:t>
      </w:r>
      <w:r w:rsidR="00E3407C">
        <w:rPr>
          <w:lang w:val="en-CA"/>
        </w:rPr>
        <w:t xml:space="preserve">.  The term “map”, </w:t>
      </w:r>
      <w:r>
        <w:rPr>
          <w:lang w:val="en-CA"/>
        </w:rPr>
        <w:t>typically</w:t>
      </w:r>
      <w:r w:rsidR="00E3407C">
        <w:rPr>
          <w:lang w:val="en-CA"/>
        </w:rPr>
        <w:t xml:space="preserve"> understood as a map sheet (a given area on the surface of the earth)</w:t>
      </w:r>
      <w:r w:rsidR="000E100B">
        <w:rPr>
          <w:lang w:val="en-CA"/>
        </w:rPr>
        <w:t>,</w:t>
      </w:r>
      <w:r w:rsidR="00E3407C">
        <w:rPr>
          <w:lang w:val="en-CA"/>
        </w:rPr>
        <w:t xml:space="preserve"> is only one possible collection</w:t>
      </w:r>
      <w:r w:rsidR="000E100B">
        <w:rPr>
          <w:lang w:val="en-CA"/>
        </w:rPr>
        <w:t xml:space="preserve"> </w:t>
      </w:r>
      <w:r w:rsidR="00E3407C">
        <w:rPr>
          <w:lang w:val="en-CA"/>
        </w:rPr>
        <w:t xml:space="preserve">of </w:t>
      </w:r>
      <w:r w:rsidR="00E3407C" w:rsidRPr="00491ED2">
        <w:rPr>
          <w:rStyle w:val="Entity"/>
        </w:rPr>
        <w:t>MappedFeature</w:t>
      </w:r>
      <w:r w:rsidR="000E100B" w:rsidRPr="00491ED2">
        <w:rPr>
          <w:rStyle w:val="Entity"/>
        </w:rPr>
        <w:t>s</w:t>
      </w:r>
      <w:r w:rsidR="00E3407C">
        <w:rPr>
          <w:lang w:val="en-CA"/>
        </w:rPr>
        <w:t xml:space="preserve">.  Other examples are </w:t>
      </w:r>
      <w:r w:rsidR="00523B00">
        <w:rPr>
          <w:lang w:val="en-CA"/>
        </w:rPr>
        <w:t>cross-sections, block diagram</w:t>
      </w:r>
      <w:r w:rsidR="00BA27D0">
        <w:rPr>
          <w:lang w:val="en-CA"/>
        </w:rPr>
        <w:t>s</w:t>
      </w:r>
      <w:r w:rsidR="005E0F6A">
        <w:rPr>
          <w:lang w:val="en-CA"/>
        </w:rPr>
        <w:t xml:space="preserve">, </w:t>
      </w:r>
      <w:r>
        <w:rPr>
          <w:lang w:val="en-CA"/>
        </w:rPr>
        <w:t>and</w:t>
      </w:r>
      <w:r w:rsidR="005E0F6A">
        <w:rPr>
          <w:lang w:val="en-CA"/>
        </w:rPr>
        <w:t xml:space="preserve"> even </w:t>
      </w:r>
      <w:r w:rsidR="00523B00">
        <w:rPr>
          <w:lang w:val="en-CA"/>
        </w:rPr>
        <w:t>borehole log</w:t>
      </w:r>
      <w:r w:rsidR="00BA27D0">
        <w:rPr>
          <w:lang w:val="en-CA"/>
        </w:rPr>
        <w:t>s</w:t>
      </w:r>
      <w:r w:rsidR="00523B00">
        <w:rPr>
          <w:lang w:val="en-CA"/>
        </w:rPr>
        <w:t xml:space="preserve"> (a linear map).</w:t>
      </w:r>
      <w:r w:rsidR="009C2685">
        <w:rPr>
          <w:lang w:val="en-CA"/>
        </w:rPr>
        <w:t xml:space="preserve">  </w:t>
      </w:r>
      <w:r w:rsidR="009C2685" w:rsidRPr="00491ED2">
        <w:rPr>
          <w:rStyle w:val="Entity"/>
        </w:rPr>
        <w:t>MappedFeature</w:t>
      </w:r>
      <w:r w:rsidR="009C2685">
        <w:rPr>
          <w:lang w:val="en-CA"/>
        </w:rPr>
        <w:t xml:space="preserve"> can represent any features</w:t>
      </w:r>
      <w:r w:rsidR="004D34D6">
        <w:rPr>
          <w:lang w:val="en-CA"/>
        </w:rPr>
        <w:t xml:space="preserve"> and</w:t>
      </w:r>
      <w:r w:rsidR="009C2685">
        <w:rPr>
          <w:lang w:val="en-CA"/>
        </w:rPr>
        <w:t xml:space="preserve"> </w:t>
      </w:r>
      <w:r w:rsidR="009C2685" w:rsidRPr="00491ED2">
        <w:rPr>
          <w:rStyle w:val="Entity"/>
        </w:rPr>
        <w:t>GeologicFeatures</w:t>
      </w:r>
      <w:r w:rsidR="009C2685">
        <w:rPr>
          <w:lang w:val="en-CA"/>
        </w:rPr>
        <w:t xml:space="preserve"> are </w:t>
      </w:r>
      <w:r w:rsidR="0073072D">
        <w:rPr>
          <w:lang w:val="en-CA"/>
        </w:rPr>
        <w:t>one of the kinds of</w:t>
      </w:r>
      <w:r w:rsidR="00372D01">
        <w:rPr>
          <w:lang w:val="en-CA"/>
        </w:rPr>
        <w:t xml:space="preserve"> </w:t>
      </w:r>
      <w:r w:rsidR="009C2685">
        <w:rPr>
          <w:lang w:val="en-CA"/>
        </w:rPr>
        <w:t xml:space="preserve">features it can represent.  A </w:t>
      </w:r>
      <w:r w:rsidR="009C2685" w:rsidRPr="00491ED2">
        <w:rPr>
          <w:rStyle w:val="Entity"/>
        </w:rPr>
        <w:t>MappedFeature</w:t>
      </w:r>
      <w:r w:rsidR="009C2685">
        <w:rPr>
          <w:lang w:val="en-CA"/>
        </w:rPr>
        <w:t xml:space="preserve"> identifies what it represents using its “specification” association.</w:t>
      </w:r>
      <w:r w:rsidR="00044F45">
        <w:rPr>
          <w:lang w:val="en-CA"/>
        </w:rPr>
        <w:t xml:space="preserve">  </w:t>
      </w:r>
    </w:p>
    <w:p w14:paraId="21D36523" w14:textId="16516CA1"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AD44BE">
        <w:t xml:space="preserve">Figure </w:t>
      </w:r>
      <w:r w:rsidR="00AD44BE">
        <w:rPr>
          <w:noProof/>
        </w:rPr>
        <w:t>11</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 xml:space="preserve">relationships between a </w:t>
      </w:r>
      <w:r w:rsidR="00523B00" w:rsidRPr="00491ED2">
        <w:rPr>
          <w:rStyle w:val="Entity"/>
        </w:rPr>
        <w:t>MappedFeature</w:t>
      </w:r>
      <w:r w:rsidR="00523B00">
        <w:rPr>
          <w:lang w:val="en-CA"/>
        </w:rPr>
        <w:t xml:space="preserve"> and the </w:t>
      </w:r>
      <w:r w:rsidR="00523B00" w:rsidRPr="00491ED2">
        <w:rPr>
          <w:rStyle w:val="Entity"/>
        </w:rPr>
        <w:t>GeologicFeature</w:t>
      </w:r>
      <w:r w:rsidR="00523B00">
        <w:rPr>
          <w:lang w:val="en-CA"/>
        </w:rPr>
        <w:t>.</w:t>
      </w:r>
      <w:r>
        <w:rPr>
          <w:lang w:val="en-CA"/>
        </w:rPr>
        <w:t xml:space="preserve">  </w:t>
      </w:r>
      <w:r w:rsidR="00905B3C" w:rsidRPr="00491ED2">
        <w:rPr>
          <w:rStyle w:val="Entity"/>
        </w:rPr>
        <w:t>GeologicFeature</w:t>
      </w:r>
      <w:r w:rsidR="00905B3C">
        <w:t xml:space="preserve"> is</w:t>
      </w:r>
      <w:r w:rsidR="00905B3C">
        <w:t xml:space="preserve"> further subtyped into </w:t>
      </w:r>
      <w:r w:rsidR="00905B3C" w:rsidRPr="00491ED2">
        <w:rPr>
          <w:rStyle w:val="Entity"/>
        </w:rPr>
        <w:t>GeologicUnit</w:t>
      </w:r>
      <w:r w:rsidR="00905B3C">
        <w:t xml:space="preserve">, </w:t>
      </w:r>
      <w:r w:rsidR="00905B3C" w:rsidRPr="00491ED2">
        <w:rPr>
          <w:rStyle w:val="Entity"/>
        </w:rPr>
        <w:t>GeologicStructure</w:t>
      </w:r>
      <w:r w:rsidR="00905B3C">
        <w:t xml:space="preserve">, </w:t>
      </w:r>
      <w:r w:rsidR="00905B3C" w:rsidRPr="00491ED2">
        <w:rPr>
          <w:rStyle w:val="Entity"/>
        </w:rPr>
        <w:t>GeomorphologicFeature</w:t>
      </w:r>
      <w:r w:rsidR="00905B3C">
        <w:t xml:space="preserve"> and </w:t>
      </w:r>
      <w:r w:rsidR="00905B3C" w:rsidRPr="00491ED2">
        <w:rPr>
          <w:rStyle w:val="Entity"/>
        </w:rPr>
        <w:t>GeologicEvent</w:t>
      </w:r>
      <w:r w:rsidR="00905B3C">
        <w:t>.</w:t>
      </w:r>
    </w:p>
    <w:p w14:paraId="52FFBB2B" w14:textId="2B2FF6E2" w:rsidR="00523B00" w:rsidRDefault="00F658C5" w:rsidP="00905B3C">
      <w:pPr>
        <w:keepNext/>
        <w:ind w:left="-851"/>
        <w:jc w:val="center"/>
      </w:pPr>
      <w:r>
        <w:rPr>
          <w:noProof/>
          <w:lang w:val="en-AU" w:eastAsia="en-AU"/>
        </w:rPr>
        <w:lastRenderedPageBreak/>
        <w:drawing>
          <wp:inline distT="0" distB="0" distL="0" distR="0" wp14:anchorId="3DDD8EA3" wp14:editId="3C6A43A6">
            <wp:extent cx="6715125" cy="40828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6035" cy="4089523"/>
                    </a:xfrm>
                    <a:prstGeom prst="rect">
                      <a:avLst/>
                    </a:prstGeom>
                    <a:noFill/>
                    <a:ln>
                      <a:noFill/>
                    </a:ln>
                  </pic:spPr>
                </pic:pic>
              </a:graphicData>
            </a:graphic>
          </wp:inline>
        </w:drawing>
      </w:r>
    </w:p>
    <w:p w14:paraId="24FB8F26" w14:textId="2D042257" w:rsidR="00523B00" w:rsidRPr="00905B3C" w:rsidRDefault="00523B00" w:rsidP="00905B3C">
      <w:pPr>
        <w:pStyle w:val="Caption"/>
        <w:spacing w:after="360"/>
        <w:jc w:val="center"/>
        <w:rPr>
          <w:color w:val="000000" w:themeColor="text1"/>
        </w:rPr>
      </w:pPr>
      <w:bookmarkStart w:id="272" w:name="_Ref439843623"/>
      <w:r w:rsidRPr="00905B3C">
        <w:rPr>
          <w:color w:val="000000" w:themeColor="text1"/>
        </w:rPr>
        <w:t xml:space="preserve">Figure </w:t>
      </w:r>
      <w:r w:rsidRPr="00905B3C">
        <w:rPr>
          <w:color w:val="000000" w:themeColor="text1"/>
        </w:rPr>
        <w:fldChar w:fldCharType="begin"/>
      </w:r>
      <w:r w:rsidRPr="00905B3C">
        <w:rPr>
          <w:color w:val="000000" w:themeColor="text1"/>
        </w:rPr>
        <w:instrText xml:space="preserve"> SEQ Figure \* ARABIC </w:instrText>
      </w:r>
      <w:r w:rsidRPr="00905B3C">
        <w:rPr>
          <w:color w:val="000000" w:themeColor="text1"/>
        </w:rPr>
        <w:fldChar w:fldCharType="separate"/>
      </w:r>
      <w:r w:rsidR="00AD44BE" w:rsidRPr="00905B3C">
        <w:rPr>
          <w:noProof/>
          <w:color w:val="000000" w:themeColor="text1"/>
        </w:rPr>
        <w:t>11</w:t>
      </w:r>
      <w:r w:rsidRPr="00905B3C">
        <w:rPr>
          <w:color w:val="000000" w:themeColor="text1"/>
        </w:rPr>
        <w:fldChar w:fldCharType="end"/>
      </w:r>
      <w:bookmarkEnd w:id="272"/>
      <w:ins w:id="273" w:author="Ollie Raymond" w:date="2016-08-08T18:06:00Z">
        <w:r w:rsidR="0008257A">
          <w:rPr>
            <w:color w:val="000000" w:themeColor="text1"/>
          </w:rPr>
          <w:t xml:space="preserve"> -</w:t>
        </w:r>
      </w:ins>
      <w:r w:rsidRPr="00905B3C">
        <w:rPr>
          <w:color w:val="000000" w:themeColor="text1"/>
        </w:rPr>
        <w:t xml:space="preserve"> Geologic Feature and MappedFeature</w:t>
      </w:r>
      <w:r w:rsidR="00BF2A41" w:rsidRPr="00905B3C">
        <w:rPr>
          <w:color w:val="000000" w:themeColor="text1"/>
        </w:rPr>
        <w:t>.</w:t>
      </w:r>
    </w:p>
    <w:p w14:paraId="2B5A641E" w14:textId="77777777" w:rsidR="001050D1" w:rsidRDefault="001050D1" w:rsidP="001117EA">
      <w:pPr>
        <w:pStyle w:val="Heading4"/>
        <w:spacing w:after="120"/>
      </w:pPr>
      <w:r>
        <w:t>GeologicFeature</w:t>
      </w:r>
    </w:p>
    <w:p w14:paraId="68111B3F" w14:textId="1EEF05AC" w:rsidR="00044F45" w:rsidRDefault="00ED2525" w:rsidP="00044F45">
      <w:pPr>
        <w:rPr>
          <w:lang w:val="en-CA"/>
        </w:rPr>
      </w:pPr>
      <w:r>
        <w:t xml:space="preserve">The abstract </w:t>
      </w:r>
      <w:r w:rsidRPr="00491ED2">
        <w:rPr>
          <w:rStyle w:val="Entity"/>
        </w:rPr>
        <w:t>GeologicFeature</w:t>
      </w:r>
      <w:r>
        <w:t xml:space="preserve"> class represents a conceptual feature that is hypothesized to exist coherently in the world.  It corresponds with a "legend item" from a traditional geologic map and its instance acts as the "description package".  The description package is classified </w:t>
      </w:r>
      <w:r w:rsidR="00905B3C">
        <w:t>according to its intended purpose as a</w:t>
      </w:r>
      <w:r>
        <w:t xml:space="preserv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sidRPr="00491ED2">
        <w:rPr>
          <w:rStyle w:val="Entity"/>
        </w:rPr>
        <w:t>GeologicFeature</w:t>
      </w:r>
      <w:r w:rsidR="00044F45">
        <w:rPr>
          <w:lang w:val="en-CA"/>
        </w:rPr>
        <w:t xml:space="preserve"> can be used outside the context of a map (it can lack a </w:t>
      </w:r>
      <w:r w:rsidR="00044F45" w:rsidRPr="00491ED2">
        <w:rPr>
          <w:rStyle w:val="Entity"/>
        </w:rPr>
        <w:t>MappedFeature</w:t>
      </w:r>
      <w:r w:rsidR="00044F45">
        <w:rPr>
          <w:lang w:val="en-CA"/>
        </w:rPr>
        <w:t xml:space="preserve">), for example when describing typical norms (describing expected property from a feature) or defining norms (describing properties required from a feature to be classifying in a group, such as given geologic unit).  </w:t>
      </w:r>
      <w:r w:rsidR="0073072D">
        <w:rPr>
          <w:lang w:val="en-CA"/>
        </w:rPr>
        <w:t xml:space="preserve">A </w:t>
      </w:r>
      <w:r w:rsidR="00044F45" w:rsidRPr="00491ED2">
        <w:rPr>
          <w:rStyle w:val="Entity"/>
        </w:rPr>
        <w:t>GeologicFeature</w:t>
      </w:r>
      <w:r w:rsidR="00044F45">
        <w:rPr>
          <w:lang w:val="en-CA"/>
        </w:rPr>
        <w:t xml:space="preserve"> appearing on a map is considered as an “instance”.</w:t>
      </w:r>
    </w:p>
    <w:p w14:paraId="45BF8A1F" w14:textId="77777777" w:rsidR="00ED2525" w:rsidRDefault="00ED2525" w:rsidP="00ED2525"/>
    <w:p w14:paraId="4EDD0665" w14:textId="04A6B206" w:rsidR="001D79AD" w:rsidRDefault="00441148" w:rsidP="00905B3C">
      <w:pPr>
        <w:keepNext/>
        <w:ind w:left="-993"/>
        <w:jc w:val="center"/>
      </w:pPr>
      <w:r>
        <w:rPr>
          <w:noProof/>
          <w:lang w:val="en-AU" w:eastAsia="en-AU"/>
        </w:rPr>
        <w:lastRenderedPageBreak/>
        <w:drawing>
          <wp:inline distT="0" distB="0" distL="0" distR="0" wp14:anchorId="708D1F32" wp14:editId="6EE72587">
            <wp:extent cx="6694708" cy="3705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4708" cy="3705225"/>
                    </a:xfrm>
                    <a:prstGeom prst="rect">
                      <a:avLst/>
                    </a:prstGeom>
                    <a:noFill/>
                    <a:ln>
                      <a:noFill/>
                    </a:ln>
                  </pic:spPr>
                </pic:pic>
              </a:graphicData>
            </a:graphic>
          </wp:inline>
        </w:drawing>
      </w:r>
    </w:p>
    <w:p w14:paraId="4E13E83C" w14:textId="12A62DB6" w:rsidR="001D79AD" w:rsidRPr="00905B3C" w:rsidRDefault="001D79AD" w:rsidP="00905B3C">
      <w:pPr>
        <w:pStyle w:val="Caption"/>
        <w:spacing w:after="360"/>
        <w:jc w:val="center"/>
        <w:rPr>
          <w:color w:val="000000" w:themeColor="text1"/>
        </w:rPr>
      </w:pPr>
      <w:r w:rsidRPr="00905B3C">
        <w:rPr>
          <w:color w:val="000000" w:themeColor="text1"/>
        </w:rPr>
        <w:t xml:space="preserve">Figure </w:t>
      </w:r>
      <w:r w:rsidRPr="00905B3C">
        <w:rPr>
          <w:color w:val="000000" w:themeColor="text1"/>
        </w:rPr>
        <w:fldChar w:fldCharType="begin"/>
      </w:r>
      <w:r w:rsidRPr="00905B3C">
        <w:rPr>
          <w:color w:val="000000" w:themeColor="text1"/>
        </w:rPr>
        <w:instrText xml:space="preserve"> SEQ Figure \* ARABIC </w:instrText>
      </w:r>
      <w:r w:rsidRPr="00905B3C">
        <w:rPr>
          <w:color w:val="000000" w:themeColor="text1"/>
        </w:rPr>
        <w:fldChar w:fldCharType="separate"/>
      </w:r>
      <w:r w:rsidR="00AD44BE" w:rsidRPr="00905B3C">
        <w:rPr>
          <w:color w:val="000000" w:themeColor="text1"/>
        </w:rPr>
        <w:t>12</w:t>
      </w:r>
      <w:r w:rsidRPr="00905B3C">
        <w:rPr>
          <w:color w:val="000000" w:themeColor="text1"/>
        </w:rPr>
        <w:fldChar w:fldCharType="end"/>
      </w:r>
      <w:r w:rsidRPr="00905B3C">
        <w:rPr>
          <w:color w:val="000000" w:themeColor="text1"/>
        </w:rPr>
        <w:t xml:space="preserve"> </w:t>
      </w:r>
      <w:ins w:id="274" w:author="Ollie Raymond" w:date="2016-08-08T18:06:00Z">
        <w:r w:rsidR="0008257A">
          <w:rPr>
            <w:color w:val="000000" w:themeColor="text1"/>
          </w:rPr>
          <w:t xml:space="preserve">- </w:t>
        </w:r>
      </w:ins>
      <w:r w:rsidRPr="00905B3C">
        <w:rPr>
          <w:color w:val="000000" w:themeColor="text1"/>
        </w:rPr>
        <w:t>Geologic Feature context diagram</w:t>
      </w:r>
    </w:p>
    <w:p w14:paraId="1594E82B" w14:textId="78501FBB" w:rsidR="00C97318" w:rsidRPr="00A46E70" w:rsidRDefault="00C97318" w:rsidP="00A46E70">
      <w:pPr>
        <w:pStyle w:val="Heading5"/>
        <w:rPr>
          <w:lang w:val="en-CA"/>
        </w:rPr>
      </w:pPr>
      <w:bookmarkStart w:id="275" w:name="BKM_6A81087A_0778_4235_8F6A_3CADBB0E9016"/>
      <w:bookmarkEnd w:id="275"/>
      <w:r w:rsidRPr="00D970E9">
        <w:rPr>
          <w:lang w:val="en-CA"/>
        </w:rPr>
        <w:t>observationMethod</w:t>
      </w:r>
    </w:p>
    <w:p w14:paraId="2EB90DEA" w14:textId="5E8AB290" w:rsidR="006E5E12" w:rsidRDefault="00C97318" w:rsidP="00C447A2">
      <w:pPr>
        <w:rPr>
          <w:lang w:val="en-CA"/>
        </w:rPr>
      </w:pPr>
      <w:r>
        <w:rPr>
          <w:lang w:val="en-CA"/>
        </w:rPr>
        <w:t xml:space="preserve">The </w:t>
      </w:r>
      <w:r w:rsidRPr="00491ED2">
        <w:rPr>
          <w:rStyle w:val="Entity"/>
        </w:rPr>
        <w:t>GeologicFeature</w:t>
      </w:r>
      <w:r>
        <w:rPr>
          <w:lang w:val="en-CA"/>
        </w:rPr>
        <w:t xml:space="preserve"> o</w:t>
      </w:r>
      <w:r w:rsidRPr="00C97318">
        <w:rPr>
          <w:lang w:val="en-CA"/>
        </w:rPr>
        <w:t>bservationMethod</w:t>
      </w:r>
      <w:r>
        <w:rPr>
          <w:lang w:val="en-CA"/>
        </w:rPr>
        <w:t xml:space="preserve"> (</w:t>
      </w:r>
      <w:r w:rsidR="00491ED2" w:rsidRPr="00491ED2">
        <w:rPr>
          <w:rStyle w:val="Entity"/>
        </w:rPr>
        <w:t>SWE::</w:t>
      </w:r>
      <w:r w:rsidRPr="00491ED2">
        <w:rPr>
          <w:rStyle w:val="Entity"/>
        </w:rPr>
        <w:t>Category</w:t>
      </w:r>
      <w:r>
        <w:rPr>
          <w:lang w:val="en-CA"/>
        </w:rPr>
        <w:t>)</w:t>
      </w:r>
      <w:r w:rsidRPr="00C97318">
        <w:rPr>
          <w:lang w:val="en-CA"/>
        </w:rPr>
        <w:t xml:space="preserve"> </w:t>
      </w:r>
      <w:r>
        <w:rPr>
          <w:lang w:val="en-CA"/>
        </w:rPr>
        <w:t>spe</w:t>
      </w:r>
      <w:r w:rsidR="006E5E12">
        <w:rPr>
          <w:lang w:val="en-CA"/>
        </w:rPr>
        <w:t>cifies</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w:t>
      </w:r>
    </w:p>
    <w:p w14:paraId="0B139A58" w14:textId="007AF452" w:rsidR="00C97318" w:rsidRPr="00A46E70" w:rsidRDefault="00C97318" w:rsidP="00A46E70">
      <w:pPr>
        <w:rPr>
          <w:lang w:val="en-CA"/>
        </w:rPr>
      </w:pPr>
      <w:r w:rsidRPr="00491ED2">
        <w:rPr>
          <w:rStyle w:val="Entity"/>
        </w:rPr>
        <w:t>ObservationMethod</w:t>
      </w:r>
      <w:r w:rsidRPr="00C97318">
        <w:rPr>
          <w:lang w:val="en-CA"/>
        </w:rPr>
        <w:t xml:space="preserve"> is a convenience property that provides a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sidR="00A46E70">
        <w:rPr>
          <w:lang w:val="en-CA"/>
        </w:rPr>
        <w:t xml:space="preserve"> </w:t>
      </w:r>
    </w:p>
    <w:p w14:paraId="0A14CB8F" w14:textId="2A799027" w:rsidR="00C97318" w:rsidRDefault="0016408B" w:rsidP="00905B3C">
      <w:pPr>
        <w:pStyle w:val="Heading5"/>
        <w:spacing w:after="240"/>
        <w:rPr>
          <w:lang w:val="en-CA"/>
        </w:rPr>
      </w:pPr>
      <w:bookmarkStart w:id="276" w:name="_Ref440112192"/>
      <w:r>
        <w:rPr>
          <w:lang w:val="en-CA"/>
        </w:rPr>
        <w:t>p</w:t>
      </w:r>
      <w:r w:rsidR="00C97318" w:rsidRPr="00C97318">
        <w:rPr>
          <w:lang w:val="en-CA"/>
        </w:rPr>
        <w:t>urpose</w:t>
      </w:r>
      <w:bookmarkEnd w:id="27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E5E12" w:rsidRPr="00D12552" w14:paraId="537DB0F6" w14:textId="77777777" w:rsidTr="008A4869">
        <w:trPr>
          <w:cantSplit/>
        </w:trPr>
        <w:tc>
          <w:tcPr>
            <w:tcW w:w="4219" w:type="dxa"/>
            <w:tcBorders>
              <w:right w:val="nil"/>
            </w:tcBorders>
            <w:shd w:val="clear" w:color="auto" w:fill="auto"/>
          </w:tcPr>
          <w:p w14:paraId="3D1C3854" w14:textId="77777777" w:rsidR="006E5E12" w:rsidRPr="00D12552" w:rsidRDefault="006E5E12" w:rsidP="008A4869">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7EA9CF2B" w14:textId="77777777" w:rsidR="006E5E12" w:rsidRPr="00D12552" w:rsidRDefault="006E5E12" w:rsidP="008A4869">
            <w:pPr>
              <w:pStyle w:val="Tabletext10"/>
              <w:jc w:val="left"/>
              <w:rPr>
                <w:rStyle w:val="reqtext"/>
                <w:lang w:val="en-CA"/>
              </w:rPr>
            </w:pPr>
            <w:r>
              <w:rPr>
                <w:rStyle w:val="reqtext"/>
                <w:lang w:val="en-CA"/>
              </w:rPr>
              <w:t xml:space="preserve">Purpose SHALL be a value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AD44BE">
              <w:t xml:space="preserve">Table </w:t>
            </w:r>
            <w:r w:rsidR="00AD44BE">
              <w:rPr>
                <w:noProof/>
              </w:rPr>
              <w:t>2</w:t>
            </w:r>
            <w:r>
              <w:rPr>
                <w:rStyle w:val="reqtext"/>
                <w:lang w:val="en-CA"/>
              </w:rPr>
              <w:fldChar w:fldCharType="end"/>
            </w:r>
            <w:r>
              <w:rPr>
                <w:rStyle w:val="reqtext"/>
                <w:lang w:val="en-CA"/>
              </w:rPr>
              <w:t xml:space="preserve"> .</w:t>
            </w:r>
          </w:p>
        </w:tc>
      </w:tr>
    </w:tbl>
    <w:p w14:paraId="62E07675" w14:textId="77777777" w:rsidR="006E5E12" w:rsidRDefault="006E5E12" w:rsidP="00D10719">
      <w:pPr>
        <w:autoSpaceDE w:val="0"/>
        <w:autoSpaceDN w:val="0"/>
        <w:adjustRightInd w:val="0"/>
        <w:spacing w:after="0"/>
        <w:rPr>
          <w:color w:val="000000"/>
          <w:sz w:val="20"/>
          <w:szCs w:val="20"/>
          <w:lang w:val="en-CA"/>
        </w:rPr>
      </w:pPr>
    </w:p>
    <w:p w14:paraId="156D3CAD" w14:textId="671B0F08" w:rsidR="00C97318" w:rsidRDefault="00C97318" w:rsidP="00C447A2">
      <w:pPr>
        <w:rPr>
          <w:lang w:val="en-CA"/>
        </w:rPr>
      </w:pPr>
      <w:r>
        <w:rPr>
          <w:lang w:val="en-CA"/>
        </w:rPr>
        <w:t xml:space="preserve">The property </w:t>
      </w:r>
      <w:r w:rsidRPr="00491ED2">
        <w:rPr>
          <w:rStyle w:val="Entity"/>
        </w:rPr>
        <w:t>purpose:DescriptionPurpose</w:t>
      </w:r>
      <w:r>
        <w:rPr>
          <w:lang w:val="en-CA"/>
        </w:rPr>
        <w:t xml:space="preserve"> </w:t>
      </w:r>
      <w:r w:rsidR="006E5E12">
        <w:rPr>
          <w:lang w:val="en-CA"/>
        </w:rPr>
        <w:t>specifies</w:t>
      </w:r>
      <w:r>
        <w:rPr>
          <w:lang w:val="en-CA"/>
        </w:rPr>
        <w:t xml:space="preserve">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6E5E12">
        <w:rPr>
          <w:b/>
          <w:lang w:val="en-CA"/>
        </w:rPr>
        <w:t>definingNorm</w:t>
      </w:r>
      <w:r w:rsidRPr="00C97318">
        <w:rPr>
          <w:lang w:val="en-CA"/>
        </w:rPr>
        <w:t>.</w:t>
      </w:r>
    </w:p>
    <w:tbl>
      <w:tblPr>
        <w:tblW w:w="0" w:type="auto"/>
        <w:tblBorders>
          <w:top w:val="single" w:sz="8" w:space="0" w:color="8064A2"/>
          <w:bottom w:val="single" w:sz="8" w:space="0" w:color="8064A2"/>
        </w:tblBorders>
        <w:tblLook w:val="04A0" w:firstRow="1" w:lastRow="0" w:firstColumn="1" w:lastColumn="0" w:noHBand="0" w:noVBand="1"/>
      </w:tblPr>
      <w:tblGrid>
        <w:gridCol w:w="1404"/>
        <w:gridCol w:w="7452"/>
      </w:tblGrid>
      <w:tr w:rsidR="00905B3C" w:rsidRPr="00905B3C" w14:paraId="295EB640" w14:textId="77777777" w:rsidTr="006D3802">
        <w:tc>
          <w:tcPr>
            <w:tcW w:w="1386" w:type="dxa"/>
            <w:tcBorders>
              <w:top w:val="single" w:sz="8" w:space="0" w:color="8064A2"/>
              <w:left w:val="nil"/>
              <w:bottom w:val="single" w:sz="8" w:space="0" w:color="8064A2"/>
              <w:right w:val="nil"/>
            </w:tcBorders>
            <w:shd w:val="clear" w:color="auto" w:fill="auto"/>
          </w:tcPr>
          <w:p w14:paraId="6C411DE3" w14:textId="77777777" w:rsidR="00905B3C" w:rsidRPr="00905B3C" w:rsidRDefault="00905B3C" w:rsidP="006D3802">
            <w:pPr>
              <w:autoSpaceDE w:val="0"/>
              <w:autoSpaceDN w:val="0"/>
              <w:adjustRightInd w:val="0"/>
              <w:spacing w:after="0"/>
              <w:rPr>
                <w:rStyle w:val="reqtext"/>
                <w:rFonts w:ascii="Consolas" w:hAnsi="Consolas" w:cs="Consolas"/>
                <w:b/>
                <w:bCs/>
                <w:color w:val="000000" w:themeColor="text1"/>
              </w:rPr>
            </w:pPr>
            <w:r w:rsidRPr="00905B3C">
              <w:rPr>
                <w:rStyle w:val="reqtext"/>
                <w:rFonts w:ascii="Consolas" w:hAnsi="Consolas" w:cs="Consolas"/>
                <w:b/>
                <w:bCs/>
                <w:color w:val="000000" w:themeColor="text1"/>
              </w:rPr>
              <w:t>Purpose</w:t>
            </w:r>
          </w:p>
        </w:tc>
        <w:tc>
          <w:tcPr>
            <w:tcW w:w="7470" w:type="dxa"/>
            <w:tcBorders>
              <w:top w:val="single" w:sz="8" w:space="0" w:color="8064A2"/>
              <w:left w:val="nil"/>
              <w:bottom w:val="single" w:sz="8" w:space="0" w:color="8064A2"/>
              <w:right w:val="nil"/>
            </w:tcBorders>
            <w:shd w:val="clear" w:color="auto" w:fill="auto"/>
          </w:tcPr>
          <w:p w14:paraId="19248713" w14:textId="77777777" w:rsidR="00905B3C" w:rsidRPr="00905B3C" w:rsidRDefault="00905B3C" w:rsidP="006D3802">
            <w:pPr>
              <w:autoSpaceDE w:val="0"/>
              <w:autoSpaceDN w:val="0"/>
              <w:adjustRightInd w:val="0"/>
              <w:spacing w:after="0"/>
              <w:rPr>
                <w:rStyle w:val="reqtext"/>
                <w:rFonts w:ascii="Consolas" w:hAnsi="Consolas" w:cs="Consolas"/>
                <w:b/>
                <w:bCs/>
                <w:color w:val="000000" w:themeColor="text1"/>
              </w:rPr>
            </w:pPr>
            <w:r w:rsidRPr="00905B3C">
              <w:rPr>
                <w:rStyle w:val="reqtext"/>
                <w:rFonts w:ascii="Consolas" w:hAnsi="Consolas" w:cs="Consolas"/>
                <w:b/>
                <w:bCs/>
                <w:color w:val="000000" w:themeColor="text1"/>
              </w:rPr>
              <w:t>Description</w:t>
            </w:r>
          </w:p>
        </w:tc>
      </w:tr>
      <w:tr w:rsidR="00905B3C" w:rsidRPr="00905B3C" w14:paraId="2B0E0C09" w14:textId="77777777" w:rsidTr="00905B3C">
        <w:tc>
          <w:tcPr>
            <w:tcW w:w="1386" w:type="dxa"/>
            <w:tcBorders>
              <w:left w:val="nil"/>
              <w:right w:val="nil"/>
            </w:tcBorders>
            <w:shd w:val="clear" w:color="auto" w:fill="D9D9D9" w:themeFill="background1" w:themeFillShade="D9"/>
          </w:tcPr>
          <w:p w14:paraId="318280A1" w14:textId="77777777" w:rsidR="00905B3C" w:rsidRPr="00905B3C" w:rsidRDefault="00905B3C" w:rsidP="006D3802">
            <w:pPr>
              <w:autoSpaceDE w:val="0"/>
              <w:autoSpaceDN w:val="0"/>
              <w:adjustRightInd w:val="0"/>
              <w:spacing w:after="0"/>
              <w:rPr>
                <w:rStyle w:val="reqtext"/>
                <w:rFonts w:ascii="Consolas" w:hAnsi="Consolas" w:cs="Consolas"/>
                <w:b/>
                <w:bCs/>
                <w:color w:val="000000" w:themeColor="text1"/>
              </w:rPr>
            </w:pPr>
            <w:r w:rsidRPr="00905B3C">
              <w:rPr>
                <w:rStyle w:val="reqtext"/>
                <w:rFonts w:ascii="Consolas" w:hAnsi="Consolas" w:cs="Consolas"/>
                <w:b/>
                <w:bCs/>
                <w:color w:val="000000" w:themeColor="text1"/>
              </w:rPr>
              <w:t>instance</w:t>
            </w:r>
          </w:p>
        </w:tc>
        <w:tc>
          <w:tcPr>
            <w:tcW w:w="7470" w:type="dxa"/>
            <w:tcBorders>
              <w:left w:val="nil"/>
              <w:right w:val="nil"/>
            </w:tcBorders>
            <w:shd w:val="clear" w:color="auto" w:fill="D9D9D9" w:themeFill="background1" w:themeFillShade="D9"/>
          </w:tcPr>
          <w:p w14:paraId="768D6FFC" w14:textId="77777777" w:rsidR="00905B3C" w:rsidRPr="00905B3C" w:rsidRDefault="00905B3C" w:rsidP="006D3802">
            <w:pPr>
              <w:autoSpaceDE w:val="0"/>
              <w:autoSpaceDN w:val="0"/>
              <w:adjustRightInd w:val="0"/>
              <w:spacing w:after="0"/>
              <w:rPr>
                <w:rStyle w:val="reqtext"/>
                <w:rFonts w:ascii="Consolas" w:hAnsi="Consolas" w:cs="Consolas"/>
                <w:color w:val="000000" w:themeColor="text1"/>
              </w:rPr>
            </w:pPr>
            <w:r w:rsidRPr="00905B3C">
              <w:rPr>
                <w:rStyle w:val="reqtext"/>
                <w:rFonts w:ascii="Consolas" w:hAnsi="Consolas" w:cs="Consolas"/>
                <w:color w:val="000000" w:themeColor="text1"/>
              </w:rPr>
              <w:t xml:space="preserve">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w:t>
            </w:r>
            <w:r w:rsidRPr="00905B3C">
              <w:rPr>
                <w:rStyle w:val="reqtext"/>
                <w:rFonts w:ascii="Consolas" w:hAnsi="Consolas" w:cs="Consolas"/>
                <w:color w:val="000000" w:themeColor="text1"/>
              </w:rPr>
              <w:lastRenderedPageBreak/>
              <w:t>and an Instance GeologicEntity, with the GeologicEntity role being 'description'.</w:t>
            </w:r>
          </w:p>
        </w:tc>
      </w:tr>
      <w:tr w:rsidR="00905B3C" w:rsidRPr="00905B3C" w14:paraId="17D8E05B" w14:textId="77777777" w:rsidTr="006D3802">
        <w:tc>
          <w:tcPr>
            <w:tcW w:w="1386" w:type="dxa"/>
            <w:shd w:val="clear" w:color="auto" w:fill="auto"/>
          </w:tcPr>
          <w:p w14:paraId="54F087EA" w14:textId="77777777" w:rsidR="00905B3C" w:rsidRPr="00905B3C" w:rsidRDefault="00905B3C" w:rsidP="006D3802">
            <w:pPr>
              <w:autoSpaceDE w:val="0"/>
              <w:autoSpaceDN w:val="0"/>
              <w:adjustRightInd w:val="0"/>
              <w:spacing w:after="0"/>
              <w:rPr>
                <w:rStyle w:val="reqtext"/>
                <w:rFonts w:ascii="Consolas" w:hAnsi="Consolas" w:cs="Consolas"/>
                <w:b/>
                <w:bCs/>
                <w:color w:val="000000" w:themeColor="text1"/>
              </w:rPr>
            </w:pPr>
            <w:r w:rsidRPr="00905B3C">
              <w:rPr>
                <w:rStyle w:val="reqtext"/>
                <w:rFonts w:ascii="Consolas" w:hAnsi="Consolas" w:cs="Consolas"/>
                <w:b/>
                <w:bCs/>
                <w:color w:val="000000" w:themeColor="text1"/>
              </w:rPr>
              <w:lastRenderedPageBreak/>
              <w:t>typicalNorm</w:t>
            </w:r>
          </w:p>
        </w:tc>
        <w:tc>
          <w:tcPr>
            <w:tcW w:w="7470" w:type="dxa"/>
            <w:shd w:val="clear" w:color="auto" w:fill="auto"/>
          </w:tcPr>
          <w:p w14:paraId="2A9B0343" w14:textId="77777777" w:rsidR="00905B3C" w:rsidRPr="00905B3C" w:rsidRDefault="00905B3C" w:rsidP="006D3802">
            <w:pPr>
              <w:autoSpaceDE w:val="0"/>
              <w:autoSpaceDN w:val="0"/>
              <w:adjustRightInd w:val="0"/>
              <w:spacing w:after="0"/>
              <w:rPr>
                <w:rStyle w:val="reqtext"/>
                <w:rFonts w:ascii="Consolas" w:hAnsi="Consolas" w:cs="Consolas"/>
                <w:color w:val="000000" w:themeColor="text1"/>
              </w:rPr>
            </w:pPr>
            <w:r w:rsidRPr="00905B3C">
              <w:rPr>
                <w:rStyle w:val="reqtext"/>
                <w:rFonts w:ascii="Consolas" w:hAnsi="Consolas" w:cs="Consolas"/>
                <w:color w:val="000000" w:themeColor="text1"/>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905B3C" w:rsidRPr="00905B3C" w14:paraId="63D7EAFB" w14:textId="77777777" w:rsidTr="00905B3C">
        <w:tc>
          <w:tcPr>
            <w:tcW w:w="1386" w:type="dxa"/>
            <w:tcBorders>
              <w:left w:val="nil"/>
              <w:right w:val="nil"/>
            </w:tcBorders>
            <w:shd w:val="clear" w:color="auto" w:fill="D9D9D9" w:themeFill="background1" w:themeFillShade="D9"/>
          </w:tcPr>
          <w:p w14:paraId="7623D3AE" w14:textId="77777777" w:rsidR="00905B3C" w:rsidRPr="00905B3C" w:rsidRDefault="00905B3C" w:rsidP="006D3802">
            <w:pPr>
              <w:autoSpaceDE w:val="0"/>
              <w:autoSpaceDN w:val="0"/>
              <w:adjustRightInd w:val="0"/>
              <w:spacing w:after="0"/>
              <w:rPr>
                <w:rStyle w:val="reqtext"/>
                <w:rFonts w:ascii="Consolas" w:hAnsi="Consolas" w:cs="Consolas"/>
                <w:b/>
                <w:bCs/>
                <w:color w:val="000000" w:themeColor="text1"/>
              </w:rPr>
            </w:pPr>
            <w:r w:rsidRPr="00905B3C">
              <w:rPr>
                <w:rStyle w:val="reqtext"/>
                <w:rFonts w:ascii="Consolas" w:hAnsi="Consolas" w:cs="Consolas"/>
                <w:b/>
                <w:bCs/>
                <w:color w:val="000000" w:themeColor="text1"/>
              </w:rPr>
              <w:t>definingNorm</w:t>
            </w:r>
          </w:p>
        </w:tc>
        <w:tc>
          <w:tcPr>
            <w:tcW w:w="7470" w:type="dxa"/>
            <w:tcBorders>
              <w:left w:val="nil"/>
              <w:right w:val="nil"/>
            </w:tcBorders>
            <w:shd w:val="clear" w:color="auto" w:fill="D9D9D9" w:themeFill="background1" w:themeFillShade="D9"/>
          </w:tcPr>
          <w:p w14:paraId="577CA522" w14:textId="77777777" w:rsidR="00905B3C" w:rsidRPr="00905B3C" w:rsidRDefault="00905B3C" w:rsidP="006D3802">
            <w:pPr>
              <w:autoSpaceDE w:val="0"/>
              <w:autoSpaceDN w:val="0"/>
              <w:adjustRightInd w:val="0"/>
              <w:spacing w:after="0"/>
              <w:rPr>
                <w:rStyle w:val="reqtext"/>
                <w:rFonts w:ascii="Consolas" w:hAnsi="Consolas" w:cs="Consolas"/>
                <w:color w:val="000000" w:themeColor="text1"/>
              </w:rPr>
            </w:pPr>
            <w:r w:rsidRPr="00905B3C">
              <w:rPr>
                <w:rStyle w:val="reqtext"/>
                <w:rFonts w:ascii="Consolas" w:hAnsi="Consolas" w:cs="Consolas"/>
                <w:color w:val="000000" w:themeColor="text1"/>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2FC697F9" w14:textId="6D2F9012" w:rsidR="0016408B" w:rsidRPr="00905B3C" w:rsidRDefault="0016408B" w:rsidP="00905B3C">
      <w:pPr>
        <w:pStyle w:val="Caption"/>
        <w:keepNext/>
        <w:spacing w:before="240"/>
        <w:jc w:val="center"/>
        <w:rPr>
          <w:color w:val="000000" w:themeColor="text1"/>
        </w:rPr>
      </w:pPr>
      <w:bookmarkStart w:id="277" w:name="_Ref440042995"/>
      <w:r w:rsidRPr="00905B3C">
        <w:rPr>
          <w:color w:val="000000" w:themeColor="text1"/>
        </w:rPr>
        <w:t xml:space="preserve">Table </w:t>
      </w:r>
      <w:r w:rsidR="00415E41" w:rsidRPr="00905B3C">
        <w:rPr>
          <w:color w:val="000000" w:themeColor="text1"/>
        </w:rPr>
        <w:fldChar w:fldCharType="begin"/>
      </w:r>
      <w:r w:rsidR="00415E41" w:rsidRPr="00905B3C">
        <w:rPr>
          <w:color w:val="000000" w:themeColor="text1"/>
        </w:rPr>
        <w:instrText xml:space="preserve"> SEQ Table \* ARABIC </w:instrText>
      </w:r>
      <w:r w:rsidR="00415E41" w:rsidRPr="00905B3C">
        <w:rPr>
          <w:color w:val="000000" w:themeColor="text1"/>
        </w:rPr>
        <w:fldChar w:fldCharType="separate"/>
      </w:r>
      <w:r w:rsidR="00AD44BE" w:rsidRPr="00905B3C">
        <w:rPr>
          <w:noProof/>
          <w:color w:val="000000" w:themeColor="text1"/>
        </w:rPr>
        <w:t>2</w:t>
      </w:r>
      <w:r w:rsidR="00415E41" w:rsidRPr="00905B3C">
        <w:rPr>
          <w:color w:val="000000" w:themeColor="text1"/>
        </w:rPr>
        <w:fldChar w:fldCharType="end"/>
      </w:r>
      <w:bookmarkEnd w:id="277"/>
      <w:r w:rsidR="00905B3C">
        <w:rPr>
          <w:color w:val="000000" w:themeColor="text1"/>
        </w:rPr>
        <w:t>.  V</w:t>
      </w:r>
      <w:r w:rsidRPr="00905B3C">
        <w:rPr>
          <w:color w:val="000000" w:themeColor="text1"/>
        </w:rPr>
        <w:t xml:space="preserve">alid </w:t>
      </w:r>
      <w:r w:rsidR="00DD4D4F">
        <w:rPr>
          <w:color w:val="000000" w:themeColor="text1"/>
        </w:rPr>
        <w:t>“</w:t>
      </w:r>
      <w:r w:rsidRPr="00905B3C">
        <w:rPr>
          <w:color w:val="000000" w:themeColor="text1"/>
        </w:rPr>
        <w:t>purpose</w:t>
      </w:r>
      <w:r w:rsidR="00DD4D4F">
        <w:rPr>
          <w:color w:val="000000" w:themeColor="text1"/>
        </w:rPr>
        <w:t>”</w:t>
      </w:r>
      <w:r w:rsidRPr="00905B3C">
        <w:rPr>
          <w:color w:val="000000" w:themeColor="text1"/>
        </w:rPr>
        <w:t xml:space="preserve"> values</w:t>
      </w:r>
    </w:p>
    <w:p w14:paraId="0AB13DCE" w14:textId="057BE404" w:rsidR="00C97318" w:rsidRPr="00A46E70" w:rsidRDefault="0016408B" w:rsidP="007F03F0">
      <w:pPr>
        <w:pStyle w:val="Heading5"/>
        <w:rPr>
          <w:lang w:val="en-CA"/>
        </w:rPr>
      </w:pPr>
      <w:r>
        <w:rPr>
          <w:lang w:val="en-CA"/>
        </w:rPr>
        <w:t>c</w:t>
      </w:r>
      <w:r w:rsidR="00C97318" w:rsidRPr="00D970E9">
        <w:rPr>
          <w:lang w:val="en-CA"/>
        </w:rPr>
        <w:t>lassifier</w:t>
      </w:r>
    </w:p>
    <w:p w14:paraId="25719583" w14:textId="0F9E6596" w:rsidR="00C97318" w:rsidRPr="00D970E9" w:rsidRDefault="00C97318" w:rsidP="007F03F0">
      <w:pPr>
        <w:rPr>
          <w:lang w:val="en-CA"/>
        </w:rPr>
      </w:pPr>
      <w:r>
        <w:rPr>
          <w:lang w:val="en-CA"/>
        </w:rPr>
        <w:t>The classifier (</w:t>
      </w:r>
      <w:r w:rsidR="00491ED2" w:rsidRPr="00491ED2">
        <w:rPr>
          <w:rStyle w:val="Entity"/>
        </w:rPr>
        <w:t>SWE:</w:t>
      </w:r>
      <w:r w:rsidRPr="00491ED2">
        <w:rPr>
          <w:rStyle w:val="Entity"/>
        </w:rPr>
        <w:t>:Category</w:t>
      </w:r>
      <w:r>
        <w:rPr>
          <w:lang w:val="en-CA"/>
        </w:rPr>
        <w:t>) contain</w:t>
      </w:r>
      <w:r w:rsidR="006E5E12">
        <w:rPr>
          <w:lang w:val="en-CA"/>
        </w:rPr>
        <w:t>s</w:t>
      </w:r>
      <w:r>
        <w:rPr>
          <w:lang w:val="en-CA"/>
        </w:rPr>
        <w:t xml:space="preserve"> a</w:t>
      </w:r>
      <w:r w:rsidRPr="00D970E9">
        <w:rPr>
          <w:lang w:val="en-CA"/>
        </w:rPr>
        <w:t xml:space="preserve"> standard description or definition of the feature type (</w:t>
      </w:r>
      <w:r w:rsidR="001F2343" w:rsidRPr="00D970E9">
        <w:rPr>
          <w:lang w:val="en-CA"/>
        </w:rPr>
        <w:t>e.g.</w:t>
      </w:r>
      <w:r w:rsidRPr="00D970E9">
        <w:rPr>
          <w:lang w:val="en-CA"/>
        </w:rPr>
        <w:t xml:space="preserve">; </w:t>
      </w:r>
      <w:r w:rsidR="00491ED2">
        <w:rPr>
          <w:lang w:val="en-CA"/>
        </w:rPr>
        <w:t>the definition of a particular geologic u</w:t>
      </w:r>
      <w:r w:rsidRPr="00D970E9">
        <w:rPr>
          <w:lang w:val="en-CA"/>
        </w:rPr>
        <w:t>nit in a stratigraphic lexicon)</w:t>
      </w:r>
      <w:r w:rsidR="00BA5AB0">
        <w:rPr>
          <w:lang w:val="en-CA"/>
        </w:rPr>
        <w:t>.</w:t>
      </w:r>
    </w:p>
    <w:p w14:paraId="41F434FF" w14:textId="59F5D0CE" w:rsidR="0016408B" w:rsidRPr="00A46E70" w:rsidRDefault="00450B27" w:rsidP="007F03F0">
      <w:pPr>
        <w:pStyle w:val="Heading5"/>
        <w:rPr>
          <w:lang w:val="en-CA"/>
        </w:rPr>
      </w:pPr>
      <w:r w:rsidRPr="00D970E9">
        <w:rPr>
          <w:lang w:val="en-CA"/>
        </w:rPr>
        <w:t>occurrence</w:t>
      </w:r>
    </w:p>
    <w:p w14:paraId="4658424E" w14:textId="2834B4C3" w:rsidR="00A46E70" w:rsidRDefault="0016408B" w:rsidP="007F03F0">
      <w:pPr>
        <w:rPr>
          <w:lang w:val="en-CA"/>
        </w:rPr>
      </w:pPr>
      <w:r>
        <w:rPr>
          <w:lang w:val="en-CA"/>
        </w:rPr>
        <w:t xml:space="preserve">The </w:t>
      </w:r>
      <w:r w:rsidRPr="00491ED2">
        <w:rPr>
          <w:rStyle w:val="Entity"/>
        </w:rPr>
        <w:t>occurrence</w:t>
      </w:r>
      <w:r>
        <w:rPr>
          <w:lang w:val="en-CA"/>
        </w:rPr>
        <w:t xml:space="preserve"> property is an</w:t>
      </w:r>
      <w:r w:rsidRPr="0016408B">
        <w:rPr>
          <w:lang w:val="en-CA"/>
        </w:rPr>
        <w:t xml:space="preserve"> association that links a notional geologic feature with any number of mapped features</w:t>
      </w:r>
      <w:r>
        <w:rPr>
          <w:lang w:val="en-CA"/>
        </w:rPr>
        <w:t xml:space="preserve"> (</w:t>
      </w:r>
      <w:r w:rsidRPr="00491ED2">
        <w:rPr>
          <w:rStyle w:val="Entity"/>
        </w:rPr>
        <w:t>MappedFeature</w:t>
      </w:r>
      <w:r>
        <w:rPr>
          <w:lang w:val="en-CA"/>
        </w:rPr>
        <w:t>)</w:t>
      </w:r>
      <w:r w:rsidRPr="0016408B">
        <w:rPr>
          <w:lang w:val="en-CA"/>
        </w:rPr>
        <w:t>.  A geologic feature, such as a geologic unit may be linked to mapped features from a number of different maps</w:t>
      </w:r>
      <w:r w:rsidR="00BA5AB0">
        <w:rPr>
          <w:lang w:val="en-CA"/>
        </w:rPr>
        <w:t>.</w:t>
      </w:r>
    </w:p>
    <w:p w14:paraId="012C95E6" w14:textId="57009311" w:rsidR="0016408B" w:rsidRPr="00A46E70" w:rsidRDefault="0016408B" w:rsidP="007F03F0">
      <w:pPr>
        <w:pStyle w:val="Heading5"/>
        <w:rPr>
          <w:lang w:val="en-CA"/>
        </w:rPr>
      </w:pPr>
      <w:r w:rsidRPr="00D970E9">
        <w:rPr>
          <w:lang w:val="en-CA"/>
        </w:rPr>
        <w:t>geologicHistory</w:t>
      </w:r>
    </w:p>
    <w:p w14:paraId="7598328E" w14:textId="64B4E706" w:rsidR="0016408B" w:rsidRDefault="0016408B" w:rsidP="0016408B">
      <w:r>
        <w:rPr>
          <w:lang w:val="en-CA"/>
        </w:rPr>
        <w:t>The geologicHistory is an association that r</w:t>
      </w:r>
      <w:r w:rsidRPr="0016408B">
        <w:rPr>
          <w:lang w:val="en-CA"/>
        </w:rPr>
        <w:t xml:space="preserve">elates one or more </w:t>
      </w:r>
      <w:r w:rsidRPr="00491ED2">
        <w:rPr>
          <w:rStyle w:val="Entity"/>
        </w:rPr>
        <w:t>GeologicEvents</w:t>
      </w:r>
      <w:r w:rsidRPr="0016408B">
        <w:rPr>
          <w:lang w:val="en-CA"/>
        </w:rPr>
        <w:t xml:space="preserve"> to a </w:t>
      </w:r>
      <w:r w:rsidRPr="00491ED2">
        <w:rPr>
          <w:rStyle w:val="Entity"/>
        </w:rPr>
        <w:t>GeologicFeature</w:t>
      </w:r>
      <w:r w:rsidRPr="0016408B">
        <w:rPr>
          <w:lang w:val="en-CA"/>
        </w:rPr>
        <w:t xml:space="preserve"> to describe their age or geologic history</w:t>
      </w:r>
      <w:r>
        <w:rPr>
          <w:lang w:val="en-CA"/>
        </w:rPr>
        <w:t xml:space="preserve">.  </w:t>
      </w:r>
      <w:r w:rsidR="006E5E12">
        <w:rPr>
          <w:lang w:val="en-CA"/>
        </w:rPr>
        <w:t xml:space="preserve">Normally, </w:t>
      </w:r>
      <w:r>
        <w:t xml:space="preserve">GeoSciML uses the generic </w:t>
      </w:r>
      <w:r w:rsidRPr="00491ED2">
        <w:rPr>
          <w:rStyle w:val="Entity"/>
        </w:rPr>
        <w:t>relatedFeature</w:t>
      </w:r>
      <w:r w:rsidR="00372D01" w:rsidRPr="00491ED2">
        <w:rPr>
          <w:rStyle w:val="Entity"/>
        </w:rPr>
        <w:t>::</w:t>
      </w:r>
      <w:r w:rsidRPr="00491ED2">
        <w:rPr>
          <w:rStyle w:val="Entity"/>
        </w:rPr>
        <w:t>GeologicRelation</w:t>
      </w:r>
      <w:r>
        <w:t xml:space="preserve"> to associate </w:t>
      </w:r>
      <w:r w:rsidRPr="00491ED2">
        <w:rPr>
          <w:rStyle w:val="Entity"/>
        </w:rPr>
        <w:t>GeologicFeature</w:t>
      </w:r>
      <w:r>
        <w:t xml:space="preserve"> with other </w:t>
      </w:r>
      <w:r w:rsidRPr="00491ED2">
        <w:rPr>
          <w:rStyle w:val="Entity"/>
        </w:rPr>
        <w:t>GeologicFeatures</w:t>
      </w:r>
      <w:r w:rsidR="006E5E12">
        <w:t xml:space="preserve">, including </w:t>
      </w:r>
      <w:r w:rsidR="006E5E12" w:rsidRPr="00491ED2">
        <w:rPr>
          <w:rStyle w:val="Entity"/>
        </w:rPr>
        <w:t>GeologicEvent</w:t>
      </w:r>
      <w:r>
        <w:t xml:space="preserve">.  However, this </w:t>
      </w:r>
      <w:r w:rsidR="006E5E12">
        <w:t>design</w:t>
      </w:r>
      <w:r>
        <w:t xml:space="preserve"> </w:t>
      </w:r>
      <w:r w:rsidR="006E5E12">
        <w:t xml:space="preserve">was deemed too complex for </w:t>
      </w:r>
      <w:r w:rsidR="001117EA">
        <w:t xml:space="preserve">GeoSciML </w:t>
      </w:r>
      <w:r w:rsidR="006E5E12">
        <w:t xml:space="preserve">Basic and </w:t>
      </w:r>
      <w:r>
        <w:t xml:space="preserve">is </w:t>
      </w:r>
      <w:r w:rsidR="006E5E12">
        <w:t xml:space="preserve">therefore </w:t>
      </w:r>
      <w:r>
        <w:t xml:space="preserve">only available from the </w:t>
      </w:r>
      <w:r w:rsidR="001117EA">
        <w:t xml:space="preserve">GeoSciML </w:t>
      </w:r>
      <w:r>
        <w:t xml:space="preserve">Extension package.  </w:t>
      </w:r>
    </w:p>
    <w:p w14:paraId="67BDC0BE" w14:textId="0B0FBFB4" w:rsidR="0016408B" w:rsidRPr="0011222F" w:rsidRDefault="0016408B" w:rsidP="007F03F0">
      <w:r>
        <w:t xml:space="preserve">To avoid extra complexity, </w:t>
      </w:r>
      <w:r w:rsidR="001117EA">
        <w:t xml:space="preserve">GeoSciML </w:t>
      </w:r>
      <w:r>
        <w:t xml:space="preserve">Basic provides an explicit geologicHistory property to associate </w:t>
      </w:r>
      <w:r w:rsidRPr="00491ED2">
        <w:rPr>
          <w:rStyle w:val="Entity"/>
        </w:rPr>
        <w:t>GeologicFeature</w:t>
      </w:r>
      <w:r>
        <w:t xml:space="preserve"> with a </w:t>
      </w:r>
      <w:r w:rsidRPr="00491ED2">
        <w:rPr>
          <w:rStyle w:val="Entity"/>
        </w:rPr>
        <w:t>GeologicEvent</w:t>
      </w:r>
      <w:r>
        <w:t xml:space="preserve"> without using a </w:t>
      </w:r>
      <w:r w:rsidRPr="00491ED2">
        <w:rPr>
          <w:rStyle w:val="Entity"/>
        </w:rPr>
        <w:t>GeologicRelation</w:t>
      </w:r>
      <w:r>
        <w:t xml:space="preserve">.  The consequence for someone using </w:t>
      </w:r>
      <w:r w:rsidR="001117EA">
        <w:t xml:space="preserve">GeoSciML </w:t>
      </w:r>
      <w:r>
        <w:t xml:space="preserve">Extension is that </w:t>
      </w:r>
      <w:r w:rsidR="00A46E70">
        <w:t>she/</w:t>
      </w:r>
      <w:r>
        <w:t xml:space="preserve">he is now offered two ways to link a </w:t>
      </w:r>
      <w:r w:rsidRPr="00491ED2">
        <w:rPr>
          <w:rStyle w:val="Entity"/>
        </w:rPr>
        <w:t>GeologicFeature</w:t>
      </w:r>
      <w:r>
        <w:t xml:space="preserve"> and </w:t>
      </w:r>
      <w:r w:rsidRPr="00491ED2">
        <w:rPr>
          <w:rStyle w:val="Entity"/>
        </w:rPr>
        <w:t>GeologicEvent</w:t>
      </w:r>
      <w:r>
        <w:t xml:space="preserve">: through </w:t>
      </w:r>
      <w:r w:rsidRPr="00491ED2">
        <w:rPr>
          <w:rStyle w:val="Entity"/>
        </w:rPr>
        <w:t>geologicHistory</w:t>
      </w:r>
      <w:r>
        <w:t xml:space="preserve"> and through a generic </w:t>
      </w:r>
      <w:r w:rsidRPr="00491ED2">
        <w:rPr>
          <w:rStyle w:val="Entity"/>
        </w:rPr>
        <w:t>GeologicRelation</w:t>
      </w:r>
      <w:r>
        <w:t>.</w:t>
      </w:r>
      <w:r w:rsidR="00A46E70">
        <w:t xml:space="preserve">  User communities should define a pattern that suit their needs.</w:t>
      </w:r>
    </w:p>
    <w:p w14:paraId="19A4A4F3" w14:textId="3F76D1EA" w:rsidR="0016408B" w:rsidRPr="00A46E70" w:rsidRDefault="0016408B" w:rsidP="007F03F0">
      <w:pPr>
        <w:pStyle w:val="Heading5"/>
        <w:rPr>
          <w:lang w:val="en-CA"/>
        </w:rPr>
      </w:pPr>
      <w:r w:rsidRPr="00D970E9">
        <w:rPr>
          <w:lang w:val="en-CA"/>
        </w:rPr>
        <w:t>relatedFeature</w:t>
      </w:r>
      <w:r w:rsidR="00A46E70">
        <w:rPr>
          <w:lang w:val="en-CA"/>
        </w:rPr>
        <w:t xml:space="preserve"> (stub property)</w:t>
      </w:r>
    </w:p>
    <w:p w14:paraId="15485071" w14:textId="16005A62" w:rsidR="0016408B" w:rsidRDefault="0016408B" w:rsidP="007F03F0">
      <w:pPr>
        <w:rPr>
          <w:lang w:val="en-CA"/>
        </w:rPr>
      </w:pPr>
      <w:r>
        <w:rPr>
          <w:lang w:val="en-CA"/>
        </w:rPr>
        <w:t xml:space="preserve">A </w:t>
      </w:r>
      <w:r w:rsidRPr="00491ED2">
        <w:rPr>
          <w:rStyle w:val="Entity"/>
        </w:rPr>
        <w:t>relatedFeature</w:t>
      </w:r>
      <w:r>
        <w:rPr>
          <w:lang w:val="en-CA"/>
        </w:rPr>
        <w:t xml:space="preserv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There is always a single source and a single target</w:t>
      </w:r>
      <w:r w:rsidR="009C6C9E">
        <w:rPr>
          <w:lang w:val="en-CA"/>
        </w:rPr>
        <w:t xml:space="preserve"> for a given </w:t>
      </w:r>
      <w:r w:rsidR="009C6C9E" w:rsidRPr="00491ED2">
        <w:rPr>
          <w:rStyle w:val="Entity"/>
        </w:rPr>
        <w:t>FeatureRelation</w:t>
      </w:r>
      <w:r w:rsidR="009C6C9E">
        <w:rPr>
          <w:lang w:val="en-CA"/>
        </w:rPr>
        <w:t xml:space="preserve"> (which is abstract </w:t>
      </w:r>
      <w:r w:rsidR="009C6C9E">
        <w:rPr>
          <w:lang w:val="en-CA"/>
        </w:rPr>
        <w:lastRenderedPageBreak/>
        <w:t>in GeoSciML Basic)</w:t>
      </w:r>
      <w:r w:rsidRPr="0016408B">
        <w:rPr>
          <w:lang w:val="en-CA"/>
        </w:rPr>
        <w:t xml:space="preserve">.  The relationship is always defined from the perspective of the Source and is generally an active verb.  </w:t>
      </w:r>
    </w:p>
    <w:p w14:paraId="3E406639" w14:textId="2801E521" w:rsidR="00D10719" w:rsidRPr="00491ED2" w:rsidRDefault="0016408B" w:rsidP="00ED2525">
      <w:pPr>
        <w:rPr>
          <w:lang w:val="en-CA"/>
        </w:rPr>
      </w:pPr>
      <w:r w:rsidRPr="0016408B">
        <w:rPr>
          <w:lang w:val="en-CA"/>
        </w:rPr>
        <w:t xml:space="preserve">In </w:t>
      </w:r>
      <w:r>
        <w:rPr>
          <w:lang w:val="en-CA"/>
        </w:rPr>
        <w:t xml:space="preserve">GeoSciML </w:t>
      </w:r>
      <w:r w:rsidRPr="0016408B">
        <w:rPr>
          <w:lang w:val="en-CA"/>
        </w:rPr>
        <w:t>Basic, relatedFeature is a stub associat</w:t>
      </w:r>
      <w:r w:rsidR="00A46E70">
        <w:rPr>
          <w:lang w:val="en-CA"/>
        </w:rPr>
        <w:t>ion (see clause 5.2).   H</w:t>
      </w:r>
      <w:r w:rsidR="00F25A29">
        <w:rPr>
          <w:lang w:val="en-CA"/>
        </w:rPr>
        <w:t>owever some encoding</w:t>
      </w:r>
      <w:r w:rsidR="00A46E70">
        <w:rPr>
          <w:lang w:val="en-CA"/>
        </w:rPr>
        <w:t>s</w:t>
      </w:r>
      <w:r w:rsidR="00F25A29">
        <w:rPr>
          <w:lang w:val="en-CA"/>
        </w:rPr>
        <w:t xml:space="preserve"> (such as XML) </w:t>
      </w:r>
      <w:r w:rsidR="009C6C9E">
        <w:rPr>
          <w:lang w:val="en-CA"/>
        </w:rPr>
        <w:t xml:space="preserve">will </w:t>
      </w:r>
      <w:r w:rsidR="00F25A29">
        <w:rPr>
          <w:lang w:val="en-CA"/>
        </w:rPr>
        <w:t xml:space="preserve">allow a “by reference” value (for example </w:t>
      </w:r>
      <w:r w:rsidR="00F25A29" w:rsidRPr="005E0F6A">
        <w:rPr>
          <w:rStyle w:val="xmlChar"/>
        </w:rPr>
        <w:t>xlink:href</w:t>
      </w:r>
      <w:r w:rsidR="00F25A29">
        <w:rPr>
          <w:lang w:val="en-CA"/>
        </w:rPr>
        <w:t>) to an external instance.</w:t>
      </w:r>
      <w:bookmarkStart w:id="278" w:name="BKM_F1244213_660C_4D77_8475_08F73D4EC81C"/>
      <w:bookmarkStart w:id="279" w:name="BKM_3B089F6A_116B_4A4A_91A0_17A52F7181FF"/>
      <w:bookmarkStart w:id="280" w:name="BKM_26B10141_733E_4FC5_A8B6_E0EA8C9C1A8A"/>
      <w:bookmarkEnd w:id="278"/>
      <w:bookmarkEnd w:id="279"/>
      <w:bookmarkEnd w:id="280"/>
    </w:p>
    <w:p w14:paraId="4A2F318A" w14:textId="357EA11D" w:rsidR="00E52A0E" w:rsidRDefault="001050D1" w:rsidP="001117EA">
      <w:pPr>
        <w:pStyle w:val="Heading4"/>
        <w:spacing w:after="120"/>
      </w:pPr>
      <w:bookmarkStart w:id="281" w:name="_Ref454623231"/>
      <w:r>
        <w:t>MappedFeature</w:t>
      </w:r>
      <w:bookmarkEnd w:id="281"/>
    </w:p>
    <w:p w14:paraId="0F8C5892" w14:textId="53B39419" w:rsidR="00FE38C3" w:rsidRDefault="001050D1" w:rsidP="001050D1">
      <w:r>
        <w:t xml:space="preserve">A </w:t>
      </w:r>
      <w:r w:rsidRPr="00491ED2">
        <w:rPr>
          <w:rStyle w:val="Entity"/>
        </w:rPr>
        <w:t>MappedFeature</w:t>
      </w:r>
      <w:r>
        <w:t xml:space="preserv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r>
        <w:t>)</w:t>
      </w:r>
      <w:r w:rsidR="00EA3CAB">
        <w:t xml:space="preserve">.  The </w:t>
      </w:r>
      <w:r w:rsidR="00D6680F">
        <w:t>m</w:t>
      </w:r>
      <w:r w:rsidR="00EA3CAB">
        <w:t xml:space="preserve">apped </w:t>
      </w:r>
      <w:r w:rsidR="00D6680F">
        <w:t xml:space="preserve">features </w:t>
      </w:r>
      <w:r w:rsidR="00FE38C3">
        <w:t>are the elements that compose a map, a cross-section, a borehole log</w:t>
      </w:r>
      <w:r w:rsidR="000E100B">
        <w:t>,</w:t>
      </w:r>
      <w:r w:rsidR="00FE38C3">
        <w:t xml:space="preserve"> or any other representation.  The mappingFrame identifies the domain being mapped by the geometries.  </w:t>
      </w:r>
      <w:r w:rsidR="00E52A0E">
        <w:t>For typical geological maps, the mapping frame is the surface of the earth (the 2.5D interface between the surface of the bedrock and whatever sits on it</w:t>
      </w:r>
      <w:r w:rsidR="00A46E70">
        <w:t xml:space="preserve">; atmosphere or overburden material for bedrock maps). </w:t>
      </w:r>
      <w:r w:rsidR="00E52A0E">
        <w:t xml:space="preserve"> </w:t>
      </w:r>
      <w:r w:rsidR="00F1490F">
        <w:t>It can also be abstract frames, such as the arbitrary plan</w:t>
      </w:r>
      <w:r w:rsidR="00E52A0E">
        <w:t>e that forms a mine level or a cross-section, the 3D volume enclosing an ore body or the line that approximate the path of a borehole</w:t>
      </w:r>
      <w:r w:rsidR="00AA535D">
        <w:t>.</w:t>
      </w:r>
    </w:p>
    <w:p w14:paraId="325AE5FC" w14:textId="3F4BCD1F" w:rsidR="00507F3E" w:rsidRPr="00F1490F" w:rsidRDefault="00E52A0E" w:rsidP="00F1490F">
      <w:r>
        <w:t xml:space="preserve">The </w:t>
      </w:r>
      <w:r w:rsidR="005C137B">
        <w:t xml:space="preserve">specification </w:t>
      </w:r>
      <w:r>
        <w:t>association identifies what notiona</w:t>
      </w:r>
      <w:r w:rsidR="000E100B">
        <w:t xml:space="preserve">l feature is being mapped.  </w:t>
      </w:r>
      <w:r w:rsidR="00F1490F">
        <w:t>It can be any</w:t>
      </w:r>
      <w:r>
        <w:t xml:space="preserve"> feature</w:t>
      </w:r>
      <w:r w:rsidR="00F1490F">
        <w:t>s</w:t>
      </w:r>
      <w:r>
        <w:t xml:space="preserve"> </w:t>
      </w:r>
      <w:r w:rsidR="00F1490F">
        <w:t>and is not restricted to GeoSciML feature, although it is expected to be for geological maps.</w:t>
      </w:r>
    </w:p>
    <w:p w14:paraId="5D17E594" w14:textId="00DA9461" w:rsidR="002546ED" w:rsidRPr="00491ED2" w:rsidRDefault="00507F3E" w:rsidP="00491ED2">
      <w:pPr>
        <w:rPr>
          <w:lang w:val="en-CA"/>
        </w:rPr>
      </w:pPr>
      <w:r>
        <w:rPr>
          <w:lang w:val="en-CA"/>
        </w:rPr>
        <w:t>The</w:t>
      </w:r>
      <w:r w:rsidR="00F1490F">
        <w:rPr>
          <w:lang w:val="en-CA"/>
        </w:rPr>
        <w:t xml:space="preserve"> </w:t>
      </w:r>
      <w:r w:rsidR="00F1490F" w:rsidRPr="00491ED2">
        <w:rPr>
          <w:rStyle w:val="Entity"/>
        </w:rPr>
        <w:t>observationMethod</w:t>
      </w:r>
      <w:r w:rsidR="00F1490F">
        <w:rPr>
          <w:lang w:val="en-CA"/>
        </w:rPr>
        <w:t xml:space="preserve"> property (</w:t>
      </w:r>
      <w:r w:rsidR="008F3406">
        <w:rPr>
          <w:rStyle w:val="Entity"/>
        </w:rPr>
        <w:t>SWE::Category</w:t>
      </w:r>
      <w:r>
        <w:rPr>
          <w:lang w:val="en-CA"/>
        </w:rPr>
        <w:t xml:space="preserve">) </w:t>
      </w:r>
      <w:r w:rsidR="00F1490F">
        <w:rPr>
          <w:lang w:val="en-CA"/>
        </w:rPr>
        <w:t>contains</w:t>
      </w:r>
      <w:r>
        <w:rPr>
          <w:lang w:val="en-CA"/>
        </w:rPr>
        <w:t xml:space="preserve"> </w:t>
      </w:r>
      <w:r w:rsidR="00E915AD">
        <w:rPr>
          <w:lang w:val="en-CA"/>
        </w:rPr>
        <w:t>an</w:t>
      </w:r>
      <w:r>
        <w:rPr>
          <w:lang w:val="en-CA"/>
        </w:rPr>
        <w:t xml:space="preserve"> element in a list of categories (a controlled vocabulary) </w:t>
      </w:r>
      <w:r w:rsidR="00F1490F">
        <w:rPr>
          <w:lang w:val="en-CA"/>
        </w:rPr>
        <w:t>describing</w:t>
      </w:r>
      <w:r>
        <w:rPr>
          <w:lang w:val="en-CA"/>
        </w:rPr>
        <w:t xml:space="preserve"> how </w:t>
      </w:r>
      <w:r w:rsidRPr="00507F3E">
        <w:rPr>
          <w:lang w:val="en-CA"/>
        </w:rPr>
        <w:t>the spatial extent of the mapped feature was determined</w:t>
      </w:r>
      <w:r w:rsidR="002B564B">
        <w:rPr>
          <w:lang w:val="en-CA"/>
        </w:rPr>
        <w:t>.</w:t>
      </w:r>
    </w:p>
    <w:p w14:paraId="6C9A70A8" w14:textId="59AE8D6D" w:rsidR="00507F3E" w:rsidRPr="00F1490F" w:rsidRDefault="00507F3E" w:rsidP="00F1490F">
      <w:pPr>
        <w:pStyle w:val="Heading5"/>
        <w:rPr>
          <w:lang w:val="en-CA"/>
        </w:rPr>
      </w:pPr>
      <w:r w:rsidRPr="00507F3E">
        <w:rPr>
          <w:lang w:val="en-CA"/>
        </w:rPr>
        <w:t>positionalAccuracy</w:t>
      </w:r>
    </w:p>
    <w:p w14:paraId="56AB1FA8" w14:textId="439908CA" w:rsidR="00507F3E" w:rsidRPr="00491ED2" w:rsidRDefault="00507F3E" w:rsidP="00491ED2">
      <w:pPr>
        <w:rPr>
          <w:lang w:val="en-CA"/>
        </w:rPr>
      </w:pPr>
      <w:r>
        <w:rPr>
          <w:lang w:val="en-CA"/>
        </w:rPr>
        <w:t xml:space="preserve">The </w:t>
      </w:r>
      <w:r w:rsidRPr="00491ED2">
        <w:rPr>
          <w:rStyle w:val="Entity"/>
        </w:rPr>
        <w:t>positionalAccuracy</w:t>
      </w:r>
      <w:r>
        <w:rPr>
          <w:lang w:val="en-CA"/>
        </w:rPr>
        <w:t xml:space="preserve"> property (</w:t>
      </w:r>
      <w:r w:rsidR="00253146" w:rsidRPr="00491ED2">
        <w:rPr>
          <w:rStyle w:val="Entity"/>
        </w:rPr>
        <w:t>SWE::Quantity</w:t>
      </w:r>
      <w:r>
        <w:rPr>
          <w:lang w:val="en-CA"/>
        </w:rPr>
        <w:t>) provide</w:t>
      </w:r>
      <w:r w:rsidR="00F1490F">
        <w:rPr>
          <w:lang w:val="en-CA"/>
        </w:rPr>
        <w:t>s</w:t>
      </w:r>
      <w:r>
        <w:rPr>
          <w:lang w:val="en-CA"/>
        </w:rPr>
        <w:t xml:space="preserve"> a quantitative value defining</w:t>
      </w:r>
      <w:r w:rsidRPr="00507F3E">
        <w:rPr>
          <w:lang w:val="en-CA"/>
        </w:rPr>
        <w:t xml:space="preserve"> the radius of an uncertainty buffer around a </w:t>
      </w:r>
      <w:r w:rsidR="005A42FB" w:rsidRPr="00491ED2">
        <w:rPr>
          <w:rStyle w:val="Entity"/>
        </w:rPr>
        <w:t>M</w:t>
      </w:r>
      <w:r w:rsidRPr="00491ED2">
        <w:rPr>
          <w:rStyle w:val="Entity"/>
        </w:rPr>
        <w:t>appedFeature</w:t>
      </w:r>
      <w:r w:rsidRPr="00507F3E">
        <w:rPr>
          <w:lang w:val="en-CA"/>
        </w:rPr>
        <w:t xml:space="preserve"> (</w:t>
      </w:r>
      <w:r w:rsidR="005A42FB" w:rsidRPr="00507F3E">
        <w:rPr>
          <w:lang w:val="en-CA"/>
        </w:rPr>
        <w:t>e.g.</w:t>
      </w:r>
      <w:r w:rsidRPr="00507F3E">
        <w:rPr>
          <w:lang w:val="en-CA"/>
        </w:rPr>
        <w:t>: a 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w:t>
      </w:r>
      <w:r w:rsidRPr="00491ED2">
        <w:rPr>
          <w:rStyle w:val="Entity"/>
        </w:rPr>
        <w:t>DQ_PositionalAccuracy</w:t>
      </w:r>
      <w:r w:rsidRPr="00507F3E">
        <w:rPr>
          <w:lang w:val="en-CA"/>
        </w:rPr>
        <w:t>.</w:t>
      </w:r>
    </w:p>
    <w:p w14:paraId="7ED63182" w14:textId="40252997" w:rsidR="00507F3E" w:rsidRPr="00F1490F" w:rsidRDefault="00507F3E" w:rsidP="00F1490F">
      <w:pPr>
        <w:pStyle w:val="Heading5"/>
        <w:rPr>
          <w:lang w:val="en-CA"/>
        </w:rPr>
      </w:pPr>
      <w:r w:rsidRPr="00507F3E">
        <w:rPr>
          <w:lang w:val="en-CA"/>
        </w:rPr>
        <w:t>resolutionRepresentativeFraction</w:t>
      </w:r>
    </w:p>
    <w:p w14:paraId="03A8B0B4" w14:textId="382C97A7" w:rsidR="00337EC6" w:rsidRPr="00491ED2" w:rsidRDefault="00507F3E" w:rsidP="00491ED2">
      <w:pPr>
        <w:rPr>
          <w:lang w:val="en-CA"/>
        </w:rPr>
      </w:pPr>
      <w:r>
        <w:rPr>
          <w:lang w:val="en-CA"/>
        </w:rPr>
        <w:t xml:space="preserve">The property </w:t>
      </w:r>
      <w:r w:rsidRPr="00491ED2">
        <w:rPr>
          <w:rStyle w:val="Entity"/>
        </w:rPr>
        <w:t>res</w:t>
      </w:r>
      <w:r w:rsidR="001A2D7E" w:rsidRPr="00491ED2">
        <w:rPr>
          <w:rStyle w:val="Entity"/>
        </w:rPr>
        <w:t>o</w:t>
      </w:r>
      <w:r w:rsidRPr="00491ED2">
        <w:rPr>
          <w:rStyle w:val="Entity"/>
        </w:rPr>
        <w:t>l</w:t>
      </w:r>
      <w:r w:rsidR="005C137B" w:rsidRPr="00491ED2">
        <w:rPr>
          <w:rStyle w:val="Entity"/>
        </w:rPr>
        <w:t>u</w:t>
      </w:r>
      <w:r w:rsidRPr="00491ED2">
        <w:rPr>
          <w:rStyle w:val="Entity"/>
        </w:rPr>
        <w:t>tionRepresentativeFraction:Integer</w:t>
      </w:r>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xml:space="preserve">, 10000 = the spatial feature is </w:t>
      </w:r>
      <w:r w:rsidR="001117EA">
        <w:rPr>
          <w:lang w:val="en-CA"/>
        </w:rPr>
        <w:t xml:space="preserve">intended to be </w:t>
      </w:r>
      <w:r w:rsidRPr="00507F3E">
        <w:rPr>
          <w:lang w:val="en-CA"/>
        </w:rPr>
        <w:t>represented at 1:10</w:t>
      </w:r>
      <w:r>
        <w:rPr>
          <w:lang w:val="en-CA"/>
        </w:rPr>
        <w:t>,</w:t>
      </w:r>
      <w:r w:rsidRPr="00507F3E">
        <w:rPr>
          <w:lang w:val="en-CA"/>
        </w:rPr>
        <w:t>000 scale)</w:t>
      </w:r>
      <w:r w:rsidR="00337EC6">
        <w:rPr>
          <w:lang w:val="en-CA"/>
        </w:rPr>
        <w:t>.</w:t>
      </w:r>
    </w:p>
    <w:p w14:paraId="68054125" w14:textId="52E84E4C" w:rsidR="00337EC6" w:rsidRPr="00F1490F" w:rsidRDefault="00337EC6" w:rsidP="00F1490F">
      <w:pPr>
        <w:pStyle w:val="Heading5"/>
        <w:rPr>
          <w:lang w:val="en-CA"/>
        </w:rPr>
      </w:pPr>
      <w:r w:rsidRPr="00337EC6">
        <w:rPr>
          <w:lang w:val="en-CA"/>
        </w:rPr>
        <w:t>mappingFrame</w:t>
      </w:r>
    </w:p>
    <w:p w14:paraId="25CB1E8B" w14:textId="49789B91" w:rsidR="000A1C4C" w:rsidRPr="00491ED2" w:rsidRDefault="00337EC6" w:rsidP="00491ED2">
      <w:pPr>
        <w:rPr>
          <w:lang w:val="en-CA"/>
        </w:rPr>
      </w:pPr>
      <w:r>
        <w:rPr>
          <w:lang w:val="en-CA"/>
        </w:rPr>
        <w:t xml:space="preserve">The </w:t>
      </w:r>
      <w:r w:rsidRPr="00491ED2">
        <w:rPr>
          <w:rStyle w:val="Entity"/>
        </w:rPr>
        <w:t>mappingFrame:MappingFrameTerm</w:t>
      </w:r>
      <w:r>
        <w:rPr>
          <w:lang w:val="en-CA"/>
        </w:rPr>
        <w:t xml:space="preserve"> provide</w:t>
      </w:r>
      <w:r w:rsidR="00F1490F">
        <w:rPr>
          <w:lang w:val="en-CA"/>
        </w:rPr>
        <w:t>s</w:t>
      </w:r>
      <w:r>
        <w:rPr>
          <w:lang w:val="en-CA"/>
        </w:rPr>
        <w:t xml:space="preserv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w:t>
      </w:r>
      <w:r w:rsidRPr="00491ED2">
        <w:rPr>
          <w:rStyle w:val="Entity"/>
        </w:rPr>
        <w:t>MappedFeature</w:t>
      </w:r>
      <w:r w:rsidRPr="00337EC6">
        <w:rPr>
          <w:lang w:val="en-CA"/>
        </w:rPr>
        <w:t xml:space="preserve"> is projected.</w:t>
      </w:r>
      <w:r w:rsidR="001117EA">
        <w:rPr>
          <w:lang w:val="en-CA"/>
        </w:rPr>
        <w:t xml:space="preserve">  In</w:t>
      </w:r>
      <w:r>
        <w:rPr>
          <w:lang w:val="en-CA"/>
        </w:rPr>
        <w:t xml:space="preserve"> most situation</w:t>
      </w:r>
      <w:r w:rsidR="001117EA">
        <w:rPr>
          <w:lang w:val="en-CA"/>
        </w:rPr>
        <w:t>s</w:t>
      </w:r>
      <w:r>
        <w:rPr>
          <w:lang w:val="en-CA"/>
        </w:rPr>
        <w:t xml:space="preserve">, mapped features are projected on the earth surface, but there are other contexts, such </w:t>
      </w:r>
      <w:r w:rsidR="001117EA">
        <w:rPr>
          <w:lang w:val="en-CA"/>
        </w:rPr>
        <w:t xml:space="preserve">as a bedrock surface beneath surficial cover materials, </w:t>
      </w:r>
      <w:r>
        <w:rPr>
          <w:lang w:val="en-CA"/>
        </w:rPr>
        <w:t>a mine level</w:t>
      </w:r>
      <w:r w:rsidR="001117EA">
        <w:rPr>
          <w:lang w:val="en-CA"/>
        </w:rPr>
        <w:t>,</w:t>
      </w:r>
      <w:r>
        <w:rPr>
          <w:lang w:val="en-CA"/>
        </w:rPr>
        <w:t xml:space="preserve"> or </w:t>
      </w:r>
      <w:r w:rsidR="000A1C4C">
        <w:rPr>
          <w:lang w:val="en-CA"/>
        </w:rPr>
        <w:t xml:space="preserve">a </w:t>
      </w:r>
      <w:r>
        <w:rPr>
          <w:lang w:val="en-CA"/>
        </w:rPr>
        <w:t>cross section</w:t>
      </w:r>
      <w:r w:rsidR="000A1C4C">
        <w:rPr>
          <w:lang w:val="en-CA"/>
        </w:rPr>
        <w:t>.</w:t>
      </w:r>
    </w:p>
    <w:p w14:paraId="1F324EC9" w14:textId="17718062" w:rsidR="00337EC6" w:rsidRPr="00F1490F" w:rsidRDefault="000A1C4C" w:rsidP="00F1490F">
      <w:pPr>
        <w:pStyle w:val="Heading5"/>
        <w:rPr>
          <w:lang w:val="en-CA"/>
        </w:rPr>
      </w:pPr>
      <w:r w:rsidRPr="000A1C4C">
        <w:rPr>
          <w:lang w:val="en-CA"/>
        </w:rPr>
        <w:t>exposure</w:t>
      </w:r>
    </w:p>
    <w:p w14:paraId="46A49F8D" w14:textId="7671372C" w:rsidR="000A1C4C" w:rsidRPr="00491ED2" w:rsidRDefault="000A1C4C" w:rsidP="00491ED2">
      <w:pPr>
        <w:rPr>
          <w:lang w:val="en-CA"/>
        </w:rPr>
      </w:pPr>
      <w:r>
        <w:rPr>
          <w:lang w:val="en-CA"/>
        </w:rPr>
        <w:t xml:space="preserve">The </w:t>
      </w:r>
      <w:r w:rsidRPr="00491ED2">
        <w:rPr>
          <w:rStyle w:val="Entity"/>
        </w:rPr>
        <w:t>exposure:ExposureTerm</w:t>
      </w:r>
      <w:r>
        <w:rPr>
          <w:lang w:val="en-CA"/>
        </w:rPr>
        <w:t xml:space="preserve"> property provide</w:t>
      </w:r>
      <w:r w:rsidR="00F1490F">
        <w:rPr>
          <w:lang w:val="en-CA"/>
        </w:rPr>
        <w:t>s</w:t>
      </w:r>
      <w:r>
        <w:rPr>
          <w:lang w:val="en-CA"/>
        </w:rPr>
        <w:t xml:space="preserv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20CAFADD" w14:textId="1C168046" w:rsidR="001A44F0" w:rsidRPr="00F1490F" w:rsidRDefault="001E5387" w:rsidP="00F1490F">
      <w:pPr>
        <w:pStyle w:val="Heading5"/>
        <w:rPr>
          <w:lang w:val="en-CA"/>
        </w:rPr>
      </w:pPr>
      <w:r>
        <w:rPr>
          <w:lang w:val="en-CA"/>
        </w:rPr>
        <w:lastRenderedPageBreak/>
        <w:t>s</w:t>
      </w:r>
      <w:r w:rsidR="001A44F0" w:rsidRPr="001A44F0">
        <w:rPr>
          <w:lang w:val="en-CA"/>
        </w:rPr>
        <w:t>hape</w:t>
      </w:r>
    </w:p>
    <w:p w14:paraId="2FFE03E6" w14:textId="7ADCB804" w:rsidR="001A44F0" w:rsidRDefault="001A44F0" w:rsidP="00F9640E">
      <w:pPr>
        <w:rPr>
          <w:lang w:val="en-CA"/>
        </w:rPr>
      </w:pPr>
      <w:r>
        <w:rPr>
          <w:lang w:val="en-CA"/>
        </w:rPr>
        <w:t xml:space="preserve">The </w:t>
      </w:r>
      <w:r w:rsidRPr="00491ED2">
        <w:rPr>
          <w:rStyle w:val="Entity"/>
        </w:rPr>
        <w:t>shape:GM_Object</w:t>
      </w:r>
      <w:r>
        <w:rPr>
          <w:lang w:val="en-CA"/>
        </w:rPr>
        <w:t xml:space="preserve"> property contain</w:t>
      </w:r>
      <w:r w:rsidR="00F1490F">
        <w:rPr>
          <w:lang w:val="en-CA"/>
        </w:rPr>
        <w:t>s</w:t>
      </w:r>
      <w:r>
        <w:rPr>
          <w:lang w:val="en-CA"/>
        </w:rPr>
        <w:t xml:space="preserve">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polygon, it is not </w:t>
      </w:r>
      <w:r w:rsidR="001A2D7E">
        <w:rPr>
          <w:lang w:val="en-CA"/>
        </w:rPr>
        <w:t>restricted</w:t>
      </w:r>
      <w:r>
        <w:rPr>
          <w:lang w:val="en-CA"/>
        </w:rPr>
        <w:t xml:space="preserve"> to any dimension.  For instance, a lithological log can be represented using of 1D geometries (expressed linearly from the borehole origin)</w:t>
      </w:r>
      <w:r w:rsidR="001F44AB">
        <w:rPr>
          <w:lang w:val="en-CA"/>
        </w:rPr>
        <w:t>,</w:t>
      </w:r>
      <w:r>
        <w:rPr>
          <w:lang w:val="en-CA"/>
        </w:rPr>
        <w:t xml:space="preserve"> or a </w:t>
      </w:r>
      <w:r w:rsidR="001F44AB">
        <w:rPr>
          <w:lang w:val="en-CA"/>
        </w:rPr>
        <w:t xml:space="preserve">geologic unit can </w:t>
      </w:r>
      <w:r>
        <w:rPr>
          <w:lang w:val="en-CA"/>
        </w:rPr>
        <w:t>be r</w:t>
      </w:r>
      <w:r w:rsidR="00491ED2">
        <w:rPr>
          <w:lang w:val="en-CA"/>
        </w:rPr>
        <w:t xml:space="preserve">epresented using </w:t>
      </w:r>
      <w:r w:rsidR="001F44AB">
        <w:rPr>
          <w:lang w:val="en-CA"/>
        </w:rPr>
        <w:t xml:space="preserve">a </w:t>
      </w:r>
      <w:r w:rsidR="00491ED2">
        <w:rPr>
          <w:lang w:val="en-CA"/>
        </w:rPr>
        <w:t xml:space="preserve">3D </w:t>
      </w:r>
      <w:r w:rsidR="001F44AB">
        <w:rPr>
          <w:lang w:val="en-CA"/>
        </w:rPr>
        <w:t>volume</w:t>
      </w:r>
      <w:r w:rsidR="00491ED2">
        <w:rPr>
          <w:lang w:val="en-CA"/>
        </w:rPr>
        <w:t>.</w:t>
      </w:r>
    </w:p>
    <w:p w14:paraId="18A6D19C" w14:textId="5A6824E3" w:rsidR="001A44F0" w:rsidRPr="00F1490F" w:rsidRDefault="001E5387" w:rsidP="00F1490F">
      <w:pPr>
        <w:pStyle w:val="Heading5"/>
        <w:rPr>
          <w:lang w:val="en-CA"/>
        </w:rPr>
      </w:pPr>
      <w:r>
        <w:rPr>
          <w:lang w:val="en-CA"/>
        </w:rPr>
        <w:t>s</w:t>
      </w:r>
      <w:r w:rsidR="001A44F0" w:rsidRPr="001A44F0">
        <w:rPr>
          <w:lang w:val="en-CA"/>
        </w:rPr>
        <w:t>pecification</w:t>
      </w:r>
    </w:p>
    <w:p w14:paraId="02ADB57C" w14:textId="240E587B" w:rsidR="001A44F0" w:rsidRPr="001117EA" w:rsidRDefault="001A44F0" w:rsidP="007F03F0">
      <w:pPr>
        <w:rPr>
          <w:lang w:val="en-CA"/>
        </w:rPr>
      </w:pPr>
      <w:r>
        <w:rPr>
          <w:lang w:val="en-CA"/>
        </w:rPr>
        <w:t xml:space="preserve">The </w:t>
      </w:r>
      <w:r w:rsidRPr="00491ED2">
        <w:rPr>
          <w:rStyle w:val="Entity"/>
        </w:rPr>
        <w:t>specification</w:t>
      </w:r>
      <w:r>
        <w:rPr>
          <w:lang w:val="en-CA"/>
        </w:rPr>
        <w:t xml:space="preserve"> association link</w:t>
      </w:r>
      <w:r w:rsidR="00F1490F">
        <w:rPr>
          <w:lang w:val="en-CA"/>
        </w:rPr>
        <w:t>s</w:t>
      </w:r>
      <w:r>
        <w:rPr>
          <w:lang w:val="en-CA"/>
        </w:rPr>
        <w:t xml:space="preserve"> an instance of </w:t>
      </w:r>
      <w:r w:rsidRPr="00491ED2">
        <w:rPr>
          <w:rStyle w:val="Entity"/>
        </w:rPr>
        <w:t>MappedFeature</w:t>
      </w:r>
      <w:r>
        <w:rPr>
          <w:lang w:val="en-CA"/>
        </w:rPr>
        <w:t xml:space="preserve"> to the </w:t>
      </w:r>
      <w:r w:rsidR="005C137B">
        <w:rPr>
          <w:lang w:val="en-CA"/>
        </w:rPr>
        <w:t xml:space="preserve">GFI_Feature </w:t>
      </w:r>
      <w:r>
        <w:rPr>
          <w:lang w:val="en-CA"/>
        </w:rPr>
        <w:t xml:space="preserve">being mapped. </w:t>
      </w:r>
      <w:r w:rsidRPr="001A44F0">
        <w:rPr>
          <w:lang w:val="en-CA"/>
        </w:rPr>
        <w:t>In a geological map, MappedFeature</w:t>
      </w:r>
      <w:r w:rsidR="001F44AB">
        <w:rPr>
          <w:lang w:val="en-CA"/>
        </w:rPr>
        <w:t>s</w:t>
      </w:r>
      <w:r w:rsidRPr="001A44F0">
        <w:rPr>
          <w:lang w:val="en-CA"/>
        </w:rPr>
        <w:t xml:space="preserve"> are used to represent GeologicFeature</w:t>
      </w:r>
      <w:r w:rsidR="001F44AB">
        <w:rPr>
          <w:lang w:val="en-CA"/>
        </w:rPr>
        <w:t>s</w:t>
      </w:r>
      <w:r w:rsidRPr="001A44F0">
        <w:rPr>
          <w:lang w:val="en-CA"/>
        </w:rPr>
        <w:t>, but other features from other domains could be represented.</w:t>
      </w:r>
      <w:bookmarkStart w:id="282" w:name="BKM_37DE5892_2942_443B_A8C3_8C1AB5CBE877"/>
      <w:bookmarkStart w:id="283" w:name="BKM_6B3E10C1_3AAE_4196_94F0_B9A235705FCC"/>
      <w:bookmarkStart w:id="284" w:name="BKM_1FCE659F_6DE4_40C1_996C_C1E6E981D3A0"/>
      <w:bookmarkStart w:id="285" w:name="BKM_E9804216_8300_4609_B607_127F0178BAB6"/>
      <w:bookmarkStart w:id="286" w:name="BKM_E3A6BA8A_712F_4182_95C4_285048E21544"/>
      <w:bookmarkStart w:id="287" w:name="BKM_2EB23880_DDF1_4995_AB7F_3DC0E40E7A89"/>
      <w:bookmarkEnd w:id="282"/>
      <w:bookmarkEnd w:id="283"/>
      <w:bookmarkEnd w:id="284"/>
      <w:bookmarkEnd w:id="285"/>
      <w:bookmarkEnd w:id="286"/>
      <w:bookmarkEnd w:id="287"/>
    </w:p>
    <w:p w14:paraId="7D4ABF8F" w14:textId="77777777" w:rsidR="00884FA7" w:rsidRDefault="00F92942" w:rsidP="001117EA">
      <w:pPr>
        <w:pStyle w:val="Heading4"/>
        <w:spacing w:after="120"/>
      </w:pPr>
      <w:bookmarkStart w:id="288" w:name="_Ref440800006"/>
      <w:r>
        <w:t>GeologicUnit</w:t>
      </w:r>
      <w:bookmarkEnd w:id="288"/>
    </w:p>
    <w:p w14:paraId="1F8B0457" w14:textId="452EB781" w:rsidR="00965167" w:rsidRDefault="00F92942" w:rsidP="00965167">
      <w:r>
        <w:t xml:space="preserve">Conceptually, </w:t>
      </w:r>
      <w:r w:rsidR="001E5387">
        <w:t xml:space="preserve">a </w:t>
      </w:r>
      <w:r w:rsidR="001A2D7E" w:rsidRPr="00491ED2">
        <w:rPr>
          <w:rStyle w:val="Entity"/>
        </w:rPr>
        <w:t>GeologicUnit</w:t>
      </w:r>
      <w:r w:rsidR="001A2D7E">
        <w:t xml:space="preserve"> may</w:t>
      </w:r>
      <w:r>
        <w:t xml:space="preserve"> represent a body of material in the Earth whose complete and precise extent is inferred to exist (</w:t>
      </w:r>
      <w:ins w:id="289" w:author="Ollie Raymond" w:date="2016-08-08T17:06:00Z">
        <w:r w:rsidR="001F44AB">
          <w:t xml:space="preserve">e.g., </w:t>
        </w:r>
      </w:ins>
      <w:r>
        <w:t>North American Data Model</w:t>
      </w:r>
      <w:r w:rsidR="005E0F6A">
        <w:t xml:space="preserve"> </w:t>
      </w:r>
      <w:ins w:id="290" w:author="Ollie Raymond" w:date="2016-08-08T17:07:00Z">
        <w:r w:rsidR="001F44AB" w:rsidRPr="00491ED2">
          <w:rPr>
            <w:rStyle w:val="Entity"/>
          </w:rPr>
          <w:t>GeologicUnit</w:t>
        </w:r>
        <w:r w:rsidR="001F44AB">
          <w:t xml:space="preserve"> </w:t>
        </w:r>
      </w:ins>
      <w:r w:rsidR="005E0F6A">
        <w:t>[</w:t>
      </w:r>
      <w:r w:rsidR="005E0F6A">
        <w:fldChar w:fldCharType="begin"/>
      </w:r>
      <w:r w:rsidR="005E0F6A">
        <w:instrText xml:space="preserve"> REF _Ref458064875 \n \h </w:instrText>
      </w:r>
      <w:r w:rsidR="005E0F6A">
        <w:fldChar w:fldCharType="separate"/>
      </w:r>
      <w:r w:rsidR="00AD44BE">
        <w:t>12</w:t>
      </w:r>
      <w:r w:rsidR="005E0F6A">
        <w:fldChar w:fldCharType="end"/>
      </w:r>
      <w:r w:rsidR="005E0F6A">
        <w:t>]</w:t>
      </w:r>
      <w:del w:id="291" w:author="Ollie Raymond" w:date="2016-08-08T17:06:00Z">
        <w:r w:rsidR="001F44AB" w:rsidDel="001F44AB">
          <w:delText>.</w:delText>
        </w:r>
      </w:del>
      <w:del w:id="292" w:author="Ollie Raymond" w:date="2016-08-08T17:07:00Z">
        <w:r w:rsidDel="001F44AB">
          <w:delText xml:space="preserve"> </w:delText>
        </w:r>
        <w:r w:rsidRPr="00491ED2" w:rsidDel="001F44AB">
          <w:rPr>
            <w:rStyle w:val="Entity"/>
          </w:rPr>
          <w:delText>GeologicUnit</w:delText>
        </w:r>
      </w:del>
      <w:r>
        <w:t xml:space="preserve">, Stratigraphic unit in </w:t>
      </w:r>
      <w:ins w:id="293" w:author="Ollie Raymond" w:date="2016-08-08T17:07:00Z">
        <w:r w:rsidR="001F44AB">
          <w:t xml:space="preserve">the </w:t>
        </w:r>
      </w:ins>
      <w:r>
        <w:t>sense of NACSN</w:t>
      </w:r>
      <w:r w:rsidR="00023F00">
        <w:t xml:space="preserve"> [</w:t>
      </w:r>
      <w:r w:rsidR="00023F00">
        <w:fldChar w:fldCharType="begin"/>
      </w:r>
      <w:r w:rsidR="00023F00">
        <w:instrText xml:space="preserve"> REF _Ref458065542 \n \h </w:instrText>
      </w:r>
      <w:r w:rsidR="00023F00">
        <w:fldChar w:fldCharType="separate"/>
      </w:r>
      <w:r w:rsidR="00AD44BE">
        <w:t>14</w:t>
      </w:r>
      <w:r w:rsidR="00023F00">
        <w:fldChar w:fldCharType="end"/>
      </w:r>
      <w:r w:rsidR="00023F00">
        <w:t>]</w:t>
      </w:r>
      <w:ins w:id="294" w:author="Ollie Raymond" w:date="2016-08-08T17:06:00Z">
        <w:r w:rsidR="001F44AB">
          <w:t>,</w:t>
        </w:r>
      </w:ins>
      <w:r>
        <w:t xml:space="preserve"> or International Stratigraphic Code</w:t>
      </w:r>
      <w:r w:rsidR="007C615B">
        <w:t xml:space="preserve"> [</w:t>
      </w:r>
      <w:r w:rsidR="007C615B">
        <w:fldChar w:fldCharType="begin"/>
      </w:r>
      <w:r w:rsidR="007C615B">
        <w:instrText xml:space="preserve"> REF _Ref458065834 \n \h </w:instrText>
      </w:r>
      <w:r w:rsidR="007C615B">
        <w:fldChar w:fldCharType="separate"/>
      </w:r>
      <w:r w:rsidR="00AD44BE">
        <w:t>9</w:t>
      </w:r>
      <w:r w:rsidR="007C615B">
        <w:fldChar w:fldCharType="end"/>
      </w:r>
      <w:r w:rsidR="007C615B">
        <w:t>]</w:t>
      </w:r>
      <w:r>
        <w:t>), or a classifier used to characterize parts of the Earth (e.g. lithologic map unit like 'granitic rock' or 'alluvial deposit', surficial units like 'till' or 'old alluvium').</w:t>
      </w:r>
      <w:r w:rsidR="001E2A9F">
        <w:t xml:space="preserve"> It includes both formal units (i.e. formally adopted and named in </w:t>
      </w:r>
      <w:del w:id="295" w:author="Ollie Raymond" w:date="2016-08-08T17:07:00Z">
        <w:r w:rsidR="001E2A9F" w:rsidDel="001F44AB">
          <w:delText xml:space="preserve">the </w:delText>
        </w:r>
      </w:del>
      <w:ins w:id="296" w:author="Ollie Raymond" w:date="2016-08-08T17:07:00Z">
        <w:r w:rsidR="001F44AB">
          <w:t>an</w:t>
        </w:r>
        <w:r w:rsidR="001F44AB">
          <w:t xml:space="preserve"> </w:t>
        </w:r>
      </w:ins>
      <w:r w:rsidR="001E2A9F">
        <w:t xml:space="preserve">official lexicon) and informal units (i.e. named but not promoted to </w:t>
      </w:r>
      <w:del w:id="297" w:author="Ollie Raymond" w:date="2016-08-08T17:07:00Z">
        <w:r w:rsidR="001E2A9F" w:rsidDel="001F44AB">
          <w:delText xml:space="preserve">the </w:delText>
        </w:r>
      </w:del>
      <w:ins w:id="298" w:author="Ollie Raymond" w:date="2016-08-08T17:07:00Z">
        <w:r w:rsidR="001F44AB">
          <w:t>a</w:t>
        </w:r>
        <w:r w:rsidR="001F44AB">
          <w:t xml:space="preserve"> </w:t>
        </w:r>
      </w:ins>
      <w:r w:rsidR="001E2A9F">
        <w:t>lexicon) and unnamed units (i.e.</w:t>
      </w:r>
      <w:ins w:id="299" w:author="Ollie Raymond" w:date="2016-08-08T17:07:00Z">
        <w:r w:rsidR="001F44AB">
          <w:t>,</w:t>
        </w:r>
      </w:ins>
      <w:r w:rsidR="001E2A9F">
        <w:t xml:space="preserve"> </w:t>
      </w:r>
      <w:del w:id="300" w:author="Ollie Raymond" w:date="2016-08-08T17:07:00Z">
        <w:r w:rsidR="001E2A9F" w:rsidDel="001F44AB">
          <w:delText>recognisable</w:delText>
        </w:r>
      </w:del>
      <w:ins w:id="301" w:author="Ollie Raymond" w:date="2016-08-08T17:07:00Z">
        <w:r w:rsidR="001F44AB">
          <w:t>recognizable,</w:t>
        </w:r>
      </w:ins>
      <w:r w:rsidR="001E2A9F">
        <w:t xml:space="preserve"> </w:t>
      </w:r>
      <w:del w:id="302" w:author="Ollie Raymond" w:date="2016-08-08T17:07:00Z">
        <w:r w:rsidR="001E2A9F" w:rsidDel="001F44AB">
          <w:delText xml:space="preserve">and </w:delText>
        </w:r>
      </w:del>
      <w:r w:rsidR="001E2A9F">
        <w:t xml:space="preserve">described and delineable in the field but not otherwise formalised). </w:t>
      </w:r>
      <w:r w:rsidR="00965167">
        <w:t xml:space="preserve"> In simpler terms, a geologic unit is a package of earth material (generally rock). </w:t>
      </w:r>
    </w:p>
    <w:p w14:paraId="43D27398" w14:textId="7A022A39" w:rsidR="001E2A9F" w:rsidDel="00EB77CE" w:rsidRDefault="001E2A9F" w:rsidP="001E2A9F">
      <w:pPr>
        <w:rPr>
          <w:del w:id="303" w:author="Ollie Raymond" w:date="2016-08-08T17:35:00Z"/>
        </w:rPr>
      </w:pPr>
    </w:p>
    <w:p w14:paraId="212F4F0C" w14:textId="401AD766" w:rsidR="001E2A9F" w:rsidDel="00EB77CE" w:rsidRDefault="001E2A9F" w:rsidP="001E2A9F">
      <w:pPr>
        <w:rPr>
          <w:del w:id="304" w:author="Ollie Raymond" w:date="2016-08-08T17:35:00Z"/>
        </w:rPr>
      </w:pPr>
    </w:p>
    <w:p w14:paraId="143DC968" w14:textId="3A3DE1F3" w:rsidR="00CE526C" w:rsidRDefault="00441148" w:rsidP="005B17A0">
      <w:pPr>
        <w:keepNext/>
        <w:ind w:left="-851" w:right="-716"/>
        <w:jc w:val="center"/>
        <w:pPrChange w:id="305" w:author="Ollie Raymond" w:date="2016-08-08T17:08:00Z">
          <w:pPr>
            <w:keepNext/>
          </w:pPr>
        </w:pPrChange>
      </w:pPr>
      <w:r>
        <w:rPr>
          <w:noProof/>
          <w:lang w:val="en-AU" w:eastAsia="en-AU"/>
        </w:rPr>
        <w:lastRenderedPageBreak/>
        <w:drawing>
          <wp:inline distT="0" distB="0" distL="0" distR="0" wp14:anchorId="604DDA61" wp14:editId="1BEC765E">
            <wp:extent cx="6365470" cy="38957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7934" cy="3903353"/>
                    </a:xfrm>
                    <a:prstGeom prst="rect">
                      <a:avLst/>
                    </a:prstGeom>
                    <a:noFill/>
                    <a:ln>
                      <a:noFill/>
                    </a:ln>
                  </pic:spPr>
                </pic:pic>
              </a:graphicData>
            </a:graphic>
          </wp:inline>
        </w:drawing>
      </w:r>
    </w:p>
    <w:p w14:paraId="21645D9F" w14:textId="52031857" w:rsidR="00CE526C" w:rsidRPr="001F44AB" w:rsidRDefault="00CE526C" w:rsidP="001F44AB">
      <w:pPr>
        <w:pStyle w:val="Caption"/>
        <w:jc w:val="center"/>
        <w:rPr>
          <w:color w:val="000000" w:themeColor="text1"/>
          <w:rPrChange w:id="306" w:author="Ollie Raymond" w:date="2016-08-08T17:08:00Z">
            <w:rPr/>
          </w:rPrChange>
        </w:rPr>
        <w:pPrChange w:id="307" w:author="Ollie Raymond" w:date="2016-08-08T17:08:00Z">
          <w:pPr>
            <w:pStyle w:val="Caption"/>
          </w:pPr>
        </w:pPrChange>
      </w:pPr>
      <w:r w:rsidRPr="001F44AB">
        <w:rPr>
          <w:color w:val="000000" w:themeColor="text1"/>
          <w:rPrChange w:id="308" w:author="Ollie Raymond" w:date="2016-08-08T17:08:00Z">
            <w:rPr/>
          </w:rPrChange>
        </w:rPr>
        <w:t xml:space="preserve">Figure </w:t>
      </w:r>
      <w:r w:rsidRPr="001F44AB">
        <w:rPr>
          <w:color w:val="000000" w:themeColor="text1"/>
          <w:rPrChange w:id="309" w:author="Ollie Raymond" w:date="2016-08-08T17:08:00Z">
            <w:rPr/>
          </w:rPrChange>
        </w:rPr>
        <w:fldChar w:fldCharType="begin"/>
      </w:r>
      <w:r w:rsidRPr="001F44AB">
        <w:rPr>
          <w:color w:val="000000" w:themeColor="text1"/>
          <w:rPrChange w:id="310" w:author="Ollie Raymond" w:date="2016-08-08T17:08:00Z">
            <w:rPr/>
          </w:rPrChange>
        </w:rPr>
        <w:instrText xml:space="preserve"> SEQ Figure \* ARABIC </w:instrText>
      </w:r>
      <w:r w:rsidRPr="001F44AB">
        <w:rPr>
          <w:color w:val="000000" w:themeColor="text1"/>
          <w:rPrChange w:id="311" w:author="Ollie Raymond" w:date="2016-08-08T17:08:00Z">
            <w:rPr/>
          </w:rPrChange>
        </w:rPr>
        <w:fldChar w:fldCharType="separate"/>
      </w:r>
      <w:r w:rsidR="00AD44BE" w:rsidRPr="001F44AB">
        <w:rPr>
          <w:noProof/>
          <w:color w:val="000000" w:themeColor="text1"/>
          <w:rPrChange w:id="312" w:author="Ollie Raymond" w:date="2016-08-08T17:08:00Z">
            <w:rPr>
              <w:noProof/>
            </w:rPr>
          </w:rPrChange>
        </w:rPr>
        <w:t>13</w:t>
      </w:r>
      <w:r w:rsidRPr="001F44AB">
        <w:rPr>
          <w:color w:val="000000" w:themeColor="text1"/>
          <w:rPrChange w:id="313" w:author="Ollie Raymond" w:date="2016-08-08T17:08:00Z">
            <w:rPr/>
          </w:rPrChange>
        </w:rPr>
        <w:fldChar w:fldCharType="end"/>
      </w:r>
      <w:ins w:id="314" w:author="Ollie Raymond" w:date="2016-08-08T18:06:00Z">
        <w:r w:rsidR="0008257A">
          <w:rPr>
            <w:color w:val="000000" w:themeColor="text1"/>
          </w:rPr>
          <w:t xml:space="preserve"> -</w:t>
        </w:r>
      </w:ins>
      <w:r w:rsidRPr="001F44AB">
        <w:rPr>
          <w:color w:val="000000" w:themeColor="text1"/>
          <w:rPrChange w:id="315" w:author="Ollie Raymond" w:date="2016-08-08T17:08:00Z">
            <w:rPr/>
          </w:rPrChange>
        </w:rPr>
        <w:t xml:space="preserve"> Geologic</w:t>
      </w:r>
      <w:del w:id="316" w:author="Ollie Raymond" w:date="2016-08-08T18:06:00Z">
        <w:r w:rsidRPr="001F44AB" w:rsidDel="0008257A">
          <w:rPr>
            <w:color w:val="000000" w:themeColor="text1"/>
            <w:rPrChange w:id="317" w:author="Ollie Raymond" w:date="2016-08-08T17:08:00Z">
              <w:rPr/>
            </w:rPrChange>
          </w:rPr>
          <w:delText xml:space="preserve"> </w:delText>
        </w:r>
      </w:del>
      <w:r w:rsidRPr="001F44AB">
        <w:rPr>
          <w:color w:val="000000" w:themeColor="text1"/>
          <w:rPrChange w:id="318" w:author="Ollie Raymond" w:date="2016-08-08T17:08:00Z">
            <w:rPr/>
          </w:rPrChange>
        </w:rPr>
        <w:t>Unit context diagram</w:t>
      </w:r>
      <w:r w:rsidR="00BA5AB0" w:rsidRPr="001F44AB">
        <w:rPr>
          <w:color w:val="000000" w:themeColor="text1"/>
          <w:rPrChange w:id="319" w:author="Ollie Raymond" w:date="2016-08-08T17:08:00Z">
            <w:rPr/>
          </w:rPrChange>
        </w:rPr>
        <w:t>.</w:t>
      </w:r>
    </w:p>
    <w:p w14:paraId="40DC187A" w14:textId="0CB31023" w:rsidR="001E5387" w:rsidRDefault="001E5387" w:rsidP="00F92942">
      <w:r>
        <w:t xml:space="preserve">Operationally, a </w:t>
      </w:r>
      <w:r w:rsidRPr="008B472E">
        <w:rPr>
          <w:rStyle w:val="Entity"/>
        </w:rPr>
        <w:t>GeologicUnit</w:t>
      </w:r>
      <w:r>
        <w:t xml:space="preserve"> is a container used to associate geologic properties with some mapped occurrence (through</w:t>
      </w:r>
      <w:ins w:id="320" w:author="Ollie Raymond" w:date="2016-08-08T17:08:00Z">
        <w:r w:rsidR="005B17A0">
          <w:t xml:space="preserve"> the</w:t>
        </w:r>
      </w:ins>
      <w:r>
        <w:t xml:space="preserve"> </w:t>
      </w:r>
      <w:r w:rsidRPr="008B472E">
        <w:rPr>
          <w:rStyle w:val="Entity"/>
        </w:rPr>
        <w:t>GeologicFeature</w:t>
      </w:r>
      <w:r w:rsidR="00965167" w:rsidRPr="008B472E">
        <w:rPr>
          <w:rStyle w:val="Entity"/>
        </w:rPr>
        <w:t>::</w:t>
      </w:r>
      <w:r w:rsidRPr="008B472E">
        <w:rPr>
          <w:rStyle w:val="Entity"/>
        </w:rPr>
        <w:t>occurrence</w:t>
      </w:r>
      <w:r w:rsidR="00965167" w:rsidRPr="008B472E">
        <w:rPr>
          <w:rStyle w:val="Entity"/>
        </w:rPr>
        <w:t>::</w:t>
      </w:r>
      <w:r w:rsidRPr="008B472E">
        <w:rPr>
          <w:rStyle w:val="Entity"/>
        </w:rPr>
        <w:t>MappedFeature</w:t>
      </w:r>
      <w:r>
        <w:t xml:space="preserve"> link), or with a geologic unit </w:t>
      </w:r>
      <w:del w:id="321" w:author="Ollie Raymond" w:date="2016-08-08T17:09:00Z">
        <w:r w:rsidDel="005B17A0">
          <w:delText xml:space="preserve">with </w:delText>
        </w:r>
      </w:del>
      <w:ins w:id="322" w:author="Ollie Raymond" w:date="2016-08-08T17:09:00Z">
        <w:r w:rsidR="005B17A0">
          <w:t>via</w:t>
        </w:r>
        <w:r w:rsidR="005B17A0">
          <w:t xml:space="preserve"> </w:t>
        </w:r>
      </w:ins>
      <w:r>
        <w:t xml:space="preserve">a vocabulary (through the </w:t>
      </w:r>
      <w:r w:rsidRPr="008B472E">
        <w:rPr>
          <w:rStyle w:val="Entity"/>
        </w:rPr>
        <w:t>GeologicUnit</w:t>
      </w:r>
      <w:r w:rsidR="00965167" w:rsidRPr="008B472E">
        <w:rPr>
          <w:rStyle w:val="Entity"/>
        </w:rPr>
        <w:t>::</w:t>
      </w:r>
      <w:r w:rsidR="001A2D7E" w:rsidRPr="008B472E">
        <w:rPr>
          <w:rStyle w:val="Entity"/>
        </w:rPr>
        <w:t>classifier</w:t>
      </w:r>
      <w:r w:rsidR="001A2D7E">
        <w:t>)</w:t>
      </w:r>
      <w:r>
        <w:t>.</w:t>
      </w:r>
    </w:p>
    <w:p w14:paraId="78024A9F" w14:textId="1CEA56AE" w:rsidR="00F1490F" w:rsidRDefault="00F92942" w:rsidP="007F03F0">
      <w:r>
        <w:t xml:space="preserve">Spatial properties are only available through association with a </w:t>
      </w:r>
      <w:r w:rsidRPr="008B472E">
        <w:rPr>
          <w:rStyle w:val="Entity"/>
        </w:rPr>
        <w:t>MappedFeature</w:t>
      </w:r>
      <w:r w:rsidR="001E2A9F">
        <w:t xml:space="preserve"> (although </w:t>
      </w:r>
      <w:r w:rsidR="00F1490F" w:rsidRPr="008B472E">
        <w:rPr>
          <w:rStyle w:val="Entity"/>
        </w:rPr>
        <w:t>GeologicUnit</w:t>
      </w:r>
      <w:r w:rsidR="00F1490F">
        <w:t xml:space="preserve"> do</w:t>
      </w:r>
      <w:r w:rsidR="001E2A9F">
        <w:t xml:space="preserve"> have a boundedBy property inherited from </w:t>
      </w:r>
      <w:r w:rsidR="001E2A9F" w:rsidRPr="008B472E">
        <w:rPr>
          <w:rStyle w:val="Entity"/>
        </w:rPr>
        <w:t>GFI_Feature</w:t>
      </w:r>
      <w:r w:rsidR="001E2A9F">
        <w:t>)</w:t>
      </w:r>
      <w:r>
        <w:t xml:space="preserve">. </w:t>
      </w:r>
    </w:p>
    <w:p w14:paraId="0A6725B2" w14:textId="07739405" w:rsidR="00CE526C" w:rsidRPr="00F1490F" w:rsidRDefault="00CE526C" w:rsidP="00ED2525">
      <w:pPr>
        <w:pStyle w:val="Heading5"/>
        <w:rPr>
          <w:lang w:val="en-CA"/>
        </w:rPr>
      </w:pPr>
      <w:r w:rsidRPr="00D970E9">
        <w:rPr>
          <w:lang w:val="en-CA"/>
        </w:rPr>
        <w:t>geologicUnitType</w:t>
      </w:r>
    </w:p>
    <w:p w14:paraId="2F0DA74D" w14:textId="646CBC13" w:rsidR="00F1490F" w:rsidRDefault="00CE526C" w:rsidP="00ED2525">
      <w:r>
        <w:t xml:space="preserve">The property </w:t>
      </w:r>
      <w:r w:rsidRPr="008B472E">
        <w:rPr>
          <w:rStyle w:val="Entity"/>
        </w:rPr>
        <w:t>geologicUnitType:GeologicUnitTypeTerm</w:t>
      </w:r>
      <w:r>
        <w:t xml:space="preserve"> provide</w:t>
      </w:r>
      <w:r w:rsidR="00F1490F">
        <w:t>s</w:t>
      </w:r>
      <w:r>
        <w:t xml:space="preserv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ins w:id="323" w:author="Ollie Raymond" w:date="2016-08-08T17:10:00Z">
        <w:r w:rsidR="005B17A0">
          <w:t xml:space="preserve">, </w:t>
        </w:r>
      </w:ins>
      <w:del w:id="324" w:author="Ollie Raymond" w:date="2016-08-08T17:10:00Z">
        <w:r w:rsidRPr="00CE526C" w:rsidDel="005B17A0">
          <w:delText xml:space="preserve">: something like </w:delText>
        </w:r>
      </w:del>
      <w:ins w:id="325" w:author="Ollie Raymond" w:date="2016-08-08T17:11:00Z">
        <w:r w:rsidR="005B17A0" w:rsidRPr="005B17A0">
          <w:t>http://resource.geosciml.org/classifierscheme/cgi/201211/geologicunittype</w:t>
        </w:r>
      </w:ins>
      <w:del w:id="326" w:author="Ollie Raymond" w:date="2016-08-08T17:11:00Z">
        <w:r w:rsidRPr="00CE526C" w:rsidDel="005B17A0">
          <w:delText>http://geosciml.org/classifierScheme/CGI/GeologicUnitType/200811</w:delText>
        </w:r>
      </w:del>
      <w:r w:rsidRPr="00CE526C">
        <w:t xml:space="preserve">) is </w:t>
      </w:r>
      <w:r w:rsidR="00F1490F">
        <w:t>recommended</w:t>
      </w:r>
      <w:r w:rsidRPr="00CE526C">
        <w:t>.</w:t>
      </w:r>
    </w:p>
    <w:p w14:paraId="492EA3BE" w14:textId="49E5260C" w:rsidR="00E72E0A" w:rsidRPr="00F1490F" w:rsidRDefault="002004D2" w:rsidP="00CE526C">
      <w:pPr>
        <w:pStyle w:val="Heading5"/>
        <w:rPr>
          <w:lang w:val="en-CA"/>
        </w:rPr>
      </w:pPr>
      <w:r>
        <w:rPr>
          <w:lang w:val="en-CA"/>
        </w:rPr>
        <w:t>r</w:t>
      </w:r>
      <w:r w:rsidR="00CE526C" w:rsidRPr="00D970E9">
        <w:rPr>
          <w:lang w:val="en-CA"/>
        </w:rPr>
        <w:t>ank</w:t>
      </w:r>
    </w:p>
    <w:p w14:paraId="7582C67B" w14:textId="3A780722" w:rsidR="00CE526C" w:rsidRDefault="00CE526C" w:rsidP="00CE526C">
      <w:r>
        <w:t xml:space="preserve">The property </w:t>
      </w:r>
      <w:r w:rsidRPr="008B472E">
        <w:rPr>
          <w:rStyle w:val="Entity"/>
        </w:rPr>
        <w:t>rank:RankTerm</w:t>
      </w:r>
      <w:r>
        <w:t xml:space="preserve"> contain</w:t>
      </w:r>
      <w:r w:rsidR="00F1490F">
        <w:t>s</w:t>
      </w:r>
      <w:r>
        <w:t xml:space="preserve"> a term that classifies the geologic unit in a generalization hierarchy from most local/smallest volume to most regional</w:t>
      </w:r>
      <w:ins w:id="327" w:author="Ollie Raymond" w:date="2016-08-08T17:12:00Z">
        <w:r w:rsidR="005B17A0">
          <w:t>/largest</w:t>
        </w:r>
      </w:ins>
      <w:r w:rsidR="00F1490F">
        <w:t>.</w:t>
      </w:r>
    </w:p>
    <w:p w14:paraId="55BAC2B5" w14:textId="35056461" w:rsidR="00CE526C" w:rsidRDefault="00CE526C" w:rsidP="00CE526C">
      <w:r>
        <w:t>Examples: group, subgroup, formation, member, bed, intrusion, complex, batholith</w:t>
      </w:r>
    </w:p>
    <w:p w14:paraId="4F79FA40" w14:textId="256D5DF9" w:rsidR="00291871" w:rsidRPr="00F1490F" w:rsidRDefault="00B109F3" w:rsidP="00F1490F">
      <w:pPr>
        <w:pStyle w:val="Heading5"/>
        <w:rPr>
          <w:lang w:val="en-CA"/>
        </w:rPr>
      </w:pPr>
      <w:r>
        <w:rPr>
          <w:lang w:val="en-CA"/>
        </w:rPr>
        <w:lastRenderedPageBreak/>
        <w:t>hi</w:t>
      </w:r>
      <w:r w:rsidR="00CE526C" w:rsidRPr="00D970E9">
        <w:rPr>
          <w:lang w:val="en-CA"/>
        </w:rPr>
        <w:t>e</w:t>
      </w:r>
      <w:r>
        <w:rPr>
          <w:lang w:val="en-CA"/>
        </w:rPr>
        <w:t>r</w:t>
      </w:r>
      <w:r w:rsidR="00CE526C" w:rsidRPr="00D970E9">
        <w:rPr>
          <w:lang w:val="en-CA"/>
        </w:rPr>
        <w:t>archyLink</w:t>
      </w:r>
    </w:p>
    <w:p w14:paraId="2871238B" w14:textId="202750E5" w:rsidR="00CE526C" w:rsidRDefault="00CE526C" w:rsidP="00CE526C">
      <w:r>
        <w:t xml:space="preserve">The property </w:t>
      </w:r>
      <w:r w:rsidRPr="008B472E">
        <w:rPr>
          <w:rStyle w:val="Entity"/>
        </w:rPr>
        <w:t>hierarchyLink</w:t>
      </w:r>
      <w:r>
        <w:t xml:space="preserve"> is an association that links a </w:t>
      </w:r>
      <w:r w:rsidRPr="008B472E">
        <w:rPr>
          <w:rStyle w:val="Entity"/>
        </w:rPr>
        <w:t>GeologicUnit</w:t>
      </w:r>
      <w:r>
        <w:t xml:space="preserve"> </w:t>
      </w:r>
      <w:r w:rsidR="00291871">
        <w:t xml:space="preserve">with a </w:t>
      </w:r>
      <w:r w:rsidR="00291871" w:rsidRPr="008B472E">
        <w:rPr>
          <w:rStyle w:val="Entity"/>
        </w:rPr>
        <w:t>GeologicUnitHierarchy</w:t>
      </w:r>
      <w:r w:rsidR="00291871">
        <w:t xml:space="preserve"> (</w:t>
      </w:r>
      <w:r w:rsidR="00291871">
        <w:fldChar w:fldCharType="begin"/>
      </w:r>
      <w:r w:rsidR="00291871">
        <w:instrText xml:space="preserve"> REF _Ref440064217 \r \h </w:instrText>
      </w:r>
      <w:r w:rsidR="00291871">
        <w:fldChar w:fldCharType="separate"/>
      </w:r>
      <w:r w:rsidR="00AD44BE">
        <w:t>8.4.1.4</w:t>
      </w:r>
      <w:r w:rsidR="00291871">
        <w:fldChar w:fldCharType="end"/>
      </w:r>
      <w:r w:rsidR="00291871">
        <w:t>)</w:t>
      </w:r>
      <w:r w:rsidR="00291871" w:rsidRPr="00291871">
        <w:t xml:space="preserve"> </w:t>
      </w:r>
      <w:r w:rsidR="00291871">
        <w:t>to</w:t>
      </w:r>
      <w:r>
        <w:t xml:space="preserve"> </w:t>
      </w:r>
      <w:r w:rsidR="00291871">
        <w:t>r</w:t>
      </w:r>
      <w:r w:rsidR="00B109F3">
        <w:t>epresent</w:t>
      </w:r>
      <w:r w:rsidRPr="00CE526C">
        <w:t xml:space="preserve"> containment of a part </w:t>
      </w:r>
      <w:r w:rsidRPr="008B472E">
        <w:rPr>
          <w:rStyle w:val="Entity"/>
        </w:rPr>
        <w:t>GeologicUnit</w:t>
      </w:r>
      <w:r w:rsidRPr="00CE526C">
        <w:t xml:space="preserve"> within another </w:t>
      </w:r>
      <w:r w:rsidRPr="008B472E">
        <w:rPr>
          <w:rStyle w:val="Entity"/>
        </w:rPr>
        <w:t>GeologicUnit</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8037F7">
        <w:t>.  F</w:t>
      </w:r>
      <w:r w:rsidR="00291871">
        <w:t>or example</w:t>
      </w:r>
      <w:r w:rsidR="008037F7">
        <w:t>,</w:t>
      </w:r>
      <w:r w:rsidR="00291871">
        <w:t xml:space="preserve"> m</w:t>
      </w:r>
      <w:r w:rsidR="002004D2">
        <w:t xml:space="preserve">embers </w:t>
      </w:r>
      <w:r w:rsidR="008037F7">
        <w:t>are described as</w:t>
      </w:r>
      <w:r w:rsidR="002004D2">
        <w:t xml:space="preserve"> part of formations</w:t>
      </w:r>
      <w:r w:rsidR="008037F7">
        <w:t>,</w:t>
      </w:r>
      <w:r w:rsidR="002004D2">
        <w:t xml:space="preserve"> or different facies </w:t>
      </w:r>
      <w:r w:rsidR="008037F7">
        <w:t xml:space="preserve">can be described as parts </w:t>
      </w:r>
      <w:r w:rsidR="002004D2">
        <w:t xml:space="preserve">of a </w:t>
      </w:r>
      <w:r w:rsidR="008037F7" w:rsidRPr="008B472E">
        <w:rPr>
          <w:rStyle w:val="Entity"/>
        </w:rPr>
        <w:t>GeologicU</w:t>
      </w:r>
      <w:r w:rsidR="002004D2" w:rsidRPr="008B472E">
        <w:rPr>
          <w:rStyle w:val="Entity"/>
        </w:rPr>
        <w:t>nit</w:t>
      </w:r>
      <w:r w:rsidR="002004D2">
        <w:t>.</w:t>
      </w:r>
    </w:p>
    <w:p w14:paraId="2BC0CD35" w14:textId="60840696" w:rsidR="00291871" w:rsidRDefault="00291871" w:rsidP="00CE526C">
      <w:pPr>
        <w:pStyle w:val="Heading5"/>
      </w:pPr>
      <w:r>
        <w:t>c</w:t>
      </w:r>
      <w:r w:rsidRPr="00291871">
        <w:t>omposition</w:t>
      </w:r>
    </w:p>
    <w:p w14:paraId="43FD900B" w14:textId="65350E7C" w:rsidR="00F42A3E" w:rsidRDefault="00291871" w:rsidP="00CE526C">
      <w:r>
        <w:t xml:space="preserve">The </w:t>
      </w:r>
      <w:r w:rsidR="001A2D7E">
        <w:t>property</w:t>
      </w:r>
      <w:r>
        <w:t xml:space="preserve"> </w:t>
      </w:r>
      <w:r w:rsidRPr="008B472E">
        <w:rPr>
          <w:rStyle w:val="Entity"/>
        </w:rPr>
        <w:t>composition</w:t>
      </w:r>
      <w:r>
        <w:t xml:space="preserve"> is an association that links a </w:t>
      </w:r>
      <w:r w:rsidRPr="008B472E">
        <w:rPr>
          <w:rStyle w:val="Entity"/>
        </w:rPr>
        <w:t>GeologicUnit</w:t>
      </w:r>
      <w:r>
        <w:t xml:space="preserve"> with </w:t>
      </w:r>
      <w:r w:rsidRPr="008B472E">
        <w:rPr>
          <w:rStyle w:val="Entity"/>
        </w:rPr>
        <w:t>CompositionParts</w:t>
      </w:r>
      <w:r>
        <w:t xml:space="preserve"> to d</w:t>
      </w:r>
      <w:r w:rsidR="00F42A3E">
        <w:t>escribe</w:t>
      </w:r>
      <w:r w:rsidRPr="00291871">
        <w:t xml:space="preserve"> </w:t>
      </w:r>
      <w:del w:id="328" w:author="Ollie Raymond" w:date="2016-08-08T17:13:00Z">
        <w:r w:rsidRPr="00291871" w:rsidDel="005B17A0">
          <w:delText>the</w:delText>
        </w:r>
        <w:r w:rsidR="00965167" w:rsidDel="005B17A0">
          <w:delText xml:space="preserve"> </w:delText>
        </w:r>
      </w:del>
      <w:ins w:id="329" w:author="Ollie Raymond" w:date="2016-08-08T17:13:00Z">
        <w:r w:rsidR="005B17A0">
          <w:t>the</w:t>
        </w:r>
        <w:r w:rsidR="005B17A0">
          <w:t xml:space="preserve"> </w:t>
        </w:r>
      </w:ins>
      <w:r w:rsidR="00965167">
        <w:t>material</w:t>
      </w:r>
      <w:r w:rsidRPr="00291871">
        <w:t xml:space="preserve"> composition </w:t>
      </w:r>
      <w:del w:id="330" w:author="Ollie Raymond" w:date="2016-08-08T17:13:00Z">
        <w:r w:rsidRPr="00291871" w:rsidDel="005B17A0">
          <w:delText xml:space="preserve">(detailed, instance specific, lithologic description) </w:delText>
        </w:r>
      </w:del>
      <w:r w:rsidRPr="00291871">
        <w:t xml:space="preserve">of the </w:t>
      </w:r>
      <w:r w:rsidRPr="008B472E">
        <w:rPr>
          <w:rStyle w:val="Entity"/>
        </w:rPr>
        <w:t>GeologicUnit</w:t>
      </w:r>
      <w:ins w:id="331" w:author="Ollie Raymond" w:date="2016-08-08T17:13:00Z">
        <w:r w:rsidR="005B17A0">
          <w:rPr>
            <w:rStyle w:val="Entity"/>
          </w:rPr>
          <w:t xml:space="preserve"> </w:t>
        </w:r>
        <w:r w:rsidR="005B17A0" w:rsidRPr="00291871">
          <w:t>(</w:t>
        </w:r>
      </w:ins>
      <w:ins w:id="332" w:author="Ollie Raymond" w:date="2016-08-08T17:14:00Z">
        <w:r w:rsidR="005B17A0">
          <w:t>e.g</w:t>
        </w:r>
      </w:ins>
      <w:ins w:id="333" w:author="Ollie Raymond" w:date="2016-08-08T17:13:00Z">
        <w:r w:rsidR="005B17A0">
          <w:t xml:space="preserve">., a </w:t>
        </w:r>
        <w:r w:rsidR="005B17A0" w:rsidRPr="00291871">
          <w:t>detailed, instance specific, lithologic description)</w:t>
        </w:r>
      </w:ins>
    </w:p>
    <w:p w14:paraId="700DD81B" w14:textId="21FF594B" w:rsidR="00895888" w:rsidRPr="00895888" w:rsidRDefault="00540089" w:rsidP="00F42A3E">
      <w:pPr>
        <w:pStyle w:val="Heading5"/>
      </w:pPr>
      <w:r w:rsidRPr="00540089">
        <w:t>gbMaterialDescription</w:t>
      </w:r>
      <w:r>
        <w:t xml:space="preserve"> (stub property)</w:t>
      </w:r>
    </w:p>
    <w:p w14:paraId="0C3155A3" w14:textId="46BF2076" w:rsidR="00540089" w:rsidRDefault="00540089" w:rsidP="00CE526C">
      <w:r>
        <w:t xml:space="preserve">The property </w:t>
      </w:r>
      <w:r w:rsidRPr="008B472E">
        <w:rPr>
          <w:rStyle w:val="Entity"/>
        </w:rPr>
        <w:t>gbMaterialDescription</w:t>
      </w:r>
      <w:r w:rsidR="001540B1" w:rsidRPr="008B472E">
        <w:rPr>
          <w:rStyle w:val="Entity"/>
        </w:rPr>
        <w:t>:</w:t>
      </w:r>
      <w:r w:rsidR="00895888" w:rsidRPr="008B472E">
        <w:rPr>
          <w:rStyle w:val="Entity"/>
        </w:rPr>
        <w:t>EarthMaterialAbstractDescription</w:t>
      </w:r>
      <w:r w:rsidR="00895888">
        <w:t xml:space="preserve"> </w:t>
      </w:r>
      <w:r w:rsidR="001540B1">
        <w:t xml:space="preserve">is a placeholder that </w:t>
      </w:r>
      <w:r w:rsidR="00895888">
        <w:t>provide</w:t>
      </w:r>
      <w:r w:rsidR="00F42A3E">
        <w:t>s</w:t>
      </w:r>
      <w:r w:rsidR="00895888">
        <w:t xml:space="preserv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AD44BE">
        <w:t>5.1.1</w:t>
      </w:r>
      <w:r w:rsidR="00895888">
        <w:fldChar w:fldCharType="end"/>
      </w:r>
      <w:r w:rsidR="00895888">
        <w:t xml:space="preserve">) </w:t>
      </w:r>
      <w:r w:rsidRPr="00540089">
        <w:t>in GeoSciML Basic</w:t>
      </w:r>
      <w:r w:rsidR="00895888">
        <w:t xml:space="preserve"> as </w:t>
      </w:r>
      <w:r w:rsidR="00895888" w:rsidRPr="008B472E">
        <w:rPr>
          <w:rStyle w:val="Entity"/>
        </w:rPr>
        <w:t>EarthMaterialAbstractDescription</w:t>
      </w:r>
      <w:r w:rsidR="00895888">
        <w:t xml:space="preserve"> is abstract </w:t>
      </w:r>
      <w:del w:id="334" w:author="Ollie Raymond" w:date="2016-08-08T17:17:00Z">
        <w:r w:rsidR="00895888" w:rsidDel="005B17A0">
          <w:delText xml:space="preserve">and </w:delText>
        </w:r>
      </w:del>
      <w:ins w:id="335" w:author="Ollie Raymond" w:date="2016-08-08T17:17:00Z">
        <w:r w:rsidR="005B17A0">
          <w:t>with</w:t>
        </w:r>
        <w:r w:rsidR="005B17A0">
          <w:t xml:space="preserve"> </w:t>
        </w:r>
      </w:ins>
      <w:r w:rsidR="00895888">
        <w:t xml:space="preserve">subtypes </w:t>
      </w:r>
      <w:del w:id="336" w:author="Ollie Raymond" w:date="2016-08-08T17:17:00Z">
        <w:r w:rsidR="00965167" w:rsidDel="005B17A0">
          <w:delText xml:space="preserve">are </w:delText>
        </w:r>
      </w:del>
      <w:r w:rsidR="00965167">
        <w:t xml:space="preserve">defined </w:t>
      </w:r>
      <w:r w:rsidR="00895888">
        <w:t xml:space="preserve">in GeoSciML </w:t>
      </w:r>
      <w:r w:rsidR="00965167">
        <w:t>Extension</w:t>
      </w:r>
      <w:r w:rsidR="00895888">
        <w:t xml:space="preserve">.  </w:t>
      </w:r>
    </w:p>
    <w:p w14:paraId="1281E35F" w14:textId="13133A52" w:rsidR="00895888" w:rsidRPr="00895888" w:rsidRDefault="00895888" w:rsidP="00F42A3E">
      <w:pPr>
        <w:pStyle w:val="Heading5"/>
      </w:pPr>
      <w:r w:rsidRPr="00895888">
        <w:t>gbUnitDescription</w:t>
      </w:r>
      <w:r w:rsidR="001A2D7E">
        <w:t xml:space="preserve"> </w:t>
      </w:r>
      <w:r w:rsidR="002004D2">
        <w:t>(stub property)</w:t>
      </w:r>
    </w:p>
    <w:p w14:paraId="426A44E0" w14:textId="68C30040" w:rsidR="00895888" w:rsidRDefault="00895888" w:rsidP="00895888">
      <w:r>
        <w:t xml:space="preserve">The property </w:t>
      </w:r>
      <w:r w:rsidRPr="008B472E">
        <w:rPr>
          <w:rStyle w:val="Entity"/>
        </w:rPr>
        <w:t>gbUnitDescription</w:t>
      </w:r>
      <w:r w:rsidR="00A47566" w:rsidRPr="008B472E">
        <w:rPr>
          <w:rStyle w:val="Entity"/>
        </w:rPr>
        <w:t>:</w:t>
      </w:r>
      <w:r w:rsidRPr="008B472E">
        <w:rPr>
          <w:rStyle w:val="Entity"/>
        </w:rPr>
        <w:t>GeologicUnit</w:t>
      </w:r>
      <w:r w:rsidR="001540B1" w:rsidRPr="008B472E">
        <w:rPr>
          <w:rStyle w:val="Entity"/>
        </w:rPr>
        <w:t>AbstractDescriptio</w:t>
      </w:r>
      <w:r w:rsidR="001540B1">
        <w:t xml:space="preserve"> is a placeholder that </w:t>
      </w:r>
      <w:r>
        <w:t>provide</w:t>
      </w:r>
      <w:r w:rsidR="00F42A3E">
        <w:t>s</w:t>
      </w:r>
      <w:r>
        <w:t xml:space="preserv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AD44BE">
        <w:t>5.1.1</w:t>
      </w:r>
      <w:r>
        <w:fldChar w:fldCharType="end"/>
      </w:r>
      <w:r>
        <w:t xml:space="preserve">) </w:t>
      </w:r>
      <w:r w:rsidRPr="00540089">
        <w:t>in GeoSciML Basic</w:t>
      </w:r>
      <w:r>
        <w:t xml:space="preserve"> as </w:t>
      </w:r>
      <w:r w:rsidRPr="008B472E">
        <w:rPr>
          <w:rStyle w:val="Entity"/>
        </w:rPr>
        <w:t>GeologicUnitAbstractDescription</w:t>
      </w:r>
      <w:r>
        <w:t xml:space="preserve"> is abstract </w:t>
      </w:r>
      <w:del w:id="337" w:author="Ollie Raymond" w:date="2016-08-08T17:19:00Z">
        <w:r w:rsidDel="00030BF1">
          <w:delText xml:space="preserve">and </w:delText>
        </w:r>
      </w:del>
      <w:ins w:id="338" w:author="Ollie Raymond" w:date="2016-08-08T17:19:00Z">
        <w:r w:rsidR="00030BF1">
          <w:t>with</w:t>
        </w:r>
        <w:r w:rsidR="00030BF1">
          <w:t xml:space="preserve"> </w:t>
        </w:r>
      </w:ins>
      <w:r>
        <w:t>subtypes</w:t>
      </w:r>
      <w:r w:rsidR="00965167">
        <w:t xml:space="preserve"> </w:t>
      </w:r>
      <w:del w:id="339" w:author="Ollie Raymond" w:date="2016-08-08T17:19:00Z">
        <w:r w:rsidR="00965167" w:rsidDel="00030BF1">
          <w:delText xml:space="preserve">are </w:delText>
        </w:r>
      </w:del>
      <w:r w:rsidR="00965167">
        <w:t>defined</w:t>
      </w:r>
      <w:r>
        <w:t xml:space="preserve"> in GeoSciML </w:t>
      </w:r>
      <w:r w:rsidR="00965167">
        <w:t>Extension</w:t>
      </w:r>
      <w:r>
        <w:t>.</w:t>
      </w:r>
      <w:r w:rsidR="008B472E">
        <w:t xml:space="preserve">  </w:t>
      </w:r>
    </w:p>
    <w:p w14:paraId="69BB7268" w14:textId="69F571C2" w:rsidR="00A07C65" w:rsidRDefault="00A07C65" w:rsidP="005B17A0">
      <w:pPr>
        <w:pStyle w:val="Heading4"/>
        <w:spacing w:after="120"/>
        <w:pPrChange w:id="340" w:author="Ollie Raymond" w:date="2016-08-08T17:16:00Z">
          <w:pPr>
            <w:pStyle w:val="Heading4"/>
          </w:pPr>
        </w:pPrChange>
      </w:pPr>
      <w:bookmarkStart w:id="341" w:name="BKM_A1329A5F_042F_4AF8_BF84_0B471B65BC55"/>
      <w:bookmarkStart w:id="342" w:name="BKM_7F4D7787_7293_418E_8B38_1A72EA1F4CC0"/>
      <w:bookmarkStart w:id="343" w:name="_Ref440064217"/>
      <w:bookmarkEnd w:id="341"/>
      <w:bookmarkEnd w:id="342"/>
      <w:r>
        <w:t>GeologicUnitHierarchy</w:t>
      </w:r>
      <w:bookmarkEnd w:id="343"/>
    </w:p>
    <w:p w14:paraId="2D0240C9" w14:textId="3F798F27" w:rsidR="007C615B" w:rsidRPr="007C615B" w:rsidDel="005B17A0" w:rsidRDefault="007C615B" w:rsidP="007C615B">
      <w:pPr>
        <w:rPr>
          <w:del w:id="344" w:author="Ollie Raymond" w:date="2016-08-08T17:16:00Z"/>
        </w:rPr>
      </w:pPr>
    </w:p>
    <w:p w14:paraId="4A6EC43A" w14:textId="42C62AD1" w:rsidR="00B62995" w:rsidRDefault="00B62995" w:rsidP="00B62995">
      <w:r w:rsidRPr="008B472E">
        <w:rPr>
          <w:rStyle w:val="Entity"/>
        </w:rPr>
        <w:t>GeologicUnitHierarchy</w:t>
      </w:r>
      <w:r w:rsidRPr="00F92942">
        <w:t xml:space="preserve"> associates a </w:t>
      </w:r>
      <w:r w:rsidRPr="008B472E">
        <w:rPr>
          <w:rStyle w:val="Entity"/>
        </w:rPr>
        <w:t>GeologicUnit</w:t>
      </w:r>
      <w:r w:rsidRPr="00F92942">
        <w:t xml:space="preserve"> with another </w:t>
      </w:r>
      <w:r w:rsidRPr="008B472E">
        <w:rPr>
          <w:rStyle w:val="Entity"/>
        </w:rPr>
        <w:t>GeologicUnit</w:t>
      </w:r>
      <w:r w:rsidRPr="00F92942">
        <w:t xml:space="preserve"> that is a </w:t>
      </w:r>
      <w:r w:rsidR="00030BF1">
        <w:t>proper</w:t>
      </w:r>
      <w:r w:rsidR="00030BF1" w:rsidRPr="00F92942">
        <w:t xml:space="preserve"> </w:t>
      </w:r>
      <w:r w:rsidRPr="00F92942">
        <w:t>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4638CA43" w14:textId="4E9DAF18" w:rsidR="003842F3" w:rsidRDefault="00924939" w:rsidP="00ED2525">
      <w:pPr>
        <w:pStyle w:val="Heading5"/>
      </w:pPr>
      <w:r>
        <w:t>r</w:t>
      </w:r>
      <w:r w:rsidRPr="00924939">
        <w:t>ole</w:t>
      </w:r>
    </w:p>
    <w:p w14:paraId="6A782BC1" w14:textId="1403A7E7" w:rsidR="00924939" w:rsidRDefault="00924939" w:rsidP="00ED2525">
      <w:r>
        <w:t xml:space="preserve">The </w:t>
      </w:r>
      <w:r w:rsidRPr="008B472E">
        <w:rPr>
          <w:rStyle w:val="Entity"/>
        </w:rPr>
        <w:t>role:GeologicUnitHierarchyRoleTerm</w:t>
      </w:r>
      <w:r>
        <w:t xml:space="preserve"> property provide</w:t>
      </w:r>
      <w:r w:rsidR="00F42A3E">
        <w:t>s</w:t>
      </w:r>
      <w:r>
        <w:t xml:space="preserve"> a term describing the n</w:t>
      </w:r>
      <w:r w:rsidRPr="00924939">
        <w:t>ature of the parts, e.g. facies, stratigraphic, interbeds, geographic, eastern facies</w:t>
      </w:r>
      <w:r w:rsidR="00BA5AB0">
        <w:t>.</w:t>
      </w:r>
    </w:p>
    <w:p w14:paraId="5F948F81" w14:textId="60F12D0D" w:rsidR="00924939" w:rsidRDefault="00924939" w:rsidP="00ED2525">
      <w:pPr>
        <w:pStyle w:val="Heading5"/>
      </w:pPr>
      <w:r>
        <w:t>p</w:t>
      </w:r>
      <w:r w:rsidRPr="00924939">
        <w:t>roportion</w:t>
      </w:r>
    </w:p>
    <w:p w14:paraId="09C12C6D" w14:textId="631497D1" w:rsidR="00924939" w:rsidRDefault="00924939" w:rsidP="00ED2525">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provide</w:t>
      </w:r>
      <w:r w:rsidR="00F42A3E">
        <w:t>s</w:t>
      </w:r>
      <w:r>
        <w:t xml:space="preserv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50F7186B" w14:textId="24737B75" w:rsidR="00515E43" w:rsidRDefault="008B472E" w:rsidP="00515E43">
      <w:r>
        <w:t xml:space="preserve">The property </w:t>
      </w:r>
      <w:r w:rsidRPr="008B472E">
        <w:rPr>
          <w:rStyle w:val="Entity"/>
        </w:rPr>
        <w:t>targetU</w:t>
      </w:r>
      <w:r w:rsidR="00924939" w:rsidRPr="008B472E">
        <w:rPr>
          <w:rStyle w:val="Entity"/>
        </w:rPr>
        <w:t>nit</w:t>
      </w:r>
      <w:r w:rsidR="00924939">
        <w:t xml:space="preserve"> </w:t>
      </w:r>
      <w:r w:rsidR="00515E43">
        <w:t>is an association</w:t>
      </w:r>
      <w:r w:rsidR="00924939">
        <w:t xml:space="preserve"> </w:t>
      </w:r>
      <w:bookmarkStart w:id="345" w:name="BKM_F1AE88A3_ADC1_4E05_8AA4_DF5F90DB4C60"/>
      <w:bookmarkStart w:id="346" w:name="BKM_C5C77165_16DE_4DA6_948B_748CCB10594C"/>
      <w:bookmarkEnd w:id="345"/>
      <w:bookmarkEnd w:id="346"/>
      <w:r w:rsidR="00515E43">
        <w:t>that</w:t>
      </w:r>
      <w:r w:rsidR="00515E43" w:rsidRPr="00515E43">
        <w:t xml:space="preserve"> specifies exactly one </w:t>
      </w:r>
      <w:r w:rsidR="00515E43" w:rsidRPr="008B472E">
        <w:rPr>
          <w:rStyle w:val="Entity"/>
        </w:rPr>
        <w:t>GeologicUnit</w:t>
      </w:r>
      <w:r w:rsidR="00515E43" w:rsidRPr="00515E43">
        <w:t xml:space="preserve"> that is a proper part of another </w:t>
      </w:r>
      <w:r w:rsidR="00515E43" w:rsidRPr="008B472E">
        <w:rPr>
          <w:rStyle w:val="Entity"/>
        </w:rPr>
        <w:t>GeologicUnit</w:t>
      </w:r>
      <w:r w:rsidR="00515E43" w:rsidRPr="00515E43">
        <w:t>.</w:t>
      </w:r>
    </w:p>
    <w:p w14:paraId="07EA2DEF" w14:textId="705A3D85" w:rsidR="00A07C65" w:rsidRDefault="00A07C65" w:rsidP="005B17A0">
      <w:pPr>
        <w:pStyle w:val="Heading4"/>
        <w:spacing w:after="120"/>
        <w:pPrChange w:id="347" w:author="Ollie Raymond" w:date="2016-08-08T17:16:00Z">
          <w:pPr>
            <w:pStyle w:val="Heading4"/>
          </w:pPr>
        </w:pPrChange>
      </w:pPr>
      <w:r>
        <w:lastRenderedPageBreak/>
        <w:t>CompositionPart</w:t>
      </w:r>
    </w:p>
    <w:p w14:paraId="69BACF1D" w14:textId="77777777" w:rsidR="00856F51" w:rsidRDefault="00856F51" w:rsidP="00ED2525"/>
    <w:p w14:paraId="2DBFC270" w14:textId="2CF81EEE" w:rsidR="00856F51" w:rsidRDefault="00B62995" w:rsidP="00ED2525">
      <w:r w:rsidRPr="008B472E">
        <w:rPr>
          <w:rStyle w:val="Entity"/>
        </w:rPr>
        <w:t>CompositionPart</w:t>
      </w:r>
      <w:r>
        <w:t xml:space="preserve"> </w:t>
      </w:r>
      <w:r w:rsidRPr="00F3223D">
        <w:t>represent</w:t>
      </w:r>
      <w:r>
        <w:t>s</w:t>
      </w:r>
      <w:r w:rsidRPr="00F3223D">
        <w:t xml:space="preserve"> </w:t>
      </w:r>
      <w:r w:rsidR="003842F3">
        <w:t xml:space="preserve">the </w:t>
      </w:r>
      <w:r w:rsidRPr="00F3223D">
        <w:t>composition of a geologic unit in terms</w:t>
      </w:r>
      <w:r>
        <w:t xml:space="preserve"> of earth material constituents (</w:t>
      </w:r>
      <w:r w:rsidRPr="008B472E">
        <w:rPr>
          <w:rStyle w:val="Entity"/>
        </w:rPr>
        <w:t>CompoundMaterial</w:t>
      </w:r>
      <w:r>
        <w:t>)</w:t>
      </w:r>
      <w:r w:rsidR="00A56B9D">
        <w:t>.  It decomposes the material making of the unit into parts having distinct roles and proportions.</w:t>
      </w:r>
    </w:p>
    <w:p w14:paraId="37D944F7" w14:textId="78F686FC" w:rsidR="00A56B9D" w:rsidRDefault="00A56B9D" w:rsidP="00ED2525">
      <w:pPr>
        <w:pStyle w:val="Heading5"/>
      </w:pPr>
      <w:r>
        <w:t>r</w:t>
      </w:r>
      <w:r w:rsidRPr="00A56B9D">
        <w:t>ole</w:t>
      </w:r>
    </w:p>
    <w:p w14:paraId="668D900E" w14:textId="7A09A47E" w:rsidR="00A56B9D" w:rsidRDefault="00A56B9D" w:rsidP="00ED2525">
      <w:r>
        <w:t xml:space="preserve">The property </w:t>
      </w:r>
      <w:r w:rsidRPr="008B472E">
        <w:rPr>
          <w:rStyle w:val="Entity"/>
        </w:rPr>
        <w:t>role:CompositionPartRoleTerm</w:t>
      </w:r>
      <w:r w:rsidRPr="00A56B9D">
        <w:t xml:space="preserve"> </w:t>
      </w:r>
      <w:r>
        <w:t>define</w:t>
      </w:r>
      <w:r w:rsidR="009F41B1">
        <w:t>s</w:t>
      </w:r>
      <w:r w:rsidRPr="00A56B9D">
        <w:t xml:space="preserve"> the relationship of the </w:t>
      </w:r>
      <w:r w:rsidRPr="008B472E">
        <w:rPr>
          <w:rStyle w:val="Entity"/>
        </w:rPr>
        <w:t>CompoundMaterial</w:t>
      </w:r>
      <w:r w:rsidRPr="00A56B9D">
        <w:t xml:space="preserve"> constituent in the geologic unit, e.g. vein, interbedded constituent, layers, dominant constituent. </w:t>
      </w:r>
    </w:p>
    <w:p w14:paraId="260C4B5C" w14:textId="6E8004D4" w:rsidR="00A56B9D" w:rsidRDefault="00A56B9D" w:rsidP="00ED2525">
      <w:pPr>
        <w:pStyle w:val="Heading5"/>
      </w:pPr>
      <w:r>
        <w:t>p</w:t>
      </w:r>
      <w:r w:rsidRPr="00A56B9D">
        <w:t>roportion</w:t>
      </w:r>
    </w:p>
    <w:p w14:paraId="78DEB61B" w14:textId="7669A011" w:rsidR="00A56B9D" w:rsidRDefault="00A56B9D" w:rsidP="00D81309">
      <w:r>
        <w:t xml:space="preserve">The </w:t>
      </w:r>
      <w:r w:rsidRPr="008B472E">
        <w:rPr>
          <w:rStyle w:val="Entity"/>
        </w:rPr>
        <w:t>proportion</w:t>
      </w:r>
      <w:r>
        <w:t xml:space="preserve"> property (</w:t>
      </w:r>
      <w:r w:rsidR="00253146" w:rsidRPr="008B472E">
        <w:rPr>
          <w:rStyle w:val="Entity"/>
        </w:rPr>
        <w:t>SWE::Quantity</w:t>
      </w:r>
      <w:r w:rsidRPr="008B472E">
        <w:rPr>
          <w:rStyle w:val="Entity"/>
        </w:rPr>
        <w:t>Range</w:t>
      </w:r>
      <w:r>
        <w:t xml:space="preserve">) </w:t>
      </w:r>
      <w:r w:rsidR="009F41B1">
        <w:t>specifies</w:t>
      </w:r>
      <w:r w:rsidRPr="00A56B9D">
        <w:t xml:space="preserve"> the fraction of the geologic unit composed of the compound material.</w:t>
      </w:r>
      <w:r>
        <w:t xml:space="preserve">  </w:t>
      </w:r>
    </w:p>
    <w:p w14:paraId="1C1D2B21" w14:textId="28914CED" w:rsidR="00A56B9D" w:rsidRDefault="00A56B9D" w:rsidP="007F03F0">
      <w:pPr>
        <w:pStyle w:val="Heading5"/>
      </w:pPr>
      <w:r w:rsidRPr="00A56B9D">
        <w:t>Material</w:t>
      </w:r>
    </w:p>
    <w:p w14:paraId="6940E003" w14:textId="23B46C83" w:rsidR="00A56B9D" w:rsidRDefault="00A56B9D" w:rsidP="00ED2525">
      <w:r>
        <w:t xml:space="preserve">The </w:t>
      </w:r>
      <w:r w:rsidRPr="008B472E">
        <w:rPr>
          <w:rStyle w:val="Entity"/>
        </w:rPr>
        <w:t>material:EarthMaterial</w:t>
      </w:r>
      <w:r>
        <w:t xml:space="preserve"> property contain</w:t>
      </w:r>
      <w:r w:rsidR="00D81309">
        <w:t>s</w:t>
      </w:r>
      <w:r>
        <w:t xml:space="preserve"> the material description</w:t>
      </w:r>
      <w:r w:rsidR="00D81309">
        <w:t xml:space="preserve"> (</w:t>
      </w:r>
      <w:r w:rsidR="00D81309">
        <w:fldChar w:fldCharType="begin"/>
      </w:r>
      <w:r w:rsidR="00D81309">
        <w:instrText xml:space="preserve"> REF _Ref440800018 \r \h </w:instrText>
      </w:r>
      <w:r w:rsidR="00D81309">
        <w:fldChar w:fldCharType="separate"/>
      </w:r>
      <w:r w:rsidR="00AD44BE">
        <w:t>8.4.1.6</w:t>
      </w:r>
      <w:r w:rsidR="00D81309">
        <w:fldChar w:fldCharType="end"/>
      </w:r>
      <w:r w:rsidR="00D81309">
        <w:t>)</w:t>
      </w:r>
      <w:r>
        <w:t xml:space="preserve"> of </w:t>
      </w:r>
      <w:r w:rsidR="001A2D7E">
        <w:t>the composing</w:t>
      </w:r>
      <w:r w:rsidRPr="00A56B9D">
        <w:t xml:space="preserve"> part.</w:t>
      </w:r>
    </w:p>
    <w:p w14:paraId="7619CEFE" w14:textId="2972A20E" w:rsidR="00856F51" w:rsidRDefault="00856F51" w:rsidP="005B17A0">
      <w:pPr>
        <w:pStyle w:val="Heading4"/>
        <w:spacing w:after="120"/>
        <w:pPrChange w:id="348" w:author="Ollie Raymond" w:date="2016-08-08T17:16:00Z">
          <w:pPr>
            <w:pStyle w:val="Heading4"/>
          </w:pPr>
        </w:pPrChange>
      </w:pPr>
      <w:bookmarkStart w:id="349" w:name="BKM_D0CF8372_E2E7_44FE_8452_567F1CFF1C66"/>
      <w:bookmarkStart w:id="350" w:name="BKM_F115EB74_32B6_4EFC_8D26_C2D2AD40E6EB"/>
      <w:bookmarkStart w:id="351" w:name="_Ref440800018"/>
      <w:bookmarkEnd w:id="349"/>
      <w:bookmarkEnd w:id="350"/>
      <w:r>
        <w:t>EarthMaterial</w:t>
      </w:r>
      <w:bookmarkEnd w:id="351"/>
    </w:p>
    <w:p w14:paraId="6AC292D5" w14:textId="12795D4A" w:rsidR="00856F51" w:rsidDel="005B17A0" w:rsidRDefault="00856F51" w:rsidP="00856F51">
      <w:pPr>
        <w:rPr>
          <w:del w:id="352" w:author="Ollie Raymond" w:date="2016-08-08T17:16:00Z"/>
        </w:rPr>
      </w:pPr>
    </w:p>
    <w:p w14:paraId="1A8FBB7D" w14:textId="6B5BB66B" w:rsidR="00856F51" w:rsidRPr="00856F51" w:rsidRDefault="008B472E" w:rsidP="00856F51">
      <w:r>
        <w:t xml:space="preserve">The </w:t>
      </w:r>
      <w:r w:rsidRPr="008B472E">
        <w:rPr>
          <w:rStyle w:val="Entity"/>
        </w:rPr>
        <w:t>Earth</w:t>
      </w:r>
      <w:r w:rsidR="00856F51" w:rsidRPr="008B472E">
        <w:rPr>
          <w:rStyle w:val="Entity"/>
        </w:rPr>
        <w:t>Material</w:t>
      </w:r>
      <w:r w:rsidR="00856F51" w:rsidRPr="00856F51">
        <w:t xml:space="preserve"> class holds a description of a naturally occurring</w:t>
      </w:r>
      <w:r>
        <w:t xml:space="preserve"> substance in the Earth.  </w:t>
      </w:r>
      <w:r w:rsidRPr="008B472E">
        <w:rPr>
          <w:rStyle w:val="Entity"/>
        </w:rPr>
        <w:t>EarthM</w:t>
      </w:r>
      <w:r w:rsidR="00856F51" w:rsidRPr="008B472E">
        <w:rPr>
          <w:rStyle w:val="Entity"/>
        </w:rPr>
        <w:t>aterial</w:t>
      </w:r>
      <w:r w:rsidR="00856F51" w:rsidRPr="00856F51">
        <w:t xml:space="preserve"> represents material composition or substance, and is thus independent of quantity or location. Ideally, </w:t>
      </w:r>
      <w:r w:rsidR="00E72E0A" w:rsidRPr="008B472E">
        <w:rPr>
          <w:rStyle w:val="Entity"/>
        </w:rPr>
        <w:t>E</w:t>
      </w:r>
      <w:r w:rsidRPr="008B472E">
        <w:rPr>
          <w:rStyle w:val="Entity"/>
        </w:rPr>
        <w:t>arthM</w:t>
      </w:r>
      <w:r w:rsidR="00856F51" w:rsidRPr="008B472E">
        <w:rPr>
          <w:rStyle w:val="Entity"/>
        </w:rPr>
        <w:t>aterials</w:t>
      </w:r>
      <w:r w:rsidR="00856F51" w:rsidRPr="00856F51">
        <w:t xml:space="preserve"> are defined strictly based on physical properties, but because of standard geological usage, genetic interpretations </w:t>
      </w:r>
      <w:r>
        <w:t>enter</w:t>
      </w:r>
      <w:r w:rsidR="00856F51" w:rsidRPr="00856F51">
        <w:t xml:space="preserve"> into the description as well.   </w:t>
      </w:r>
    </w:p>
    <w:p w14:paraId="4732600B" w14:textId="38A5109F" w:rsidR="00856F51" w:rsidRDefault="00E15963" w:rsidP="00030BF1">
      <w:pPr>
        <w:keepNext/>
        <w:jc w:val="center"/>
        <w:pPrChange w:id="353" w:author="Ollie Raymond" w:date="2016-08-08T17:24:00Z">
          <w:pPr>
            <w:keepNext/>
          </w:pPr>
        </w:pPrChange>
      </w:pPr>
      <w:r w:rsidRPr="00E15963">
        <w:rPr>
          <w:noProof/>
          <w:lang w:val="en-AU" w:eastAsia="en-AU"/>
        </w:rPr>
        <w:drawing>
          <wp:inline distT="0" distB="0" distL="0" distR="0" wp14:anchorId="58AF310B" wp14:editId="131FAFBA">
            <wp:extent cx="5486400" cy="2219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12295"/>
                    <a:stretch/>
                  </pic:blipFill>
                  <pic:spPr bwMode="auto">
                    <a:xfrm>
                      <a:off x="0" y="0"/>
                      <a:ext cx="5486400" cy="2219325"/>
                    </a:xfrm>
                    <a:prstGeom prst="rect">
                      <a:avLst/>
                    </a:prstGeom>
                    <a:ln>
                      <a:noFill/>
                    </a:ln>
                    <a:extLst>
                      <a:ext uri="{53640926-AAD7-44D8-BBD7-CCE9431645EC}">
                        <a14:shadowObscured xmlns:a14="http://schemas.microsoft.com/office/drawing/2010/main"/>
                      </a:ext>
                    </a:extLst>
                  </pic:spPr>
                </pic:pic>
              </a:graphicData>
            </a:graphic>
          </wp:inline>
        </w:drawing>
      </w:r>
    </w:p>
    <w:p w14:paraId="0D050E87" w14:textId="5BC9B43F" w:rsidR="00A07C65" w:rsidRPr="00030BF1" w:rsidRDefault="00856F51" w:rsidP="00030BF1">
      <w:pPr>
        <w:pStyle w:val="Caption"/>
        <w:jc w:val="center"/>
        <w:rPr>
          <w:color w:val="000000" w:themeColor="text1"/>
          <w:rPrChange w:id="354" w:author="Ollie Raymond" w:date="2016-08-08T17:24:00Z">
            <w:rPr/>
          </w:rPrChange>
        </w:rPr>
        <w:pPrChange w:id="355" w:author="Ollie Raymond" w:date="2016-08-08T17:24:00Z">
          <w:pPr>
            <w:pStyle w:val="Caption"/>
          </w:pPr>
        </w:pPrChange>
      </w:pPr>
      <w:r w:rsidRPr="00030BF1">
        <w:rPr>
          <w:color w:val="000000" w:themeColor="text1"/>
          <w:rPrChange w:id="356" w:author="Ollie Raymond" w:date="2016-08-08T17:24:00Z">
            <w:rPr/>
          </w:rPrChange>
        </w:rPr>
        <w:t xml:space="preserve">Figure </w:t>
      </w:r>
      <w:r w:rsidR="00673E83" w:rsidRPr="00030BF1">
        <w:rPr>
          <w:color w:val="000000" w:themeColor="text1"/>
          <w:rPrChange w:id="357" w:author="Ollie Raymond" w:date="2016-08-08T17:24:00Z">
            <w:rPr/>
          </w:rPrChange>
        </w:rPr>
        <w:fldChar w:fldCharType="begin"/>
      </w:r>
      <w:r w:rsidR="00673E83" w:rsidRPr="00030BF1">
        <w:rPr>
          <w:color w:val="000000" w:themeColor="text1"/>
          <w:rPrChange w:id="358" w:author="Ollie Raymond" w:date="2016-08-08T17:24:00Z">
            <w:rPr/>
          </w:rPrChange>
        </w:rPr>
        <w:instrText xml:space="preserve"> SEQ Figure \* ARABIC </w:instrText>
      </w:r>
      <w:r w:rsidR="00673E83" w:rsidRPr="00030BF1">
        <w:rPr>
          <w:color w:val="000000" w:themeColor="text1"/>
          <w:rPrChange w:id="359" w:author="Ollie Raymond" w:date="2016-08-08T17:24:00Z">
            <w:rPr/>
          </w:rPrChange>
        </w:rPr>
        <w:fldChar w:fldCharType="separate"/>
      </w:r>
      <w:r w:rsidR="00AD44BE" w:rsidRPr="00030BF1">
        <w:rPr>
          <w:noProof/>
          <w:color w:val="000000" w:themeColor="text1"/>
          <w:rPrChange w:id="360" w:author="Ollie Raymond" w:date="2016-08-08T17:24:00Z">
            <w:rPr>
              <w:noProof/>
            </w:rPr>
          </w:rPrChange>
        </w:rPr>
        <w:t>14</w:t>
      </w:r>
      <w:r w:rsidR="00673E83" w:rsidRPr="00030BF1">
        <w:rPr>
          <w:noProof/>
          <w:color w:val="000000" w:themeColor="text1"/>
          <w:rPrChange w:id="361" w:author="Ollie Raymond" w:date="2016-08-08T17:24:00Z">
            <w:rPr>
              <w:noProof/>
            </w:rPr>
          </w:rPrChange>
        </w:rPr>
        <w:fldChar w:fldCharType="end"/>
      </w:r>
      <w:r w:rsidRPr="00030BF1">
        <w:rPr>
          <w:color w:val="000000" w:themeColor="text1"/>
          <w:rPrChange w:id="362" w:author="Ollie Raymond" w:date="2016-08-08T17:24:00Z">
            <w:rPr/>
          </w:rPrChange>
        </w:rPr>
        <w:t xml:space="preserve"> </w:t>
      </w:r>
      <w:ins w:id="363" w:author="Ollie Raymond" w:date="2016-08-08T18:06:00Z">
        <w:r w:rsidR="0008257A">
          <w:rPr>
            <w:color w:val="000000" w:themeColor="text1"/>
          </w:rPr>
          <w:t>-</w:t>
        </w:r>
      </w:ins>
      <w:del w:id="364" w:author="Ollie Raymond" w:date="2016-08-08T18:06:00Z">
        <w:r w:rsidRPr="00030BF1" w:rsidDel="0008257A">
          <w:rPr>
            <w:color w:val="000000" w:themeColor="text1"/>
            <w:rPrChange w:id="365" w:author="Ollie Raymond" w:date="2016-08-08T17:24:00Z">
              <w:rPr/>
            </w:rPrChange>
          </w:rPr>
          <w:delText>:</w:delText>
        </w:r>
      </w:del>
      <w:r w:rsidRPr="00030BF1">
        <w:rPr>
          <w:color w:val="000000" w:themeColor="text1"/>
          <w:rPrChange w:id="366" w:author="Ollie Raymond" w:date="2016-08-08T17:24:00Z">
            <w:rPr/>
          </w:rPrChange>
        </w:rPr>
        <w:t xml:space="preserve"> EarthMaterial and related classes</w:t>
      </w:r>
      <w:r w:rsidR="00BA5AB0" w:rsidRPr="00030BF1">
        <w:rPr>
          <w:color w:val="000000" w:themeColor="text1"/>
          <w:rPrChange w:id="367" w:author="Ollie Raymond" w:date="2016-08-08T17:24:00Z">
            <w:rPr/>
          </w:rPrChange>
        </w:rPr>
        <w:t>.</w:t>
      </w:r>
    </w:p>
    <w:p w14:paraId="12D2BA9E" w14:textId="5005ACA8" w:rsidR="00A47566" w:rsidRDefault="00A47566" w:rsidP="007F03F0">
      <w:pPr>
        <w:pStyle w:val="Heading5"/>
      </w:pPr>
      <w:r w:rsidRPr="00A47566">
        <w:t>color</w:t>
      </w:r>
    </w:p>
    <w:p w14:paraId="394DEBD5" w14:textId="2C12AF3B" w:rsidR="00A47566" w:rsidRDefault="00A47566" w:rsidP="007F03F0">
      <w:r>
        <w:lastRenderedPageBreak/>
        <w:t xml:space="preserve">The </w:t>
      </w:r>
      <w:r w:rsidRPr="008B472E">
        <w:rPr>
          <w:rStyle w:val="Entity"/>
        </w:rPr>
        <w:t>color</w:t>
      </w:r>
      <w:r>
        <w:t xml:space="preserve"> property (</w:t>
      </w:r>
      <w:r w:rsidR="00E72E0A" w:rsidRPr="008B472E">
        <w:rPr>
          <w:rStyle w:val="Entity"/>
        </w:rPr>
        <w:t>SWE:</w:t>
      </w:r>
      <w:r w:rsidRPr="008B472E">
        <w:rPr>
          <w:rStyle w:val="Entity"/>
        </w:rPr>
        <w:t>:Category</w:t>
      </w:r>
      <w:r>
        <w:t xml:space="preserve">) </w:t>
      </w:r>
      <w:r w:rsidR="00E15963">
        <w:t>is</w:t>
      </w:r>
      <w:r>
        <w:t xml:space="preserve"> a term from a controlled vocabulary that specifies the</w:t>
      </w:r>
      <w:r w:rsidRPr="00A47566">
        <w:t xml:space="preserve"> colo</w:t>
      </w:r>
      <w:r>
        <w:t>u</w:t>
      </w:r>
      <w:r w:rsidRPr="00A47566">
        <w:t xml:space="preserve">r of the earth material. Color schemes such as the Munsell rock and soil color schemes </w:t>
      </w:r>
      <w:r w:rsidR="00C8182D">
        <w:t>[</w:t>
      </w:r>
      <w:r w:rsidR="00C8182D">
        <w:fldChar w:fldCharType="begin"/>
      </w:r>
      <w:r w:rsidR="00C8182D">
        <w:instrText xml:space="preserve"> REF _Ref458066089 \n \h </w:instrText>
      </w:r>
      <w:r w:rsidR="00C8182D">
        <w:fldChar w:fldCharType="separate"/>
      </w:r>
      <w:r w:rsidR="00AD44BE">
        <w:t>11</w:t>
      </w:r>
      <w:r w:rsidR="00C8182D">
        <w:fldChar w:fldCharType="end"/>
      </w:r>
      <w:r w:rsidR="00C8182D">
        <w:t xml:space="preserve">] </w:t>
      </w:r>
      <w:r w:rsidR="00E15963">
        <w:t>may</w:t>
      </w:r>
      <w:r w:rsidRPr="00A47566">
        <w:t xml:space="preserve"> be used.</w:t>
      </w:r>
    </w:p>
    <w:p w14:paraId="7D5D1933" w14:textId="0EE292A4" w:rsidR="00A47566" w:rsidRDefault="00E15963" w:rsidP="00F9640E">
      <w:pPr>
        <w:pStyle w:val="Heading5"/>
        <w:rPr>
          <w:lang w:val="en-CA"/>
        </w:rPr>
      </w:pPr>
      <w:r>
        <w:rPr>
          <w:lang w:val="en-CA"/>
        </w:rPr>
        <w:t>p</w:t>
      </w:r>
      <w:r w:rsidR="00A47566" w:rsidRPr="00D970E9">
        <w:rPr>
          <w:lang w:val="en-CA"/>
        </w:rPr>
        <w:t>urpose</w:t>
      </w:r>
    </w:p>
    <w:p w14:paraId="0094DFA5" w14:textId="6A545FC8" w:rsidR="00E15963" w:rsidRPr="00A47566" w:rsidRDefault="00A47566" w:rsidP="007F03F0">
      <w:r>
        <w:t xml:space="preserve">The </w:t>
      </w:r>
      <w:r w:rsidRPr="008B472E">
        <w:rPr>
          <w:rStyle w:val="Entity"/>
        </w:rPr>
        <w:t>purpose:DescriptionPurpose</w:t>
      </w:r>
      <w:r>
        <w:t xml:space="preserve"> property provide</w:t>
      </w:r>
      <w:r w:rsidR="00E15963">
        <w:t>s</w:t>
      </w:r>
      <w:r>
        <w:t xml:space="preserve"> a specif</w:t>
      </w:r>
      <w:r w:rsidR="00E15963">
        <w:t xml:space="preserve">ication of the intended purpose or </w:t>
      </w:r>
      <w:r>
        <w:t xml:space="preserve">level of abstraction for the given </w:t>
      </w:r>
      <w:r w:rsidRPr="008B472E">
        <w:rPr>
          <w:rStyle w:val="Entity"/>
        </w:rPr>
        <w:t>EarthMaterial</w:t>
      </w:r>
      <w:r>
        <w:t xml:space="preserve">. The intent is the same a </w:t>
      </w:r>
      <w:r w:rsidRPr="008B472E">
        <w:rPr>
          <w:rStyle w:val="Entity"/>
        </w:rPr>
        <w:t>GeologicFeature</w:t>
      </w:r>
      <w:r>
        <w:t xml:space="preserve">’s purpose (see </w:t>
      </w:r>
      <w:r>
        <w:fldChar w:fldCharType="begin"/>
      </w:r>
      <w:r>
        <w:instrText xml:space="preserve"> REF _Ref440112192 \r \h </w:instrText>
      </w:r>
      <w:r>
        <w:fldChar w:fldCharType="separate"/>
      </w:r>
      <w:r w:rsidR="00AD44BE">
        <w:t>8.4.1.1.2</w:t>
      </w:r>
      <w:r>
        <w:fldChar w:fldCharType="end"/>
      </w:r>
      <w:r>
        <w:t xml:space="preserve">) and it shares the same vocabulary (instance, typicalNorm, </w:t>
      </w:r>
      <w:r w:rsidR="00BC7F45">
        <w:t>definingNorm</w:t>
      </w:r>
      <w:r>
        <w:t>)</w:t>
      </w:r>
      <w:r w:rsidR="00BA5AB0">
        <w:t>.</w:t>
      </w:r>
    </w:p>
    <w:p w14:paraId="1E644CDF" w14:textId="7FAF3BC5" w:rsidR="00856F51" w:rsidRPr="00E15963" w:rsidRDefault="005F410E" w:rsidP="00E15963">
      <w:pPr>
        <w:pStyle w:val="Heading5"/>
        <w:rPr>
          <w:lang w:val="en-CA"/>
        </w:rPr>
      </w:pPr>
      <w:bookmarkStart w:id="368" w:name="BKM_BD5C03BF_666A_4A06_9108_21CA3469AFBC"/>
      <w:bookmarkEnd w:id="368"/>
      <w:r w:rsidRPr="00D970E9">
        <w:rPr>
          <w:lang w:val="en-CA"/>
        </w:rPr>
        <w:t>gbEarthMaterialDescription</w:t>
      </w:r>
      <w:r>
        <w:rPr>
          <w:lang w:val="en-CA"/>
        </w:rPr>
        <w:t xml:space="preserve"> (</w:t>
      </w:r>
      <w:r w:rsidR="00B3415C">
        <w:rPr>
          <w:lang w:val="en-CA"/>
        </w:rPr>
        <w:t>stub property)</w:t>
      </w:r>
    </w:p>
    <w:p w14:paraId="37F05BF1" w14:textId="191DD9F3" w:rsidR="00B3415C" w:rsidRDefault="00B3415C" w:rsidP="007F03F0">
      <w:pPr>
        <w:rPr>
          <w:lang w:val="en-CA"/>
        </w:rPr>
      </w:pPr>
      <w:r>
        <w:rPr>
          <w:lang w:val="en-CA"/>
        </w:rPr>
        <w:t xml:space="preserve">The property </w:t>
      </w:r>
      <w:r w:rsidRPr="008B472E">
        <w:rPr>
          <w:rStyle w:val="Entity"/>
        </w:rPr>
        <w:t>gbEarthMaterialDescription:EarthMaterialAbstractDescription</w:t>
      </w:r>
      <w:r>
        <w:rPr>
          <w:lang w:val="en-CA"/>
        </w:rPr>
        <w:t xml:space="preserve"> provide</w:t>
      </w:r>
      <w:r w:rsidR="00E15963">
        <w:rPr>
          <w:lang w:val="en-CA"/>
        </w:rPr>
        <w:t>s</w:t>
      </w:r>
      <w:r>
        <w:rPr>
          <w:lang w:val="en-CA"/>
        </w:rPr>
        <w:t xml:space="preserve"> a detailed earth material description of the part.  This property is a stub in GeoSciML Basic as </w:t>
      </w:r>
      <w:r w:rsidRPr="008B472E">
        <w:rPr>
          <w:rStyle w:val="Entity"/>
        </w:rPr>
        <w:t>EarthMaterialAbstractDescription</w:t>
      </w:r>
      <w:r>
        <w:rPr>
          <w:lang w:val="en-CA"/>
        </w:rPr>
        <w:t xml:space="preserve"> is abstract </w:t>
      </w:r>
      <w:del w:id="369" w:author="Ollie Raymond" w:date="2016-08-08T17:25:00Z">
        <w:r w:rsidR="000056AB" w:rsidDel="00030BF1">
          <w:rPr>
            <w:lang w:val="en-CA"/>
          </w:rPr>
          <w:delText>and has</w:delText>
        </w:r>
      </w:del>
      <w:ins w:id="370" w:author="Ollie Raymond" w:date="2016-08-08T17:25:00Z">
        <w:r w:rsidR="00030BF1">
          <w:rPr>
            <w:lang w:val="en-CA"/>
          </w:rPr>
          <w:t>with</w:t>
        </w:r>
      </w:ins>
      <w:r>
        <w:rPr>
          <w:lang w:val="en-CA"/>
        </w:rPr>
        <w:t xml:space="preserve"> subtypes </w:t>
      </w:r>
      <w:ins w:id="371" w:author="Ollie Raymond" w:date="2016-08-08T17:25:00Z">
        <w:r w:rsidR="00030BF1">
          <w:rPr>
            <w:lang w:val="en-CA"/>
          </w:rPr>
          <w:t xml:space="preserve">defined </w:t>
        </w:r>
      </w:ins>
      <w:r>
        <w:rPr>
          <w:lang w:val="en-CA"/>
        </w:rPr>
        <w:t xml:space="preserve">in GeoSciML </w:t>
      </w:r>
      <w:r w:rsidR="000056AB">
        <w:rPr>
          <w:lang w:val="en-CA"/>
        </w:rPr>
        <w:t>Extension</w:t>
      </w:r>
      <w:r>
        <w:rPr>
          <w:lang w:val="en-CA"/>
        </w:rPr>
        <w:t>.</w:t>
      </w:r>
    </w:p>
    <w:p w14:paraId="6D7B53A7" w14:textId="15ECDE7C" w:rsidR="00856F51" w:rsidRDefault="00856F51" w:rsidP="007F6BA9">
      <w:pPr>
        <w:pStyle w:val="Heading4"/>
        <w:spacing w:after="120"/>
        <w:rPr>
          <w:lang w:val="en-CA"/>
        </w:rPr>
        <w:pPrChange w:id="372" w:author="Ollie Raymond" w:date="2016-08-08T17:26:00Z">
          <w:pPr>
            <w:pStyle w:val="Heading4"/>
          </w:pPr>
        </w:pPrChange>
      </w:pPr>
      <w:bookmarkStart w:id="373" w:name="BKM_18D25AC3_6FC0_4C65_A8A5_F0142E2E6CE0"/>
      <w:bookmarkStart w:id="374" w:name="BKM_18EC1705_589B_4DEF_A044_9A1610E567B6"/>
      <w:bookmarkStart w:id="375" w:name="BKM_69643EA7_2142_46B5_9F91_BA2962E773C2"/>
      <w:bookmarkEnd w:id="373"/>
      <w:bookmarkEnd w:id="374"/>
      <w:bookmarkEnd w:id="375"/>
      <w:r>
        <w:rPr>
          <w:lang w:val="en-CA"/>
        </w:rPr>
        <w:t>CompoundMaterial</w:t>
      </w:r>
    </w:p>
    <w:p w14:paraId="03ABD9EC" w14:textId="55E7CD00" w:rsidR="00856F51" w:rsidDel="007F6BA9" w:rsidRDefault="00856F51" w:rsidP="00856F51">
      <w:pPr>
        <w:autoSpaceDE w:val="0"/>
        <w:autoSpaceDN w:val="0"/>
        <w:adjustRightInd w:val="0"/>
        <w:spacing w:after="0" w:line="240" w:lineRule="atLeast"/>
        <w:rPr>
          <w:del w:id="376" w:author="Ollie Raymond" w:date="2016-08-08T17:26:00Z"/>
          <w:rFonts w:cs="Arial"/>
          <w:color w:val="000000"/>
          <w:sz w:val="20"/>
          <w:lang w:val="en-CA"/>
        </w:rPr>
      </w:pPr>
    </w:p>
    <w:p w14:paraId="1D886DE6" w14:textId="55D4209C" w:rsidR="00856F51" w:rsidRDefault="003A3838" w:rsidP="00856F51">
      <w:pPr>
        <w:rPr>
          <w:lang w:val="en-CA"/>
        </w:rPr>
      </w:pPr>
      <w:r>
        <w:rPr>
          <w:lang w:val="en-CA"/>
        </w:rPr>
        <w:t xml:space="preserve">A </w:t>
      </w:r>
      <w:r w:rsidRPr="008B472E">
        <w:rPr>
          <w:rStyle w:val="Entity"/>
        </w:rPr>
        <w:t>CompoundMaterial</w:t>
      </w:r>
      <w:r>
        <w:rPr>
          <w:lang w:val="en-CA"/>
        </w:rPr>
        <w:t xml:space="preserve"> is a</w:t>
      </w:r>
      <w:r w:rsidR="00856F51" w:rsidRPr="00856F51">
        <w:rPr>
          <w:lang w:val="en-CA"/>
        </w:rPr>
        <w:t xml:space="preserve">n </w:t>
      </w:r>
      <w:r w:rsidR="00856F51" w:rsidRPr="008B472E">
        <w:rPr>
          <w:rStyle w:val="Entity"/>
        </w:rPr>
        <w:t>EarthMaterial</w:t>
      </w:r>
      <w:r w:rsidR="00856F51" w:rsidRPr="00856F51">
        <w:rPr>
          <w:lang w:val="en-CA"/>
        </w:rPr>
        <w:t xml:space="preserve"> composed of particles </w:t>
      </w:r>
      <w:r w:rsidR="00AE70CD">
        <w:rPr>
          <w:lang w:val="en-CA"/>
        </w:rPr>
        <w:t>made</w:t>
      </w:r>
      <w:r w:rsidR="00856F51" w:rsidRPr="00856F51">
        <w:rPr>
          <w:lang w:val="en-CA"/>
        </w:rPr>
        <w:t xml:space="preserve"> of </w:t>
      </w:r>
      <w:r w:rsidR="00856F51" w:rsidRPr="008B472E">
        <w:rPr>
          <w:rStyle w:val="Entity"/>
        </w:rPr>
        <w:t>EarthMaterials</w:t>
      </w:r>
      <w:r w:rsidR="00856F51" w:rsidRPr="00856F51">
        <w:rPr>
          <w:lang w:val="en-CA"/>
        </w:rPr>
        <w:t xml:space="preserve">, possibly including other </w:t>
      </w:r>
      <w:r w:rsidR="00856F51" w:rsidRPr="008B472E">
        <w:rPr>
          <w:rStyle w:val="Entity"/>
        </w:rPr>
        <w:t>CompoundMaterials</w:t>
      </w:r>
      <w:r w:rsidR="00856F51" w:rsidRPr="00856F51">
        <w:rPr>
          <w:lang w:val="en-CA"/>
        </w:rPr>
        <w:t xml:space="preserve">.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w:t>
      </w:r>
      <w:r w:rsidR="00856F51" w:rsidRPr="00406683">
        <w:rPr>
          <w:rStyle w:val="Entity"/>
        </w:rPr>
        <w:t>RockMaterial</w:t>
      </w:r>
      <w:r w:rsidR="00856F51" w:rsidRPr="00856F51">
        <w:rPr>
          <w:lang w:val="en-CA"/>
        </w:rPr>
        <w:t>" should be used</w:t>
      </w:r>
      <w:r>
        <w:rPr>
          <w:lang w:val="en-CA"/>
        </w:rPr>
        <w:t xml:space="preserve"> to describe units made of rock</w:t>
      </w:r>
      <w:r w:rsidR="00856F51" w:rsidRPr="00856F51">
        <w:rPr>
          <w:lang w:val="en-CA"/>
        </w:rPr>
        <w:t>.</w:t>
      </w:r>
      <w:r w:rsidR="005F1086">
        <w:rPr>
          <w:lang w:val="en-CA"/>
        </w:rPr>
        <w:t xml:space="preserve">  </w:t>
      </w:r>
    </w:p>
    <w:p w14:paraId="374B510A" w14:textId="77777777" w:rsidR="00E15963" w:rsidRDefault="00E15963" w:rsidP="0008257A">
      <w:pPr>
        <w:keepNext/>
        <w:jc w:val="center"/>
        <w:pPrChange w:id="377" w:author="Ollie Raymond" w:date="2016-08-08T18:06:00Z">
          <w:pPr>
            <w:keepNext/>
          </w:pPr>
        </w:pPrChange>
      </w:pPr>
      <w:r>
        <w:rPr>
          <w:noProof/>
          <w:lang w:val="en-AU" w:eastAsia="en-AU"/>
        </w:rPr>
        <w:lastRenderedPageBreak/>
        <w:drawing>
          <wp:inline distT="0" distB="0" distL="0" distR="0" wp14:anchorId="17AD6084" wp14:editId="24AAF929">
            <wp:extent cx="5389245" cy="4211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9245" cy="4211955"/>
                    </a:xfrm>
                    <a:prstGeom prst="rect">
                      <a:avLst/>
                    </a:prstGeom>
                    <a:noFill/>
                    <a:ln>
                      <a:noFill/>
                    </a:ln>
                  </pic:spPr>
                </pic:pic>
              </a:graphicData>
            </a:graphic>
          </wp:inline>
        </w:drawing>
      </w:r>
    </w:p>
    <w:p w14:paraId="2F7B66AD" w14:textId="07FBAD32" w:rsidR="00E15963" w:rsidRPr="0008257A" w:rsidRDefault="00E15963" w:rsidP="0008257A">
      <w:pPr>
        <w:pStyle w:val="Caption"/>
        <w:jc w:val="center"/>
        <w:rPr>
          <w:color w:val="000000" w:themeColor="text1"/>
          <w:lang w:val="en-CA"/>
          <w:rPrChange w:id="378" w:author="Ollie Raymond" w:date="2016-08-08T18:06:00Z">
            <w:rPr>
              <w:lang w:val="en-CA"/>
            </w:rPr>
          </w:rPrChange>
        </w:rPr>
        <w:pPrChange w:id="379" w:author="Ollie Raymond" w:date="2016-08-08T18:06:00Z">
          <w:pPr>
            <w:pStyle w:val="Caption"/>
          </w:pPr>
        </w:pPrChange>
      </w:pPr>
      <w:r w:rsidRPr="0008257A">
        <w:rPr>
          <w:color w:val="000000" w:themeColor="text1"/>
          <w:rPrChange w:id="380" w:author="Ollie Raymond" w:date="2016-08-08T18:06:00Z">
            <w:rPr/>
          </w:rPrChange>
        </w:rPr>
        <w:t xml:space="preserve">Figure </w:t>
      </w:r>
      <w:r w:rsidRPr="0008257A">
        <w:rPr>
          <w:color w:val="000000" w:themeColor="text1"/>
          <w:rPrChange w:id="381" w:author="Ollie Raymond" w:date="2016-08-08T18:06:00Z">
            <w:rPr/>
          </w:rPrChange>
        </w:rPr>
        <w:fldChar w:fldCharType="begin"/>
      </w:r>
      <w:r w:rsidRPr="0008257A">
        <w:rPr>
          <w:color w:val="000000" w:themeColor="text1"/>
          <w:rPrChange w:id="382" w:author="Ollie Raymond" w:date="2016-08-08T18:06:00Z">
            <w:rPr/>
          </w:rPrChange>
        </w:rPr>
        <w:instrText xml:space="preserve"> SEQ Figure \* ARABIC </w:instrText>
      </w:r>
      <w:r w:rsidRPr="0008257A">
        <w:rPr>
          <w:color w:val="000000" w:themeColor="text1"/>
          <w:rPrChange w:id="383" w:author="Ollie Raymond" w:date="2016-08-08T18:06:00Z">
            <w:rPr/>
          </w:rPrChange>
        </w:rPr>
        <w:fldChar w:fldCharType="separate"/>
      </w:r>
      <w:r w:rsidR="00AD44BE" w:rsidRPr="0008257A">
        <w:rPr>
          <w:noProof/>
          <w:color w:val="000000" w:themeColor="text1"/>
          <w:rPrChange w:id="384" w:author="Ollie Raymond" w:date="2016-08-08T18:06:00Z">
            <w:rPr>
              <w:noProof/>
            </w:rPr>
          </w:rPrChange>
        </w:rPr>
        <w:t>15</w:t>
      </w:r>
      <w:r w:rsidRPr="0008257A">
        <w:rPr>
          <w:color w:val="000000" w:themeColor="text1"/>
          <w:rPrChange w:id="385" w:author="Ollie Raymond" w:date="2016-08-08T18:06:00Z">
            <w:rPr/>
          </w:rPrChange>
        </w:rPr>
        <w:fldChar w:fldCharType="end"/>
      </w:r>
      <w:r w:rsidRPr="0008257A">
        <w:rPr>
          <w:color w:val="000000" w:themeColor="text1"/>
          <w:rPrChange w:id="386" w:author="Ollie Raymond" w:date="2016-08-08T18:06:00Z">
            <w:rPr/>
          </w:rPrChange>
        </w:rPr>
        <w:t xml:space="preserve"> </w:t>
      </w:r>
      <w:del w:id="387" w:author="Ollie Raymond" w:date="2016-08-08T18:06:00Z">
        <w:r w:rsidRPr="0008257A" w:rsidDel="0008257A">
          <w:rPr>
            <w:color w:val="000000" w:themeColor="text1"/>
            <w:rPrChange w:id="388" w:author="Ollie Raymond" w:date="2016-08-08T18:06:00Z">
              <w:rPr/>
            </w:rPrChange>
          </w:rPr>
          <w:delText>:</w:delText>
        </w:r>
      </w:del>
      <w:ins w:id="389" w:author="Ollie Raymond" w:date="2016-08-08T18:06:00Z">
        <w:r w:rsidR="0008257A">
          <w:rPr>
            <w:color w:val="000000" w:themeColor="text1"/>
          </w:rPr>
          <w:t>-</w:t>
        </w:r>
      </w:ins>
      <w:r w:rsidRPr="0008257A">
        <w:rPr>
          <w:color w:val="000000" w:themeColor="text1"/>
          <w:rPrChange w:id="390" w:author="Ollie Raymond" w:date="2016-08-08T18:06:00Z">
            <w:rPr/>
          </w:rPrChange>
        </w:rPr>
        <w:t xml:space="preserve"> Context diagram for CompoundMaterial</w:t>
      </w:r>
    </w:p>
    <w:p w14:paraId="6300E44C" w14:textId="77777777" w:rsidR="00856F51" w:rsidRDefault="00856F51" w:rsidP="007F6BA9">
      <w:pPr>
        <w:pStyle w:val="Heading4"/>
        <w:spacing w:after="120"/>
        <w:rPr>
          <w:lang w:val="en-CA"/>
        </w:rPr>
        <w:pPrChange w:id="391" w:author="Ollie Raymond" w:date="2016-08-08T17:27:00Z">
          <w:pPr>
            <w:pStyle w:val="Heading4"/>
          </w:pPr>
        </w:pPrChange>
      </w:pPr>
      <w:r w:rsidRPr="00856F51">
        <w:rPr>
          <w:lang w:val="en-CA"/>
        </w:rPr>
        <w:t>RockMaterial</w:t>
      </w:r>
    </w:p>
    <w:p w14:paraId="2F4523E8" w14:textId="57B33603" w:rsidR="00856F51" w:rsidDel="007F6BA9" w:rsidRDefault="00856F51" w:rsidP="00856F51">
      <w:pPr>
        <w:autoSpaceDE w:val="0"/>
        <w:autoSpaceDN w:val="0"/>
        <w:adjustRightInd w:val="0"/>
        <w:spacing w:after="0" w:line="240" w:lineRule="atLeast"/>
        <w:rPr>
          <w:del w:id="392" w:author="Ollie Raymond" w:date="2016-08-08T17:27:00Z"/>
          <w:rFonts w:cs="Arial"/>
          <w:color w:val="000000"/>
          <w:sz w:val="20"/>
          <w:lang w:val="en-CA"/>
        </w:rPr>
      </w:pPr>
    </w:p>
    <w:p w14:paraId="0A7F46E3" w14:textId="3A7F5DD1" w:rsidR="00856F51" w:rsidRDefault="00406683" w:rsidP="00856F51">
      <w:pPr>
        <w:autoSpaceDE w:val="0"/>
        <w:autoSpaceDN w:val="0"/>
        <w:adjustRightInd w:val="0"/>
        <w:spacing w:after="0" w:line="240" w:lineRule="atLeast"/>
      </w:pPr>
      <w:r w:rsidRPr="00406683">
        <w:rPr>
          <w:rStyle w:val="Entity"/>
        </w:rPr>
        <w:t>RockM</w:t>
      </w:r>
      <w:r w:rsidR="00856F51" w:rsidRPr="00406683">
        <w:rPr>
          <w:rStyle w:val="Entity"/>
        </w:rPr>
        <w:t>aterial</w:t>
      </w:r>
      <w:r w:rsidR="00856F51">
        <w:t xml:space="preserve"> is a specialized </w:t>
      </w:r>
      <w:r w:rsidR="00856F51" w:rsidRPr="00406683">
        <w:rPr>
          <w:rStyle w:val="Entity"/>
        </w:rPr>
        <w:t>CompoundMaterial</w:t>
      </w:r>
      <w:r w:rsidR="00856F51">
        <w:t xml:space="preserve"> that includes consolidated and unconsolidated materials</w:t>
      </w:r>
      <w:r w:rsidR="003A3838">
        <w:t xml:space="preserve"> (such as surficial sediments)</w:t>
      </w:r>
      <w:r w:rsidR="00856F51">
        <w:t xml:space="preserve"> as well as mixtures of consolidated and unconsolidated materials.</w:t>
      </w:r>
      <w:r w:rsidR="005F1086">
        <w:t xml:space="preserve">  In GeoSciML Basic, Rock Material is essentially a link to a controlled vocabulary (lithology property) and a c</w:t>
      </w:r>
      <w:r w:rsidR="00AE70CD">
        <w:t>olo</w:t>
      </w:r>
      <w:r w:rsidR="005F1086">
        <w:t xml:space="preserve">r (inherited from </w:t>
      </w:r>
      <w:r w:rsidR="005F1086" w:rsidRPr="00406683">
        <w:rPr>
          <w:rStyle w:val="Entity"/>
        </w:rPr>
        <w:t>EarthMaterial</w:t>
      </w:r>
      <w:r w:rsidR="005F1086">
        <w:t xml:space="preserve">).  Specific material properties (and </w:t>
      </w:r>
      <w:r w:rsidR="005F1086" w:rsidRPr="00406683">
        <w:rPr>
          <w:rStyle w:val="Entity"/>
        </w:rPr>
        <w:t>CompoundMaterial</w:t>
      </w:r>
      <w:r w:rsidR="005F1086">
        <w:t xml:space="preserve"> nesting) are available </w:t>
      </w:r>
      <w:r w:rsidR="000056AB">
        <w:t xml:space="preserve">in </w:t>
      </w:r>
      <w:r w:rsidR="005F1086">
        <w:t>GeoSciML Extension</w:t>
      </w:r>
      <w:r w:rsidR="00BA5AB0">
        <w:t>.</w:t>
      </w:r>
    </w:p>
    <w:p w14:paraId="377A2F93" w14:textId="74A5E958" w:rsidR="005F1086" w:rsidDel="007F6BA9" w:rsidRDefault="005F1086" w:rsidP="00856F51">
      <w:pPr>
        <w:autoSpaceDE w:val="0"/>
        <w:autoSpaceDN w:val="0"/>
        <w:adjustRightInd w:val="0"/>
        <w:spacing w:after="0" w:line="240" w:lineRule="atLeast"/>
        <w:rPr>
          <w:del w:id="393" w:author="Ollie Raymond" w:date="2016-08-08T17:26:00Z"/>
        </w:rPr>
      </w:pPr>
    </w:p>
    <w:p w14:paraId="3A6004A2" w14:textId="3267CC2E" w:rsidR="005F1086" w:rsidRPr="00406683" w:rsidRDefault="005F1086" w:rsidP="00406683">
      <w:pPr>
        <w:pStyle w:val="Heading5"/>
        <w:rPr>
          <w:lang w:val="en-CA"/>
        </w:rPr>
      </w:pPr>
      <w:r>
        <w:rPr>
          <w:lang w:val="en-CA"/>
        </w:rPr>
        <w:t>l</w:t>
      </w:r>
      <w:r w:rsidRPr="00D970E9">
        <w:rPr>
          <w:lang w:val="en-CA"/>
        </w:rPr>
        <w:t>ithology</w:t>
      </w:r>
    </w:p>
    <w:p w14:paraId="70A99D2A" w14:textId="0F69D98B" w:rsidR="005F1086" w:rsidRDefault="005F1086" w:rsidP="007F6BA9">
      <w:pPr>
        <w:autoSpaceDE w:val="0"/>
        <w:autoSpaceDN w:val="0"/>
        <w:adjustRightInd w:val="0"/>
        <w:spacing w:after="120" w:line="240" w:lineRule="atLeast"/>
        <w:pPrChange w:id="394" w:author="Ollie Raymond" w:date="2016-08-08T17:29:00Z">
          <w:pPr>
            <w:autoSpaceDE w:val="0"/>
            <w:autoSpaceDN w:val="0"/>
            <w:adjustRightInd w:val="0"/>
            <w:spacing w:after="0" w:line="240" w:lineRule="atLeast"/>
          </w:pPr>
        </w:pPrChange>
      </w:pPr>
      <w:r>
        <w:t xml:space="preserve">The </w:t>
      </w:r>
      <w:r w:rsidRPr="00406683">
        <w:rPr>
          <w:rStyle w:val="Entity"/>
        </w:rPr>
        <w:t>lithology:LithologyTerm</w:t>
      </w:r>
      <w:r>
        <w:t xml:space="preserve"> property provide</w:t>
      </w:r>
      <w:r w:rsidR="005E4220">
        <w:t>s</w:t>
      </w:r>
      <w:r>
        <w:t xml:space="preserve"> a term identif</w:t>
      </w:r>
      <w:r w:rsidR="000056AB">
        <w:t>ying</w:t>
      </w:r>
      <w:r>
        <w:t xml:space="preserve"> the </w:t>
      </w:r>
      <w:r w:rsidRPr="005F1086">
        <w:t>lithology class from a controlled vocabulary</w:t>
      </w:r>
      <w:r w:rsidR="00BA5AB0">
        <w:t>.</w:t>
      </w:r>
    </w:p>
    <w:p w14:paraId="21045FB8" w14:textId="1BF5C43D" w:rsidR="005F1086" w:rsidRPr="007F6BA9" w:rsidDel="007F6BA9" w:rsidRDefault="005F1086" w:rsidP="007F6BA9">
      <w:pPr>
        <w:autoSpaceDE w:val="0"/>
        <w:autoSpaceDN w:val="0"/>
        <w:adjustRightInd w:val="0"/>
        <w:spacing w:after="0" w:line="240" w:lineRule="atLeast"/>
        <w:rPr>
          <w:del w:id="395" w:author="Ollie Raymond" w:date="2016-08-08T17:26:00Z"/>
          <w:lang w:val="en-CA"/>
          <w:rPrChange w:id="396" w:author="Ollie Raymond" w:date="2016-08-08T17:26:00Z">
            <w:rPr>
              <w:del w:id="397" w:author="Ollie Raymond" w:date="2016-08-08T17:26:00Z"/>
            </w:rPr>
          </w:rPrChange>
        </w:rPr>
      </w:pPr>
    </w:p>
    <w:p w14:paraId="59154230" w14:textId="2D53B5DE" w:rsidR="00EA4029" w:rsidRPr="007F6BA9" w:rsidRDefault="00B537EA" w:rsidP="007F6BA9">
      <w:pPr>
        <w:pStyle w:val="Heading3"/>
        <w:spacing w:before="360" w:after="240"/>
        <w:rPr>
          <w:lang w:val="en-CA"/>
          <w:rPrChange w:id="398" w:author="Ollie Raymond" w:date="2016-08-08T17:26:00Z">
            <w:rPr/>
          </w:rPrChange>
        </w:rPr>
        <w:pPrChange w:id="399" w:author="Ollie Raymond" w:date="2016-08-08T17:29:00Z">
          <w:pPr>
            <w:pStyle w:val="Heading3"/>
          </w:pPr>
        </w:pPrChange>
      </w:pPr>
      <w:bookmarkStart w:id="400" w:name="BKM_0198932B_28DD_424D_8B50_FABE0D235C84"/>
      <w:bookmarkStart w:id="401" w:name="BKM_7A5570E9_5272_4DAD_BC83_4E0D06E5C57A"/>
      <w:bookmarkStart w:id="402" w:name="_Toc458154218"/>
      <w:bookmarkEnd w:id="400"/>
      <w:bookmarkEnd w:id="401"/>
      <w:r w:rsidRPr="007F6BA9">
        <w:rPr>
          <w:lang w:val="en-CA"/>
          <w:rPrChange w:id="403" w:author="Ollie Raymond" w:date="2016-08-08T17:26:00Z">
            <w:rPr/>
          </w:rPrChange>
        </w:rPr>
        <w:t>Geologic Event</w:t>
      </w:r>
      <w:bookmarkEnd w:id="402"/>
    </w:p>
    <w:p w14:paraId="61E87169" w14:textId="1D5FE19F" w:rsidR="00EA4029" w:rsidRPr="00EA4029" w:rsidDel="007F6BA9" w:rsidRDefault="00EB77CE" w:rsidP="001E1D99">
      <w:pPr>
        <w:rPr>
          <w:del w:id="404" w:author="Ollie Raymond" w:date="2016-08-08T17:26:00Z"/>
        </w:rPr>
      </w:pPr>
      <w:ins w:id="405" w:author="Ollie Raymond" w:date="2016-08-08T17:35:00Z">
        <w:r>
          <w:rPr>
            <w:lang w:val="en-CA"/>
          </w:rPr>
          <w:t>Geolog</w:t>
        </w:r>
        <w:r>
          <w:rPr>
            <w:lang w:val="en-CA"/>
          </w:rPr>
          <w:t>ic Event</w:t>
        </w:r>
        <w:r>
          <w:rPr>
            <w:lang w:val="en-CA"/>
          </w:rPr>
          <w:t xml:space="preserve"> is a</w:t>
        </w:r>
        <w:r w:rsidRPr="00E3407C">
          <w:rPr>
            <w:lang w:val="en-CA"/>
          </w:rPr>
          <w:t xml:space="preserve"> package of classes </w:t>
        </w:r>
      </w:ins>
      <w:ins w:id="406" w:author="Ollie Raymond" w:date="2016-08-08T17:36:00Z">
        <w:r>
          <w:rPr>
            <w:lang w:val="en-CA"/>
          </w:rPr>
          <w:t xml:space="preserve">to describe </w:t>
        </w:r>
      </w:ins>
    </w:p>
    <w:p w14:paraId="1AB278F4" w14:textId="07D27743" w:rsidR="00DA45AF" w:rsidRDefault="00DA45AF" w:rsidP="001E1D99">
      <w:del w:id="407" w:author="Ollie Raymond" w:date="2016-08-08T17:36:00Z">
        <w:r w:rsidDel="00EB77CE">
          <w:lastRenderedPageBreak/>
          <w:delText xml:space="preserve">A geologic event is an </w:delText>
        </w:r>
      </w:del>
      <w:r>
        <w:t>identifiable event</w:t>
      </w:r>
      <w:ins w:id="408" w:author="Ollie Raymond" w:date="2016-08-08T17:36:00Z">
        <w:r w:rsidR="00EB77CE">
          <w:t>s</w:t>
        </w:r>
      </w:ins>
      <w:r>
        <w:t xml:space="preserve"> during which one or more geological processes act to modify geological entities. A </w:t>
      </w:r>
      <w:r w:rsidRPr="00406683">
        <w:rPr>
          <w:rStyle w:val="Entity"/>
        </w:rPr>
        <w:t>GeologicEvent</w:t>
      </w:r>
      <w:r>
        <w:t xml:space="preserve"> has a specified geologic age and may have specified environments and processes. </w:t>
      </w:r>
      <w:ins w:id="409" w:author="Ollie Raymond" w:date="2016-08-08T17:37:00Z">
        <w:r w:rsidR="00EB77CE">
          <w:t xml:space="preserve"> </w:t>
        </w:r>
      </w:ins>
      <w:del w:id="410" w:author="Ollie Raymond" w:date="2016-08-08T17:36:00Z">
        <w:r w:rsidDel="00EB77CE">
          <w:delText xml:space="preserve">An example might be a cratonic uplift event during which erosion, sedimentation, and volcanism all take place.  </w:delText>
        </w:r>
      </w:del>
      <w:r>
        <w:t xml:space="preserve">Traditionally, geologists have described the age of a feature without explicitly specifying the event or processes the age related to (age of a pluton without explicitly specifying </w:t>
      </w:r>
      <w:r w:rsidR="005E4220">
        <w:t>it is</w:t>
      </w:r>
      <w:r>
        <w:t xml:space="preserve"> the age of crystallization). The GeologicEvent class allows to explicitly document the process and environment.</w:t>
      </w:r>
    </w:p>
    <w:p w14:paraId="71C41147" w14:textId="15F33217" w:rsidR="00DA45AF" w:rsidRDefault="00406683" w:rsidP="00DA45AF">
      <w:r w:rsidRPr="00406683">
        <w:rPr>
          <w:rStyle w:val="Entity"/>
        </w:rPr>
        <w:t>GeologicalH</w:t>
      </w:r>
      <w:r w:rsidR="00DA45AF" w:rsidRPr="00406683">
        <w:rPr>
          <w:rStyle w:val="Entity"/>
        </w:rPr>
        <w:t>istory</w:t>
      </w:r>
      <w:r w:rsidR="00DA45AF">
        <w:t xml:space="preserve"> is an ordered </w:t>
      </w:r>
      <w:r>
        <w:t xml:space="preserve">aggregation of </w:t>
      </w:r>
      <w:r w:rsidRPr="00406683">
        <w:rPr>
          <w:rStyle w:val="Entity"/>
        </w:rPr>
        <w:t>Geological</w:t>
      </w:r>
      <w:r w:rsidR="00DA45AF" w:rsidRPr="00406683">
        <w:rPr>
          <w:rStyle w:val="Entity"/>
        </w:rPr>
        <w:t>Event</w:t>
      </w:r>
      <w:r w:rsidR="00DA45AF">
        <w:t xml:space="preserve"> objects, each of which may have an associated geological </w:t>
      </w:r>
      <w:ins w:id="411" w:author="Ollie Raymond" w:date="2016-08-08T17:30:00Z">
        <w:r w:rsidR="00354D4F">
          <w:t>a</w:t>
        </w:r>
      </w:ins>
      <w:del w:id="412" w:author="Ollie Raymond" w:date="2016-08-08T17:30:00Z">
        <w:r w:rsidR="00DA45AF" w:rsidDel="00354D4F">
          <w:delText>A</w:delText>
        </w:r>
      </w:del>
      <w:r w:rsidR="00DA45AF">
        <w:t>ge, geological environment, and one or more geological process</w:t>
      </w:r>
      <w:r w:rsidR="00BA5AB0">
        <w:t>.</w:t>
      </w:r>
    </w:p>
    <w:p w14:paraId="6C961A9E" w14:textId="49F4FD7C" w:rsidR="00F20F81" w:rsidRDefault="00DA45AF" w:rsidP="00DA45AF">
      <w:r>
        <w:t>The age attributes are representation</w:t>
      </w:r>
      <w:r w:rsidR="0034572C">
        <w:t>s</w:t>
      </w:r>
      <w:r>
        <w:t xml:space="preserve"> of a particular geological event or feature expressed </w:t>
      </w:r>
      <w:ins w:id="413" w:author="Ollie Raymond" w:date="2016-08-08T17:31:00Z">
        <w:r w:rsidR="00354D4F">
          <w:t xml:space="preserve">as absolute age </w:t>
        </w:r>
      </w:ins>
      <w:r>
        <w:t xml:space="preserve">in terms of years </w:t>
      </w:r>
      <w:r w:rsidR="00EA4029">
        <w:t>(</w:t>
      </w:r>
      <w:r w:rsidR="00EA4029" w:rsidRPr="00406683">
        <w:rPr>
          <w:rStyle w:val="Entity"/>
        </w:rPr>
        <w:t>numericAge</w:t>
      </w:r>
      <w:r w:rsidR="00EA4029">
        <w:rPr>
          <w:lang w:val="en-CA"/>
        </w:rPr>
        <w:t xml:space="preserve">) </w:t>
      </w:r>
      <w:r>
        <w:t>before present</w:t>
      </w:r>
      <w:del w:id="414" w:author="Ollie Raymond" w:date="2016-08-08T17:31:00Z">
        <w:r w:rsidDel="00354D4F">
          <w:delText xml:space="preserve"> (absolute age)</w:delText>
        </w:r>
      </w:del>
      <w:del w:id="415" w:author="Ollie Raymond" w:date="2016-08-08T17:32:00Z">
        <w:r w:rsidDel="00354D4F">
          <w:delText>,</w:delText>
        </w:r>
      </w:del>
      <w:r>
        <w:t xml:space="preserve"> </w:t>
      </w:r>
      <w:ins w:id="416" w:author="Ollie Raymond" w:date="2016-08-08T17:31:00Z">
        <w:r w:rsidR="00354D4F">
          <w:t xml:space="preserve">or </w:t>
        </w:r>
      </w:ins>
      <w:del w:id="417" w:author="Ollie Raymond" w:date="2016-08-08T17:31:00Z">
        <w:r w:rsidDel="00354D4F">
          <w:delText xml:space="preserve">referred to </w:delText>
        </w:r>
      </w:del>
      <w:ins w:id="418" w:author="Ollie Raymond" w:date="2016-08-08T17:31:00Z">
        <w:r w:rsidR="00354D4F">
          <w:t xml:space="preserve">named time periods in </w:t>
        </w:r>
      </w:ins>
      <w:r>
        <w:t>the geological time scale</w:t>
      </w:r>
      <w:r w:rsidR="00EA4029">
        <w:t xml:space="preserve"> </w:t>
      </w:r>
      <w:r w:rsidR="00EA4029">
        <w:rPr>
          <w:lang w:val="en-CA"/>
        </w:rPr>
        <w:t>(</w:t>
      </w:r>
      <w:r w:rsidR="00EA4029" w:rsidRPr="00406683">
        <w:rPr>
          <w:rStyle w:val="Entity"/>
        </w:rPr>
        <w:t>youngerNamedAge</w:t>
      </w:r>
      <w:r w:rsidR="00EA4029">
        <w:t xml:space="preserve"> and </w:t>
      </w:r>
      <w:r w:rsidR="00EA4029" w:rsidRPr="00406683">
        <w:rPr>
          <w:rStyle w:val="Entity"/>
        </w:rPr>
        <w:t>olderNamedAge</w:t>
      </w:r>
      <w:r w:rsidR="00EA4029">
        <w:t>)</w:t>
      </w:r>
      <w:r>
        <w:t xml:space="preserve">, or by comparison with other geological events or features (relative age). </w:t>
      </w:r>
      <w:ins w:id="419" w:author="Ollie Raymond" w:date="2016-08-08T17:32:00Z">
        <w:r w:rsidR="00354D4F">
          <w:t xml:space="preserve"> </w:t>
        </w:r>
      </w:ins>
      <w:r>
        <w:t>An event</w:t>
      </w:r>
      <w:r w:rsidR="00EA4029">
        <w:t xml:space="preserve"> a</w:t>
      </w:r>
      <w:r>
        <w:t xml:space="preserve">ge can represent an instant in time, an interval of time, or any combination of multiple instants or intervals. </w:t>
      </w:r>
    </w:p>
    <w:p w14:paraId="0148B653" w14:textId="2AC4B0BC" w:rsidR="00DA45AF" w:rsidRPr="00DA45AF" w:rsidRDefault="00DA45AF" w:rsidP="00DA45AF">
      <w:r>
        <w:t xml:space="preserve">Specifications of age in years before present are based on determination of time durations based on interpretation of isotopic analyses of </w:t>
      </w:r>
      <w:r w:rsidRPr="00406683">
        <w:rPr>
          <w:rStyle w:val="Entity"/>
        </w:rPr>
        <w:t>EarthMaterial</w:t>
      </w:r>
      <w:r>
        <w:t xml:space="preserve"> (some other methods are used for geologically young materials). Ages </w:t>
      </w:r>
      <w:del w:id="420" w:author="Ollie Raymond" w:date="2016-08-08T17:32:00Z">
        <w:r w:rsidDel="00FE3557">
          <w:delText>referred to</w:delText>
        </w:r>
      </w:del>
      <w:ins w:id="421" w:author="Ollie Raymond" w:date="2016-08-08T17:32:00Z">
        <w:r w:rsidR="00FE3557">
          <w:t>specified by</w:t>
        </w:r>
      </w:ins>
      <w:r>
        <w:t xml:space="preserve">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424648">
        <w:t xml:space="preserve"> (a.k.a, Steno laws [</w:t>
      </w:r>
      <w:r w:rsidR="00424648">
        <w:fldChar w:fldCharType="begin"/>
      </w:r>
      <w:r w:rsidR="00424648">
        <w:instrText xml:space="preserve"> REF _Ref458066140 \n \h </w:instrText>
      </w:r>
      <w:r w:rsidR="00424648">
        <w:fldChar w:fldCharType="separate"/>
      </w:r>
      <w:r w:rsidR="00AD44BE">
        <w:t>17</w:t>
      </w:r>
      <w:r w:rsidR="00424648">
        <w:fldChar w:fldCharType="end"/>
      </w:r>
      <w:r w:rsidR="00424648">
        <w:t>]</w:t>
      </w:r>
      <w:r w:rsidR="00F20F81">
        <w:t>)</w:t>
      </w:r>
      <w:r w:rsidR="00BA5AB0">
        <w:t>.</w:t>
      </w:r>
    </w:p>
    <w:p w14:paraId="03FE6CA6" w14:textId="77777777" w:rsidR="00B537EA" w:rsidRDefault="00B537EA" w:rsidP="00856F51"/>
    <w:p w14:paraId="3DACF261" w14:textId="6EA9038C" w:rsidR="00B537EA" w:rsidRDefault="00441148" w:rsidP="00FE3557">
      <w:pPr>
        <w:keepNext/>
        <w:ind w:left="-567" w:right="-716"/>
        <w:jc w:val="center"/>
        <w:pPrChange w:id="422" w:author="Ollie Raymond" w:date="2016-08-08T17:33:00Z">
          <w:pPr>
            <w:keepNext/>
          </w:pPr>
        </w:pPrChange>
      </w:pPr>
      <w:r>
        <w:rPr>
          <w:noProof/>
          <w:lang w:val="en-AU" w:eastAsia="en-AU"/>
        </w:rPr>
        <w:lastRenderedPageBreak/>
        <w:drawing>
          <wp:inline distT="0" distB="0" distL="0" distR="0" wp14:anchorId="555A16DE" wp14:editId="20B6B14F">
            <wp:extent cx="6381750" cy="539938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6126" cy="5403084"/>
                    </a:xfrm>
                    <a:prstGeom prst="rect">
                      <a:avLst/>
                    </a:prstGeom>
                    <a:noFill/>
                    <a:ln>
                      <a:noFill/>
                    </a:ln>
                  </pic:spPr>
                </pic:pic>
              </a:graphicData>
            </a:graphic>
          </wp:inline>
        </w:drawing>
      </w:r>
    </w:p>
    <w:p w14:paraId="634E7DC8" w14:textId="16AD8BE9" w:rsidR="00B537EA" w:rsidRPr="00FE3557" w:rsidRDefault="00B537EA" w:rsidP="00FE3557">
      <w:pPr>
        <w:pStyle w:val="Caption"/>
        <w:jc w:val="center"/>
        <w:rPr>
          <w:color w:val="000000" w:themeColor="text1"/>
          <w:rPrChange w:id="423" w:author="Ollie Raymond" w:date="2016-08-08T17:33:00Z">
            <w:rPr/>
          </w:rPrChange>
        </w:rPr>
        <w:pPrChange w:id="424" w:author="Ollie Raymond" w:date="2016-08-08T17:33:00Z">
          <w:pPr>
            <w:pStyle w:val="Caption"/>
          </w:pPr>
        </w:pPrChange>
      </w:pPr>
      <w:r w:rsidRPr="00FE3557">
        <w:rPr>
          <w:color w:val="000000" w:themeColor="text1"/>
          <w:rPrChange w:id="425" w:author="Ollie Raymond" w:date="2016-08-08T17:33:00Z">
            <w:rPr/>
          </w:rPrChange>
        </w:rPr>
        <w:t xml:space="preserve">Figure </w:t>
      </w:r>
      <w:r w:rsidR="00673E83" w:rsidRPr="00FE3557">
        <w:rPr>
          <w:color w:val="000000" w:themeColor="text1"/>
          <w:rPrChange w:id="426" w:author="Ollie Raymond" w:date="2016-08-08T17:33:00Z">
            <w:rPr/>
          </w:rPrChange>
        </w:rPr>
        <w:fldChar w:fldCharType="begin"/>
      </w:r>
      <w:r w:rsidR="00673E83" w:rsidRPr="00FE3557">
        <w:rPr>
          <w:color w:val="000000" w:themeColor="text1"/>
          <w:rPrChange w:id="427" w:author="Ollie Raymond" w:date="2016-08-08T17:33:00Z">
            <w:rPr/>
          </w:rPrChange>
        </w:rPr>
        <w:instrText xml:space="preserve"> SEQ Figure \* ARABIC </w:instrText>
      </w:r>
      <w:r w:rsidR="00673E83" w:rsidRPr="00FE3557">
        <w:rPr>
          <w:color w:val="000000" w:themeColor="text1"/>
          <w:rPrChange w:id="428" w:author="Ollie Raymond" w:date="2016-08-08T17:33:00Z">
            <w:rPr/>
          </w:rPrChange>
        </w:rPr>
        <w:fldChar w:fldCharType="separate"/>
      </w:r>
      <w:r w:rsidR="00AD44BE" w:rsidRPr="00FE3557">
        <w:rPr>
          <w:noProof/>
          <w:color w:val="000000" w:themeColor="text1"/>
          <w:rPrChange w:id="429" w:author="Ollie Raymond" w:date="2016-08-08T17:33:00Z">
            <w:rPr>
              <w:noProof/>
            </w:rPr>
          </w:rPrChange>
        </w:rPr>
        <w:t>16</w:t>
      </w:r>
      <w:r w:rsidR="00673E83" w:rsidRPr="00FE3557">
        <w:rPr>
          <w:noProof/>
          <w:color w:val="000000" w:themeColor="text1"/>
          <w:rPrChange w:id="430" w:author="Ollie Raymond" w:date="2016-08-08T17:33:00Z">
            <w:rPr>
              <w:noProof/>
            </w:rPr>
          </w:rPrChange>
        </w:rPr>
        <w:fldChar w:fldCharType="end"/>
      </w:r>
      <w:ins w:id="431" w:author="Ollie Raymond" w:date="2016-08-08T18:06:00Z">
        <w:r w:rsidR="0008257A">
          <w:rPr>
            <w:noProof/>
            <w:color w:val="000000" w:themeColor="text1"/>
          </w:rPr>
          <w:t xml:space="preserve"> -</w:t>
        </w:r>
      </w:ins>
      <w:del w:id="432" w:author="Ollie Raymond" w:date="2016-08-08T17:34:00Z">
        <w:r w:rsidRPr="00FE3557" w:rsidDel="00FE3557">
          <w:rPr>
            <w:color w:val="000000" w:themeColor="text1"/>
            <w:rPrChange w:id="433" w:author="Ollie Raymond" w:date="2016-08-08T17:33:00Z">
              <w:rPr/>
            </w:rPrChange>
          </w:rPr>
          <w:delText>:</w:delText>
        </w:r>
      </w:del>
      <w:ins w:id="434" w:author="Ollie Raymond" w:date="2016-08-08T17:34:00Z">
        <w:r w:rsidR="00FE3557">
          <w:rPr>
            <w:color w:val="000000" w:themeColor="text1"/>
          </w:rPr>
          <w:t xml:space="preserve"> </w:t>
        </w:r>
      </w:ins>
      <w:r w:rsidRPr="00FE3557">
        <w:rPr>
          <w:color w:val="000000" w:themeColor="text1"/>
          <w:rPrChange w:id="435" w:author="Ollie Raymond" w:date="2016-08-08T17:33:00Z">
            <w:rPr/>
          </w:rPrChange>
        </w:rPr>
        <w:t xml:space="preserve"> Geologic Event</w:t>
      </w:r>
      <w:r w:rsidR="00BA5AB0" w:rsidRPr="00FE3557">
        <w:rPr>
          <w:color w:val="000000" w:themeColor="text1"/>
          <w:rPrChange w:id="436" w:author="Ollie Raymond" w:date="2016-08-08T17:33:00Z">
            <w:rPr/>
          </w:rPrChange>
        </w:rPr>
        <w:t xml:space="preserve"> summary diagram.</w:t>
      </w:r>
    </w:p>
    <w:p w14:paraId="59870292" w14:textId="00E80337" w:rsidR="00EA4029" w:rsidRDefault="00DB2D3A" w:rsidP="00FE3557">
      <w:pPr>
        <w:pStyle w:val="Heading4"/>
        <w:spacing w:after="120"/>
        <w:rPr>
          <w:lang w:val="en-CA"/>
        </w:rPr>
        <w:pPrChange w:id="437" w:author="Ollie Raymond" w:date="2016-08-08T17:34:00Z">
          <w:pPr>
            <w:pStyle w:val="Heading4"/>
          </w:pPr>
        </w:pPrChange>
      </w:pPr>
      <w:bookmarkStart w:id="438" w:name="BKM_0E4402F5_70D7_41B4_8F46_2909F6D349A5"/>
      <w:bookmarkEnd w:id="438"/>
      <w:r>
        <w:rPr>
          <w:lang w:val="en-CA"/>
        </w:rPr>
        <w:t>GeologicEvent</w:t>
      </w:r>
    </w:p>
    <w:p w14:paraId="6402E0D6" w14:textId="5BB25A1F" w:rsidR="00980C8A" w:rsidDel="00FE3557" w:rsidRDefault="00980C8A" w:rsidP="007F03F0">
      <w:pPr>
        <w:rPr>
          <w:del w:id="439" w:author="Ollie Raymond" w:date="2016-08-08T17:33:00Z"/>
          <w:lang w:val="en-CA"/>
        </w:rPr>
      </w:pPr>
    </w:p>
    <w:p w14:paraId="5D785E50" w14:textId="4087EC44" w:rsidR="00980C8A" w:rsidRDefault="00D70F03" w:rsidP="00980C8A">
      <w:pPr>
        <w:rPr>
          <w:lang w:val="en-CA"/>
        </w:rPr>
      </w:pPr>
      <w:r>
        <w:rPr>
          <w:lang w:val="en-CA"/>
        </w:rPr>
        <w:t xml:space="preserve">A </w:t>
      </w:r>
      <w:r w:rsidRPr="00406683">
        <w:rPr>
          <w:rStyle w:val="Entity"/>
        </w:rPr>
        <w:t>GeologicEvent</w:t>
      </w:r>
      <w:r>
        <w:rPr>
          <w:lang w:val="en-CA"/>
        </w:rPr>
        <w:t xml:space="preserve">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sidRPr="00406683">
        <w:rPr>
          <w:rStyle w:val="Entity"/>
        </w:rPr>
        <w:t>GeochologicEraTerm</w:t>
      </w:r>
      <w:r w:rsidR="00980C8A">
        <w:rPr>
          <w:lang w:val="en-CA"/>
        </w:rPr>
        <w:t>)</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76221BB" w:rsidR="00C9272B" w:rsidRDefault="0034572C" w:rsidP="00F9640E">
      <w:pPr>
        <w:rPr>
          <w:lang w:val="en-CA"/>
        </w:rPr>
      </w:pPr>
      <w:r>
        <w:rPr>
          <w:lang w:val="en-CA"/>
        </w:rPr>
        <w:t>Because associated processes are incompatible, a</w:t>
      </w:r>
      <w:r w:rsidR="00C9272B">
        <w:rPr>
          <w:lang w:val="en-CA"/>
        </w:rPr>
        <w:t xml:space="preserve"> single event cannot be shared between </w:t>
      </w:r>
      <w:r w:rsidR="00C9272B" w:rsidRPr="00406683">
        <w:rPr>
          <w:rStyle w:val="Entity"/>
        </w:rPr>
        <w:t>DisplacementEvent</w:t>
      </w:r>
      <w:r w:rsidR="00C9272B">
        <w:rPr>
          <w:lang w:val="en-CA"/>
        </w:rPr>
        <w:t xml:space="preserve">, </w:t>
      </w:r>
      <w:r w:rsidR="00C9272B" w:rsidRPr="00406683">
        <w:rPr>
          <w:rStyle w:val="Entity"/>
        </w:rPr>
        <w:t>AlterationDescription</w:t>
      </w:r>
      <w:r w:rsidR="00C9272B">
        <w:rPr>
          <w:lang w:val="en-CA"/>
        </w:rPr>
        <w:t xml:space="preserve"> of </w:t>
      </w:r>
      <w:r w:rsidR="00C9272B" w:rsidRPr="00406683">
        <w:rPr>
          <w:rStyle w:val="Entity"/>
        </w:rPr>
        <w:t>MetamorphicDescription</w:t>
      </w:r>
      <w:r w:rsidR="005E4220">
        <w:rPr>
          <w:lang w:val="en-CA"/>
        </w:rPr>
        <w:t xml:space="preserve"> (a process associated to </w:t>
      </w:r>
      <w:r w:rsidR="005E4220" w:rsidRPr="00406683">
        <w:rPr>
          <w:rStyle w:val="Entity"/>
        </w:rPr>
        <w:t>DisplacementEvent</w:t>
      </w:r>
      <w:r w:rsidR="005E4220">
        <w:rPr>
          <w:lang w:val="en-CA"/>
        </w:rPr>
        <w:t xml:space="preserve"> does not apply to </w:t>
      </w:r>
      <w:r w:rsidR="005E4220" w:rsidRPr="00406683">
        <w:rPr>
          <w:rStyle w:val="Entity"/>
        </w:rPr>
        <w:t>AlterationDescription</w:t>
      </w:r>
      <w:r w:rsidR="005E4220">
        <w:rPr>
          <w:lang w:val="en-CA"/>
        </w:rPr>
        <w:t>)</w:t>
      </w:r>
      <w:r w:rsidR="00C9272B">
        <w:rPr>
          <w:lang w:val="en-CA"/>
        </w:rPr>
        <w:t xml:space="preserve">.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27B8AECC" w:rsidR="00C9272B" w:rsidRPr="00D12552" w:rsidRDefault="00B8606F" w:rsidP="00592027">
            <w:pPr>
              <w:pStyle w:val="Tabletext10"/>
              <w:jc w:val="left"/>
              <w:rPr>
                <w:rStyle w:val="reqtext"/>
                <w:lang w:val="en-CA"/>
              </w:rPr>
            </w:pPr>
            <w:r w:rsidRPr="00B8606F">
              <w:rPr>
                <w:rStyle w:val="reqtext"/>
                <w:lang w:val="en-CA"/>
              </w:rPr>
              <w:t xml:space="preserve">An individual event GeologicEvent SHALL only apply to one of </w:t>
            </w:r>
            <w:r w:rsidRPr="00B8606F">
              <w:rPr>
                <w:rStyle w:val="Entity"/>
              </w:rPr>
              <w:t>DisplacementEvent</w:t>
            </w:r>
            <w:r w:rsidRPr="00B8606F">
              <w:rPr>
                <w:rStyle w:val="reqtext"/>
                <w:lang w:val="en-CA"/>
              </w:rPr>
              <w:t xml:space="preserve">, </w:t>
            </w:r>
            <w:r w:rsidRPr="00B8606F">
              <w:rPr>
                <w:rStyle w:val="Entity"/>
              </w:rPr>
              <w:t>AlterationDescription</w:t>
            </w:r>
            <w:r w:rsidRPr="00B8606F">
              <w:rPr>
                <w:rStyle w:val="reqtext"/>
                <w:lang w:val="en-CA"/>
              </w:rPr>
              <w:t xml:space="preserve"> or </w:t>
            </w:r>
            <w:r w:rsidRPr="00B8606F">
              <w:rPr>
                <w:rStyle w:val="Entity"/>
              </w:rPr>
              <w:t>MetamorphicDescription</w:t>
            </w:r>
            <w:r w:rsidRPr="00B8606F">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4AA2A5C7" w:rsidR="00C9272B" w:rsidRDefault="00C9272B" w:rsidP="00F9640E">
      <w:pPr>
        <w:rPr>
          <w:lang w:val="en-CA"/>
        </w:rPr>
      </w:pPr>
      <w:r>
        <w:rPr>
          <w:lang w:val="en-CA"/>
        </w:rPr>
        <w:t>A geologic event must at least have one age representation, either numerical or named.</w:t>
      </w:r>
      <w:r w:rsidR="005E4220">
        <w:rPr>
          <w:lang w:val="en-CA"/>
        </w:rPr>
        <w:t xml:space="preserve">  </w:t>
      </w:r>
    </w:p>
    <w:p w14:paraId="5CA07FA9" w14:textId="1F94B2C0" w:rsidR="00C9272B" w:rsidDel="00EB77CE" w:rsidRDefault="00C9272B" w:rsidP="00C9272B">
      <w:pPr>
        <w:autoSpaceDE w:val="0"/>
        <w:autoSpaceDN w:val="0"/>
        <w:adjustRightInd w:val="0"/>
        <w:spacing w:after="0"/>
        <w:rPr>
          <w:del w:id="440" w:author="Ollie Raymond" w:date="2016-08-08T17:37:00Z"/>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3035EB68" w:rsidR="00C9272B" w:rsidDel="00EB77CE" w:rsidRDefault="00C9272B" w:rsidP="00980C8A">
      <w:pPr>
        <w:rPr>
          <w:del w:id="441" w:author="Ollie Raymond" w:date="2016-08-08T17:37:00Z"/>
          <w:lang w:val="en-CA"/>
        </w:rPr>
      </w:pPr>
    </w:p>
    <w:p w14:paraId="25E1A4AD" w14:textId="2E5DD78E" w:rsidR="006D6AC1" w:rsidRPr="008A4869" w:rsidRDefault="006D6AC1" w:rsidP="00980C8A">
      <w:pPr>
        <w:pStyle w:val="Heading5"/>
        <w:rPr>
          <w:lang w:val="en-CA"/>
        </w:rPr>
      </w:pPr>
      <w:r w:rsidRPr="006D6AC1">
        <w:rPr>
          <w:lang w:val="en-CA"/>
        </w:rPr>
        <w:t>eventProcess</w:t>
      </w:r>
    </w:p>
    <w:p w14:paraId="2C26E7C5" w14:textId="12A93147" w:rsidR="006D6AC1" w:rsidRDefault="006D6AC1" w:rsidP="00980C8A">
      <w:pPr>
        <w:rPr>
          <w:lang w:val="en-CA"/>
        </w:rPr>
      </w:pPr>
      <w:r w:rsidRPr="006D6AC1">
        <w:rPr>
          <w:lang w:val="en-CA"/>
        </w:rPr>
        <w:t xml:space="preserve">The </w:t>
      </w:r>
      <w:r w:rsidRPr="00406683">
        <w:rPr>
          <w:rStyle w:val="Entity"/>
        </w:rPr>
        <w:t>eventProcess:EventProcessTerm</w:t>
      </w:r>
      <w:r>
        <w:rPr>
          <w:lang w:val="en-CA"/>
        </w:rPr>
        <w:t xml:space="preserve"> property provide</w:t>
      </w:r>
      <w:r w:rsidR="008A4869">
        <w:rPr>
          <w:lang w:val="en-CA"/>
        </w:rPr>
        <w:t>s</w:t>
      </w:r>
      <w:r>
        <w:rPr>
          <w:lang w:val="en-CA"/>
        </w:rPr>
        <w:t xml:space="preserve"> a term from a controlled vocabulary specifying</w:t>
      </w:r>
      <w:r w:rsidRPr="006D6AC1">
        <w:rPr>
          <w:lang w:val="en-CA"/>
        </w:rPr>
        <w:t xml:space="preserve"> the process or processes that occurred during the event. Examples include deposition, extrusion, intrusion, cooling.</w:t>
      </w:r>
    </w:p>
    <w:p w14:paraId="4F1C2872" w14:textId="3F100D2E" w:rsidR="00D70F03" w:rsidRPr="008A4869" w:rsidRDefault="006D6AC1" w:rsidP="00980C8A">
      <w:pPr>
        <w:pStyle w:val="Heading5"/>
      </w:pPr>
      <w:r w:rsidRPr="00D970E9">
        <w:t>numericAge</w:t>
      </w:r>
    </w:p>
    <w:p w14:paraId="669AA9D9" w14:textId="44B7C5BE" w:rsidR="008A4869" w:rsidRDefault="006D6AC1" w:rsidP="008A4869">
      <w:r w:rsidRPr="008A4869">
        <w:t xml:space="preserve">The </w:t>
      </w:r>
      <w:r w:rsidRPr="00406683">
        <w:rPr>
          <w:rStyle w:val="Entity"/>
        </w:rPr>
        <w:t>numericAge:NumericAgeRange</w:t>
      </w:r>
      <w:r w:rsidRPr="008A4869">
        <w:t xml:space="preserve"> property provide</w:t>
      </w:r>
      <w:r w:rsidR="008A4869">
        <w:t>s</w:t>
      </w:r>
      <w:r w:rsidRPr="008A4869">
        <w:t xml:space="preserve"> an age in absolute year before present</w:t>
      </w:r>
      <w:r w:rsidR="00D050CC" w:rsidRPr="008A4869">
        <w:t xml:space="preserve"> (BP)</w:t>
      </w:r>
      <w:r w:rsidRPr="008A4869">
        <w:t>.</w:t>
      </w:r>
      <w:r w:rsidR="00D050CC" w:rsidRPr="008A4869">
        <w:t xml:space="preserve">  Present is defined by convention to be January 1</w:t>
      </w:r>
      <w:r w:rsidR="00D050CC" w:rsidRPr="000D7067">
        <w:rPr>
          <w:vertAlign w:val="superscript"/>
          <w:rPrChange w:id="442" w:author="Ollie Raymond" w:date="2016-08-08T17:38:00Z">
            <w:rPr/>
          </w:rPrChange>
        </w:rPr>
        <w:t>st</w:t>
      </w:r>
      <w:r w:rsidR="00D050CC" w:rsidRPr="008A4869">
        <w:t xml:space="preserve"> 1950 (although van der Plitch &amp; Hogg</w:t>
      </w:r>
      <w:r w:rsidR="00424648">
        <w:t xml:space="preserve"> [</w:t>
      </w:r>
      <w:r w:rsidR="00424648">
        <w:fldChar w:fldCharType="begin"/>
      </w:r>
      <w:r w:rsidR="00424648">
        <w:instrText xml:space="preserve"> REF _Ref458066166 \n \h </w:instrText>
      </w:r>
      <w:r w:rsidR="00424648">
        <w:fldChar w:fldCharType="separate"/>
      </w:r>
      <w:r w:rsidR="00AD44BE">
        <w:t>20</w:t>
      </w:r>
      <w:r w:rsidR="00424648">
        <w:fldChar w:fldCharType="end"/>
      </w:r>
      <w:r w:rsidR="00424648">
        <w:t>]</w:t>
      </w:r>
      <w:r w:rsidR="00D050CC" w:rsidRPr="008A4869">
        <w:t>, suggests this convention to be restricted to radiocarbon estimations)</w:t>
      </w:r>
      <w:r w:rsidR="0034572C" w:rsidRPr="008A4869">
        <w:t>.</w:t>
      </w:r>
    </w:p>
    <w:p w14:paraId="0263D662" w14:textId="6B7BCCB0" w:rsidR="006D6AC1" w:rsidRPr="008A4869" w:rsidRDefault="006D6AC1" w:rsidP="008A4869">
      <w:pPr>
        <w:pStyle w:val="Heading5"/>
      </w:pPr>
      <w:r w:rsidRPr="008A4869">
        <w:t>olderNamedAge</w:t>
      </w:r>
    </w:p>
    <w:p w14:paraId="7C1DF366" w14:textId="47A07D3D" w:rsidR="008A4869" w:rsidRDefault="006D6AC1" w:rsidP="00980C8A">
      <w:pPr>
        <w:rPr>
          <w:lang w:val="en-CA"/>
        </w:rPr>
      </w:pPr>
      <w:r>
        <w:rPr>
          <w:lang w:val="en-CA"/>
        </w:rPr>
        <w:t xml:space="preserve">The property </w:t>
      </w:r>
      <w:r w:rsidRPr="00406683">
        <w:rPr>
          <w:rStyle w:val="Entity"/>
        </w:rPr>
        <w:t>olderNamedAge:GeochronologicalEraTerm</w:t>
      </w:r>
      <w:r>
        <w:rPr>
          <w:lang w:val="en-CA"/>
        </w:rPr>
        <w:t xml:space="preserve"> define</w:t>
      </w:r>
      <w:r w:rsidR="008A4869">
        <w:rPr>
          <w:lang w:val="en-CA"/>
        </w:rPr>
        <w:t>s</w:t>
      </w:r>
      <w:r>
        <w:rPr>
          <w:lang w:val="en-CA"/>
        </w:rPr>
        <w:t xml:space="preserve"> the o</w:t>
      </w:r>
      <w:r w:rsidRPr="006D6AC1">
        <w:rPr>
          <w:lang w:val="en-CA"/>
        </w:rPr>
        <w:t xml:space="preserve">lder boundary of age of </w:t>
      </w:r>
      <w:ins w:id="443" w:author="Ollie Raymond" w:date="2016-08-08T17:38:00Z">
        <w:r w:rsidR="000D7067">
          <w:rPr>
            <w:lang w:val="en-CA"/>
          </w:rPr>
          <w:t xml:space="preserve">an </w:t>
        </w:r>
      </w:ins>
      <w:r w:rsidRPr="006D6AC1">
        <w:rPr>
          <w:lang w:val="en-CA"/>
        </w:rPr>
        <w:t xml:space="preserve">event expressed using a geochronologic era defined according to a geologic time scale </w:t>
      </w:r>
      <w:ins w:id="444" w:author="Ollie Raymond" w:date="2016-08-08T17:38:00Z">
        <w:r w:rsidR="000D7067">
          <w:rPr>
            <w:lang w:val="en-CA"/>
          </w:rPr>
          <w:t xml:space="preserve">as </w:t>
        </w:r>
      </w:ins>
      <w:r w:rsidRPr="006D6AC1">
        <w:rPr>
          <w:lang w:val="en-CA"/>
        </w:rPr>
        <w:t>per</w:t>
      </w:r>
      <w:ins w:id="445" w:author="Ollie Raymond" w:date="2016-08-08T17:38:00Z">
        <w:r w:rsidR="000D7067">
          <w:rPr>
            <w:lang w:val="en-CA"/>
          </w:rPr>
          <w:t xml:space="preserve"> the</w:t>
        </w:r>
      </w:ins>
      <w:r w:rsidRPr="006D6AC1">
        <w:rPr>
          <w:lang w:val="en-CA"/>
        </w:rPr>
        <w:t xml:space="preserve"> </w:t>
      </w:r>
      <w:r w:rsidRPr="00406683">
        <w:rPr>
          <w:rStyle w:val="Entity"/>
        </w:rPr>
        <w:t>GeologicTime</w:t>
      </w:r>
      <w:r w:rsidRPr="006D6AC1">
        <w:rPr>
          <w:lang w:val="en-CA"/>
        </w:rPr>
        <w:t xml:space="preserve"> schema</w:t>
      </w:r>
      <w:ins w:id="446" w:author="Ollie Raymond" w:date="2016-08-08T17:39:00Z">
        <w:r w:rsidR="000D7067">
          <w:rPr>
            <w:lang w:val="en-CA"/>
          </w:rPr>
          <w:t xml:space="preserve"> (eg, the International Commission on Stratigraphy </w:t>
        </w:r>
      </w:ins>
      <w:ins w:id="447" w:author="Ollie Raymond" w:date="2016-08-08T17:40:00Z">
        <w:r w:rsidR="00A86F6A">
          <w:rPr>
            <w:lang w:val="en-CA"/>
          </w:rPr>
          <w:t xml:space="preserve">Chronostratigraphic Chart - </w:t>
        </w:r>
        <w:r w:rsidR="00A86F6A" w:rsidRPr="00A86F6A">
          <w:rPr>
            <w:lang w:val="en-CA"/>
          </w:rPr>
          <w:t>http://www.stratigraphy.org/index.php/ics-chart-timescale</w:t>
        </w:r>
        <w:r w:rsidR="00A86F6A">
          <w:rPr>
            <w:lang w:val="en-CA"/>
          </w:rPr>
          <w:t>)</w:t>
        </w:r>
      </w:ins>
      <w:r w:rsidR="0034572C">
        <w:rPr>
          <w:lang w:val="en-CA"/>
        </w:rPr>
        <w:t>.</w:t>
      </w:r>
    </w:p>
    <w:p w14:paraId="5A437021" w14:textId="194EB90D" w:rsidR="006D6AC1" w:rsidRPr="008A4869" w:rsidRDefault="006D6AC1" w:rsidP="00980C8A">
      <w:pPr>
        <w:pStyle w:val="Heading5"/>
        <w:rPr>
          <w:lang w:val="en-CA"/>
        </w:rPr>
      </w:pPr>
      <w:r w:rsidRPr="006D6AC1">
        <w:rPr>
          <w:lang w:val="en-CA"/>
        </w:rPr>
        <w:t>youngerNamedAge</w:t>
      </w:r>
    </w:p>
    <w:p w14:paraId="6C5946D2" w14:textId="007CF4E3" w:rsidR="006D6AC1" w:rsidRDefault="006D6AC1" w:rsidP="00980C8A">
      <w:pPr>
        <w:rPr>
          <w:lang w:val="en-CA"/>
        </w:rPr>
      </w:pPr>
      <w:r w:rsidRPr="006D6AC1">
        <w:rPr>
          <w:lang w:val="en-CA"/>
        </w:rPr>
        <w:t xml:space="preserve">The property </w:t>
      </w:r>
      <w:r w:rsidRPr="00406683">
        <w:rPr>
          <w:rStyle w:val="Entity"/>
        </w:rPr>
        <w:t>youngerNamedAge:GeochronologicalEraTerm</w:t>
      </w:r>
      <w:r w:rsidRPr="006D6AC1">
        <w:rPr>
          <w:lang w:val="en-CA"/>
        </w:rPr>
        <w:t xml:space="preserve"> define</w:t>
      </w:r>
      <w:r w:rsidR="008A4869">
        <w:rPr>
          <w:lang w:val="en-CA"/>
        </w:rPr>
        <w:t>s</w:t>
      </w:r>
      <w:r w:rsidRPr="006D6AC1">
        <w:rPr>
          <w:lang w:val="en-CA"/>
        </w:rPr>
        <w:t xml:space="preserve"> the </w:t>
      </w:r>
      <w:r w:rsidR="00BF6A2E">
        <w:rPr>
          <w:lang w:val="en-CA"/>
        </w:rPr>
        <w:t>younger</w:t>
      </w:r>
      <w:r w:rsidRPr="006D6AC1">
        <w:rPr>
          <w:lang w:val="en-CA"/>
        </w:rPr>
        <w:t xml:space="preserve"> boundary of age of event expressed using a geochronologic era defined according to a geologic time scale per </w:t>
      </w:r>
      <w:ins w:id="448" w:author="Ollie Raymond" w:date="2016-08-08T17:41:00Z">
        <w:r w:rsidR="00A86F6A">
          <w:rPr>
            <w:lang w:val="en-CA"/>
          </w:rPr>
          <w:t xml:space="preserve">the </w:t>
        </w:r>
        <w:r w:rsidR="00A86F6A" w:rsidRPr="00406683">
          <w:rPr>
            <w:rStyle w:val="Entity"/>
          </w:rPr>
          <w:t>GeologicTime</w:t>
        </w:r>
      </w:ins>
      <w:del w:id="449" w:author="Ollie Raymond" w:date="2016-08-08T17:41:00Z">
        <w:r w:rsidRPr="006D6AC1" w:rsidDel="00A86F6A">
          <w:rPr>
            <w:lang w:val="en-CA"/>
          </w:rPr>
          <w:delText>GeologicTime</w:delText>
        </w:r>
      </w:del>
      <w:r w:rsidRPr="006D6AC1">
        <w:rPr>
          <w:lang w:val="en-CA"/>
        </w:rPr>
        <w:t xml:space="preserve"> schema</w:t>
      </w:r>
      <w:r w:rsidR="0034572C">
        <w:rPr>
          <w:lang w:val="en-CA"/>
        </w:rPr>
        <w:t>.</w:t>
      </w:r>
      <w:ins w:id="450" w:author="Ollie Raymond" w:date="2016-08-08T17:41:00Z">
        <w:r w:rsidR="00A86F6A">
          <w:rPr>
            <w:lang w:val="en-CA"/>
          </w:rPr>
          <w:t xml:space="preserve"> </w:t>
        </w:r>
        <w:r w:rsidR="00A86F6A">
          <w:rPr>
            <w:lang w:val="en-CA"/>
          </w:rPr>
          <w:t xml:space="preserve">(eg, the International Commission on Stratigraphy Chronostratigraphic Chart - </w:t>
        </w:r>
        <w:r w:rsidR="00A86F6A" w:rsidRPr="00A86F6A">
          <w:rPr>
            <w:lang w:val="en-CA"/>
          </w:rPr>
          <w:t>http://www.stratigraphy.org/index.php/ics-chart-timescale</w:t>
        </w:r>
        <w:r w:rsidR="00A86F6A">
          <w:rPr>
            <w:lang w:val="en-CA"/>
          </w:rPr>
          <w:t>).</w:t>
        </w:r>
      </w:ins>
    </w:p>
    <w:p w14:paraId="0E8A52EA" w14:textId="70E5C70B" w:rsidR="0034572C" w:rsidRPr="008A4869" w:rsidRDefault="006D6AC1" w:rsidP="00980C8A">
      <w:pPr>
        <w:pStyle w:val="Heading5"/>
        <w:rPr>
          <w:lang w:val="en-CA"/>
        </w:rPr>
      </w:pPr>
      <w:r w:rsidRPr="006D6AC1">
        <w:rPr>
          <w:lang w:val="en-CA"/>
        </w:rPr>
        <w:t>eventEnvironment</w:t>
      </w:r>
    </w:p>
    <w:p w14:paraId="3EA06765" w14:textId="1837C52B" w:rsidR="006D6AC1" w:rsidRDefault="006D6AC1" w:rsidP="00980C8A">
      <w:pPr>
        <w:rPr>
          <w:lang w:val="en-CA"/>
        </w:rPr>
      </w:pPr>
      <w:r>
        <w:rPr>
          <w:lang w:val="en-CA"/>
        </w:rPr>
        <w:t xml:space="preserve">The </w:t>
      </w:r>
      <w:r w:rsidRPr="00406683">
        <w:rPr>
          <w:rStyle w:val="Entity"/>
        </w:rPr>
        <w:t>even</w:t>
      </w:r>
      <w:r w:rsidR="00BF6A2E" w:rsidRPr="00406683">
        <w:rPr>
          <w:rStyle w:val="Entity"/>
        </w:rPr>
        <w:t>t</w:t>
      </w:r>
      <w:r w:rsidRPr="00406683">
        <w:rPr>
          <w:rStyle w:val="Entity"/>
        </w:rPr>
        <w:t>Environment</w:t>
      </w:r>
      <w:r>
        <w:rPr>
          <w:lang w:val="en-CA"/>
        </w:rPr>
        <w:t xml:space="preserve"> proper</w:t>
      </w:r>
      <w:r w:rsidR="00290617">
        <w:rPr>
          <w:lang w:val="en-CA"/>
        </w:rPr>
        <w:t>ty (</w:t>
      </w:r>
      <w:r w:rsidR="008F3406">
        <w:rPr>
          <w:rStyle w:val="Entity"/>
        </w:rPr>
        <w:t>SWE::Category</w:t>
      </w:r>
      <w:r w:rsidR="00290617">
        <w:rPr>
          <w:lang w:val="en-CA"/>
        </w:rPr>
        <w:t xml:space="preserve">) </w:t>
      </w:r>
      <w:r w:rsidR="008A4869">
        <w:rPr>
          <w:lang w:val="en-CA"/>
        </w:rPr>
        <w:t>is</w:t>
      </w:r>
      <w:r w:rsidR="00290617">
        <w:rPr>
          <w:lang w:val="en-CA"/>
        </w:rPr>
        <w:t xml:space="preserv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w:t>
      </w:r>
      <w:r w:rsidRPr="00406683">
        <w:rPr>
          <w:rStyle w:val="Entity"/>
        </w:rPr>
        <w:t>GeologicEvent</w:t>
      </w:r>
      <w:r w:rsidRPr="006D6AC1">
        <w:rPr>
          <w:lang w:val="en-CA"/>
        </w:rPr>
        <w:t xml:space="preserve">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40A9B143" w14:textId="5B305007" w:rsidR="00C9272B" w:rsidRPr="008A4869" w:rsidRDefault="00C9272B" w:rsidP="00980C8A">
      <w:pPr>
        <w:pStyle w:val="Heading5"/>
        <w:rPr>
          <w:lang w:val="en-CA"/>
        </w:rPr>
      </w:pPr>
      <w:r w:rsidRPr="00C9272B">
        <w:rPr>
          <w:lang w:val="en-CA"/>
        </w:rPr>
        <w:t>geEventDescription</w:t>
      </w:r>
      <w:r>
        <w:rPr>
          <w:lang w:val="en-CA"/>
        </w:rPr>
        <w:t xml:space="preserve"> (stub property)</w:t>
      </w:r>
    </w:p>
    <w:p w14:paraId="16ADAFA0" w14:textId="717E6990" w:rsidR="00C9272B" w:rsidRPr="00980C8A" w:rsidRDefault="00C9272B" w:rsidP="00980C8A">
      <w:pPr>
        <w:rPr>
          <w:lang w:val="en-CA"/>
        </w:rPr>
      </w:pPr>
      <w:r>
        <w:rPr>
          <w:lang w:val="en-CA"/>
        </w:rPr>
        <w:t xml:space="preserve">The property </w:t>
      </w:r>
      <w:r w:rsidRPr="00406683">
        <w:rPr>
          <w:rStyle w:val="Entity"/>
        </w:rPr>
        <w:t>geEventDescription:GeologicEventAbstractDescription</w:t>
      </w:r>
      <w:r>
        <w:rPr>
          <w:lang w:val="en-CA"/>
        </w:rPr>
        <w:t xml:space="preserve"> contain</w:t>
      </w:r>
      <w:r w:rsidR="008A4869">
        <w:rPr>
          <w:lang w:val="en-CA"/>
        </w:rPr>
        <w:t>s</w:t>
      </w:r>
      <w:r>
        <w:rPr>
          <w:lang w:val="en-CA"/>
        </w:rPr>
        <w:t xml:space="preserve"> a d</w:t>
      </w:r>
      <w:r w:rsidRPr="00C9272B">
        <w:rPr>
          <w:lang w:val="en-CA"/>
        </w:rPr>
        <w:t>etailed event description.  This is a stub property in GeoSciML Basic</w:t>
      </w:r>
      <w:r>
        <w:rPr>
          <w:lang w:val="en-CA"/>
        </w:rPr>
        <w:t xml:space="preserve"> since </w:t>
      </w:r>
      <w:r w:rsidRPr="00406683">
        <w:rPr>
          <w:rStyle w:val="Entity"/>
        </w:rPr>
        <w:lastRenderedPageBreak/>
        <w:t>GeologicEventAbstractDescription</w:t>
      </w:r>
      <w:r>
        <w:rPr>
          <w:lang w:val="en-CA"/>
        </w:rPr>
        <w:t xml:space="preserve"> is abstract and </w:t>
      </w:r>
      <w:del w:id="451" w:author="Ollie Raymond" w:date="2016-08-08T17:41:00Z">
        <w:r w:rsidR="0034572C" w:rsidDel="001602D5">
          <w:rPr>
            <w:lang w:val="en-CA"/>
          </w:rPr>
          <w:delText>only has</w:delText>
        </w:r>
        <w:r w:rsidDel="001602D5">
          <w:rPr>
            <w:lang w:val="en-CA"/>
          </w:rPr>
          <w:delText xml:space="preserve"> concrete</w:delText>
        </w:r>
      </w:del>
      <w:ins w:id="452" w:author="Ollie Raymond" w:date="2016-08-08T17:41:00Z">
        <w:r w:rsidR="001602D5">
          <w:rPr>
            <w:lang w:val="en-CA"/>
          </w:rPr>
          <w:t>with</w:t>
        </w:r>
      </w:ins>
      <w:r>
        <w:rPr>
          <w:lang w:val="en-CA"/>
        </w:rPr>
        <w:t xml:space="preserve"> subtype</w:t>
      </w:r>
      <w:r w:rsidR="0034572C">
        <w:rPr>
          <w:lang w:val="en-CA"/>
        </w:rPr>
        <w:t>s</w:t>
      </w:r>
      <w:r>
        <w:rPr>
          <w:lang w:val="en-CA"/>
        </w:rPr>
        <w:t xml:space="preserve"> </w:t>
      </w:r>
      <w:ins w:id="453" w:author="Ollie Raymond" w:date="2016-08-08T17:41:00Z">
        <w:r w:rsidR="001602D5">
          <w:rPr>
            <w:lang w:val="en-CA"/>
          </w:rPr>
          <w:t xml:space="preserve">defined </w:t>
        </w:r>
      </w:ins>
      <w:r>
        <w:rPr>
          <w:lang w:val="en-CA"/>
        </w:rPr>
        <w:t xml:space="preserve">in GeoSciML </w:t>
      </w:r>
      <w:r w:rsidR="0034572C">
        <w:rPr>
          <w:lang w:val="en-CA"/>
        </w:rPr>
        <w:t>Extension</w:t>
      </w:r>
      <w:r>
        <w:rPr>
          <w:lang w:val="en-CA"/>
        </w:rPr>
        <w:t>.</w:t>
      </w:r>
    </w:p>
    <w:p w14:paraId="0BFCCF8F" w14:textId="77777777" w:rsidR="00EA4029" w:rsidRDefault="00EA4029" w:rsidP="001602D5">
      <w:pPr>
        <w:pStyle w:val="Heading4"/>
        <w:spacing w:after="120"/>
        <w:rPr>
          <w:lang w:val="en-CA"/>
        </w:rPr>
        <w:pPrChange w:id="454" w:author="Ollie Raymond" w:date="2016-08-08T17:43:00Z">
          <w:pPr>
            <w:pStyle w:val="Heading4"/>
          </w:pPr>
        </w:pPrChange>
      </w:pPr>
      <w:bookmarkStart w:id="455" w:name="BKM_E578F2B2_741C_4353_B7F8_02F0AE878A52"/>
      <w:bookmarkStart w:id="456" w:name="BKM_B4649898_DB40_445B_BA02_FB50DB166B1F"/>
      <w:bookmarkStart w:id="457" w:name="BKM_97F5720D_724D_44A6_8C82_6D7A6D6B5F0E"/>
      <w:bookmarkStart w:id="458" w:name="BKM_94B4A111_399A_4144_8BC6_D1BBA5249175"/>
      <w:bookmarkStart w:id="459" w:name="BKM_23198178_9024_4323_9F34_11F193914E4D"/>
      <w:bookmarkStart w:id="460" w:name="BKM_669B19C2_AABA_42AD_8B76_978659231695"/>
      <w:bookmarkEnd w:id="455"/>
      <w:bookmarkEnd w:id="456"/>
      <w:bookmarkEnd w:id="457"/>
      <w:bookmarkEnd w:id="458"/>
      <w:bookmarkEnd w:id="459"/>
      <w:bookmarkEnd w:id="460"/>
      <w:r w:rsidRPr="00EA4029">
        <w:rPr>
          <w:lang w:val="en-CA"/>
        </w:rPr>
        <w:t>NumericAgeRange</w:t>
      </w:r>
    </w:p>
    <w:p w14:paraId="5299F188" w14:textId="437E013C" w:rsidR="00DB2D3A" w:rsidDel="001602D5" w:rsidRDefault="00DB2D3A" w:rsidP="00EA4029">
      <w:pPr>
        <w:autoSpaceDE w:val="0"/>
        <w:autoSpaceDN w:val="0"/>
        <w:adjustRightInd w:val="0"/>
        <w:spacing w:after="0"/>
        <w:rPr>
          <w:del w:id="461" w:author="Ollie Raymond" w:date="2016-08-08T17:43:00Z"/>
        </w:rPr>
      </w:pPr>
    </w:p>
    <w:p w14:paraId="7BC68556" w14:textId="2A39A017" w:rsidR="00DB2D3A" w:rsidRDefault="002C1CE4" w:rsidP="00EA4029">
      <w:pPr>
        <w:autoSpaceDE w:val="0"/>
        <w:autoSpaceDN w:val="0"/>
        <w:adjustRightInd w:val="0"/>
        <w:spacing w:after="0"/>
      </w:pPr>
      <w:r>
        <w:t xml:space="preserve">The </w:t>
      </w:r>
      <w:r w:rsidR="00DB2D3A" w:rsidRPr="00406683">
        <w:rPr>
          <w:rStyle w:val="Entity"/>
        </w:rPr>
        <w:t>Numeric</w:t>
      </w:r>
      <w:r w:rsidRPr="00406683">
        <w:rPr>
          <w:rStyle w:val="Entity"/>
        </w:rPr>
        <w:t>A</w:t>
      </w:r>
      <w:r w:rsidR="00DB2D3A" w:rsidRPr="00406683">
        <w:rPr>
          <w:rStyle w:val="Entity"/>
        </w:rPr>
        <w:t>geRange</w:t>
      </w:r>
      <w:r w:rsidR="00DB2D3A">
        <w:t xml:space="preserve"> class </w:t>
      </w:r>
      <w:r>
        <w:t xml:space="preserve">represents an </w:t>
      </w:r>
      <w:r w:rsidR="00DB2D3A">
        <w:t xml:space="preserve">absolute age assignment using numeric measurement results. </w:t>
      </w:r>
    </w:p>
    <w:p w14:paraId="345F0F1A" w14:textId="75C5E20D" w:rsidR="00DB2D3A" w:rsidDel="001602D5" w:rsidRDefault="00DB2D3A" w:rsidP="00EA4029">
      <w:pPr>
        <w:autoSpaceDE w:val="0"/>
        <w:autoSpaceDN w:val="0"/>
        <w:adjustRightInd w:val="0"/>
        <w:spacing w:after="0"/>
        <w:rPr>
          <w:del w:id="462" w:author="Ollie Raymond" w:date="2016-08-08T17:42:00Z"/>
          <w:color w:val="000000"/>
          <w:sz w:val="20"/>
          <w:szCs w:val="20"/>
          <w:lang w:val="en-CA"/>
        </w:rPr>
      </w:pPr>
    </w:p>
    <w:p w14:paraId="08CB3B69" w14:textId="0B184DBF" w:rsidR="00B43D07" w:rsidRPr="008A4869" w:rsidRDefault="00B43D07" w:rsidP="008A4869">
      <w:pPr>
        <w:pStyle w:val="Heading5"/>
        <w:rPr>
          <w:lang w:val="en-CA"/>
        </w:rPr>
      </w:pPr>
      <w:r>
        <w:rPr>
          <w:lang w:val="en-CA"/>
        </w:rPr>
        <w:t>reportingDate</w:t>
      </w:r>
    </w:p>
    <w:p w14:paraId="5B79940A" w14:textId="34335B81" w:rsidR="00B43D07" w:rsidRDefault="00B43D07" w:rsidP="007F03F0">
      <w:pPr>
        <w:rPr>
          <w:lang w:val="en-CA"/>
        </w:rPr>
      </w:pPr>
      <w:r>
        <w:rPr>
          <w:lang w:val="en-CA"/>
        </w:rPr>
        <w:t xml:space="preserve">The </w:t>
      </w:r>
      <w:r w:rsidRPr="00406683">
        <w:rPr>
          <w:rStyle w:val="Entity"/>
        </w:rPr>
        <w:t>reportingDate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a s</w:t>
      </w:r>
      <w:r w:rsidRPr="00B43D07">
        <w:rPr>
          <w:lang w:val="en-CA"/>
        </w:rPr>
        <w:t xml:space="preserve">ingle time coordinate value to report as representative for this </w:t>
      </w:r>
      <w:r w:rsidRPr="00406683">
        <w:rPr>
          <w:rStyle w:val="Entity"/>
        </w:rPr>
        <w:t>NumericAge</w:t>
      </w:r>
      <w:r w:rsidRPr="00B43D07">
        <w:rPr>
          <w:lang w:val="en-CA"/>
        </w:rPr>
        <w:t xml:space="preserve"> assignment</w:t>
      </w:r>
      <w:r w:rsidR="0034572C">
        <w:rPr>
          <w:lang w:val="en-CA"/>
        </w:rPr>
        <w:t>.</w:t>
      </w:r>
    </w:p>
    <w:p w14:paraId="16FC4502" w14:textId="77B613FE" w:rsidR="000841A4" w:rsidRPr="008A4869" w:rsidRDefault="000841A4" w:rsidP="007F03F0">
      <w:pPr>
        <w:pStyle w:val="Heading5"/>
        <w:rPr>
          <w:lang w:val="en-CA"/>
        </w:rPr>
      </w:pPr>
      <w:r w:rsidRPr="00D970E9">
        <w:rPr>
          <w:lang w:val="en-CA"/>
        </w:rPr>
        <w:t>olderBoundDate</w:t>
      </w:r>
    </w:p>
    <w:p w14:paraId="1A619D9C" w14:textId="24841D9F" w:rsidR="000841A4" w:rsidRDefault="000841A4" w:rsidP="007F03F0">
      <w:pPr>
        <w:rPr>
          <w:lang w:val="en-CA"/>
        </w:rPr>
      </w:pPr>
      <w:r>
        <w:rPr>
          <w:lang w:val="en-CA"/>
        </w:rPr>
        <w:t xml:space="preserve">The </w:t>
      </w:r>
      <w:r w:rsidRPr="00406683">
        <w:rPr>
          <w:rStyle w:val="Entity"/>
        </w:rPr>
        <w:t>olderBoundDate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older bounding time coordinate in an age range</w:t>
      </w:r>
      <w:r w:rsidR="0034572C">
        <w:rPr>
          <w:lang w:val="en-CA"/>
        </w:rPr>
        <w:t>.</w:t>
      </w:r>
    </w:p>
    <w:p w14:paraId="7B3C6DF6" w14:textId="560B83FE" w:rsidR="000841A4" w:rsidRPr="008A4869" w:rsidRDefault="000841A4" w:rsidP="008A4869">
      <w:pPr>
        <w:pStyle w:val="Heading5"/>
        <w:rPr>
          <w:lang w:val="en-CA"/>
        </w:rPr>
      </w:pPr>
      <w:r w:rsidRPr="00D970E9">
        <w:rPr>
          <w:lang w:val="en-CA"/>
        </w:rPr>
        <w:t>youngerBoundDate</w:t>
      </w:r>
    </w:p>
    <w:p w14:paraId="585375BE" w14:textId="59ADA8F2" w:rsidR="000841A4" w:rsidRDefault="000841A4" w:rsidP="007F03F0">
      <w:pPr>
        <w:rPr>
          <w:lang w:val="en-CA"/>
        </w:rPr>
      </w:pPr>
      <w:r>
        <w:rPr>
          <w:lang w:val="en-CA"/>
        </w:rPr>
        <w:t xml:space="preserve">The </w:t>
      </w:r>
      <w:r w:rsidRPr="00406683">
        <w:rPr>
          <w:rStyle w:val="Entity"/>
        </w:rPr>
        <w:t>youngerBoundDat</w:t>
      </w:r>
      <w:r w:rsidR="00BF6A2E" w:rsidRPr="00406683">
        <w:rPr>
          <w:rStyle w:val="Entity"/>
        </w:rPr>
        <w:t>e</w:t>
      </w:r>
      <w:r>
        <w:rPr>
          <w:lang w:val="en-CA"/>
        </w:rPr>
        <w:t xml:space="preserve"> (</w:t>
      </w:r>
      <w:r w:rsidR="00253146" w:rsidRPr="00406683">
        <w:rPr>
          <w:rStyle w:val="Entity"/>
        </w:rPr>
        <w:t>SWE::Quantity</w:t>
      </w:r>
      <w:r>
        <w:rPr>
          <w:lang w:val="en-CA"/>
        </w:rPr>
        <w:t>) property report</w:t>
      </w:r>
      <w:r w:rsidR="008A4869">
        <w:rPr>
          <w:lang w:val="en-CA"/>
        </w:rPr>
        <w:t>s</w:t>
      </w:r>
      <w:r>
        <w:rPr>
          <w:lang w:val="en-CA"/>
        </w:rPr>
        <w:t xml:space="preserve"> t</w:t>
      </w:r>
      <w:r w:rsidRPr="000841A4">
        <w:rPr>
          <w:lang w:val="en-CA"/>
        </w:rPr>
        <w:t>he younger bounding time coordinate in an age range</w:t>
      </w:r>
      <w:r w:rsidR="0034572C">
        <w:rPr>
          <w:lang w:val="en-CA"/>
        </w:rPr>
        <w:t>.</w:t>
      </w:r>
    </w:p>
    <w:p w14:paraId="038F5FA1" w14:textId="5AAD5342" w:rsidR="00B537EA" w:rsidRDefault="00CF6174" w:rsidP="001602D5">
      <w:pPr>
        <w:pStyle w:val="Heading3"/>
        <w:spacing w:after="120"/>
        <w:pPrChange w:id="463" w:author="Ollie Raymond" w:date="2016-08-08T17:42:00Z">
          <w:pPr>
            <w:pStyle w:val="Heading3"/>
          </w:pPr>
        </w:pPrChange>
      </w:pPr>
      <w:bookmarkStart w:id="464" w:name="BKM_6B9E4BC3_EF2C_43B8_97EF_B6AD57F690A4"/>
      <w:bookmarkStart w:id="465" w:name="BKM_2ED006FF_62EF_4E32_BE1A_054C3322F7C1"/>
      <w:bookmarkStart w:id="466" w:name="BKM_BE4D4818_8828_40DD_8E59_5906619F59A7"/>
      <w:bookmarkStart w:id="467" w:name="_Toc458154219"/>
      <w:bookmarkEnd w:id="464"/>
      <w:bookmarkEnd w:id="465"/>
      <w:bookmarkEnd w:id="466"/>
      <w:r>
        <w:t>Geologic Structure</w:t>
      </w:r>
      <w:bookmarkEnd w:id="467"/>
    </w:p>
    <w:p w14:paraId="62EC08DC" w14:textId="73500587" w:rsidR="00CF6174" w:rsidDel="001602D5" w:rsidRDefault="001602D5" w:rsidP="00856F51">
      <w:pPr>
        <w:rPr>
          <w:del w:id="468" w:author="Ollie Raymond" w:date="2016-08-08T17:42:00Z"/>
        </w:rPr>
      </w:pPr>
      <w:ins w:id="469" w:author="Ollie Raymond" w:date="2016-08-08T17:45:00Z">
        <w:r>
          <w:rPr>
            <w:lang w:val="en-CA"/>
          </w:rPr>
          <w:t xml:space="preserve">Geologic </w:t>
        </w:r>
        <w:r>
          <w:rPr>
            <w:lang w:val="en-CA"/>
          </w:rPr>
          <w:t>Structure</w:t>
        </w:r>
        <w:r>
          <w:rPr>
            <w:lang w:val="en-CA"/>
          </w:rPr>
          <w:t xml:space="preserve"> is a</w:t>
        </w:r>
        <w:r w:rsidRPr="00E3407C">
          <w:rPr>
            <w:lang w:val="en-CA"/>
          </w:rPr>
          <w:t xml:space="preserve"> package of classes </w:t>
        </w:r>
        <w:r>
          <w:rPr>
            <w:lang w:val="en-CA"/>
          </w:rPr>
          <w:t xml:space="preserve">to describe </w:t>
        </w:r>
      </w:ins>
    </w:p>
    <w:p w14:paraId="2267C6CA" w14:textId="5FF10739" w:rsidR="00CF6174" w:rsidRDefault="00CF6174" w:rsidP="00856F51">
      <w:r w:rsidRPr="00406683">
        <w:rPr>
          <w:rStyle w:val="Entity"/>
        </w:rPr>
        <w:t>GeologicStructures</w:t>
      </w:r>
      <w:r w:rsidRPr="00CF6174">
        <w:t xml:space="preserve"> </w:t>
      </w:r>
      <w:ins w:id="470" w:author="Ollie Raymond" w:date="2016-08-08T17:45:00Z">
        <w:r w:rsidR="001602D5">
          <w:t xml:space="preserve">which </w:t>
        </w:r>
      </w:ins>
      <w:r w:rsidRPr="00CF6174">
        <w:t>are a configuration of matter in the Earth based on describable inhomogeneity, p</w:t>
      </w:r>
      <w:r w:rsidR="00406683">
        <w:t xml:space="preserve">attern, or fracture in an </w:t>
      </w:r>
      <w:r w:rsidR="00406683" w:rsidRPr="00406683">
        <w:rPr>
          <w:rStyle w:val="Entity"/>
        </w:rPr>
        <w:t>Earth</w:t>
      </w:r>
      <w:r w:rsidRPr="00406683">
        <w:rPr>
          <w:rStyle w:val="Entity"/>
        </w:rPr>
        <w:t>Material</w:t>
      </w:r>
      <w:r w:rsidRPr="00CF6174">
        <w:t xml:space="preserve">.  The scale of geological structures ranges from microscopic (micron-scale) to megascopic (km-scale). Examples of such inhomogeneities include fractures, mineral grain boundaries, and boundaries between parts of the rock with different particle geometry (texture) or composition. </w:t>
      </w:r>
    </w:p>
    <w:p w14:paraId="381C76BF" w14:textId="3D87CF24" w:rsidR="00CF6174" w:rsidRDefault="00406683" w:rsidP="00856F51">
      <w:r w:rsidRPr="00406683">
        <w:rPr>
          <w:rStyle w:val="Entity"/>
        </w:rPr>
        <w:t>GeologicS</w:t>
      </w:r>
      <w:r w:rsidR="00CF6174" w:rsidRPr="00406683">
        <w:rPr>
          <w:rStyle w:val="Entity"/>
        </w:rPr>
        <w:t>tructure</w:t>
      </w:r>
      <w:r w:rsidR="00CF6174" w:rsidRPr="00CF6174">
        <w:t xml:space="preserve"> is grounded in relationships between parts of a rock or rock body. As used here, it includes sedimentary structu</w:t>
      </w:r>
      <w:r>
        <w:t xml:space="preserve">res. The identity of a </w:t>
      </w:r>
      <w:r w:rsidRPr="00406683">
        <w:rPr>
          <w:rStyle w:val="Entity"/>
        </w:rPr>
        <w:t>Geologic</w:t>
      </w:r>
      <w:r w:rsidR="00CF6174" w:rsidRPr="00406683">
        <w:rPr>
          <w:rStyle w:val="Entity"/>
        </w:rPr>
        <w:t>Structure</w:t>
      </w:r>
      <w:r w:rsidR="00CF6174" w:rsidRPr="00CF6174">
        <w:t xml:space="preserve"> is independent of the material that is the substrate for the structure</w:t>
      </w:r>
      <w:r w:rsidR="0034572C">
        <w:t xml:space="preserve"> </w:t>
      </w:r>
      <w:r w:rsidR="00BF6A2E">
        <w:t xml:space="preserve">although </w:t>
      </w:r>
      <w:r w:rsidR="0034572C">
        <w:t>t</w:t>
      </w:r>
      <w:r w:rsidR="00CF6174" w:rsidRPr="00CF6174">
        <w:t xml:space="preserve">here are almost always strong dependencies </w:t>
      </w:r>
      <w:r>
        <w:t>between the nature of the e</w:t>
      </w:r>
      <w:r w:rsidR="00CF6174" w:rsidRPr="00CF6174">
        <w:t xml:space="preserve">arth </w:t>
      </w:r>
      <w:r>
        <w:t>m</w:t>
      </w:r>
      <w:r w:rsidR="00CF6174" w:rsidRPr="00CF6174">
        <w:t>aterial substr</w:t>
      </w:r>
      <w:r>
        <w:t>ate and the kinds of g</w:t>
      </w:r>
      <w:r w:rsidR="00CF6174" w:rsidRPr="00CF6174">
        <w:t xml:space="preserve">eological </w:t>
      </w:r>
      <w:r>
        <w:t>s</w:t>
      </w:r>
      <w:r w:rsidR="00CF6174" w:rsidRPr="00CF6174">
        <w:t xml:space="preserve">tructure that may be present. </w:t>
      </w:r>
    </w:p>
    <w:p w14:paraId="415E5345" w14:textId="0C6D833E" w:rsidR="00CF6174" w:rsidRDefault="00CF6174" w:rsidP="00856F51">
      <w:r w:rsidRPr="00CF6174">
        <w:t>A disaggregated heap of particles does not have structure, and can only be described in terms of the mineralogy and geometrical character of the co</w:t>
      </w:r>
      <w:r w:rsidR="00406683">
        <w:t>nstituent particles.  Geologic s</w:t>
      </w:r>
      <w:r w:rsidRPr="00CF6174">
        <w:t>tructures are more likely to be found in, and are more persistent in, consolidated materials than in unconsolidated materials. Properties like "clast-supported", "matrix-supported", and "graded bed" that do not involve orientation are co</w:t>
      </w:r>
      <w:r w:rsidR="008A4869">
        <w:t xml:space="preserve">nsidered kinds of </w:t>
      </w:r>
      <w:r w:rsidR="008A4869" w:rsidRPr="00406683">
        <w:rPr>
          <w:rStyle w:val="Entity"/>
        </w:rPr>
        <w:t>Geologic</w:t>
      </w:r>
      <w:r w:rsidRPr="00406683">
        <w:rPr>
          <w:rStyle w:val="Entity"/>
        </w:rPr>
        <w:t>Structure</w:t>
      </w:r>
      <w:r w:rsidRPr="00CF6174">
        <w:t xml:space="preserve"> because they depend on the configuration of parts of a rock body.</w:t>
      </w:r>
    </w:p>
    <w:p w14:paraId="3ADE4867" w14:textId="77777777" w:rsidR="00CF6174" w:rsidRDefault="00CF6174" w:rsidP="00856F51"/>
    <w:p w14:paraId="25B5C978" w14:textId="5A8F2FAB" w:rsidR="00415CBF" w:rsidRDefault="00441148" w:rsidP="001602D5">
      <w:pPr>
        <w:keepNext/>
        <w:ind w:left="-851" w:right="-432"/>
        <w:jc w:val="center"/>
        <w:pPrChange w:id="471" w:author="Ollie Raymond" w:date="2016-08-08T17:42:00Z">
          <w:pPr>
            <w:keepNext/>
            <w:ind w:left="-567" w:right="-432"/>
          </w:pPr>
        </w:pPrChange>
      </w:pPr>
      <w:r>
        <w:rPr>
          <w:noProof/>
          <w:lang w:val="en-AU" w:eastAsia="en-AU"/>
        </w:rPr>
        <w:lastRenderedPageBreak/>
        <w:drawing>
          <wp:inline distT="0" distB="0" distL="0" distR="0" wp14:anchorId="05762BAE" wp14:editId="59F557A0">
            <wp:extent cx="6657975" cy="4056419"/>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2621" cy="4059249"/>
                    </a:xfrm>
                    <a:prstGeom prst="rect">
                      <a:avLst/>
                    </a:prstGeom>
                    <a:noFill/>
                    <a:ln>
                      <a:noFill/>
                    </a:ln>
                  </pic:spPr>
                </pic:pic>
              </a:graphicData>
            </a:graphic>
          </wp:inline>
        </w:drawing>
      </w:r>
    </w:p>
    <w:p w14:paraId="679021F4" w14:textId="1E0825A4" w:rsidR="00CF6174" w:rsidRPr="001602D5" w:rsidRDefault="00415CBF" w:rsidP="001602D5">
      <w:pPr>
        <w:pStyle w:val="Caption"/>
        <w:spacing w:after="240"/>
        <w:jc w:val="center"/>
        <w:rPr>
          <w:color w:val="000000" w:themeColor="text1"/>
          <w:rPrChange w:id="472" w:author="Ollie Raymond" w:date="2016-08-08T17:42:00Z">
            <w:rPr/>
          </w:rPrChange>
        </w:rPr>
        <w:pPrChange w:id="473" w:author="Ollie Raymond" w:date="2016-08-08T17:42:00Z">
          <w:pPr>
            <w:pStyle w:val="Caption"/>
          </w:pPr>
        </w:pPrChange>
      </w:pPr>
      <w:r w:rsidRPr="001602D5">
        <w:rPr>
          <w:color w:val="000000" w:themeColor="text1"/>
          <w:rPrChange w:id="474" w:author="Ollie Raymond" w:date="2016-08-08T17:42:00Z">
            <w:rPr/>
          </w:rPrChange>
        </w:rPr>
        <w:t xml:space="preserve">Figure </w:t>
      </w:r>
      <w:r w:rsidR="00673E83" w:rsidRPr="001602D5">
        <w:rPr>
          <w:color w:val="000000" w:themeColor="text1"/>
          <w:rPrChange w:id="475" w:author="Ollie Raymond" w:date="2016-08-08T17:42:00Z">
            <w:rPr/>
          </w:rPrChange>
        </w:rPr>
        <w:fldChar w:fldCharType="begin"/>
      </w:r>
      <w:r w:rsidR="00673E83" w:rsidRPr="001602D5">
        <w:rPr>
          <w:color w:val="000000" w:themeColor="text1"/>
          <w:rPrChange w:id="476" w:author="Ollie Raymond" w:date="2016-08-08T17:42:00Z">
            <w:rPr/>
          </w:rPrChange>
        </w:rPr>
        <w:instrText xml:space="preserve"> SEQ Figure \* ARABIC </w:instrText>
      </w:r>
      <w:r w:rsidR="00673E83" w:rsidRPr="001602D5">
        <w:rPr>
          <w:color w:val="000000" w:themeColor="text1"/>
          <w:rPrChange w:id="477" w:author="Ollie Raymond" w:date="2016-08-08T17:42:00Z">
            <w:rPr/>
          </w:rPrChange>
        </w:rPr>
        <w:fldChar w:fldCharType="separate"/>
      </w:r>
      <w:r w:rsidR="00AD44BE" w:rsidRPr="001602D5">
        <w:rPr>
          <w:noProof/>
          <w:color w:val="000000" w:themeColor="text1"/>
          <w:rPrChange w:id="478" w:author="Ollie Raymond" w:date="2016-08-08T17:42:00Z">
            <w:rPr>
              <w:noProof/>
            </w:rPr>
          </w:rPrChange>
        </w:rPr>
        <w:t>17</w:t>
      </w:r>
      <w:r w:rsidR="00673E83" w:rsidRPr="001602D5">
        <w:rPr>
          <w:noProof/>
          <w:color w:val="000000" w:themeColor="text1"/>
          <w:rPrChange w:id="479" w:author="Ollie Raymond" w:date="2016-08-08T17:42:00Z">
            <w:rPr>
              <w:noProof/>
            </w:rPr>
          </w:rPrChange>
        </w:rPr>
        <w:fldChar w:fldCharType="end"/>
      </w:r>
      <w:del w:id="480" w:author="Ollie Raymond" w:date="2016-08-08T18:07:00Z">
        <w:r w:rsidRPr="001602D5" w:rsidDel="0008257A">
          <w:rPr>
            <w:color w:val="000000" w:themeColor="text1"/>
            <w:rPrChange w:id="481" w:author="Ollie Raymond" w:date="2016-08-08T17:42:00Z">
              <w:rPr/>
            </w:rPrChange>
          </w:rPr>
          <w:delText>:</w:delText>
        </w:r>
      </w:del>
      <w:ins w:id="482" w:author="Ollie Raymond" w:date="2016-08-08T18:07:00Z">
        <w:r w:rsidR="0008257A">
          <w:rPr>
            <w:color w:val="000000" w:themeColor="text1"/>
          </w:rPr>
          <w:t xml:space="preserve"> -</w:t>
        </w:r>
      </w:ins>
      <w:r w:rsidRPr="001602D5">
        <w:rPr>
          <w:color w:val="000000" w:themeColor="text1"/>
          <w:rPrChange w:id="483" w:author="Ollie Raymond" w:date="2016-08-08T17:42:00Z">
            <w:rPr/>
          </w:rPrChange>
        </w:rPr>
        <w:t xml:space="preserve"> Summary diagram of Geologic structures</w:t>
      </w:r>
      <w:r w:rsidR="00853941" w:rsidRPr="001602D5">
        <w:rPr>
          <w:color w:val="000000" w:themeColor="text1"/>
          <w:rPrChange w:id="484" w:author="Ollie Raymond" w:date="2016-08-08T17:42:00Z">
            <w:rPr/>
          </w:rPrChange>
        </w:rPr>
        <w:t>.</w:t>
      </w:r>
    </w:p>
    <w:p w14:paraId="61BB8E46" w14:textId="1C007F79" w:rsidR="00CF6174" w:rsidRDefault="008B7091" w:rsidP="001602D5">
      <w:pPr>
        <w:pStyle w:val="Heading4"/>
        <w:spacing w:after="120"/>
        <w:pPrChange w:id="485" w:author="Ollie Raymond" w:date="2016-08-08T17:43:00Z">
          <w:pPr>
            <w:pStyle w:val="Heading4"/>
          </w:pPr>
        </w:pPrChange>
      </w:pPr>
      <w:bookmarkStart w:id="486" w:name="_Ref440800034"/>
      <w:r>
        <w:t>GeologicStructure</w:t>
      </w:r>
      <w:bookmarkEnd w:id="486"/>
    </w:p>
    <w:p w14:paraId="5B470527" w14:textId="7F8F9AA9" w:rsidR="008B7091" w:rsidDel="001602D5" w:rsidRDefault="008B7091" w:rsidP="008B7091">
      <w:pPr>
        <w:rPr>
          <w:del w:id="487" w:author="Ollie Raymond" w:date="2016-08-08T17:42:00Z"/>
        </w:rPr>
      </w:pPr>
    </w:p>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 xml:space="preserve">aterial.  The identity of a </w:t>
      </w:r>
      <w:r w:rsidR="008B7091" w:rsidRPr="00406683">
        <w:rPr>
          <w:rStyle w:val="Entity"/>
        </w:rPr>
        <w:t>GeologicStructure</w:t>
      </w:r>
      <w:r w:rsidR="008B7091">
        <w:t xml:space="preserve"> is independent of the material that is the substrate for the structure.  The general </w:t>
      </w:r>
      <w:r w:rsidR="008B7091" w:rsidRPr="00406683">
        <w:rPr>
          <w:rStyle w:val="Entity"/>
        </w:rPr>
        <w:t>Geologic</w:t>
      </w:r>
      <w:r w:rsidRPr="00406683">
        <w:rPr>
          <w:rStyle w:val="Entity"/>
        </w:rPr>
        <w:t>Feature</w:t>
      </w:r>
      <w:r w:rsidR="008B7091" w:rsidRPr="00406683">
        <w:rPr>
          <w:rStyle w:val="Entity"/>
        </w:rPr>
        <w:t>Relation</w:t>
      </w:r>
      <w:r>
        <w:t xml:space="preserve"> (available in the Extension package – see </w:t>
      </w:r>
      <w:r>
        <w:fldChar w:fldCharType="begin"/>
      </w:r>
      <w:r>
        <w:instrText xml:space="preserve"> REF _Ref440187941 \r \h </w:instrText>
      </w:r>
      <w:r>
        <w:fldChar w:fldCharType="separate"/>
      </w:r>
      <w:r w:rsidR="00AD44BE">
        <w:t>8.5</w:t>
      </w:r>
      <w:r>
        <w:fldChar w:fldCharType="end"/>
      </w:r>
      <w:r>
        <w:t>)</w:t>
      </w:r>
      <w:r w:rsidR="008B7091">
        <w:t xml:space="preserve"> is used to associate penetrative </w:t>
      </w:r>
      <w:r w:rsidR="008B7091" w:rsidRPr="00406683">
        <w:rPr>
          <w:rStyle w:val="Entity"/>
        </w:rPr>
        <w:t>GeologicStructures</w:t>
      </w:r>
      <w:r w:rsidR="008B7091">
        <w:t xml:space="preserve"> with </w:t>
      </w:r>
      <w:r w:rsidR="008B7091" w:rsidRPr="00406683">
        <w:rPr>
          <w:rStyle w:val="Entity"/>
        </w:rPr>
        <w:t>GeologicUnits</w:t>
      </w:r>
      <w:r w:rsidR="008B7091">
        <w:t>.</w:t>
      </w:r>
      <w:r w:rsidR="00F011FC">
        <w:t xml:space="preserve">  GeoSciML Basic only provide</w:t>
      </w:r>
      <w:r w:rsidR="0034572C">
        <w:t>s</w:t>
      </w:r>
      <w:r w:rsidR="00F011FC">
        <w:t xml:space="preserve"> a limited set of core structures (</w:t>
      </w:r>
      <w:r w:rsidR="00F011FC" w:rsidRPr="00406683">
        <w:rPr>
          <w:rStyle w:val="Entity"/>
        </w:rPr>
        <w:t>Contact</w:t>
      </w:r>
      <w:r w:rsidR="00F011FC">
        <w:t xml:space="preserve">, </w:t>
      </w:r>
      <w:r w:rsidR="00F011FC" w:rsidRPr="00406683">
        <w:rPr>
          <w:rStyle w:val="Entity"/>
        </w:rPr>
        <w:t>Fold</w:t>
      </w:r>
      <w:r w:rsidR="00F011FC">
        <w:t xml:space="preserve">, </w:t>
      </w:r>
      <w:r w:rsidR="00F011FC" w:rsidRPr="00406683">
        <w:rPr>
          <w:rStyle w:val="Entity"/>
        </w:rPr>
        <w:t>ShearDisplacementStructure</w:t>
      </w:r>
      <w:r w:rsidR="00F011FC">
        <w:t xml:space="preserve"> and </w:t>
      </w:r>
      <w:r w:rsidR="00F011FC" w:rsidRPr="00406683">
        <w:rPr>
          <w:rStyle w:val="Entity"/>
        </w:rPr>
        <w:t>Foliation</w:t>
      </w:r>
      <w:r w:rsidR="00F011FC">
        <w:t xml:space="preserve">)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AD44BE">
        <w:t>5.1.1</w:t>
      </w:r>
      <w:r w:rsidR="00F011FC">
        <w:fldChar w:fldCharType="end"/>
      </w:r>
      <w:r w:rsidR="00F011FC">
        <w:t>) and geologic structure types are available from the Extension package</w:t>
      </w:r>
      <w:r w:rsidR="00853941">
        <w:t>.</w:t>
      </w:r>
    </w:p>
    <w:p w14:paraId="33437061" w14:textId="67D289BC" w:rsidR="00E62F4E" w:rsidDel="001602D5" w:rsidRDefault="00E62F4E" w:rsidP="008B7091">
      <w:pPr>
        <w:rPr>
          <w:del w:id="488" w:author="Ollie Raymond" w:date="2016-08-08T17:44:00Z"/>
        </w:rPr>
      </w:pPr>
    </w:p>
    <w:p w14:paraId="0ED54E79" w14:textId="704DC7EB" w:rsidR="008B7091" w:rsidRDefault="008B7091" w:rsidP="001602D5">
      <w:pPr>
        <w:pStyle w:val="Heading4"/>
        <w:spacing w:after="120"/>
        <w:pPrChange w:id="489" w:author="Ollie Raymond" w:date="2016-08-08T17:46:00Z">
          <w:pPr>
            <w:pStyle w:val="Heading4"/>
          </w:pPr>
        </w:pPrChange>
      </w:pPr>
      <w:r>
        <w:t>Contact</w:t>
      </w:r>
    </w:p>
    <w:p w14:paraId="72FB71A3" w14:textId="3CAF0739" w:rsidR="00E62F4E" w:rsidRPr="00E62F4E" w:rsidDel="001602D5" w:rsidRDefault="00E62F4E" w:rsidP="00E62F4E">
      <w:pPr>
        <w:rPr>
          <w:del w:id="490" w:author="Ollie Raymond" w:date="2016-08-08T17:46:00Z"/>
        </w:rPr>
      </w:pPr>
    </w:p>
    <w:p w14:paraId="59C92C48" w14:textId="298F7B98" w:rsidR="008B7091" w:rsidRDefault="005D6D19" w:rsidP="008B7091">
      <w:r>
        <w:t xml:space="preserve">A contact is a </w:t>
      </w:r>
      <w:del w:id="491" w:author="Ollie Raymond" w:date="2016-08-08T17:47:00Z">
        <w:r w:rsidDel="001602D5">
          <w:delText>v</w:delText>
        </w:r>
        <w:r w:rsidR="008B7091" w:rsidDel="001602D5">
          <w:delText xml:space="preserve">ery </w:delText>
        </w:r>
      </w:del>
      <w:r w:rsidR="008B7091">
        <w:t>general concept representing any kind of surface separating two geologic units</w:t>
      </w:r>
      <w:ins w:id="492" w:author="Ollie Raymond" w:date="2016-08-08T17:47:00Z">
        <w:r w:rsidR="001602D5">
          <w:t>,</w:t>
        </w:r>
      </w:ins>
      <w:r w:rsidR="008B7091">
        <w:t xml:space="preserve"> including primary boundaries such as depositional contacts, all kinds of </w:t>
      </w:r>
      <w:r w:rsidR="008B7091">
        <w:lastRenderedPageBreak/>
        <w:t>unconformities, intrusive contacts, and gradational contacts, as well as faults that separate geologic units.</w:t>
      </w:r>
    </w:p>
    <w:p w14:paraId="0051FF29" w14:textId="21F31B1A" w:rsidR="008B7091" w:rsidRDefault="00441148" w:rsidP="001602D5">
      <w:pPr>
        <w:keepNext/>
        <w:jc w:val="center"/>
        <w:pPrChange w:id="493" w:author="Ollie Raymond" w:date="2016-08-08T17:47:00Z">
          <w:pPr>
            <w:keepNext/>
          </w:pPr>
        </w:pPrChange>
      </w:pPr>
      <w:r>
        <w:rPr>
          <w:noProof/>
          <w:lang w:val="en-AU" w:eastAsia="en-AU"/>
        </w:rPr>
        <w:drawing>
          <wp:inline distT="0" distB="0" distL="0" distR="0" wp14:anchorId="79C89A44" wp14:editId="71B40365">
            <wp:extent cx="4059555" cy="43738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9555" cy="4373880"/>
                    </a:xfrm>
                    <a:prstGeom prst="rect">
                      <a:avLst/>
                    </a:prstGeom>
                    <a:noFill/>
                    <a:ln>
                      <a:noFill/>
                    </a:ln>
                  </pic:spPr>
                </pic:pic>
              </a:graphicData>
            </a:graphic>
          </wp:inline>
        </w:drawing>
      </w:r>
    </w:p>
    <w:p w14:paraId="28CA1BE0" w14:textId="366BD9A2" w:rsidR="008B7091" w:rsidRPr="001602D5" w:rsidRDefault="008B7091" w:rsidP="001602D5">
      <w:pPr>
        <w:pStyle w:val="Caption"/>
        <w:jc w:val="center"/>
        <w:rPr>
          <w:color w:val="000000" w:themeColor="text1"/>
          <w:rPrChange w:id="494" w:author="Ollie Raymond" w:date="2016-08-08T17:47:00Z">
            <w:rPr/>
          </w:rPrChange>
        </w:rPr>
        <w:pPrChange w:id="495" w:author="Ollie Raymond" w:date="2016-08-08T17:47:00Z">
          <w:pPr>
            <w:pStyle w:val="Caption"/>
          </w:pPr>
        </w:pPrChange>
      </w:pPr>
      <w:r w:rsidRPr="001602D5">
        <w:rPr>
          <w:color w:val="000000" w:themeColor="text1"/>
          <w:rPrChange w:id="496" w:author="Ollie Raymond" w:date="2016-08-08T17:47:00Z">
            <w:rPr/>
          </w:rPrChange>
        </w:rPr>
        <w:t xml:space="preserve">Figure </w:t>
      </w:r>
      <w:r w:rsidR="00673E83" w:rsidRPr="001602D5">
        <w:rPr>
          <w:color w:val="000000" w:themeColor="text1"/>
          <w:rPrChange w:id="497" w:author="Ollie Raymond" w:date="2016-08-08T17:47:00Z">
            <w:rPr/>
          </w:rPrChange>
        </w:rPr>
        <w:fldChar w:fldCharType="begin"/>
      </w:r>
      <w:r w:rsidR="00673E83" w:rsidRPr="001602D5">
        <w:rPr>
          <w:color w:val="000000" w:themeColor="text1"/>
          <w:rPrChange w:id="498" w:author="Ollie Raymond" w:date="2016-08-08T17:47:00Z">
            <w:rPr/>
          </w:rPrChange>
        </w:rPr>
        <w:instrText xml:space="preserve"> SEQ Figure \* ARABIC </w:instrText>
      </w:r>
      <w:r w:rsidR="00673E83" w:rsidRPr="001602D5">
        <w:rPr>
          <w:color w:val="000000" w:themeColor="text1"/>
          <w:rPrChange w:id="499" w:author="Ollie Raymond" w:date="2016-08-08T17:47:00Z">
            <w:rPr/>
          </w:rPrChange>
        </w:rPr>
        <w:fldChar w:fldCharType="separate"/>
      </w:r>
      <w:r w:rsidR="00AD44BE" w:rsidRPr="001602D5">
        <w:rPr>
          <w:noProof/>
          <w:color w:val="000000" w:themeColor="text1"/>
          <w:rPrChange w:id="500" w:author="Ollie Raymond" w:date="2016-08-08T17:47:00Z">
            <w:rPr>
              <w:noProof/>
            </w:rPr>
          </w:rPrChange>
        </w:rPr>
        <w:t>18</w:t>
      </w:r>
      <w:r w:rsidR="00673E83" w:rsidRPr="001602D5">
        <w:rPr>
          <w:noProof/>
          <w:color w:val="000000" w:themeColor="text1"/>
          <w:rPrChange w:id="501" w:author="Ollie Raymond" w:date="2016-08-08T17:47:00Z">
            <w:rPr>
              <w:noProof/>
            </w:rPr>
          </w:rPrChange>
        </w:rPr>
        <w:fldChar w:fldCharType="end"/>
      </w:r>
      <w:ins w:id="502" w:author="Ollie Raymond" w:date="2016-08-08T18:07:00Z">
        <w:r w:rsidR="0008257A">
          <w:rPr>
            <w:color w:val="000000" w:themeColor="text1"/>
          </w:rPr>
          <w:t xml:space="preserve"> -</w:t>
        </w:r>
      </w:ins>
      <w:del w:id="503" w:author="Ollie Raymond" w:date="2016-08-08T18:07:00Z">
        <w:r w:rsidRPr="001602D5" w:rsidDel="0008257A">
          <w:rPr>
            <w:color w:val="000000" w:themeColor="text1"/>
            <w:rPrChange w:id="504" w:author="Ollie Raymond" w:date="2016-08-08T17:47:00Z">
              <w:rPr/>
            </w:rPrChange>
          </w:rPr>
          <w:delText>:</w:delText>
        </w:r>
      </w:del>
      <w:r w:rsidRPr="001602D5">
        <w:rPr>
          <w:color w:val="000000" w:themeColor="text1"/>
          <w:rPrChange w:id="505" w:author="Ollie Raymond" w:date="2016-08-08T17:47:00Z">
            <w:rPr/>
          </w:rPrChange>
        </w:rPr>
        <w:t xml:space="preserve"> Contact</w:t>
      </w:r>
      <w:r w:rsidR="00853941" w:rsidRPr="001602D5">
        <w:rPr>
          <w:color w:val="000000" w:themeColor="text1"/>
          <w:rPrChange w:id="506" w:author="Ollie Raymond" w:date="2016-08-08T17:47:00Z">
            <w:rPr/>
          </w:rPrChange>
        </w:rPr>
        <w:t xml:space="preserve"> context diagram</w:t>
      </w:r>
      <w:del w:id="507" w:author="Ollie Raymond" w:date="2016-08-08T18:07:00Z">
        <w:r w:rsidR="00853941" w:rsidRPr="001602D5" w:rsidDel="0008257A">
          <w:rPr>
            <w:color w:val="000000" w:themeColor="text1"/>
            <w:rPrChange w:id="508" w:author="Ollie Raymond" w:date="2016-08-08T17:47:00Z">
              <w:rPr/>
            </w:rPrChange>
          </w:rPr>
          <w:delText>.</w:delText>
        </w:r>
      </w:del>
    </w:p>
    <w:p w14:paraId="1B123F8C" w14:textId="0842AE05" w:rsidR="005D6D19" w:rsidRPr="008A4869" w:rsidRDefault="005D6D19" w:rsidP="008A4869">
      <w:pPr>
        <w:pStyle w:val="Heading5"/>
        <w:rPr>
          <w:lang w:val="en-CA"/>
        </w:rPr>
      </w:pPr>
      <w:bookmarkStart w:id="509" w:name="BKM_1A59C48F_A7B9_4BDC_B008_53504A772FCF"/>
      <w:bookmarkEnd w:id="509"/>
      <w:r w:rsidRPr="00D970E9">
        <w:rPr>
          <w:lang w:val="en-CA"/>
        </w:rPr>
        <w:t>contactType</w:t>
      </w:r>
    </w:p>
    <w:p w14:paraId="261C9B27" w14:textId="7F5CA990" w:rsidR="005D6D19" w:rsidRDefault="005D6D19" w:rsidP="007F03F0">
      <w:pPr>
        <w:rPr>
          <w:lang w:val="en-CA"/>
        </w:rPr>
      </w:pPr>
      <w:r>
        <w:rPr>
          <w:lang w:val="en-CA"/>
        </w:rPr>
        <w:t xml:space="preserve">The property </w:t>
      </w:r>
      <w:r w:rsidRPr="00406683">
        <w:rPr>
          <w:rStyle w:val="Entity"/>
        </w:rPr>
        <w:t>contactType:ContactTypeTerm</w:t>
      </w:r>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w:t>
      </w:r>
      <w:r w:rsidR="008A4869">
        <w:rPr>
          <w:lang w:val="en-CA"/>
        </w:rPr>
        <w:t>is</w:t>
      </w:r>
      <w:r>
        <w:rPr>
          <w:lang w:val="en-CA"/>
        </w:rPr>
        <w:t xml:space="preserve"> a term from a controlled vocabulary.</w:t>
      </w:r>
    </w:p>
    <w:p w14:paraId="1440346A" w14:textId="4C445523" w:rsidR="005D6D19" w:rsidRPr="008A4869" w:rsidRDefault="005D6D19" w:rsidP="007F03F0">
      <w:pPr>
        <w:pStyle w:val="Heading5"/>
        <w:rPr>
          <w:lang w:val="en-CA"/>
        </w:rPr>
      </w:pPr>
      <w:r w:rsidRPr="00D970E9">
        <w:rPr>
          <w:lang w:val="en-CA"/>
        </w:rPr>
        <w:t>stContactDescription</w:t>
      </w:r>
      <w:r>
        <w:rPr>
          <w:lang w:val="en-CA"/>
        </w:rPr>
        <w:t xml:space="preserve"> (stub property)</w:t>
      </w:r>
    </w:p>
    <w:p w14:paraId="60DC6028" w14:textId="2272A1CD" w:rsidR="005D6D19" w:rsidRDefault="005D6D19" w:rsidP="007F03F0">
      <w:pPr>
        <w:rPr>
          <w:lang w:val="en-CA"/>
        </w:rPr>
      </w:pPr>
      <w:r>
        <w:rPr>
          <w:lang w:val="en-CA"/>
        </w:rPr>
        <w:t xml:space="preserve">The property </w:t>
      </w:r>
      <w:r w:rsidRPr="00406683">
        <w:rPr>
          <w:rStyle w:val="Entity"/>
        </w:rPr>
        <w:t>stContactDescription:ContactAbstractDescription</w:t>
      </w:r>
      <w:r>
        <w:rPr>
          <w:lang w:val="en-CA"/>
        </w:rPr>
        <w:t xml:space="preserve"> provide</w:t>
      </w:r>
      <w:r w:rsidR="008A4869">
        <w:rPr>
          <w:lang w:val="en-CA"/>
        </w:rPr>
        <w:t>s</w:t>
      </w:r>
      <w:r>
        <w:rPr>
          <w:lang w:val="en-CA"/>
        </w:rPr>
        <w:t xml:space="preserve"> </w:t>
      </w:r>
      <w:ins w:id="510" w:author="Ollie Raymond" w:date="2016-08-08T17:48:00Z">
        <w:r w:rsidR="001602D5">
          <w:rPr>
            <w:lang w:val="en-CA"/>
          </w:rPr>
          <w:t xml:space="preserve">a </w:t>
        </w:r>
      </w:ins>
      <w:r>
        <w:rPr>
          <w:lang w:val="en-CA"/>
        </w:rPr>
        <w:t>d</w:t>
      </w:r>
      <w:r w:rsidRPr="005D6D19">
        <w:rPr>
          <w:lang w:val="en-CA"/>
        </w:rPr>
        <w:t>etailed contact description.  This is a stub property in GeoSciML Basic</w:t>
      </w:r>
      <w:r>
        <w:rPr>
          <w:lang w:val="en-CA"/>
        </w:rPr>
        <w:t xml:space="preserve"> since </w:t>
      </w:r>
      <w:r w:rsidRPr="00406683">
        <w:rPr>
          <w:rStyle w:val="Entity"/>
        </w:rPr>
        <w:t>ContactAbstractDescription</w:t>
      </w:r>
      <w:r>
        <w:rPr>
          <w:lang w:val="en-CA"/>
        </w:rPr>
        <w:t xml:space="preserve"> is an abstract class with </w:t>
      </w:r>
      <w:del w:id="511" w:author="Ollie Raymond" w:date="2016-08-08T17:48:00Z">
        <w:r w:rsidDel="001602D5">
          <w:rPr>
            <w:lang w:val="en-CA"/>
          </w:rPr>
          <w:delText>no concrete</w:delText>
        </w:r>
      </w:del>
      <w:ins w:id="512" w:author="Ollie Raymond" w:date="2016-08-08T17:48:00Z">
        <w:r w:rsidR="001602D5">
          <w:rPr>
            <w:lang w:val="en-CA"/>
          </w:rPr>
          <w:t>with</w:t>
        </w:r>
      </w:ins>
      <w:r>
        <w:rPr>
          <w:lang w:val="en-CA"/>
        </w:rPr>
        <w:t xml:space="preserve"> subtype</w:t>
      </w:r>
      <w:ins w:id="513" w:author="Ollie Raymond" w:date="2016-08-08T17:48:00Z">
        <w:r w:rsidR="001602D5">
          <w:rPr>
            <w:lang w:val="en-CA"/>
          </w:rPr>
          <w:t>s defined</w:t>
        </w:r>
      </w:ins>
      <w:r>
        <w:rPr>
          <w:lang w:val="en-CA"/>
        </w:rPr>
        <w:t xml:space="preserve"> in GeoSciML </w:t>
      </w:r>
      <w:del w:id="514" w:author="Ollie Raymond" w:date="2016-08-08T17:48:00Z">
        <w:r w:rsidDel="001602D5">
          <w:rPr>
            <w:lang w:val="en-CA"/>
          </w:rPr>
          <w:delText>Basic</w:delText>
        </w:r>
      </w:del>
      <w:ins w:id="515" w:author="Ollie Raymond" w:date="2016-08-08T17:48:00Z">
        <w:r w:rsidR="001602D5">
          <w:rPr>
            <w:lang w:val="en-CA"/>
          </w:rPr>
          <w:t>Extension</w:t>
        </w:r>
      </w:ins>
      <w:r>
        <w:rPr>
          <w:lang w:val="en-CA"/>
        </w:rPr>
        <w:t>.</w:t>
      </w:r>
    </w:p>
    <w:p w14:paraId="3C0F655E" w14:textId="549E35C3" w:rsidR="008B7091" w:rsidRDefault="008B7091" w:rsidP="001602D5">
      <w:pPr>
        <w:pStyle w:val="Heading4"/>
        <w:spacing w:after="120"/>
        <w:pPrChange w:id="516" w:author="Ollie Raymond" w:date="2016-08-08T17:48:00Z">
          <w:pPr>
            <w:pStyle w:val="Heading4"/>
          </w:pPr>
        </w:pPrChange>
      </w:pPr>
      <w:bookmarkStart w:id="517" w:name="BKM_F722D1E4_88A1_4807_BB66_32AB9BD44381"/>
      <w:bookmarkEnd w:id="517"/>
      <w:r>
        <w:t>Fold</w:t>
      </w:r>
    </w:p>
    <w:p w14:paraId="63EB48F3" w14:textId="22B5F90F" w:rsidR="008B7091" w:rsidDel="001602D5" w:rsidRDefault="008B7091" w:rsidP="00856F51">
      <w:pPr>
        <w:rPr>
          <w:del w:id="518" w:author="Ollie Raymond" w:date="2016-08-08T17:48:00Z"/>
        </w:rPr>
      </w:pPr>
    </w:p>
    <w:p w14:paraId="54815999" w14:textId="045D028D" w:rsidR="008B7091" w:rsidRDefault="008B7091" w:rsidP="00856F51">
      <w:r>
        <w:t>A fold is formed by o</w:t>
      </w:r>
      <w:r w:rsidRPr="008B7091">
        <w:t xml:space="preserve">ne or more systematically curved layers, surfaces, or lines in a rock body. </w:t>
      </w:r>
      <w:r w:rsidR="00406683">
        <w:t>A f</w:t>
      </w:r>
      <w:r w:rsidRPr="008B7091">
        <w:t xml:space="preserve">old denotes a structure </w:t>
      </w:r>
      <w:r w:rsidR="00406683">
        <w:t>formed by the deformation of a g</w:t>
      </w:r>
      <w:r w:rsidRPr="008B7091">
        <w:t>eologic</w:t>
      </w:r>
      <w:r w:rsidR="00406683">
        <w:t xml:space="preserve"> s</w:t>
      </w:r>
      <w:r w:rsidRPr="008B7091">
        <w:t>tructure</w:t>
      </w:r>
      <w:r w:rsidR="008B246E">
        <w:t xml:space="preserve">, such </w:t>
      </w:r>
      <w:r w:rsidR="008B246E">
        <w:lastRenderedPageBreak/>
        <w:t>as a contact which the original undeformed geometry is presumed,</w:t>
      </w:r>
      <w:r w:rsidRPr="008B7091">
        <w:t xml:space="preserv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profile geometry, the solid angle between the limbs, and the relationships between adjacent folded surfaces if the folded structure is a Layering fabric</w:t>
      </w:r>
      <w:del w:id="519" w:author="Ollie Raymond" w:date="2016-08-08T17:50:00Z">
        <w:r w:rsidRPr="008B7091" w:rsidDel="001602D5">
          <w:delText xml:space="preserve"> (similar, parallel)</w:delText>
        </w:r>
      </w:del>
      <w:r w:rsidRPr="008B7091">
        <w:t xml:space="preserve">.  </w:t>
      </w:r>
    </w:p>
    <w:p w14:paraId="64C63771" w14:textId="00853397" w:rsidR="00F011FC" w:rsidDel="001602D5" w:rsidRDefault="00F011FC" w:rsidP="00856F51">
      <w:pPr>
        <w:rPr>
          <w:del w:id="520" w:author="Ollie Raymond" w:date="2016-08-08T17:47:00Z"/>
        </w:rPr>
      </w:pPr>
    </w:p>
    <w:p w14:paraId="7C8993E2" w14:textId="28D1930E" w:rsidR="008B7091" w:rsidRPr="001602D5" w:rsidRDefault="00441148" w:rsidP="001602D5">
      <w:pPr>
        <w:keepNext/>
        <w:jc w:val="center"/>
        <w:rPr>
          <w:color w:val="000000" w:themeColor="text1"/>
          <w:rPrChange w:id="521" w:author="Ollie Raymond" w:date="2016-08-08T17:47:00Z">
            <w:rPr/>
          </w:rPrChange>
        </w:rPr>
        <w:pPrChange w:id="522" w:author="Ollie Raymond" w:date="2016-08-08T17:47:00Z">
          <w:pPr>
            <w:keepNext/>
          </w:pPr>
        </w:pPrChange>
      </w:pPr>
      <w:r w:rsidRPr="001602D5">
        <w:rPr>
          <w:noProof/>
          <w:color w:val="000000" w:themeColor="text1"/>
          <w:lang w:val="en-AU" w:eastAsia="en-AU"/>
          <w:rPrChange w:id="523" w:author="Ollie Raymond" w:date="2016-08-08T17:47:00Z">
            <w:rPr>
              <w:noProof/>
              <w:lang w:val="en-AU" w:eastAsia="en-AU"/>
            </w:rPr>
          </w:rPrChange>
        </w:rPr>
        <w:drawing>
          <wp:inline distT="0" distB="0" distL="0" distR="0" wp14:anchorId="2C854F77" wp14:editId="4CE2833D">
            <wp:extent cx="4344670" cy="45834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4670" cy="4583430"/>
                    </a:xfrm>
                    <a:prstGeom prst="rect">
                      <a:avLst/>
                    </a:prstGeom>
                    <a:noFill/>
                    <a:ln>
                      <a:noFill/>
                    </a:ln>
                  </pic:spPr>
                </pic:pic>
              </a:graphicData>
            </a:graphic>
          </wp:inline>
        </w:drawing>
      </w:r>
    </w:p>
    <w:p w14:paraId="10BE36B7" w14:textId="6288EF18" w:rsidR="008B7091" w:rsidRPr="001602D5" w:rsidRDefault="008B7091" w:rsidP="001602D5">
      <w:pPr>
        <w:pStyle w:val="Caption"/>
        <w:jc w:val="center"/>
        <w:rPr>
          <w:color w:val="000000" w:themeColor="text1"/>
          <w:rPrChange w:id="524" w:author="Ollie Raymond" w:date="2016-08-08T17:47:00Z">
            <w:rPr/>
          </w:rPrChange>
        </w:rPr>
        <w:pPrChange w:id="525" w:author="Ollie Raymond" w:date="2016-08-08T17:47:00Z">
          <w:pPr>
            <w:pStyle w:val="Caption"/>
          </w:pPr>
        </w:pPrChange>
      </w:pPr>
      <w:r w:rsidRPr="001602D5">
        <w:rPr>
          <w:color w:val="000000" w:themeColor="text1"/>
          <w:rPrChange w:id="526" w:author="Ollie Raymond" w:date="2016-08-08T17:47:00Z">
            <w:rPr/>
          </w:rPrChange>
        </w:rPr>
        <w:t xml:space="preserve">Figure </w:t>
      </w:r>
      <w:r w:rsidR="00673E83" w:rsidRPr="001602D5">
        <w:rPr>
          <w:color w:val="000000" w:themeColor="text1"/>
          <w:rPrChange w:id="527" w:author="Ollie Raymond" w:date="2016-08-08T17:47:00Z">
            <w:rPr/>
          </w:rPrChange>
        </w:rPr>
        <w:fldChar w:fldCharType="begin"/>
      </w:r>
      <w:r w:rsidR="00673E83" w:rsidRPr="001602D5">
        <w:rPr>
          <w:color w:val="000000" w:themeColor="text1"/>
          <w:rPrChange w:id="528" w:author="Ollie Raymond" w:date="2016-08-08T17:47:00Z">
            <w:rPr/>
          </w:rPrChange>
        </w:rPr>
        <w:instrText xml:space="preserve"> SEQ Figure \* ARABIC </w:instrText>
      </w:r>
      <w:r w:rsidR="00673E83" w:rsidRPr="001602D5">
        <w:rPr>
          <w:color w:val="000000" w:themeColor="text1"/>
          <w:rPrChange w:id="529" w:author="Ollie Raymond" w:date="2016-08-08T17:47:00Z">
            <w:rPr/>
          </w:rPrChange>
        </w:rPr>
        <w:fldChar w:fldCharType="separate"/>
      </w:r>
      <w:r w:rsidR="00AD44BE" w:rsidRPr="001602D5">
        <w:rPr>
          <w:noProof/>
          <w:color w:val="000000" w:themeColor="text1"/>
          <w:rPrChange w:id="530" w:author="Ollie Raymond" w:date="2016-08-08T17:47:00Z">
            <w:rPr>
              <w:noProof/>
            </w:rPr>
          </w:rPrChange>
        </w:rPr>
        <w:t>19</w:t>
      </w:r>
      <w:r w:rsidR="00673E83" w:rsidRPr="001602D5">
        <w:rPr>
          <w:noProof/>
          <w:color w:val="000000" w:themeColor="text1"/>
          <w:rPrChange w:id="531" w:author="Ollie Raymond" w:date="2016-08-08T17:47:00Z">
            <w:rPr>
              <w:noProof/>
            </w:rPr>
          </w:rPrChange>
        </w:rPr>
        <w:fldChar w:fldCharType="end"/>
      </w:r>
      <w:ins w:id="532" w:author="Ollie Raymond" w:date="2016-08-08T18:07:00Z">
        <w:r w:rsidR="0008257A">
          <w:rPr>
            <w:color w:val="000000" w:themeColor="text1"/>
          </w:rPr>
          <w:t xml:space="preserve"> -</w:t>
        </w:r>
      </w:ins>
      <w:del w:id="533" w:author="Ollie Raymond" w:date="2016-08-08T18:07:00Z">
        <w:r w:rsidRPr="001602D5" w:rsidDel="0008257A">
          <w:rPr>
            <w:color w:val="000000" w:themeColor="text1"/>
            <w:rPrChange w:id="534" w:author="Ollie Raymond" w:date="2016-08-08T17:47:00Z">
              <w:rPr/>
            </w:rPrChange>
          </w:rPr>
          <w:delText>:</w:delText>
        </w:r>
      </w:del>
      <w:r w:rsidRPr="001602D5">
        <w:rPr>
          <w:color w:val="000000" w:themeColor="text1"/>
          <w:rPrChange w:id="535" w:author="Ollie Raymond" w:date="2016-08-08T17:47:00Z">
            <w:rPr/>
          </w:rPrChange>
        </w:rPr>
        <w:t xml:space="preserve"> Fold</w:t>
      </w:r>
      <w:r w:rsidR="00853941" w:rsidRPr="001602D5">
        <w:rPr>
          <w:color w:val="000000" w:themeColor="text1"/>
          <w:rPrChange w:id="536" w:author="Ollie Raymond" w:date="2016-08-08T17:47:00Z">
            <w:rPr/>
          </w:rPrChange>
        </w:rPr>
        <w:t xml:space="preserve"> context diagram.</w:t>
      </w:r>
    </w:p>
    <w:p w14:paraId="29837698" w14:textId="58C60A83" w:rsidR="00F011FC" w:rsidRPr="00F011FC" w:rsidRDefault="005D6D19" w:rsidP="007F03F0">
      <w:pPr>
        <w:pStyle w:val="Heading5"/>
      </w:pPr>
      <w:r w:rsidRPr="005D6D19">
        <w:t>profileType</w:t>
      </w:r>
    </w:p>
    <w:p w14:paraId="1E3B8CCB" w14:textId="26C119FF" w:rsidR="005D6D19" w:rsidRDefault="005D6D19" w:rsidP="007F03F0">
      <w:r>
        <w:t xml:space="preserve">The property </w:t>
      </w:r>
      <w:r w:rsidRPr="00406683">
        <w:rPr>
          <w:rStyle w:val="Entity"/>
        </w:rPr>
        <w:t>profileType:FoldProfileTypeTerm</w:t>
      </w:r>
      <w:r>
        <w:t xml:space="preserve"> contain</w:t>
      </w:r>
      <w:r w:rsidR="008A4869">
        <w:t>s</w:t>
      </w:r>
      <w:r>
        <w:t xml:space="preserve">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r w:rsidR="00BF6A2E" w:rsidRPr="005D6D19">
        <w:t>e.g.</w:t>
      </w:r>
      <w:r w:rsidRPr="005D6D19">
        <w:t>; antiform, synform, neutral, anticline, syncline, monocline, ptygmatic)</w:t>
      </w:r>
      <w:r w:rsidR="00853941">
        <w:t>.</w:t>
      </w:r>
    </w:p>
    <w:p w14:paraId="6FBB0573" w14:textId="36C63FD3" w:rsidR="00F011FC" w:rsidDel="001602D5" w:rsidRDefault="00F011FC" w:rsidP="007F03F0">
      <w:pPr>
        <w:rPr>
          <w:del w:id="537" w:author="Ollie Raymond" w:date="2016-08-08T17:49:00Z"/>
        </w:rPr>
      </w:pPr>
    </w:p>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3BC7DCC5" w14:textId="22C1EAE4" w:rsidR="00F011FC" w:rsidRDefault="00F011FC" w:rsidP="00F011FC">
      <w:pPr>
        <w:rPr>
          <w:lang w:val="en-CA"/>
        </w:rPr>
      </w:pPr>
      <w:r>
        <w:rPr>
          <w:lang w:val="en-CA"/>
        </w:rPr>
        <w:t xml:space="preserve">The property </w:t>
      </w:r>
      <w:r w:rsidRPr="00406683">
        <w:rPr>
          <w:rStyle w:val="Entity"/>
        </w:rPr>
        <w:t>stFoldDescription:FoldAbstractDescription</w:t>
      </w:r>
      <w:r w:rsidRPr="00F011FC">
        <w:rPr>
          <w:lang w:val="en-CA"/>
        </w:rPr>
        <w:t xml:space="preserve"> </w:t>
      </w:r>
      <w:r>
        <w:rPr>
          <w:lang w:val="en-CA"/>
        </w:rPr>
        <w:t>provide</w:t>
      </w:r>
      <w:r w:rsidR="008A4869">
        <w:rPr>
          <w:lang w:val="en-CA"/>
        </w:rPr>
        <w:t>s</w:t>
      </w:r>
      <w:r>
        <w:rPr>
          <w:lang w:val="en-CA"/>
        </w:rPr>
        <w:t xml:space="preserv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406683">
        <w:rPr>
          <w:rStyle w:val="Entity"/>
        </w:rPr>
        <w:t>FoldAbstractDescription</w:t>
      </w:r>
      <w:r w:rsidRPr="00F011FC">
        <w:rPr>
          <w:lang w:val="en-CA"/>
        </w:rPr>
        <w:t xml:space="preserve"> </w:t>
      </w:r>
      <w:r>
        <w:rPr>
          <w:lang w:val="en-CA"/>
        </w:rPr>
        <w:t xml:space="preserve">is an abstract class with </w:t>
      </w:r>
      <w:del w:id="538" w:author="Ollie Raymond" w:date="2016-08-08T17:50:00Z">
        <w:r w:rsidDel="001E1D99">
          <w:rPr>
            <w:lang w:val="en-CA"/>
          </w:rPr>
          <w:delText xml:space="preserve">no concrete </w:delText>
        </w:r>
      </w:del>
      <w:r>
        <w:rPr>
          <w:lang w:val="en-CA"/>
        </w:rPr>
        <w:t>subtype</w:t>
      </w:r>
      <w:ins w:id="539" w:author="Ollie Raymond" w:date="2016-08-08T17:50:00Z">
        <w:r w:rsidR="001E1D99">
          <w:rPr>
            <w:lang w:val="en-CA"/>
          </w:rPr>
          <w:t>s defined</w:t>
        </w:r>
      </w:ins>
      <w:r>
        <w:rPr>
          <w:lang w:val="en-CA"/>
        </w:rPr>
        <w:t xml:space="preserve"> in GeoSciML </w:t>
      </w:r>
      <w:del w:id="540" w:author="Ollie Raymond" w:date="2016-08-08T17:51:00Z">
        <w:r w:rsidDel="001E1D99">
          <w:rPr>
            <w:lang w:val="en-CA"/>
          </w:rPr>
          <w:delText>Basic</w:delText>
        </w:r>
      </w:del>
      <w:ins w:id="541" w:author="Ollie Raymond" w:date="2016-08-08T17:51:00Z">
        <w:r w:rsidR="001E1D99">
          <w:rPr>
            <w:lang w:val="en-CA"/>
          </w:rPr>
          <w:t>Extension</w:t>
        </w:r>
      </w:ins>
      <w:r>
        <w:rPr>
          <w:lang w:val="en-CA"/>
        </w:rPr>
        <w:t>.</w:t>
      </w:r>
    </w:p>
    <w:p w14:paraId="16BF388F" w14:textId="5B84927F" w:rsidR="00415CBF" w:rsidRDefault="00415CBF" w:rsidP="001602D5">
      <w:pPr>
        <w:pStyle w:val="Heading4"/>
        <w:spacing w:after="120"/>
        <w:pPrChange w:id="542" w:author="Ollie Raymond" w:date="2016-08-08T17:48:00Z">
          <w:pPr>
            <w:pStyle w:val="Heading4"/>
          </w:pPr>
        </w:pPrChange>
      </w:pPr>
      <w:bookmarkStart w:id="543" w:name="BKM_1562D6E5_754D_41F1_8BCA_821E81C1C77B"/>
      <w:bookmarkStart w:id="544" w:name="BKM_2577AA17_B965_493F_8575_D32112AD8348"/>
      <w:bookmarkEnd w:id="543"/>
      <w:bookmarkEnd w:id="544"/>
      <w:r>
        <w:t>Foliation</w:t>
      </w:r>
    </w:p>
    <w:p w14:paraId="2C1613B9" w14:textId="6CE342DA" w:rsidR="00415CBF" w:rsidDel="001602D5" w:rsidRDefault="00415CBF" w:rsidP="00415CBF">
      <w:pPr>
        <w:rPr>
          <w:del w:id="545" w:author="Ollie Raymond" w:date="2016-08-08T17:48:00Z"/>
        </w:rPr>
      </w:pPr>
    </w:p>
    <w:p w14:paraId="49E18747" w14:textId="33B62F70"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424648">
        <w:t xml:space="preserve"> [</w:t>
      </w:r>
      <w:r w:rsidR="00424648">
        <w:fldChar w:fldCharType="begin"/>
      </w:r>
      <w:r w:rsidR="00424648">
        <w:instrText xml:space="preserve"> REF _Ref458064875 \n \h </w:instrText>
      </w:r>
      <w:r w:rsidR="00424648">
        <w:fldChar w:fldCharType="separate"/>
      </w:r>
      <w:r w:rsidR="00AD44BE">
        <w:t>12</w:t>
      </w:r>
      <w:r w:rsidR="00424648">
        <w:fldChar w:fldCharType="end"/>
      </w:r>
      <w:r w:rsidR="00424648">
        <w:t>]</w:t>
      </w:r>
      <w:r>
        <w:t xml:space="preserve">, penetrative planar foliation defined by layers &gt; 5 mm thick is considered </w:t>
      </w:r>
      <w:r w:rsidRPr="00406683">
        <w:rPr>
          <w:rStyle w:val="Entity"/>
        </w:rPr>
        <w:t>Layering</w:t>
      </w:r>
      <w:r>
        <w:t xml:space="preserve">. </w:t>
      </w:r>
    </w:p>
    <w:p w14:paraId="40E991A1" w14:textId="65537448" w:rsidR="00415CBF" w:rsidRDefault="00415CBF" w:rsidP="00415CBF">
      <w:r w:rsidRPr="00406683">
        <w:rPr>
          <w:rStyle w:val="Entity"/>
        </w:rPr>
        <w:t>Bedding</w:t>
      </w:r>
      <w:r>
        <w:t xml:space="preserve"> </w:t>
      </w:r>
      <w:ins w:id="546" w:author="Ollie Raymond" w:date="2016-08-08T17:52:00Z">
        <w:r w:rsidR="001E1D99">
          <w:t>i</w:t>
        </w:r>
      </w:ins>
      <w:del w:id="547" w:author="Ollie Raymond" w:date="2016-08-08T17:52:00Z">
        <w:r w:rsidDel="001E1D99">
          <w:delText>a</w:delText>
        </w:r>
      </w:del>
      <w:r>
        <w:t xml:space="preserve">s a fabric representing the average orientation of paleodepositional surface </w:t>
      </w:r>
      <w:ins w:id="548" w:author="Ollie Raymond" w:date="2016-08-08T17:52:00Z">
        <w:r w:rsidR="001E1D99">
          <w:t xml:space="preserve">and </w:t>
        </w:r>
      </w:ins>
      <w:r>
        <w:t>should be en</w:t>
      </w:r>
      <w:r w:rsidR="008A4869">
        <w:t>coded through the foliationType</w:t>
      </w:r>
      <w:ins w:id="549" w:author="Ollie Raymond" w:date="2016-08-08T17:52:00Z">
        <w:r w:rsidR="001E1D99">
          <w:t xml:space="preserve"> property</w:t>
        </w:r>
      </w:ins>
      <w:r w:rsidR="008A4869">
        <w:t>.  It</w:t>
      </w:r>
      <w:r>
        <w:t xml:space="preserve"> might apply to bedding that is layering or a foliation without layering (e.g. clast alignment in amalgamated beds).</w:t>
      </w:r>
    </w:p>
    <w:p w14:paraId="44666C1A" w14:textId="0CA47179" w:rsidR="00415CBF" w:rsidRDefault="00441148" w:rsidP="001E1D99">
      <w:pPr>
        <w:keepNext/>
        <w:jc w:val="center"/>
        <w:pPrChange w:id="550" w:author="Ollie Raymond" w:date="2016-08-08T17:54:00Z">
          <w:pPr>
            <w:keepNext/>
          </w:pPr>
        </w:pPrChange>
      </w:pPr>
      <w:r>
        <w:rPr>
          <w:noProof/>
          <w:lang w:val="en-AU" w:eastAsia="en-AU"/>
        </w:rPr>
        <w:drawing>
          <wp:inline distT="0" distB="0" distL="0" distR="0" wp14:anchorId="7C6C1A6F" wp14:editId="0B1DADE2">
            <wp:extent cx="4076700" cy="4286885"/>
            <wp:effectExtent l="0" t="0" r="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0" cy="4286885"/>
                    </a:xfrm>
                    <a:prstGeom prst="rect">
                      <a:avLst/>
                    </a:prstGeom>
                    <a:noFill/>
                    <a:ln>
                      <a:noFill/>
                    </a:ln>
                  </pic:spPr>
                </pic:pic>
              </a:graphicData>
            </a:graphic>
          </wp:inline>
        </w:drawing>
      </w:r>
    </w:p>
    <w:p w14:paraId="7217E5C7" w14:textId="3A49645B" w:rsidR="00415CBF" w:rsidRPr="001E1D99" w:rsidRDefault="00415CBF" w:rsidP="001E1D99">
      <w:pPr>
        <w:pStyle w:val="Caption"/>
        <w:jc w:val="center"/>
        <w:rPr>
          <w:color w:val="000000" w:themeColor="text1"/>
          <w:rPrChange w:id="551" w:author="Ollie Raymond" w:date="2016-08-08T17:53:00Z">
            <w:rPr/>
          </w:rPrChange>
        </w:rPr>
        <w:pPrChange w:id="552" w:author="Ollie Raymond" w:date="2016-08-08T17:54:00Z">
          <w:pPr>
            <w:pStyle w:val="Caption"/>
          </w:pPr>
        </w:pPrChange>
      </w:pPr>
      <w:r w:rsidRPr="001E1D99">
        <w:rPr>
          <w:color w:val="000000" w:themeColor="text1"/>
          <w:rPrChange w:id="553" w:author="Ollie Raymond" w:date="2016-08-08T17:53:00Z">
            <w:rPr/>
          </w:rPrChange>
        </w:rPr>
        <w:t xml:space="preserve">Figure </w:t>
      </w:r>
      <w:r w:rsidR="00673E83" w:rsidRPr="001E1D99">
        <w:rPr>
          <w:color w:val="000000" w:themeColor="text1"/>
          <w:rPrChange w:id="554" w:author="Ollie Raymond" w:date="2016-08-08T17:53:00Z">
            <w:rPr/>
          </w:rPrChange>
        </w:rPr>
        <w:fldChar w:fldCharType="begin"/>
      </w:r>
      <w:r w:rsidR="00673E83" w:rsidRPr="001E1D99">
        <w:rPr>
          <w:color w:val="000000" w:themeColor="text1"/>
          <w:rPrChange w:id="555" w:author="Ollie Raymond" w:date="2016-08-08T17:53:00Z">
            <w:rPr/>
          </w:rPrChange>
        </w:rPr>
        <w:instrText xml:space="preserve"> SEQ Figure \* ARABIC </w:instrText>
      </w:r>
      <w:r w:rsidR="00673E83" w:rsidRPr="001E1D99">
        <w:rPr>
          <w:color w:val="000000" w:themeColor="text1"/>
          <w:rPrChange w:id="556" w:author="Ollie Raymond" w:date="2016-08-08T17:53:00Z">
            <w:rPr/>
          </w:rPrChange>
        </w:rPr>
        <w:fldChar w:fldCharType="separate"/>
      </w:r>
      <w:r w:rsidR="00AD44BE" w:rsidRPr="001E1D99">
        <w:rPr>
          <w:noProof/>
          <w:color w:val="000000" w:themeColor="text1"/>
          <w:rPrChange w:id="557" w:author="Ollie Raymond" w:date="2016-08-08T17:53:00Z">
            <w:rPr>
              <w:noProof/>
            </w:rPr>
          </w:rPrChange>
        </w:rPr>
        <w:t>20</w:t>
      </w:r>
      <w:r w:rsidR="00673E83" w:rsidRPr="001E1D99">
        <w:rPr>
          <w:noProof/>
          <w:color w:val="000000" w:themeColor="text1"/>
          <w:rPrChange w:id="558" w:author="Ollie Raymond" w:date="2016-08-08T17:53:00Z">
            <w:rPr>
              <w:noProof/>
            </w:rPr>
          </w:rPrChange>
        </w:rPr>
        <w:fldChar w:fldCharType="end"/>
      </w:r>
      <w:ins w:id="559" w:author="Ollie Raymond" w:date="2016-08-08T18:07:00Z">
        <w:r w:rsidR="0008257A">
          <w:rPr>
            <w:color w:val="000000" w:themeColor="text1"/>
          </w:rPr>
          <w:t xml:space="preserve"> -</w:t>
        </w:r>
      </w:ins>
      <w:del w:id="560" w:author="Ollie Raymond" w:date="2016-08-08T18:07:00Z">
        <w:r w:rsidRPr="001E1D99" w:rsidDel="0008257A">
          <w:rPr>
            <w:color w:val="000000" w:themeColor="text1"/>
            <w:rPrChange w:id="561" w:author="Ollie Raymond" w:date="2016-08-08T17:53:00Z">
              <w:rPr/>
            </w:rPrChange>
          </w:rPr>
          <w:delText>:</w:delText>
        </w:r>
      </w:del>
      <w:r w:rsidRPr="001E1D99">
        <w:rPr>
          <w:color w:val="000000" w:themeColor="text1"/>
          <w:rPrChange w:id="562" w:author="Ollie Raymond" w:date="2016-08-08T17:53:00Z">
            <w:rPr/>
          </w:rPrChange>
        </w:rPr>
        <w:t xml:space="preserve"> Foliation</w:t>
      </w:r>
      <w:r w:rsidR="00853941" w:rsidRPr="001E1D99">
        <w:rPr>
          <w:color w:val="000000" w:themeColor="text1"/>
          <w:rPrChange w:id="563" w:author="Ollie Raymond" w:date="2016-08-08T17:53:00Z">
            <w:rPr/>
          </w:rPrChange>
        </w:rPr>
        <w:t xml:space="preserve"> context diagram</w:t>
      </w:r>
      <w:del w:id="564" w:author="Ollie Raymond" w:date="2016-08-08T18:07:00Z">
        <w:r w:rsidR="00853941" w:rsidRPr="001E1D99" w:rsidDel="0008257A">
          <w:rPr>
            <w:color w:val="000000" w:themeColor="text1"/>
            <w:rPrChange w:id="565" w:author="Ollie Raymond" w:date="2016-08-08T17:53:00Z">
              <w:rPr/>
            </w:rPrChange>
          </w:rPr>
          <w:delText>.</w:delText>
        </w:r>
      </w:del>
    </w:p>
    <w:p w14:paraId="2F639981" w14:textId="4E6D1442" w:rsidR="00415CBF" w:rsidRDefault="00F011FC" w:rsidP="007F03F0">
      <w:pPr>
        <w:pStyle w:val="Heading5"/>
        <w:rPr>
          <w:lang w:val="en-CA"/>
        </w:rPr>
      </w:pPr>
      <w:bookmarkStart w:id="566" w:name="BKM_22F72D69_6FF6_4012_89A7_3FFAC0091563"/>
      <w:bookmarkEnd w:id="566"/>
      <w:r w:rsidRPr="00F011FC">
        <w:rPr>
          <w:lang w:val="en-CA"/>
        </w:rPr>
        <w:t>foliationType</w:t>
      </w:r>
    </w:p>
    <w:p w14:paraId="63D4DB37" w14:textId="5CF5BCCB" w:rsidR="00F011FC" w:rsidRDefault="00F011FC" w:rsidP="007F03F0">
      <w:pPr>
        <w:rPr>
          <w:lang w:val="en-CA"/>
        </w:rPr>
      </w:pPr>
      <w:r>
        <w:rPr>
          <w:lang w:val="en-CA"/>
        </w:rPr>
        <w:lastRenderedPageBreak/>
        <w:t xml:space="preserve">The </w:t>
      </w:r>
      <w:r w:rsidRPr="00406683">
        <w:rPr>
          <w:rStyle w:val="Entity"/>
        </w:rPr>
        <w:t>foliationType:FoliationTypeTerm</w:t>
      </w:r>
      <w:r>
        <w:rPr>
          <w:lang w:val="en-CA"/>
        </w:rPr>
        <w:t xml:space="preserve"> property </w:t>
      </w:r>
      <w:r w:rsidR="008A4869">
        <w:rPr>
          <w:lang w:val="en-CA"/>
        </w:rPr>
        <w:t>specifies</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2E85BD48" w14:textId="65BF38DD" w:rsidR="00624F7C" w:rsidRPr="008A4869" w:rsidRDefault="00624F7C" w:rsidP="008A4869">
      <w:pPr>
        <w:pStyle w:val="Heading5"/>
        <w:rPr>
          <w:lang w:val="en-CA"/>
        </w:rPr>
      </w:pPr>
      <w:r w:rsidRPr="00624F7C">
        <w:rPr>
          <w:lang w:val="en-CA"/>
        </w:rPr>
        <w:t>stFoliationDescription</w:t>
      </w:r>
      <w:r w:rsidR="00174A58">
        <w:rPr>
          <w:lang w:val="en-CA"/>
        </w:rPr>
        <w:t xml:space="preserve"> (stub property)</w:t>
      </w:r>
    </w:p>
    <w:p w14:paraId="5BBB3EAF" w14:textId="45515A57" w:rsidR="00624F7C" w:rsidRDefault="00624F7C" w:rsidP="00F9640E">
      <w:pPr>
        <w:rPr>
          <w:color w:val="000000"/>
          <w:sz w:val="20"/>
          <w:szCs w:val="20"/>
          <w:lang w:val="en-CA"/>
        </w:rPr>
      </w:pPr>
      <w:r>
        <w:rPr>
          <w:lang w:val="en-CA"/>
        </w:rPr>
        <w:t xml:space="preserve">The property </w:t>
      </w:r>
      <w:r w:rsidRPr="005163F2">
        <w:rPr>
          <w:rStyle w:val="Entity"/>
        </w:rPr>
        <w:t>stFoliationDescription:Foliation</w:t>
      </w:r>
      <w:r w:rsidR="000427E6" w:rsidRPr="005163F2">
        <w:rPr>
          <w:rStyle w:val="Entity"/>
        </w:rPr>
        <w:t>AbstractDescription</w:t>
      </w:r>
      <w:r w:rsidRPr="00624F7C">
        <w:rPr>
          <w:lang w:val="en-CA"/>
        </w:rPr>
        <w:t xml:space="preserve"> </w:t>
      </w:r>
      <w:r>
        <w:rPr>
          <w:lang w:val="en-CA"/>
        </w:rPr>
        <w:t>provide</w:t>
      </w:r>
      <w:r w:rsidR="008A4869">
        <w:rPr>
          <w:lang w:val="en-CA"/>
        </w:rPr>
        <w:t>s</w:t>
      </w:r>
      <w:r>
        <w:rPr>
          <w:lang w:val="en-CA"/>
        </w:rPr>
        <w:t xml:space="preserve"> </w:t>
      </w:r>
      <w:ins w:id="567" w:author="Ollie Raymond" w:date="2016-08-08T17:54:00Z">
        <w:r w:rsidR="001E1D99">
          <w:rPr>
            <w:lang w:val="en-CA"/>
          </w:rPr>
          <w:t xml:space="preserve">a </w:t>
        </w:r>
      </w:ins>
      <w:r>
        <w:rPr>
          <w:lang w:val="en-CA"/>
        </w:rPr>
        <w:t>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5163F2">
        <w:rPr>
          <w:rStyle w:val="Entity"/>
        </w:rPr>
        <w:t>FoliationAbstractDescription</w:t>
      </w:r>
      <w:r w:rsidR="000427E6" w:rsidRPr="000427E6">
        <w:rPr>
          <w:lang w:val="en-CA"/>
        </w:rPr>
        <w:t xml:space="preserve"> </w:t>
      </w:r>
      <w:r>
        <w:rPr>
          <w:lang w:val="en-CA"/>
        </w:rPr>
        <w:t xml:space="preserve">is an abstract class with </w:t>
      </w:r>
      <w:del w:id="568" w:author="Ollie Raymond" w:date="2016-08-08T17:54:00Z">
        <w:r w:rsidDel="001E1D99">
          <w:rPr>
            <w:lang w:val="en-CA"/>
          </w:rPr>
          <w:delText xml:space="preserve">no concrete </w:delText>
        </w:r>
      </w:del>
      <w:r>
        <w:rPr>
          <w:lang w:val="en-CA"/>
        </w:rPr>
        <w:t>subtype</w:t>
      </w:r>
      <w:ins w:id="569" w:author="Ollie Raymond" w:date="2016-08-08T17:54:00Z">
        <w:r w:rsidR="001E1D99">
          <w:rPr>
            <w:lang w:val="en-CA"/>
          </w:rPr>
          <w:t>s defined</w:t>
        </w:r>
      </w:ins>
      <w:r>
        <w:rPr>
          <w:lang w:val="en-CA"/>
        </w:rPr>
        <w:t xml:space="preserve"> in GeoSciML </w:t>
      </w:r>
      <w:del w:id="570" w:author="Ollie Raymond" w:date="2016-08-08T17:54:00Z">
        <w:r w:rsidDel="001E1D99">
          <w:rPr>
            <w:lang w:val="en-CA"/>
          </w:rPr>
          <w:delText>Basic</w:delText>
        </w:r>
      </w:del>
      <w:ins w:id="571" w:author="Ollie Raymond" w:date="2016-08-08T17:54:00Z">
        <w:r w:rsidR="001E1D99">
          <w:rPr>
            <w:lang w:val="en-CA"/>
          </w:rPr>
          <w:t>Extension</w:t>
        </w:r>
      </w:ins>
      <w:r>
        <w:rPr>
          <w:lang w:val="en-CA"/>
        </w:rPr>
        <w:t>.</w:t>
      </w:r>
    </w:p>
    <w:p w14:paraId="4428B379" w14:textId="230A3945" w:rsidR="00415CBF" w:rsidRDefault="00415CBF" w:rsidP="001E1D99">
      <w:pPr>
        <w:pStyle w:val="Heading4"/>
        <w:spacing w:after="120"/>
        <w:pPrChange w:id="572" w:author="Ollie Raymond" w:date="2016-08-08T17:52:00Z">
          <w:pPr>
            <w:pStyle w:val="Heading4"/>
          </w:pPr>
        </w:pPrChange>
      </w:pPr>
      <w:bookmarkStart w:id="573" w:name="BKM_D602E51F_1A69_4732_803D_A550C06800AD"/>
      <w:bookmarkStart w:id="574" w:name="_Ref440799060"/>
      <w:bookmarkEnd w:id="573"/>
      <w:r>
        <w:t>ShearDisplacementStructure</w:t>
      </w:r>
      <w:bookmarkEnd w:id="574"/>
    </w:p>
    <w:p w14:paraId="22DD68CD" w14:textId="7F3786E7" w:rsidR="00415CBF" w:rsidDel="001E1D99" w:rsidRDefault="00415CBF" w:rsidP="00415CBF">
      <w:pPr>
        <w:rPr>
          <w:del w:id="575" w:author="Ollie Raymond" w:date="2016-08-08T17:52:00Z"/>
        </w:rPr>
      </w:pPr>
    </w:p>
    <w:p w14:paraId="18F972D4" w14:textId="4DA0CA2B"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rsidRPr="005163F2">
        <w:rPr>
          <w:rStyle w:val="Entity"/>
        </w:rPr>
        <w:t>geologicUnitType</w:t>
      </w:r>
      <w:r>
        <w:t xml:space="preserve"> </w:t>
      </w:r>
      <w:r w:rsidR="00BF6A2E">
        <w:t>is ‘DeformationUnit’</w:t>
      </w:r>
      <w:r>
        <w:t>)</w:t>
      </w:r>
      <w:r w:rsidR="00624F7C">
        <w:t xml:space="preserve"> which can be associated to the ShearDisplacementStructure using </w:t>
      </w:r>
      <w:r w:rsidR="00624F7C" w:rsidRPr="005163F2">
        <w:rPr>
          <w:rStyle w:val="Entity"/>
        </w:rPr>
        <w:t>GeologicFeatureRelation</w:t>
      </w:r>
      <w:r w:rsidR="00624F7C">
        <w:t xml:space="preserve"> from the </w:t>
      </w:r>
      <w:ins w:id="576" w:author="Ollie Raymond" w:date="2016-08-08T17:53:00Z">
        <w:r w:rsidR="001E1D99">
          <w:t xml:space="preserve">GeoSciML </w:t>
        </w:r>
      </w:ins>
      <w:r w:rsidR="00624F7C">
        <w:t>Extension package</w:t>
      </w:r>
      <w:r w:rsidR="004631F8">
        <w:t xml:space="preserve"> (</w:t>
      </w:r>
      <w:r w:rsidR="004631F8">
        <w:fldChar w:fldCharType="begin"/>
      </w:r>
      <w:r w:rsidR="004631F8">
        <w:instrText xml:space="preserve"> REF _Ref440189613 \r \h </w:instrText>
      </w:r>
      <w:r w:rsidR="004631F8">
        <w:fldChar w:fldCharType="separate"/>
      </w:r>
      <w:r w:rsidR="00AD44BE">
        <w:t>8.5.1.2</w:t>
      </w:r>
      <w:r w:rsidR="004631F8">
        <w:fldChar w:fldCharType="end"/>
      </w:r>
      <w:r w:rsidR="004631F8">
        <w:t>)</w:t>
      </w:r>
      <w:r w:rsidR="00624F7C">
        <w:t>.</w:t>
      </w:r>
    </w:p>
    <w:p w14:paraId="6E425B04" w14:textId="2BB9C0E7" w:rsidR="00415CBF" w:rsidRPr="001E1D99" w:rsidRDefault="00441148" w:rsidP="001E1D99">
      <w:pPr>
        <w:keepNext/>
        <w:jc w:val="center"/>
        <w:rPr>
          <w:color w:val="000000" w:themeColor="text1"/>
          <w:rPrChange w:id="577" w:author="Ollie Raymond" w:date="2016-08-08T17:54:00Z">
            <w:rPr/>
          </w:rPrChange>
        </w:rPr>
        <w:pPrChange w:id="578" w:author="Ollie Raymond" w:date="2016-08-08T17:54:00Z">
          <w:pPr>
            <w:keepNext/>
          </w:pPr>
        </w:pPrChange>
      </w:pPr>
      <w:r w:rsidRPr="001E1D99">
        <w:rPr>
          <w:noProof/>
          <w:color w:val="000000" w:themeColor="text1"/>
          <w:lang w:val="en-AU" w:eastAsia="en-AU"/>
          <w:rPrChange w:id="579" w:author="Ollie Raymond" w:date="2016-08-08T17:54:00Z">
            <w:rPr>
              <w:noProof/>
              <w:lang w:val="en-AU" w:eastAsia="en-AU"/>
            </w:rPr>
          </w:rPrChange>
        </w:rPr>
        <w:lastRenderedPageBreak/>
        <w:drawing>
          <wp:inline distT="0" distB="0" distL="0" distR="0" wp14:anchorId="592F5B6A" wp14:editId="7DEA9742">
            <wp:extent cx="3971925" cy="4315460"/>
            <wp:effectExtent l="0" t="0" r="9525" b="8890"/>
            <wp:docPr id="121" name="Imag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1925" cy="4315460"/>
                    </a:xfrm>
                    <a:prstGeom prst="rect">
                      <a:avLst/>
                    </a:prstGeom>
                    <a:noFill/>
                    <a:ln>
                      <a:noFill/>
                    </a:ln>
                  </pic:spPr>
                </pic:pic>
              </a:graphicData>
            </a:graphic>
          </wp:inline>
        </w:drawing>
      </w:r>
    </w:p>
    <w:p w14:paraId="34B6DF0C" w14:textId="2C9BBB78" w:rsidR="00415CBF" w:rsidRPr="001E1D99" w:rsidRDefault="00415CBF" w:rsidP="001E1D99">
      <w:pPr>
        <w:pStyle w:val="Caption"/>
        <w:jc w:val="center"/>
        <w:rPr>
          <w:color w:val="000000" w:themeColor="text1"/>
          <w:rPrChange w:id="580" w:author="Ollie Raymond" w:date="2016-08-08T17:54:00Z">
            <w:rPr/>
          </w:rPrChange>
        </w:rPr>
        <w:pPrChange w:id="581" w:author="Ollie Raymond" w:date="2016-08-08T17:54:00Z">
          <w:pPr>
            <w:pStyle w:val="Caption"/>
          </w:pPr>
        </w:pPrChange>
      </w:pPr>
      <w:r w:rsidRPr="001E1D99">
        <w:rPr>
          <w:color w:val="000000" w:themeColor="text1"/>
          <w:rPrChange w:id="582" w:author="Ollie Raymond" w:date="2016-08-08T17:54:00Z">
            <w:rPr/>
          </w:rPrChange>
        </w:rPr>
        <w:t xml:space="preserve">Figure </w:t>
      </w:r>
      <w:r w:rsidR="00673E83" w:rsidRPr="001E1D99">
        <w:rPr>
          <w:color w:val="000000" w:themeColor="text1"/>
          <w:rPrChange w:id="583" w:author="Ollie Raymond" w:date="2016-08-08T17:54:00Z">
            <w:rPr/>
          </w:rPrChange>
        </w:rPr>
        <w:fldChar w:fldCharType="begin"/>
      </w:r>
      <w:r w:rsidR="00673E83" w:rsidRPr="001E1D99">
        <w:rPr>
          <w:color w:val="000000" w:themeColor="text1"/>
          <w:rPrChange w:id="584" w:author="Ollie Raymond" w:date="2016-08-08T17:54:00Z">
            <w:rPr/>
          </w:rPrChange>
        </w:rPr>
        <w:instrText xml:space="preserve"> SEQ Figure \* ARABIC </w:instrText>
      </w:r>
      <w:r w:rsidR="00673E83" w:rsidRPr="001E1D99">
        <w:rPr>
          <w:color w:val="000000" w:themeColor="text1"/>
          <w:rPrChange w:id="585" w:author="Ollie Raymond" w:date="2016-08-08T17:54:00Z">
            <w:rPr/>
          </w:rPrChange>
        </w:rPr>
        <w:fldChar w:fldCharType="separate"/>
      </w:r>
      <w:r w:rsidR="00AD44BE" w:rsidRPr="001E1D99">
        <w:rPr>
          <w:noProof/>
          <w:color w:val="000000" w:themeColor="text1"/>
          <w:rPrChange w:id="586" w:author="Ollie Raymond" w:date="2016-08-08T17:54:00Z">
            <w:rPr>
              <w:noProof/>
            </w:rPr>
          </w:rPrChange>
        </w:rPr>
        <w:t>21</w:t>
      </w:r>
      <w:r w:rsidR="00673E83" w:rsidRPr="001E1D99">
        <w:rPr>
          <w:noProof/>
          <w:color w:val="000000" w:themeColor="text1"/>
          <w:rPrChange w:id="587" w:author="Ollie Raymond" w:date="2016-08-08T17:54:00Z">
            <w:rPr>
              <w:noProof/>
            </w:rPr>
          </w:rPrChange>
        </w:rPr>
        <w:fldChar w:fldCharType="end"/>
      </w:r>
      <w:r w:rsidRPr="001E1D99">
        <w:rPr>
          <w:color w:val="000000" w:themeColor="text1"/>
          <w:rPrChange w:id="588" w:author="Ollie Raymond" w:date="2016-08-08T17:54:00Z">
            <w:rPr/>
          </w:rPrChange>
        </w:rPr>
        <w:t xml:space="preserve"> </w:t>
      </w:r>
      <w:ins w:id="589" w:author="Ollie Raymond" w:date="2016-08-08T18:07:00Z">
        <w:r w:rsidR="0008257A">
          <w:rPr>
            <w:color w:val="000000" w:themeColor="text1"/>
          </w:rPr>
          <w:t>-</w:t>
        </w:r>
      </w:ins>
      <w:del w:id="590" w:author="Ollie Raymond" w:date="2016-08-08T18:07:00Z">
        <w:r w:rsidRPr="001E1D99" w:rsidDel="0008257A">
          <w:rPr>
            <w:color w:val="000000" w:themeColor="text1"/>
            <w:rPrChange w:id="591" w:author="Ollie Raymond" w:date="2016-08-08T17:54:00Z">
              <w:rPr/>
            </w:rPrChange>
          </w:rPr>
          <w:delText>:</w:delText>
        </w:r>
      </w:del>
      <w:r w:rsidRPr="001E1D99">
        <w:rPr>
          <w:color w:val="000000" w:themeColor="text1"/>
          <w:rPrChange w:id="592" w:author="Ollie Raymond" w:date="2016-08-08T17:54:00Z">
            <w:rPr/>
          </w:rPrChange>
        </w:rPr>
        <w:t xml:space="preserve"> ShearDisplacementStructure</w:t>
      </w:r>
      <w:r w:rsidR="00853941" w:rsidRPr="001E1D99">
        <w:rPr>
          <w:color w:val="000000" w:themeColor="text1"/>
          <w:rPrChange w:id="593" w:author="Ollie Raymond" w:date="2016-08-08T17:54:00Z">
            <w:rPr/>
          </w:rPrChange>
        </w:rPr>
        <w:t xml:space="preserve"> context diagram</w:t>
      </w:r>
      <w:del w:id="594" w:author="Ollie Raymond" w:date="2016-08-08T18:07:00Z">
        <w:r w:rsidR="00853941" w:rsidRPr="001E1D99" w:rsidDel="0008257A">
          <w:rPr>
            <w:color w:val="000000" w:themeColor="text1"/>
            <w:rPrChange w:id="595" w:author="Ollie Raymond" w:date="2016-08-08T17:54:00Z">
              <w:rPr/>
            </w:rPrChange>
          </w:rPr>
          <w:delText>.</w:delText>
        </w:r>
      </w:del>
    </w:p>
    <w:p w14:paraId="0A7D20B1" w14:textId="2C78AF8F" w:rsidR="00415CBF" w:rsidDel="001E1D99" w:rsidRDefault="00415CBF" w:rsidP="00415CBF">
      <w:pPr>
        <w:autoSpaceDE w:val="0"/>
        <w:autoSpaceDN w:val="0"/>
        <w:adjustRightInd w:val="0"/>
        <w:spacing w:after="0"/>
        <w:rPr>
          <w:del w:id="596" w:author="Ollie Raymond" w:date="2016-08-08T17:54:00Z"/>
          <w:color w:val="000000"/>
          <w:sz w:val="20"/>
          <w:szCs w:val="20"/>
          <w:lang w:val="en-CA"/>
        </w:rPr>
      </w:pPr>
      <w:bookmarkStart w:id="597" w:name="BKM_2C0BAC72_25F4_4403_B6F3_8CD29CC45162"/>
      <w:bookmarkEnd w:id="597"/>
    </w:p>
    <w:p w14:paraId="0D826869" w14:textId="49373A20" w:rsidR="000427E6" w:rsidRPr="008A4869" w:rsidRDefault="000427E6" w:rsidP="008A4869">
      <w:pPr>
        <w:pStyle w:val="Heading5"/>
        <w:rPr>
          <w:lang w:val="en-CA"/>
        </w:rPr>
      </w:pPr>
      <w:r>
        <w:rPr>
          <w:lang w:val="en-CA"/>
        </w:rPr>
        <w:t>faultType</w:t>
      </w:r>
    </w:p>
    <w:p w14:paraId="0CA3B537" w14:textId="45388B5D" w:rsidR="000427E6" w:rsidRDefault="000427E6" w:rsidP="007F03F0">
      <w:pPr>
        <w:rPr>
          <w:lang w:val="en-CA"/>
        </w:rPr>
      </w:pPr>
      <w:r>
        <w:rPr>
          <w:lang w:val="en-CA"/>
        </w:rPr>
        <w:t xml:space="preserve">The </w:t>
      </w:r>
      <w:r w:rsidRPr="005163F2">
        <w:rPr>
          <w:rStyle w:val="Entity"/>
        </w:rPr>
        <w:t>faultType:FaultTypeTerm</w:t>
      </w:r>
      <w:r>
        <w:rPr>
          <w:lang w:val="en-CA"/>
        </w:rPr>
        <w:t xml:space="preserve"> property </w:t>
      </w:r>
      <w:r w:rsidR="008A4869">
        <w:rPr>
          <w:lang w:val="en-CA"/>
        </w:rPr>
        <w:t>contains a term from</w:t>
      </w:r>
      <w:r w:rsidRPr="000427E6">
        <w:rPr>
          <w:lang w:val="en-CA"/>
        </w:rPr>
        <w:t xml:space="preserve"> a </w:t>
      </w:r>
      <w:r>
        <w:rPr>
          <w:lang w:val="en-CA"/>
        </w:rPr>
        <w:t xml:space="preserve">controlled </w:t>
      </w:r>
      <w:r w:rsidRPr="000427E6">
        <w:rPr>
          <w:lang w:val="en-CA"/>
        </w:rPr>
        <w:t xml:space="preserve">vocabulary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3CE72375" w14:textId="49281C61" w:rsidR="000427E6" w:rsidRPr="008A4869" w:rsidRDefault="000427E6" w:rsidP="008A4869">
      <w:pPr>
        <w:pStyle w:val="Heading5"/>
        <w:rPr>
          <w:lang w:val="en-CA"/>
        </w:rPr>
      </w:pPr>
      <w:r w:rsidRPr="000427E6">
        <w:rPr>
          <w:lang w:val="en-CA"/>
        </w:rPr>
        <w:t>stStructureDescription</w:t>
      </w:r>
    </w:p>
    <w:p w14:paraId="0AF59729" w14:textId="4BC96A05" w:rsidR="000427E6" w:rsidRDefault="000427E6" w:rsidP="000427E6">
      <w:pPr>
        <w:rPr>
          <w:lang w:val="en-CA"/>
        </w:rPr>
      </w:pPr>
      <w:r>
        <w:rPr>
          <w:lang w:val="en-CA"/>
        </w:rPr>
        <w:t xml:space="preserve">The property </w:t>
      </w:r>
      <w:r w:rsidRPr="005163F2">
        <w:rPr>
          <w:rStyle w:val="Entity"/>
        </w:rPr>
        <w:t>stStructureDescription:ShearDisplacementStructureAbstractDescription</w:t>
      </w:r>
      <w:r w:rsidRPr="000427E6">
        <w:rPr>
          <w:lang w:val="en-CA"/>
        </w:rPr>
        <w:t xml:space="preserve"> </w:t>
      </w:r>
      <w:r>
        <w:rPr>
          <w:lang w:val="en-CA"/>
        </w:rPr>
        <w:t>provide</w:t>
      </w:r>
      <w:r w:rsidR="008A4869">
        <w:rPr>
          <w:lang w:val="en-CA"/>
        </w:rPr>
        <w:t>s</w:t>
      </w:r>
      <w:r>
        <w:rPr>
          <w:lang w:val="en-CA"/>
        </w:rPr>
        <w:t xml:space="preserve"> </w:t>
      </w:r>
      <w:ins w:id="598" w:author="Ollie Raymond" w:date="2016-08-08T17:55:00Z">
        <w:r w:rsidR="001E1D99">
          <w:rPr>
            <w:lang w:val="en-CA"/>
          </w:rPr>
          <w:t xml:space="preserve">a </w:t>
        </w:r>
      </w:ins>
      <w:r>
        <w:rPr>
          <w:lang w:val="en-CA"/>
        </w:rPr>
        <w:t>d</w:t>
      </w:r>
      <w:r w:rsidRPr="005D6D19">
        <w:rPr>
          <w:lang w:val="en-CA"/>
        </w:rPr>
        <w:t xml:space="preserve">etailed </w:t>
      </w:r>
      <w:ins w:id="599" w:author="Ollie Raymond" w:date="2016-08-08T17:55:00Z">
        <w:r w:rsidR="001E1D99">
          <w:rPr>
            <w:lang w:val="en-CA"/>
          </w:rPr>
          <w:t xml:space="preserve">geologic </w:t>
        </w:r>
      </w:ins>
      <w:r>
        <w:rPr>
          <w:lang w:val="en-CA"/>
        </w:rPr>
        <w:t>structure</w:t>
      </w:r>
      <w:r w:rsidRPr="005D6D19">
        <w:rPr>
          <w:lang w:val="en-CA"/>
        </w:rPr>
        <w:t xml:space="preserve"> description.  This is a stub property in GeoSciML Basic</w:t>
      </w:r>
      <w:r>
        <w:rPr>
          <w:lang w:val="en-CA"/>
        </w:rPr>
        <w:t xml:space="preserve"> since </w:t>
      </w:r>
      <w:r w:rsidRPr="005163F2">
        <w:rPr>
          <w:rStyle w:val="Entity"/>
        </w:rPr>
        <w:t>ShearDisplacementStructureAbstractDescription</w:t>
      </w:r>
      <w:r w:rsidRPr="000427E6">
        <w:rPr>
          <w:lang w:val="en-CA"/>
        </w:rPr>
        <w:t xml:space="preserve"> </w:t>
      </w:r>
      <w:r>
        <w:rPr>
          <w:lang w:val="en-CA"/>
        </w:rPr>
        <w:t xml:space="preserve">is an abstract class with </w:t>
      </w:r>
      <w:ins w:id="600" w:author="Ollie Raymond" w:date="2016-08-08T17:55:00Z">
        <w:r w:rsidR="001E1D99">
          <w:rPr>
            <w:lang w:val="en-CA"/>
          </w:rPr>
          <w:t>subtypes defined in GeoSciML Extension.</w:t>
        </w:r>
      </w:ins>
      <w:del w:id="601" w:author="Ollie Raymond" w:date="2016-08-08T17:55:00Z">
        <w:r w:rsidDel="001E1D99">
          <w:rPr>
            <w:lang w:val="en-CA"/>
          </w:rPr>
          <w:delText>no concrete subtype in GeoSciML Basic.</w:delText>
        </w:r>
      </w:del>
    </w:p>
    <w:p w14:paraId="0A48190C" w14:textId="526188AF" w:rsidR="000427E6" w:rsidDel="001E1D99" w:rsidRDefault="000427E6" w:rsidP="00415CBF">
      <w:pPr>
        <w:autoSpaceDE w:val="0"/>
        <w:autoSpaceDN w:val="0"/>
        <w:adjustRightInd w:val="0"/>
        <w:spacing w:after="0"/>
        <w:rPr>
          <w:del w:id="602" w:author="Ollie Raymond" w:date="2016-08-08T17:55:00Z"/>
          <w:color w:val="000000"/>
          <w:sz w:val="20"/>
          <w:szCs w:val="20"/>
          <w:lang w:val="en-CA"/>
        </w:rPr>
      </w:pPr>
    </w:p>
    <w:p w14:paraId="37C47BAE" w14:textId="5BF03658" w:rsidR="008E711C" w:rsidRDefault="008E711C" w:rsidP="001E1D99">
      <w:pPr>
        <w:pStyle w:val="Heading3"/>
        <w:spacing w:after="120"/>
        <w:pPrChange w:id="603" w:author="Ollie Raymond" w:date="2016-08-08T17:55:00Z">
          <w:pPr>
            <w:pStyle w:val="Heading3"/>
          </w:pPr>
        </w:pPrChange>
      </w:pPr>
      <w:bookmarkStart w:id="604" w:name="BKM_6D164D9B_00C6_4467_A49F_201E1DB05D3E"/>
      <w:bookmarkStart w:id="605" w:name="_Toc458154220"/>
      <w:bookmarkEnd w:id="604"/>
      <w:r>
        <w:t>Geomorphology</w:t>
      </w:r>
      <w:bookmarkEnd w:id="605"/>
    </w:p>
    <w:p w14:paraId="54B0C7D1" w14:textId="02C591D2" w:rsidR="00FB057B" w:rsidDel="001E1D99" w:rsidRDefault="00FB057B" w:rsidP="00415CBF">
      <w:pPr>
        <w:rPr>
          <w:del w:id="606" w:author="Ollie Raymond" w:date="2016-08-08T17:55:00Z"/>
        </w:rPr>
      </w:pPr>
    </w:p>
    <w:p w14:paraId="07C9989B" w14:textId="2077C5B5" w:rsidR="008E711C" w:rsidRDefault="005163F2" w:rsidP="00415CBF">
      <w:r>
        <w:lastRenderedPageBreak/>
        <w:t xml:space="preserve">The </w:t>
      </w:r>
      <w:ins w:id="607" w:author="Ollie Raymond" w:date="2016-08-08T17:55:00Z">
        <w:r w:rsidR="001E1D99">
          <w:t>G</w:t>
        </w:r>
      </w:ins>
      <w:del w:id="608" w:author="Ollie Raymond" w:date="2016-08-08T17:55:00Z">
        <w:r w:rsidDel="001E1D99">
          <w:delText>g</w:delText>
        </w:r>
      </w:del>
      <w:r w:rsidR="00FB057B" w:rsidRPr="00FB057B">
        <w:t xml:space="preserve">eomorphology </w:t>
      </w:r>
      <w:r w:rsidR="00174A58">
        <w:t>sub-</w:t>
      </w:r>
      <w:r w:rsidR="00FB057B" w:rsidRPr="00FB057B">
        <w:t>package describes features that comprise the shape and nature of the Earth's land surface (</w:t>
      </w:r>
      <w:r w:rsidR="00BF6A2E" w:rsidRPr="00FB057B">
        <w:t>i.e.</w:t>
      </w:r>
      <w:r w:rsidR="00FB057B" w:rsidRPr="00FB057B">
        <w:t>, landforms).  These landforms may be crea</w:t>
      </w:r>
      <w:r w:rsidR="008A4869">
        <w:t>ted by natural</w:t>
      </w:r>
      <w:r w:rsidR="00AE70CD">
        <w:t xml:space="preserve"> or anthropogenic</w:t>
      </w:r>
      <w:r w:rsidR="008A4869">
        <w:t xml:space="preserve"> </w:t>
      </w:r>
      <w:r w:rsidR="00AE70CD">
        <w:t>processes</w:t>
      </w:r>
      <w:r w:rsidR="00FB057B" w:rsidRPr="00FB057B">
        <w:t>.</w:t>
      </w:r>
    </w:p>
    <w:p w14:paraId="294AE53A" w14:textId="08F53104" w:rsidR="00415CBF" w:rsidRPr="001E1D99" w:rsidDel="001E1D99" w:rsidRDefault="00415CBF" w:rsidP="001E1D99">
      <w:pPr>
        <w:jc w:val="center"/>
        <w:rPr>
          <w:del w:id="609" w:author="Ollie Raymond" w:date="2016-08-08T17:56:00Z"/>
          <w:color w:val="000000" w:themeColor="text1"/>
          <w:rPrChange w:id="610" w:author="Ollie Raymond" w:date="2016-08-08T17:56:00Z">
            <w:rPr>
              <w:del w:id="611" w:author="Ollie Raymond" w:date="2016-08-08T17:56:00Z"/>
            </w:rPr>
          </w:rPrChange>
        </w:rPr>
        <w:pPrChange w:id="612" w:author="Ollie Raymond" w:date="2016-08-08T17:56:00Z">
          <w:pPr/>
        </w:pPrChange>
      </w:pPr>
    </w:p>
    <w:p w14:paraId="618391C0" w14:textId="4F21BA18" w:rsidR="00FB057B" w:rsidRPr="001E1D99" w:rsidRDefault="00441148" w:rsidP="001E1D99">
      <w:pPr>
        <w:keepNext/>
        <w:ind w:left="-567" w:right="-432"/>
        <w:jc w:val="center"/>
        <w:rPr>
          <w:color w:val="000000" w:themeColor="text1"/>
          <w:rPrChange w:id="613" w:author="Ollie Raymond" w:date="2016-08-08T17:56:00Z">
            <w:rPr/>
          </w:rPrChange>
        </w:rPr>
        <w:pPrChange w:id="614" w:author="Ollie Raymond" w:date="2016-08-08T17:56:00Z">
          <w:pPr>
            <w:keepNext/>
          </w:pPr>
        </w:pPrChange>
      </w:pPr>
      <w:r w:rsidRPr="001E1D99">
        <w:rPr>
          <w:noProof/>
          <w:color w:val="000000" w:themeColor="text1"/>
          <w:lang w:val="en-AU" w:eastAsia="en-AU"/>
          <w:rPrChange w:id="615" w:author="Ollie Raymond" w:date="2016-08-08T17:56:00Z">
            <w:rPr>
              <w:noProof/>
              <w:lang w:val="en-AU" w:eastAsia="en-AU"/>
            </w:rPr>
          </w:rPrChange>
        </w:rPr>
        <w:drawing>
          <wp:inline distT="0" distB="0" distL="0" distR="0" wp14:anchorId="612BBD70" wp14:editId="38559D18">
            <wp:extent cx="6324600" cy="4377155"/>
            <wp:effectExtent l="0" t="0" r="0" b="4445"/>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9210" cy="4380346"/>
                    </a:xfrm>
                    <a:prstGeom prst="rect">
                      <a:avLst/>
                    </a:prstGeom>
                    <a:noFill/>
                    <a:ln>
                      <a:noFill/>
                    </a:ln>
                  </pic:spPr>
                </pic:pic>
              </a:graphicData>
            </a:graphic>
          </wp:inline>
        </w:drawing>
      </w:r>
    </w:p>
    <w:p w14:paraId="77BC1D0D" w14:textId="0C5512BC" w:rsidR="00FB057B" w:rsidRPr="001E1D99" w:rsidRDefault="00FB057B" w:rsidP="001E1D99">
      <w:pPr>
        <w:pStyle w:val="Caption"/>
        <w:spacing w:after="240"/>
        <w:jc w:val="center"/>
        <w:rPr>
          <w:color w:val="000000" w:themeColor="text1"/>
          <w:rPrChange w:id="616" w:author="Ollie Raymond" w:date="2016-08-08T17:56:00Z">
            <w:rPr/>
          </w:rPrChange>
        </w:rPr>
        <w:pPrChange w:id="617" w:author="Ollie Raymond" w:date="2016-08-08T17:57:00Z">
          <w:pPr>
            <w:pStyle w:val="Caption"/>
          </w:pPr>
        </w:pPrChange>
      </w:pPr>
      <w:r w:rsidRPr="001E1D99">
        <w:rPr>
          <w:color w:val="000000" w:themeColor="text1"/>
          <w:rPrChange w:id="618" w:author="Ollie Raymond" w:date="2016-08-08T17:56:00Z">
            <w:rPr/>
          </w:rPrChange>
        </w:rPr>
        <w:t xml:space="preserve">Figure </w:t>
      </w:r>
      <w:r w:rsidR="00673E83" w:rsidRPr="001E1D99">
        <w:rPr>
          <w:color w:val="000000" w:themeColor="text1"/>
          <w:rPrChange w:id="619" w:author="Ollie Raymond" w:date="2016-08-08T17:56:00Z">
            <w:rPr/>
          </w:rPrChange>
        </w:rPr>
        <w:fldChar w:fldCharType="begin"/>
      </w:r>
      <w:r w:rsidR="00673E83" w:rsidRPr="001E1D99">
        <w:rPr>
          <w:color w:val="000000" w:themeColor="text1"/>
          <w:rPrChange w:id="620" w:author="Ollie Raymond" w:date="2016-08-08T17:56:00Z">
            <w:rPr/>
          </w:rPrChange>
        </w:rPr>
        <w:instrText xml:space="preserve"> SEQ Figure \* ARABIC </w:instrText>
      </w:r>
      <w:r w:rsidR="00673E83" w:rsidRPr="001E1D99">
        <w:rPr>
          <w:color w:val="000000" w:themeColor="text1"/>
          <w:rPrChange w:id="621" w:author="Ollie Raymond" w:date="2016-08-08T17:56:00Z">
            <w:rPr/>
          </w:rPrChange>
        </w:rPr>
        <w:fldChar w:fldCharType="separate"/>
      </w:r>
      <w:r w:rsidR="00AD44BE" w:rsidRPr="001E1D99">
        <w:rPr>
          <w:noProof/>
          <w:color w:val="000000" w:themeColor="text1"/>
          <w:rPrChange w:id="622" w:author="Ollie Raymond" w:date="2016-08-08T17:56:00Z">
            <w:rPr>
              <w:noProof/>
            </w:rPr>
          </w:rPrChange>
        </w:rPr>
        <w:t>22</w:t>
      </w:r>
      <w:r w:rsidR="00673E83" w:rsidRPr="001E1D99">
        <w:rPr>
          <w:noProof/>
          <w:color w:val="000000" w:themeColor="text1"/>
          <w:rPrChange w:id="623" w:author="Ollie Raymond" w:date="2016-08-08T17:56:00Z">
            <w:rPr>
              <w:noProof/>
            </w:rPr>
          </w:rPrChange>
        </w:rPr>
        <w:fldChar w:fldCharType="end"/>
      </w:r>
      <w:del w:id="624" w:author="Ollie Raymond" w:date="2016-08-08T17:58:00Z">
        <w:r w:rsidRPr="001E1D99" w:rsidDel="001E1D99">
          <w:rPr>
            <w:color w:val="000000" w:themeColor="text1"/>
            <w:rPrChange w:id="625" w:author="Ollie Raymond" w:date="2016-08-08T17:56:00Z">
              <w:rPr/>
            </w:rPrChange>
          </w:rPr>
          <w:delText xml:space="preserve"> :</w:delText>
        </w:r>
      </w:del>
      <w:ins w:id="626" w:author="Ollie Raymond" w:date="2016-08-08T18:07:00Z">
        <w:r w:rsidR="0008257A">
          <w:rPr>
            <w:color w:val="000000" w:themeColor="text1"/>
          </w:rPr>
          <w:t xml:space="preserve"> -</w:t>
        </w:r>
      </w:ins>
      <w:ins w:id="627" w:author="Ollie Raymond" w:date="2016-08-08T17:58:00Z">
        <w:r w:rsidR="001E1D99">
          <w:rPr>
            <w:color w:val="000000" w:themeColor="text1"/>
          </w:rPr>
          <w:t xml:space="preserve"> </w:t>
        </w:r>
      </w:ins>
      <w:r w:rsidRPr="001E1D99">
        <w:rPr>
          <w:color w:val="000000" w:themeColor="text1"/>
          <w:rPrChange w:id="628" w:author="Ollie Raymond" w:date="2016-08-08T17:56:00Z">
            <w:rPr/>
          </w:rPrChange>
        </w:rPr>
        <w:t xml:space="preserve"> Geomorphologic feature</w:t>
      </w:r>
      <w:r w:rsidR="00174A58" w:rsidRPr="001E1D99">
        <w:rPr>
          <w:color w:val="000000" w:themeColor="text1"/>
          <w:rPrChange w:id="629" w:author="Ollie Raymond" w:date="2016-08-08T17:56:00Z">
            <w:rPr/>
          </w:rPrChange>
        </w:rPr>
        <w:t xml:space="preserve"> summary diagram</w:t>
      </w:r>
      <w:del w:id="630" w:author="Ollie Raymond" w:date="2016-08-08T18:07:00Z">
        <w:r w:rsidR="00853941" w:rsidRPr="001E1D99" w:rsidDel="0008257A">
          <w:rPr>
            <w:color w:val="000000" w:themeColor="text1"/>
            <w:rPrChange w:id="631" w:author="Ollie Raymond" w:date="2016-08-08T17:56:00Z">
              <w:rPr/>
            </w:rPrChange>
          </w:rPr>
          <w:delText>.</w:delText>
        </w:r>
      </w:del>
    </w:p>
    <w:p w14:paraId="1CEE7DF6" w14:textId="477861A2" w:rsidR="00FB057B" w:rsidDel="001E1D99" w:rsidRDefault="00FB057B" w:rsidP="00FB057B">
      <w:pPr>
        <w:rPr>
          <w:del w:id="632" w:author="Ollie Raymond" w:date="2016-08-08T17:56:00Z"/>
        </w:rPr>
      </w:pPr>
    </w:p>
    <w:p w14:paraId="04630277" w14:textId="03C8C0E6" w:rsidR="00FB057B" w:rsidRDefault="00FB057B" w:rsidP="001E1D99">
      <w:pPr>
        <w:pStyle w:val="Heading4"/>
        <w:spacing w:after="120"/>
        <w:pPrChange w:id="633" w:author="Ollie Raymond" w:date="2016-08-08T17:57:00Z">
          <w:pPr>
            <w:pStyle w:val="Heading4"/>
          </w:pPr>
        </w:pPrChange>
      </w:pPr>
      <w:r>
        <w:t>GeomorphologicFeature</w:t>
      </w:r>
    </w:p>
    <w:p w14:paraId="04EC2E61" w14:textId="70465B5D" w:rsidR="00FB057B" w:rsidDel="001E1D99" w:rsidRDefault="00FB057B" w:rsidP="00FB057B">
      <w:pPr>
        <w:rPr>
          <w:del w:id="634" w:author="Ollie Raymond" w:date="2016-08-08T17:57:00Z"/>
        </w:rPr>
      </w:pPr>
    </w:p>
    <w:p w14:paraId="65623644" w14:textId="3B2AF1F7" w:rsidR="00FB057B" w:rsidRDefault="00FB057B" w:rsidP="00FB057B">
      <w:r>
        <w:t>A geomorphologic feature is a</w:t>
      </w:r>
      <w:r w:rsidRPr="00FB057B">
        <w:t xml:space="preserve"> </w:t>
      </w:r>
      <w:r w:rsidR="003D7505">
        <w:t>kind</w:t>
      </w:r>
      <w:r w:rsidR="005163F2">
        <w:t xml:space="preserve"> of </w:t>
      </w:r>
      <w:r w:rsidR="005163F2" w:rsidRPr="005163F2">
        <w:rPr>
          <w:rStyle w:val="Entity"/>
        </w:rPr>
        <w:t>Geologic</w:t>
      </w:r>
      <w:r w:rsidR="003D7505" w:rsidRPr="005163F2">
        <w:rPr>
          <w:rStyle w:val="Entity"/>
        </w:rPr>
        <w:t>Feature</w:t>
      </w:r>
      <w:r w:rsidRPr="00FB057B">
        <w:t xml:space="preserve"> describing the shape and natu</w:t>
      </w:r>
      <w:r w:rsidR="008A4869">
        <w:t>re of the Earth's land surface</w:t>
      </w:r>
      <w:r w:rsidRPr="00FB057B">
        <w:t>.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w:t>
      </w:r>
      <w:r w:rsidR="00174A58" w:rsidRPr="005163F2">
        <w:rPr>
          <w:rStyle w:val="Entity"/>
        </w:rPr>
        <w:t>unitDescription</w:t>
      </w:r>
      <w:r w:rsidR="00174A58">
        <w:t xml:space="preserve"> property) to a </w:t>
      </w:r>
      <w:r w:rsidR="00174A58" w:rsidRPr="005163F2">
        <w:rPr>
          <w:rStyle w:val="Entity"/>
        </w:rPr>
        <w:t>GeologicUnit</w:t>
      </w:r>
      <w:r w:rsidR="00174A58">
        <w:t xml:space="preserve"> that composes the form.</w:t>
      </w:r>
    </w:p>
    <w:p w14:paraId="1F321A67" w14:textId="475A2184" w:rsidR="00ED4EA5" w:rsidDel="001E1D99" w:rsidRDefault="00ED4EA5" w:rsidP="00FB057B">
      <w:pPr>
        <w:rPr>
          <w:del w:id="635" w:author="Ollie Raymond" w:date="2016-08-08T17:58:00Z"/>
        </w:rPr>
      </w:pPr>
    </w:p>
    <w:p w14:paraId="451D6753" w14:textId="67C4A310" w:rsidR="00E25BD7" w:rsidDel="001E1D99" w:rsidRDefault="00E25BD7" w:rsidP="00E25BD7">
      <w:pPr>
        <w:rPr>
          <w:del w:id="636" w:author="Ollie Raymond" w:date="2016-08-08T17:58:00Z"/>
        </w:rPr>
      </w:pPr>
      <w:del w:id="637" w:author="Ollie Raymond" w:date="2016-08-08T17:58:00Z">
        <w:r w:rsidDel="001E1D99">
          <w:delText>Example describing a gravitative landform in Elba Island map.</w:delText>
        </w:r>
      </w:del>
    </w:p>
    <w:p w14:paraId="1411AB54" w14:textId="416608D8" w:rsidR="00E25BD7" w:rsidRPr="001E1D99" w:rsidRDefault="00E25BD7" w:rsidP="001E1D99">
      <w:pPr>
        <w:keepNext/>
        <w:ind w:left="-709"/>
        <w:jc w:val="center"/>
        <w:rPr>
          <w:color w:val="000000" w:themeColor="text1"/>
          <w:rPrChange w:id="638" w:author="Ollie Raymond" w:date="2016-08-08T17:56:00Z">
            <w:rPr/>
          </w:rPrChange>
        </w:rPr>
        <w:pPrChange w:id="639" w:author="Ollie Raymond" w:date="2016-08-08T17:56:00Z">
          <w:pPr>
            <w:keepNext/>
          </w:pPr>
        </w:pPrChange>
      </w:pPr>
      <w:r w:rsidRPr="001E1D99">
        <w:rPr>
          <w:noProof/>
          <w:color w:val="000000" w:themeColor="text1"/>
          <w:lang w:val="en-AU" w:eastAsia="en-AU"/>
          <w:rPrChange w:id="640" w:author="Ollie Raymond" w:date="2016-08-08T17:56:00Z">
            <w:rPr>
              <w:noProof/>
              <w:lang w:val="en-AU" w:eastAsia="en-AU"/>
            </w:rPr>
          </w:rPrChange>
        </w:rPr>
        <w:lastRenderedPageBreak/>
        <w:drawing>
          <wp:inline distT="0" distB="0" distL="0" distR="0" wp14:anchorId="7BD1CA67" wp14:editId="78A03F04">
            <wp:extent cx="6457950" cy="3004844"/>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6431" cy="3008790"/>
                    </a:xfrm>
                    <a:prstGeom prst="rect">
                      <a:avLst/>
                    </a:prstGeom>
                    <a:noFill/>
                    <a:ln>
                      <a:noFill/>
                    </a:ln>
                  </pic:spPr>
                </pic:pic>
              </a:graphicData>
            </a:graphic>
          </wp:inline>
        </w:drawing>
      </w:r>
    </w:p>
    <w:p w14:paraId="04E676A2" w14:textId="74A8A8CE" w:rsidR="00E25BD7" w:rsidRPr="001E1D99" w:rsidRDefault="00E25BD7" w:rsidP="001E1D99">
      <w:pPr>
        <w:pStyle w:val="Caption"/>
        <w:spacing w:after="240"/>
        <w:ind w:left="567" w:right="703"/>
        <w:jc w:val="center"/>
        <w:rPr>
          <w:color w:val="000000" w:themeColor="text1"/>
          <w:rPrChange w:id="641" w:author="Ollie Raymond" w:date="2016-08-08T17:56:00Z">
            <w:rPr/>
          </w:rPrChange>
        </w:rPr>
        <w:pPrChange w:id="642" w:author="Ollie Raymond" w:date="2016-08-08T17:57:00Z">
          <w:pPr>
            <w:pStyle w:val="Caption"/>
          </w:pPr>
        </w:pPrChange>
      </w:pPr>
      <w:bookmarkStart w:id="643" w:name="_Ref458150499"/>
      <w:r w:rsidRPr="001E1D99">
        <w:rPr>
          <w:color w:val="000000" w:themeColor="text1"/>
          <w:rPrChange w:id="644" w:author="Ollie Raymond" w:date="2016-08-08T17:56:00Z">
            <w:rPr/>
          </w:rPrChange>
        </w:rPr>
        <w:t xml:space="preserve">Figure </w:t>
      </w:r>
      <w:r w:rsidRPr="001E1D99">
        <w:rPr>
          <w:color w:val="000000" w:themeColor="text1"/>
          <w:rPrChange w:id="645" w:author="Ollie Raymond" w:date="2016-08-08T17:56:00Z">
            <w:rPr/>
          </w:rPrChange>
        </w:rPr>
        <w:fldChar w:fldCharType="begin"/>
      </w:r>
      <w:r w:rsidRPr="001E1D99">
        <w:rPr>
          <w:color w:val="000000" w:themeColor="text1"/>
          <w:rPrChange w:id="646" w:author="Ollie Raymond" w:date="2016-08-08T17:56:00Z">
            <w:rPr/>
          </w:rPrChange>
        </w:rPr>
        <w:instrText xml:space="preserve"> SEQ Figure \* ARABIC </w:instrText>
      </w:r>
      <w:r w:rsidRPr="001E1D99">
        <w:rPr>
          <w:color w:val="000000" w:themeColor="text1"/>
          <w:rPrChange w:id="647" w:author="Ollie Raymond" w:date="2016-08-08T17:56:00Z">
            <w:rPr/>
          </w:rPrChange>
        </w:rPr>
        <w:fldChar w:fldCharType="separate"/>
      </w:r>
      <w:r w:rsidR="00AD44BE" w:rsidRPr="001E1D99">
        <w:rPr>
          <w:noProof/>
          <w:color w:val="000000" w:themeColor="text1"/>
          <w:rPrChange w:id="648" w:author="Ollie Raymond" w:date="2016-08-08T17:56:00Z">
            <w:rPr>
              <w:noProof/>
            </w:rPr>
          </w:rPrChange>
        </w:rPr>
        <w:t>23</w:t>
      </w:r>
      <w:r w:rsidRPr="001E1D99">
        <w:rPr>
          <w:color w:val="000000" w:themeColor="text1"/>
          <w:rPrChange w:id="649" w:author="Ollie Raymond" w:date="2016-08-08T17:56:00Z">
            <w:rPr/>
          </w:rPrChange>
        </w:rPr>
        <w:fldChar w:fldCharType="end"/>
      </w:r>
      <w:bookmarkEnd w:id="643"/>
      <w:ins w:id="650" w:author="Ollie Raymond" w:date="2016-08-08T18:08:00Z">
        <w:r w:rsidR="0008257A">
          <w:rPr>
            <w:color w:val="000000" w:themeColor="text1"/>
          </w:rPr>
          <w:t xml:space="preserve"> -</w:t>
        </w:r>
      </w:ins>
      <w:ins w:id="651" w:author="Ollie Raymond" w:date="2016-08-08T17:58:00Z">
        <w:r w:rsidR="001E1D99">
          <w:rPr>
            <w:color w:val="000000" w:themeColor="text1"/>
          </w:rPr>
          <w:t xml:space="preserve"> </w:t>
        </w:r>
      </w:ins>
      <w:r w:rsidRPr="001E1D99">
        <w:rPr>
          <w:color w:val="000000" w:themeColor="text1"/>
          <w:rPrChange w:id="652" w:author="Ollie Raymond" w:date="2016-08-08T17:56:00Z">
            <w:rPr/>
          </w:rPrChange>
        </w:rPr>
        <w:t xml:space="preserve"> Partial encoding of landform located in Elba Island as part of a geomorphological unit (encoded from a map from D’Orefice et al, 2009)</w:t>
      </w:r>
      <w:del w:id="653" w:author="Ollie Raymond" w:date="2016-08-08T18:08:00Z">
        <w:r w:rsidRPr="001E1D99" w:rsidDel="0008257A">
          <w:rPr>
            <w:color w:val="000000" w:themeColor="text1"/>
            <w:rPrChange w:id="654" w:author="Ollie Raymond" w:date="2016-08-08T17:56:00Z">
              <w:rPr/>
            </w:rPrChange>
          </w:rPr>
          <w:delText>.</w:delText>
        </w:r>
      </w:del>
    </w:p>
    <w:p w14:paraId="6E2E2DEF" w14:textId="00152C89" w:rsidR="008A4869" w:rsidRPr="008A4869" w:rsidRDefault="00B8606F" w:rsidP="008A4869">
      <w:r>
        <w:fldChar w:fldCharType="begin"/>
      </w:r>
      <w:r>
        <w:instrText xml:space="preserve"> REF _Ref458150499 \h </w:instrText>
      </w:r>
      <w:r>
        <w:fldChar w:fldCharType="separate"/>
      </w:r>
      <w:r w:rsidR="00AD44BE">
        <w:t xml:space="preserve">Figure </w:t>
      </w:r>
      <w:r w:rsidR="00AD44BE">
        <w:rPr>
          <w:noProof/>
        </w:rPr>
        <w:t>23</w:t>
      </w:r>
      <w:r>
        <w:fldChar w:fldCharType="end"/>
      </w:r>
      <w:r>
        <w:t xml:space="preserve"> </w:t>
      </w:r>
      <w:r w:rsidR="00E25BD7" w:rsidRPr="008A4869">
        <w:t xml:space="preserve">shows an example of GeoSciML encoding of a landform lava cone geomorphologic unit </w:t>
      </w:r>
      <w:r w:rsidR="00424648">
        <w:t>(from [</w:t>
      </w:r>
      <w:r w:rsidR="00424648">
        <w:fldChar w:fldCharType="begin"/>
      </w:r>
      <w:r w:rsidR="00424648">
        <w:instrText xml:space="preserve"> REF _Ref458066409 \n \h </w:instrText>
      </w:r>
      <w:r w:rsidR="00424648">
        <w:fldChar w:fldCharType="separate"/>
      </w:r>
      <w:r w:rsidR="00AD44BE">
        <w:t>2</w:t>
      </w:r>
      <w:r w:rsidR="00424648">
        <w:fldChar w:fldCharType="end"/>
      </w:r>
      <w:r w:rsidR="00424648">
        <w:t>])</w:t>
      </w:r>
      <w:r w:rsidR="00E25BD7" w:rsidRPr="008A4869">
        <w:t xml:space="preserve"> located in Elba </w:t>
      </w:r>
      <w:r w:rsidR="002670FA" w:rsidRPr="008A4869">
        <w:t>Island</w:t>
      </w:r>
      <w:r w:rsidR="00E25BD7" w:rsidRPr="008A4869">
        <w:t xml:space="preserve"> showing how the geomorphologic feature </w:t>
      </w:r>
      <w:ins w:id="655" w:author="Ollie Raymond" w:date="2016-08-08T17:57:00Z">
        <w:r w:rsidR="001E1D99">
          <w:t xml:space="preserve">is </w:t>
        </w:r>
      </w:ins>
      <w:r w:rsidR="002670FA">
        <w:t>related to</w:t>
      </w:r>
      <w:r w:rsidR="00E25BD7" w:rsidRPr="008A4869">
        <w:t xml:space="preserve"> the geologic unit</w:t>
      </w:r>
      <w:del w:id="656" w:author="Ollie Raymond" w:date="2016-08-08T17:58:00Z">
        <w:r w:rsidR="00E25BD7" w:rsidRPr="008A4869" w:rsidDel="001E1D99">
          <w:delText>s</w:delText>
        </w:r>
      </w:del>
      <w:ins w:id="657" w:author="Ollie Raymond" w:date="2016-08-08T17:58:00Z">
        <w:r w:rsidR="001E1D99">
          <w:t xml:space="preserve"> and materials</w:t>
        </w:r>
      </w:ins>
      <w:r w:rsidR="00E25BD7" w:rsidRPr="008A4869">
        <w:t xml:space="preserve"> </w:t>
      </w:r>
      <w:ins w:id="658" w:author="Ollie Raymond" w:date="2016-08-08T17:57:00Z">
        <w:r w:rsidR="001E1D99">
          <w:t xml:space="preserve">that </w:t>
        </w:r>
      </w:ins>
      <w:r w:rsidR="00E25BD7" w:rsidRPr="008A4869">
        <w:t>it is made of.</w:t>
      </w:r>
    </w:p>
    <w:p w14:paraId="1CDEFE6F" w14:textId="7D3D30A1" w:rsidR="00174A58" w:rsidRPr="00174A58" w:rsidRDefault="00174A58" w:rsidP="002670FA">
      <w:pPr>
        <w:pStyle w:val="Heading5"/>
      </w:pPr>
      <w:r w:rsidRPr="00174A58">
        <w:t>unitDescription</w:t>
      </w:r>
    </w:p>
    <w:p w14:paraId="612BBE8C" w14:textId="4921479A" w:rsidR="00174A58" w:rsidRDefault="00174A58" w:rsidP="00FB057B">
      <w:r>
        <w:t xml:space="preserve">The </w:t>
      </w:r>
      <w:r w:rsidRPr="005163F2">
        <w:rPr>
          <w:rStyle w:val="Entity"/>
        </w:rPr>
        <w:t>unitDescri</w:t>
      </w:r>
      <w:r w:rsidR="00BF6A2E" w:rsidRPr="005163F2">
        <w:rPr>
          <w:rStyle w:val="Entity"/>
        </w:rPr>
        <w:t>p</w:t>
      </w:r>
      <w:r w:rsidRPr="005163F2">
        <w:rPr>
          <w:rStyle w:val="Entity"/>
        </w:rPr>
        <w:t>tion</w:t>
      </w:r>
      <w:r>
        <w:t xml:space="preserve"> property is an association that link</w:t>
      </w:r>
      <w:r w:rsidR="002670FA">
        <w:t>s</w:t>
      </w:r>
      <w:r>
        <w:t xml:space="preserve"> the geomorphologic feature to a g</w:t>
      </w:r>
      <w:r w:rsidRPr="00174A58">
        <w:t>eologic description (</w:t>
      </w:r>
      <w:r w:rsidR="001A0D52" w:rsidRPr="00174A58">
        <w:t>e.g.</w:t>
      </w:r>
      <w:r w:rsidRPr="00174A58">
        <w:t>, related stratigraphic units and earth materials</w:t>
      </w:r>
      <w:r>
        <w:t>)</w:t>
      </w:r>
      <w:r w:rsidR="008D422E">
        <w:t>.</w:t>
      </w:r>
    </w:p>
    <w:p w14:paraId="4E8843D9" w14:textId="3EB479B7" w:rsidR="00ED4EA5" w:rsidRPr="002670FA" w:rsidRDefault="00174A58" w:rsidP="00174A58">
      <w:pPr>
        <w:pStyle w:val="Heading5"/>
      </w:pPr>
      <w:r w:rsidRPr="00D970E9">
        <w:rPr>
          <w:lang w:val="en-CA"/>
        </w:rPr>
        <w:t>gmFeatureDescription</w:t>
      </w:r>
      <w:r>
        <w:rPr>
          <w:lang w:val="en-CA"/>
        </w:rPr>
        <w:t xml:space="preserve"> (stub property)</w:t>
      </w:r>
    </w:p>
    <w:p w14:paraId="6C52269B" w14:textId="30D6651A" w:rsidR="00174A58" w:rsidRDefault="00174A58" w:rsidP="00174A58">
      <w:pPr>
        <w:rPr>
          <w:lang w:val="en-CA"/>
        </w:rPr>
      </w:pPr>
      <w:r>
        <w:rPr>
          <w:lang w:val="en-CA"/>
        </w:rPr>
        <w:t xml:space="preserve">The property </w:t>
      </w:r>
      <w:r w:rsidRPr="005163F2">
        <w:rPr>
          <w:rStyle w:val="Entity"/>
        </w:rPr>
        <w:t>gmFeatureDescription:GeomorphologicUnitAbstractDescription</w:t>
      </w:r>
      <w:r w:rsidRPr="00174A58">
        <w:rPr>
          <w:lang w:val="en-CA"/>
        </w:rPr>
        <w:t xml:space="preserve"> </w:t>
      </w:r>
      <w:r>
        <w:rPr>
          <w:lang w:val="en-CA"/>
        </w:rPr>
        <w:t>provide</w:t>
      </w:r>
      <w:r w:rsidR="002670FA">
        <w:rPr>
          <w:lang w:val="en-CA"/>
        </w:rPr>
        <w:t>s</w:t>
      </w:r>
      <w:r>
        <w:rPr>
          <w:lang w:val="en-CA"/>
        </w:rPr>
        <w:t xml:space="preserv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5163F2">
        <w:rPr>
          <w:rStyle w:val="Entity"/>
        </w:rPr>
        <w:t>GeomorphologicUnitAbstractDescription</w:t>
      </w:r>
      <w:r>
        <w:rPr>
          <w:lang w:val="en-CA"/>
        </w:rPr>
        <w:t xml:space="preserve"> is an abstract class with no concrete subtype in GeoSciML Basic.</w:t>
      </w:r>
    </w:p>
    <w:p w14:paraId="7B2C70FE" w14:textId="06D0BC36" w:rsidR="00E1402F" w:rsidRDefault="00E1402F" w:rsidP="001E1D99">
      <w:pPr>
        <w:pStyle w:val="Heading4"/>
        <w:spacing w:after="120"/>
        <w:pPrChange w:id="659" w:author="Ollie Raymond" w:date="2016-08-08T17:57:00Z">
          <w:pPr>
            <w:pStyle w:val="Heading4"/>
          </w:pPr>
        </w:pPrChange>
      </w:pPr>
      <w:r w:rsidRPr="00E1402F">
        <w:t>NaturalGeomorphologicFeature</w:t>
      </w:r>
    </w:p>
    <w:p w14:paraId="10D105A3" w14:textId="5986E3F8" w:rsidR="00E1402F" w:rsidDel="001E1D99" w:rsidRDefault="00E1402F" w:rsidP="00FB057B">
      <w:pPr>
        <w:rPr>
          <w:del w:id="660" w:author="Ollie Raymond" w:date="2016-08-08T17:57:00Z"/>
        </w:rPr>
      </w:pPr>
    </w:p>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9689FAF" w14:textId="7C6C58A3" w:rsidR="003D6337" w:rsidRDefault="003D6337" w:rsidP="00FB057B">
      <w:r>
        <w:t xml:space="preserve">The property </w:t>
      </w:r>
      <w:r w:rsidRPr="005163F2">
        <w:rPr>
          <w:rStyle w:val="Entity"/>
        </w:rPr>
        <w:t>naturalGeomorphologicFeatureType: NaturalGeomorphologicFeatureTypeTerm</w:t>
      </w:r>
      <w:r>
        <w:t xml:space="preserve"> </w:t>
      </w:r>
      <w:r w:rsidR="002670FA">
        <w:t>is</w:t>
      </w:r>
      <w:r w:rsidRPr="003D6337">
        <w:t xml:space="preserve"> </w:t>
      </w:r>
      <w:r>
        <w:t>a term from</w:t>
      </w:r>
      <w:r w:rsidRPr="003D6337">
        <w:t xml:space="preserve"> a </w:t>
      </w:r>
      <w:r w:rsidR="002670FA">
        <w:t>controlled vocabulary</w:t>
      </w:r>
      <w:r w:rsidRPr="003D6337">
        <w:t xml:space="preserve">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661" w:name="BKM_4E3AD03A_F983_4BE7_BAD7_D46FA41454DA"/>
      <w:bookmarkEnd w:id="661"/>
    </w:p>
    <w:p w14:paraId="4D045EDB" w14:textId="15148CA1" w:rsidR="003D6337" w:rsidRPr="002670FA" w:rsidRDefault="008D422E" w:rsidP="002670FA">
      <w:pPr>
        <w:pStyle w:val="Heading5"/>
        <w:rPr>
          <w:lang w:val="en-CA"/>
        </w:rPr>
      </w:pPr>
      <w:r>
        <w:rPr>
          <w:lang w:val="en-CA"/>
        </w:rPr>
        <w:t>a</w:t>
      </w:r>
      <w:r w:rsidR="003D6337" w:rsidRPr="00D970E9">
        <w:rPr>
          <w:lang w:val="en-CA"/>
        </w:rPr>
        <w:t>ctivity</w:t>
      </w:r>
    </w:p>
    <w:p w14:paraId="457AD5F3" w14:textId="73AF4F66" w:rsidR="003D6337" w:rsidRDefault="003D6337" w:rsidP="007F03F0">
      <w:pPr>
        <w:rPr>
          <w:lang w:val="en-CA"/>
        </w:rPr>
      </w:pPr>
      <w:r>
        <w:rPr>
          <w:lang w:val="en-CA"/>
        </w:rPr>
        <w:t xml:space="preserve">The </w:t>
      </w:r>
      <w:r w:rsidRPr="005163F2">
        <w:rPr>
          <w:rStyle w:val="Entity"/>
        </w:rPr>
        <w:t>activity</w:t>
      </w:r>
      <w:r>
        <w:rPr>
          <w:lang w:val="en-CA"/>
        </w:rPr>
        <w:t xml:space="preserve"> </w:t>
      </w:r>
      <w:r w:rsidR="005163F2">
        <w:rPr>
          <w:lang w:val="en-CA"/>
        </w:rPr>
        <w:t>property (</w:t>
      </w:r>
      <w:r w:rsidR="008F3406">
        <w:rPr>
          <w:rStyle w:val="Entity"/>
        </w:rPr>
        <w:t>SWE::Category</w:t>
      </w:r>
      <w:r>
        <w:rPr>
          <w:lang w:val="en-CA"/>
        </w:rPr>
        <w:t>) contain</w:t>
      </w:r>
      <w:r w:rsidR="002670FA">
        <w:rPr>
          <w:lang w:val="en-CA"/>
        </w:rPr>
        <w:t>s</w:t>
      </w:r>
      <w:r>
        <w:rPr>
          <w:lang w:val="en-CA"/>
        </w:rPr>
        <w:t xml:space="preserve">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Heading4"/>
      </w:pPr>
      <w:bookmarkStart w:id="662" w:name="BKM_D58E407D_6BD7_451C_AC84_ED75498146C5"/>
      <w:bookmarkStart w:id="663" w:name="BKM_60D7A041_DA67_4836_A9CF_067E59A5AD76"/>
      <w:bookmarkEnd w:id="662"/>
      <w:bookmarkEnd w:id="663"/>
      <w:r w:rsidRPr="00E1402F">
        <w:t>AnthropogenicGeomorphologicFeature</w:t>
      </w:r>
    </w:p>
    <w:p w14:paraId="003D96E3" w14:textId="77777777" w:rsidR="00E1402F" w:rsidRPr="00E1402F" w:rsidRDefault="00E1402F" w:rsidP="00E1402F"/>
    <w:p w14:paraId="59C8F558" w14:textId="247C5E20" w:rsidR="008D422E"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4FD597A6" w14:textId="22E161A7" w:rsidR="008D422E" w:rsidRDefault="00F829B5" w:rsidP="00F829B5">
      <w:r>
        <w:t xml:space="preserve">The </w:t>
      </w:r>
      <w:r w:rsidRPr="005163F2">
        <w:rPr>
          <w:rStyle w:val="Entity"/>
        </w:rPr>
        <w:t>anthropogenicGeomorphologicFeatureType: AnthropogenicGeomorphologicFeatureTypeTerm</w:t>
      </w:r>
      <w:r>
        <w:t xml:space="preserve"> </w:t>
      </w:r>
      <w:r w:rsidR="002670FA">
        <w:t>is</w:t>
      </w:r>
      <w:r>
        <w:t xml:space="preserve"> a</w:t>
      </w:r>
      <w:r w:rsidRPr="00F829B5">
        <w:t xml:space="preserve"> reference </w:t>
      </w:r>
      <w:r>
        <w:t xml:space="preserve">from a controlled vocabulary </w:t>
      </w:r>
      <w:r w:rsidRPr="00F829B5">
        <w:t>describing the type of geomorphologic feature</w:t>
      </w:r>
      <w:r w:rsidR="00424648">
        <w:t>.</w:t>
      </w:r>
    </w:p>
    <w:p w14:paraId="5E8855AE" w14:textId="77777777" w:rsidR="00390DF7" w:rsidRDefault="00390DF7" w:rsidP="00DB2D3A">
      <w:pPr>
        <w:pStyle w:val="Heading3"/>
        <w:rPr>
          <w:lang w:val="en-CA"/>
        </w:rPr>
      </w:pPr>
      <w:bookmarkStart w:id="664" w:name="BKM_226E2406_CB91_4741_B565_53E336A2E054"/>
      <w:bookmarkStart w:id="665" w:name="BKM_FB2680F3_627E_464F_82B9_677F1AC277D7"/>
      <w:bookmarkStart w:id="666" w:name="_Toc458154221"/>
      <w:bookmarkEnd w:id="664"/>
      <w:bookmarkEnd w:id="665"/>
      <w:r>
        <w:rPr>
          <w:lang w:val="en-CA"/>
        </w:rPr>
        <w:t>Collection</w:t>
      </w:r>
      <w:bookmarkEnd w:id="666"/>
    </w:p>
    <w:p w14:paraId="5027A8ED" w14:textId="77777777" w:rsidR="008D422E" w:rsidRDefault="008D422E" w:rsidP="00390DF7"/>
    <w:p w14:paraId="43EFB6DB" w14:textId="39E13B11" w:rsidR="00390DF7" w:rsidRDefault="00F829B5" w:rsidP="00390DF7">
      <w:r>
        <w:t>A GeoSciML collection is a convenience class to manage sets of feature</w:t>
      </w:r>
      <w:r w:rsidR="00241C7C">
        <w:t xml:space="preserve"> </w:t>
      </w:r>
      <w:r>
        <w:t>or type instance</w:t>
      </w:r>
      <w:r w:rsidR="00241C7C">
        <w:t>s</w:t>
      </w:r>
      <w:r>
        <w:t>.  A c</w:t>
      </w:r>
      <w:r w:rsidR="00390DF7">
        <w:t xml:space="preserve">ollection contains classes that facilitate the structuring of WFS response documents and other application uses.   </w:t>
      </w:r>
    </w:p>
    <w:p w14:paraId="709CBDB4" w14:textId="759A5F4E" w:rsidR="00390DF7" w:rsidRPr="0008257A" w:rsidRDefault="00441148" w:rsidP="0008257A">
      <w:pPr>
        <w:keepNext/>
        <w:jc w:val="center"/>
        <w:rPr>
          <w:color w:val="000000" w:themeColor="text1"/>
          <w:rPrChange w:id="667" w:author="Ollie Raymond" w:date="2016-08-08T18:08:00Z">
            <w:rPr/>
          </w:rPrChange>
        </w:rPr>
        <w:pPrChange w:id="668" w:author="Ollie Raymond" w:date="2016-08-08T18:08:00Z">
          <w:pPr>
            <w:keepNext/>
          </w:pPr>
        </w:pPrChange>
      </w:pPr>
      <w:r w:rsidRPr="0008257A">
        <w:rPr>
          <w:noProof/>
          <w:color w:val="000000" w:themeColor="text1"/>
          <w:lang w:val="en-AU" w:eastAsia="en-AU"/>
          <w:rPrChange w:id="669" w:author="Ollie Raymond" w:date="2016-08-08T18:08:00Z">
            <w:rPr>
              <w:noProof/>
              <w:lang w:val="en-AU" w:eastAsia="en-AU"/>
            </w:rPr>
          </w:rPrChange>
        </w:rPr>
        <w:lastRenderedPageBreak/>
        <w:drawing>
          <wp:inline distT="0" distB="0" distL="0" distR="0" wp14:anchorId="72B53EF3" wp14:editId="4570855F">
            <wp:extent cx="5848350" cy="5237544"/>
            <wp:effectExtent l="0" t="0" r="0" b="1270"/>
            <wp:docPr id="123" name="Imag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5237544"/>
                    </a:xfrm>
                    <a:prstGeom prst="rect">
                      <a:avLst/>
                    </a:prstGeom>
                    <a:noFill/>
                    <a:ln>
                      <a:noFill/>
                    </a:ln>
                  </pic:spPr>
                </pic:pic>
              </a:graphicData>
            </a:graphic>
          </wp:inline>
        </w:drawing>
      </w:r>
    </w:p>
    <w:p w14:paraId="16086824" w14:textId="7260F2CF" w:rsidR="00390DF7" w:rsidRPr="0008257A" w:rsidRDefault="00390DF7" w:rsidP="0008257A">
      <w:pPr>
        <w:pStyle w:val="Caption"/>
        <w:jc w:val="center"/>
        <w:rPr>
          <w:color w:val="000000" w:themeColor="text1"/>
          <w:rPrChange w:id="670" w:author="Ollie Raymond" w:date="2016-08-08T18:08:00Z">
            <w:rPr/>
          </w:rPrChange>
        </w:rPr>
        <w:pPrChange w:id="671" w:author="Ollie Raymond" w:date="2016-08-08T18:08:00Z">
          <w:pPr>
            <w:pStyle w:val="Caption"/>
          </w:pPr>
        </w:pPrChange>
      </w:pPr>
      <w:bookmarkStart w:id="672" w:name="_Ref432749513"/>
      <w:r w:rsidRPr="0008257A">
        <w:rPr>
          <w:color w:val="000000" w:themeColor="text1"/>
          <w:rPrChange w:id="673" w:author="Ollie Raymond" w:date="2016-08-08T18:08:00Z">
            <w:rPr/>
          </w:rPrChange>
        </w:rPr>
        <w:t xml:space="preserve">Figure </w:t>
      </w:r>
      <w:r w:rsidR="00673E83" w:rsidRPr="0008257A">
        <w:rPr>
          <w:color w:val="000000" w:themeColor="text1"/>
          <w:rPrChange w:id="674" w:author="Ollie Raymond" w:date="2016-08-08T18:08:00Z">
            <w:rPr/>
          </w:rPrChange>
        </w:rPr>
        <w:fldChar w:fldCharType="begin"/>
      </w:r>
      <w:r w:rsidR="00673E83" w:rsidRPr="0008257A">
        <w:rPr>
          <w:color w:val="000000" w:themeColor="text1"/>
          <w:rPrChange w:id="675" w:author="Ollie Raymond" w:date="2016-08-08T18:08:00Z">
            <w:rPr/>
          </w:rPrChange>
        </w:rPr>
        <w:instrText xml:space="preserve"> SEQ Figure \* ARABIC </w:instrText>
      </w:r>
      <w:r w:rsidR="00673E83" w:rsidRPr="0008257A">
        <w:rPr>
          <w:color w:val="000000" w:themeColor="text1"/>
          <w:rPrChange w:id="676" w:author="Ollie Raymond" w:date="2016-08-08T18:08:00Z">
            <w:rPr/>
          </w:rPrChange>
        </w:rPr>
        <w:fldChar w:fldCharType="separate"/>
      </w:r>
      <w:r w:rsidR="00AD44BE" w:rsidRPr="0008257A">
        <w:rPr>
          <w:noProof/>
          <w:color w:val="000000" w:themeColor="text1"/>
          <w:rPrChange w:id="677" w:author="Ollie Raymond" w:date="2016-08-08T18:08:00Z">
            <w:rPr>
              <w:noProof/>
            </w:rPr>
          </w:rPrChange>
        </w:rPr>
        <w:t>24</w:t>
      </w:r>
      <w:r w:rsidR="00673E83" w:rsidRPr="0008257A">
        <w:rPr>
          <w:noProof/>
          <w:color w:val="000000" w:themeColor="text1"/>
          <w:rPrChange w:id="678" w:author="Ollie Raymond" w:date="2016-08-08T18:08:00Z">
            <w:rPr>
              <w:noProof/>
            </w:rPr>
          </w:rPrChange>
        </w:rPr>
        <w:fldChar w:fldCharType="end"/>
      </w:r>
      <w:bookmarkEnd w:id="672"/>
      <w:del w:id="679" w:author="Ollie Raymond" w:date="2016-08-08T18:08:00Z">
        <w:r w:rsidRPr="0008257A" w:rsidDel="0008257A">
          <w:rPr>
            <w:color w:val="000000" w:themeColor="text1"/>
            <w:rPrChange w:id="680" w:author="Ollie Raymond" w:date="2016-08-08T18:08:00Z">
              <w:rPr/>
            </w:rPrChange>
          </w:rPr>
          <w:delText>:</w:delText>
        </w:r>
      </w:del>
      <w:ins w:id="681" w:author="Ollie Raymond" w:date="2016-08-08T18:08:00Z">
        <w:r w:rsidR="0008257A">
          <w:rPr>
            <w:color w:val="000000" w:themeColor="text1"/>
          </w:rPr>
          <w:t xml:space="preserve"> -</w:t>
        </w:r>
      </w:ins>
      <w:r w:rsidRPr="0008257A">
        <w:rPr>
          <w:color w:val="000000" w:themeColor="text1"/>
          <w:rPrChange w:id="682" w:author="Ollie Raymond" w:date="2016-08-08T18:08:00Z">
            <w:rPr/>
          </w:rPrChange>
        </w:rPr>
        <w:t xml:space="preserve"> GSML collection </w:t>
      </w:r>
      <w:r w:rsidR="00853941" w:rsidRPr="0008257A">
        <w:rPr>
          <w:color w:val="000000" w:themeColor="text1"/>
          <w:rPrChange w:id="683" w:author="Ollie Raymond" w:date="2016-08-08T18:08:00Z">
            <w:rPr/>
          </w:rPrChange>
        </w:rPr>
        <w:t xml:space="preserve">summary </w:t>
      </w:r>
      <w:r w:rsidRPr="0008257A">
        <w:rPr>
          <w:color w:val="000000" w:themeColor="text1"/>
          <w:rPrChange w:id="684" w:author="Ollie Raymond" w:date="2016-08-08T18:08:00Z">
            <w:rPr/>
          </w:rPrChange>
        </w:rPr>
        <w:t>diagram</w:t>
      </w:r>
      <w:r w:rsidR="00853941" w:rsidRPr="0008257A">
        <w:rPr>
          <w:color w:val="000000" w:themeColor="text1"/>
          <w:rPrChange w:id="685" w:author="Ollie Raymond" w:date="2016-08-08T18:08:00Z">
            <w:rPr/>
          </w:rPrChange>
        </w:rPr>
        <w:t>.</w:t>
      </w:r>
    </w:p>
    <w:p w14:paraId="30502326" w14:textId="66CAEB2C" w:rsidR="00C800D0" w:rsidRDefault="00C800D0" w:rsidP="0008257A">
      <w:pPr>
        <w:pStyle w:val="Heading4"/>
        <w:spacing w:after="120"/>
        <w:pPrChange w:id="686" w:author="Ollie Raymond" w:date="2016-08-08T18:08:00Z">
          <w:pPr>
            <w:pStyle w:val="Heading4"/>
          </w:pPr>
        </w:pPrChange>
      </w:pPr>
      <w:r>
        <w:t>GSML</w:t>
      </w:r>
    </w:p>
    <w:p w14:paraId="1C885BF9" w14:textId="08B95FB6" w:rsidR="008D422E" w:rsidDel="0008257A" w:rsidRDefault="008D422E" w:rsidP="00390DF7">
      <w:pPr>
        <w:rPr>
          <w:del w:id="687" w:author="Ollie Raymond" w:date="2016-08-08T18:08:00Z"/>
        </w:rPr>
      </w:pPr>
    </w:p>
    <w:p w14:paraId="0D613F6D" w14:textId="3D4097F5" w:rsidR="00C800D0" w:rsidRDefault="00C800D0" w:rsidP="00390DF7">
      <w:r w:rsidRPr="00284971">
        <w:rPr>
          <w:rStyle w:val="Entity"/>
        </w:rPr>
        <w:t>GSML</w:t>
      </w:r>
      <w:r>
        <w:t xml:space="preserve"> is a collection class </w:t>
      </w:r>
      <w:r w:rsidR="002670FA">
        <w:t xml:space="preserve">grouping a set of features or types which are members of this collection.  A </w:t>
      </w:r>
      <w:r w:rsidR="002670FA" w:rsidRPr="00902321">
        <w:rPr>
          <w:rStyle w:val="Entity"/>
        </w:rPr>
        <w:t>collectionType</w:t>
      </w:r>
      <w:r w:rsidR="002670FA">
        <w:t xml:space="preserve"> property provides context or purpose.</w:t>
      </w:r>
    </w:p>
    <w:p w14:paraId="04F35559" w14:textId="19FDFEC3" w:rsidR="00C800D0" w:rsidRPr="00C800D0" w:rsidRDefault="002670FA" w:rsidP="00F5322E">
      <w:pPr>
        <w:pStyle w:val="Heading5"/>
      </w:pPr>
      <w:r>
        <w:t>m</w:t>
      </w:r>
      <w:r w:rsidR="00C800D0">
        <w:t>ember</w:t>
      </w:r>
    </w:p>
    <w:p w14:paraId="76339AA8" w14:textId="2C8DF99D" w:rsidR="00C800D0" w:rsidRDefault="00C800D0" w:rsidP="00C800D0">
      <w:r>
        <w:t xml:space="preserve">The </w:t>
      </w:r>
      <w:r w:rsidRPr="00902321">
        <w:rPr>
          <w:rStyle w:val="Entity"/>
        </w:rPr>
        <w:t>member</w:t>
      </w:r>
      <w:r>
        <w:t xml:space="preserve">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2EC27542" w:rsidR="00C800D0" w:rsidRDefault="00C800D0" w:rsidP="00390DF7">
      <w:r>
        <w:lastRenderedPageBreak/>
        <w:t xml:space="preserve">The </w:t>
      </w:r>
      <w:r w:rsidRPr="00902321">
        <w:rPr>
          <w:rStyle w:val="Entity"/>
        </w:rPr>
        <w:t>collectionType:CollectionTypeTerm</w:t>
      </w:r>
      <w:r>
        <w:t xml:space="preserve"> property </w:t>
      </w:r>
      <w:r w:rsidR="007353E7">
        <w:t>contains</w:t>
      </w:r>
      <w:r>
        <w:t xml:space="preserve"> a term from a controlled vocabulary describing th</w:t>
      </w:r>
      <w:r w:rsidR="003B49DD">
        <w:t>e type of collection</w:t>
      </w:r>
      <w:r w:rsidR="008B246E">
        <w:t>, such as G</w:t>
      </w:r>
      <w:r w:rsidR="002670FA">
        <w:t>eologic Map, Boreholes, 3D mode</w:t>
      </w:r>
      <w:r w:rsidR="008B246E">
        <w:t>l</w:t>
      </w:r>
      <w:r w:rsidR="002670FA">
        <w:t>s</w:t>
      </w:r>
      <w:r w:rsidR="008B246E">
        <w:t>.</w:t>
      </w:r>
    </w:p>
    <w:p w14:paraId="476C3A5A" w14:textId="6DE0D5C6" w:rsidR="00C800D0" w:rsidRDefault="00C800D0" w:rsidP="007F03F0">
      <w:pPr>
        <w:pStyle w:val="Heading4"/>
      </w:pPr>
      <w:r>
        <w:t>GSMLItem</w:t>
      </w:r>
    </w:p>
    <w:p w14:paraId="77334CF6" w14:textId="77777777" w:rsidR="00C800D0" w:rsidRDefault="00C800D0" w:rsidP="00390DF7"/>
    <w:p w14:paraId="0A1E3B0B" w14:textId="69300B2A" w:rsidR="00390DF7" w:rsidRDefault="00390DF7" w:rsidP="00390DF7">
      <w:r w:rsidRPr="00902321">
        <w:rPr>
          <w:rStyle w:val="Entity"/>
        </w:rPr>
        <w:t>GSML</w:t>
      </w:r>
      <w:r w:rsidR="00C800D0" w:rsidRPr="00902321">
        <w:rPr>
          <w:rStyle w:val="Entity"/>
        </w:rPr>
        <w:t>Item</w:t>
      </w:r>
      <w:r>
        <w:t xml:space="preserve"> (</w:t>
      </w:r>
      <w:r>
        <w:fldChar w:fldCharType="begin"/>
      </w:r>
      <w:r>
        <w:instrText xml:space="preserve"> REF _Ref432749513 \h </w:instrText>
      </w:r>
      <w:r>
        <w:fldChar w:fldCharType="separate"/>
      </w:r>
      <w:r w:rsidR="00AD44BE">
        <w:t xml:space="preserve">Figure </w:t>
      </w:r>
      <w:r w:rsidR="00AD44BE">
        <w:rPr>
          <w:noProof/>
        </w:rPr>
        <w:t>24</w:t>
      </w:r>
      <w:r>
        <w:fldChar w:fldCharType="end"/>
      </w:r>
      <w:r>
        <w:t xml:space="preserve">) constrains the collection members to instances of </w:t>
      </w:r>
      <w:r w:rsidRPr="00902321">
        <w:rPr>
          <w:rStyle w:val="Entity"/>
        </w:rPr>
        <w:t>EarthMaterial</w:t>
      </w:r>
      <w:r>
        <w:t xml:space="preserve">, </w:t>
      </w:r>
      <w:r w:rsidRPr="00902321">
        <w:rPr>
          <w:rStyle w:val="Entity"/>
        </w:rPr>
        <w:t>GeologicFeature</w:t>
      </w:r>
      <w:r>
        <w:t xml:space="preserve">, </w:t>
      </w:r>
      <w:r w:rsidRPr="00902321">
        <w:rPr>
          <w:rStyle w:val="Entity"/>
        </w:rPr>
        <w:t>GM_Object</w:t>
      </w:r>
      <w:r>
        <w:t xml:space="preserve">, </w:t>
      </w:r>
      <w:r w:rsidRPr="00902321">
        <w:rPr>
          <w:rStyle w:val="Entity"/>
        </w:rPr>
        <w:t>MappedFeature</w:t>
      </w:r>
      <w:r>
        <w:t xml:space="preserve">, </w:t>
      </w:r>
      <w:r w:rsidRPr="00902321">
        <w:rPr>
          <w:rStyle w:val="Entity"/>
        </w:rPr>
        <w:t>AbstractFeatureRelation</w:t>
      </w:r>
      <w:r>
        <w:t xml:space="preserve"> and </w:t>
      </w:r>
      <w:r w:rsidR="0099305B" w:rsidRPr="00902321">
        <w:rPr>
          <w:rStyle w:val="Entity"/>
        </w:rPr>
        <w:t>OM::</w:t>
      </w:r>
      <w:r w:rsidRPr="00902321">
        <w:rPr>
          <w:rStyle w:val="Entity"/>
        </w:rPr>
        <w:t>SF_SamplingFeature</w:t>
      </w:r>
      <w:r>
        <w:t xml:space="preserve">.  </w:t>
      </w:r>
      <w:r w:rsidR="003E7F91" w:rsidRPr="00902321">
        <w:rPr>
          <w:rStyle w:val="Entity"/>
        </w:rPr>
        <w:t>GSMLItem</w:t>
      </w:r>
      <w:r w:rsidR="003E7F91">
        <w:t xml:space="preserve"> has the stereotype </w:t>
      </w:r>
      <w:r w:rsidR="003E7F91" w:rsidRPr="00902321">
        <w:rPr>
          <w:rStyle w:val="xmlChar"/>
        </w:rPr>
        <w:t>&lt;&lt;Union&gt;&gt;</w:t>
      </w:r>
      <w:r w:rsidR="003E7F91">
        <w:t xml:space="preserve"> and according to ISO19103 (Clause 6.8.2), only one of the properties can be materialized at the time. </w:t>
      </w:r>
      <w:r>
        <w:t xml:space="preserve">It is important to note that the </w:t>
      </w:r>
      <w:r w:rsidRPr="00902321">
        <w:rPr>
          <w:rStyle w:val="xmlChar"/>
        </w:rPr>
        <w:t>&lt;&lt;Union&gt;&gt;</w:t>
      </w:r>
      <w:r>
        <w:t xml:space="preserve"> stereotype can be encoded in two distinct ways</w:t>
      </w:r>
      <w:r w:rsidR="00853941">
        <w:t>.</w:t>
      </w:r>
    </w:p>
    <w:p w14:paraId="44CBDCA1" w14:textId="50D8F69F" w:rsidR="00390DF7" w:rsidRPr="00390DF7" w:rsidRDefault="00390DF7" w:rsidP="00C44904">
      <w:pPr>
        <w:pStyle w:val="ListParagraph"/>
        <w:numPr>
          <w:ilvl w:val="0"/>
          <w:numId w:val="12"/>
        </w:numPr>
        <w:rPr>
          <w:lang w:val="en-CA"/>
        </w:rPr>
      </w:pPr>
      <w:r>
        <w:t>by materializing the GSMLItem  (as prescribed by ISO 19136)</w:t>
      </w:r>
      <w:r>
        <w:br/>
      </w:r>
      <w:r>
        <w:br/>
      </w:r>
      <w:r w:rsidR="00F658C5">
        <w:rPr>
          <w:noProof/>
          <w:lang w:val="en-AU" w:eastAsia="en-AU"/>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6388F53C" w14:textId="77777777" w:rsidR="007353E7" w:rsidRPr="007353E7" w:rsidRDefault="00390DF7" w:rsidP="00C44904">
      <w:pPr>
        <w:pStyle w:val="ListParagraph"/>
        <w:numPr>
          <w:ilvl w:val="0"/>
          <w:numId w:val="12"/>
        </w:numPr>
        <w:rPr>
          <w:rFonts w:ascii="Courier New" w:hAnsi="Courier New" w:cs="Courier New"/>
          <w:lang w:val="en-CA"/>
        </w:rPr>
      </w:pPr>
      <w:r>
        <w:t xml:space="preserve">using GSMLItem as a validation constrain </w:t>
      </w:r>
    </w:p>
    <w:p w14:paraId="5BDBD8D7" w14:textId="1834F1D1" w:rsidR="00390DF7" w:rsidRPr="00390DF7" w:rsidRDefault="00390DF7" w:rsidP="007353E7">
      <w:pPr>
        <w:pStyle w:val="ListParagraph"/>
        <w:rPr>
          <w:rFonts w:ascii="Courier New" w:hAnsi="Courier New" w:cs="Courier New"/>
          <w:lang w:val="en-CA"/>
        </w:rPr>
      </w:pPr>
      <w:r>
        <w:br/>
      </w:r>
      <w:r w:rsidR="00F658C5">
        <w:rPr>
          <w:rFonts w:ascii="Courier New" w:hAnsi="Courier New" w:cs="Courier New"/>
          <w:noProof/>
          <w:lang w:val="en-AU" w:eastAsia="en-AU"/>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AD44BE">
        <w:rPr>
          <w:lang w:val="en-CA"/>
        </w:rPr>
        <w:t>9.3</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573136C8" w:rsidR="00292781" w:rsidRDefault="00292781" w:rsidP="007F03F0">
      <w:r>
        <w:fldChar w:fldCharType="begin"/>
      </w:r>
      <w:r>
        <w:instrText xml:space="preserve"> REF _Ref440205961 \h </w:instrText>
      </w:r>
      <w:r w:rsidR="00902321">
        <w:instrText xml:space="preserve"> \* MERGEFORMAT </w:instrText>
      </w:r>
      <w:r>
        <w:fldChar w:fldCharType="separate"/>
      </w:r>
      <w:r w:rsidR="00AD44BE">
        <w:t xml:space="preserve">Table </w:t>
      </w:r>
      <w:r w:rsidR="00AD44BE">
        <w:rPr>
          <w:noProof/>
        </w:rPr>
        <w:t>3</w:t>
      </w:r>
      <w:r w:rsidR="00AD44BE">
        <w:t xml:space="preserve"> </w:t>
      </w:r>
      <w:r w:rsidR="00AD44BE" w:rsidRPr="00AD44BE">
        <w:rPr>
          <w:rStyle w:val="Entity"/>
        </w:rPr>
        <w:t>GSMLItem</w:t>
      </w:r>
      <w:r w:rsidR="00AD44BE">
        <w:t xml:space="preserve"> property</w:t>
      </w:r>
      <w:r>
        <w:fldChar w:fldCharType="end"/>
      </w:r>
      <w:r>
        <w:t xml:space="preserve"> describes </w:t>
      </w:r>
      <w:r w:rsidR="00902321">
        <w:t>the types of members</w:t>
      </w:r>
      <w:r w:rsidR="00853941">
        <w:t>.</w:t>
      </w:r>
    </w:p>
    <w:p w14:paraId="0ACFC2A5" w14:textId="74B44496" w:rsidR="00292781" w:rsidRDefault="00292781" w:rsidP="007F03F0">
      <w:pPr>
        <w:pStyle w:val="Caption"/>
        <w:keepNext/>
      </w:pPr>
      <w:bookmarkStart w:id="688" w:name="_Ref440205961"/>
      <w:r>
        <w:t xml:space="preserve">Table </w:t>
      </w:r>
      <w:r w:rsidR="00415E41">
        <w:fldChar w:fldCharType="begin"/>
      </w:r>
      <w:r w:rsidR="00415E41">
        <w:instrText xml:space="preserve"> SEQ Table \* ARABIC </w:instrText>
      </w:r>
      <w:r w:rsidR="00415E41">
        <w:fldChar w:fldCharType="separate"/>
      </w:r>
      <w:r w:rsidR="00AD44BE">
        <w:rPr>
          <w:noProof/>
        </w:rPr>
        <w:t>3</w:t>
      </w:r>
      <w:r w:rsidR="00415E41">
        <w:fldChar w:fldCharType="end"/>
      </w:r>
      <w:r>
        <w:t xml:space="preserve"> GSMLItem property</w:t>
      </w:r>
      <w:bookmarkEnd w:id="688"/>
      <w:r w:rsidR="00853941">
        <w:t>.</w:t>
      </w:r>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 xml:space="preserve">The relationItem attribute is a placeholder for the GeologicRelation class that </w:t>
            </w:r>
            <w:r w:rsidRPr="002E6CBA">
              <w:rPr>
                <w:rFonts w:ascii="Calibri" w:hAnsi="Calibri"/>
                <w:color w:val="365F91"/>
                <w:sz w:val="20"/>
                <w:szCs w:val="20"/>
              </w:rPr>
              <w:lastRenderedPageBreak/>
              <w:t>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689" w:name="_Toc458154222"/>
      <w:r>
        <w:rPr>
          <w:lang w:val="en-CA"/>
        </w:rPr>
        <w:t>GeoSciML Data Types</w:t>
      </w:r>
      <w:bookmarkEnd w:id="689"/>
    </w:p>
    <w:p w14:paraId="519F32B6" w14:textId="77777777" w:rsidR="00657E64" w:rsidRDefault="00657E64" w:rsidP="00657E64">
      <w:pPr>
        <w:rPr>
          <w:lang w:val="en-CA"/>
        </w:rPr>
      </w:pPr>
    </w:p>
    <w:p w14:paraId="57EB3D53" w14:textId="1F25411B"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w:t>
      </w:r>
      <w:r w:rsidR="009F2754">
        <w:rPr>
          <w:lang w:val="en-CA"/>
        </w:rPr>
        <w:t xml:space="preserve"> using conventions used in geology</w:t>
      </w:r>
      <w:r w:rsidRPr="004A7E4D">
        <w:rPr>
          <w:lang w:val="en-CA"/>
        </w:rPr>
        <w:t xml:space="preserv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w:t>
      </w:r>
      <w:r w:rsidR="009F2754">
        <w:rPr>
          <w:lang w:val="en-CA"/>
        </w:rPr>
        <w:t>s a</w:t>
      </w:r>
      <w:r w:rsidRPr="004A7E4D">
        <w:rPr>
          <w:lang w:val="en-CA"/>
        </w:rPr>
        <w:t xml:space="preserve">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w:t>
      </w:r>
      <w:r w:rsidRPr="00902321">
        <w:rPr>
          <w:rStyle w:val="Entity"/>
        </w:rPr>
        <w:t>GSML_QuantityRange</w:t>
      </w:r>
      <w:r w:rsidRPr="00C034E3">
        <w:rPr>
          <w:lang w:val="en-CA"/>
        </w:rPr>
        <w:t xml:space="preserve"> class extends </w:t>
      </w:r>
      <w:r w:rsidR="00253146" w:rsidRPr="00902321">
        <w:rPr>
          <w:rStyle w:val="Entity"/>
        </w:rPr>
        <w:t>SWE::Quantity</w:t>
      </w:r>
      <w:r w:rsidRPr="00902321">
        <w:rPr>
          <w:rStyle w:val="Entity"/>
        </w:rPr>
        <w:t>Range</w:t>
      </w:r>
      <w:r w:rsidRPr="00C034E3">
        <w:rPr>
          <w:lang w:val="en-CA"/>
        </w:rPr>
        <w:t xml:space="preserve"> to allow upper and lower values </w:t>
      </w:r>
      <w:r w:rsidR="009F2754">
        <w:rPr>
          <w:lang w:val="en-CA"/>
        </w:rPr>
        <w:t>in</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CBF1ACB" w:rsidR="00657E64" w:rsidRPr="0008257A" w:rsidRDefault="00441148" w:rsidP="0008257A">
      <w:pPr>
        <w:keepNext/>
        <w:jc w:val="center"/>
        <w:rPr>
          <w:color w:val="000000" w:themeColor="text1"/>
          <w:rPrChange w:id="690" w:author="Ollie Raymond" w:date="2016-08-08T18:08:00Z">
            <w:rPr/>
          </w:rPrChange>
        </w:rPr>
        <w:pPrChange w:id="691" w:author="Ollie Raymond" w:date="2016-08-08T18:08:00Z">
          <w:pPr>
            <w:keepNext/>
          </w:pPr>
        </w:pPrChange>
      </w:pPr>
      <w:r w:rsidRPr="0008257A">
        <w:rPr>
          <w:noProof/>
          <w:color w:val="000000" w:themeColor="text1"/>
          <w:lang w:val="en-AU" w:eastAsia="en-AU"/>
          <w:rPrChange w:id="692" w:author="Ollie Raymond" w:date="2016-08-08T18:08:00Z">
            <w:rPr>
              <w:noProof/>
              <w:lang w:val="en-AU" w:eastAsia="en-AU"/>
            </w:rPr>
          </w:rPrChange>
        </w:rPr>
        <w:lastRenderedPageBreak/>
        <w:drawing>
          <wp:inline distT="0" distB="0" distL="0" distR="0" wp14:anchorId="41BF20FC" wp14:editId="2BC3EA24">
            <wp:extent cx="5486400" cy="6261886"/>
            <wp:effectExtent l="0" t="0" r="0" b="5715"/>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261886"/>
                    </a:xfrm>
                    <a:prstGeom prst="rect">
                      <a:avLst/>
                    </a:prstGeom>
                    <a:noFill/>
                    <a:ln>
                      <a:noFill/>
                    </a:ln>
                  </pic:spPr>
                </pic:pic>
              </a:graphicData>
            </a:graphic>
          </wp:inline>
        </w:drawing>
      </w:r>
    </w:p>
    <w:p w14:paraId="6AE02CD9" w14:textId="4C760795" w:rsidR="00657E64" w:rsidRPr="0008257A" w:rsidRDefault="00657E64" w:rsidP="0008257A">
      <w:pPr>
        <w:pStyle w:val="Caption"/>
        <w:spacing w:after="240"/>
        <w:jc w:val="center"/>
        <w:rPr>
          <w:color w:val="000000" w:themeColor="text1"/>
          <w:rPrChange w:id="693" w:author="Ollie Raymond" w:date="2016-08-08T18:08:00Z">
            <w:rPr/>
          </w:rPrChange>
        </w:rPr>
        <w:pPrChange w:id="694" w:author="Ollie Raymond" w:date="2016-08-08T18:09:00Z">
          <w:pPr>
            <w:pStyle w:val="Caption"/>
          </w:pPr>
        </w:pPrChange>
      </w:pPr>
      <w:r w:rsidRPr="0008257A">
        <w:rPr>
          <w:color w:val="000000" w:themeColor="text1"/>
          <w:rPrChange w:id="695" w:author="Ollie Raymond" w:date="2016-08-08T18:08:00Z">
            <w:rPr/>
          </w:rPrChange>
        </w:rPr>
        <w:t xml:space="preserve">Figure </w:t>
      </w:r>
      <w:r w:rsidRPr="0008257A">
        <w:rPr>
          <w:color w:val="000000" w:themeColor="text1"/>
          <w:rPrChange w:id="696" w:author="Ollie Raymond" w:date="2016-08-08T18:08:00Z">
            <w:rPr/>
          </w:rPrChange>
        </w:rPr>
        <w:fldChar w:fldCharType="begin"/>
      </w:r>
      <w:r w:rsidRPr="0008257A">
        <w:rPr>
          <w:color w:val="000000" w:themeColor="text1"/>
          <w:rPrChange w:id="697" w:author="Ollie Raymond" w:date="2016-08-08T18:08:00Z">
            <w:rPr/>
          </w:rPrChange>
        </w:rPr>
        <w:instrText xml:space="preserve"> SEQ Figure \* ARABIC </w:instrText>
      </w:r>
      <w:r w:rsidRPr="0008257A">
        <w:rPr>
          <w:color w:val="000000" w:themeColor="text1"/>
          <w:rPrChange w:id="698" w:author="Ollie Raymond" w:date="2016-08-08T18:08:00Z">
            <w:rPr/>
          </w:rPrChange>
        </w:rPr>
        <w:fldChar w:fldCharType="separate"/>
      </w:r>
      <w:r w:rsidR="00AD44BE" w:rsidRPr="0008257A">
        <w:rPr>
          <w:noProof/>
          <w:color w:val="000000" w:themeColor="text1"/>
          <w:rPrChange w:id="699" w:author="Ollie Raymond" w:date="2016-08-08T18:08:00Z">
            <w:rPr>
              <w:noProof/>
            </w:rPr>
          </w:rPrChange>
        </w:rPr>
        <w:t>25</w:t>
      </w:r>
      <w:r w:rsidRPr="0008257A">
        <w:rPr>
          <w:noProof/>
          <w:color w:val="000000" w:themeColor="text1"/>
          <w:rPrChange w:id="700" w:author="Ollie Raymond" w:date="2016-08-08T18:08:00Z">
            <w:rPr>
              <w:noProof/>
            </w:rPr>
          </w:rPrChange>
        </w:rPr>
        <w:fldChar w:fldCharType="end"/>
      </w:r>
      <w:r w:rsidRPr="0008257A">
        <w:rPr>
          <w:color w:val="000000" w:themeColor="text1"/>
          <w:rPrChange w:id="701" w:author="Ollie Raymond" w:date="2016-08-08T18:08:00Z">
            <w:rPr/>
          </w:rPrChange>
        </w:rPr>
        <w:t xml:space="preserve"> </w:t>
      </w:r>
      <w:ins w:id="702" w:author="Ollie Raymond" w:date="2016-08-08T18:09:00Z">
        <w:r w:rsidR="0008257A">
          <w:rPr>
            <w:color w:val="000000" w:themeColor="text1"/>
          </w:rPr>
          <w:t>-</w:t>
        </w:r>
      </w:ins>
      <w:del w:id="703" w:author="Ollie Raymond" w:date="2016-08-08T18:09:00Z">
        <w:r w:rsidRPr="0008257A" w:rsidDel="0008257A">
          <w:rPr>
            <w:color w:val="000000" w:themeColor="text1"/>
            <w:rPrChange w:id="704" w:author="Ollie Raymond" w:date="2016-08-08T18:08:00Z">
              <w:rPr/>
            </w:rPrChange>
          </w:rPr>
          <w:delText>:</w:delText>
        </w:r>
      </w:del>
      <w:r w:rsidRPr="0008257A">
        <w:rPr>
          <w:color w:val="000000" w:themeColor="text1"/>
          <w:rPrChange w:id="705" w:author="Ollie Raymond" w:date="2016-08-08T18:08:00Z">
            <w:rPr/>
          </w:rPrChange>
        </w:rPr>
        <w:t xml:space="preserve"> </w:t>
      </w:r>
      <w:r w:rsidR="00853941" w:rsidRPr="0008257A">
        <w:rPr>
          <w:color w:val="000000" w:themeColor="text1"/>
          <w:rPrChange w:id="706" w:author="Ollie Raymond" w:date="2016-08-08T18:08:00Z">
            <w:rPr/>
          </w:rPrChange>
        </w:rPr>
        <w:t>Summary diagram of s</w:t>
      </w:r>
      <w:r w:rsidRPr="0008257A">
        <w:rPr>
          <w:color w:val="000000" w:themeColor="text1"/>
          <w:rPrChange w:id="707" w:author="Ollie Raymond" w:date="2016-08-08T18:08:00Z">
            <w:rPr/>
          </w:rPrChange>
        </w:rPr>
        <w:t>pecialised GeoSciML data types</w:t>
      </w:r>
      <w:del w:id="708" w:author="Ollie Raymond" w:date="2016-08-08T18:08:00Z">
        <w:r w:rsidR="00853941" w:rsidRPr="0008257A" w:rsidDel="0008257A">
          <w:rPr>
            <w:color w:val="000000" w:themeColor="text1"/>
            <w:rPrChange w:id="709" w:author="Ollie Raymond" w:date="2016-08-08T18:08:00Z">
              <w:rPr/>
            </w:rPrChange>
          </w:rPr>
          <w:delText>.</w:delText>
        </w:r>
      </w:del>
    </w:p>
    <w:p w14:paraId="35257725" w14:textId="77777777" w:rsidR="00657E64" w:rsidRDefault="00657E64" w:rsidP="0008257A">
      <w:pPr>
        <w:pStyle w:val="Heading4"/>
        <w:spacing w:after="120"/>
        <w:pPrChange w:id="710" w:author="Ollie Raymond" w:date="2016-08-08T18:09:00Z">
          <w:pPr>
            <w:pStyle w:val="Heading4"/>
          </w:pPr>
        </w:pPrChange>
      </w:pPr>
      <w:r>
        <w:t>GSML_GeometricDescriptionValue</w:t>
      </w:r>
    </w:p>
    <w:p w14:paraId="79589916" w14:textId="595412F1" w:rsidR="00657E64" w:rsidDel="0008257A" w:rsidRDefault="00657E64" w:rsidP="00657E64">
      <w:pPr>
        <w:rPr>
          <w:del w:id="711" w:author="Ollie Raymond" w:date="2016-08-08T18:09:00Z"/>
        </w:rPr>
      </w:pPr>
    </w:p>
    <w:p w14:paraId="56F5C83E" w14:textId="5EB1BBF1" w:rsidR="00657E64" w:rsidRDefault="00657E64" w:rsidP="00657E64">
      <w:r w:rsidRPr="00902321">
        <w:rPr>
          <w:rStyle w:val="Entity"/>
        </w:rPr>
        <w:t>GSML_GeometricDescriptionValue</w:t>
      </w:r>
      <w:r>
        <w:t xml:space="preserve"> is a special abstract data types for descriptions of planar or linear orientations of a geologic feature.   </w:t>
      </w:r>
      <w:r w:rsidR="00902321">
        <w:t xml:space="preserve">Different subtypes </w:t>
      </w:r>
      <w:r>
        <w:t xml:space="preserve">allow specifying direction by </w:t>
      </w:r>
      <w:r w:rsidR="00AE70CD">
        <w:t>di</w:t>
      </w:r>
      <w:r>
        <w:t>rection</w:t>
      </w:r>
      <w:r w:rsidR="00AE70CD">
        <w:t xml:space="preserve"> v</w:t>
      </w:r>
      <w:r>
        <w:t>ector (</w:t>
      </w:r>
      <w:r w:rsidR="007B5B87">
        <w:t>e.g.</w:t>
      </w:r>
      <w:r w:rsidR="00AE70CD">
        <w:t xml:space="preserve"> dip/dip d</w:t>
      </w:r>
      <w:r>
        <w:t>irection), compass point (</w:t>
      </w:r>
      <w:r w:rsidR="00AE70CD">
        <w:t xml:space="preserve">e.g.  </w:t>
      </w:r>
      <w:r>
        <w:t>NE), description (</w:t>
      </w:r>
      <w:r w:rsidR="00AE70CD">
        <w:t xml:space="preserve">e.g. </w:t>
      </w:r>
      <w:r>
        <w:t>"toward fold hinge", "below')</w:t>
      </w:r>
      <w:r w:rsidR="00853941">
        <w:t>.</w:t>
      </w:r>
    </w:p>
    <w:p w14:paraId="650BB035" w14:textId="12F5B715" w:rsidR="002570EB" w:rsidRPr="009F2754" w:rsidRDefault="002570EB" w:rsidP="009F2754">
      <w:pPr>
        <w:pStyle w:val="Heading5"/>
        <w:rPr>
          <w:lang w:val="en-CA"/>
        </w:rPr>
      </w:pPr>
      <w:r w:rsidRPr="00D970E9">
        <w:rPr>
          <w:lang w:val="en-CA"/>
        </w:rPr>
        <w:lastRenderedPageBreak/>
        <w:t>determinationMethod</w:t>
      </w:r>
    </w:p>
    <w:p w14:paraId="5B2C2726" w14:textId="1D5869C2" w:rsidR="002570EB" w:rsidRDefault="002570EB" w:rsidP="007F03F0">
      <w:pPr>
        <w:rPr>
          <w:lang w:val="en-CA"/>
        </w:rPr>
      </w:pPr>
      <w:r>
        <w:rPr>
          <w:lang w:val="en-CA"/>
        </w:rPr>
        <w:t xml:space="preserve">The </w:t>
      </w:r>
      <w:r w:rsidRPr="00902321">
        <w:rPr>
          <w:rStyle w:val="Entity"/>
        </w:rPr>
        <w:t>determinationMethod:DeterminationMethodTerm</w:t>
      </w:r>
      <w:r w:rsidRPr="002570EB">
        <w:rPr>
          <w:lang w:val="en-CA"/>
        </w:rPr>
        <w:t xml:space="preserve"> </w:t>
      </w:r>
      <w:r>
        <w:rPr>
          <w:lang w:val="en-CA"/>
        </w:rPr>
        <w:t xml:space="preserve"> property d</w:t>
      </w:r>
      <w:r w:rsidRPr="002570EB">
        <w:rPr>
          <w:lang w:val="en-CA"/>
        </w:rPr>
        <w:t>escribe</w:t>
      </w:r>
      <w:r w:rsidR="009F2754">
        <w:rPr>
          <w:lang w:val="en-CA"/>
        </w:rPr>
        <w:t>s</w:t>
      </w:r>
      <w:r w:rsidRPr="002570EB">
        <w:rPr>
          <w:lang w:val="en-CA"/>
        </w:rPr>
        <w:t xml:space="preserv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84142CC" w14:textId="5887AAE4" w:rsidR="002570EB" w:rsidRDefault="002570EB" w:rsidP="007F03F0">
      <w:pPr>
        <w:rPr>
          <w:lang w:val="en-CA"/>
        </w:rPr>
      </w:pPr>
      <w:r>
        <w:rPr>
          <w:lang w:val="en-CA"/>
        </w:rPr>
        <w:t xml:space="preserve">The </w:t>
      </w:r>
      <w:r w:rsidRPr="00902321">
        <w:rPr>
          <w:rStyle w:val="Entity"/>
        </w:rPr>
        <w:t>descriptionOrientation</w:t>
      </w:r>
      <w:r w:rsidR="00253146" w:rsidRPr="00902321">
        <w:rPr>
          <w:rStyle w:val="Entity"/>
        </w:rPr>
        <w:t>:Primitive::CharacterString</w:t>
      </w:r>
      <w:r>
        <w:rPr>
          <w:lang w:val="en-CA"/>
        </w:rPr>
        <w:t xml:space="preserve"> contain</w:t>
      </w:r>
      <w:r w:rsidR="009F2754">
        <w:rPr>
          <w:lang w:val="en-CA"/>
        </w:rPr>
        <w:t>s</w:t>
      </w:r>
      <w:r>
        <w:rPr>
          <w:lang w:val="en-CA"/>
        </w:rPr>
        <w:t xml:space="preserve">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45C6E655"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not impose one but provide</w:t>
      </w:r>
      <w:r w:rsidR="00224214">
        <w:rPr>
          <w:lang w:val="en-CA"/>
        </w:rPr>
        <w:t>s</w:t>
      </w:r>
      <w:r>
        <w:rPr>
          <w:lang w:val="en-CA"/>
        </w:rPr>
        <w:t xml:space="preserve"> a </w:t>
      </w:r>
      <w:r w:rsidRPr="00902321">
        <w:rPr>
          <w:rStyle w:val="Entity"/>
        </w:rPr>
        <w:t>convention</w:t>
      </w:r>
      <w:r>
        <w:rPr>
          <w:lang w:val="en-CA"/>
        </w:rPr>
        <w:t xml:space="preserve"> property to report it. 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r w:rsidR="008B246E">
        <w:rPr>
          <w:lang w:val="en-CA"/>
        </w:rPr>
        <w:t>, therefore i</w:t>
      </w:r>
      <w:r w:rsidR="008B246E" w:rsidRPr="008B246E">
        <w:rPr>
          <w:lang w:val="en-CA"/>
        </w:rPr>
        <w:t>t is recommended that user communities adopt a single measurement convention.</w:t>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3AC1B7F" w:rsidR="00245451" w:rsidRPr="00D12552" w:rsidRDefault="00245451" w:rsidP="00DE367C">
            <w:pPr>
              <w:pStyle w:val="Tabletext10"/>
              <w:jc w:val="left"/>
              <w:rPr>
                <w:rStyle w:val="reqtext"/>
                <w:lang w:val="en-CA"/>
              </w:rPr>
            </w:pPr>
            <w:r>
              <w:t>At least one of polarity, azimut</w:t>
            </w:r>
            <w:r w:rsidR="00B8606F">
              <w:t>h or dip SHALL not be nul</w:t>
            </w:r>
            <w:r>
              <w:t>l</w:t>
            </w:r>
            <w:r w:rsidR="00853941">
              <w:t>.</w:t>
            </w:r>
          </w:p>
        </w:tc>
      </w:tr>
    </w:tbl>
    <w:p w14:paraId="0A5F3575" w14:textId="77777777" w:rsidR="00245451" w:rsidRDefault="00245451" w:rsidP="00245451"/>
    <w:p w14:paraId="1827D35B" w14:textId="63B34B21" w:rsidR="00245451" w:rsidRDefault="009F2754" w:rsidP="00245451">
      <w:pPr>
        <w:rPr>
          <w:lang w:val="en-CA"/>
        </w:rPr>
      </w:pPr>
      <w:r>
        <w:rPr>
          <w:lang w:val="en-CA"/>
        </w:rPr>
        <w:t>To have any meaningful value, t</w:t>
      </w:r>
      <w:r w:rsidR="00902321">
        <w:rPr>
          <w:lang w:val="en-CA"/>
        </w:rPr>
        <w:t>he p</w:t>
      </w:r>
      <w:r w:rsidR="00245451">
        <w:rPr>
          <w:lang w:val="en-CA"/>
        </w:rPr>
        <w:t>lanar orientation shall have at least a value for polarity, azimuth or dip</w:t>
      </w:r>
      <w:r w:rsidR="00224214">
        <w:rPr>
          <w:lang w:val="en-CA"/>
        </w:rPr>
        <w:t>.</w:t>
      </w:r>
    </w:p>
    <w:p w14:paraId="6736304F" w14:textId="4A3B64E0" w:rsidR="002570EB" w:rsidRPr="009F2754" w:rsidRDefault="002570EB" w:rsidP="009F2754">
      <w:pPr>
        <w:pStyle w:val="Heading5"/>
        <w:rPr>
          <w:lang w:val="en-CA"/>
        </w:rPr>
      </w:pPr>
      <w:bookmarkStart w:id="712" w:name="_Ref440279067"/>
      <w:r>
        <w:rPr>
          <w:lang w:val="en-CA"/>
        </w:rPr>
        <w:t>c</w:t>
      </w:r>
      <w:r w:rsidRPr="00D970E9">
        <w:rPr>
          <w:lang w:val="en-CA"/>
        </w:rPr>
        <w:t>onvention</w:t>
      </w:r>
      <w:bookmarkEnd w:id="712"/>
    </w:p>
    <w:p w14:paraId="21A12EF1" w14:textId="1F7CADCC" w:rsidR="002570EB" w:rsidRDefault="002570EB">
      <w:pPr>
        <w:rPr>
          <w:lang w:val="en-CA"/>
        </w:rPr>
      </w:pPr>
      <w:r>
        <w:rPr>
          <w:lang w:val="en-CA"/>
        </w:rPr>
        <w:t xml:space="preserve">The property </w:t>
      </w:r>
      <w:r w:rsidRPr="00902321">
        <w:rPr>
          <w:rStyle w:val="Entity"/>
        </w:rPr>
        <w:t>convention:ConventionCode</w:t>
      </w:r>
      <w:r>
        <w:rPr>
          <w:lang w:val="en-CA"/>
        </w:rPr>
        <w:t xml:space="preserve"> contain</w:t>
      </w:r>
      <w:r w:rsidR="009F2754">
        <w:rPr>
          <w:lang w:val="en-CA"/>
        </w:rPr>
        <w:t>s</w:t>
      </w:r>
      <w:r>
        <w:rPr>
          <w:lang w:val="en-CA"/>
        </w:rPr>
        <w:t xml:space="preserve"> t</w:t>
      </w:r>
      <w:r w:rsidRPr="002570EB">
        <w:rPr>
          <w:lang w:val="en-CA"/>
        </w:rPr>
        <w:t>he convention used for the measurement</w:t>
      </w:r>
      <w:r>
        <w:rPr>
          <w:lang w:val="en-CA"/>
        </w:rPr>
        <w:t xml:space="preserve"> from a controlled vocabulary.</w:t>
      </w:r>
    </w:p>
    <w:p w14:paraId="0ECA6EC5" w14:textId="72825900" w:rsidR="00245451" w:rsidRPr="009F2754" w:rsidRDefault="00245451" w:rsidP="009F2754">
      <w:pPr>
        <w:pStyle w:val="Heading5"/>
        <w:rPr>
          <w:lang w:val="en-CA"/>
        </w:rPr>
      </w:pPr>
      <w:r>
        <w:rPr>
          <w:lang w:val="en-CA"/>
        </w:rPr>
        <w:t>azimuth</w:t>
      </w:r>
    </w:p>
    <w:p w14:paraId="2E43A43F" w14:textId="1A1A4DE0" w:rsidR="00245451" w:rsidRDefault="00245451">
      <w:pPr>
        <w:rPr>
          <w:lang w:val="en-CA"/>
        </w:rPr>
      </w:pPr>
      <w:r w:rsidRPr="00245451">
        <w:rPr>
          <w:lang w:val="en-CA"/>
        </w:rPr>
        <w:t xml:space="preserve">The </w:t>
      </w:r>
      <w:r w:rsidRPr="00902321">
        <w:rPr>
          <w:rStyle w:val="Entity"/>
        </w:rPr>
        <w:t>azimuth</w:t>
      </w:r>
      <w:r>
        <w:rPr>
          <w:lang w:val="en-CA"/>
        </w:rPr>
        <w:t xml:space="preserve"> (</w:t>
      </w:r>
      <w:r w:rsidR="00253146" w:rsidRPr="00902321">
        <w:rPr>
          <w:rStyle w:val="Entity"/>
        </w:rPr>
        <w:t>SWE::Quantity</w:t>
      </w:r>
      <w:r w:rsidRPr="00902321">
        <w:rPr>
          <w:rStyle w:val="Entity"/>
        </w:rPr>
        <w:t>Range</w:t>
      </w:r>
      <w:r>
        <w:rPr>
          <w:lang w:val="en-CA"/>
        </w:rPr>
        <w:t>)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contain</w:t>
      </w:r>
      <w:r w:rsidR="009F2754">
        <w:rPr>
          <w:lang w:val="en-CA"/>
        </w:rPr>
        <w:t>s</w:t>
      </w:r>
      <w:r>
        <w:rPr>
          <w:lang w:val="en-CA"/>
        </w:rPr>
        <w:t xml:space="preserve">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AD44BE">
        <w:rPr>
          <w:lang w:val="en-CA"/>
        </w:rPr>
        <w:t>8.4.6.2.1</w:t>
      </w:r>
      <w:r>
        <w:rPr>
          <w:lang w:val="en-CA"/>
        </w:rPr>
        <w:fldChar w:fldCharType="end"/>
      </w:r>
      <w:r>
        <w:rPr>
          <w:lang w:val="en-CA"/>
        </w:rPr>
        <w:t>)</w:t>
      </w:r>
      <w:r w:rsidRPr="00245451">
        <w:rPr>
          <w:lang w:val="en-CA"/>
        </w:rPr>
        <w:t xml:space="preserve"> rep</w:t>
      </w:r>
      <w:r w:rsidR="009F2754">
        <w:rPr>
          <w:lang w:val="en-CA"/>
        </w:rPr>
        <w:t>orts how azimuth is interpreted (if it is relative to a</w:t>
      </w:r>
      <w:r w:rsidRPr="00245451">
        <w:rPr>
          <w:lang w:val="en-CA"/>
        </w:rPr>
        <w:t xml:space="preserve"> quadrant</w:t>
      </w:r>
      <w:r w:rsidR="009F2754">
        <w:rPr>
          <w:lang w:val="en-CA"/>
        </w:rPr>
        <w:t>)</w:t>
      </w:r>
      <w:r w:rsidRPr="00245451">
        <w:rPr>
          <w:lang w:val="en-CA"/>
        </w:rPr>
        <w:t xml:space="preserve">. </w:t>
      </w:r>
    </w:p>
    <w:p w14:paraId="5DC1C1F7" w14:textId="56FDAEBC" w:rsidR="002570EB" w:rsidRPr="009F2754" w:rsidRDefault="002570EB" w:rsidP="009F2754">
      <w:pPr>
        <w:pStyle w:val="Heading5"/>
        <w:rPr>
          <w:lang w:val="en-CA"/>
        </w:rPr>
      </w:pPr>
      <w:r>
        <w:rPr>
          <w:lang w:val="en-CA"/>
        </w:rPr>
        <w:t>d</w:t>
      </w:r>
      <w:r w:rsidRPr="002570EB">
        <w:rPr>
          <w:lang w:val="en-CA"/>
        </w:rPr>
        <w:t>ip</w:t>
      </w:r>
    </w:p>
    <w:p w14:paraId="5AA5120F" w14:textId="792794E2" w:rsidR="00245451" w:rsidRDefault="002570EB" w:rsidP="00245451">
      <w:pPr>
        <w:rPr>
          <w:lang w:val="en-CA"/>
        </w:rPr>
      </w:pPr>
      <w:r>
        <w:rPr>
          <w:lang w:val="en-CA"/>
        </w:rPr>
        <w:t xml:space="preserve">The </w:t>
      </w:r>
      <w:r w:rsidRPr="00902321">
        <w:rPr>
          <w:rStyle w:val="Entity"/>
        </w:rPr>
        <w:t>dip</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61CB8BB" w14:textId="34081D3A" w:rsidR="002570EB" w:rsidRDefault="002570EB" w:rsidP="007F03F0">
      <w:pPr>
        <w:pStyle w:val="Heading5"/>
        <w:rPr>
          <w:lang w:val="en-CA"/>
        </w:rPr>
      </w:pPr>
      <w:r>
        <w:rPr>
          <w:lang w:val="en-CA"/>
        </w:rPr>
        <w:t>p</w:t>
      </w:r>
      <w:r w:rsidRPr="002570EB">
        <w:rPr>
          <w:lang w:val="en-CA"/>
        </w:rPr>
        <w:t>olarity</w:t>
      </w:r>
    </w:p>
    <w:p w14:paraId="60E15A81" w14:textId="7E879902" w:rsidR="002570EB" w:rsidRDefault="002570EB">
      <w:pPr>
        <w:rPr>
          <w:lang w:val="en-CA"/>
        </w:rPr>
      </w:pPr>
      <w:r>
        <w:rPr>
          <w:lang w:val="en-CA"/>
        </w:rPr>
        <w:lastRenderedPageBreak/>
        <w:t xml:space="preserve">The </w:t>
      </w:r>
      <w:r w:rsidRPr="00902321">
        <w:rPr>
          <w:rStyle w:val="Entity"/>
        </w:rPr>
        <w:t>polarity:PolarityCode</w:t>
      </w:r>
      <w:r>
        <w:rPr>
          <w:lang w:val="en-CA"/>
        </w:rPr>
        <w:t xml:space="preserve">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Heading4"/>
      </w:pPr>
      <w:bookmarkStart w:id="713" w:name="_Ref457744993"/>
      <w:r>
        <w:t>GSML_LinearOrientation</w:t>
      </w:r>
      <w:bookmarkEnd w:id="713"/>
    </w:p>
    <w:p w14:paraId="092AF12C" w14:textId="77777777" w:rsidR="00657E64" w:rsidRDefault="00657E64" w:rsidP="00657E64"/>
    <w:p w14:paraId="04F40CC3" w14:textId="419AAAEC" w:rsidR="00185884" w:rsidRPr="00C034E3" w:rsidRDefault="00902321" w:rsidP="00185884">
      <w:r>
        <w:t>A l</w:t>
      </w:r>
      <w:r w:rsidR="00657E64">
        <w:t xml:space="preserve">inear orientation is composed of a trend (the compass orientation of the line) and a plunge (the angle from the horizontal).  This vector </w:t>
      </w:r>
      <w:r w:rsidR="009F2754">
        <w:t>may</w:t>
      </w:r>
      <w:r w:rsidR="00657E64">
        <w:t xml:space="preserve">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07842239"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r w:rsidRPr="0046445D">
              <w:rPr>
                <w:rFonts w:ascii="Segoe UI" w:hAnsi="Segoe UI" w:cs="Segoe UI"/>
                <w:sz w:val="18"/>
                <w:szCs w:val="18"/>
                <w:lang w:val="en-CA"/>
              </w:rPr>
              <w:t>be n</w:t>
            </w:r>
            <w:r w:rsidR="00B8606F">
              <w:rPr>
                <w:rFonts w:ascii="Segoe UI" w:hAnsi="Segoe UI" w:cs="Segoe UI"/>
                <w:sz w:val="18"/>
                <w:szCs w:val="18"/>
                <w:lang w:val="en-CA"/>
              </w:rPr>
              <w:t>ul</w:t>
            </w:r>
            <w:r w:rsidRPr="0046445D">
              <w:rPr>
                <w:rFonts w:ascii="Segoe UI" w:hAnsi="Segoe UI" w:cs="Segoe UI"/>
                <w:sz w:val="18"/>
                <w:szCs w:val="18"/>
                <w:lang w:val="en-CA"/>
              </w:rPr>
              <w:t>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5D96B36" w:rsidR="00185884" w:rsidRDefault="009F2754" w:rsidP="00185884">
      <w:pPr>
        <w:spacing w:after="0"/>
        <w:rPr>
          <w:lang w:val="en-CA"/>
        </w:rPr>
      </w:pPr>
      <w:r>
        <w:t>To have any meaningful value, a</w:t>
      </w:r>
      <w:r w:rsidR="00185884">
        <w:t xml:space="preserve">n instance of </w:t>
      </w:r>
      <w:r w:rsidR="00902321" w:rsidRPr="00902321">
        <w:rPr>
          <w:rStyle w:val="Entity"/>
        </w:rPr>
        <w:t>GSML_Linear</w:t>
      </w:r>
      <w:r w:rsidR="00185884" w:rsidRPr="00902321">
        <w:rPr>
          <w:rStyle w:val="Entity"/>
        </w:rPr>
        <w:t>Orientation</w:t>
      </w:r>
      <w:r w:rsidR="00185884">
        <w:t xml:space="preserve"> shall at least have a trend or a plunge value.</w:t>
      </w:r>
    </w:p>
    <w:p w14:paraId="4F72D34A" w14:textId="28D16A9F" w:rsidR="00657E64" w:rsidRDefault="00657E64" w:rsidP="00657E64"/>
    <w:p w14:paraId="10C30DC1" w14:textId="64273739" w:rsidR="00245451" w:rsidRPr="00245451" w:rsidRDefault="00245451" w:rsidP="009F2754">
      <w:pPr>
        <w:pStyle w:val="Heading5"/>
      </w:pPr>
      <w:r>
        <w:t>directed</w:t>
      </w:r>
    </w:p>
    <w:p w14:paraId="6F529850" w14:textId="3B816F3F" w:rsidR="00245451" w:rsidRDefault="00245451" w:rsidP="00657E64">
      <w:r>
        <w:t xml:space="preserve">The </w:t>
      </w:r>
      <w:r w:rsidRPr="00902321">
        <w:rPr>
          <w:rStyle w:val="Entity"/>
        </w:rPr>
        <w:t>directed:LinearDirectedCode</w:t>
      </w:r>
      <w:r>
        <w:t xml:space="preserve"> property </w:t>
      </w:r>
      <w:r w:rsidRPr="00245451">
        <w:t>indicate</w:t>
      </w:r>
      <w:r w:rsidR="009F2754">
        <w:t>s</w:t>
      </w:r>
      <w:r w:rsidRPr="00245451">
        <w:t xml:space="preserve"> if </w:t>
      </w:r>
      <w:r w:rsidR="009F2754">
        <w:t xml:space="preserve">the </w:t>
      </w:r>
      <w:r w:rsidRPr="00245451">
        <w:t xml:space="preserve">orientation represents </w:t>
      </w:r>
      <w:r w:rsidR="009F2754">
        <w:t xml:space="preserve">a </w:t>
      </w:r>
      <w:r w:rsidRPr="00245451">
        <w:t xml:space="preserve">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indicate which is the directed end of the linear orientation</w:t>
      </w:r>
      <w:r>
        <w:t>.  The value of the property come</w:t>
      </w:r>
      <w:r w:rsidR="009F2754">
        <w:t>s</w:t>
      </w:r>
      <w:r w:rsidR="00424648">
        <w:t xml:space="preserve"> from a controlled vocabulary.</w:t>
      </w:r>
    </w:p>
    <w:p w14:paraId="4EAA19B1" w14:textId="647ECF6A" w:rsidR="00245451" w:rsidRPr="007F03F0" w:rsidRDefault="00245451" w:rsidP="007F03F0">
      <w:pPr>
        <w:pStyle w:val="Heading5"/>
      </w:pPr>
      <w:r w:rsidRPr="007F03F0">
        <w:t>plunge</w:t>
      </w:r>
    </w:p>
    <w:p w14:paraId="5CDBA8C8" w14:textId="6E519EC0" w:rsidR="009F2754" w:rsidRDefault="00245451" w:rsidP="003C3333">
      <w:r>
        <w:t xml:space="preserve">The property </w:t>
      </w:r>
      <w:r w:rsidRPr="00902321">
        <w:rPr>
          <w:rStyle w:val="Entity"/>
        </w:rPr>
        <w:t>plunge</w:t>
      </w:r>
      <w:r>
        <w:t xml:space="preserve"> (</w:t>
      </w:r>
      <w:r w:rsidR="00253146" w:rsidRPr="00902321">
        <w:rPr>
          <w:rStyle w:val="Entity"/>
        </w:rPr>
        <w:t>SWE::Quantity</w:t>
      </w:r>
      <w:r w:rsidRPr="00902321">
        <w:rPr>
          <w:rStyle w:val="Entity"/>
        </w:rPr>
        <w:t>Range</w:t>
      </w:r>
      <w:r>
        <w:t>) report</w:t>
      </w:r>
      <w:r w:rsidR="009F2754">
        <w:t>s</w:t>
      </w:r>
      <w:r>
        <w:t xml:space="preserve"> the m</w:t>
      </w:r>
      <w:r w:rsidRPr="00245451">
        <w:t>agnitude of the plunge</w:t>
      </w:r>
      <w:r w:rsidR="009F2754">
        <w:t xml:space="preserve"> as an angle from horizontal</w:t>
      </w:r>
      <w:r w:rsidRPr="00245451">
        <w:t>.</w:t>
      </w:r>
      <w:r w:rsidR="008B246E" w:rsidDel="008B246E">
        <w:t xml:space="preserve"> </w:t>
      </w:r>
    </w:p>
    <w:p w14:paraId="5D199B40" w14:textId="67F648BE" w:rsidR="00185884" w:rsidRPr="00185884" w:rsidRDefault="00185884" w:rsidP="009F2754">
      <w:pPr>
        <w:pStyle w:val="Heading5"/>
      </w:pPr>
      <w:r>
        <w:t>t</w:t>
      </w:r>
      <w:r w:rsidR="009F2754">
        <w:t>rend</w:t>
      </w:r>
    </w:p>
    <w:p w14:paraId="4B96871B" w14:textId="50A1EBC3" w:rsidR="00657E64" w:rsidRDefault="00245451" w:rsidP="00657E64">
      <w:r>
        <w:t xml:space="preserve">The property </w:t>
      </w:r>
      <w:r w:rsidRPr="00902321">
        <w:rPr>
          <w:rStyle w:val="Entity"/>
        </w:rPr>
        <w:t>trend</w:t>
      </w:r>
      <w:r>
        <w:t xml:space="preserve"> (</w:t>
      </w:r>
      <w:r w:rsidR="00253146" w:rsidRPr="00902321">
        <w:rPr>
          <w:rStyle w:val="Entity"/>
        </w:rPr>
        <w:t>SWE::Quantity</w:t>
      </w:r>
      <w:r w:rsidRPr="00902321">
        <w:rPr>
          <w:rStyle w:val="Entity"/>
        </w:rPr>
        <w:t>Range</w:t>
      </w:r>
      <w:r>
        <w:t xml:space="preserve">) </w:t>
      </w:r>
      <w:r w:rsidR="00185884">
        <w:t>report</w:t>
      </w:r>
      <w:r w:rsidR="009F2754">
        <w:t>s</w:t>
      </w:r>
      <w:r w:rsidR="00185884">
        <w:t xml:space="preserve"> t</w:t>
      </w:r>
      <w:r w:rsidRPr="00245451">
        <w:t xml:space="preserve">he azimuth (compass bearing) value of the linear orientation.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36A4699B" w:rsidR="00476D1D" w:rsidRDefault="00476D1D" w:rsidP="00476D1D">
      <w:r>
        <w:rPr>
          <w:lang w:val="en-CA"/>
        </w:rPr>
        <w:t xml:space="preserve">A </w:t>
      </w:r>
      <w:r w:rsidR="00BB6F37" w:rsidRPr="00902321">
        <w:rPr>
          <w:rStyle w:val="Entity"/>
        </w:rPr>
        <w:t>GSML_</w:t>
      </w:r>
      <w:r w:rsidRPr="00902321">
        <w:rPr>
          <w:rStyle w:val="Entity"/>
        </w:rPr>
        <w:t>Vector</w:t>
      </w:r>
      <w:r>
        <w:rPr>
          <w:lang w:val="en-CA"/>
        </w:rPr>
        <w:t xml:space="preserve"> is a </w:t>
      </w:r>
      <w:r w:rsidRPr="00996BEA">
        <w:rPr>
          <w:lang w:val="en-CA"/>
        </w:rPr>
        <w:t xml:space="preserve">data type </w:t>
      </w:r>
      <w:r w:rsidR="00BB6F37">
        <w:rPr>
          <w:lang w:val="en-CA"/>
        </w:rPr>
        <w:t>representing a</w:t>
      </w:r>
      <w:r w:rsidRPr="00996BEA">
        <w:rPr>
          <w:lang w:val="en-CA"/>
        </w:rPr>
        <w:t xml:space="preserve"> linear orientation with </w:t>
      </w:r>
      <w:r>
        <w:rPr>
          <w:lang w:val="en-CA"/>
        </w:rPr>
        <w:t xml:space="preserve">a </w:t>
      </w:r>
      <w:r w:rsidRPr="00996BEA">
        <w:rPr>
          <w:lang w:val="en-CA"/>
        </w:rPr>
        <w:t>magnitude</w:t>
      </w:r>
      <w:r w:rsidR="00BB6F37">
        <w:rPr>
          <w:lang w:val="en-CA"/>
        </w:rPr>
        <w:t xml:space="preserve"> </w:t>
      </w:r>
      <w:r w:rsidR="00902321">
        <w:rPr>
          <w:lang w:val="en-CA"/>
        </w:rPr>
        <w:t>(</w:t>
      </w:r>
      <w:r w:rsidR="00BB6F37">
        <w:rPr>
          <w:lang w:val="en-CA"/>
        </w:rPr>
        <w:t>a quantity assigned to this vector</w:t>
      </w:r>
      <w:r w:rsidR="00902321">
        <w:rPr>
          <w:lang w:val="en-CA"/>
        </w:rPr>
        <w:t>)</w:t>
      </w:r>
      <w:r>
        <w:rPr>
          <w:lang w:val="en-CA"/>
        </w:rPr>
        <w:t xml:space="preserve">.   If </w:t>
      </w:r>
      <w:r w:rsidR="009F2754">
        <w:rPr>
          <w:lang w:val="en-CA"/>
        </w:rPr>
        <w:t xml:space="preserve">the </w:t>
      </w:r>
      <w:r>
        <w:rPr>
          <w:lang w:val="en-CA"/>
        </w:rPr>
        <w:t xml:space="preserve">magnitude is unknown, a </w:t>
      </w:r>
      <w:r w:rsidRPr="00902321">
        <w:rPr>
          <w:rStyle w:val="Entity"/>
        </w:rPr>
        <w:t>GSML_LinearOrientation</w:t>
      </w:r>
      <w:r>
        <w:rPr>
          <w:lang w:val="en-CA"/>
        </w:rPr>
        <w:t xml:space="preserve"> </w:t>
      </w:r>
      <w:r w:rsidR="00902321">
        <w:rPr>
          <w:lang w:val="en-CA"/>
        </w:rPr>
        <w:t>(</w:t>
      </w:r>
      <w:r w:rsidR="00902321">
        <w:rPr>
          <w:lang w:val="en-CA"/>
        </w:rPr>
        <w:fldChar w:fldCharType="begin"/>
      </w:r>
      <w:r w:rsidR="00902321">
        <w:rPr>
          <w:lang w:val="en-CA"/>
        </w:rPr>
        <w:instrText xml:space="preserve"> REF _Ref457744993 \r \h </w:instrText>
      </w:r>
      <w:r w:rsidR="00902321">
        <w:rPr>
          <w:lang w:val="en-CA"/>
        </w:rPr>
      </w:r>
      <w:r w:rsidR="00902321">
        <w:rPr>
          <w:lang w:val="en-CA"/>
        </w:rPr>
        <w:fldChar w:fldCharType="separate"/>
      </w:r>
      <w:r w:rsidR="00AD44BE">
        <w:rPr>
          <w:lang w:val="en-CA"/>
        </w:rPr>
        <w:t>8.4.6.3</w:t>
      </w:r>
      <w:r w:rsidR="00902321">
        <w:rPr>
          <w:lang w:val="en-CA"/>
        </w:rPr>
        <w:fldChar w:fldCharType="end"/>
      </w:r>
      <w:r w:rsidR="00902321">
        <w:rPr>
          <w:lang w:val="en-CA"/>
        </w:rPr>
        <w:t xml:space="preserve">) </w:t>
      </w:r>
      <w:r>
        <w:rPr>
          <w:lang w:val="en-CA"/>
        </w:rPr>
        <w:t>shall be used</w:t>
      </w:r>
      <w:r w:rsidR="00853941">
        <w:rPr>
          <w:lang w:val="en-CA"/>
        </w:rPr>
        <w:t>.</w:t>
      </w:r>
    </w:p>
    <w:p w14:paraId="11612FAA" w14:textId="50214EA1" w:rsidR="00476D1D" w:rsidRPr="009F2754" w:rsidRDefault="00476D1D" w:rsidP="009F2754">
      <w:pPr>
        <w:pStyle w:val="Heading5"/>
        <w:rPr>
          <w:lang w:val="en-CA"/>
        </w:rPr>
      </w:pPr>
      <w:r>
        <w:rPr>
          <w:lang w:val="en-CA"/>
        </w:rPr>
        <w:t>magnitude</w:t>
      </w:r>
    </w:p>
    <w:p w14:paraId="4F7C25BF" w14:textId="2B2EEC59" w:rsidR="00476D1D" w:rsidRDefault="00476D1D" w:rsidP="00657E64">
      <w:pPr>
        <w:rPr>
          <w:lang w:val="en-CA"/>
        </w:rPr>
      </w:pPr>
      <w:r>
        <w:rPr>
          <w:lang w:val="en-CA"/>
        </w:rPr>
        <w:t xml:space="preserve">The magnitude </w:t>
      </w:r>
      <w:r w:rsidRPr="00902321">
        <w:rPr>
          <w:rStyle w:val="Entity"/>
        </w:rPr>
        <w:t>property</w:t>
      </w:r>
      <w:r>
        <w:rPr>
          <w:lang w:val="en-CA"/>
        </w:rPr>
        <w:t xml:space="preserve"> (</w:t>
      </w:r>
      <w:r w:rsidR="00253146" w:rsidRPr="00902321">
        <w:rPr>
          <w:rStyle w:val="Entity"/>
        </w:rPr>
        <w:t>SWE::Quantity</w:t>
      </w:r>
      <w:r w:rsidRPr="00902321">
        <w:rPr>
          <w:rStyle w:val="Entity"/>
        </w:rPr>
        <w:t>Range</w:t>
      </w:r>
      <w:r>
        <w:rPr>
          <w:lang w:val="en-CA"/>
        </w:rPr>
        <w:t>) report</w:t>
      </w:r>
      <w:r w:rsidR="009F2754">
        <w:rPr>
          <w:lang w:val="en-CA"/>
        </w:rPr>
        <w:t>s</w:t>
      </w:r>
      <w:r>
        <w:rPr>
          <w:lang w:val="en-CA"/>
        </w:rPr>
        <w:t xml:space="preserve"> the magnitude of the vector.</w:t>
      </w:r>
    </w:p>
    <w:p w14:paraId="19AB8B5C" w14:textId="77777777" w:rsidR="00657E64" w:rsidRDefault="00657E64" w:rsidP="00657E64"/>
    <w:p w14:paraId="650E0E2E" w14:textId="77777777" w:rsidR="00657E64" w:rsidRDefault="00657E64" w:rsidP="00657E64">
      <w:pPr>
        <w:pStyle w:val="Heading4"/>
      </w:pPr>
      <w:bookmarkStart w:id="714" w:name="_Ref446254520"/>
      <w:r>
        <w:lastRenderedPageBreak/>
        <w:t>GSML_QuantityRange</w:t>
      </w:r>
      <w:bookmarkEnd w:id="714"/>
    </w:p>
    <w:p w14:paraId="6742D8AB" w14:textId="77777777" w:rsidR="00657E64" w:rsidRDefault="00657E64" w:rsidP="00657E64"/>
    <w:p w14:paraId="0A7F0FC9" w14:textId="41837031" w:rsidR="00657E64" w:rsidRPr="000D2673" w:rsidRDefault="00657E64" w:rsidP="00657E64">
      <w:r w:rsidRPr="00902321">
        <w:rPr>
          <w:rStyle w:val="Entity"/>
        </w:rPr>
        <w:t>GSML_QuantityRange</w:t>
      </w:r>
      <w:r>
        <w:t xml:space="preserve"> is a specialization of SWE Common </w:t>
      </w:r>
      <w:r w:rsidR="00DC32F6" w:rsidRPr="00DC32F6">
        <w:rPr>
          <w:rStyle w:val="Entity"/>
        </w:rPr>
        <w:t>QuantiytyRange</w:t>
      </w:r>
      <w:r w:rsidR="00DC32F6">
        <w:rPr>
          <w:rStyle w:val="Entity"/>
        </w:rPr>
        <w:t xml:space="preserve"> </w:t>
      </w:r>
      <w:r w:rsidR="00DC32F6">
        <w:t xml:space="preserve">(OGC 08-094r1, Clause 7.2.13)  </w:t>
      </w:r>
      <w:r w:rsidR="008B01F3">
        <w:t>where</w:t>
      </w:r>
      <w:r>
        <w:t xml:space="preserve"> lower and upper values are made </w:t>
      </w:r>
      <w:r w:rsidR="00DC32F6">
        <w:t xml:space="preserve">explicit.  </w:t>
      </w:r>
      <w:r w:rsidR="008F3406">
        <w:rPr>
          <w:rStyle w:val="Entity"/>
        </w:rPr>
        <w:t>SWE::Quantity</w:t>
      </w:r>
      <w:r w:rsidR="00DC32F6" w:rsidRPr="00DC32F6">
        <w:rPr>
          <w:rStyle w:val="Entity"/>
        </w:rPr>
        <w:t>Range</w:t>
      </w:r>
      <w:r w:rsidR="00DC32F6">
        <w:t xml:space="preserve"> uses</w:t>
      </w:r>
      <w:r>
        <w:t xml:space="preserve">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FootnoteReference"/>
        </w:rPr>
        <w:footnoteReference w:id="3"/>
      </w:r>
      <w:r>
        <w:t xml:space="preserve"> (eg. Filter Encoding Specification 2.0 – OGC 09-029r2)</w:t>
      </w:r>
      <w:r w:rsidR="00853941">
        <w:t>.</w:t>
      </w:r>
    </w:p>
    <w:p w14:paraId="478D4891" w14:textId="20452C24" w:rsidR="00657E64" w:rsidRDefault="00441148" w:rsidP="0008257A">
      <w:pPr>
        <w:keepNext/>
        <w:spacing w:after="0"/>
        <w:jc w:val="center"/>
        <w:rPr>
          <w:ins w:id="715" w:author="Ollie Raymond" w:date="2016-08-08T18:09:00Z"/>
          <w:color w:val="000000" w:themeColor="text1"/>
        </w:rPr>
        <w:pPrChange w:id="716" w:author="Ollie Raymond" w:date="2016-08-08T18:09:00Z">
          <w:pPr>
            <w:keepNext/>
            <w:spacing w:after="0"/>
          </w:pPr>
        </w:pPrChange>
      </w:pPr>
      <w:r w:rsidRPr="0008257A">
        <w:rPr>
          <w:noProof/>
          <w:color w:val="000000" w:themeColor="text1"/>
          <w:lang w:val="en-AU" w:eastAsia="en-AU"/>
          <w:rPrChange w:id="717" w:author="Ollie Raymond" w:date="2016-08-08T18:09:00Z">
            <w:rPr>
              <w:noProof/>
              <w:lang w:val="en-AU" w:eastAsia="en-AU"/>
            </w:rPr>
          </w:rPrChange>
        </w:rPr>
        <w:lastRenderedPageBreak/>
        <w:drawing>
          <wp:inline distT="0" distB="0" distL="0" distR="0" wp14:anchorId="77720F7C" wp14:editId="6ACEF2CA">
            <wp:extent cx="2277110" cy="5637530"/>
            <wp:effectExtent l="0" t="0" r="8890" b="1270"/>
            <wp:docPr id="125"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7110" cy="5637530"/>
                    </a:xfrm>
                    <a:prstGeom prst="rect">
                      <a:avLst/>
                    </a:prstGeom>
                    <a:noFill/>
                    <a:ln>
                      <a:noFill/>
                    </a:ln>
                  </pic:spPr>
                </pic:pic>
              </a:graphicData>
            </a:graphic>
          </wp:inline>
        </w:drawing>
      </w:r>
      <w:bookmarkStart w:id="718" w:name="_GoBack"/>
      <w:bookmarkEnd w:id="718"/>
    </w:p>
    <w:p w14:paraId="41BB73A4" w14:textId="77777777" w:rsidR="0008257A" w:rsidRPr="0008257A" w:rsidRDefault="0008257A" w:rsidP="0008257A">
      <w:pPr>
        <w:keepNext/>
        <w:spacing w:after="0"/>
        <w:jc w:val="center"/>
        <w:rPr>
          <w:color w:val="000000" w:themeColor="text1"/>
          <w:rPrChange w:id="719" w:author="Ollie Raymond" w:date="2016-08-08T18:09:00Z">
            <w:rPr/>
          </w:rPrChange>
        </w:rPr>
        <w:pPrChange w:id="720" w:author="Ollie Raymond" w:date="2016-08-08T18:09:00Z">
          <w:pPr>
            <w:keepNext/>
            <w:spacing w:after="0"/>
          </w:pPr>
        </w:pPrChange>
      </w:pPr>
    </w:p>
    <w:p w14:paraId="1225C582" w14:textId="0F698C83" w:rsidR="00657E64" w:rsidRPr="0008257A" w:rsidRDefault="00657E64" w:rsidP="0008257A">
      <w:pPr>
        <w:pStyle w:val="Caption"/>
        <w:spacing w:after="240"/>
        <w:jc w:val="center"/>
        <w:rPr>
          <w:color w:val="000000" w:themeColor="text1"/>
          <w:rPrChange w:id="721" w:author="Ollie Raymond" w:date="2016-08-08T18:09:00Z">
            <w:rPr/>
          </w:rPrChange>
        </w:rPr>
        <w:pPrChange w:id="722" w:author="Ollie Raymond" w:date="2016-08-08T18:09:00Z">
          <w:pPr>
            <w:pStyle w:val="Caption"/>
          </w:pPr>
        </w:pPrChange>
      </w:pPr>
      <w:r w:rsidRPr="0008257A">
        <w:rPr>
          <w:color w:val="000000" w:themeColor="text1"/>
          <w:rPrChange w:id="723" w:author="Ollie Raymond" w:date="2016-08-08T18:09:00Z">
            <w:rPr/>
          </w:rPrChange>
        </w:rPr>
        <w:t xml:space="preserve">Figure </w:t>
      </w:r>
      <w:r w:rsidRPr="0008257A">
        <w:rPr>
          <w:color w:val="000000" w:themeColor="text1"/>
          <w:rPrChange w:id="724" w:author="Ollie Raymond" w:date="2016-08-08T18:09:00Z">
            <w:rPr/>
          </w:rPrChange>
        </w:rPr>
        <w:fldChar w:fldCharType="begin"/>
      </w:r>
      <w:r w:rsidRPr="0008257A">
        <w:rPr>
          <w:color w:val="000000" w:themeColor="text1"/>
          <w:rPrChange w:id="725" w:author="Ollie Raymond" w:date="2016-08-08T18:09:00Z">
            <w:rPr/>
          </w:rPrChange>
        </w:rPr>
        <w:instrText xml:space="preserve"> SEQ Figure \* ARABIC </w:instrText>
      </w:r>
      <w:r w:rsidRPr="0008257A">
        <w:rPr>
          <w:color w:val="000000" w:themeColor="text1"/>
          <w:rPrChange w:id="726" w:author="Ollie Raymond" w:date="2016-08-08T18:09:00Z">
            <w:rPr/>
          </w:rPrChange>
        </w:rPr>
        <w:fldChar w:fldCharType="separate"/>
      </w:r>
      <w:r w:rsidR="00AD44BE" w:rsidRPr="0008257A">
        <w:rPr>
          <w:noProof/>
          <w:color w:val="000000" w:themeColor="text1"/>
          <w:rPrChange w:id="727" w:author="Ollie Raymond" w:date="2016-08-08T18:09:00Z">
            <w:rPr>
              <w:noProof/>
            </w:rPr>
          </w:rPrChange>
        </w:rPr>
        <w:t>26</w:t>
      </w:r>
      <w:r w:rsidRPr="0008257A">
        <w:rPr>
          <w:noProof/>
          <w:color w:val="000000" w:themeColor="text1"/>
          <w:rPrChange w:id="728" w:author="Ollie Raymond" w:date="2016-08-08T18:09:00Z">
            <w:rPr>
              <w:noProof/>
            </w:rPr>
          </w:rPrChange>
        </w:rPr>
        <w:fldChar w:fldCharType="end"/>
      </w:r>
      <w:r w:rsidRPr="0008257A">
        <w:rPr>
          <w:color w:val="000000" w:themeColor="text1"/>
          <w:rPrChange w:id="729" w:author="Ollie Raymond" w:date="2016-08-08T18:09:00Z">
            <w:rPr/>
          </w:rPrChange>
        </w:rPr>
        <w:t xml:space="preserve"> </w:t>
      </w:r>
      <w:ins w:id="730" w:author="Ollie Raymond" w:date="2016-08-08T18:09:00Z">
        <w:r w:rsidR="0008257A">
          <w:rPr>
            <w:color w:val="000000" w:themeColor="text1"/>
          </w:rPr>
          <w:t>-</w:t>
        </w:r>
      </w:ins>
      <w:del w:id="731" w:author="Ollie Raymond" w:date="2016-08-08T18:09:00Z">
        <w:r w:rsidRPr="0008257A" w:rsidDel="0008257A">
          <w:rPr>
            <w:color w:val="000000" w:themeColor="text1"/>
            <w:rPrChange w:id="732" w:author="Ollie Raymond" w:date="2016-08-08T18:09:00Z">
              <w:rPr/>
            </w:rPrChange>
          </w:rPr>
          <w:delText>:</w:delText>
        </w:r>
      </w:del>
      <w:r w:rsidRPr="0008257A">
        <w:rPr>
          <w:color w:val="000000" w:themeColor="text1"/>
          <w:rPrChange w:id="733" w:author="Ollie Raymond" w:date="2016-08-08T18:09:00Z">
            <w:rPr/>
          </w:rPrChange>
        </w:rPr>
        <w:t xml:space="preserve"> </w:t>
      </w:r>
      <w:r w:rsidR="00853941" w:rsidRPr="0008257A">
        <w:rPr>
          <w:color w:val="000000" w:themeColor="text1"/>
          <w:rPrChange w:id="734" w:author="Ollie Raymond" w:date="2016-08-08T18:09:00Z">
            <w:rPr/>
          </w:rPrChange>
        </w:rPr>
        <w:t xml:space="preserve">Context diagram for </w:t>
      </w:r>
      <w:r w:rsidRPr="0008257A">
        <w:rPr>
          <w:color w:val="000000" w:themeColor="text1"/>
          <w:rPrChange w:id="735" w:author="Ollie Raymond" w:date="2016-08-08T18:09:00Z">
            <w:rPr/>
          </w:rPrChange>
        </w:rPr>
        <w:t>QuantityRange making lower and upper values explicit</w:t>
      </w:r>
      <w:del w:id="736" w:author="Ollie Raymond" w:date="2016-08-08T18:09:00Z">
        <w:r w:rsidR="00853941" w:rsidRPr="0008257A" w:rsidDel="0008257A">
          <w:rPr>
            <w:color w:val="000000" w:themeColor="text1"/>
            <w:rPrChange w:id="737" w:author="Ollie Raymond" w:date="2016-08-08T18:09:00Z">
              <w:rPr/>
            </w:rPrChange>
          </w:rPr>
          <w:delText>.</w:delText>
        </w:r>
      </w:del>
    </w:p>
    <w:p w14:paraId="26984151" w14:textId="3B50AFFA" w:rsidR="00806192" w:rsidRPr="007F0841" w:rsidRDefault="00806192" w:rsidP="00806192">
      <w:r>
        <w:t xml:space="preserve">The </w:t>
      </w:r>
      <w:r w:rsidRPr="00DC32F6">
        <w:rPr>
          <w:rStyle w:val="Entity"/>
        </w:rPr>
        <w:t>lowerValue</w:t>
      </w:r>
      <w:r>
        <w:t xml:space="preserve"> shall be less </w:t>
      </w:r>
      <w:r w:rsidR="008B01F3">
        <w:t xml:space="preserve">than </w:t>
      </w:r>
      <w:r>
        <w:t xml:space="preserve">or equal to </w:t>
      </w:r>
      <w:r w:rsidR="008B01F3">
        <w:t xml:space="preserve">the </w:t>
      </w:r>
      <w:r w:rsidRPr="00DC32F6">
        <w:rPr>
          <w:rStyle w:val="Entity"/>
        </w:rPr>
        <w:t>upperValue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4D46FD3E"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sidR="00DF0318">
              <w:rPr>
                <w:rStyle w:val="requri"/>
                <w:lang w:val="en-CA"/>
              </w:rPr>
              <w:t>quantity-range-</w:t>
            </w:r>
            <w:r>
              <w:rPr>
                <w:rStyle w:val="requri"/>
                <w:lang w:val="en-CA"/>
              </w:rPr>
              <w:t>order</w:t>
            </w:r>
          </w:p>
        </w:tc>
        <w:tc>
          <w:tcPr>
            <w:tcW w:w="4678" w:type="dxa"/>
            <w:tcBorders>
              <w:left w:val="nil"/>
            </w:tcBorders>
            <w:shd w:val="clear" w:color="auto" w:fill="auto"/>
          </w:tcPr>
          <w:p w14:paraId="5CD0F06C" w14:textId="167605CC" w:rsidR="00806192" w:rsidRPr="00D12552" w:rsidRDefault="00FA4FE3" w:rsidP="00DE367C">
            <w:pPr>
              <w:pStyle w:val="Tabletext10"/>
              <w:jc w:val="left"/>
              <w:rPr>
                <w:rStyle w:val="reqtext"/>
                <w:lang w:val="en-CA"/>
              </w:rPr>
            </w:pPr>
            <w:r w:rsidRPr="00FA4FE3">
              <w:t xml:space="preserve">The QuantityRange lowerValue SHALL be less than or equal to the upperValue.   </w:t>
            </w:r>
          </w:p>
        </w:tc>
      </w:tr>
    </w:tbl>
    <w:p w14:paraId="02703B1C" w14:textId="77777777" w:rsidR="00806192" w:rsidRDefault="00806192" w:rsidP="007F03F0"/>
    <w:p w14:paraId="5118EA5F" w14:textId="10430AF7" w:rsidR="00806192" w:rsidRDefault="00806192" w:rsidP="00806192">
      <w:r>
        <w:t xml:space="preserve">The values reported in </w:t>
      </w:r>
      <w:r w:rsidRPr="00DC32F6">
        <w:rPr>
          <w:rStyle w:val="Entity"/>
        </w:rPr>
        <w:t>lowerValue</w:t>
      </w:r>
      <w:r>
        <w:t xml:space="preserve"> and </w:t>
      </w:r>
      <w:r w:rsidRPr="00DC32F6">
        <w:rPr>
          <w:rStyle w:val="Entity"/>
        </w:rPr>
        <w:t>upperValue</w:t>
      </w:r>
      <w:r>
        <w:t xml:space="preserve"> shall be the same as the pair of value</w:t>
      </w:r>
      <w:r w:rsidR="00DC32F6">
        <w:t>s in inherited values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00303D23" w:rsidR="00806192" w:rsidRPr="00D12552" w:rsidRDefault="00FA4FE3" w:rsidP="00DD26B8">
            <w:pPr>
              <w:pStyle w:val="Tabletext10"/>
              <w:jc w:val="left"/>
              <w:rPr>
                <w:rStyle w:val="reqtext"/>
                <w:lang w:val="en-CA"/>
              </w:rPr>
            </w:pPr>
            <w:r w:rsidRPr="00FA4FE3">
              <w:t>The QuantityRange’s value[0] SHALL provide the same value as lowerValue and value[1] SHALL provide the same value as upperValue.</w:t>
            </w:r>
          </w:p>
        </w:tc>
      </w:tr>
    </w:tbl>
    <w:p w14:paraId="3219B57F" w14:textId="77777777" w:rsidR="00806192" w:rsidRPr="00806192" w:rsidRDefault="00806192" w:rsidP="007F03F0"/>
    <w:p w14:paraId="153558E3" w14:textId="29676DBC" w:rsidR="00476D1D" w:rsidRPr="00E62F4E" w:rsidRDefault="00476D1D" w:rsidP="007F03F0">
      <w:pPr>
        <w:pStyle w:val="Heading5"/>
        <w:rPr>
          <w:lang w:val="en-CA"/>
        </w:rPr>
      </w:pPr>
      <w:r w:rsidRPr="00D970E9">
        <w:rPr>
          <w:lang w:val="en-CA"/>
        </w:rPr>
        <w:lastRenderedPageBreak/>
        <w:t>lowerValue</w:t>
      </w:r>
    </w:p>
    <w:p w14:paraId="2218F83A" w14:textId="6F959F5F" w:rsidR="00E62F4E" w:rsidRDefault="00476D1D" w:rsidP="007F03F0">
      <w:r>
        <w:t xml:space="preserve">The property </w:t>
      </w:r>
      <w:r w:rsidRPr="00DC32F6">
        <w:rPr>
          <w:rStyle w:val="Entity"/>
        </w:rPr>
        <w:t>lowerValue:Real</w:t>
      </w:r>
      <w:r>
        <w:t xml:space="preserve"> contain</w:t>
      </w:r>
      <w:r w:rsidR="00E62F4E">
        <w:t>s</w:t>
      </w:r>
      <w:r>
        <w:t xml:space="preserve"> the l</w:t>
      </w:r>
      <w:r w:rsidRPr="00476D1D">
        <w:t xml:space="preserve">ower bound of the range. </w:t>
      </w:r>
      <w:r>
        <w:t xml:space="preserve">It shall be a </w:t>
      </w:r>
      <w:r w:rsidR="00DC32F6">
        <w:t>copy</w:t>
      </w:r>
      <w:r>
        <w:t xml:space="preserve"> of</w:t>
      </w:r>
      <w:r w:rsidRPr="00476D1D">
        <w:t xml:space="preserve"> </w:t>
      </w:r>
      <w:r w:rsidR="00DC32F6">
        <w:t xml:space="preserve">inherited </w:t>
      </w:r>
      <w:r w:rsidR="008F3406">
        <w:rPr>
          <w:rStyle w:val="Entity"/>
        </w:rPr>
        <w:t>SWE::Quantity</w:t>
      </w:r>
      <w:r w:rsidR="00DC32F6" w:rsidRPr="00DC32F6">
        <w:rPr>
          <w:rStyle w:val="Entity"/>
        </w:rPr>
        <w:t>Range::</w:t>
      </w:r>
      <w:r w:rsidRPr="00DC32F6">
        <w:rPr>
          <w:rStyle w:val="Entity"/>
        </w:rPr>
        <w:t>value[0]</w:t>
      </w:r>
      <w:r w:rsidRPr="00476D1D">
        <w:t>.</w:t>
      </w:r>
    </w:p>
    <w:p w14:paraId="7DB40154" w14:textId="35BCABD6" w:rsidR="00476D1D" w:rsidRPr="00476D1D" w:rsidRDefault="00476D1D" w:rsidP="007F03F0">
      <w:pPr>
        <w:pStyle w:val="Heading5"/>
      </w:pPr>
      <w:r>
        <w:t>upperValue</w:t>
      </w:r>
    </w:p>
    <w:p w14:paraId="4FDAF125" w14:textId="3FEBC65E" w:rsidR="00DC32F6" w:rsidRDefault="00476D1D" w:rsidP="00DC32F6">
      <w:r>
        <w:t xml:space="preserve">The property </w:t>
      </w:r>
      <w:r w:rsidRPr="00DC32F6">
        <w:rPr>
          <w:rStyle w:val="Entity"/>
        </w:rPr>
        <w:t>upperValue:Real</w:t>
      </w:r>
      <w:r>
        <w:t xml:space="preserve"> contain</w:t>
      </w:r>
      <w:r w:rsidR="00E62F4E">
        <w:t>s</w:t>
      </w:r>
      <w:r>
        <w:t xml:space="preserve"> the u</w:t>
      </w:r>
      <w:r w:rsidRPr="00476D1D">
        <w:t xml:space="preserve">pper bound of the range. </w:t>
      </w:r>
      <w:r w:rsidR="00DC32F6" w:rsidRPr="00476D1D">
        <w:t xml:space="preserve">. </w:t>
      </w:r>
      <w:r w:rsidR="00DC32F6">
        <w:t>It shall be a copy of</w:t>
      </w:r>
      <w:r w:rsidR="00DC32F6" w:rsidRPr="00476D1D">
        <w:t xml:space="preserve"> </w:t>
      </w:r>
      <w:r w:rsidR="00DC32F6">
        <w:t xml:space="preserve">inherited </w:t>
      </w:r>
      <w:r w:rsidR="008F3406">
        <w:rPr>
          <w:rStyle w:val="Entity"/>
        </w:rPr>
        <w:t>SWE::Quantity</w:t>
      </w:r>
      <w:r w:rsidR="00DC32F6" w:rsidRPr="00DC32F6">
        <w:rPr>
          <w:rStyle w:val="Entity"/>
        </w:rPr>
        <w:t>Range::</w:t>
      </w:r>
      <w:r w:rsidR="00DC32F6">
        <w:rPr>
          <w:rStyle w:val="Entity"/>
        </w:rPr>
        <w:t>value[1</w:t>
      </w:r>
      <w:r w:rsidR="00DC32F6" w:rsidRPr="00DC32F6">
        <w:rPr>
          <w:rStyle w:val="Entity"/>
        </w:rPr>
        <w:t>]</w:t>
      </w:r>
      <w:r w:rsidR="00DC32F6" w:rsidRPr="00476D1D">
        <w:t>.</w:t>
      </w:r>
    </w:p>
    <w:p w14:paraId="692EC08D" w14:textId="3E835830" w:rsidR="00806192" w:rsidRDefault="00DE367C" w:rsidP="00657E64">
      <w:r>
        <w:t>Example</w:t>
      </w:r>
    </w:p>
    <w:p w14:paraId="1CD77FBE" w14:textId="0677B0BF" w:rsidR="00DE367C" w:rsidRDefault="00F658C5" w:rsidP="007F03F0">
      <w:pPr>
        <w:keepNext/>
      </w:pPr>
      <w:r>
        <w:rPr>
          <w:noProof/>
          <w:lang w:val="en-AU" w:eastAsia="en-AU"/>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Caption"/>
      </w:pPr>
      <w:r>
        <w:t xml:space="preserve">Figure </w:t>
      </w:r>
      <w:r>
        <w:fldChar w:fldCharType="begin"/>
      </w:r>
      <w:r>
        <w:instrText xml:space="preserve"> SEQ Figure \* ARABIC </w:instrText>
      </w:r>
      <w:r>
        <w:fldChar w:fldCharType="separate"/>
      </w:r>
      <w:r w:rsidR="00AD44BE">
        <w:rPr>
          <w:noProof/>
        </w:rPr>
        <w:t>27</w:t>
      </w:r>
      <w:r>
        <w:fldChar w:fldCharType="end"/>
      </w:r>
      <w:r>
        <w:t xml:space="preserve"> Encoding of a quantity range of [15.6,26.7].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738" w:name="_Toc458154223"/>
      <w:r>
        <w:rPr>
          <w:lang w:val="en-CA"/>
        </w:rPr>
        <w:t>GeoSciML basic vocabularies</w:t>
      </w:r>
      <w:bookmarkEnd w:id="738"/>
    </w:p>
    <w:p w14:paraId="1BEB2B8A" w14:textId="77777777" w:rsidR="00DB2D3A" w:rsidRDefault="00DB2D3A" w:rsidP="00ED2525">
      <w:pPr>
        <w:rPr>
          <w:lang w:val="en-CA"/>
        </w:rPr>
      </w:pPr>
    </w:p>
    <w:p w14:paraId="72DBCE36" w14:textId="3D6588E0"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AD44BE">
        <w:t xml:space="preserve">Table </w:t>
      </w:r>
      <w:r w:rsidR="00AD44BE">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w:t>
      </w:r>
      <w:r w:rsidR="00E62F4E">
        <w:rPr>
          <w:lang w:val="en-CA"/>
        </w:rPr>
        <w:t>shall</w:t>
      </w:r>
      <w:r w:rsidR="003C190E">
        <w:rPr>
          <w:lang w:val="en-CA"/>
        </w:rPr>
        <w:t xml:space="preserve"> be implemented using </w:t>
      </w:r>
      <w:r w:rsidR="001453F6">
        <w:rPr>
          <w:lang w:val="en-CA"/>
        </w:rPr>
        <w:t>externally managed vocabularies</w:t>
      </w:r>
      <w:r w:rsidR="00424648">
        <w:rPr>
          <w:lang w:val="en-CA"/>
        </w:rPr>
        <w:t xml:space="preserve"> as specified in clause </w:t>
      </w:r>
      <w:r w:rsidR="00424648">
        <w:rPr>
          <w:lang w:val="en-CA"/>
        </w:rPr>
        <w:fldChar w:fldCharType="begin"/>
      </w:r>
      <w:r w:rsidR="00424648">
        <w:rPr>
          <w:lang w:val="en-CA"/>
        </w:rPr>
        <w:instrText xml:space="preserve"> REF _Ref457994997 \r \h </w:instrText>
      </w:r>
      <w:r w:rsidR="00424648">
        <w:rPr>
          <w:lang w:val="en-CA"/>
        </w:rPr>
      </w:r>
      <w:r w:rsidR="00424648">
        <w:rPr>
          <w:lang w:val="en-CA"/>
        </w:rPr>
        <w:fldChar w:fldCharType="separate"/>
      </w:r>
      <w:r w:rsidR="00AD44BE">
        <w:rPr>
          <w:lang w:val="en-CA"/>
        </w:rPr>
        <w:t>8.2.7</w:t>
      </w:r>
      <w:r w:rsidR="00424648">
        <w:rPr>
          <w:lang w:val="en-CA"/>
        </w:rPr>
        <w:fldChar w:fldCharType="end"/>
      </w:r>
    </w:p>
    <w:p w14:paraId="090C5302" w14:textId="1ECB529C" w:rsidR="003C190E" w:rsidRDefault="003C190E" w:rsidP="003C190E">
      <w:pPr>
        <w:pStyle w:val="Caption"/>
        <w:keepNext/>
      </w:pPr>
      <w:bookmarkStart w:id="739" w:name="_Ref432861594"/>
      <w:r>
        <w:t xml:space="preserve">Table </w:t>
      </w:r>
      <w:r w:rsidR="00415E41">
        <w:fldChar w:fldCharType="begin"/>
      </w:r>
      <w:r w:rsidR="00415E41">
        <w:instrText xml:space="preserve"> SEQ Table \* ARABIC </w:instrText>
      </w:r>
      <w:r w:rsidR="00415E41">
        <w:fldChar w:fldCharType="separate"/>
      </w:r>
      <w:r w:rsidR="00AD44BE">
        <w:rPr>
          <w:noProof/>
        </w:rPr>
        <w:t>4</w:t>
      </w:r>
      <w:r w:rsidR="00415E41">
        <w:fldChar w:fldCharType="end"/>
      </w:r>
      <w:bookmarkEnd w:id="739"/>
      <w:r>
        <w:t>: Vocabularies used in GeoSciML Basic</w:t>
      </w:r>
      <w:r w:rsidR="00853941">
        <w:t>.</w:t>
      </w:r>
    </w:p>
    <w:tbl>
      <w:tblPr>
        <w:tblW w:w="0" w:type="auto"/>
        <w:tblBorders>
          <w:top w:val="single" w:sz="8" w:space="0" w:color="000000"/>
          <w:bottom w:val="single" w:sz="8" w:space="0" w:color="000000"/>
        </w:tblBorders>
        <w:tblLook w:val="04A0" w:firstRow="1" w:lastRow="0" w:firstColumn="1" w:lastColumn="0" w:noHBand="0" w:noVBand="1"/>
      </w:tblPr>
      <w:tblGrid>
        <w:gridCol w:w="3086"/>
        <w:gridCol w:w="5770"/>
      </w:tblGrid>
      <w:tr w:rsidR="003F5AA4" w:rsidRPr="00DC32F6" w14:paraId="6B17D9AE" w14:textId="77777777" w:rsidTr="00A1785C">
        <w:tc>
          <w:tcPr>
            <w:tcW w:w="2951" w:type="dxa"/>
            <w:tcBorders>
              <w:top w:val="nil"/>
              <w:bottom w:val="single" w:sz="8" w:space="0" w:color="000000"/>
            </w:tcBorders>
            <w:shd w:val="clear" w:color="auto" w:fill="auto"/>
          </w:tcPr>
          <w:p w14:paraId="4B8236BA" w14:textId="54E280AF" w:rsidR="00CF6174" w:rsidRPr="00DC32F6" w:rsidRDefault="00CF6174" w:rsidP="003F5AA4">
            <w:pPr>
              <w:jc w:val="center"/>
              <w:rPr>
                <w:rFonts w:ascii="Consolas" w:eastAsia="MS Gothic" w:hAnsi="Consolas" w:cs="Consolas"/>
                <w:color w:val="000000"/>
                <w:sz w:val="18"/>
                <w:szCs w:val="18"/>
                <w:lang w:val="en-CA"/>
              </w:rPr>
            </w:pPr>
            <w:r w:rsidRPr="00DC32F6">
              <w:rPr>
                <w:rFonts w:ascii="Consolas" w:eastAsia="MS Gothic" w:hAnsi="Consolas" w:cs="Consolas"/>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DC32F6" w:rsidRDefault="00CF6174" w:rsidP="003F5AA4">
            <w:pPr>
              <w:jc w:val="center"/>
              <w:rPr>
                <w:rFonts w:ascii="Consolas" w:eastAsia="MS Gothic" w:hAnsi="Consolas" w:cs="Consolas"/>
                <w:b/>
                <w:bCs/>
                <w:color w:val="000000"/>
                <w:sz w:val="18"/>
                <w:szCs w:val="18"/>
                <w:lang w:val="en-CA"/>
              </w:rPr>
            </w:pPr>
            <w:r w:rsidRPr="00DC32F6">
              <w:rPr>
                <w:rFonts w:ascii="Consolas" w:eastAsia="MS Gothic" w:hAnsi="Consolas" w:cs="Consolas"/>
                <w:b/>
                <w:bCs/>
                <w:color w:val="000000"/>
                <w:sz w:val="18"/>
                <w:szCs w:val="18"/>
                <w:lang w:val="en-CA"/>
              </w:rPr>
              <w:t>Description</w:t>
            </w:r>
          </w:p>
        </w:tc>
      </w:tr>
      <w:tr w:rsidR="003F5AA4" w:rsidRPr="00DC32F6" w14:paraId="7831D5D5" w14:textId="77777777" w:rsidTr="003F5AA4">
        <w:tc>
          <w:tcPr>
            <w:tcW w:w="2951" w:type="dxa"/>
            <w:shd w:val="clear" w:color="auto" w:fill="C0C0C0"/>
          </w:tcPr>
          <w:p w14:paraId="7835A179" w14:textId="65F6578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CompositionPartRoleTerm</w:t>
            </w:r>
          </w:p>
        </w:tc>
        <w:tc>
          <w:tcPr>
            <w:tcW w:w="5804" w:type="dxa"/>
            <w:shd w:val="clear" w:color="auto" w:fill="C0C0C0"/>
          </w:tcPr>
          <w:p w14:paraId="3C80A83A" w14:textId="69A307B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rPr>
              <w:t>This class is a blank placeholder for a vocabulary of terms to describe the role that a compositional part plays in a geologic unit.</w:t>
            </w:r>
          </w:p>
        </w:tc>
      </w:tr>
      <w:tr w:rsidR="00BE2485" w:rsidRPr="00DC32F6" w14:paraId="29394C21" w14:textId="77777777" w:rsidTr="003F5AA4">
        <w:tc>
          <w:tcPr>
            <w:tcW w:w="2951" w:type="dxa"/>
            <w:shd w:val="clear" w:color="auto" w:fill="auto"/>
          </w:tcPr>
          <w:p w14:paraId="0D161FD5" w14:textId="77F8DD8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DescriptionPurpose</w:t>
            </w:r>
          </w:p>
        </w:tc>
        <w:tc>
          <w:tcPr>
            <w:tcW w:w="5804" w:type="dxa"/>
            <w:shd w:val="clear" w:color="auto" w:fill="auto"/>
          </w:tcPr>
          <w:p w14:paraId="65BF3F4E" w14:textId="5260DEEE"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Codes used for the specification of the intended purpose/level of abstraction for a given feature or object instance, </w:t>
            </w:r>
            <w:r w:rsidR="008B01F3" w:rsidRPr="00DC32F6">
              <w:rPr>
                <w:rFonts w:ascii="Consolas" w:hAnsi="Consolas" w:cs="Consolas"/>
                <w:color w:val="000000"/>
                <w:sz w:val="18"/>
                <w:szCs w:val="18"/>
                <w:lang w:val="en-CA"/>
              </w:rPr>
              <w:t>i.e.</w:t>
            </w:r>
            <w:r w:rsidRPr="00DC32F6">
              <w:rPr>
                <w:rFonts w:ascii="Consolas" w:hAnsi="Consolas" w:cs="Consolas"/>
                <w:color w:val="000000"/>
                <w:sz w:val="18"/>
                <w:szCs w:val="18"/>
                <w:lang w:val="en-CA"/>
              </w:rPr>
              <w:t xml:space="preserve"> the reason for the existence of the GeologicFeature. </w:t>
            </w:r>
          </w:p>
          <w:p w14:paraId="24CFEEAB" w14:textId="0AF7EF17" w:rsidR="00CF6174" w:rsidRPr="00DC32F6" w:rsidRDefault="00CF6174" w:rsidP="00DB2D3A">
            <w:pPr>
              <w:rPr>
                <w:rFonts w:ascii="Consolas" w:hAnsi="Consolas" w:cs="Consolas"/>
                <w:color w:val="000000"/>
                <w:sz w:val="18"/>
                <w:szCs w:val="18"/>
                <w:lang w:val="en-CA"/>
              </w:rPr>
            </w:pPr>
            <w:r w:rsidRPr="00DC32F6">
              <w:rPr>
                <w:rFonts w:ascii="Consolas" w:hAnsi="Consolas" w:cs="Consolas"/>
                <w:color w:val="000000"/>
                <w:sz w:val="18"/>
                <w:szCs w:val="18"/>
                <w:lang w:val="en-CA"/>
              </w:rPr>
              <w:t>Value</w:t>
            </w:r>
            <w:r w:rsidR="00E62F4E" w:rsidRPr="00DC32F6">
              <w:rPr>
                <w:rFonts w:ascii="Consolas" w:hAnsi="Consolas" w:cs="Consolas"/>
                <w:color w:val="000000"/>
                <w:sz w:val="18"/>
                <w:szCs w:val="18"/>
                <w:lang w:val="en-CA"/>
              </w:rPr>
              <w:t>s shall be either: instance, typicalNorm or</w:t>
            </w:r>
            <w:r w:rsidRPr="00DC32F6">
              <w:rPr>
                <w:rFonts w:ascii="Consolas" w:hAnsi="Consolas" w:cs="Consolas"/>
                <w:color w:val="000000"/>
                <w:sz w:val="18"/>
                <w:szCs w:val="18"/>
                <w:lang w:val="en-CA"/>
              </w:rPr>
              <w:t xml:space="preserve"> definingNorm.</w:t>
            </w:r>
          </w:p>
        </w:tc>
      </w:tr>
      <w:tr w:rsidR="003F5AA4" w:rsidRPr="00DC32F6" w14:paraId="3D45611F" w14:textId="77777777" w:rsidTr="003F5AA4">
        <w:tc>
          <w:tcPr>
            <w:tcW w:w="2951" w:type="dxa"/>
            <w:shd w:val="clear" w:color="auto" w:fill="C0C0C0"/>
          </w:tcPr>
          <w:p w14:paraId="162A4F8E" w14:textId="3F7FEDFB"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ExposureTerm</w:t>
            </w:r>
          </w:p>
        </w:tc>
        <w:tc>
          <w:tcPr>
            <w:tcW w:w="5804" w:type="dxa"/>
            <w:shd w:val="clear" w:color="auto" w:fill="C0C0C0"/>
          </w:tcPr>
          <w:p w14:paraId="703AAB96" w14:textId="14E9E67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expression of the mapped feature at the earth's surface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exposed, concealed)</w:t>
            </w:r>
            <w:r w:rsidR="00853941" w:rsidRPr="00DC32F6">
              <w:rPr>
                <w:rFonts w:ascii="Consolas" w:hAnsi="Consolas" w:cs="Consolas"/>
                <w:color w:val="000000"/>
                <w:sz w:val="18"/>
                <w:szCs w:val="18"/>
                <w:lang w:val="en-CA"/>
              </w:rPr>
              <w:t>.</w:t>
            </w:r>
          </w:p>
        </w:tc>
      </w:tr>
      <w:tr w:rsidR="00BE2485" w:rsidRPr="00DC32F6" w14:paraId="148923BA" w14:textId="77777777" w:rsidTr="003F5AA4">
        <w:tc>
          <w:tcPr>
            <w:tcW w:w="2951" w:type="dxa"/>
            <w:shd w:val="clear" w:color="auto" w:fill="auto"/>
          </w:tcPr>
          <w:p w14:paraId="263F1A15" w14:textId="6BE9196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GeologicUnitHierarchyRoleTerm</w:t>
            </w:r>
          </w:p>
        </w:tc>
        <w:tc>
          <w:tcPr>
            <w:tcW w:w="5804" w:type="dxa"/>
            <w:shd w:val="clear" w:color="auto" w:fill="auto"/>
          </w:tcPr>
          <w:p w14:paraId="5DD85D29" w14:textId="73EA365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Role of the unit in the hierarchy</w:t>
            </w:r>
            <w:r w:rsidR="00853941" w:rsidRPr="00DC32F6">
              <w:rPr>
                <w:rFonts w:ascii="Consolas" w:hAnsi="Consolas" w:cs="Consolas"/>
                <w:color w:val="000000"/>
                <w:sz w:val="18"/>
                <w:szCs w:val="18"/>
                <w:lang w:val="en-CA"/>
              </w:rPr>
              <w:t>.</w:t>
            </w:r>
          </w:p>
        </w:tc>
      </w:tr>
      <w:tr w:rsidR="003F5AA4" w:rsidRPr="00DC32F6" w14:paraId="7A88332E" w14:textId="77777777" w:rsidTr="003F5AA4">
        <w:trPr>
          <w:trHeight w:val="2278"/>
        </w:trPr>
        <w:tc>
          <w:tcPr>
            <w:tcW w:w="2951" w:type="dxa"/>
            <w:shd w:val="clear" w:color="auto" w:fill="C0C0C0"/>
          </w:tcPr>
          <w:p w14:paraId="6C2C4BFE" w14:textId="00D1538A"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GeologicUnitTypeTerm</w:t>
            </w:r>
          </w:p>
        </w:tc>
        <w:tc>
          <w:tcPr>
            <w:tcW w:w="5804" w:type="dxa"/>
            <w:shd w:val="clear" w:color="auto" w:fill="C0C0C0"/>
          </w:tcPr>
          <w:p w14:paraId="11F30104"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1910B054" w14:textId="3FFFEF7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Example </w:t>
            </w:r>
            <w:r w:rsidR="00315E3F" w:rsidRPr="00DC32F6">
              <w:rPr>
                <w:rFonts w:ascii="Consolas" w:hAnsi="Consolas" w:cs="Consolas"/>
                <w:color w:val="000000"/>
                <w:sz w:val="18"/>
                <w:szCs w:val="18"/>
                <w:lang w:val="en-CA"/>
              </w:rPr>
              <w:t xml:space="preserve">of </w:t>
            </w:r>
            <w:r w:rsidRPr="00DC32F6">
              <w:rPr>
                <w:rFonts w:ascii="Consolas" w:hAnsi="Consolas" w:cs="Consolas"/>
                <w:color w:val="000000"/>
                <w:sz w:val="18"/>
                <w:szCs w:val="18"/>
                <w:lang w:val="en-CA"/>
              </w:rPr>
              <w:t xml:space="preserve">values: GeologicUnit, AllostratigraphicUnit, </w:t>
            </w:r>
          </w:p>
          <w:p w14:paraId="7A6C3CAA" w14:textId="2E5C97C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AlterationUnit, ArtificialGround, BiostratigraphicUnit, </w:t>
            </w:r>
            <w:r w:rsidR="008B01F3" w:rsidRPr="00DC32F6">
              <w:rPr>
                <w:rFonts w:ascii="Consolas" w:hAnsi="Consolas" w:cs="Consolas"/>
                <w:color w:val="000000"/>
                <w:sz w:val="18"/>
                <w:szCs w:val="18"/>
                <w:lang w:val="en-CA"/>
              </w:rPr>
              <w:t>ChronostratigraphicUnit,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DeformationUnit,</w:t>
            </w:r>
            <w:r w:rsidR="00315E3F" w:rsidRP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DC32F6">
              <w:rPr>
                <w:rFonts w:ascii="Consolas" w:hAnsi="Consolas" w:cs="Consolas"/>
                <w:color w:val="000000"/>
                <w:sz w:val="18"/>
                <w:szCs w:val="18"/>
                <w:lang w:val="en-CA"/>
              </w:rPr>
              <w:t>.</w:t>
            </w:r>
          </w:p>
        </w:tc>
      </w:tr>
      <w:tr w:rsidR="00BE2485" w:rsidRPr="00DC32F6" w14:paraId="59312F8A" w14:textId="77777777" w:rsidTr="003F5AA4">
        <w:trPr>
          <w:trHeight w:val="732"/>
        </w:trPr>
        <w:tc>
          <w:tcPr>
            <w:tcW w:w="2951" w:type="dxa"/>
            <w:shd w:val="clear" w:color="auto" w:fill="auto"/>
          </w:tcPr>
          <w:p w14:paraId="562055F5" w14:textId="7BF28E86"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GeologicUnitPartRoleTerm</w:t>
            </w:r>
          </w:p>
        </w:tc>
        <w:tc>
          <w:tcPr>
            <w:tcW w:w="5804" w:type="dxa"/>
            <w:shd w:val="clear" w:color="auto" w:fill="auto"/>
          </w:tcPr>
          <w:p w14:paraId="318E87B9" w14:textId="221C6F85"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nature of the parts of a geologic unit, e.g. facies, stratigraphic, interbeds, geographic, eastern facies</w:t>
            </w:r>
            <w:r w:rsidR="00853941" w:rsidRPr="00DC32F6">
              <w:rPr>
                <w:rFonts w:ascii="Consolas" w:hAnsi="Consolas" w:cs="Consolas"/>
                <w:color w:val="000000"/>
                <w:sz w:val="18"/>
                <w:szCs w:val="18"/>
                <w:lang w:val="en-CA"/>
              </w:rPr>
              <w:t>.</w:t>
            </w:r>
          </w:p>
        </w:tc>
      </w:tr>
      <w:tr w:rsidR="003F5AA4" w:rsidRPr="00DC32F6" w14:paraId="681ED370" w14:textId="77777777" w:rsidTr="003F5AA4">
        <w:tc>
          <w:tcPr>
            <w:tcW w:w="2951" w:type="dxa"/>
            <w:shd w:val="clear" w:color="auto" w:fill="C0C0C0"/>
          </w:tcPr>
          <w:p w14:paraId="4EF9B007" w14:textId="409BF1C2"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LithologyTerm</w:t>
            </w:r>
          </w:p>
        </w:tc>
        <w:tc>
          <w:tcPr>
            <w:tcW w:w="5804" w:type="dxa"/>
            <w:shd w:val="clear" w:color="auto" w:fill="C0C0C0"/>
          </w:tcPr>
          <w:p w14:paraId="5BE2CFC9" w14:textId="5B3246E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lithology of the compound earth material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granite, sandstone, schist)</w:t>
            </w:r>
          </w:p>
        </w:tc>
      </w:tr>
      <w:tr w:rsidR="00BE2485" w:rsidRPr="00DC32F6" w14:paraId="31EED7B7" w14:textId="77777777" w:rsidTr="003F5AA4">
        <w:tc>
          <w:tcPr>
            <w:tcW w:w="2951" w:type="dxa"/>
            <w:shd w:val="clear" w:color="auto" w:fill="auto"/>
          </w:tcPr>
          <w:p w14:paraId="1CF195B1" w14:textId="151F1C15"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MappingFrameTerm</w:t>
            </w:r>
          </w:p>
        </w:tc>
        <w:tc>
          <w:tcPr>
            <w:tcW w:w="5804" w:type="dxa"/>
            <w:shd w:val="clear" w:color="auto" w:fill="auto"/>
          </w:tcPr>
          <w:p w14:paraId="7B085C6C" w14:textId="1190884A" w:rsidR="00CF6174" w:rsidRPr="00DC32F6" w:rsidRDefault="00CF6174" w:rsidP="00740F77">
            <w:pPr>
              <w:rPr>
                <w:rFonts w:ascii="Consolas" w:hAnsi="Consolas" w:cs="Consolas"/>
                <w:color w:val="000000"/>
                <w:sz w:val="18"/>
                <w:szCs w:val="18"/>
                <w:lang w:val="en-CA"/>
              </w:rPr>
            </w:pPr>
            <w:r w:rsidRPr="00DC32F6">
              <w:rPr>
                <w:rStyle w:val="apple-converted-space"/>
                <w:rFonts w:ascii="Consolas" w:hAnsi="Consolas" w:cs="Consolas"/>
                <w:color w:val="1A1A1A"/>
                <w:sz w:val="18"/>
                <w:szCs w:val="18"/>
                <w:shd w:val="clear" w:color="auto" w:fill="FAFAFA"/>
              </w:rPr>
              <w:t xml:space="preserve">A </w:t>
            </w:r>
            <w:r w:rsidRPr="00DC32F6">
              <w:rPr>
                <w:rFonts w:ascii="Consolas" w:hAnsi="Consolas" w:cs="Consolas"/>
                <w:color w:val="1A1A1A"/>
                <w:sz w:val="18"/>
                <w:szCs w:val="18"/>
                <w:shd w:val="clear" w:color="auto" w:fill="FAFAFA"/>
              </w:rPr>
              <w:t xml:space="preserve">mapping surface, a section, a </w:t>
            </w:r>
            <w:r w:rsidR="008B01F3" w:rsidRPr="00DC32F6">
              <w:rPr>
                <w:rFonts w:ascii="Consolas" w:hAnsi="Consolas" w:cs="Consolas"/>
                <w:color w:val="1A1A1A"/>
                <w:sz w:val="18"/>
                <w:szCs w:val="18"/>
                <w:shd w:val="clear" w:color="auto" w:fill="FAFAFA"/>
              </w:rPr>
              <w:t>Borehole.</w:t>
            </w:r>
          </w:p>
        </w:tc>
      </w:tr>
      <w:tr w:rsidR="003F5AA4" w:rsidRPr="00DC32F6" w14:paraId="4A911914" w14:textId="77777777" w:rsidTr="003F5AA4">
        <w:tc>
          <w:tcPr>
            <w:tcW w:w="2951" w:type="dxa"/>
            <w:shd w:val="clear" w:color="auto" w:fill="C0C0C0"/>
          </w:tcPr>
          <w:p w14:paraId="32D65DF3" w14:textId="30C02777"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RankTerm</w:t>
            </w:r>
          </w:p>
        </w:tc>
        <w:tc>
          <w:tcPr>
            <w:tcW w:w="5804" w:type="dxa"/>
            <w:shd w:val="clear" w:color="auto" w:fill="C0C0C0"/>
          </w:tcPr>
          <w:p w14:paraId="650A819C" w14:textId="36D91C3F"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class is a blank placeholder for a vocabulary of terms describing the rank of a geologic unit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Group, Formation, Member,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r w:rsidR="00853941" w:rsidRPr="00DC32F6">
              <w:rPr>
                <w:rFonts w:ascii="Consolas" w:hAnsi="Consolas" w:cs="Consolas"/>
                <w:color w:val="000000"/>
                <w:sz w:val="18"/>
                <w:szCs w:val="18"/>
                <w:lang w:val="en-CA"/>
              </w:rPr>
              <w:t>.</w:t>
            </w:r>
          </w:p>
          <w:p w14:paraId="64DEFE47" w14:textId="77777777" w:rsidR="00CF6174" w:rsidRPr="00DC32F6" w:rsidRDefault="00CF6174" w:rsidP="00ED2525">
            <w:pPr>
              <w:rPr>
                <w:rFonts w:ascii="Consolas" w:hAnsi="Consolas" w:cs="Consolas"/>
                <w:color w:val="000000"/>
                <w:sz w:val="18"/>
                <w:szCs w:val="18"/>
                <w:lang w:val="en-CA"/>
              </w:rPr>
            </w:pPr>
          </w:p>
        </w:tc>
      </w:tr>
      <w:tr w:rsidR="00BE2485" w:rsidRPr="00DC32F6" w14:paraId="46CD1198" w14:textId="77777777" w:rsidTr="003F5AA4">
        <w:tc>
          <w:tcPr>
            <w:tcW w:w="2951" w:type="dxa"/>
            <w:shd w:val="clear" w:color="auto" w:fill="auto"/>
          </w:tcPr>
          <w:p w14:paraId="3B7BE50A" w14:textId="28D96779"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CollectionTypeTerm</w:t>
            </w:r>
          </w:p>
        </w:tc>
        <w:tc>
          <w:tcPr>
            <w:tcW w:w="5804" w:type="dxa"/>
            <w:shd w:val="clear" w:color="auto" w:fill="auto"/>
          </w:tcPr>
          <w:p w14:paraId="1B0E8322" w14:textId="7C7986EF" w:rsidR="00CF6174" w:rsidRPr="00DC32F6" w:rsidRDefault="00980C8A"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Types of collections of geological and geophysical objects.</w:t>
            </w:r>
          </w:p>
        </w:tc>
      </w:tr>
      <w:tr w:rsidR="003F5AA4" w:rsidRPr="00DC32F6" w14:paraId="5FAC4EEC" w14:textId="77777777" w:rsidTr="003F5AA4">
        <w:tc>
          <w:tcPr>
            <w:tcW w:w="2951" w:type="dxa"/>
            <w:shd w:val="clear" w:color="auto" w:fill="C0C0C0"/>
          </w:tcPr>
          <w:p w14:paraId="4428C418" w14:textId="15005D8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EventProcessTerm</w:t>
            </w:r>
          </w:p>
        </w:tc>
        <w:tc>
          <w:tcPr>
            <w:tcW w:w="5804" w:type="dxa"/>
            <w:shd w:val="clear" w:color="auto" w:fill="C0C0C0"/>
          </w:tcPr>
          <w:p w14:paraId="6AF79852" w14:textId="759B2BF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the process or processes that occurred during an event. Examples include deposition, extrusion, intrusion, cooling.</w:t>
            </w:r>
          </w:p>
        </w:tc>
      </w:tr>
      <w:tr w:rsidR="00BE2485" w:rsidRPr="00DC32F6" w14:paraId="783DBEBB" w14:textId="77777777" w:rsidTr="003F5AA4">
        <w:tc>
          <w:tcPr>
            <w:tcW w:w="2951" w:type="dxa"/>
            <w:shd w:val="clear" w:color="auto" w:fill="auto"/>
          </w:tcPr>
          <w:p w14:paraId="705CADDD" w14:textId="0A28C1F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GeochronologicEraTerm</w:t>
            </w:r>
          </w:p>
        </w:tc>
        <w:tc>
          <w:tcPr>
            <w:tcW w:w="5804" w:type="dxa"/>
            <w:shd w:val="clear" w:color="auto" w:fill="auto"/>
          </w:tcPr>
          <w:p w14:paraId="2E86FA56" w14:textId="25D4FBFD" w:rsidR="00CF6174" w:rsidRPr="00DC32F6" w:rsidRDefault="00CF6174" w:rsidP="00004AA5">
            <w:pPr>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Term from a </w:t>
            </w:r>
            <w:r w:rsidR="00004AA5" w:rsidRPr="00DC32F6">
              <w:rPr>
                <w:rFonts w:ascii="Consolas" w:hAnsi="Consolas" w:cs="Consolas"/>
                <w:color w:val="000000"/>
                <w:sz w:val="18"/>
                <w:szCs w:val="18"/>
                <w:lang w:val="en-CA"/>
              </w:rPr>
              <w:t>Geochronological vocabulary</w:t>
            </w:r>
          </w:p>
        </w:tc>
      </w:tr>
      <w:tr w:rsidR="003F5AA4" w:rsidRPr="00DC32F6" w14:paraId="0BCBD5FE" w14:textId="77777777" w:rsidTr="003F5AA4">
        <w:tc>
          <w:tcPr>
            <w:tcW w:w="2951" w:type="dxa"/>
            <w:shd w:val="clear" w:color="auto" w:fill="C0C0C0"/>
          </w:tcPr>
          <w:p w14:paraId="73CB0AA2" w14:textId="212DE9FD"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ContactTypeTerm</w:t>
            </w:r>
          </w:p>
        </w:tc>
        <w:tc>
          <w:tcPr>
            <w:tcW w:w="5804" w:type="dxa"/>
            <w:shd w:val="clear" w:color="auto" w:fill="C0C0C0"/>
          </w:tcPr>
          <w:p w14:paraId="4F63EF0C" w14:textId="4D91FF59"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types of geological contacts</w:t>
            </w:r>
          </w:p>
        </w:tc>
      </w:tr>
      <w:tr w:rsidR="00BE2485" w:rsidRPr="00DC32F6" w14:paraId="151879E1" w14:textId="77777777" w:rsidTr="003F5AA4">
        <w:tc>
          <w:tcPr>
            <w:tcW w:w="2951" w:type="dxa"/>
            <w:shd w:val="clear" w:color="auto" w:fill="auto"/>
          </w:tcPr>
          <w:p w14:paraId="25DD32FD" w14:textId="47AA8F81"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FaultTypeTerm</w:t>
            </w:r>
          </w:p>
        </w:tc>
        <w:tc>
          <w:tcPr>
            <w:tcW w:w="5804" w:type="dxa"/>
            <w:shd w:val="clear" w:color="auto" w:fill="auto"/>
          </w:tcPr>
          <w:p w14:paraId="31F9D2DA" w14:textId="5FD7B476"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A vocabulary of terms describing the type of shear displacement structure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thrust fault, normal fault, wrench fault)</w:t>
            </w:r>
          </w:p>
        </w:tc>
      </w:tr>
      <w:tr w:rsidR="003F5AA4" w:rsidRPr="00DC32F6" w14:paraId="090DC88D" w14:textId="77777777" w:rsidTr="003F5AA4">
        <w:tc>
          <w:tcPr>
            <w:tcW w:w="2951" w:type="dxa"/>
            <w:shd w:val="clear" w:color="auto" w:fill="C0C0C0"/>
          </w:tcPr>
          <w:p w14:paraId="6708678E" w14:textId="6CD6481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FoldProfileTypeTerm</w:t>
            </w:r>
          </w:p>
        </w:tc>
        <w:tc>
          <w:tcPr>
            <w:tcW w:w="5804" w:type="dxa"/>
            <w:shd w:val="clear" w:color="auto" w:fill="C0C0C0"/>
          </w:tcPr>
          <w:p w14:paraId="4879A2FA" w14:textId="75DD136D"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DC32F6" w14:paraId="16096F75" w14:textId="77777777" w:rsidTr="003F5AA4">
        <w:tc>
          <w:tcPr>
            <w:tcW w:w="2951" w:type="dxa"/>
            <w:shd w:val="clear" w:color="auto" w:fill="auto"/>
          </w:tcPr>
          <w:p w14:paraId="275F91BE" w14:textId="34735E7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FoliationTypeTerm</w:t>
            </w:r>
          </w:p>
        </w:tc>
        <w:tc>
          <w:tcPr>
            <w:tcW w:w="5804" w:type="dxa"/>
            <w:shd w:val="clear" w:color="auto" w:fill="auto"/>
          </w:tcPr>
          <w:p w14:paraId="783C3EA6" w14:textId="2F1E91C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Refers to a </w:t>
            </w:r>
            <w:r w:rsidR="008B01F3" w:rsidRPr="00DC32F6">
              <w:rPr>
                <w:rFonts w:ascii="Consolas" w:hAnsi="Consolas" w:cs="Consolas"/>
                <w:color w:val="000000"/>
                <w:sz w:val="18"/>
                <w:szCs w:val="18"/>
                <w:lang w:val="en-CA"/>
              </w:rPr>
              <w:t>vocabulary</w:t>
            </w:r>
            <w:r w:rsidRPr="00DC32F6">
              <w:rPr>
                <w:rFonts w:ascii="Consolas" w:hAnsi="Consolas" w:cs="Consolas"/>
                <w:color w:val="000000"/>
                <w:sz w:val="18"/>
                <w:szCs w:val="18"/>
                <w:lang w:val="en-CA"/>
              </w:rPr>
              <w:t xml:space="preserve"> of terms defining the type of foliation (</w:t>
            </w:r>
            <w:r w:rsidR="008B01F3" w:rsidRPr="00DC32F6">
              <w:rPr>
                <w:rFonts w:ascii="Consolas" w:hAnsi="Consolas" w:cs="Consolas"/>
                <w:color w:val="000000"/>
                <w:sz w:val="18"/>
                <w:szCs w:val="18"/>
                <w:lang w:val="en-CA"/>
              </w:rPr>
              <w:t>e.g.</w:t>
            </w:r>
            <w:r w:rsidRPr="00DC32F6">
              <w:rPr>
                <w:rFonts w:ascii="Consolas" w:hAnsi="Consolas" w:cs="Consolas"/>
                <w:color w:val="000000"/>
                <w:sz w:val="18"/>
                <w:szCs w:val="18"/>
                <w:lang w:val="en-CA"/>
              </w:rPr>
              <w:t xml:space="preserve">, crenulation cleavage, gneissic layering, slaty cleavage, schistosity, </w:t>
            </w:r>
            <w:r w:rsidR="008B01F3" w:rsidRPr="00DC32F6">
              <w:rPr>
                <w:rFonts w:ascii="Consolas" w:hAnsi="Consolas" w:cs="Consolas"/>
                <w:color w:val="000000"/>
                <w:sz w:val="18"/>
                <w:szCs w:val="18"/>
                <w:lang w:val="en-CA"/>
              </w:rPr>
              <w:t>etc.</w:t>
            </w:r>
            <w:r w:rsidRPr="00DC32F6">
              <w:rPr>
                <w:rFonts w:ascii="Consolas" w:hAnsi="Consolas" w:cs="Consolas"/>
                <w:color w:val="000000"/>
                <w:sz w:val="18"/>
                <w:szCs w:val="18"/>
                <w:lang w:val="en-CA"/>
              </w:rPr>
              <w:t>)</w:t>
            </w:r>
          </w:p>
          <w:p w14:paraId="1866DCE0"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40BC23B1" w14:textId="77777777" w:rsidTr="003F5AA4">
        <w:tc>
          <w:tcPr>
            <w:tcW w:w="2951" w:type="dxa"/>
            <w:shd w:val="clear" w:color="auto" w:fill="C0C0C0"/>
          </w:tcPr>
          <w:p w14:paraId="0305943B" w14:textId="2735745C"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AnthropogenicGeomorphologic</w:t>
            </w:r>
            <w:r w:rsidRPr="00DC32F6">
              <w:rPr>
                <w:rFonts w:ascii="Consolas" w:hAnsi="Consolas" w:cs="Consolas"/>
                <w:color w:val="000000"/>
                <w:sz w:val="18"/>
                <w:szCs w:val="18"/>
                <w:lang w:val="en-CA"/>
              </w:rPr>
              <w:br/>
              <w:t>FeatureTypeTerm</w:t>
            </w:r>
          </w:p>
        </w:tc>
        <w:tc>
          <w:tcPr>
            <w:tcW w:w="5804" w:type="dxa"/>
            <w:shd w:val="clear" w:color="auto" w:fill="C0C0C0"/>
          </w:tcPr>
          <w:p w14:paraId="2480A4C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anthropogenic geomorphologic feature</w:t>
            </w:r>
          </w:p>
          <w:p w14:paraId="08143BCE"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7249E36" w14:textId="77777777" w:rsidTr="003F5AA4">
        <w:tc>
          <w:tcPr>
            <w:tcW w:w="2951" w:type="dxa"/>
            <w:shd w:val="clear" w:color="auto" w:fill="auto"/>
          </w:tcPr>
          <w:p w14:paraId="0CB206C3" w14:textId="19139A70"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NaturalGeomorphologic</w:t>
            </w:r>
            <w:r w:rsidRPr="00DC32F6">
              <w:rPr>
                <w:rFonts w:ascii="Consolas" w:hAnsi="Consolas" w:cs="Consolas"/>
                <w:color w:val="000000"/>
                <w:sz w:val="18"/>
                <w:szCs w:val="18"/>
                <w:lang w:val="en-CA"/>
              </w:rPr>
              <w:br/>
              <w:t>FeatureTypeTerm</w:t>
            </w:r>
          </w:p>
        </w:tc>
        <w:tc>
          <w:tcPr>
            <w:tcW w:w="5804" w:type="dxa"/>
            <w:shd w:val="clear" w:color="auto" w:fill="auto"/>
          </w:tcPr>
          <w:p w14:paraId="61BFE07A"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Refers to a vocabulary of terms describing the type of natural geomorphologic feature</w:t>
            </w:r>
          </w:p>
          <w:p w14:paraId="24BA220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34CFBA11" w14:textId="77777777" w:rsidTr="003F5AA4">
        <w:tc>
          <w:tcPr>
            <w:tcW w:w="2951" w:type="dxa"/>
            <w:shd w:val="clear" w:color="auto" w:fill="C0C0C0"/>
          </w:tcPr>
          <w:p w14:paraId="42D64C11" w14:textId="26EB8D0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ConventionCode</w:t>
            </w:r>
          </w:p>
        </w:tc>
        <w:tc>
          <w:tcPr>
            <w:tcW w:w="5804" w:type="dxa"/>
            <w:shd w:val="clear" w:color="auto" w:fill="C0C0C0"/>
          </w:tcPr>
          <w:p w14:paraId="0A0F202B" w14:textId="26CD3530"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Suggested values: "dip dip direction", "strike dip right hand rule" (The strike and dip of planar data is listed according to the ‘right-hand rule’ or, as one looks </w:t>
            </w:r>
            <w:r w:rsidRPr="00DC32F6">
              <w:rPr>
                <w:rFonts w:ascii="Consolas" w:hAnsi="Consolas" w:cs="Consolas"/>
                <w:color w:val="000000"/>
                <w:sz w:val="18"/>
                <w:szCs w:val="18"/>
                <w:lang w:val="en-CA"/>
              </w:rPr>
              <w:lastRenderedPageBreak/>
              <w:t xml:space="preserve">along the strike direction, the surface dips to the right.) </w:t>
            </w:r>
            <w:r w:rsidR="00DC32F6">
              <w:rPr>
                <w:rFonts w:ascii="Consolas" w:hAnsi="Consolas" w:cs="Consolas"/>
                <w:color w:val="000000"/>
                <w:sz w:val="18"/>
                <w:szCs w:val="18"/>
                <w:lang w:val="en-CA"/>
              </w:rPr>
              <w:t xml:space="preserve"> </w:t>
            </w:r>
            <w:r w:rsidRPr="00DC32F6">
              <w:rPr>
                <w:rFonts w:ascii="Consolas" w:hAnsi="Consolas" w:cs="Consolas"/>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60B3C8B1" w14:textId="77777777" w:rsidTr="003F5AA4">
        <w:tc>
          <w:tcPr>
            <w:tcW w:w="2951" w:type="dxa"/>
            <w:shd w:val="clear" w:color="auto" w:fill="auto"/>
          </w:tcPr>
          <w:p w14:paraId="2021E822" w14:textId="2A8F8D63"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lastRenderedPageBreak/>
              <w:t>DeterminationMethodTerm</w:t>
            </w:r>
          </w:p>
        </w:tc>
        <w:tc>
          <w:tcPr>
            <w:tcW w:w="5804" w:type="dxa"/>
            <w:shd w:val="clear" w:color="auto" w:fill="auto"/>
          </w:tcPr>
          <w:p w14:paraId="1B550A1C"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3F5AA4" w:rsidRPr="00DC32F6" w14:paraId="754D4DC6" w14:textId="77777777" w:rsidTr="003F5AA4">
        <w:tc>
          <w:tcPr>
            <w:tcW w:w="2951" w:type="dxa"/>
            <w:shd w:val="clear" w:color="auto" w:fill="C0C0C0"/>
          </w:tcPr>
          <w:p w14:paraId="6C270BBC" w14:textId="31D51F34"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LinearDirectedCode</w:t>
            </w:r>
          </w:p>
        </w:tc>
        <w:tc>
          <w:tcPr>
            <w:tcW w:w="5804" w:type="dxa"/>
            <w:shd w:val="clear" w:color="auto" w:fill="C0C0C0"/>
          </w:tcPr>
          <w:p w14:paraId="68B00FAE" w14:textId="232FDAB0" w:rsidR="00CF6174" w:rsidRPr="00DC32F6" w:rsidRDefault="00853941"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Examples</w:t>
            </w:r>
          </w:p>
          <w:p w14:paraId="45567255"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(indicates that the orientation is directed)</w:t>
            </w:r>
          </w:p>
          <w:p w14:paraId="206D04D7"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down" (indicates that the linear orientation is directed below the horizon)</w:t>
            </w:r>
          </w:p>
          <w:p w14:paraId="115F7D68" w14:textId="77777777" w:rsidR="00CF6174" w:rsidRPr="00DC32F6" w:rsidRDefault="00CF6174" w:rsidP="00C44904">
            <w:pPr>
              <w:numPr>
                <w:ilvl w:val="0"/>
                <w:numId w:val="26"/>
              </w:num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"directed up" (indicates that the linear orientation is directed above the horizon)</w:t>
            </w:r>
          </w:p>
          <w:p w14:paraId="175AB555"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p w14:paraId="0DEB3A59"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r w:rsidR="00BE2485" w:rsidRPr="00DC32F6" w14:paraId="2CAA505F" w14:textId="77777777" w:rsidTr="003F5AA4">
        <w:tc>
          <w:tcPr>
            <w:tcW w:w="2951" w:type="dxa"/>
            <w:shd w:val="clear" w:color="auto" w:fill="auto"/>
          </w:tcPr>
          <w:p w14:paraId="31ADA595" w14:textId="62A19CDF" w:rsidR="00CF6174" w:rsidRPr="00DC32F6" w:rsidRDefault="00CF6174" w:rsidP="00ED2525">
            <w:pPr>
              <w:rPr>
                <w:rFonts w:ascii="Consolas" w:hAnsi="Consolas" w:cs="Consolas"/>
                <w:color w:val="000000"/>
                <w:sz w:val="18"/>
                <w:szCs w:val="18"/>
                <w:lang w:val="en-CA"/>
              </w:rPr>
            </w:pPr>
            <w:r w:rsidRPr="00DC32F6">
              <w:rPr>
                <w:rFonts w:ascii="Consolas" w:hAnsi="Consolas" w:cs="Consolas"/>
                <w:color w:val="000000"/>
                <w:sz w:val="18"/>
                <w:szCs w:val="18"/>
                <w:lang w:val="en-CA"/>
              </w:rPr>
              <w:t>PlanarPolarityCode</w:t>
            </w:r>
          </w:p>
        </w:tc>
        <w:tc>
          <w:tcPr>
            <w:tcW w:w="5804" w:type="dxa"/>
            <w:shd w:val="clear" w:color="auto" w:fill="auto"/>
          </w:tcPr>
          <w:p w14:paraId="54744F29" w14:textId="77777777" w:rsidR="00CF6174" w:rsidRDefault="00CF6174" w:rsidP="003F5AA4">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74DA811D" w14:textId="77777777" w:rsidR="00DC32F6" w:rsidRDefault="00DC32F6" w:rsidP="003F5AA4">
            <w:pPr>
              <w:autoSpaceDE w:val="0"/>
              <w:autoSpaceDN w:val="0"/>
              <w:adjustRightInd w:val="0"/>
              <w:spacing w:after="1"/>
              <w:rPr>
                <w:rFonts w:ascii="Consolas" w:hAnsi="Consolas" w:cs="Consolas"/>
                <w:color w:val="000000"/>
                <w:sz w:val="18"/>
                <w:szCs w:val="18"/>
                <w:lang w:val="en-CA"/>
              </w:rPr>
            </w:pPr>
          </w:p>
          <w:p w14:paraId="43A39010" w14:textId="77777777" w:rsidR="00DC32F6" w:rsidRPr="00DC32F6" w:rsidRDefault="00DC32F6" w:rsidP="00DC32F6">
            <w:pPr>
              <w:autoSpaceDE w:val="0"/>
              <w:autoSpaceDN w:val="0"/>
              <w:adjustRightInd w:val="0"/>
              <w:spacing w:after="1"/>
              <w:rPr>
                <w:rFonts w:ascii="Consolas" w:hAnsi="Consolas" w:cs="Consolas"/>
                <w:color w:val="000000"/>
                <w:sz w:val="18"/>
                <w:szCs w:val="18"/>
                <w:lang w:val="en-CA"/>
              </w:rPr>
            </w:pPr>
            <w:r w:rsidRPr="00DC32F6">
              <w:rPr>
                <w:rFonts w:ascii="Consolas" w:hAnsi="Consolas" w:cs="Consolas"/>
                <w:color w:val="000000"/>
                <w:sz w:val="18"/>
                <w:szCs w:val="18"/>
                <w:lang w:val="en-CA"/>
              </w:rPr>
              <w:t>e.g.: "upright", "overturned", "vertical"</w:t>
            </w:r>
          </w:p>
          <w:p w14:paraId="69B79A33" w14:textId="77777777" w:rsidR="00DC32F6" w:rsidRPr="00DC32F6" w:rsidRDefault="00DC32F6" w:rsidP="003F5AA4">
            <w:pPr>
              <w:autoSpaceDE w:val="0"/>
              <w:autoSpaceDN w:val="0"/>
              <w:adjustRightInd w:val="0"/>
              <w:spacing w:after="1"/>
              <w:rPr>
                <w:rFonts w:ascii="Consolas" w:hAnsi="Consolas" w:cs="Consolas"/>
                <w:color w:val="000000"/>
                <w:sz w:val="18"/>
                <w:szCs w:val="18"/>
                <w:lang w:val="en-CA"/>
              </w:rPr>
            </w:pPr>
          </w:p>
          <w:p w14:paraId="6DB61A52" w14:textId="77777777" w:rsidR="00CF6174" w:rsidRPr="00DC32F6" w:rsidRDefault="00CF6174" w:rsidP="003F5AA4">
            <w:pPr>
              <w:autoSpaceDE w:val="0"/>
              <w:autoSpaceDN w:val="0"/>
              <w:adjustRightInd w:val="0"/>
              <w:spacing w:after="1"/>
              <w:rPr>
                <w:rFonts w:ascii="Consolas" w:hAnsi="Consolas" w:cs="Consolas"/>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4F53DD86" w:rsidR="001A44F0" w:rsidRDefault="001A44F0" w:rsidP="007F03F0">
      <w:pPr>
        <w:pStyle w:val="Heading3"/>
        <w:rPr>
          <w:lang w:val="en-CA"/>
        </w:rPr>
      </w:pPr>
      <w:bookmarkStart w:id="740" w:name="_Toc458154224"/>
      <w:r>
        <w:rPr>
          <w:lang w:val="en-CA"/>
        </w:rPr>
        <w:t>Instance example</w:t>
      </w:r>
      <w:r w:rsidR="00E62F4E">
        <w:rPr>
          <w:lang w:val="en-CA"/>
        </w:rPr>
        <w:t>s</w:t>
      </w:r>
      <w:bookmarkEnd w:id="740"/>
    </w:p>
    <w:p w14:paraId="005D2082" w14:textId="77777777" w:rsidR="001A44F0" w:rsidRDefault="001A44F0" w:rsidP="00ED2525">
      <w:pPr>
        <w:rPr>
          <w:lang w:val="en-CA"/>
        </w:rPr>
      </w:pPr>
    </w:p>
    <w:p w14:paraId="6C5300BA" w14:textId="64101DAD"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 xml:space="preserve">g </w:t>
      </w:r>
      <w:r w:rsidR="00424648">
        <w:rPr>
          <w:lang w:val="en-CA"/>
        </w:rPr>
        <w:t>of an existing map from Drewes [</w:t>
      </w:r>
      <w:r w:rsidR="00424648">
        <w:rPr>
          <w:lang w:val="en-CA"/>
        </w:rPr>
        <w:fldChar w:fldCharType="begin"/>
      </w:r>
      <w:r w:rsidR="00424648">
        <w:rPr>
          <w:lang w:val="en-CA"/>
        </w:rPr>
        <w:instrText xml:space="preserve"> REF _Ref458066542 \n \h </w:instrText>
      </w:r>
      <w:r w:rsidR="00424648">
        <w:rPr>
          <w:lang w:val="en-CA"/>
        </w:rPr>
      </w:r>
      <w:r w:rsidR="00424648">
        <w:rPr>
          <w:lang w:val="en-CA"/>
        </w:rPr>
        <w:fldChar w:fldCharType="separate"/>
      </w:r>
      <w:r w:rsidR="00AD44BE">
        <w:rPr>
          <w:lang w:val="en-CA"/>
        </w:rPr>
        <w:t>3</w:t>
      </w:r>
      <w:r w:rsidR="00424648">
        <w:rPr>
          <w:lang w:val="en-CA"/>
        </w:rPr>
        <w:fldChar w:fldCharType="end"/>
      </w:r>
      <w:r w:rsidR="00424648">
        <w:rPr>
          <w:lang w:val="en-CA"/>
        </w:rPr>
        <w:t>]</w:t>
      </w:r>
      <w:r>
        <w:rPr>
          <w:lang w:val="en-CA"/>
        </w:rPr>
        <w:t>.</w:t>
      </w:r>
      <w:r w:rsidR="007F03F0">
        <w:rPr>
          <w:lang w:val="en-CA"/>
        </w:rPr>
        <w:t xml:space="preserve">  This example has been chosen because it was selected for a similar exercise for the North American Data Model (</w:t>
      </w:r>
      <w:hyperlink r:id="rId45" w:history="1">
        <w:r w:rsidR="0032727A" w:rsidRPr="00334BF0">
          <w:rPr>
            <w:rStyle w:val="Hyperlink"/>
            <w:lang w:val="en-CA"/>
          </w:rPr>
          <w:t>http://ngmdb.usgs.gov/www-nadm/dmdt/</w:t>
        </w:r>
      </w:hyperlink>
      <w:r w:rsidR="007F03F0">
        <w:rPr>
          <w:lang w:val="en-CA"/>
        </w:rPr>
        <w:t>)</w:t>
      </w:r>
      <w:r w:rsidR="0032727A">
        <w:rPr>
          <w:lang w:val="en-CA"/>
        </w:rPr>
        <w:t>.</w:t>
      </w:r>
      <w:r>
        <w:rPr>
          <w:lang w:val="en-CA"/>
        </w:rPr>
        <w:t xml:space="preserve">  </w:t>
      </w:r>
      <w:r>
        <w:rPr>
          <w:lang w:val="en-CA"/>
        </w:rPr>
        <w:fldChar w:fldCharType="begin"/>
      </w:r>
      <w:r>
        <w:rPr>
          <w:lang w:val="en-CA"/>
        </w:rPr>
        <w:instrText xml:space="preserve"> REF _Ref440297651 \h </w:instrText>
      </w:r>
      <w:r>
        <w:rPr>
          <w:lang w:val="en-CA"/>
        </w:rPr>
      </w:r>
      <w:r>
        <w:rPr>
          <w:lang w:val="en-CA"/>
        </w:rPr>
        <w:fldChar w:fldCharType="separate"/>
      </w:r>
      <w:r w:rsidR="00AD44BE">
        <w:t xml:space="preserve">Figure </w:t>
      </w:r>
      <w:r w:rsidR="00AD44BE">
        <w:rPr>
          <w:noProof/>
        </w:rPr>
        <w:t>28</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AD44BE">
        <w:t xml:space="preserve">Figure </w:t>
      </w:r>
      <w:r w:rsidR="00AD44BE">
        <w:rPr>
          <w:noProof/>
        </w:rPr>
        <w:t>29</w:t>
      </w:r>
      <w:r>
        <w:rPr>
          <w:lang w:val="en-CA"/>
        </w:rPr>
        <w:fldChar w:fldCharType="end"/>
      </w:r>
      <w:r>
        <w:rPr>
          <w:lang w:val="en-CA"/>
        </w:rPr>
        <w:t>.</w:t>
      </w:r>
    </w:p>
    <w:p w14:paraId="48F69C95" w14:textId="36F43841" w:rsidR="006F2329" w:rsidRDefault="00F658C5" w:rsidP="007F03F0">
      <w:pPr>
        <w:keepNext/>
      </w:pPr>
      <w:r>
        <w:rPr>
          <w:noProof/>
          <w:lang w:val="en-AU" w:eastAsia="en-AU"/>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Caption"/>
      </w:pPr>
      <w:bookmarkStart w:id="741" w:name="_Ref440297651"/>
      <w:r>
        <w:t xml:space="preserve">Figure </w:t>
      </w:r>
      <w:r>
        <w:fldChar w:fldCharType="begin"/>
      </w:r>
      <w:r>
        <w:instrText xml:space="preserve"> SEQ Figure \* ARABIC </w:instrText>
      </w:r>
      <w:r>
        <w:fldChar w:fldCharType="separate"/>
      </w:r>
      <w:r w:rsidR="00AD44BE">
        <w:rPr>
          <w:noProof/>
        </w:rPr>
        <w:t>28</w:t>
      </w:r>
      <w:r>
        <w:fldChar w:fldCharType="end"/>
      </w:r>
      <w:bookmarkEnd w:id="741"/>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AU" w:eastAsia="en-AU"/>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Caption"/>
      </w:pPr>
      <w:bookmarkStart w:id="742" w:name="_Ref440297725"/>
      <w:r>
        <w:t xml:space="preserve">Figure </w:t>
      </w:r>
      <w:r>
        <w:fldChar w:fldCharType="begin"/>
      </w:r>
      <w:r>
        <w:instrText xml:space="preserve"> SEQ Figure \* ARABIC </w:instrText>
      </w:r>
      <w:r>
        <w:fldChar w:fldCharType="separate"/>
      </w:r>
      <w:r w:rsidR="00AD44BE">
        <w:rPr>
          <w:noProof/>
        </w:rPr>
        <w:t>29</w:t>
      </w:r>
      <w:r>
        <w:fldChar w:fldCharType="end"/>
      </w:r>
      <w:bookmarkEnd w:id="742"/>
      <w:r>
        <w:t xml:space="preserve"> : Original description from map legend.  This legend item is represented as a GeologicFeature (specifically, a GeologicUnit)</w:t>
      </w:r>
    </w:p>
    <w:p w14:paraId="49BAA496" w14:textId="1BA30C9E" w:rsidR="006F2329" w:rsidRDefault="00A05D5D">
      <w:r>
        <w:t>The map also has a cross section through the same Ttv unit (</w:t>
      </w:r>
      <w:r w:rsidR="00EA6BB5">
        <w:fldChar w:fldCharType="begin"/>
      </w:r>
      <w:r w:rsidR="00EA6BB5">
        <w:instrText xml:space="preserve"> REF _Ref440297766 \h </w:instrText>
      </w:r>
      <w:r w:rsidR="00EA6BB5">
        <w:fldChar w:fldCharType="separate"/>
      </w:r>
      <w:r w:rsidR="00AD44BE">
        <w:t xml:space="preserve">Figure </w:t>
      </w:r>
      <w:r w:rsidR="00AD44BE">
        <w:rPr>
          <w:noProof/>
        </w:rPr>
        <w:t>30</w:t>
      </w:r>
      <w:r w:rsidR="00EA6BB5">
        <w:fldChar w:fldCharType="end"/>
      </w:r>
      <w:r>
        <w:t>) showing an example of a non-map mapping frame.</w:t>
      </w:r>
      <w:r w:rsidR="00E11331">
        <w:t xml:space="preserve"> </w:t>
      </w:r>
    </w:p>
    <w:p w14:paraId="471F9977" w14:textId="5F78F7F8" w:rsidR="006F2329" w:rsidRDefault="00F658C5" w:rsidP="007F03F0">
      <w:pPr>
        <w:keepNext/>
      </w:pPr>
      <w:r>
        <w:rPr>
          <w:noProof/>
          <w:lang w:val="en-AU" w:eastAsia="en-AU"/>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Caption"/>
      </w:pPr>
      <w:bookmarkStart w:id="743" w:name="_Ref440297766"/>
      <w:r>
        <w:t xml:space="preserve">Figure </w:t>
      </w:r>
      <w:r>
        <w:fldChar w:fldCharType="begin"/>
      </w:r>
      <w:r>
        <w:instrText xml:space="preserve"> SEQ Figure \* ARABIC </w:instrText>
      </w:r>
      <w:r>
        <w:fldChar w:fldCharType="separate"/>
      </w:r>
      <w:r w:rsidR="00AD44BE">
        <w:rPr>
          <w:noProof/>
        </w:rPr>
        <w:t>30</w:t>
      </w:r>
      <w:r>
        <w:fldChar w:fldCharType="end"/>
      </w:r>
      <w:bookmarkEnd w:id="74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AU" w:eastAsia="en-AU"/>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Caption"/>
        <w:rPr>
          <w:lang w:val="en-CA"/>
        </w:rPr>
      </w:pPr>
      <w:r>
        <w:t xml:space="preserve">Figure </w:t>
      </w:r>
      <w:r>
        <w:fldChar w:fldCharType="begin"/>
      </w:r>
      <w:r>
        <w:instrText xml:space="preserve"> SEQ Figure \* ARABIC </w:instrText>
      </w:r>
      <w:r>
        <w:fldChar w:fldCharType="separate"/>
      </w:r>
      <w:r w:rsidR="00AD44BE">
        <w:rPr>
          <w:noProof/>
        </w:rPr>
        <w:t>31</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Heading2"/>
        <w:rPr>
          <w:lang w:val="en-CA"/>
        </w:rPr>
      </w:pPr>
      <w:bookmarkStart w:id="744" w:name="_Ref440187941"/>
      <w:bookmarkStart w:id="745" w:name="_Toc458154225"/>
      <w:r w:rsidRPr="00D12552">
        <w:rPr>
          <w:lang w:val="en-CA"/>
        </w:rPr>
        <w:lastRenderedPageBreak/>
        <w:t xml:space="preserve">GeoSciML </w:t>
      </w:r>
      <w:r>
        <w:rPr>
          <w:lang w:val="en-CA"/>
        </w:rPr>
        <w:t>Extension</w:t>
      </w:r>
      <w:r w:rsidRPr="00D12552">
        <w:rPr>
          <w:lang w:val="en-CA"/>
        </w:rPr>
        <w:t xml:space="preserve"> Requirements </w:t>
      </w:r>
      <w:bookmarkEnd w:id="744"/>
      <w:r w:rsidR="008B01F3" w:rsidRPr="00D12552">
        <w:rPr>
          <w:lang w:val="en-CA"/>
        </w:rPr>
        <w:t>Class</w:t>
      </w:r>
      <w:r w:rsidR="008B01F3">
        <w:rPr>
          <w:lang w:val="en-CA"/>
        </w:rPr>
        <w:t xml:space="preserve"> </w:t>
      </w:r>
      <w:r w:rsidR="008B01F3">
        <w:t>(</w:t>
      </w:r>
      <w:r w:rsidR="00052694">
        <w:t>Normative)</w:t>
      </w:r>
      <w:bookmarkEnd w:id="745"/>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FA4FE3"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FA4FE3" w:rsidRDefault="00FB2691" w:rsidP="00513449">
            <w:pPr>
              <w:keepNext/>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Requirements Class</w:t>
            </w:r>
          </w:p>
        </w:tc>
      </w:tr>
      <w:tr w:rsidR="00FB2691" w:rsidRPr="00FA4FE3"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Style w:val="requri"/>
                <w:rFonts w:ascii="Calibri" w:hAnsi="Calibri"/>
                <w:szCs w:val="18"/>
                <w:lang w:val="en-CA"/>
              </w:rPr>
              <w:t>/req/gsml4-extension</w:t>
            </w:r>
          </w:p>
        </w:tc>
      </w:tr>
      <w:tr w:rsidR="00FB2691" w:rsidRPr="00FA4FE3"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128B74DC" w:rsidR="00FB2691" w:rsidRPr="00FA4FE3" w:rsidRDefault="005E33CD" w:rsidP="00501FA1">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 xml:space="preserve">Encoding </w:t>
            </w:r>
          </w:p>
        </w:tc>
      </w:tr>
      <w:tr w:rsidR="00FB2691" w:rsidRPr="00FA4FE3"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FA4FE3" w:rsidRDefault="00FB2691"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/req/gsml4-basic</w:t>
            </w:r>
          </w:p>
        </w:tc>
      </w:tr>
      <w:tr w:rsidR="00845595" w:rsidRPr="00FA4FE3"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FA4FE3" w:rsidRDefault="00845595"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7CAEE1D9" w:rsidR="00845595" w:rsidRPr="00FA4FE3" w:rsidRDefault="00A052E8" w:rsidP="00513449">
            <w:pPr>
              <w:spacing w:before="100" w:beforeAutospacing="1" w:after="100" w:afterAutospacing="1" w:line="230" w:lineRule="atLeast"/>
              <w:jc w:val="both"/>
              <w:rPr>
                <w:rFonts w:ascii="Calibri" w:eastAsia="MS Mincho" w:hAnsi="Calibri"/>
                <w:sz w:val="18"/>
                <w:szCs w:val="18"/>
                <w:lang w:val="en-CA"/>
              </w:rPr>
            </w:pPr>
            <w:r w:rsidRPr="00FA4FE3">
              <w:rPr>
                <w:rFonts w:ascii="Calibri" w:eastAsia="MS Mincho" w:hAnsi="Calibri"/>
                <w:sz w:val="18"/>
                <w:szCs w:val="18"/>
                <w:lang w:val="en-CA"/>
              </w:rPr>
              <w:t>/req/</w:t>
            </w:r>
            <w:r w:rsidR="00845595" w:rsidRPr="00FA4FE3">
              <w:rPr>
                <w:rFonts w:ascii="Calibri" w:eastAsia="MS Mincho" w:hAnsi="Calibri"/>
                <w:sz w:val="18"/>
                <w:szCs w:val="18"/>
                <w:lang w:val="en-CA"/>
              </w:rPr>
              <w:t>gsml4-geologictime</w:t>
            </w:r>
          </w:p>
        </w:tc>
      </w:tr>
      <w:tr w:rsidR="00FB2691" w:rsidRPr="00FA4FE3"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FA4FE3" w:rsidRDefault="00FB2691" w:rsidP="00513449">
            <w:pPr>
              <w:spacing w:before="100" w:beforeAutospacing="1" w:after="100" w:afterAutospacing="1" w:line="230" w:lineRule="atLeast"/>
              <w:rPr>
                <w:rFonts w:ascii="Calibri" w:eastAsia="MS Mincho" w:hAnsi="Calibri"/>
                <w:b/>
                <w:sz w:val="18"/>
                <w:szCs w:val="18"/>
                <w:lang w:val="en-CA"/>
              </w:rPr>
            </w:pPr>
            <w:r w:rsidRPr="00FA4FE3">
              <w:rPr>
                <w:rFonts w:ascii="Calibri" w:eastAsia="MS Mincho" w:hAnsi="Calibri"/>
                <w:b/>
                <w:sz w:val="18"/>
                <w:szCs w:val="18"/>
                <w:lang w:val="en-CA"/>
              </w:rPr>
              <w:t xml:space="preserve">/req/gsml4-extension/geologicfeature-history </w:t>
            </w:r>
          </w:p>
          <w:p w14:paraId="5CD7AE7F" w14:textId="460891E8" w:rsidR="00FB2691" w:rsidRPr="00FA4FE3" w:rsidRDefault="00FB2691" w:rsidP="00FA4FE3">
            <w:pPr>
              <w:spacing w:before="100" w:beforeAutospacing="1" w:after="100" w:afterAutospacing="1" w:line="230" w:lineRule="atLeast"/>
              <w:rPr>
                <w:rFonts w:ascii="Calibri" w:eastAsia="MS Mincho" w:hAnsi="Calibri"/>
                <w:sz w:val="18"/>
                <w:szCs w:val="18"/>
                <w:lang w:val="en-CA"/>
              </w:rPr>
            </w:pPr>
            <w:r w:rsidRPr="00FA4FE3">
              <w:rPr>
                <w:rFonts w:ascii="Calibri" w:eastAsia="MS Mincho" w:hAnsi="Calibri"/>
                <w:sz w:val="18"/>
                <w:szCs w:val="18"/>
                <w:lang w:val="en-CA"/>
              </w:rPr>
              <w:t xml:space="preserve">A </w:t>
            </w:r>
            <w:r w:rsidRPr="00FA4FE3">
              <w:rPr>
                <w:rStyle w:val="Entity"/>
                <w:rFonts w:eastAsia="MS Mincho"/>
                <w:sz w:val="18"/>
                <w:szCs w:val="18"/>
              </w:rPr>
              <w:t>GeologicFeatureRelation</w:t>
            </w:r>
            <w:r w:rsidRPr="00FA4FE3">
              <w:rPr>
                <w:rFonts w:ascii="Calibri" w:eastAsia="MS Mincho" w:hAnsi="Calibri"/>
                <w:sz w:val="18"/>
                <w:szCs w:val="18"/>
                <w:lang w:val="en-CA"/>
              </w:rPr>
              <w:t xml:space="preserve"> SHALL not be used </w:t>
            </w:r>
            <w:r w:rsidR="00FA4FE3" w:rsidRPr="00FA4FE3">
              <w:rPr>
                <w:rFonts w:ascii="Calibri" w:eastAsia="MS Mincho" w:hAnsi="Calibri"/>
                <w:sz w:val="18"/>
                <w:szCs w:val="18"/>
                <w:lang w:val="en-CA"/>
              </w:rPr>
              <w:t>to associate</w:t>
            </w:r>
            <w:r w:rsidRPr="00FA4FE3">
              <w:rPr>
                <w:rFonts w:ascii="Calibri" w:eastAsia="MS Mincho" w:hAnsi="Calibri"/>
                <w:sz w:val="18"/>
                <w:szCs w:val="18"/>
                <w:lang w:val="en-CA"/>
              </w:rPr>
              <w:t xml:space="preserve"> a </w:t>
            </w:r>
            <w:r w:rsidRPr="00FA4FE3">
              <w:rPr>
                <w:rStyle w:val="Entity"/>
                <w:rFonts w:eastAsia="MS Mincho"/>
                <w:sz w:val="18"/>
                <w:szCs w:val="18"/>
              </w:rPr>
              <w:t>GeologicFeature</w:t>
            </w:r>
            <w:r w:rsidRPr="00FA4FE3">
              <w:rPr>
                <w:rFonts w:ascii="Calibri" w:eastAsia="MS Mincho" w:hAnsi="Calibri"/>
                <w:sz w:val="18"/>
                <w:szCs w:val="18"/>
                <w:lang w:val="en-CA"/>
              </w:rPr>
              <w:t xml:space="preserve"> </w:t>
            </w:r>
            <w:r w:rsidR="00FA4FE3" w:rsidRPr="00FA4FE3">
              <w:rPr>
                <w:rFonts w:ascii="Calibri" w:eastAsia="MS Mincho" w:hAnsi="Calibri"/>
                <w:sz w:val="18"/>
                <w:szCs w:val="18"/>
                <w:lang w:val="en-CA"/>
              </w:rPr>
              <w:t>to a</w:t>
            </w:r>
            <w:r w:rsidRPr="00FA4FE3">
              <w:rPr>
                <w:rFonts w:ascii="Calibri" w:eastAsia="MS Mincho" w:hAnsi="Calibri"/>
                <w:sz w:val="18"/>
                <w:szCs w:val="18"/>
                <w:lang w:val="en-CA"/>
              </w:rPr>
              <w:t xml:space="preserve"> </w:t>
            </w:r>
            <w:r w:rsidRPr="00FA4FE3">
              <w:rPr>
                <w:rStyle w:val="Entity"/>
                <w:rFonts w:eastAsia="MS Mincho"/>
                <w:sz w:val="18"/>
                <w:szCs w:val="18"/>
              </w:rPr>
              <w:t>GeologicEvent</w:t>
            </w:r>
            <w:r w:rsidRPr="00FA4FE3">
              <w:rPr>
                <w:rFonts w:ascii="Calibri" w:eastAsia="MS Mincho" w:hAnsi="Calibri"/>
                <w:sz w:val="18"/>
                <w:szCs w:val="18"/>
                <w:lang w:val="en-CA"/>
              </w:rPr>
              <w:t xml:space="preserve"> if </w:t>
            </w:r>
            <w:r w:rsidR="00FA4FE3" w:rsidRPr="00FA4FE3">
              <w:rPr>
                <w:rStyle w:val="Entity"/>
                <w:rFonts w:eastAsia="MS Mincho"/>
                <w:sz w:val="18"/>
                <w:szCs w:val="18"/>
              </w:rPr>
              <w:t>GeologicFeature::</w:t>
            </w:r>
            <w:r w:rsidRPr="00FA4FE3">
              <w:rPr>
                <w:rStyle w:val="Entity"/>
                <w:rFonts w:eastAsia="MS Mincho"/>
                <w:sz w:val="18"/>
                <w:szCs w:val="18"/>
              </w:rPr>
              <w:t>geol</w:t>
            </w:r>
            <w:r w:rsidR="00FA4FE3" w:rsidRPr="00FA4FE3">
              <w:rPr>
                <w:rStyle w:val="Entity"/>
                <w:rFonts w:eastAsia="MS Mincho"/>
                <w:sz w:val="18"/>
                <w:szCs w:val="18"/>
              </w:rPr>
              <w:t>ogicHistory</w:t>
            </w:r>
            <w:r w:rsidR="00FA4FE3" w:rsidRPr="00FA4FE3">
              <w:rPr>
                <w:rFonts w:ascii="Calibri" w:eastAsia="MS Mincho" w:hAnsi="Calibri"/>
                <w:sz w:val="18"/>
                <w:szCs w:val="18"/>
                <w:lang w:val="en-CA"/>
              </w:rPr>
              <w:t xml:space="preserve"> can provide the same information</w:t>
            </w:r>
            <w:r w:rsidRPr="00FA4FE3">
              <w:rPr>
                <w:rFonts w:ascii="Calibri" w:eastAsia="MS Mincho" w:hAnsi="Calibri"/>
                <w:sz w:val="18"/>
                <w:szCs w:val="18"/>
                <w:lang w:val="en-CA"/>
              </w:rPr>
              <w:t>.</w:t>
            </w:r>
          </w:p>
        </w:tc>
      </w:tr>
      <w:tr w:rsidR="00FB2691" w:rsidRPr="00FA4FE3"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FA4FE3" w:rsidRDefault="00FB2691" w:rsidP="00513449">
            <w:pPr>
              <w:spacing w:before="100" w:beforeAutospacing="1" w:after="100" w:afterAutospacing="1" w:line="230" w:lineRule="atLeast"/>
              <w:jc w:val="both"/>
              <w:rPr>
                <w:rFonts w:ascii="Calibri" w:eastAsia="MS Mincho" w:hAnsi="Calibri"/>
                <w:b/>
                <w:sz w:val="18"/>
                <w:szCs w:val="18"/>
                <w:lang w:val="en-CA"/>
              </w:rPr>
            </w:pPr>
            <w:r w:rsidRPr="00FA4FE3">
              <w:rPr>
                <w:rFonts w:ascii="Calibri" w:eastAsia="MS Mincho" w:hAnsi="Calibri"/>
                <w:b/>
                <w:sz w:val="18"/>
                <w:szCs w:val="18"/>
                <w:lang w:val="en-CA"/>
              </w:rPr>
              <w:t xml:space="preserve">/req/gsml4-extension/contact-chronoboundary </w:t>
            </w:r>
          </w:p>
          <w:p w14:paraId="67AA169E" w14:textId="4DE0B377" w:rsidR="00FB2691" w:rsidRPr="00FA4FE3" w:rsidRDefault="00FB2691" w:rsidP="00513449">
            <w:pPr>
              <w:spacing w:before="100" w:beforeAutospacing="1" w:after="100" w:afterAutospacing="1" w:line="230" w:lineRule="atLeast"/>
              <w:jc w:val="both"/>
              <w:rPr>
                <w:rFonts w:ascii="Calibri" w:eastAsia="MS Mincho" w:hAnsi="Calibri"/>
                <w:b/>
                <w:sz w:val="18"/>
                <w:szCs w:val="18"/>
              </w:rPr>
            </w:pPr>
            <w:r w:rsidRPr="00FA4FE3">
              <w:rPr>
                <w:rStyle w:val="Entity"/>
                <w:rFonts w:eastAsia="MS Mincho"/>
                <w:sz w:val="18"/>
                <w:szCs w:val="18"/>
              </w:rPr>
              <w:t>correlatesWith</w:t>
            </w:r>
            <w:r w:rsidRPr="00FA4FE3">
              <w:rPr>
                <w:rFonts w:ascii="Calibri" w:eastAsia="MS Mincho" w:hAnsi="Calibri"/>
                <w:sz w:val="18"/>
                <w:szCs w:val="18"/>
                <w:lang w:val="en-CA"/>
              </w:rPr>
              <w:t xml:space="preserve"> association to a </w:t>
            </w:r>
            <w:r w:rsidRPr="00FA4FE3">
              <w:rPr>
                <w:rStyle w:val="Entity"/>
                <w:rFonts w:eastAsia="MS Mincho"/>
                <w:sz w:val="18"/>
                <w:szCs w:val="18"/>
              </w:rPr>
              <w:t>GeochronologicBondary</w:t>
            </w:r>
            <w:r w:rsidRPr="00FA4FE3">
              <w:rPr>
                <w:rFonts w:ascii="Calibri" w:eastAsia="MS Mincho" w:hAnsi="Calibri"/>
                <w:sz w:val="18"/>
                <w:szCs w:val="18"/>
                <w:lang w:val="en-CA"/>
              </w:rPr>
              <w:t xml:space="preserve"> SHALL be allowed only when </w:t>
            </w:r>
            <w:r w:rsidRPr="00FA4FE3">
              <w:rPr>
                <w:rStyle w:val="Entity"/>
                <w:rFonts w:eastAsia="MS Mincho"/>
                <w:sz w:val="18"/>
                <w:szCs w:val="18"/>
              </w:rPr>
              <w:t>contactType</w:t>
            </w:r>
            <w:r w:rsidRPr="00FA4FE3">
              <w:rPr>
                <w:rFonts w:ascii="Calibri" w:eastAsia="MS Mincho" w:hAnsi="Calibri"/>
                <w:sz w:val="18"/>
                <w:szCs w:val="18"/>
                <w:lang w:val="en-CA"/>
              </w:rPr>
              <w:t xml:space="preserve"> = ChronostratigraphicBoundary.</w:t>
            </w:r>
          </w:p>
        </w:tc>
      </w:tr>
      <w:tr w:rsidR="00BB609E" w:rsidRPr="00FA4FE3" w14:paraId="48D6CB9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1724852" w14:textId="734D94A8" w:rsidR="00BB609E" w:rsidRPr="00FA4FE3" w:rsidRDefault="00BB609E" w:rsidP="00513449">
            <w:pPr>
              <w:spacing w:before="100" w:beforeAutospacing="1" w:after="100" w:afterAutospacing="1" w:line="230" w:lineRule="atLeast"/>
              <w:jc w:val="both"/>
              <w:rPr>
                <w:rFonts w:ascii="Calibri" w:eastAsia="MS Mincho" w:hAnsi="Calibri"/>
                <w:b/>
                <w:sz w:val="18"/>
                <w:szCs w:val="18"/>
                <w:lang w:val="en-CA"/>
              </w:rPr>
            </w:pPr>
            <w:r>
              <w:rPr>
                <w:rFonts w:ascii="Calibri" w:eastAsia="MS Mincho" w:hAnsi="Calibr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55CC23C" w14:textId="77777777" w:rsidR="00BB609E" w:rsidRDefault="00BB609E" w:rsidP="00513449">
            <w:pPr>
              <w:spacing w:before="100" w:beforeAutospacing="1" w:after="100" w:afterAutospacing="1" w:line="230" w:lineRule="atLeast"/>
              <w:jc w:val="both"/>
              <w:rPr>
                <w:rStyle w:val="requri"/>
                <w:lang w:val="en-CA"/>
              </w:rPr>
            </w:pPr>
            <w:r>
              <w:rPr>
                <w:rStyle w:val="requri"/>
                <w:lang w:val="en-CA"/>
              </w:rPr>
              <w:t>/req/gsml4-extension</w:t>
            </w:r>
            <w:r w:rsidRPr="00D12552">
              <w:rPr>
                <w:rStyle w:val="requri"/>
                <w:lang w:val="en-CA"/>
              </w:rPr>
              <w:t>/</w:t>
            </w:r>
            <w:r>
              <w:rPr>
                <w:rStyle w:val="requri"/>
                <w:lang w:val="en-CA"/>
              </w:rPr>
              <w:t>slipComponents-slip</w:t>
            </w:r>
          </w:p>
          <w:p w14:paraId="784D4ED9" w14:textId="69908293" w:rsidR="00BB609E" w:rsidRPr="00FA4FE3" w:rsidRDefault="00BB609E" w:rsidP="00513449">
            <w:pPr>
              <w:spacing w:before="100" w:beforeAutospacing="1" w:after="100" w:afterAutospacing="1" w:line="230" w:lineRule="atLeast"/>
              <w:jc w:val="both"/>
              <w:rPr>
                <w:rFonts w:ascii="Calibri" w:eastAsia="MS Mincho" w:hAnsi="Calibri"/>
                <w:b/>
                <w:sz w:val="18"/>
                <w:szCs w:val="18"/>
                <w:lang w:val="en-CA"/>
              </w:rPr>
            </w:pPr>
            <w:r w:rsidRPr="00707C33">
              <w:rPr>
                <w:rStyle w:val="Entity"/>
              </w:rPr>
              <w:t>SlipComponents</w:t>
            </w:r>
            <w:r>
              <w:rPr>
                <w:rStyle w:val="reqtext"/>
                <w:lang w:val="en-CA"/>
              </w:rPr>
              <w:t xml:space="preserve"> SHALL have at least one of heave, horizontalSlip or throw be a non-null value.</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w:t>
      </w:r>
      <w:r w:rsidR="003E1755" w:rsidRPr="00DC32F6">
        <w:rPr>
          <w:rStyle w:val="Entity"/>
        </w:rPr>
        <w:t>GeologicStructure</w:t>
      </w:r>
      <w:r w:rsidR="003E1755">
        <w:rPr>
          <w:lang w:val="en-CA"/>
        </w:rPr>
        <w:t xml:space="preserv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1D0C1CEC" w:rsidR="00845595" w:rsidRDefault="00441148" w:rsidP="00364200">
      <w:pPr>
        <w:keepNext/>
      </w:pPr>
      <w:r>
        <w:rPr>
          <w:noProof/>
          <w:lang w:val="en-AU" w:eastAsia="en-AU"/>
        </w:rPr>
        <w:drawing>
          <wp:inline distT="0" distB="0" distL="0" distR="0" wp14:anchorId="7E8FFC8B" wp14:editId="44D2FD53">
            <wp:extent cx="5486400" cy="5571413"/>
            <wp:effectExtent l="0" t="0" r="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5571413"/>
                    </a:xfrm>
                    <a:prstGeom prst="rect">
                      <a:avLst/>
                    </a:prstGeom>
                    <a:noFill/>
                    <a:ln>
                      <a:noFill/>
                    </a:ln>
                  </pic:spPr>
                </pic:pic>
              </a:graphicData>
            </a:graphic>
          </wp:inline>
        </w:drawing>
      </w:r>
    </w:p>
    <w:p w14:paraId="1DAC8896" w14:textId="0C683031"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32</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746" w:name="_Toc458154226"/>
      <w:r>
        <w:rPr>
          <w:lang w:val="en-CA"/>
        </w:rPr>
        <w:t>Geologic Relations</w:t>
      </w:r>
      <w:bookmarkEnd w:id="746"/>
    </w:p>
    <w:p w14:paraId="05E3DBF0" w14:textId="77777777" w:rsidR="000D4260" w:rsidRPr="000D4260" w:rsidRDefault="000D4260" w:rsidP="000D4260">
      <w:pPr>
        <w:rPr>
          <w:lang w:val="en-CA"/>
        </w:rPr>
      </w:pPr>
    </w:p>
    <w:p w14:paraId="11E3941A" w14:textId="4FA8840B" w:rsidR="009C64B2" w:rsidRDefault="00441148" w:rsidP="009C64B2">
      <w:pPr>
        <w:keepNext/>
      </w:pPr>
      <w:r>
        <w:rPr>
          <w:noProof/>
          <w:lang w:val="en-AU" w:eastAsia="en-AU"/>
        </w:rPr>
        <w:lastRenderedPageBreak/>
        <mc:AlternateContent>
          <mc:Choice Requires="wpc">
            <w:drawing>
              <wp:inline distT="0" distB="0" distL="0" distR="0" wp14:anchorId="5D1A612D" wp14:editId="18510792">
                <wp:extent cx="4065294" cy="4688484"/>
                <wp:effectExtent l="0" t="0" r="0" b="0"/>
                <wp:docPr id="481" name="Zone de dessin 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28" name="Group 205"/>
                        <wpg:cNvGrpSpPr>
                          <a:grpSpLocks/>
                        </wpg:cNvGrpSpPr>
                        <wpg:grpSpPr bwMode="auto">
                          <a:xfrm>
                            <a:off x="19685" y="2540"/>
                            <a:ext cx="4016375" cy="4648835"/>
                            <a:chOff x="31" y="31"/>
                            <a:chExt cx="6325" cy="7321"/>
                          </a:xfrm>
                        </wpg:grpSpPr>
                        <wps:wsp>
                          <wps:cNvPr id="129" name="Rectangle 5"/>
                          <wps:cNvSpPr>
                            <a:spLocks noChangeArrowheads="1"/>
                          </wps:cNvSpPr>
                          <wps:spPr bwMode="auto">
                            <a:xfrm>
                              <a:off x="31" y="31"/>
                              <a:ext cx="6325" cy="7321"/>
                            </a:xfrm>
                            <a:prstGeom prst="rect">
                              <a:avLst/>
                            </a:pr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6"/>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7"/>
                          <wps:cNvSpPr>
                            <a:spLocks/>
                          </wps:cNvSpPr>
                          <wps:spPr bwMode="auto">
                            <a:xfrm>
                              <a:off x="31" y="31"/>
                              <a:ext cx="2481" cy="198"/>
                            </a:xfrm>
                            <a:custGeom>
                              <a:avLst/>
                              <a:gdLst>
                                <a:gd name="T0" fmla="*/ 0 w 2481"/>
                                <a:gd name="T1" fmla="*/ 198 h 198"/>
                                <a:gd name="T2" fmla="*/ 2345 w 2481"/>
                                <a:gd name="T3" fmla="*/ 198 h 198"/>
                                <a:gd name="T4" fmla="*/ 2481 w 2481"/>
                                <a:gd name="T5" fmla="*/ 52 h 198"/>
                                <a:gd name="T6" fmla="*/ 2481 w 2481"/>
                                <a:gd name="T7" fmla="*/ 0 h 198"/>
                                <a:gd name="T8" fmla="*/ 0 w 2481"/>
                                <a:gd name="T9" fmla="*/ 0 h 198"/>
                                <a:gd name="T10" fmla="*/ 0 w 2481"/>
                                <a:gd name="T11" fmla="*/ 198 h 198"/>
                              </a:gdLst>
                              <a:ahLst/>
                              <a:cxnLst>
                                <a:cxn ang="0">
                                  <a:pos x="T0" y="T1"/>
                                </a:cxn>
                                <a:cxn ang="0">
                                  <a:pos x="T2" y="T3"/>
                                </a:cxn>
                                <a:cxn ang="0">
                                  <a:pos x="T4" y="T5"/>
                                </a:cxn>
                                <a:cxn ang="0">
                                  <a:pos x="T6" y="T7"/>
                                </a:cxn>
                                <a:cxn ang="0">
                                  <a:pos x="T8" y="T9"/>
                                </a:cxn>
                                <a:cxn ang="0">
                                  <a:pos x="T10" y="T11"/>
                                </a:cxn>
                              </a:cxnLst>
                              <a:rect l="0" t="0" r="r" b="b"/>
                              <a:pathLst>
                                <a:path w="2481" h="198">
                                  <a:moveTo>
                                    <a:pt x="0" y="198"/>
                                  </a:moveTo>
                                  <a:lnTo>
                                    <a:pt x="2345" y="198"/>
                                  </a:lnTo>
                                  <a:lnTo>
                                    <a:pt x="2481" y="52"/>
                                  </a:lnTo>
                                  <a:lnTo>
                                    <a:pt x="2481" y="0"/>
                                  </a:lnTo>
                                  <a:lnTo>
                                    <a:pt x="0" y="0"/>
                                  </a:lnTo>
                                  <a:lnTo>
                                    <a:pt x="0" y="198"/>
                                  </a:lnTo>
                                  <a:close/>
                                </a:path>
                              </a:pathLst>
                            </a:custGeom>
                            <a:noFill/>
                            <a:ln w="635" cap="sq">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Rectangle 8"/>
                          <wps:cNvSpPr>
                            <a:spLocks noChangeArrowheads="1"/>
                          </wps:cNvSpPr>
                          <wps:spPr bwMode="auto">
                            <a:xfrm>
                              <a:off x="83" y="63"/>
                              <a:ext cx="21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1756B" w14:textId="5AC63CF7" w:rsidR="00AE476B" w:rsidRDefault="00AE476B">
                                <w:r>
                                  <w:rPr>
                                    <w:rFonts w:ascii="Arial" w:hAnsi="Arial" w:cs="Arial"/>
                                    <w:b/>
                                    <w:bCs/>
                                    <w:color w:val="000000"/>
                                    <w:sz w:val="10"/>
                                    <w:szCs w:val="10"/>
                                  </w:rPr>
                                  <w:t>class Summary diagram: Geologic Relations</w:t>
                                </w:r>
                              </w:p>
                            </w:txbxContent>
                          </wps:txbx>
                          <wps:bodyPr rot="0" vert="horz" wrap="none" lIns="0" tIns="0" rIns="0" bIns="0" anchor="t" anchorCtr="0">
                            <a:spAutoFit/>
                          </wps:bodyPr>
                        </wps:wsp>
                        <wps:wsp>
                          <wps:cNvPr id="133" name="Freeform 9"/>
                          <wps:cNvSpPr>
                            <a:spLocks/>
                          </wps:cNvSpPr>
                          <wps:spPr bwMode="auto">
                            <a:xfrm>
                              <a:off x="448" y="1345"/>
                              <a:ext cx="2637" cy="1085"/>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134" name="Rectangle 10"/>
                          <wps:cNvSpPr>
                            <a:spLocks noChangeArrowheads="1"/>
                          </wps:cNvSpPr>
                          <wps:spPr bwMode="auto">
                            <a:xfrm>
                              <a:off x="417" y="1314"/>
                              <a:ext cx="2647"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1"/>
                          <wps:cNvSpPr>
                            <a:spLocks noChangeArrowheads="1"/>
                          </wps:cNvSpPr>
                          <wps:spPr bwMode="auto">
                            <a:xfrm>
                              <a:off x="417" y="1324"/>
                              <a:ext cx="2647" cy="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2"/>
                          <wps:cNvSpPr>
                            <a:spLocks noChangeArrowheads="1"/>
                          </wps:cNvSpPr>
                          <wps:spPr bwMode="auto">
                            <a:xfrm>
                              <a:off x="417" y="1564"/>
                              <a:ext cx="2647" cy="52"/>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
                          <wps:cNvSpPr>
                            <a:spLocks noChangeArrowheads="1"/>
                          </wps:cNvSpPr>
                          <wps:spPr bwMode="auto">
                            <a:xfrm>
                              <a:off x="417" y="1616"/>
                              <a:ext cx="2647" cy="3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4"/>
                          <wps:cNvSpPr>
                            <a:spLocks noChangeArrowheads="1"/>
                          </wps:cNvSpPr>
                          <wps:spPr bwMode="auto">
                            <a:xfrm>
                              <a:off x="417" y="1648"/>
                              <a:ext cx="2647"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5"/>
                          <wps:cNvSpPr>
                            <a:spLocks noChangeArrowheads="1"/>
                          </wps:cNvSpPr>
                          <wps:spPr bwMode="auto">
                            <a:xfrm>
                              <a:off x="417" y="1700"/>
                              <a:ext cx="2647"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6"/>
                          <wps:cNvSpPr>
                            <a:spLocks noChangeArrowheads="1"/>
                          </wps:cNvSpPr>
                          <wps:spPr bwMode="auto">
                            <a:xfrm>
                              <a:off x="417" y="1752"/>
                              <a:ext cx="2647"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7"/>
                          <wps:cNvSpPr>
                            <a:spLocks noChangeArrowheads="1"/>
                          </wps:cNvSpPr>
                          <wps:spPr bwMode="auto">
                            <a:xfrm>
                              <a:off x="417" y="1804"/>
                              <a:ext cx="2647" cy="52"/>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8"/>
                          <wps:cNvSpPr>
                            <a:spLocks noChangeArrowheads="1"/>
                          </wps:cNvSpPr>
                          <wps:spPr bwMode="auto">
                            <a:xfrm>
                              <a:off x="417" y="1856"/>
                              <a:ext cx="2647"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9"/>
                          <wps:cNvSpPr>
                            <a:spLocks noChangeArrowheads="1"/>
                          </wps:cNvSpPr>
                          <wps:spPr bwMode="auto">
                            <a:xfrm>
                              <a:off x="417" y="1887"/>
                              <a:ext cx="2647" cy="53"/>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20"/>
                          <wps:cNvSpPr>
                            <a:spLocks noChangeArrowheads="1"/>
                          </wps:cNvSpPr>
                          <wps:spPr bwMode="auto">
                            <a:xfrm>
                              <a:off x="417" y="1940"/>
                              <a:ext cx="2647"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21"/>
                          <wps:cNvSpPr>
                            <a:spLocks noChangeArrowheads="1"/>
                          </wps:cNvSpPr>
                          <wps:spPr bwMode="auto">
                            <a:xfrm>
                              <a:off x="417" y="1992"/>
                              <a:ext cx="2647"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22"/>
                          <wps:cNvSpPr>
                            <a:spLocks noChangeArrowheads="1"/>
                          </wps:cNvSpPr>
                          <wps:spPr bwMode="auto">
                            <a:xfrm>
                              <a:off x="417" y="2044"/>
                              <a:ext cx="2647"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23"/>
                          <wps:cNvSpPr>
                            <a:spLocks noChangeArrowheads="1"/>
                          </wps:cNvSpPr>
                          <wps:spPr bwMode="auto">
                            <a:xfrm>
                              <a:off x="417" y="2096"/>
                              <a:ext cx="2647" cy="31"/>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24"/>
                          <wps:cNvSpPr>
                            <a:spLocks noChangeArrowheads="1"/>
                          </wps:cNvSpPr>
                          <wps:spPr bwMode="auto">
                            <a:xfrm>
                              <a:off x="417" y="2127"/>
                              <a:ext cx="2647"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25"/>
                          <wps:cNvSpPr>
                            <a:spLocks noChangeArrowheads="1"/>
                          </wps:cNvSpPr>
                          <wps:spPr bwMode="auto">
                            <a:xfrm>
                              <a:off x="417" y="2179"/>
                              <a:ext cx="2647" cy="53"/>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26"/>
                          <wps:cNvSpPr>
                            <a:spLocks noChangeArrowheads="1"/>
                          </wps:cNvSpPr>
                          <wps:spPr bwMode="auto">
                            <a:xfrm>
                              <a:off x="417" y="2232"/>
                              <a:ext cx="2647"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27"/>
                          <wps:cNvSpPr>
                            <a:spLocks noChangeArrowheads="1"/>
                          </wps:cNvSpPr>
                          <wps:spPr bwMode="auto">
                            <a:xfrm>
                              <a:off x="417" y="2284"/>
                              <a:ext cx="2647"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28"/>
                          <wps:cNvSpPr>
                            <a:spLocks noChangeArrowheads="1"/>
                          </wps:cNvSpPr>
                          <wps:spPr bwMode="auto">
                            <a:xfrm>
                              <a:off x="417" y="2336"/>
                              <a:ext cx="2647" cy="31"/>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29"/>
                          <wps:cNvSpPr>
                            <a:spLocks noChangeArrowheads="1"/>
                          </wps:cNvSpPr>
                          <wps:spPr bwMode="auto">
                            <a:xfrm>
                              <a:off x="417" y="2367"/>
                              <a:ext cx="2647" cy="42"/>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30"/>
                          <wps:cNvSpPr>
                            <a:spLocks/>
                          </wps:cNvSpPr>
                          <wps:spPr bwMode="auto">
                            <a:xfrm>
                              <a:off x="417" y="1314"/>
                              <a:ext cx="2637" cy="1084"/>
                            </a:xfrm>
                            <a:custGeom>
                              <a:avLst/>
                              <a:gdLst>
                                <a:gd name="T0" fmla="*/ 4008 w 4048"/>
                                <a:gd name="T1" fmla="*/ 0 h 1664"/>
                                <a:gd name="T2" fmla="*/ 4048 w 4048"/>
                                <a:gd name="T3" fmla="*/ 40 h 1664"/>
                                <a:gd name="T4" fmla="*/ 4048 w 4048"/>
                                <a:gd name="T5" fmla="*/ 40 h 1664"/>
                                <a:gd name="T6" fmla="*/ 4048 w 4048"/>
                                <a:gd name="T7" fmla="*/ 1624 h 1664"/>
                                <a:gd name="T8" fmla="*/ 4048 w 4048"/>
                                <a:gd name="T9" fmla="*/ 1624 h 1664"/>
                                <a:gd name="T10" fmla="*/ 4008 w 4048"/>
                                <a:gd name="T11" fmla="*/ 1664 h 1664"/>
                                <a:gd name="T12" fmla="*/ 4008 w 4048"/>
                                <a:gd name="T13" fmla="*/ 1664 h 1664"/>
                                <a:gd name="T14" fmla="*/ 4008 w 4048"/>
                                <a:gd name="T15" fmla="*/ 1664 h 1664"/>
                                <a:gd name="T16" fmla="*/ 40 w 4048"/>
                                <a:gd name="T17" fmla="*/ 1664 h 1664"/>
                                <a:gd name="T18" fmla="*/ 40 w 4048"/>
                                <a:gd name="T19" fmla="*/ 1664 h 1664"/>
                                <a:gd name="T20" fmla="*/ 0 w 4048"/>
                                <a:gd name="T21" fmla="*/ 1624 h 1664"/>
                                <a:gd name="T22" fmla="*/ 0 w 4048"/>
                                <a:gd name="T23" fmla="*/ 1624 h 1664"/>
                                <a:gd name="T24" fmla="*/ 0 w 4048"/>
                                <a:gd name="T25" fmla="*/ 40 h 1664"/>
                                <a:gd name="T26" fmla="*/ 40 w 4048"/>
                                <a:gd name="T27" fmla="*/ 0 h 1664"/>
                                <a:gd name="T28" fmla="*/ 40 w 4048"/>
                                <a:gd name="T29" fmla="*/ 0 h 1664"/>
                                <a:gd name="T30" fmla="*/ 4008 w 4048"/>
                                <a:gd name="T31" fmla="*/ 0 h 16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48" h="1664">
                                  <a:moveTo>
                                    <a:pt x="4008" y="0"/>
                                  </a:moveTo>
                                  <a:cubicBezTo>
                                    <a:pt x="4031" y="0"/>
                                    <a:pt x="4048" y="18"/>
                                    <a:pt x="4048" y="40"/>
                                  </a:cubicBezTo>
                                  <a:lnTo>
                                    <a:pt x="4048" y="40"/>
                                  </a:lnTo>
                                  <a:lnTo>
                                    <a:pt x="4048" y="1624"/>
                                  </a:lnTo>
                                  <a:lnTo>
                                    <a:pt x="4048" y="1624"/>
                                  </a:lnTo>
                                  <a:cubicBezTo>
                                    <a:pt x="4048" y="1647"/>
                                    <a:pt x="4031" y="1664"/>
                                    <a:pt x="4008" y="1664"/>
                                  </a:cubicBezTo>
                                  <a:cubicBezTo>
                                    <a:pt x="4008" y="1664"/>
                                    <a:pt x="4008" y="1664"/>
                                    <a:pt x="4008" y="1664"/>
                                  </a:cubicBezTo>
                                  <a:lnTo>
                                    <a:pt x="4008" y="1664"/>
                                  </a:lnTo>
                                  <a:lnTo>
                                    <a:pt x="40" y="1664"/>
                                  </a:lnTo>
                                  <a:lnTo>
                                    <a:pt x="40" y="1664"/>
                                  </a:lnTo>
                                  <a:cubicBezTo>
                                    <a:pt x="18" y="1664"/>
                                    <a:pt x="0" y="1647"/>
                                    <a:pt x="0" y="1624"/>
                                  </a:cubicBezTo>
                                  <a:lnTo>
                                    <a:pt x="0" y="1624"/>
                                  </a:lnTo>
                                  <a:lnTo>
                                    <a:pt x="0" y="40"/>
                                  </a:lnTo>
                                  <a:cubicBezTo>
                                    <a:pt x="0" y="18"/>
                                    <a:pt x="18" y="0"/>
                                    <a:pt x="40" y="0"/>
                                  </a:cubicBezTo>
                                  <a:lnTo>
                                    <a:pt x="40" y="0"/>
                                  </a:lnTo>
                                  <a:lnTo>
                                    <a:pt x="400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31"/>
                          <wps:cNvSpPr>
                            <a:spLocks noChangeArrowheads="1"/>
                          </wps:cNvSpPr>
                          <wps:spPr bwMode="auto">
                            <a:xfrm>
                              <a:off x="1365" y="1377"/>
                              <a:ext cx="6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C4FF" w14:textId="5FAC5CAA" w:rsidR="00AE476B" w:rsidRDefault="00AE476B">
                                <w:r>
                                  <w:rPr>
                                    <w:rFonts w:ascii="Arial" w:hAnsi="Arial" w:cs="Arial"/>
                                    <w:color w:val="000000"/>
                                    <w:sz w:val="10"/>
                                    <w:szCs w:val="10"/>
                                  </w:rPr>
                                  <w:t>«FeatureType»</w:t>
                                </w:r>
                              </w:p>
                            </w:txbxContent>
                          </wps:txbx>
                          <wps:bodyPr rot="0" vert="horz" wrap="none" lIns="0" tIns="0" rIns="0" bIns="0" anchor="t" anchorCtr="0">
                            <a:spAutoFit/>
                          </wps:bodyPr>
                        </wps:wsp>
                        <wps:wsp>
                          <wps:cNvPr id="156" name="Rectangle 32"/>
                          <wps:cNvSpPr>
                            <a:spLocks noChangeArrowheads="1"/>
                          </wps:cNvSpPr>
                          <wps:spPr bwMode="auto">
                            <a:xfrm>
                              <a:off x="928" y="1512"/>
                              <a:ext cx="152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BDE51" w14:textId="1F4AF4BA" w:rsidR="00AE476B" w:rsidRDefault="00AE476B">
                                <w:r>
                                  <w:rPr>
                                    <w:rFonts w:ascii="Arial" w:hAnsi="Arial" w:cs="Arial"/>
                                    <w:b/>
                                    <w:bCs/>
                                    <w:i/>
                                    <w:iCs/>
                                    <w:color w:val="000000"/>
                                    <w:sz w:val="10"/>
                                    <w:szCs w:val="10"/>
                                  </w:rPr>
                                  <w:t>GeologyBasic::GeologicFeature</w:t>
                                </w:r>
                              </w:p>
                            </w:txbxContent>
                          </wps:txbx>
                          <wps:bodyPr rot="0" vert="horz" wrap="none" lIns="0" tIns="0" rIns="0" bIns="0" anchor="t" anchorCtr="0">
                            <a:spAutoFit/>
                          </wps:bodyPr>
                        </wps:wsp>
                        <wps:wsp>
                          <wps:cNvPr id="157" name="Line 33"/>
                          <wps:cNvCnPr/>
                          <wps:spPr bwMode="auto">
                            <a:xfrm>
                              <a:off x="417" y="1700"/>
                              <a:ext cx="2637"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34"/>
                          <wps:cNvSpPr>
                            <a:spLocks noChangeArrowheads="1"/>
                          </wps:cNvSpPr>
                          <wps:spPr bwMode="auto">
                            <a:xfrm>
                              <a:off x="552"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B36E6" w14:textId="01820E82" w:rsidR="00AE476B" w:rsidRDefault="00AE476B">
                                <w:r>
                                  <w:rPr>
                                    <w:rFonts w:ascii="Arial" w:hAnsi="Arial" w:cs="Arial"/>
                                    <w:color w:val="000000"/>
                                    <w:sz w:val="10"/>
                                    <w:szCs w:val="10"/>
                                  </w:rPr>
                                  <w:t>«voidable»</w:t>
                                </w:r>
                              </w:p>
                            </w:txbxContent>
                          </wps:txbx>
                          <wps:bodyPr rot="0" vert="horz" wrap="none" lIns="0" tIns="0" rIns="0" bIns="0" anchor="t" anchorCtr="0">
                            <a:spAutoFit/>
                          </wps:bodyPr>
                        </wps:wsp>
                        <wps:wsp>
                          <wps:cNvPr id="159" name="Rectangle 35"/>
                          <wps:cNvSpPr>
                            <a:spLocks noChangeArrowheads="1"/>
                          </wps:cNvSpPr>
                          <wps:spPr bwMode="auto">
                            <a:xfrm>
                              <a:off x="469"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44B3" w14:textId="4130DF33"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160" name="Rectangle 36"/>
                          <wps:cNvSpPr>
                            <a:spLocks noChangeArrowheads="1"/>
                          </wps:cNvSpPr>
                          <wps:spPr bwMode="auto">
                            <a:xfrm>
                              <a:off x="646" y="1919"/>
                              <a:ext cx="154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F84D1" w14:textId="4A1C9BC3" w:rsidR="00AE476B" w:rsidRDefault="00AE476B">
                                <w:r>
                                  <w:rPr>
                                    <w:rFonts w:ascii="Arial" w:hAnsi="Arial" w:cs="Arial"/>
                                    <w:color w:val="3C3C3C"/>
                                    <w:sz w:val="10"/>
                                    <w:szCs w:val="10"/>
                                  </w:rPr>
                                  <w:t>observationMethod: Category [0..*]</w:t>
                                </w:r>
                              </w:p>
                            </w:txbxContent>
                          </wps:txbx>
                          <wps:bodyPr rot="0" vert="horz" wrap="none" lIns="0" tIns="0" rIns="0" bIns="0" anchor="t" anchorCtr="0">
                            <a:spAutoFit/>
                          </wps:bodyPr>
                        </wps:wsp>
                        <wps:wsp>
                          <wps:cNvPr id="161" name="Rectangle 37"/>
                          <wps:cNvSpPr>
                            <a:spLocks noChangeArrowheads="1"/>
                          </wps:cNvSpPr>
                          <wps:spPr bwMode="auto">
                            <a:xfrm>
                              <a:off x="469" y="2054"/>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0716A" w14:textId="6252DE94"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162" name="Rectangle 38"/>
                          <wps:cNvSpPr>
                            <a:spLocks noChangeArrowheads="1"/>
                          </wps:cNvSpPr>
                          <wps:spPr bwMode="auto">
                            <a:xfrm>
                              <a:off x="646" y="2054"/>
                              <a:ext cx="2182"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1BB3E" w14:textId="79C8BC87" w:rsidR="00AE476B" w:rsidRDefault="00AE476B">
                                <w:r>
                                  <w:rPr>
                                    <w:rFonts w:ascii="Arial" w:hAnsi="Arial" w:cs="Arial"/>
                                    <w:color w:val="3C3C3C"/>
                                    <w:sz w:val="10"/>
                                    <w:szCs w:val="10"/>
                                  </w:rPr>
                                  <w:t>purpose: DescriptionPurpose [0..1] = typicalNorm</w:t>
                                </w:r>
                              </w:p>
                            </w:txbxContent>
                          </wps:txbx>
                          <wps:bodyPr rot="0" vert="horz" wrap="none" lIns="0" tIns="0" rIns="0" bIns="0" anchor="t" anchorCtr="0">
                            <a:spAutoFit/>
                          </wps:bodyPr>
                        </wps:wsp>
                        <wps:wsp>
                          <wps:cNvPr id="163" name="Rectangle 39"/>
                          <wps:cNvSpPr>
                            <a:spLocks noChangeArrowheads="1"/>
                          </wps:cNvSpPr>
                          <wps:spPr bwMode="auto">
                            <a:xfrm>
                              <a:off x="469" y="2190"/>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8466" w14:textId="3E819A04"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164" name="Rectangle 40"/>
                          <wps:cNvSpPr>
                            <a:spLocks noChangeArrowheads="1"/>
                          </wps:cNvSpPr>
                          <wps:spPr bwMode="auto">
                            <a:xfrm>
                              <a:off x="646" y="2190"/>
                              <a:ext cx="10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E6A51" w14:textId="3411CBA7" w:rsidR="00AE476B" w:rsidRDefault="00AE476B">
                                <w:r>
                                  <w:rPr>
                                    <w:rFonts w:ascii="Arial" w:hAnsi="Arial" w:cs="Arial"/>
                                    <w:color w:val="3C3C3C"/>
                                    <w:sz w:val="10"/>
                                    <w:szCs w:val="10"/>
                                  </w:rPr>
                                  <w:t>classifier: Category [0..*]</w:t>
                                </w:r>
                              </w:p>
                            </w:txbxContent>
                          </wps:txbx>
                          <wps:bodyPr rot="0" vert="horz" wrap="none" lIns="0" tIns="0" rIns="0" bIns="0" anchor="t" anchorCtr="0">
                            <a:spAutoFit/>
                          </wps:bodyPr>
                        </wps:wsp>
                        <wps:wsp>
                          <wps:cNvPr id="165" name="Freeform 41"/>
                          <wps:cNvSpPr>
                            <a:spLocks/>
                          </wps:cNvSpPr>
                          <wps:spPr bwMode="auto">
                            <a:xfrm>
                              <a:off x="490" y="4442"/>
                              <a:ext cx="2553" cy="1054"/>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42"/>
                          <wps:cNvSpPr>
                            <a:spLocks noChangeArrowheads="1"/>
                          </wps:cNvSpPr>
                          <wps:spPr bwMode="auto">
                            <a:xfrm>
                              <a:off x="459" y="4411"/>
                              <a:ext cx="2564"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43"/>
                          <wps:cNvSpPr>
                            <a:spLocks noChangeArrowheads="1"/>
                          </wps:cNvSpPr>
                          <wps:spPr bwMode="auto">
                            <a:xfrm>
                              <a:off x="459" y="4421"/>
                              <a:ext cx="2564"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44"/>
                          <wps:cNvSpPr>
                            <a:spLocks noChangeArrowheads="1"/>
                          </wps:cNvSpPr>
                          <wps:spPr bwMode="auto">
                            <a:xfrm>
                              <a:off x="459" y="4640"/>
                              <a:ext cx="2564"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45"/>
                          <wps:cNvSpPr>
                            <a:spLocks noChangeArrowheads="1"/>
                          </wps:cNvSpPr>
                          <wps:spPr bwMode="auto">
                            <a:xfrm>
                              <a:off x="459" y="4661"/>
                              <a:ext cx="2564"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46"/>
                          <wps:cNvSpPr>
                            <a:spLocks noChangeArrowheads="1"/>
                          </wps:cNvSpPr>
                          <wps:spPr bwMode="auto">
                            <a:xfrm>
                              <a:off x="459" y="4672"/>
                              <a:ext cx="2564" cy="21"/>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47"/>
                          <wps:cNvSpPr>
                            <a:spLocks noChangeArrowheads="1"/>
                          </wps:cNvSpPr>
                          <wps:spPr bwMode="auto">
                            <a:xfrm>
                              <a:off x="459" y="4693"/>
                              <a:ext cx="2564"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48"/>
                          <wps:cNvSpPr>
                            <a:spLocks noChangeArrowheads="1"/>
                          </wps:cNvSpPr>
                          <wps:spPr bwMode="auto">
                            <a:xfrm>
                              <a:off x="459" y="4703"/>
                              <a:ext cx="2564" cy="2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49"/>
                          <wps:cNvSpPr>
                            <a:spLocks noChangeArrowheads="1"/>
                          </wps:cNvSpPr>
                          <wps:spPr bwMode="auto">
                            <a:xfrm>
                              <a:off x="459" y="4724"/>
                              <a:ext cx="2564" cy="21"/>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Rectangle 50"/>
                          <wps:cNvSpPr>
                            <a:spLocks noChangeArrowheads="1"/>
                          </wps:cNvSpPr>
                          <wps:spPr bwMode="auto">
                            <a:xfrm>
                              <a:off x="459" y="4745"/>
                              <a:ext cx="2564" cy="3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51"/>
                          <wps:cNvSpPr>
                            <a:spLocks noChangeArrowheads="1"/>
                          </wps:cNvSpPr>
                          <wps:spPr bwMode="auto">
                            <a:xfrm>
                              <a:off x="459" y="4776"/>
                              <a:ext cx="2564"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52"/>
                          <wps:cNvSpPr>
                            <a:spLocks noChangeArrowheads="1"/>
                          </wps:cNvSpPr>
                          <wps:spPr bwMode="auto">
                            <a:xfrm>
                              <a:off x="459" y="4786"/>
                              <a:ext cx="2564" cy="42"/>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53"/>
                          <wps:cNvSpPr>
                            <a:spLocks noChangeArrowheads="1"/>
                          </wps:cNvSpPr>
                          <wps:spPr bwMode="auto">
                            <a:xfrm>
                              <a:off x="459" y="4828"/>
                              <a:ext cx="2564" cy="11"/>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54"/>
                          <wps:cNvSpPr>
                            <a:spLocks noChangeArrowheads="1"/>
                          </wps:cNvSpPr>
                          <wps:spPr bwMode="auto">
                            <a:xfrm>
                              <a:off x="459" y="4839"/>
                              <a:ext cx="2564" cy="3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Rectangle 55"/>
                          <wps:cNvSpPr>
                            <a:spLocks noChangeArrowheads="1"/>
                          </wps:cNvSpPr>
                          <wps:spPr bwMode="auto">
                            <a:xfrm>
                              <a:off x="459" y="4870"/>
                              <a:ext cx="2564" cy="2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Rectangle 56"/>
                          <wps:cNvSpPr>
                            <a:spLocks noChangeArrowheads="1"/>
                          </wps:cNvSpPr>
                          <wps:spPr bwMode="auto">
                            <a:xfrm>
                              <a:off x="459" y="4891"/>
                              <a:ext cx="2564" cy="3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Rectangle 57"/>
                          <wps:cNvSpPr>
                            <a:spLocks noChangeArrowheads="1"/>
                          </wps:cNvSpPr>
                          <wps:spPr bwMode="auto">
                            <a:xfrm>
                              <a:off x="459" y="4922"/>
                              <a:ext cx="2564" cy="2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8"/>
                          <wps:cNvSpPr>
                            <a:spLocks noChangeArrowheads="1"/>
                          </wps:cNvSpPr>
                          <wps:spPr bwMode="auto">
                            <a:xfrm>
                              <a:off x="459" y="4943"/>
                              <a:ext cx="2564" cy="3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Rectangle 59"/>
                          <wps:cNvSpPr>
                            <a:spLocks noChangeArrowheads="1"/>
                          </wps:cNvSpPr>
                          <wps:spPr bwMode="auto">
                            <a:xfrm>
                              <a:off x="459" y="4974"/>
                              <a:ext cx="2564"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Rectangle 60"/>
                          <wps:cNvSpPr>
                            <a:spLocks noChangeArrowheads="1"/>
                          </wps:cNvSpPr>
                          <wps:spPr bwMode="auto">
                            <a:xfrm>
                              <a:off x="459" y="4985"/>
                              <a:ext cx="2564" cy="2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 name="Rectangle 61"/>
                          <wps:cNvSpPr>
                            <a:spLocks noChangeArrowheads="1"/>
                          </wps:cNvSpPr>
                          <wps:spPr bwMode="auto">
                            <a:xfrm>
                              <a:off x="459" y="5005"/>
                              <a:ext cx="2564" cy="2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Rectangle 62"/>
                          <wps:cNvSpPr>
                            <a:spLocks noChangeArrowheads="1"/>
                          </wps:cNvSpPr>
                          <wps:spPr bwMode="auto">
                            <a:xfrm>
                              <a:off x="459" y="5026"/>
                              <a:ext cx="2564" cy="32"/>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63"/>
                          <wps:cNvSpPr>
                            <a:spLocks noChangeArrowheads="1"/>
                          </wps:cNvSpPr>
                          <wps:spPr bwMode="auto">
                            <a:xfrm>
                              <a:off x="459" y="5058"/>
                              <a:ext cx="2564"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64"/>
                          <wps:cNvSpPr>
                            <a:spLocks noChangeArrowheads="1"/>
                          </wps:cNvSpPr>
                          <wps:spPr bwMode="auto">
                            <a:xfrm>
                              <a:off x="459" y="5068"/>
                              <a:ext cx="2564" cy="42"/>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65"/>
                          <wps:cNvSpPr>
                            <a:spLocks noChangeArrowheads="1"/>
                          </wps:cNvSpPr>
                          <wps:spPr bwMode="auto">
                            <a:xfrm>
                              <a:off x="459" y="5110"/>
                              <a:ext cx="2564"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66"/>
                          <wps:cNvSpPr>
                            <a:spLocks noChangeArrowheads="1"/>
                          </wps:cNvSpPr>
                          <wps:spPr bwMode="auto">
                            <a:xfrm>
                              <a:off x="459" y="5120"/>
                              <a:ext cx="2564" cy="3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67"/>
                          <wps:cNvSpPr>
                            <a:spLocks noChangeArrowheads="1"/>
                          </wps:cNvSpPr>
                          <wps:spPr bwMode="auto">
                            <a:xfrm>
                              <a:off x="459" y="5151"/>
                              <a:ext cx="2564" cy="21"/>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68"/>
                          <wps:cNvSpPr>
                            <a:spLocks noChangeArrowheads="1"/>
                          </wps:cNvSpPr>
                          <wps:spPr bwMode="auto">
                            <a:xfrm>
                              <a:off x="459" y="5172"/>
                              <a:ext cx="2564" cy="32"/>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 name="Rectangle 69"/>
                          <wps:cNvSpPr>
                            <a:spLocks noChangeArrowheads="1"/>
                          </wps:cNvSpPr>
                          <wps:spPr bwMode="auto">
                            <a:xfrm>
                              <a:off x="459" y="5204"/>
                              <a:ext cx="2564" cy="2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Rectangle 70"/>
                          <wps:cNvSpPr>
                            <a:spLocks noChangeArrowheads="1"/>
                          </wps:cNvSpPr>
                          <wps:spPr bwMode="auto">
                            <a:xfrm>
                              <a:off x="459" y="5224"/>
                              <a:ext cx="2564" cy="32"/>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 name="Rectangle 71"/>
                          <wps:cNvSpPr>
                            <a:spLocks noChangeArrowheads="1"/>
                          </wps:cNvSpPr>
                          <wps:spPr bwMode="auto">
                            <a:xfrm>
                              <a:off x="459" y="5256"/>
                              <a:ext cx="2564" cy="21"/>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Rectangle 72"/>
                          <wps:cNvSpPr>
                            <a:spLocks noChangeArrowheads="1"/>
                          </wps:cNvSpPr>
                          <wps:spPr bwMode="auto">
                            <a:xfrm>
                              <a:off x="459" y="5277"/>
                              <a:ext cx="2564" cy="3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 name="Rectangle 73"/>
                          <wps:cNvSpPr>
                            <a:spLocks noChangeArrowheads="1"/>
                          </wps:cNvSpPr>
                          <wps:spPr bwMode="auto">
                            <a:xfrm>
                              <a:off x="459" y="5308"/>
                              <a:ext cx="2564"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Rectangle 74"/>
                          <wps:cNvSpPr>
                            <a:spLocks noChangeArrowheads="1"/>
                          </wps:cNvSpPr>
                          <wps:spPr bwMode="auto">
                            <a:xfrm>
                              <a:off x="459" y="5318"/>
                              <a:ext cx="2564" cy="42"/>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Rectangle 75"/>
                          <wps:cNvSpPr>
                            <a:spLocks noChangeArrowheads="1"/>
                          </wps:cNvSpPr>
                          <wps:spPr bwMode="auto">
                            <a:xfrm>
                              <a:off x="459" y="5360"/>
                              <a:ext cx="2564"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76"/>
                          <wps:cNvSpPr>
                            <a:spLocks noChangeArrowheads="1"/>
                          </wps:cNvSpPr>
                          <wps:spPr bwMode="auto">
                            <a:xfrm>
                              <a:off x="459" y="5370"/>
                              <a:ext cx="2564" cy="2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Rectangle 77"/>
                          <wps:cNvSpPr>
                            <a:spLocks noChangeArrowheads="1"/>
                          </wps:cNvSpPr>
                          <wps:spPr bwMode="auto">
                            <a:xfrm>
                              <a:off x="459" y="5391"/>
                              <a:ext cx="2564" cy="11"/>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78"/>
                          <wps:cNvSpPr>
                            <a:spLocks noChangeArrowheads="1"/>
                          </wps:cNvSpPr>
                          <wps:spPr bwMode="auto">
                            <a:xfrm>
                              <a:off x="459" y="5402"/>
                              <a:ext cx="2564" cy="4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Rectangle 79"/>
                          <wps:cNvSpPr>
                            <a:spLocks noChangeArrowheads="1"/>
                          </wps:cNvSpPr>
                          <wps:spPr bwMode="auto">
                            <a:xfrm>
                              <a:off x="459" y="5443"/>
                              <a:ext cx="2564"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80"/>
                          <wps:cNvSpPr>
                            <a:spLocks noChangeArrowheads="1"/>
                          </wps:cNvSpPr>
                          <wps:spPr bwMode="auto">
                            <a:xfrm>
                              <a:off x="459" y="5454"/>
                              <a:ext cx="2564" cy="2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81"/>
                          <wps:cNvSpPr>
                            <a:spLocks/>
                          </wps:cNvSpPr>
                          <wps:spPr bwMode="auto">
                            <a:xfrm>
                              <a:off x="459" y="4411"/>
                              <a:ext cx="2553" cy="1053"/>
                            </a:xfrm>
                            <a:custGeom>
                              <a:avLst/>
                              <a:gdLst>
                                <a:gd name="T0" fmla="*/ 3880 w 3920"/>
                                <a:gd name="T1" fmla="*/ 0 h 1616"/>
                                <a:gd name="T2" fmla="*/ 3920 w 3920"/>
                                <a:gd name="T3" fmla="*/ 40 h 1616"/>
                                <a:gd name="T4" fmla="*/ 3920 w 3920"/>
                                <a:gd name="T5" fmla="*/ 40 h 1616"/>
                                <a:gd name="T6" fmla="*/ 3920 w 3920"/>
                                <a:gd name="T7" fmla="*/ 1576 h 1616"/>
                                <a:gd name="T8" fmla="*/ 3920 w 3920"/>
                                <a:gd name="T9" fmla="*/ 1576 h 1616"/>
                                <a:gd name="T10" fmla="*/ 3880 w 3920"/>
                                <a:gd name="T11" fmla="*/ 1616 h 1616"/>
                                <a:gd name="T12" fmla="*/ 3880 w 3920"/>
                                <a:gd name="T13" fmla="*/ 1616 h 1616"/>
                                <a:gd name="T14" fmla="*/ 3880 w 3920"/>
                                <a:gd name="T15" fmla="*/ 1616 h 1616"/>
                                <a:gd name="T16" fmla="*/ 40 w 3920"/>
                                <a:gd name="T17" fmla="*/ 1616 h 1616"/>
                                <a:gd name="T18" fmla="*/ 40 w 3920"/>
                                <a:gd name="T19" fmla="*/ 1616 h 1616"/>
                                <a:gd name="T20" fmla="*/ 0 w 3920"/>
                                <a:gd name="T21" fmla="*/ 1576 h 1616"/>
                                <a:gd name="T22" fmla="*/ 0 w 3920"/>
                                <a:gd name="T23" fmla="*/ 1576 h 1616"/>
                                <a:gd name="T24" fmla="*/ 0 w 3920"/>
                                <a:gd name="T25" fmla="*/ 40 h 1616"/>
                                <a:gd name="T26" fmla="*/ 40 w 3920"/>
                                <a:gd name="T27" fmla="*/ 0 h 1616"/>
                                <a:gd name="T28" fmla="*/ 40 w 3920"/>
                                <a:gd name="T29" fmla="*/ 0 h 1616"/>
                                <a:gd name="T30" fmla="*/ 3880 w 3920"/>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20" h="1616">
                                  <a:moveTo>
                                    <a:pt x="3880" y="0"/>
                                  </a:moveTo>
                                  <a:cubicBezTo>
                                    <a:pt x="3903" y="0"/>
                                    <a:pt x="3920" y="18"/>
                                    <a:pt x="3920" y="40"/>
                                  </a:cubicBezTo>
                                  <a:lnTo>
                                    <a:pt x="3920" y="40"/>
                                  </a:lnTo>
                                  <a:lnTo>
                                    <a:pt x="3920" y="1576"/>
                                  </a:lnTo>
                                  <a:lnTo>
                                    <a:pt x="3920" y="1576"/>
                                  </a:lnTo>
                                  <a:cubicBezTo>
                                    <a:pt x="3920" y="1599"/>
                                    <a:pt x="3903" y="1616"/>
                                    <a:pt x="3880" y="1616"/>
                                  </a:cubicBezTo>
                                  <a:cubicBezTo>
                                    <a:pt x="3880" y="1616"/>
                                    <a:pt x="3880" y="1616"/>
                                    <a:pt x="3880" y="1616"/>
                                  </a:cubicBezTo>
                                  <a:lnTo>
                                    <a:pt x="3880" y="1616"/>
                                  </a:lnTo>
                                  <a:lnTo>
                                    <a:pt x="40" y="1616"/>
                                  </a:lnTo>
                                  <a:lnTo>
                                    <a:pt x="40" y="1616"/>
                                  </a:lnTo>
                                  <a:cubicBezTo>
                                    <a:pt x="18" y="1616"/>
                                    <a:pt x="0" y="1599"/>
                                    <a:pt x="0" y="1576"/>
                                  </a:cubicBezTo>
                                  <a:lnTo>
                                    <a:pt x="0" y="1576"/>
                                  </a:lnTo>
                                  <a:lnTo>
                                    <a:pt x="0" y="40"/>
                                  </a:lnTo>
                                  <a:cubicBezTo>
                                    <a:pt x="0" y="18"/>
                                    <a:pt x="18" y="0"/>
                                    <a:pt x="40" y="0"/>
                                  </a:cubicBezTo>
                                  <a:lnTo>
                                    <a:pt x="40" y="0"/>
                                  </a:lnTo>
                                  <a:lnTo>
                                    <a:pt x="38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Rectangle 82"/>
                          <wps:cNvSpPr>
                            <a:spLocks noChangeArrowheads="1"/>
                          </wps:cNvSpPr>
                          <wps:spPr bwMode="auto">
                            <a:xfrm>
                              <a:off x="1553" y="4474"/>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E8BA7" w14:textId="39AAE368" w:rsidR="00AE476B" w:rsidRDefault="00AE476B">
                                <w:r>
                                  <w:rPr>
                                    <w:rFonts w:ascii="Arial" w:hAnsi="Arial" w:cs="Arial"/>
                                    <w:color w:val="000000"/>
                                    <w:sz w:val="10"/>
                                    <w:szCs w:val="10"/>
                                  </w:rPr>
                                  <w:t>«Type»</w:t>
                                </w:r>
                              </w:p>
                            </w:txbxContent>
                          </wps:txbx>
                          <wps:bodyPr rot="0" vert="horz" wrap="none" lIns="0" tIns="0" rIns="0" bIns="0" anchor="t" anchorCtr="0">
                            <a:spAutoFit/>
                          </wps:bodyPr>
                        </wps:wsp>
                        <wps:wsp>
                          <wps:cNvPr id="207" name="Rectangle 83"/>
                          <wps:cNvSpPr>
                            <a:spLocks noChangeArrowheads="1"/>
                          </wps:cNvSpPr>
                          <wps:spPr bwMode="auto">
                            <a:xfrm>
                              <a:off x="1105" y="4609"/>
                              <a:ext cx="11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2E50B" w14:textId="79954064" w:rsidR="00AE476B" w:rsidRDefault="00AE476B">
                                <w:r>
                                  <w:rPr>
                                    <w:rFonts w:ascii="Arial" w:hAnsi="Arial" w:cs="Arial"/>
                                    <w:b/>
                                    <w:bCs/>
                                    <w:color w:val="000000"/>
                                    <w:sz w:val="10"/>
                                    <w:szCs w:val="10"/>
                                  </w:rPr>
                                  <w:t>GeologicFeatureRelation</w:t>
                                </w:r>
                              </w:p>
                            </w:txbxContent>
                          </wps:txbx>
                          <wps:bodyPr rot="0" vert="horz" wrap="none" lIns="0" tIns="0" rIns="0" bIns="0" anchor="t" anchorCtr="0">
                            <a:spAutoFit/>
                          </wps:bodyPr>
                        </wps:wsp>
                        <wps:wsp>
                          <wps:cNvPr id="208" name="Line 84"/>
                          <wps:cNvCnPr/>
                          <wps:spPr bwMode="auto">
                            <a:xfrm>
                              <a:off x="459" y="4797"/>
                              <a:ext cx="2553"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Rectangle 85"/>
                          <wps:cNvSpPr>
                            <a:spLocks noChangeArrowheads="1"/>
                          </wps:cNvSpPr>
                          <wps:spPr bwMode="auto">
                            <a:xfrm>
                              <a:off x="594" y="4880"/>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D42E84" w14:textId="25F8F437" w:rsidR="00AE476B" w:rsidRDefault="00AE476B">
                                <w:r>
                                  <w:rPr>
                                    <w:rFonts w:ascii="Arial" w:hAnsi="Arial" w:cs="Arial"/>
                                    <w:color w:val="000000"/>
                                    <w:sz w:val="10"/>
                                    <w:szCs w:val="10"/>
                                  </w:rPr>
                                  <w:t>«voidable»</w:t>
                                </w:r>
                              </w:p>
                            </w:txbxContent>
                          </wps:txbx>
                          <wps:bodyPr rot="0" vert="horz" wrap="none" lIns="0" tIns="0" rIns="0" bIns="0" anchor="t" anchorCtr="0">
                            <a:spAutoFit/>
                          </wps:bodyPr>
                        </wps:wsp>
                        <wps:wsp>
                          <wps:cNvPr id="210" name="Rectangle 86"/>
                          <wps:cNvSpPr>
                            <a:spLocks noChangeArrowheads="1"/>
                          </wps:cNvSpPr>
                          <wps:spPr bwMode="auto">
                            <a:xfrm>
                              <a:off x="511" y="5016"/>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9746" w14:textId="6FA13235"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211" name="Rectangle 87"/>
                          <wps:cNvSpPr>
                            <a:spLocks noChangeArrowheads="1"/>
                          </wps:cNvSpPr>
                          <wps:spPr bwMode="auto">
                            <a:xfrm>
                              <a:off x="688" y="5016"/>
                              <a:ext cx="199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015EA" w14:textId="719767C5" w:rsidR="00AE476B" w:rsidRDefault="00AE476B">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212" name="Rectangle 88"/>
                          <wps:cNvSpPr>
                            <a:spLocks noChangeArrowheads="1"/>
                          </wps:cNvSpPr>
                          <wps:spPr bwMode="auto">
                            <a:xfrm>
                              <a:off x="511" y="5151"/>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F21E" w14:textId="4492E4FD"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213" name="Rectangle 89"/>
                          <wps:cNvSpPr>
                            <a:spLocks noChangeArrowheads="1"/>
                          </wps:cNvSpPr>
                          <wps:spPr bwMode="auto">
                            <a:xfrm>
                              <a:off x="688" y="5151"/>
                              <a:ext cx="1618"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79760" w14:textId="6383A156" w:rsidR="00AE476B" w:rsidRDefault="00AE476B">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214" name="Rectangle 90"/>
                          <wps:cNvSpPr>
                            <a:spLocks noChangeArrowheads="1"/>
                          </wps:cNvSpPr>
                          <wps:spPr bwMode="auto">
                            <a:xfrm>
                              <a:off x="511" y="5287"/>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13D9A" w14:textId="3CF57F8A"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215" name="Rectangle 91"/>
                          <wps:cNvSpPr>
                            <a:spLocks noChangeArrowheads="1"/>
                          </wps:cNvSpPr>
                          <wps:spPr bwMode="auto">
                            <a:xfrm>
                              <a:off x="688" y="5287"/>
                              <a:ext cx="15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AB730" w14:textId="52672B83" w:rsidR="00AE476B" w:rsidRDefault="00AE476B">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216" name="Freeform 92"/>
                          <wps:cNvSpPr>
                            <a:spLocks/>
                          </wps:cNvSpPr>
                          <wps:spPr bwMode="auto">
                            <a:xfrm>
                              <a:off x="3565" y="5913"/>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ACDD6"/>
                            </a:solidFill>
                            <a:ln w="0">
                              <a:solidFill>
                                <a:srgbClr val="000000"/>
                              </a:solidFill>
                              <a:prstDash val="solid"/>
                              <a:round/>
                              <a:headEnd/>
                              <a:tailEnd/>
                            </a:ln>
                          </wps:spPr>
                          <wps:bodyPr rot="0" vert="horz" wrap="square" lIns="91440" tIns="45720" rIns="91440" bIns="45720" anchor="t" anchorCtr="0" upright="1">
                            <a:noAutofit/>
                          </wps:bodyPr>
                        </wps:wsp>
                        <wps:wsp>
                          <wps:cNvPr id="217" name="Rectangle 93"/>
                          <wps:cNvSpPr>
                            <a:spLocks noChangeArrowheads="1"/>
                          </wps:cNvSpPr>
                          <wps:spPr bwMode="auto">
                            <a:xfrm>
                              <a:off x="3533" y="5881"/>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94"/>
                          <wps:cNvSpPr>
                            <a:spLocks noChangeArrowheads="1"/>
                          </wps:cNvSpPr>
                          <wps:spPr bwMode="auto">
                            <a:xfrm>
                              <a:off x="3533" y="5892"/>
                              <a:ext cx="1522" cy="104"/>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95"/>
                          <wps:cNvSpPr>
                            <a:spLocks noChangeArrowheads="1"/>
                          </wps:cNvSpPr>
                          <wps:spPr bwMode="auto">
                            <a:xfrm>
                              <a:off x="3533" y="5996"/>
                              <a:ext cx="1522" cy="1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Rectangle 96"/>
                          <wps:cNvSpPr>
                            <a:spLocks noChangeArrowheads="1"/>
                          </wps:cNvSpPr>
                          <wps:spPr bwMode="auto">
                            <a:xfrm>
                              <a:off x="3533" y="6007"/>
                              <a:ext cx="1522" cy="10"/>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 name="Rectangle 97"/>
                          <wps:cNvSpPr>
                            <a:spLocks noChangeArrowheads="1"/>
                          </wps:cNvSpPr>
                          <wps:spPr bwMode="auto">
                            <a:xfrm>
                              <a:off x="3533" y="6017"/>
                              <a:ext cx="1522"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Rectangle 98"/>
                          <wps:cNvSpPr>
                            <a:spLocks noChangeArrowheads="1"/>
                          </wps:cNvSpPr>
                          <wps:spPr bwMode="auto">
                            <a:xfrm>
                              <a:off x="3533" y="6027"/>
                              <a:ext cx="1522" cy="11"/>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3" name="Rectangle 99"/>
                          <wps:cNvSpPr>
                            <a:spLocks noChangeArrowheads="1"/>
                          </wps:cNvSpPr>
                          <wps:spPr bwMode="auto">
                            <a:xfrm>
                              <a:off x="3533" y="6038"/>
                              <a:ext cx="1522" cy="10"/>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Rectangle 100"/>
                          <wps:cNvSpPr>
                            <a:spLocks noChangeArrowheads="1"/>
                          </wps:cNvSpPr>
                          <wps:spPr bwMode="auto">
                            <a:xfrm>
                              <a:off x="3533" y="6048"/>
                              <a:ext cx="1522"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101"/>
                          <wps:cNvSpPr>
                            <a:spLocks noChangeArrowheads="1"/>
                          </wps:cNvSpPr>
                          <wps:spPr bwMode="auto">
                            <a:xfrm>
                              <a:off x="3533" y="6069"/>
                              <a:ext cx="1522" cy="11"/>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Rectangle 102"/>
                          <wps:cNvSpPr>
                            <a:spLocks noChangeArrowheads="1"/>
                          </wps:cNvSpPr>
                          <wps:spPr bwMode="auto">
                            <a:xfrm>
                              <a:off x="3533" y="6080"/>
                              <a:ext cx="1522" cy="1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103"/>
                          <wps:cNvSpPr>
                            <a:spLocks noChangeArrowheads="1"/>
                          </wps:cNvSpPr>
                          <wps:spPr bwMode="auto">
                            <a:xfrm>
                              <a:off x="3533" y="6090"/>
                              <a:ext cx="1522"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Rectangle 104"/>
                          <wps:cNvSpPr>
                            <a:spLocks noChangeArrowheads="1"/>
                          </wps:cNvSpPr>
                          <wps:spPr bwMode="auto">
                            <a:xfrm>
                              <a:off x="3533" y="6100"/>
                              <a:ext cx="1522"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05"/>
                          <wps:cNvSpPr>
                            <a:spLocks noChangeArrowheads="1"/>
                          </wps:cNvSpPr>
                          <wps:spPr bwMode="auto">
                            <a:xfrm>
                              <a:off x="3533" y="6121"/>
                              <a:ext cx="1522" cy="11"/>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3533" y="6132"/>
                              <a:ext cx="1522" cy="10"/>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3533" y="6142"/>
                              <a:ext cx="1522" cy="11"/>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3533" y="6153"/>
                              <a:ext cx="1522" cy="20"/>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3533" y="6173"/>
                              <a:ext cx="1522" cy="11"/>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110"/>
                          <wps:cNvSpPr>
                            <a:spLocks noChangeArrowheads="1"/>
                          </wps:cNvSpPr>
                          <wps:spPr bwMode="auto">
                            <a:xfrm>
                              <a:off x="3533" y="6184"/>
                              <a:ext cx="1522" cy="10"/>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 name="Rectangle 111"/>
                          <wps:cNvSpPr>
                            <a:spLocks noChangeArrowheads="1"/>
                          </wps:cNvSpPr>
                          <wps:spPr bwMode="auto">
                            <a:xfrm>
                              <a:off x="3533" y="6194"/>
                              <a:ext cx="1522"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112"/>
                          <wps:cNvSpPr>
                            <a:spLocks noChangeArrowheads="1"/>
                          </wps:cNvSpPr>
                          <wps:spPr bwMode="auto">
                            <a:xfrm>
                              <a:off x="3533" y="6215"/>
                              <a:ext cx="1522"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7" name="Rectangle 113"/>
                          <wps:cNvSpPr>
                            <a:spLocks noChangeArrowheads="1"/>
                          </wps:cNvSpPr>
                          <wps:spPr bwMode="auto">
                            <a:xfrm>
                              <a:off x="3533" y="6225"/>
                              <a:ext cx="1522"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Rectangle 114"/>
                          <wps:cNvSpPr>
                            <a:spLocks noChangeArrowheads="1"/>
                          </wps:cNvSpPr>
                          <wps:spPr bwMode="auto">
                            <a:xfrm>
                              <a:off x="3533" y="6236"/>
                              <a:ext cx="1522"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115"/>
                          <wps:cNvSpPr>
                            <a:spLocks noChangeArrowheads="1"/>
                          </wps:cNvSpPr>
                          <wps:spPr bwMode="auto">
                            <a:xfrm>
                              <a:off x="3533" y="6246"/>
                              <a:ext cx="1522"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Rectangle 116"/>
                          <wps:cNvSpPr>
                            <a:spLocks noChangeArrowheads="1"/>
                          </wps:cNvSpPr>
                          <wps:spPr bwMode="auto">
                            <a:xfrm>
                              <a:off x="3533" y="6267"/>
                              <a:ext cx="1522"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1" name="Rectangle 117"/>
                          <wps:cNvSpPr>
                            <a:spLocks noChangeArrowheads="1"/>
                          </wps:cNvSpPr>
                          <wps:spPr bwMode="auto">
                            <a:xfrm>
                              <a:off x="3533" y="6288"/>
                              <a:ext cx="1522"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 name="Rectangle 118"/>
                          <wps:cNvSpPr>
                            <a:spLocks noChangeArrowheads="1"/>
                          </wps:cNvSpPr>
                          <wps:spPr bwMode="auto">
                            <a:xfrm>
                              <a:off x="3533" y="6298"/>
                              <a:ext cx="1522"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119"/>
                          <wps:cNvSpPr>
                            <a:spLocks noChangeArrowheads="1"/>
                          </wps:cNvSpPr>
                          <wps:spPr bwMode="auto">
                            <a:xfrm>
                              <a:off x="3533" y="6319"/>
                              <a:ext cx="1522"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Rectangle 120"/>
                          <wps:cNvSpPr>
                            <a:spLocks noChangeArrowheads="1"/>
                          </wps:cNvSpPr>
                          <wps:spPr bwMode="auto">
                            <a:xfrm>
                              <a:off x="3533" y="6340"/>
                              <a:ext cx="1522" cy="11"/>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121"/>
                          <wps:cNvSpPr>
                            <a:spLocks noChangeArrowheads="1"/>
                          </wps:cNvSpPr>
                          <wps:spPr bwMode="auto">
                            <a:xfrm>
                              <a:off x="3533" y="6351"/>
                              <a:ext cx="1522" cy="1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Rectangle 122"/>
                          <wps:cNvSpPr>
                            <a:spLocks noChangeArrowheads="1"/>
                          </wps:cNvSpPr>
                          <wps:spPr bwMode="auto">
                            <a:xfrm>
                              <a:off x="3533" y="6361"/>
                              <a:ext cx="1522"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7" name="Rectangle 123"/>
                          <wps:cNvSpPr>
                            <a:spLocks noChangeArrowheads="1"/>
                          </wps:cNvSpPr>
                          <wps:spPr bwMode="auto">
                            <a:xfrm>
                              <a:off x="3533" y="6371"/>
                              <a:ext cx="1522"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Rectangle 124"/>
                          <wps:cNvSpPr>
                            <a:spLocks noChangeArrowheads="1"/>
                          </wps:cNvSpPr>
                          <wps:spPr bwMode="auto">
                            <a:xfrm>
                              <a:off x="3533" y="6382"/>
                              <a:ext cx="1522"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9" name="Rectangle 125"/>
                          <wps:cNvSpPr>
                            <a:spLocks noChangeArrowheads="1"/>
                          </wps:cNvSpPr>
                          <wps:spPr bwMode="auto">
                            <a:xfrm>
                              <a:off x="3533" y="6392"/>
                              <a:ext cx="1522" cy="11"/>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126"/>
                          <wps:cNvSpPr>
                            <a:spLocks noChangeArrowheads="1"/>
                          </wps:cNvSpPr>
                          <wps:spPr bwMode="auto">
                            <a:xfrm>
                              <a:off x="3533" y="6403"/>
                              <a:ext cx="1522" cy="10"/>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 name="Rectangle 127"/>
                          <wps:cNvSpPr>
                            <a:spLocks noChangeArrowheads="1"/>
                          </wps:cNvSpPr>
                          <wps:spPr bwMode="auto">
                            <a:xfrm>
                              <a:off x="3533" y="6413"/>
                              <a:ext cx="1522" cy="11"/>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Freeform 128"/>
                          <wps:cNvSpPr>
                            <a:spLocks/>
                          </wps:cNvSpPr>
                          <wps:spPr bwMode="auto">
                            <a:xfrm>
                              <a:off x="3533" y="588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29"/>
                          <wps:cNvSpPr>
                            <a:spLocks noChangeArrowheads="1"/>
                          </wps:cNvSpPr>
                          <wps:spPr bwMode="auto">
                            <a:xfrm>
                              <a:off x="4013" y="5944"/>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D3421" w14:textId="35AE254C" w:rsidR="00AE476B" w:rsidRDefault="00AE476B">
                                <w:r>
                                  <w:rPr>
                                    <w:rFonts w:ascii="Arial" w:hAnsi="Arial" w:cs="Arial"/>
                                    <w:color w:val="000000"/>
                                    <w:sz w:val="10"/>
                                    <w:szCs w:val="10"/>
                                  </w:rPr>
                                  <w:t>«CodeList»</w:t>
                                </w:r>
                              </w:p>
                            </w:txbxContent>
                          </wps:txbx>
                          <wps:bodyPr rot="0" vert="horz" wrap="none" lIns="0" tIns="0" rIns="0" bIns="0" anchor="t" anchorCtr="0">
                            <a:spAutoFit/>
                          </wps:bodyPr>
                        </wps:wsp>
                        <wps:wsp>
                          <wps:cNvPr id="254" name="Rectangle 130"/>
                          <wps:cNvSpPr>
                            <a:spLocks noChangeArrowheads="1"/>
                          </wps:cNvSpPr>
                          <wps:spPr bwMode="auto">
                            <a:xfrm>
                              <a:off x="3617" y="6080"/>
                              <a:ext cx="1273"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9B411" w14:textId="52DEDAEC" w:rsidR="00AE476B" w:rsidRDefault="00AE476B">
                                <w:r>
                                  <w:rPr>
                                    <w:rFonts w:ascii="Arial" w:hAnsi="Arial" w:cs="Arial"/>
                                    <w:b/>
                                    <w:bCs/>
                                    <w:color w:val="000000"/>
                                    <w:sz w:val="10"/>
                                    <w:szCs w:val="10"/>
                                  </w:rPr>
                                  <w:t>GeologicRelationshipTerm</w:t>
                                </w:r>
                              </w:p>
                            </w:txbxContent>
                          </wps:txbx>
                          <wps:bodyPr rot="0" vert="horz" wrap="none" lIns="0" tIns="0" rIns="0" bIns="0" anchor="t" anchorCtr="0">
                            <a:spAutoFit/>
                          </wps:bodyPr>
                        </wps:wsp>
                        <wps:wsp>
                          <wps:cNvPr id="255" name="Freeform 131"/>
                          <wps:cNvSpPr>
                            <a:spLocks/>
                          </wps:cNvSpPr>
                          <wps:spPr bwMode="auto">
                            <a:xfrm>
                              <a:off x="3575" y="6611"/>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solidFill>
                              <a:srgbClr val="CCCF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32"/>
                          <wps:cNvSpPr>
                            <a:spLocks noChangeArrowheads="1"/>
                          </wps:cNvSpPr>
                          <wps:spPr bwMode="auto">
                            <a:xfrm>
                              <a:off x="3544" y="6580"/>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33"/>
                          <wps:cNvSpPr>
                            <a:spLocks noChangeArrowheads="1"/>
                          </wps:cNvSpPr>
                          <wps:spPr bwMode="auto">
                            <a:xfrm>
                              <a:off x="3544" y="6590"/>
                              <a:ext cx="1521" cy="105"/>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Rectangle 134"/>
                          <wps:cNvSpPr>
                            <a:spLocks noChangeArrowheads="1"/>
                          </wps:cNvSpPr>
                          <wps:spPr bwMode="auto">
                            <a:xfrm>
                              <a:off x="3544" y="6695"/>
                              <a:ext cx="1521" cy="10"/>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 name="Rectangle 135"/>
                          <wps:cNvSpPr>
                            <a:spLocks noChangeArrowheads="1"/>
                          </wps:cNvSpPr>
                          <wps:spPr bwMode="auto">
                            <a:xfrm>
                              <a:off x="3544" y="6705"/>
                              <a:ext cx="1521" cy="11"/>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Rectangle 136"/>
                          <wps:cNvSpPr>
                            <a:spLocks noChangeArrowheads="1"/>
                          </wps:cNvSpPr>
                          <wps:spPr bwMode="auto">
                            <a:xfrm>
                              <a:off x="3544" y="6716"/>
                              <a:ext cx="1521" cy="10"/>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1" name="Rectangle 137"/>
                          <wps:cNvSpPr>
                            <a:spLocks noChangeArrowheads="1"/>
                          </wps:cNvSpPr>
                          <wps:spPr bwMode="auto">
                            <a:xfrm>
                              <a:off x="3544" y="6726"/>
                              <a:ext cx="1521" cy="1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138"/>
                          <wps:cNvSpPr>
                            <a:spLocks noChangeArrowheads="1"/>
                          </wps:cNvSpPr>
                          <wps:spPr bwMode="auto">
                            <a:xfrm>
                              <a:off x="3544" y="6736"/>
                              <a:ext cx="1521" cy="11"/>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Rectangle 139"/>
                          <wps:cNvSpPr>
                            <a:spLocks noChangeArrowheads="1"/>
                          </wps:cNvSpPr>
                          <wps:spPr bwMode="auto">
                            <a:xfrm>
                              <a:off x="3544" y="6747"/>
                              <a:ext cx="1521" cy="21"/>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Rectangle 140"/>
                          <wps:cNvSpPr>
                            <a:spLocks noChangeArrowheads="1"/>
                          </wps:cNvSpPr>
                          <wps:spPr bwMode="auto">
                            <a:xfrm>
                              <a:off x="3544" y="6768"/>
                              <a:ext cx="1521" cy="1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 name="Rectangle 141"/>
                          <wps:cNvSpPr>
                            <a:spLocks noChangeArrowheads="1"/>
                          </wps:cNvSpPr>
                          <wps:spPr bwMode="auto">
                            <a:xfrm>
                              <a:off x="3544" y="6778"/>
                              <a:ext cx="1521" cy="11"/>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Rectangle 142"/>
                          <wps:cNvSpPr>
                            <a:spLocks noChangeArrowheads="1"/>
                          </wps:cNvSpPr>
                          <wps:spPr bwMode="auto">
                            <a:xfrm>
                              <a:off x="3544" y="6789"/>
                              <a:ext cx="1521" cy="10"/>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143"/>
                          <wps:cNvSpPr>
                            <a:spLocks noChangeArrowheads="1"/>
                          </wps:cNvSpPr>
                          <wps:spPr bwMode="auto">
                            <a:xfrm>
                              <a:off x="3544" y="6799"/>
                              <a:ext cx="1521" cy="21"/>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144"/>
                          <wps:cNvSpPr>
                            <a:spLocks noChangeArrowheads="1"/>
                          </wps:cNvSpPr>
                          <wps:spPr bwMode="auto">
                            <a:xfrm>
                              <a:off x="3544" y="6820"/>
                              <a:ext cx="1521" cy="10"/>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9" name="Rectangle 145"/>
                          <wps:cNvSpPr>
                            <a:spLocks noChangeArrowheads="1"/>
                          </wps:cNvSpPr>
                          <wps:spPr bwMode="auto">
                            <a:xfrm>
                              <a:off x="3544" y="6830"/>
                              <a:ext cx="1521" cy="11"/>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146"/>
                          <wps:cNvSpPr>
                            <a:spLocks noChangeArrowheads="1"/>
                          </wps:cNvSpPr>
                          <wps:spPr bwMode="auto">
                            <a:xfrm>
                              <a:off x="3544" y="6841"/>
                              <a:ext cx="1521" cy="10"/>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1" name="Rectangle 147"/>
                          <wps:cNvSpPr>
                            <a:spLocks noChangeArrowheads="1"/>
                          </wps:cNvSpPr>
                          <wps:spPr bwMode="auto">
                            <a:xfrm>
                              <a:off x="3544" y="6851"/>
                              <a:ext cx="1521" cy="21"/>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Rectangle 148"/>
                          <wps:cNvSpPr>
                            <a:spLocks noChangeArrowheads="1"/>
                          </wps:cNvSpPr>
                          <wps:spPr bwMode="auto">
                            <a:xfrm>
                              <a:off x="3544" y="6872"/>
                              <a:ext cx="1521" cy="10"/>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3" name="Rectangle 149"/>
                          <wps:cNvSpPr>
                            <a:spLocks noChangeArrowheads="1"/>
                          </wps:cNvSpPr>
                          <wps:spPr bwMode="auto">
                            <a:xfrm>
                              <a:off x="3544" y="6882"/>
                              <a:ext cx="1521" cy="11"/>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Rectangle 150"/>
                          <wps:cNvSpPr>
                            <a:spLocks noChangeArrowheads="1"/>
                          </wps:cNvSpPr>
                          <wps:spPr bwMode="auto">
                            <a:xfrm>
                              <a:off x="3544" y="6893"/>
                              <a:ext cx="1521" cy="21"/>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5" name="Rectangle 151"/>
                          <wps:cNvSpPr>
                            <a:spLocks noChangeArrowheads="1"/>
                          </wps:cNvSpPr>
                          <wps:spPr bwMode="auto">
                            <a:xfrm>
                              <a:off x="3544" y="6914"/>
                              <a:ext cx="1521" cy="1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Rectangle 152"/>
                          <wps:cNvSpPr>
                            <a:spLocks noChangeArrowheads="1"/>
                          </wps:cNvSpPr>
                          <wps:spPr bwMode="auto">
                            <a:xfrm>
                              <a:off x="3544" y="6924"/>
                              <a:ext cx="1521" cy="11"/>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Rectangle 153"/>
                          <wps:cNvSpPr>
                            <a:spLocks noChangeArrowheads="1"/>
                          </wps:cNvSpPr>
                          <wps:spPr bwMode="auto">
                            <a:xfrm>
                              <a:off x="3544" y="6935"/>
                              <a:ext cx="1521" cy="1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Rectangle 154"/>
                          <wps:cNvSpPr>
                            <a:spLocks noChangeArrowheads="1"/>
                          </wps:cNvSpPr>
                          <wps:spPr bwMode="auto">
                            <a:xfrm>
                              <a:off x="3544" y="6945"/>
                              <a:ext cx="1521" cy="21"/>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 name="Rectangle 155"/>
                          <wps:cNvSpPr>
                            <a:spLocks noChangeArrowheads="1"/>
                          </wps:cNvSpPr>
                          <wps:spPr bwMode="auto">
                            <a:xfrm>
                              <a:off x="3544" y="6966"/>
                              <a:ext cx="1521" cy="21"/>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156"/>
                          <wps:cNvSpPr>
                            <a:spLocks noChangeArrowheads="1"/>
                          </wps:cNvSpPr>
                          <wps:spPr bwMode="auto">
                            <a:xfrm>
                              <a:off x="3544" y="6987"/>
                              <a:ext cx="1521" cy="1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 name="Rectangle 157"/>
                          <wps:cNvSpPr>
                            <a:spLocks noChangeArrowheads="1"/>
                          </wps:cNvSpPr>
                          <wps:spPr bwMode="auto">
                            <a:xfrm>
                              <a:off x="3544" y="6997"/>
                              <a:ext cx="1521" cy="21"/>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Rectangle 158"/>
                          <wps:cNvSpPr>
                            <a:spLocks noChangeArrowheads="1"/>
                          </wps:cNvSpPr>
                          <wps:spPr bwMode="auto">
                            <a:xfrm>
                              <a:off x="3544" y="7018"/>
                              <a:ext cx="1521" cy="21"/>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3" name="Rectangle 159"/>
                          <wps:cNvSpPr>
                            <a:spLocks noChangeArrowheads="1"/>
                          </wps:cNvSpPr>
                          <wps:spPr bwMode="auto">
                            <a:xfrm>
                              <a:off x="3544" y="7039"/>
                              <a:ext cx="1521" cy="1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Rectangle 160"/>
                          <wps:cNvSpPr>
                            <a:spLocks noChangeArrowheads="1"/>
                          </wps:cNvSpPr>
                          <wps:spPr bwMode="auto">
                            <a:xfrm>
                              <a:off x="3544" y="7049"/>
                              <a:ext cx="1521" cy="11"/>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 name="Rectangle 161"/>
                          <wps:cNvSpPr>
                            <a:spLocks noChangeArrowheads="1"/>
                          </wps:cNvSpPr>
                          <wps:spPr bwMode="auto">
                            <a:xfrm>
                              <a:off x="3544" y="7060"/>
                              <a:ext cx="1521" cy="1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Rectangle 162"/>
                          <wps:cNvSpPr>
                            <a:spLocks noChangeArrowheads="1"/>
                          </wps:cNvSpPr>
                          <wps:spPr bwMode="auto">
                            <a:xfrm>
                              <a:off x="3544" y="7070"/>
                              <a:ext cx="1521" cy="11"/>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7" name="Rectangle 163"/>
                          <wps:cNvSpPr>
                            <a:spLocks noChangeArrowheads="1"/>
                          </wps:cNvSpPr>
                          <wps:spPr bwMode="auto">
                            <a:xfrm>
                              <a:off x="3544" y="7081"/>
                              <a:ext cx="1521" cy="10"/>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Rectangle 164"/>
                          <wps:cNvSpPr>
                            <a:spLocks noChangeArrowheads="1"/>
                          </wps:cNvSpPr>
                          <wps:spPr bwMode="auto">
                            <a:xfrm>
                              <a:off x="3544" y="7091"/>
                              <a:ext cx="1521" cy="10"/>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 name="Rectangle 165"/>
                          <wps:cNvSpPr>
                            <a:spLocks noChangeArrowheads="1"/>
                          </wps:cNvSpPr>
                          <wps:spPr bwMode="auto">
                            <a:xfrm>
                              <a:off x="3544" y="7101"/>
                              <a:ext cx="1521" cy="11"/>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Rectangle 166"/>
                          <wps:cNvSpPr>
                            <a:spLocks noChangeArrowheads="1"/>
                          </wps:cNvSpPr>
                          <wps:spPr bwMode="auto">
                            <a:xfrm>
                              <a:off x="3544" y="7112"/>
                              <a:ext cx="1521"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Freeform 167"/>
                          <wps:cNvSpPr>
                            <a:spLocks/>
                          </wps:cNvSpPr>
                          <wps:spPr bwMode="auto">
                            <a:xfrm>
                              <a:off x="3544" y="6580"/>
                              <a:ext cx="1511" cy="532"/>
                            </a:xfrm>
                            <a:custGeom>
                              <a:avLst/>
                              <a:gdLst>
                                <a:gd name="T0" fmla="*/ 2280 w 2320"/>
                                <a:gd name="T1" fmla="*/ 0 h 816"/>
                                <a:gd name="T2" fmla="*/ 2320 w 2320"/>
                                <a:gd name="T3" fmla="*/ 40 h 816"/>
                                <a:gd name="T4" fmla="*/ 2320 w 2320"/>
                                <a:gd name="T5" fmla="*/ 40 h 816"/>
                                <a:gd name="T6" fmla="*/ 2320 w 2320"/>
                                <a:gd name="T7" fmla="*/ 776 h 816"/>
                                <a:gd name="T8" fmla="*/ 2320 w 2320"/>
                                <a:gd name="T9" fmla="*/ 776 h 816"/>
                                <a:gd name="T10" fmla="*/ 2280 w 2320"/>
                                <a:gd name="T11" fmla="*/ 816 h 816"/>
                                <a:gd name="T12" fmla="*/ 2280 w 2320"/>
                                <a:gd name="T13" fmla="*/ 816 h 816"/>
                                <a:gd name="T14" fmla="*/ 2280 w 2320"/>
                                <a:gd name="T15" fmla="*/ 816 h 816"/>
                                <a:gd name="T16" fmla="*/ 40 w 2320"/>
                                <a:gd name="T17" fmla="*/ 816 h 816"/>
                                <a:gd name="T18" fmla="*/ 40 w 2320"/>
                                <a:gd name="T19" fmla="*/ 816 h 816"/>
                                <a:gd name="T20" fmla="*/ 0 w 2320"/>
                                <a:gd name="T21" fmla="*/ 776 h 816"/>
                                <a:gd name="T22" fmla="*/ 0 w 2320"/>
                                <a:gd name="T23" fmla="*/ 776 h 816"/>
                                <a:gd name="T24" fmla="*/ 0 w 2320"/>
                                <a:gd name="T25" fmla="*/ 40 h 816"/>
                                <a:gd name="T26" fmla="*/ 40 w 2320"/>
                                <a:gd name="T27" fmla="*/ 0 h 816"/>
                                <a:gd name="T28" fmla="*/ 40 w 2320"/>
                                <a:gd name="T29" fmla="*/ 0 h 816"/>
                                <a:gd name="T30" fmla="*/ 2280 w 2320"/>
                                <a:gd name="T31" fmla="*/ 0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20" h="816">
                                  <a:moveTo>
                                    <a:pt x="2280" y="0"/>
                                  </a:moveTo>
                                  <a:cubicBezTo>
                                    <a:pt x="2303" y="0"/>
                                    <a:pt x="2320" y="18"/>
                                    <a:pt x="2320" y="40"/>
                                  </a:cubicBezTo>
                                  <a:lnTo>
                                    <a:pt x="2320" y="40"/>
                                  </a:lnTo>
                                  <a:lnTo>
                                    <a:pt x="2320" y="776"/>
                                  </a:lnTo>
                                  <a:lnTo>
                                    <a:pt x="2320" y="776"/>
                                  </a:lnTo>
                                  <a:cubicBezTo>
                                    <a:pt x="2320" y="799"/>
                                    <a:pt x="2303" y="816"/>
                                    <a:pt x="2280" y="816"/>
                                  </a:cubicBezTo>
                                  <a:cubicBezTo>
                                    <a:pt x="2280" y="816"/>
                                    <a:pt x="2280" y="816"/>
                                    <a:pt x="2280" y="816"/>
                                  </a:cubicBezTo>
                                  <a:lnTo>
                                    <a:pt x="2280" y="816"/>
                                  </a:lnTo>
                                  <a:lnTo>
                                    <a:pt x="40" y="816"/>
                                  </a:lnTo>
                                  <a:lnTo>
                                    <a:pt x="40" y="816"/>
                                  </a:lnTo>
                                  <a:cubicBezTo>
                                    <a:pt x="18" y="816"/>
                                    <a:pt x="0" y="799"/>
                                    <a:pt x="0" y="776"/>
                                  </a:cubicBezTo>
                                  <a:lnTo>
                                    <a:pt x="0" y="776"/>
                                  </a:lnTo>
                                  <a:lnTo>
                                    <a:pt x="0" y="40"/>
                                  </a:lnTo>
                                  <a:cubicBezTo>
                                    <a:pt x="0" y="18"/>
                                    <a:pt x="18" y="0"/>
                                    <a:pt x="40" y="0"/>
                                  </a:cubicBezTo>
                                  <a:lnTo>
                                    <a:pt x="40" y="0"/>
                                  </a:lnTo>
                                  <a:lnTo>
                                    <a:pt x="228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Rectangle 168"/>
                          <wps:cNvSpPr>
                            <a:spLocks noChangeArrowheads="1"/>
                          </wps:cNvSpPr>
                          <wps:spPr bwMode="auto">
                            <a:xfrm>
                              <a:off x="4023" y="6643"/>
                              <a:ext cx="50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18226" w14:textId="071EE5FB" w:rsidR="00AE476B" w:rsidRDefault="00AE476B">
                                <w:r>
                                  <w:rPr>
                                    <w:rFonts w:ascii="Arial" w:hAnsi="Arial" w:cs="Arial"/>
                                    <w:color w:val="000000"/>
                                    <w:sz w:val="10"/>
                                    <w:szCs w:val="10"/>
                                  </w:rPr>
                                  <w:t>«CodeList»</w:t>
                                </w:r>
                              </w:p>
                            </w:txbxContent>
                          </wps:txbx>
                          <wps:bodyPr rot="0" vert="horz" wrap="none" lIns="0" tIns="0" rIns="0" bIns="0" anchor="t" anchorCtr="0">
                            <a:spAutoFit/>
                          </wps:bodyPr>
                        </wps:wsp>
                        <wps:wsp>
                          <wps:cNvPr id="293" name="Rectangle 169"/>
                          <wps:cNvSpPr>
                            <a:spLocks noChangeArrowheads="1"/>
                          </wps:cNvSpPr>
                          <wps:spPr bwMode="auto">
                            <a:xfrm>
                              <a:off x="3856" y="6778"/>
                              <a:ext cx="85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995BD" w14:textId="66B7C23E" w:rsidR="00AE476B" w:rsidRDefault="00AE476B">
                                <w:r>
                                  <w:rPr>
                                    <w:rFonts w:ascii="Arial" w:hAnsi="Arial" w:cs="Arial"/>
                                    <w:b/>
                                    <w:bCs/>
                                    <w:color w:val="000000"/>
                                    <w:sz w:val="10"/>
                                    <w:szCs w:val="10"/>
                                  </w:rPr>
                                  <w:t>RelationRoleTerm</w:t>
                                </w:r>
                              </w:p>
                            </w:txbxContent>
                          </wps:txbx>
                          <wps:bodyPr rot="0" vert="horz" wrap="none" lIns="0" tIns="0" rIns="0" bIns="0" anchor="t" anchorCtr="0">
                            <a:spAutoFit/>
                          </wps:bodyPr>
                        </wps:wsp>
                        <wps:wsp>
                          <wps:cNvPr id="294" name="Freeform 170"/>
                          <wps:cNvSpPr>
                            <a:spLocks/>
                          </wps:cNvSpPr>
                          <wps:spPr bwMode="auto">
                            <a:xfrm>
                              <a:off x="3502" y="1345"/>
                              <a:ext cx="2189"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solidFill>
                              <a:srgbClr val="BBC1D0"/>
                            </a:solidFill>
                            <a:ln w="0">
                              <a:solidFill>
                                <a:srgbClr val="000000"/>
                              </a:solidFill>
                              <a:prstDash val="solid"/>
                              <a:round/>
                              <a:headEnd/>
                              <a:tailEnd/>
                            </a:ln>
                          </wps:spPr>
                          <wps:bodyPr rot="0" vert="horz" wrap="square" lIns="91440" tIns="45720" rIns="91440" bIns="45720" anchor="t" anchorCtr="0" upright="1">
                            <a:noAutofit/>
                          </wps:bodyPr>
                        </wps:wsp>
                        <wps:wsp>
                          <wps:cNvPr id="295" name="Rectangle 171"/>
                          <wps:cNvSpPr>
                            <a:spLocks noChangeArrowheads="1"/>
                          </wps:cNvSpPr>
                          <wps:spPr bwMode="auto">
                            <a:xfrm>
                              <a:off x="3471" y="1314"/>
                              <a:ext cx="2199" cy="1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72"/>
                          <wps:cNvSpPr>
                            <a:spLocks noChangeArrowheads="1"/>
                          </wps:cNvSpPr>
                          <wps:spPr bwMode="auto">
                            <a:xfrm>
                              <a:off x="3471" y="1324"/>
                              <a:ext cx="2199" cy="2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73"/>
                          <wps:cNvSpPr>
                            <a:spLocks noChangeArrowheads="1"/>
                          </wps:cNvSpPr>
                          <wps:spPr bwMode="auto">
                            <a:xfrm>
                              <a:off x="3471" y="1575"/>
                              <a:ext cx="2199" cy="4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74"/>
                          <wps:cNvSpPr>
                            <a:spLocks noChangeArrowheads="1"/>
                          </wps:cNvSpPr>
                          <wps:spPr bwMode="auto">
                            <a:xfrm>
                              <a:off x="3471" y="1616"/>
                              <a:ext cx="2199" cy="4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Rectangle 175"/>
                          <wps:cNvSpPr>
                            <a:spLocks noChangeArrowheads="1"/>
                          </wps:cNvSpPr>
                          <wps:spPr bwMode="auto">
                            <a:xfrm>
                              <a:off x="3471" y="1658"/>
                              <a:ext cx="2199" cy="52"/>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0" name="Rectangle 176"/>
                          <wps:cNvSpPr>
                            <a:spLocks noChangeArrowheads="1"/>
                          </wps:cNvSpPr>
                          <wps:spPr bwMode="auto">
                            <a:xfrm>
                              <a:off x="3471" y="1710"/>
                              <a:ext cx="2199" cy="52"/>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177"/>
                          <wps:cNvSpPr>
                            <a:spLocks noChangeArrowheads="1"/>
                          </wps:cNvSpPr>
                          <wps:spPr bwMode="auto">
                            <a:xfrm>
                              <a:off x="3471" y="1762"/>
                              <a:ext cx="2199" cy="52"/>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 name="Rectangle 178"/>
                          <wps:cNvSpPr>
                            <a:spLocks noChangeArrowheads="1"/>
                          </wps:cNvSpPr>
                          <wps:spPr bwMode="auto">
                            <a:xfrm>
                              <a:off x="3471" y="1814"/>
                              <a:ext cx="2199" cy="53"/>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3" name="Rectangle 179"/>
                          <wps:cNvSpPr>
                            <a:spLocks noChangeArrowheads="1"/>
                          </wps:cNvSpPr>
                          <wps:spPr bwMode="auto">
                            <a:xfrm>
                              <a:off x="3471" y="1867"/>
                              <a:ext cx="2199" cy="31"/>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4" name="Rectangle 180"/>
                          <wps:cNvSpPr>
                            <a:spLocks noChangeArrowheads="1"/>
                          </wps:cNvSpPr>
                          <wps:spPr bwMode="auto">
                            <a:xfrm>
                              <a:off x="3471" y="1898"/>
                              <a:ext cx="2199" cy="52"/>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 name="Rectangle 181"/>
                          <wps:cNvSpPr>
                            <a:spLocks noChangeArrowheads="1"/>
                          </wps:cNvSpPr>
                          <wps:spPr bwMode="auto">
                            <a:xfrm>
                              <a:off x="3471" y="1950"/>
                              <a:ext cx="2199" cy="52"/>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6" name="Rectangle 182"/>
                          <wps:cNvSpPr>
                            <a:spLocks noChangeArrowheads="1"/>
                          </wps:cNvSpPr>
                          <wps:spPr bwMode="auto">
                            <a:xfrm>
                              <a:off x="3471" y="2002"/>
                              <a:ext cx="2199" cy="52"/>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7" name="Rectangle 183"/>
                          <wps:cNvSpPr>
                            <a:spLocks noChangeArrowheads="1"/>
                          </wps:cNvSpPr>
                          <wps:spPr bwMode="auto">
                            <a:xfrm>
                              <a:off x="3471" y="2054"/>
                              <a:ext cx="2199" cy="52"/>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184"/>
                          <wps:cNvSpPr>
                            <a:spLocks noChangeArrowheads="1"/>
                          </wps:cNvSpPr>
                          <wps:spPr bwMode="auto">
                            <a:xfrm>
                              <a:off x="3471" y="2106"/>
                              <a:ext cx="2199" cy="32"/>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9" name="Rectangle 185"/>
                          <wps:cNvSpPr>
                            <a:spLocks noChangeArrowheads="1"/>
                          </wps:cNvSpPr>
                          <wps:spPr bwMode="auto">
                            <a:xfrm>
                              <a:off x="3471" y="2138"/>
                              <a:ext cx="2199" cy="52"/>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0" name="Rectangle 186"/>
                          <wps:cNvSpPr>
                            <a:spLocks noChangeArrowheads="1"/>
                          </wps:cNvSpPr>
                          <wps:spPr bwMode="auto">
                            <a:xfrm>
                              <a:off x="3471" y="2190"/>
                              <a:ext cx="2199" cy="52"/>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1" name="Rectangle 187"/>
                          <wps:cNvSpPr>
                            <a:spLocks noChangeArrowheads="1"/>
                          </wps:cNvSpPr>
                          <wps:spPr bwMode="auto">
                            <a:xfrm>
                              <a:off x="3471" y="2242"/>
                              <a:ext cx="2199" cy="52"/>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Rectangle 188"/>
                          <wps:cNvSpPr>
                            <a:spLocks noChangeArrowheads="1"/>
                          </wps:cNvSpPr>
                          <wps:spPr bwMode="auto">
                            <a:xfrm>
                              <a:off x="3471" y="2294"/>
                              <a:ext cx="2199" cy="52"/>
                            </a:xfrm>
                            <a:prstGeom prst="rect">
                              <a:avLst/>
                            </a:prstGeom>
                            <a:solidFill>
                              <a:srgbClr val="EFEFE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 name="Rectangle 189"/>
                          <wps:cNvSpPr>
                            <a:spLocks noChangeArrowheads="1"/>
                          </wps:cNvSpPr>
                          <wps:spPr bwMode="auto">
                            <a:xfrm>
                              <a:off x="3471" y="2346"/>
                              <a:ext cx="2199" cy="32"/>
                            </a:xfrm>
                            <a:prstGeom prst="rect">
                              <a:avLst/>
                            </a:prstGeom>
                            <a:solidFill>
                              <a:srgbClr val="EEEEE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190"/>
                          <wps:cNvSpPr>
                            <a:spLocks noChangeArrowheads="1"/>
                          </wps:cNvSpPr>
                          <wps:spPr bwMode="auto">
                            <a:xfrm>
                              <a:off x="3471" y="2378"/>
                              <a:ext cx="2199" cy="41"/>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Freeform 191"/>
                          <wps:cNvSpPr>
                            <a:spLocks/>
                          </wps:cNvSpPr>
                          <wps:spPr bwMode="auto">
                            <a:xfrm>
                              <a:off x="3471" y="1314"/>
                              <a:ext cx="2188" cy="1095"/>
                            </a:xfrm>
                            <a:custGeom>
                              <a:avLst/>
                              <a:gdLst>
                                <a:gd name="T0" fmla="*/ 3320 w 3360"/>
                                <a:gd name="T1" fmla="*/ 0 h 1680"/>
                                <a:gd name="T2" fmla="*/ 3360 w 3360"/>
                                <a:gd name="T3" fmla="*/ 40 h 1680"/>
                                <a:gd name="T4" fmla="*/ 3360 w 3360"/>
                                <a:gd name="T5" fmla="*/ 40 h 1680"/>
                                <a:gd name="T6" fmla="*/ 3360 w 3360"/>
                                <a:gd name="T7" fmla="*/ 1640 h 1680"/>
                                <a:gd name="T8" fmla="*/ 3360 w 3360"/>
                                <a:gd name="T9" fmla="*/ 1640 h 1680"/>
                                <a:gd name="T10" fmla="*/ 3320 w 3360"/>
                                <a:gd name="T11" fmla="*/ 1680 h 1680"/>
                                <a:gd name="T12" fmla="*/ 3320 w 3360"/>
                                <a:gd name="T13" fmla="*/ 1680 h 1680"/>
                                <a:gd name="T14" fmla="*/ 3320 w 3360"/>
                                <a:gd name="T15" fmla="*/ 1680 h 1680"/>
                                <a:gd name="T16" fmla="*/ 40 w 3360"/>
                                <a:gd name="T17" fmla="*/ 1680 h 1680"/>
                                <a:gd name="T18" fmla="*/ 40 w 3360"/>
                                <a:gd name="T19" fmla="*/ 1680 h 1680"/>
                                <a:gd name="T20" fmla="*/ 0 w 3360"/>
                                <a:gd name="T21" fmla="*/ 1640 h 1680"/>
                                <a:gd name="T22" fmla="*/ 0 w 3360"/>
                                <a:gd name="T23" fmla="*/ 1640 h 1680"/>
                                <a:gd name="T24" fmla="*/ 0 w 3360"/>
                                <a:gd name="T25" fmla="*/ 40 h 1680"/>
                                <a:gd name="T26" fmla="*/ 40 w 3360"/>
                                <a:gd name="T27" fmla="*/ 0 h 1680"/>
                                <a:gd name="T28" fmla="*/ 40 w 3360"/>
                                <a:gd name="T29" fmla="*/ 0 h 1680"/>
                                <a:gd name="T30" fmla="*/ 3320 w 3360"/>
                                <a:gd name="T31" fmla="*/ 0 h 1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360" h="1680">
                                  <a:moveTo>
                                    <a:pt x="3320" y="0"/>
                                  </a:moveTo>
                                  <a:cubicBezTo>
                                    <a:pt x="3343" y="0"/>
                                    <a:pt x="3360" y="18"/>
                                    <a:pt x="3360" y="40"/>
                                  </a:cubicBezTo>
                                  <a:lnTo>
                                    <a:pt x="3360" y="40"/>
                                  </a:lnTo>
                                  <a:lnTo>
                                    <a:pt x="3360" y="1640"/>
                                  </a:lnTo>
                                  <a:lnTo>
                                    <a:pt x="3360" y="1640"/>
                                  </a:lnTo>
                                  <a:cubicBezTo>
                                    <a:pt x="3360" y="1663"/>
                                    <a:pt x="3343" y="1680"/>
                                    <a:pt x="3320" y="1680"/>
                                  </a:cubicBezTo>
                                  <a:cubicBezTo>
                                    <a:pt x="3320" y="1680"/>
                                    <a:pt x="3320" y="1680"/>
                                    <a:pt x="3320" y="1680"/>
                                  </a:cubicBezTo>
                                  <a:lnTo>
                                    <a:pt x="3320" y="1680"/>
                                  </a:lnTo>
                                  <a:lnTo>
                                    <a:pt x="40" y="1680"/>
                                  </a:lnTo>
                                  <a:lnTo>
                                    <a:pt x="40" y="1680"/>
                                  </a:lnTo>
                                  <a:cubicBezTo>
                                    <a:pt x="18" y="1680"/>
                                    <a:pt x="0" y="1663"/>
                                    <a:pt x="0" y="1640"/>
                                  </a:cubicBezTo>
                                  <a:lnTo>
                                    <a:pt x="0" y="1640"/>
                                  </a:lnTo>
                                  <a:lnTo>
                                    <a:pt x="0" y="40"/>
                                  </a:lnTo>
                                  <a:cubicBezTo>
                                    <a:pt x="0" y="18"/>
                                    <a:pt x="18" y="0"/>
                                    <a:pt x="40" y="0"/>
                                  </a:cubicBezTo>
                                  <a:lnTo>
                                    <a:pt x="40" y="0"/>
                                  </a:lnTo>
                                  <a:lnTo>
                                    <a:pt x="3320"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Rectangle 192"/>
                          <wps:cNvSpPr>
                            <a:spLocks noChangeArrowheads="1"/>
                          </wps:cNvSpPr>
                          <wps:spPr bwMode="auto">
                            <a:xfrm>
                              <a:off x="4377" y="1377"/>
                              <a:ext cx="33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39F90" w14:textId="3E83FEA9" w:rsidR="00AE476B" w:rsidRDefault="00AE476B">
                                <w:r>
                                  <w:rPr>
                                    <w:rFonts w:ascii="Arial" w:hAnsi="Arial" w:cs="Arial"/>
                                    <w:color w:val="000000"/>
                                    <w:sz w:val="10"/>
                                    <w:szCs w:val="10"/>
                                  </w:rPr>
                                  <w:t>«Type»</w:t>
                                </w:r>
                              </w:p>
                            </w:txbxContent>
                          </wps:txbx>
                          <wps:bodyPr rot="0" vert="horz" wrap="none" lIns="0" tIns="0" rIns="0" bIns="0" anchor="t" anchorCtr="0">
                            <a:spAutoFit/>
                          </wps:bodyPr>
                        </wps:wsp>
                        <wps:wsp>
                          <wps:cNvPr id="317" name="Rectangle 193"/>
                          <wps:cNvSpPr>
                            <a:spLocks noChangeArrowheads="1"/>
                          </wps:cNvSpPr>
                          <wps:spPr bwMode="auto">
                            <a:xfrm>
                              <a:off x="3627" y="1512"/>
                              <a:ext cx="177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D7986" w14:textId="43B5ACCE" w:rsidR="00AE476B" w:rsidRDefault="00AE476B">
                                <w:r>
                                  <w:rPr>
                                    <w:rFonts w:ascii="Arial" w:hAnsi="Arial" w:cs="Arial"/>
                                    <w:b/>
                                    <w:bCs/>
                                    <w:color w:val="000000"/>
                                    <w:sz w:val="10"/>
                                    <w:szCs w:val="10"/>
                                  </w:rPr>
                                  <w:t>EarthMaterialDetails::ConstituentPart</w:t>
                                </w:r>
                              </w:p>
                            </w:txbxContent>
                          </wps:txbx>
                          <wps:bodyPr rot="0" vert="horz" wrap="none" lIns="0" tIns="0" rIns="0" bIns="0" anchor="t" anchorCtr="0">
                            <a:spAutoFit/>
                          </wps:bodyPr>
                        </wps:wsp>
                        <wps:wsp>
                          <wps:cNvPr id="318" name="Line 194"/>
                          <wps:cNvCnPr/>
                          <wps:spPr bwMode="auto">
                            <a:xfrm>
                              <a:off x="3471" y="1700"/>
                              <a:ext cx="2188"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Rectangle 195"/>
                          <wps:cNvSpPr>
                            <a:spLocks noChangeArrowheads="1"/>
                          </wps:cNvSpPr>
                          <wps:spPr bwMode="auto">
                            <a:xfrm>
                              <a:off x="3606" y="1783"/>
                              <a:ext cx="48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331AE" w14:textId="347EE2DF" w:rsidR="00AE476B" w:rsidRDefault="00AE476B">
                                <w:r>
                                  <w:rPr>
                                    <w:rFonts w:ascii="Arial" w:hAnsi="Arial" w:cs="Arial"/>
                                    <w:color w:val="000000"/>
                                    <w:sz w:val="10"/>
                                    <w:szCs w:val="10"/>
                                  </w:rPr>
                                  <w:t>«voidable»</w:t>
                                </w:r>
                              </w:p>
                            </w:txbxContent>
                          </wps:txbx>
                          <wps:bodyPr rot="0" vert="horz" wrap="none" lIns="0" tIns="0" rIns="0" bIns="0" anchor="t" anchorCtr="0">
                            <a:spAutoFit/>
                          </wps:bodyPr>
                        </wps:wsp>
                        <wps:wsp>
                          <wps:cNvPr id="320" name="Rectangle 196"/>
                          <wps:cNvSpPr>
                            <a:spLocks noChangeArrowheads="1"/>
                          </wps:cNvSpPr>
                          <wps:spPr bwMode="auto">
                            <a:xfrm>
                              <a:off x="3523" y="1919"/>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2442E" w14:textId="0DF1F4AE"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321" name="Rectangle 197"/>
                          <wps:cNvSpPr>
                            <a:spLocks noChangeArrowheads="1"/>
                          </wps:cNvSpPr>
                          <wps:spPr bwMode="auto">
                            <a:xfrm>
                              <a:off x="3700" y="1919"/>
                              <a:ext cx="160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46D9D" w14:textId="688D08F2" w:rsidR="00AE476B" w:rsidRDefault="00AE476B">
                                <w:r>
                                  <w:rPr>
                                    <w:rFonts w:ascii="Arial" w:hAnsi="Arial" w:cs="Arial"/>
                                    <w:color w:val="3C3C3C"/>
                                    <w:sz w:val="10"/>
                                    <w:szCs w:val="10"/>
                                  </w:rPr>
                                  <w:t>role: ConstituentPartRoleTerm [0..1]</w:t>
                                </w:r>
                              </w:p>
                            </w:txbxContent>
                          </wps:txbx>
                          <wps:bodyPr rot="0" vert="horz" wrap="none" lIns="0" tIns="0" rIns="0" bIns="0" anchor="t" anchorCtr="0">
                            <a:spAutoFit/>
                          </wps:bodyPr>
                        </wps:wsp>
                        <wps:wsp>
                          <wps:cNvPr id="322" name="Rectangle 198"/>
                          <wps:cNvSpPr>
                            <a:spLocks noChangeArrowheads="1"/>
                          </wps:cNvSpPr>
                          <wps:spPr bwMode="auto">
                            <a:xfrm>
                              <a:off x="3606" y="2096"/>
                              <a:ext cx="1351"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D07C8" w14:textId="41DC95D8" w:rsidR="00AE476B" w:rsidRDefault="00AE476B">
                                <w:r>
                                  <w:rPr>
                                    <w:rFonts w:ascii="Arial" w:hAnsi="Arial" w:cs="Arial"/>
                                    <w:color w:val="000000"/>
                                    <w:sz w:val="10"/>
                                    <w:szCs w:val="10"/>
                                  </w:rPr>
                                  <w:t>«estimatedProperty, voidable»</w:t>
                                </w:r>
                              </w:p>
                            </w:txbxContent>
                          </wps:txbx>
                          <wps:bodyPr rot="0" vert="horz" wrap="none" lIns="0" tIns="0" rIns="0" bIns="0" anchor="t" anchorCtr="0">
                            <a:spAutoFit/>
                          </wps:bodyPr>
                        </wps:wsp>
                        <wps:wsp>
                          <wps:cNvPr id="323" name="Rectangle 199"/>
                          <wps:cNvSpPr>
                            <a:spLocks noChangeArrowheads="1"/>
                          </wps:cNvSpPr>
                          <wps:spPr bwMode="auto">
                            <a:xfrm>
                              <a:off x="3523" y="2232"/>
                              <a:ext cx="59"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5F3A" w14:textId="78BF7229"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324" name="Rectangle 200"/>
                          <wps:cNvSpPr>
                            <a:spLocks noChangeArrowheads="1"/>
                          </wps:cNvSpPr>
                          <wps:spPr bwMode="auto">
                            <a:xfrm>
                              <a:off x="3700" y="2232"/>
                              <a:ext cx="1424"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7758" w14:textId="57CE3ECF" w:rsidR="00AE476B" w:rsidRDefault="00AE476B">
                                <w:r>
                                  <w:rPr>
                                    <w:rFonts w:ascii="Arial" w:hAnsi="Arial" w:cs="Arial"/>
                                    <w:color w:val="3C3C3C"/>
                                    <w:sz w:val="10"/>
                                    <w:szCs w:val="10"/>
                                  </w:rPr>
                                  <w:t>proportion: QuantityRange [0..1]</w:t>
                                </w:r>
                              </w:p>
                            </w:txbxContent>
                          </wps:txbx>
                          <wps:bodyPr rot="0" vert="horz" wrap="none" lIns="0" tIns="0" rIns="0" bIns="0" anchor="t" anchorCtr="0">
                            <a:spAutoFit/>
                          </wps:bodyPr>
                        </wps:wsp>
                        <wps:wsp>
                          <wps:cNvPr id="325" name="Freeform 201"/>
                          <wps:cNvSpPr>
                            <a:spLocks/>
                          </wps:cNvSpPr>
                          <wps:spPr bwMode="auto">
                            <a:xfrm>
                              <a:off x="3398" y="4442"/>
                              <a:ext cx="2564" cy="1054"/>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solidFill>
                              <a:srgbClr val="C6CAD5"/>
                            </a:solidFill>
                            <a:ln w="0">
                              <a:solidFill>
                                <a:srgbClr val="000000"/>
                              </a:solidFill>
                              <a:prstDash val="solid"/>
                              <a:round/>
                              <a:headEnd/>
                              <a:tailEnd/>
                            </a:ln>
                          </wps:spPr>
                          <wps:bodyPr rot="0" vert="horz" wrap="square" lIns="91440" tIns="45720" rIns="91440" bIns="45720" anchor="t" anchorCtr="0" upright="1">
                            <a:noAutofit/>
                          </wps:bodyPr>
                        </wps:wsp>
                        <wps:wsp>
                          <wps:cNvPr id="326" name="Rectangle 202"/>
                          <wps:cNvSpPr>
                            <a:spLocks noChangeArrowheads="1"/>
                          </wps:cNvSpPr>
                          <wps:spPr bwMode="auto">
                            <a:xfrm>
                              <a:off x="3366" y="4411"/>
                              <a:ext cx="2575" cy="10"/>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7" name="Rectangle 203"/>
                          <wps:cNvSpPr>
                            <a:spLocks noChangeArrowheads="1"/>
                          </wps:cNvSpPr>
                          <wps:spPr bwMode="auto">
                            <a:xfrm>
                              <a:off x="3366" y="4421"/>
                              <a:ext cx="2575" cy="219"/>
                            </a:xfrm>
                            <a:prstGeom prst="rect">
                              <a:avLst/>
                            </a:prstGeom>
                            <a:solidFill>
                              <a:srgbClr val="FCF2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 name="Rectangle 204"/>
                          <wps:cNvSpPr>
                            <a:spLocks noChangeArrowheads="1"/>
                          </wps:cNvSpPr>
                          <wps:spPr bwMode="auto">
                            <a:xfrm>
                              <a:off x="3366" y="4640"/>
                              <a:ext cx="2575" cy="21"/>
                            </a:xfrm>
                            <a:prstGeom prst="rect">
                              <a:avLst/>
                            </a:prstGeom>
                            <a:solidFill>
                              <a:srgbClr val="FCF2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wps:wsp>
                        <wps:cNvPr id="329" name="Rectangle 206"/>
                        <wps:cNvSpPr>
                          <a:spLocks noChangeArrowheads="1"/>
                        </wps:cNvSpPr>
                        <wps:spPr bwMode="auto">
                          <a:xfrm>
                            <a:off x="2137410" y="2959735"/>
                            <a:ext cx="1635125" cy="6985"/>
                          </a:xfrm>
                          <a:prstGeom prst="rect">
                            <a:avLst/>
                          </a:prstGeom>
                          <a:solidFill>
                            <a:srgbClr val="FCF1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Rectangle 207"/>
                        <wps:cNvSpPr>
                          <a:spLocks noChangeArrowheads="1"/>
                        </wps:cNvSpPr>
                        <wps:spPr bwMode="auto">
                          <a:xfrm>
                            <a:off x="2137410" y="2966720"/>
                            <a:ext cx="1635125" cy="13335"/>
                          </a:xfrm>
                          <a:prstGeom prst="rect">
                            <a:avLst/>
                          </a:prstGeom>
                          <a:solidFill>
                            <a:srgbClr val="FCF1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1" name="Rectangle 208"/>
                        <wps:cNvSpPr>
                          <a:spLocks noChangeArrowheads="1"/>
                        </wps:cNvSpPr>
                        <wps:spPr bwMode="auto">
                          <a:xfrm>
                            <a:off x="2137410" y="2980055"/>
                            <a:ext cx="1635125" cy="6350"/>
                          </a:xfrm>
                          <a:prstGeom prst="rect">
                            <a:avLst/>
                          </a:prstGeom>
                          <a:solidFill>
                            <a:srgbClr val="FCF1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 name="Rectangle 209"/>
                        <wps:cNvSpPr>
                          <a:spLocks noChangeArrowheads="1"/>
                        </wps:cNvSpPr>
                        <wps:spPr bwMode="auto">
                          <a:xfrm>
                            <a:off x="2137410" y="2986405"/>
                            <a:ext cx="1635125" cy="13335"/>
                          </a:xfrm>
                          <a:prstGeom prst="rect">
                            <a:avLst/>
                          </a:prstGeom>
                          <a:solidFill>
                            <a:srgbClr val="FCF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3" name="Rectangle 210"/>
                        <wps:cNvSpPr>
                          <a:spLocks noChangeArrowheads="1"/>
                        </wps:cNvSpPr>
                        <wps:spPr bwMode="auto">
                          <a:xfrm>
                            <a:off x="2137410" y="2999740"/>
                            <a:ext cx="1635125" cy="13335"/>
                          </a:xfrm>
                          <a:prstGeom prst="rect">
                            <a:avLst/>
                          </a:prstGeom>
                          <a:solidFill>
                            <a:srgbClr val="FCF0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4" name="Rectangle 211"/>
                        <wps:cNvSpPr>
                          <a:spLocks noChangeArrowheads="1"/>
                        </wps:cNvSpPr>
                        <wps:spPr bwMode="auto">
                          <a:xfrm>
                            <a:off x="2137410" y="3013075"/>
                            <a:ext cx="1635125" cy="19685"/>
                          </a:xfrm>
                          <a:prstGeom prst="rect">
                            <a:avLst/>
                          </a:prstGeom>
                          <a:solidFill>
                            <a:srgbClr val="FBF0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 name="Rectangle 212"/>
                        <wps:cNvSpPr>
                          <a:spLocks noChangeArrowheads="1"/>
                        </wps:cNvSpPr>
                        <wps:spPr bwMode="auto">
                          <a:xfrm>
                            <a:off x="2137410" y="3032760"/>
                            <a:ext cx="1635125" cy="6350"/>
                          </a:xfrm>
                          <a:prstGeom prst="rect">
                            <a:avLst/>
                          </a:prstGeom>
                          <a:solidFill>
                            <a:srgbClr val="FBEF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 name="Rectangle 213"/>
                        <wps:cNvSpPr>
                          <a:spLocks noChangeArrowheads="1"/>
                        </wps:cNvSpPr>
                        <wps:spPr bwMode="auto">
                          <a:xfrm>
                            <a:off x="2137410" y="3039110"/>
                            <a:ext cx="1635125" cy="26670"/>
                          </a:xfrm>
                          <a:prstGeom prst="rect">
                            <a:avLst/>
                          </a:prstGeom>
                          <a:solidFill>
                            <a:srgbClr val="FBEFD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7" name="Rectangle 214"/>
                        <wps:cNvSpPr>
                          <a:spLocks noChangeArrowheads="1"/>
                        </wps:cNvSpPr>
                        <wps:spPr bwMode="auto">
                          <a:xfrm>
                            <a:off x="2137410" y="3065780"/>
                            <a:ext cx="1635125" cy="6985"/>
                          </a:xfrm>
                          <a:prstGeom prst="rect">
                            <a:avLst/>
                          </a:prstGeom>
                          <a:solidFill>
                            <a:srgbClr val="FBEED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Rectangle 215"/>
                        <wps:cNvSpPr>
                          <a:spLocks noChangeArrowheads="1"/>
                        </wps:cNvSpPr>
                        <wps:spPr bwMode="auto">
                          <a:xfrm>
                            <a:off x="2137410" y="3072765"/>
                            <a:ext cx="1635125" cy="19685"/>
                          </a:xfrm>
                          <a:prstGeom prst="rect">
                            <a:avLst/>
                          </a:prstGeom>
                          <a:solidFill>
                            <a:srgbClr val="FBEED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 name="Rectangle 216"/>
                        <wps:cNvSpPr>
                          <a:spLocks noChangeArrowheads="1"/>
                        </wps:cNvSpPr>
                        <wps:spPr bwMode="auto">
                          <a:xfrm>
                            <a:off x="2137410" y="3092450"/>
                            <a:ext cx="1635125" cy="13335"/>
                          </a:xfrm>
                          <a:prstGeom prst="rect">
                            <a:avLst/>
                          </a:prstGeom>
                          <a:solidFill>
                            <a:srgbClr val="FBED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Rectangle 217"/>
                        <wps:cNvSpPr>
                          <a:spLocks noChangeArrowheads="1"/>
                        </wps:cNvSpPr>
                        <wps:spPr bwMode="auto">
                          <a:xfrm>
                            <a:off x="2137410" y="3105785"/>
                            <a:ext cx="1635125" cy="19685"/>
                          </a:xfrm>
                          <a:prstGeom prst="rect">
                            <a:avLst/>
                          </a:prstGeom>
                          <a:solidFill>
                            <a:srgbClr val="FBE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 name="Rectangle 218"/>
                        <wps:cNvSpPr>
                          <a:spLocks noChangeArrowheads="1"/>
                        </wps:cNvSpPr>
                        <wps:spPr bwMode="auto">
                          <a:xfrm>
                            <a:off x="2137410" y="3125470"/>
                            <a:ext cx="1635125" cy="13335"/>
                          </a:xfrm>
                          <a:prstGeom prst="rect">
                            <a:avLst/>
                          </a:prstGeom>
                          <a:solidFill>
                            <a:srgbClr val="FBED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219"/>
                        <wps:cNvSpPr>
                          <a:spLocks noChangeArrowheads="1"/>
                        </wps:cNvSpPr>
                        <wps:spPr bwMode="auto">
                          <a:xfrm>
                            <a:off x="2137410" y="3138805"/>
                            <a:ext cx="1635125" cy="19685"/>
                          </a:xfrm>
                          <a:prstGeom prst="rect">
                            <a:avLst/>
                          </a:prstGeom>
                          <a:solidFill>
                            <a:srgbClr val="FAECD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 name="Rectangle 220"/>
                        <wps:cNvSpPr>
                          <a:spLocks noChangeArrowheads="1"/>
                        </wps:cNvSpPr>
                        <wps:spPr bwMode="auto">
                          <a:xfrm>
                            <a:off x="2137410" y="3158490"/>
                            <a:ext cx="1635125" cy="6985"/>
                          </a:xfrm>
                          <a:prstGeom prst="rect">
                            <a:avLst/>
                          </a:prstGeom>
                          <a:solidFill>
                            <a:srgbClr val="FAEC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Rectangle 221"/>
                        <wps:cNvSpPr>
                          <a:spLocks noChangeArrowheads="1"/>
                        </wps:cNvSpPr>
                        <wps:spPr bwMode="auto">
                          <a:xfrm>
                            <a:off x="2137410" y="3165475"/>
                            <a:ext cx="1635125" cy="12700"/>
                          </a:xfrm>
                          <a:prstGeom prst="rect">
                            <a:avLst/>
                          </a:prstGeom>
                          <a:solidFill>
                            <a:srgbClr val="FAEB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 name="Rectangle 222"/>
                        <wps:cNvSpPr>
                          <a:spLocks noChangeArrowheads="1"/>
                        </wps:cNvSpPr>
                        <wps:spPr bwMode="auto">
                          <a:xfrm>
                            <a:off x="2137410" y="3178175"/>
                            <a:ext cx="1635125" cy="13335"/>
                          </a:xfrm>
                          <a:prstGeom prst="rect">
                            <a:avLst/>
                          </a:prstGeom>
                          <a:solidFill>
                            <a:srgbClr val="FAE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Rectangle 223"/>
                        <wps:cNvSpPr>
                          <a:spLocks noChangeArrowheads="1"/>
                        </wps:cNvSpPr>
                        <wps:spPr bwMode="auto">
                          <a:xfrm>
                            <a:off x="2137410" y="3191510"/>
                            <a:ext cx="1635125" cy="20320"/>
                          </a:xfrm>
                          <a:prstGeom prst="rect">
                            <a:avLst/>
                          </a:prstGeom>
                          <a:solidFill>
                            <a:srgbClr val="FAEB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7" name="Rectangle 224"/>
                        <wps:cNvSpPr>
                          <a:spLocks noChangeArrowheads="1"/>
                        </wps:cNvSpPr>
                        <wps:spPr bwMode="auto">
                          <a:xfrm>
                            <a:off x="2137410" y="3211830"/>
                            <a:ext cx="1635125" cy="6350"/>
                          </a:xfrm>
                          <a:prstGeom prst="rect">
                            <a:avLst/>
                          </a:prstGeom>
                          <a:solidFill>
                            <a:srgbClr val="FAEAD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225"/>
                        <wps:cNvSpPr>
                          <a:spLocks noChangeArrowheads="1"/>
                        </wps:cNvSpPr>
                        <wps:spPr bwMode="auto">
                          <a:xfrm>
                            <a:off x="2137410" y="3218180"/>
                            <a:ext cx="1635125" cy="26670"/>
                          </a:xfrm>
                          <a:prstGeom prst="rect">
                            <a:avLst/>
                          </a:prstGeom>
                          <a:solidFill>
                            <a:srgbClr val="FAEAD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 name="Rectangle 226"/>
                        <wps:cNvSpPr>
                          <a:spLocks noChangeArrowheads="1"/>
                        </wps:cNvSpPr>
                        <wps:spPr bwMode="auto">
                          <a:xfrm>
                            <a:off x="2137410" y="3244850"/>
                            <a:ext cx="1635125" cy="6350"/>
                          </a:xfrm>
                          <a:prstGeom prst="rect">
                            <a:avLst/>
                          </a:prstGeom>
                          <a:solidFill>
                            <a:srgbClr val="FAE9D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Rectangle 227"/>
                        <wps:cNvSpPr>
                          <a:spLocks noChangeArrowheads="1"/>
                        </wps:cNvSpPr>
                        <wps:spPr bwMode="auto">
                          <a:xfrm>
                            <a:off x="2137410" y="3251200"/>
                            <a:ext cx="1635125" cy="19685"/>
                          </a:xfrm>
                          <a:prstGeom prst="rect">
                            <a:avLst/>
                          </a:prstGeom>
                          <a:solidFill>
                            <a:srgbClr val="FAE9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1" name="Rectangle 228"/>
                        <wps:cNvSpPr>
                          <a:spLocks noChangeArrowheads="1"/>
                        </wps:cNvSpPr>
                        <wps:spPr bwMode="auto">
                          <a:xfrm>
                            <a:off x="2137410" y="3270885"/>
                            <a:ext cx="1635125" cy="13335"/>
                          </a:xfrm>
                          <a:prstGeom prst="rect">
                            <a:avLst/>
                          </a:prstGeom>
                          <a:solidFill>
                            <a:srgbClr val="F9E8C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Rectangle 229"/>
                        <wps:cNvSpPr>
                          <a:spLocks noChangeArrowheads="1"/>
                        </wps:cNvSpPr>
                        <wps:spPr bwMode="auto">
                          <a:xfrm>
                            <a:off x="2137410" y="3284220"/>
                            <a:ext cx="1635125" cy="20320"/>
                          </a:xfrm>
                          <a:prstGeom prst="rect">
                            <a:avLst/>
                          </a:prstGeom>
                          <a:solidFill>
                            <a:srgbClr val="F9E8C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3" name="Rectangle 230"/>
                        <wps:cNvSpPr>
                          <a:spLocks noChangeArrowheads="1"/>
                        </wps:cNvSpPr>
                        <wps:spPr bwMode="auto">
                          <a:xfrm>
                            <a:off x="2137410" y="3304540"/>
                            <a:ext cx="1635125" cy="12700"/>
                          </a:xfrm>
                          <a:prstGeom prst="rect">
                            <a:avLst/>
                          </a:prstGeom>
                          <a:solidFill>
                            <a:srgbClr val="F9E8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Rectangle 231"/>
                        <wps:cNvSpPr>
                          <a:spLocks noChangeArrowheads="1"/>
                        </wps:cNvSpPr>
                        <wps:spPr bwMode="auto">
                          <a:xfrm>
                            <a:off x="2137410" y="3317240"/>
                            <a:ext cx="1635125" cy="20320"/>
                          </a:xfrm>
                          <a:prstGeom prst="rect">
                            <a:avLst/>
                          </a:prstGeom>
                          <a:solidFill>
                            <a:srgbClr val="F9E7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5" name="Rectangle 232"/>
                        <wps:cNvSpPr>
                          <a:spLocks noChangeArrowheads="1"/>
                        </wps:cNvSpPr>
                        <wps:spPr bwMode="auto">
                          <a:xfrm>
                            <a:off x="2137410" y="3337560"/>
                            <a:ext cx="1635125" cy="13335"/>
                          </a:xfrm>
                          <a:prstGeom prst="rect">
                            <a:avLst/>
                          </a:prstGeom>
                          <a:solidFill>
                            <a:srgbClr val="F9E7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Rectangle 233"/>
                        <wps:cNvSpPr>
                          <a:spLocks noChangeArrowheads="1"/>
                        </wps:cNvSpPr>
                        <wps:spPr bwMode="auto">
                          <a:xfrm>
                            <a:off x="2137410" y="3350895"/>
                            <a:ext cx="1635125" cy="19685"/>
                          </a:xfrm>
                          <a:prstGeom prst="rect">
                            <a:avLst/>
                          </a:prstGeom>
                          <a:solidFill>
                            <a:srgbClr val="F9E6C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 name="Rectangle 234"/>
                        <wps:cNvSpPr>
                          <a:spLocks noChangeArrowheads="1"/>
                        </wps:cNvSpPr>
                        <wps:spPr bwMode="auto">
                          <a:xfrm>
                            <a:off x="2137410" y="3370580"/>
                            <a:ext cx="1635125" cy="6350"/>
                          </a:xfrm>
                          <a:prstGeom prst="rect">
                            <a:avLst/>
                          </a:prstGeom>
                          <a:solidFill>
                            <a:srgbClr val="F9E6C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Rectangle 235"/>
                        <wps:cNvSpPr>
                          <a:spLocks noChangeArrowheads="1"/>
                        </wps:cNvSpPr>
                        <wps:spPr bwMode="auto">
                          <a:xfrm>
                            <a:off x="2137410" y="3376930"/>
                            <a:ext cx="1635125" cy="26670"/>
                          </a:xfrm>
                          <a:prstGeom prst="rect">
                            <a:avLst/>
                          </a:prstGeom>
                          <a:solidFill>
                            <a:srgbClr val="F9E5C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 name="Rectangle 236"/>
                        <wps:cNvSpPr>
                          <a:spLocks noChangeArrowheads="1"/>
                        </wps:cNvSpPr>
                        <wps:spPr bwMode="auto">
                          <a:xfrm>
                            <a:off x="2137410" y="3403600"/>
                            <a:ext cx="1635125" cy="6350"/>
                          </a:xfrm>
                          <a:prstGeom prst="rect">
                            <a:avLst/>
                          </a:prstGeom>
                          <a:solidFill>
                            <a:srgbClr val="F9E5C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Rectangle 237"/>
                        <wps:cNvSpPr>
                          <a:spLocks noChangeArrowheads="1"/>
                        </wps:cNvSpPr>
                        <wps:spPr bwMode="auto">
                          <a:xfrm>
                            <a:off x="2137410" y="3409950"/>
                            <a:ext cx="1635125" cy="13335"/>
                          </a:xfrm>
                          <a:prstGeom prst="rect">
                            <a:avLst/>
                          </a:prstGeom>
                          <a:solidFill>
                            <a:srgbClr val="F8E5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238"/>
                        <wps:cNvSpPr>
                          <a:spLocks noChangeArrowheads="1"/>
                        </wps:cNvSpPr>
                        <wps:spPr bwMode="auto">
                          <a:xfrm>
                            <a:off x="2137410" y="3423285"/>
                            <a:ext cx="1635125" cy="6985"/>
                          </a:xfrm>
                          <a:prstGeom prst="rect">
                            <a:avLst/>
                          </a:prstGeom>
                          <a:solidFill>
                            <a:srgbClr val="F8E4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Rectangle 239"/>
                        <wps:cNvSpPr>
                          <a:spLocks noChangeArrowheads="1"/>
                        </wps:cNvSpPr>
                        <wps:spPr bwMode="auto">
                          <a:xfrm>
                            <a:off x="2137410" y="3430270"/>
                            <a:ext cx="1635125" cy="26035"/>
                          </a:xfrm>
                          <a:prstGeom prst="rect">
                            <a:avLst/>
                          </a:prstGeom>
                          <a:solidFill>
                            <a:srgbClr val="F8E4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3" name="Rectangle 240"/>
                        <wps:cNvSpPr>
                          <a:spLocks noChangeArrowheads="1"/>
                        </wps:cNvSpPr>
                        <wps:spPr bwMode="auto">
                          <a:xfrm>
                            <a:off x="2137410" y="3456305"/>
                            <a:ext cx="1635125" cy="6985"/>
                          </a:xfrm>
                          <a:prstGeom prst="rect">
                            <a:avLst/>
                          </a:prstGeom>
                          <a:solidFill>
                            <a:srgbClr val="F8E3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Rectangle 241"/>
                        <wps:cNvSpPr>
                          <a:spLocks noChangeArrowheads="1"/>
                        </wps:cNvSpPr>
                        <wps:spPr bwMode="auto">
                          <a:xfrm>
                            <a:off x="2137410" y="3463290"/>
                            <a:ext cx="1635125" cy="13335"/>
                          </a:xfrm>
                          <a:prstGeom prst="rect">
                            <a:avLst/>
                          </a:prstGeom>
                          <a:solidFill>
                            <a:srgbClr val="F8E3C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5" name="Freeform 242"/>
                        <wps:cNvSpPr>
                          <a:spLocks/>
                        </wps:cNvSpPr>
                        <wps:spPr bwMode="auto">
                          <a:xfrm>
                            <a:off x="2137410" y="2800985"/>
                            <a:ext cx="1628140" cy="668655"/>
                          </a:xfrm>
                          <a:custGeom>
                            <a:avLst/>
                            <a:gdLst>
                              <a:gd name="T0" fmla="*/ 3896 w 3936"/>
                              <a:gd name="T1" fmla="*/ 0 h 1616"/>
                              <a:gd name="T2" fmla="*/ 3936 w 3936"/>
                              <a:gd name="T3" fmla="*/ 40 h 1616"/>
                              <a:gd name="T4" fmla="*/ 3936 w 3936"/>
                              <a:gd name="T5" fmla="*/ 40 h 1616"/>
                              <a:gd name="T6" fmla="*/ 3936 w 3936"/>
                              <a:gd name="T7" fmla="*/ 1576 h 1616"/>
                              <a:gd name="T8" fmla="*/ 3936 w 3936"/>
                              <a:gd name="T9" fmla="*/ 1576 h 1616"/>
                              <a:gd name="T10" fmla="*/ 3896 w 3936"/>
                              <a:gd name="T11" fmla="*/ 1616 h 1616"/>
                              <a:gd name="T12" fmla="*/ 3896 w 3936"/>
                              <a:gd name="T13" fmla="*/ 1616 h 1616"/>
                              <a:gd name="T14" fmla="*/ 3896 w 3936"/>
                              <a:gd name="T15" fmla="*/ 1616 h 1616"/>
                              <a:gd name="T16" fmla="*/ 40 w 3936"/>
                              <a:gd name="T17" fmla="*/ 1616 h 1616"/>
                              <a:gd name="T18" fmla="*/ 40 w 3936"/>
                              <a:gd name="T19" fmla="*/ 1616 h 1616"/>
                              <a:gd name="T20" fmla="*/ 0 w 3936"/>
                              <a:gd name="T21" fmla="*/ 1576 h 1616"/>
                              <a:gd name="T22" fmla="*/ 0 w 3936"/>
                              <a:gd name="T23" fmla="*/ 1576 h 1616"/>
                              <a:gd name="T24" fmla="*/ 0 w 3936"/>
                              <a:gd name="T25" fmla="*/ 40 h 1616"/>
                              <a:gd name="T26" fmla="*/ 40 w 3936"/>
                              <a:gd name="T27" fmla="*/ 0 h 1616"/>
                              <a:gd name="T28" fmla="*/ 40 w 3936"/>
                              <a:gd name="T29" fmla="*/ 0 h 1616"/>
                              <a:gd name="T30" fmla="*/ 3896 w 3936"/>
                              <a:gd name="T31" fmla="*/ 0 h 1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936" h="1616">
                                <a:moveTo>
                                  <a:pt x="3896" y="0"/>
                                </a:moveTo>
                                <a:cubicBezTo>
                                  <a:pt x="3919" y="0"/>
                                  <a:pt x="3936" y="18"/>
                                  <a:pt x="3936" y="40"/>
                                </a:cubicBezTo>
                                <a:lnTo>
                                  <a:pt x="3936" y="40"/>
                                </a:lnTo>
                                <a:lnTo>
                                  <a:pt x="3936" y="1576"/>
                                </a:lnTo>
                                <a:lnTo>
                                  <a:pt x="3936" y="1576"/>
                                </a:lnTo>
                                <a:cubicBezTo>
                                  <a:pt x="3936" y="1599"/>
                                  <a:pt x="3919" y="1616"/>
                                  <a:pt x="3896" y="1616"/>
                                </a:cubicBezTo>
                                <a:cubicBezTo>
                                  <a:pt x="3896" y="1616"/>
                                  <a:pt x="3896" y="1616"/>
                                  <a:pt x="3896" y="1616"/>
                                </a:cubicBezTo>
                                <a:lnTo>
                                  <a:pt x="3896" y="1616"/>
                                </a:lnTo>
                                <a:lnTo>
                                  <a:pt x="40" y="1616"/>
                                </a:lnTo>
                                <a:lnTo>
                                  <a:pt x="40" y="1616"/>
                                </a:lnTo>
                                <a:cubicBezTo>
                                  <a:pt x="18" y="1616"/>
                                  <a:pt x="0" y="1599"/>
                                  <a:pt x="0" y="1576"/>
                                </a:cubicBezTo>
                                <a:lnTo>
                                  <a:pt x="0" y="1576"/>
                                </a:lnTo>
                                <a:lnTo>
                                  <a:pt x="0" y="40"/>
                                </a:lnTo>
                                <a:cubicBezTo>
                                  <a:pt x="0" y="18"/>
                                  <a:pt x="18" y="0"/>
                                  <a:pt x="40" y="0"/>
                                </a:cubicBezTo>
                                <a:lnTo>
                                  <a:pt x="40" y="0"/>
                                </a:lnTo>
                                <a:lnTo>
                                  <a:pt x="3896"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Rectangle 243"/>
                        <wps:cNvSpPr>
                          <a:spLocks noChangeArrowheads="1"/>
                        </wps:cNvSpPr>
                        <wps:spPr bwMode="auto">
                          <a:xfrm>
                            <a:off x="2846070" y="2840990"/>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8124" w14:textId="30A280D6" w:rsidR="00AE476B" w:rsidRDefault="00AE476B">
                              <w:r>
                                <w:rPr>
                                  <w:rFonts w:ascii="Arial" w:hAnsi="Arial" w:cs="Arial"/>
                                  <w:color w:val="000000"/>
                                  <w:sz w:val="10"/>
                                  <w:szCs w:val="10"/>
                                </w:rPr>
                                <w:t>«type»</w:t>
                              </w:r>
                            </w:p>
                          </w:txbxContent>
                        </wps:txbx>
                        <wps:bodyPr rot="0" vert="horz" wrap="none" lIns="0" tIns="0" rIns="0" bIns="0" anchor="t" anchorCtr="0">
                          <a:spAutoFit/>
                        </wps:bodyPr>
                      </wps:wsp>
                      <wps:wsp>
                        <wps:cNvPr id="367" name="Rectangle 244"/>
                        <wps:cNvSpPr>
                          <a:spLocks noChangeArrowheads="1"/>
                        </wps:cNvSpPr>
                        <wps:spPr bwMode="auto">
                          <a:xfrm>
                            <a:off x="2687320" y="2926715"/>
                            <a:ext cx="490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54D3C" w14:textId="7C58DB63" w:rsidR="00AE476B" w:rsidRDefault="00AE476B">
                              <w:r>
                                <w:rPr>
                                  <w:rFonts w:ascii="Arial" w:hAnsi="Arial" w:cs="Arial"/>
                                  <w:b/>
                                  <w:bCs/>
                                  <w:color w:val="000000"/>
                                  <w:sz w:val="10"/>
                                  <w:szCs w:val="10"/>
                                </w:rPr>
                                <w:t>MaterialRelation</w:t>
                              </w:r>
                            </w:p>
                          </w:txbxContent>
                        </wps:txbx>
                        <wps:bodyPr rot="0" vert="horz" wrap="none" lIns="0" tIns="0" rIns="0" bIns="0" anchor="t" anchorCtr="0">
                          <a:spAutoFit/>
                        </wps:bodyPr>
                      </wps:wsp>
                      <wps:wsp>
                        <wps:cNvPr id="368" name="Line 245"/>
                        <wps:cNvCnPr/>
                        <wps:spPr bwMode="auto">
                          <a:xfrm>
                            <a:off x="2137410" y="3046095"/>
                            <a:ext cx="1628140" cy="0"/>
                          </a:xfrm>
                          <a:prstGeom prst="line">
                            <a:avLst/>
                          </a:prstGeom>
                          <a:noFill/>
                          <a:ln w="635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69" name="Rectangle 246"/>
                        <wps:cNvSpPr>
                          <a:spLocks noChangeArrowheads="1"/>
                        </wps:cNvSpPr>
                        <wps:spPr bwMode="auto">
                          <a:xfrm>
                            <a:off x="2223770" y="3098800"/>
                            <a:ext cx="30734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55DF9" w14:textId="7CCE03BB" w:rsidR="00AE476B" w:rsidRDefault="00AE476B">
                              <w:r>
                                <w:rPr>
                                  <w:rFonts w:ascii="Arial" w:hAnsi="Arial" w:cs="Arial"/>
                                  <w:color w:val="000000"/>
                                  <w:sz w:val="10"/>
                                  <w:szCs w:val="10"/>
                                </w:rPr>
                                <w:t>«voidable»</w:t>
                              </w:r>
                            </w:p>
                          </w:txbxContent>
                        </wps:txbx>
                        <wps:bodyPr rot="0" vert="horz" wrap="none" lIns="0" tIns="0" rIns="0" bIns="0" anchor="t" anchorCtr="0">
                          <a:spAutoFit/>
                        </wps:bodyPr>
                      </wps:wsp>
                      <wps:wsp>
                        <wps:cNvPr id="370" name="Rectangle 247"/>
                        <wps:cNvSpPr>
                          <a:spLocks noChangeArrowheads="1"/>
                        </wps:cNvSpPr>
                        <wps:spPr bwMode="auto">
                          <a:xfrm>
                            <a:off x="2171065" y="3185160"/>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22A7A" w14:textId="7E5A5343"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371" name="Rectangle 248"/>
                        <wps:cNvSpPr>
                          <a:spLocks noChangeArrowheads="1"/>
                        </wps:cNvSpPr>
                        <wps:spPr bwMode="auto">
                          <a:xfrm>
                            <a:off x="2283460" y="3185160"/>
                            <a:ext cx="126746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93D27" w14:textId="70C55ABE" w:rsidR="00AE476B" w:rsidRDefault="00AE476B">
                              <w:r>
                                <w:rPr>
                                  <w:rFonts w:ascii="Arial" w:hAnsi="Arial" w:cs="Arial"/>
                                  <w:color w:val="3C3C3C"/>
                                  <w:sz w:val="10"/>
                                  <w:szCs w:val="10"/>
                                </w:rPr>
                                <w:t>relationship: GeologicRelationshipTerm [0..1]</w:t>
                              </w:r>
                            </w:p>
                          </w:txbxContent>
                        </wps:txbx>
                        <wps:bodyPr rot="0" vert="horz" wrap="none" lIns="0" tIns="0" rIns="0" bIns="0" anchor="t" anchorCtr="0">
                          <a:spAutoFit/>
                        </wps:bodyPr>
                      </wps:wsp>
                      <wps:wsp>
                        <wps:cNvPr id="372" name="Rectangle 249"/>
                        <wps:cNvSpPr>
                          <a:spLocks noChangeArrowheads="1"/>
                        </wps:cNvSpPr>
                        <wps:spPr bwMode="auto">
                          <a:xfrm>
                            <a:off x="2171065" y="327088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145F" w14:textId="31E8D5E5"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373" name="Rectangle 250"/>
                        <wps:cNvSpPr>
                          <a:spLocks noChangeArrowheads="1"/>
                        </wps:cNvSpPr>
                        <wps:spPr bwMode="auto">
                          <a:xfrm>
                            <a:off x="2283460" y="3270885"/>
                            <a:ext cx="102743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26E80" w14:textId="46057B03" w:rsidR="00AE476B" w:rsidRDefault="00AE476B">
                              <w:r>
                                <w:rPr>
                                  <w:rFonts w:ascii="Arial" w:hAnsi="Arial" w:cs="Arial"/>
                                  <w:color w:val="3C3C3C"/>
                                  <w:sz w:val="10"/>
                                  <w:szCs w:val="10"/>
                                </w:rPr>
                                <w:t>sourceRole: RelationRoleTerm [0..1]</w:t>
                              </w:r>
                            </w:p>
                          </w:txbxContent>
                        </wps:txbx>
                        <wps:bodyPr rot="0" vert="horz" wrap="none" lIns="0" tIns="0" rIns="0" bIns="0" anchor="t" anchorCtr="0">
                          <a:spAutoFit/>
                        </wps:bodyPr>
                      </wps:wsp>
                      <wps:wsp>
                        <wps:cNvPr id="374" name="Rectangle 251"/>
                        <wps:cNvSpPr>
                          <a:spLocks noChangeArrowheads="1"/>
                        </wps:cNvSpPr>
                        <wps:spPr bwMode="auto">
                          <a:xfrm>
                            <a:off x="2171065" y="3357245"/>
                            <a:ext cx="3746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D05F8" w14:textId="4A9C126B" w:rsidR="00AE476B" w:rsidRDefault="00AE476B">
                              <w:r>
                                <w:rPr>
                                  <w:rFonts w:ascii="Arial" w:hAnsi="Arial" w:cs="Arial"/>
                                  <w:color w:val="3C3C3C"/>
                                  <w:sz w:val="10"/>
                                  <w:szCs w:val="10"/>
                                </w:rPr>
                                <w:t xml:space="preserve">+ </w:t>
                              </w:r>
                            </w:p>
                          </w:txbxContent>
                        </wps:txbx>
                        <wps:bodyPr rot="0" vert="horz" wrap="none" lIns="0" tIns="0" rIns="0" bIns="0" anchor="t" anchorCtr="0">
                          <a:spAutoFit/>
                        </wps:bodyPr>
                      </wps:wsp>
                      <wps:wsp>
                        <wps:cNvPr id="375" name="Rectangle 252"/>
                        <wps:cNvSpPr>
                          <a:spLocks noChangeArrowheads="1"/>
                        </wps:cNvSpPr>
                        <wps:spPr bwMode="auto">
                          <a:xfrm>
                            <a:off x="2283460" y="3357245"/>
                            <a:ext cx="99885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B7972" w14:textId="7833CDB2" w:rsidR="00AE476B" w:rsidRDefault="00AE476B">
                              <w:r>
                                <w:rPr>
                                  <w:rFonts w:ascii="Arial" w:hAnsi="Arial" w:cs="Arial"/>
                                  <w:color w:val="3C3C3C"/>
                                  <w:sz w:val="10"/>
                                  <w:szCs w:val="10"/>
                                </w:rPr>
                                <w:t>targetRole: RelationRoleTerm [0..1]</w:t>
                              </w:r>
                            </w:p>
                          </w:txbxContent>
                        </wps:txbx>
                        <wps:bodyPr rot="0" vert="horz" wrap="none" lIns="0" tIns="0" rIns="0" bIns="0" anchor="t" anchorCtr="0">
                          <a:spAutoFit/>
                        </wps:bodyPr>
                      </wps:wsp>
                      <wps:wsp>
                        <wps:cNvPr id="403" name="Freeform 280"/>
                        <wps:cNvSpPr>
                          <a:spLocks/>
                        </wps:cNvSpPr>
                        <wps:spPr bwMode="auto">
                          <a:xfrm>
                            <a:off x="350520" y="2092325"/>
                            <a:ext cx="1542415" cy="318135"/>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solidFill>
                            <a:srgbClr val="C1C6D3"/>
                          </a:solidFill>
                          <a:ln w="0">
                            <a:solidFill>
                              <a:srgbClr val="000000"/>
                            </a:solidFill>
                            <a:prstDash val="solid"/>
                            <a:round/>
                            <a:headEnd/>
                            <a:tailEnd/>
                          </a:ln>
                        </wps:spPr>
                        <wps:bodyPr rot="0" vert="horz" wrap="square" lIns="91440" tIns="45720" rIns="91440" bIns="45720" anchor="t" anchorCtr="0" upright="1">
                          <a:noAutofit/>
                        </wps:bodyPr>
                      </wps:wsp>
                      <wps:wsp>
                        <wps:cNvPr id="404" name="Rectangle 281"/>
                        <wps:cNvSpPr>
                          <a:spLocks noChangeArrowheads="1"/>
                        </wps:cNvSpPr>
                        <wps:spPr bwMode="auto">
                          <a:xfrm>
                            <a:off x="330835" y="2072640"/>
                            <a:ext cx="1548765" cy="6350"/>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 name="Rectangle 282"/>
                        <wps:cNvSpPr>
                          <a:spLocks noChangeArrowheads="1"/>
                        </wps:cNvSpPr>
                        <wps:spPr bwMode="auto">
                          <a:xfrm>
                            <a:off x="330835" y="2078990"/>
                            <a:ext cx="1548765" cy="66675"/>
                          </a:xfrm>
                          <a:prstGeom prst="rect">
                            <a:avLst/>
                          </a:prstGeom>
                          <a:solidFill>
                            <a:srgbClr val="E9E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6" name="Rectangle 283"/>
                        <wps:cNvSpPr>
                          <a:spLocks noChangeArrowheads="1"/>
                        </wps:cNvSpPr>
                        <wps:spPr bwMode="auto">
                          <a:xfrm>
                            <a:off x="330835" y="2145665"/>
                            <a:ext cx="1548765" cy="6350"/>
                          </a:xfrm>
                          <a:prstGeom prst="rect">
                            <a:avLst/>
                          </a:prstGeom>
                          <a:solidFill>
                            <a:srgbClr val="E8E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7" name="Rectangle 284"/>
                        <wps:cNvSpPr>
                          <a:spLocks noChangeArrowheads="1"/>
                        </wps:cNvSpPr>
                        <wps:spPr bwMode="auto">
                          <a:xfrm>
                            <a:off x="330835" y="2152015"/>
                            <a:ext cx="1548765" cy="6985"/>
                          </a:xfrm>
                          <a:prstGeom prst="rect">
                            <a:avLst/>
                          </a:prstGeom>
                          <a:solidFill>
                            <a:srgbClr val="E7E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8" name="Rectangle 285"/>
                        <wps:cNvSpPr>
                          <a:spLocks noChangeArrowheads="1"/>
                        </wps:cNvSpPr>
                        <wps:spPr bwMode="auto">
                          <a:xfrm>
                            <a:off x="330835" y="2159000"/>
                            <a:ext cx="1548765" cy="6350"/>
                          </a:xfrm>
                          <a:prstGeom prst="rect">
                            <a:avLst/>
                          </a:prstGeom>
                          <a:solidFill>
                            <a:srgbClr val="E6E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 name="Rectangle 286"/>
                        <wps:cNvSpPr>
                          <a:spLocks noChangeArrowheads="1"/>
                        </wps:cNvSpPr>
                        <wps:spPr bwMode="auto">
                          <a:xfrm>
                            <a:off x="330835" y="2165350"/>
                            <a:ext cx="1548765" cy="6350"/>
                          </a:xfrm>
                          <a:prstGeom prst="rect">
                            <a:avLst/>
                          </a:prstGeom>
                          <a:solidFill>
                            <a:srgbClr val="E5E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Rectangle 287"/>
                        <wps:cNvSpPr>
                          <a:spLocks noChangeArrowheads="1"/>
                        </wps:cNvSpPr>
                        <wps:spPr bwMode="auto">
                          <a:xfrm>
                            <a:off x="330835" y="2171700"/>
                            <a:ext cx="1548765" cy="6985"/>
                          </a:xfrm>
                          <a:prstGeom prst="rect">
                            <a:avLst/>
                          </a:prstGeom>
                          <a:solidFill>
                            <a:srgbClr val="E4E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 name="Rectangle 288"/>
                        <wps:cNvSpPr>
                          <a:spLocks noChangeArrowheads="1"/>
                        </wps:cNvSpPr>
                        <wps:spPr bwMode="auto">
                          <a:xfrm>
                            <a:off x="330835" y="2178685"/>
                            <a:ext cx="1548765" cy="6350"/>
                          </a:xfrm>
                          <a:prstGeom prst="rect">
                            <a:avLst/>
                          </a:prstGeom>
                          <a:solidFill>
                            <a:srgbClr val="E3E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Rectangle 289"/>
                        <wps:cNvSpPr>
                          <a:spLocks noChangeArrowheads="1"/>
                        </wps:cNvSpPr>
                        <wps:spPr bwMode="auto">
                          <a:xfrm>
                            <a:off x="330835" y="2185035"/>
                            <a:ext cx="1548765" cy="6985"/>
                          </a:xfrm>
                          <a:prstGeom prst="rect">
                            <a:avLst/>
                          </a:prstGeom>
                          <a:solidFill>
                            <a:srgbClr val="E2E2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3" name="Rectangle 290"/>
                        <wps:cNvSpPr>
                          <a:spLocks noChangeArrowheads="1"/>
                        </wps:cNvSpPr>
                        <wps:spPr bwMode="auto">
                          <a:xfrm>
                            <a:off x="330835" y="2192020"/>
                            <a:ext cx="1548765" cy="6350"/>
                          </a:xfrm>
                          <a:prstGeom prst="rect">
                            <a:avLst/>
                          </a:prstGeom>
                          <a:solidFill>
                            <a:srgbClr val="E1E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4" name="Rectangle 291"/>
                        <wps:cNvSpPr>
                          <a:spLocks noChangeArrowheads="1"/>
                        </wps:cNvSpPr>
                        <wps:spPr bwMode="auto">
                          <a:xfrm>
                            <a:off x="330835" y="2198370"/>
                            <a:ext cx="1548765" cy="13335"/>
                          </a:xfrm>
                          <a:prstGeom prst="rect">
                            <a:avLst/>
                          </a:prstGeom>
                          <a:solidFill>
                            <a:srgbClr val="E0E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5" name="Rectangle 292"/>
                        <wps:cNvSpPr>
                          <a:spLocks noChangeArrowheads="1"/>
                        </wps:cNvSpPr>
                        <wps:spPr bwMode="auto">
                          <a:xfrm>
                            <a:off x="330835" y="2211705"/>
                            <a:ext cx="1548765" cy="6350"/>
                          </a:xfrm>
                          <a:prstGeom prst="rect">
                            <a:avLst/>
                          </a:prstGeom>
                          <a:solidFill>
                            <a:srgbClr val="DFD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Rectangle 293"/>
                        <wps:cNvSpPr>
                          <a:spLocks noChangeArrowheads="1"/>
                        </wps:cNvSpPr>
                        <wps:spPr bwMode="auto">
                          <a:xfrm>
                            <a:off x="330835" y="2218055"/>
                            <a:ext cx="1548765" cy="13335"/>
                          </a:xfrm>
                          <a:prstGeom prst="rect">
                            <a:avLst/>
                          </a:prstGeom>
                          <a:solidFill>
                            <a:srgbClr val="DDD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 name="Rectangle 294"/>
                        <wps:cNvSpPr>
                          <a:spLocks noChangeArrowheads="1"/>
                        </wps:cNvSpPr>
                        <wps:spPr bwMode="auto">
                          <a:xfrm>
                            <a:off x="330835" y="2231390"/>
                            <a:ext cx="1548765" cy="6985"/>
                          </a:xfrm>
                          <a:prstGeom prst="rect">
                            <a:avLst/>
                          </a:prstGeom>
                          <a:solidFill>
                            <a:srgbClr val="DCD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 name="Rectangle 295"/>
                        <wps:cNvSpPr>
                          <a:spLocks noChangeArrowheads="1"/>
                        </wps:cNvSpPr>
                        <wps:spPr bwMode="auto">
                          <a:xfrm>
                            <a:off x="330835" y="2238375"/>
                            <a:ext cx="1548765" cy="6350"/>
                          </a:xfrm>
                          <a:prstGeom prst="rect">
                            <a:avLst/>
                          </a:prstGeom>
                          <a:solidFill>
                            <a:srgbClr val="DBD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9" name="Rectangle 296"/>
                        <wps:cNvSpPr>
                          <a:spLocks noChangeArrowheads="1"/>
                        </wps:cNvSpPr>
                        <wps:spPr bwMode="auto">
                          <a:xfrm>
                            <a:off x="330835" y="2244725"/>
                            <a:ext cx="1548765" cy="6985"/>
                          </a:xfrm>
                          <a:prstGeom prst="rect">
                            <a:avLst/>
                          </a:prstGeom>
                          <a:solidFill>
                            <a:srgbClr val="DAD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0" name="Rectangle 297"/>
                        <wps:cNvSpPr>
                          <a:spLocks noChangeArrowheads="1"/>
                        </wps:cNvSpPr>
                        <wps:spPr bwMode="auto">
                          <a:xfrm>
                            <a:off x="330835" y="2251710"/>
                            <a:ext cx="1548765" cy="6350"/>
                          </a:xfrm>
                          <a:prstGeom prst="rect">
                            <a:avLst/>
                          </a:prstGeom>
                          <a:solidFill>
                            <a:srgbClr val="D9D9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1" name="Rectangle 298"/>
                        <wps:cNvSpPr>
                          <a:spLocks noChangeArrowheads="1"/>
                        </wps:cNvSpPr>
                        <wps:spPr bwMode="auto">
                          <a:xfrm>
                            <a:off x="330835" y="2258060"/>
                            <a:ext cx="1548765" cy="6350"/>
                          </a:xfrm>
                          <a:prstGeom prst="rect">
                            <a:avLst/>
                          </a:prstGeom>
                          <a:solidFill>
                            <a:srgbClr val="D8D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Rectangle 299"/>
                        <wps:cNvSpPr>
                          <a:spLocks noChangeArrowheads="1"/>
                        </wps:cNvSpPr>
                        <wps:spPr bwMode="auto">
                          <a:xfrm>
                            <a:off x="330835" y="2264410"/>
                            <a:ext cx="1548765" cy="6985"/>
                          </a:xfrm>
                          <a:prstGeom prst="rect">
                            <a:avLst/>
                          </a:prstGeom>
                          <a:solidFill>
                            <a:srgbClr val="D7D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3" name="Rectangle 300"/>
                        <wps:cNvSpPr>
                          <a:spLocks noChangeArrowheads="1"/>
                        </wps:cNvSpPr>
                        <wps:spPr bwMode="auto">
                          <a:xfrm>
                            <a:off x="330835" y="2271395"/>
                            <a:ext cx="1548765" cy="13335"/>
                          </a:xfrm>
                          <a:prstGeom prst="rect">
                            <a:avLst/>
                          </a:prstGeom>
                          <a:solidFill>
                            <a:srgbClr val="D6D6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4" name="Rectangle 301"/>
                        <wps:cNvSpPr>
                          <a:spLocks noChangeArrowheads="1"/>
                        </wps:cNvSpPr>
                        <wps:spPr bwMode="auto">
                          <a:xfrm>
                            <a:off x="330835" y="2284730"/>
                            <a:ext cx="1548765" cy="6350"/>
                          </a:xfrm>
                          <a:prstGeom prst="rect">
                            <a:avLst/>
                          </a:prstGeom>
                          <a:solidFill>
                            <a:srgbClr val="D4D4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5" name="Rectangle 302"/>
                        <wps:cNvSpPr>
                          <a:spLocks noChangeArrowheads="1"/>
                        </wps:cNvSpPr>
                        <wps:spPr bwMode="auto">
                          <a:xfrm>
                            <a:off x="330835" y="2291080"/>
                            <a:ext cx="1548765" cy="13335"/>
                          </a:xfrm>
                          <a:prstGeom prst="rect">
                            <a:avLst/>
                          </a:prstGeom>
                          <a:solidFill>
                            <a:srgbClr val="D3D3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6" name="Rectangle 303"/>
                        <wps:cNvSpPr>
                          <a:spLocks noChangeArrowheads="1"/>
                        </wps:cNvSpPr>
                        <wps:spPr bwMode="auto">
                          <a:xfrm>
                            <a:off x="330835" y="2304415"/>
                            <a:ext cx="1548765" cy="13335"/>
                          </a:xfrm>
                          <a:prstGeom prst="rect">
                            <a:avLst/>
                          </a:prstGeom>
                          <a:solidFill>
                            <a:srgbClr val="D1D1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 name="Rectangle 304"/>
                        <wps:cNvSpPr>
                          <a:spLocks noChangeArrowheads="1"/>
                        </wps:cNvSpPr>
                        <wps:spPr bwMode="auto">
                          <a:xfrm>
                            <a:off x="330835" y="2317750"/>
                            <a:ext cx="1548765" cy="6350"/>
                          </a:xfrm>
                          <a:prstGeom prst="rect">
                            <a:avLst/>
                          </a:prstGeom>
                          <a:solidFill>
                            <a:srgbClr val="D0D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8" name="Rectangle 305"/>
                        <wps:cNvSpPr>
                          <a:spLocks noChangeArrowheads="1"/>
                        </wps:cNvSpPr>
                        <wps:spPr bwMode="auto">
                          <a:xfrm>
                            <a:off x="330835" y="2324100"/>
                            <a:ext cx="1548765" cy="6985"/>
                          </a:xfrm>
                          <a:prstGeom prst="rect">
                            <a:avLst/>
                          </a:prstGeom>
                          <a:solidFill>
                            <a:srgbClr val="CFC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 name="Rectangle 306"/>
                        <wps:cNvSpPr>
                          <a:spLocks noChangeArrowheads="1"/>
                        </wps:cNvSpPr>
                        <wps:spPr bwMode="auto">
                          <a:xfrm>
                            <a:off x="330835" y="2331085"/>
                            <a:ext cx="1548765" cy="6350"/>
                          </a:xfrm>
                          <a:prstGeom prst="rect">
                            <a:avLst/>
                          </a:prstGeom>
                          <a:solidFill>
                            <a:srgbClr val="CECE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0" name="Rectangle 307"/>
                        <wps:cNvSpPr>
                          <a:spLocks noChangeArrowheads="1"/>
                        </wps:cNvSpPr>
                        <wps:spPr bwMode="auto">
                          <a:xfrm>
                            <a:off x="330835" y="2337435"/>
                            <a:ext cx="1548765" cy="6985"/>
                          </a:xfrm>
                          <a:prstGeom prst="rect">
                            <a:avLst/>
                          </a:prstGeom>
                          <a:solidFill>
                            <a:srgbClr val="CDCD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308"/>
                        <wps:cNvSpPr>
                          <a:spLocks noChangeArrowheads="1"/>
                        </wps:cNvSpPr>
                        <wps:spPr bwMode="auto">
                          <a:xfrm>
                            <a:off x="330835" y="2344420"/>
                            <a:ext cx="1548765" cy="6350"/>
                          </a:xfrm>
                          <a:prstGeom prst="rect">
                            <a:avLst/>
                          </a:prstGeom>
                          <a:solidFill>
                            <a:srgbClr val="CCC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Rectangle 309"/>
                        <wps:cNvSpPr>
                          <a:spLocks noChangeArrowheads="1"/>
                        </wps:cNvSpPr>
                        <wps:spPr bwMode="auto">
                          <a:xfrm>
                            <a:off x="330835" y="2350770"/>
                            <a:ext cx="1548765" cy="6350"/>
                          </a:xfrm>
                          <a:prstGeom prst="rect">
                            <a:avLst/>
                          </a:prstGeom>
                          <a:solidFill>
                            <a:srgbClr val="CBCB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3" name="Rectangle 310"/>
                        <wps:cNvSpPr>
                          <a:spLocks noChangeArrowheads="1"/>
                        </wps:cNvSpPr>
                        <wps:spPr bwMode="auto">
                          <a:xfrm>
                            <a:off x="330835" y="2357120"/>
                            <a:ext cx="1548765" cy="13335"/>
                          </a:xfrm>
                          <a:prstGeom prst="rect">
                            <a:avLst/>
                          </a:prstGeom>
                          <a:solidFill>
                            <a:srgbClr val="CACA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Rectangle 311"/>
                        <wps:cNvSpPr>
                          <a:spLocks noChangeArrowheads="1"/>
                        </wps:cNvSpPr>
                        <wps:spPr bwMode="auto">
                          <a:xfrm>
                            <a:off x="330835" y="2370455"/>
                            <a:ext cx="1548765" cy="6985"/>
                          </a:xfrm>
                          <a:prstGeom prst="rect">
                            <a:avLst/>
                          </a:prstGeom>
                          <a:solidFill>
                            <a:srgbClr val="C8C8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5" name="Rectangle 312"/>
                        <wps:cNvSpPr>
                          <a:spLocks noChangeArrowheads="1"/>
                        </wps:cNvSpPr>
                        <wps:spPr bwMode="auto">
                          <a:xfrm>
                            <a:off x="330835" y="2377440"/>
                            <a:ext cx="1548765" cy="12700"/>
                          </a:xfrm>
                          <a:prstGeom prst="rect">
                            <a:avLst/>
                          </a:prstGeom>
                          <a:solidFill>
                            <a:srgbClr val="C7C7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Rectangle 313"/>
                        <wps:cNvSpPr>
                          <a:spLocks noChangeArrowheads="1"/>
                        </wps:cNvSpPr>
                        <wps:spPr bwMode="auto">
                          <a:xfrm>
                            <a:off x="330835" y="2390140"/>
                            <a:ext cx="1548765" cy="6985"/>
                          </a:xfrm>
                          <a:prstGeom prst="rect">
                            <a:avLst/>
                          </a:prstGeom>
                          <a:solidFill>
                            <a:srgbClr val="C5C5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 name="Freeform 314"/>
                        <wps:cNvSpPr>
                          <a:spLocks/>
                        </wps:cNvSpPr>
                        <wps:spPr bwMode="auto">
                          <a:xfrm>
                            <a:off x="330835" y="2072640"/>
                            <a:ext cx="1542415" cy="317500"/>
                          </a:xfrm>
                          <a:custGeom>
                            <a:avLst/>
                            <a:gdLst>
                              <a:gd name="T0" fmla="*/ 3688 w 3728"/>
                              <a:gd name="T1" fmla="*/ 0 h 768"/>
                              <a:gd name="T2" fmla="*/ 3728 w 3728"/>
                              <a:gd name="T3" fmla="*/ 40 h 768"/>
                              <a:gd name="T4" fmla="*/ 3728 w 3728"/>
                              <a:gd name="T5" fmla="*/ 40 h 768"/>
                              <a:gd name="T6" fmla="*/ 3728 w 3728"/>
                              <a:gd name="T7" fmla="*/ 728 h 768"/>
                              <a:gd name="T8" fmla="*/ 3728 w 3728"/>
                              <a:gd name="T9" fmla="*/ 728 h 768"/>
                              <a:gd name="T10" fmla="*/ 3688 w 3728"/>
                              <a:gd name="T11" fmla="*/ 768 h 768"/>
                              <a:gd name="T12" fmla="*/ 3688 w 3728"/>
                              <a:gd name="T13" fmla="*/ 768 h 768"/>
                              <a:gd name="T14" fmla="*/ 3688 w 3728"/>
                              <a:gd name="T15" fmla="*/ 768 h 768"/>
                              <a:gd name="T16" fmla="*/ 40 w 3728"/>
                              <a:gd name="T17" fmla="*/ 768 h 768"/>
                              <a:gd name="T18" fmla="*/ 40 w 3728"/>
                              <a:gd name="T19" fmla="*/ 768 h 768"/>
                              <a:gd name="T20" fmla="*/ 0 w 3728"/>
                              <a:gd name="T21" fmla="*/ 728 h 768"/>
                              <a:gd name="T22" fmla="*/ 0 w 3728"/>
                              <a:gd name="T23" fmla="*/ 728 h 768"/>
                              <a:gd name="T24" fmla="*/ 0 w 3728"/>
                              <a:gd name="T25" fmla="*/ 40 h 768"/>
                              <a:gd name="T26" fmla="*/ 40 w 3728"/>
                              <a:gd name="T27" fmla="*/ 0 h 768"/>
                              <a:gd name="T28" fmla="*/ 40 w 3728"/>
                              <a:gd name="T29" fmla="*/ 0 h 768"/>
                              <a:gd name="T30" fmla="*/ 3688 w 3728"/>
                              <a:gd name="T31" fmla="*/ 0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28" h="768">
                                <a:moveTo>
                                  <a:pt x="3688" y="0"/>
                                </a:moveTo>
                                <a:cubicBezTo>
                                  <a:pt x="3711" y="0"/>
                                  <a:pt x="3728" y="18"/>
                                  <a:pt x="3728" y="40"/>
                                </a:cubicBezTo>
                                <a:lnTo>
                                  <a:pt x="3728" y="40"/>
                                </a:lnTo>
                                <a:lnTo>
                                  <a:pt x="3728" y="728"/>
                                </a:lnTo>
                                <a:lnTo>
                                  <a:pt x="3728" y="728"/>
                                </a:lnTo>
                                <a:cubicBezTo>
                                  <a:pt x="3728" y="751"/>
                                  <a:pt x="3711" y="768"/>
                                  <a:pt x="3688" y="768"/>
                                </a:cubicBezTo>
                                <a:cubicBezTo>
                                  <a:pt x="3688" y="768"/>
                                  <a:pt x="3688" y="768"/>
                                  <a:pt x="3688" y="768"/>
                                </a:cubicBezTo>
                                <a:lnTo>
                                  <a:pt x="3688" y="768"/>
                                </a:lnTo>
                                <a:lnTo>
                                  <a:pt x="40" y="768"/>
                                </a:lnTo>
                                <a:lnTo>
                                  <a:pt x="40" y="768"/>
                                </a:lnTo>
                                <a:cubicBezTo>
                                  <a:pt x="18" y="768"/>
                                  <a:pt x="0" y="751"/>
                                  <a:pt x="0" y="728"/>
                                </a:cubicBezTo>
                                <a:lnTo>
                                  <a:pt x="0" y="728"/>
                                </a:lnTo>
                                <a:lnTo>
                                  <a:pt x="0" y="40"/>
                                </a:lnTo>
                                <a:cubicBezTo>
                                  <a:pt x="0" y="18"/>
                                  <a:pt x="18" y="0"/>
                                  <a:pt x="40" y="0"/>
                                </a:cubicBezTo>
                                <a:lnTo>
                                  <a:pt x="40" y="0"/>
                                </a:lnTo>
                                <a:lnTo>
                                  <a:pt x="3688" y="0"/>
                                </a:ln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315"/>
                        <wps:cNvSpPr>
                          <a:spLocks noChangeArrowheads="1"/>
                        </wps:cNvSpPr>
                        <wps:spPr bwMode="auto">
                          <a:xfrm>
                            <a:off x="999490" y="2112645"/>
                            <a:ext cx="19113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E7B12" w14:textId="26B31963" w:rsidR="00AE476B" w:rsidRDefault="00AE476B">
                              <w:r>
                                <w:rPr>
                                  <w:rFonts w:ascii="Arial" w:hAnsi="Arial" w:cs="Arial"/>
                                  <w:color w:val="000000"/>
                                  <w:sz w:val="10"/>
                                  <w:szCs w:val="10"/>
                                </w:rPr>
                                <w:t>«type»</w:t>
                              </w:r>
                            </w:p>
                          </w:txbxContent>
                        </wps:txbx>
                        <wps:bodyPr rot="0" vert="horz" wrap="none" lIns="0" tIns="0" rIns="0" bIns="0" anchor="t" anchorCtr="0">
                          <a:spAutoFit/>
                        </wps:bodyPr>
                      </wps:wsp>
                      <wps:wsp>
                        <wps:cNvPr id="439" name="Rectangle 316"/>
                        <wps:cNvSpPr>
                          <a:spLocks noChangeArrowheads="1"/>
                        </wps:cNvSpPr>
                        <wps:spPr bwMode="auto">
                          <a:xfrm>
                            <a:off x="463514" y="2196798"/>
                            <a:ext cx="1203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1ABA1" w14:textId="00F7BF80" w:rsidR="00AE476B" w:rsidRDefault="00AE476B">
                              <w:r>
                                <w:rPr>
                                  <w:rFonts w:ascii="Arial" w:hAnsi="Arial" w:cs="Arial"/>
                                  <w:b/>
                                  <w:bCs/>
                                  <w:i/>
                                  <w:iCs/>
                                  <w:color w:val="000000"/>
                                  <w:sz w:val="10"/>
                                  <w:szCs w:val="10"/>
                                </w:rPr>
                                <w:t>GeologyBasic::AbstractFeatureRelation</w:t>
                              </w:r>
                            </w:p>
                          </w:txbxContent>
                        </wps:txbx>
                        <wps:bodyPr rot="0" vert="horz" wrap="none" lIns="0" tIns="0" rIns="0" bIns="0" anchor="t" anchorCtr="0">
                          <a:spAutoFit/>
                        </wps:bodyPr>
                      </wps:wsp>
                      <wps:wsp>
                        <wps:cNvPr id="450" name="Rectangle 327"/>
                        <wps:cNvSpPr>
                          <a:spLocks noChangeArrowheads="1"/>
                        </wps:cNvSpPr>
                        <wps:spPr bwMode="auto">
                          <a:xfrm>
                            <a:off x="1026160" y="4323715"/>
                            <a:ext cx="1778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59AE" w14:textId="0D6FE98D" w:rsidR="00AE476B" w:rsidRDefault="00AE476B">
                              <w:r>
                                <w:rPr>
                                  <w:rFonts w:ascii="Segoe UI" w:hAnsi="Segoe UI" w:cs="Segoe UI"/>
                                  <w:color w:val="C0C0C0"/>
                                  <w:sz w:val="10"/>
                                  <w:szCs w:val="10"/>
                                </w:rPr>
                                <w:t xml:space="preserve"> </w:t>
                              </w:r>
                            </w:p>
                          </w:txbxContent>
                        </wps:txbx>
                        <wps:bodyPr rot="0" vert="horz" wrap="none" lIns="0" tIns="0" rIns="0" bIns="0" anchor="t" anchorCtr="0">
                          <a:spAutoFit/>
                        </wps:bodyPr>
                      </wps:wsp>
                      <wps:wsp>
                        <wps:cNvPr id="453" name="Line 330"/>
                        <wps:cNvCnPr/>
                        <wps:spPr bwMode="auto">
                          <a:xfrm>
                            <a:off x="913130"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4" name="Line 331"/>
                        <wps:cNvCnPr/>
                        <wps:spPr bwMode="auto">
                          <a:xfrm>
                            <a:off x="913130" y="1814195"/>
                            <a:ext cx="384175"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5" name="Line 332"/>
                        <wps:cNvCnPr/>
                        <wps:spPr bwMode="auto">
                          <a:xfrm flipV="1">
                            <a:off x="1297305" y="1529715"/>
                            <a:ext cx="0" cy="28448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6" name="Freeform 333"/>
                        <wps:cNvSpPr>
                          <a:spLocks noEditPoints="1"/>
                        </wps:cNvSpPr>
                        <wps:spPr bwMode="auto">
                          <a:xfrm>
                            <a:off x="1257300" y="1529715"/>
                            <a:ext cx="79375" cy="99060"/>
                          </a:xfrm>
                          <a:custGeom>
                            <a:avLst/>
                            <a:gdLst>
                              <a:gd name="T0" fmla="*/ 63 w 125"/>
                              <a:gd name="T1" fmla="*/ 0 h 156"/>
                              <a:gd name="T2" fmla="*/ 125 w 125"/>
                              <a:gd name="T3" fmla="*/ 156 h 156"/>
                              <a:gd name="T4" fmla="*/ 63 w 125"/>
                              <a:gd name="T5" fmla="*/ 0 h 156"/>
                              <a:gd name="T6" fmla="*/ 0 w 125"/>
                              <a:gd name="T7" fmla="*/ 156 h 156"/>
                            </a:gdLst>
                            <a:ahLst/>
                            <a:cxnLst>
                              <a:cxn ang="0">
                                <a:pos x="T0" y="T1"/>
                              </a:cxn>
                              <a:cxn ang="0">
                                <a:pos x="T2" y="T3"/>
                              </a:cxn>
                              <a:cxn ang="0">
                                <a:pos x="T4" y="T5"/>
                              </a:cxn>
                              <a:cxn ang="0">
                                <a:pos x="T6" y="T7"/>
                              </a:cxn>
                            </a:cxnLst>
                            <a:rect l="0" t="0" r="r" b="b"/>
                            <a:pathLst>
                              <a:path w="125" h="156">
                                <a:moveTo>
                                  <a:pt x="63" y="0"/>
                                </a:moveTo>
                                <a:lnTo>
                                  <a:pt x="125" y="156"/>
                                </a:lnTo>
                                <a:moveTo>
                                  <a:pt x="63" y="0"/>
                                </a:moveTo>
                                <a:lnTo>
                                  <a:pt x="0" y="156"/>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334"/>
                        <wps:cNvSpPr>
                          <a:spLocks noEditPoints="1"/>
                        </wps:cNvSpPr>
                        <wps:spPr bwMode="auto">
                          <a:xfrm>
                            <a:off x="1105535" y="1814195"/>
                            <a:ext cx="0" cy="258445"/>
                          </a:xfrm>
                          <a:custGeom>
                            <a:avLst/>
                            <a:gdLst>
                              <a:gd name="T0" fmla="*/ 0 h 407"/>
                              <a:gd name="T1" fmla="*/ 73 h 407"/>
                              <a:gd name="T2" fmla="*/ 115 h 407"/>
                              <a:gd name="T3" fmla="*/ 188 h 407"/>
                              <a:gd name="T4" fmla="*/ 230 h 407"/>
                              <a:gd name="T5" fmla="*/ 303 h 407"/>
                              <a:gd name="T6" fmla="*/ 344 h 407"/>
                              <a:gd name="T7" fmla="*/ 407 h 407"/>
                            </a:gdLst>
                            <a:ahLst/>
                            <a:cxnLst>
                              <a:cxn ang="0">
                                <a:pos x="0" y="T0"/>
                              </a:cxn>
                              <a:cxn ang="0">
                                <a:pos x="0" y="T1"/>
                              </a:cxn>
                              <a:cxn ang="0">
                                <a:pos x="0" y="T2"/>
                              </a:cxn>
                              <a:cxn ang="0">
                                <a:pos x="0" y="T3"/>
                              </a:cxn>
                              <a:cxn ang="0">
                                <a:pos x="0" y="T4"/>
                              </a:cxn>
                              <a:cxn ang="0">
                                <a:pos x="0" y="T5"/>
                              </a:cxn>
                              <a:cxn ang="0">
                                <a:pos x="0" y="T6"/>
                              </a:cxn>
                              <a:cxn ang="0">
                                <a:pos x="0" y="T7"/>
                              </a:cxn>
                            </a:cxnLst>
                            <a:rect l="0" t="0" r="r" b="b"/>
                            <a:pathLst>
                              <a:path h="407">
                                <a:moveTo>
                                  <a:pt x="0" y="0"/>
                                </a:moveTo>
                                <a:lnTo>
                                  <a:pt x="0" y="73"/>
                                </a:lnTo>
                                <a:moveTo>
                                  <a:pt x="0" y="115"/>
                                </a:moveTo>
                                <a:lnTo>
                                  <a:pt x="0" y="188"/>
                                </a:lnTo>
                                <a:moveTo>
                                  <a:pt x="0" y="230"/>
                                </a:moveTo>
                                <a:lnTo>
                                  <a:pt x="0" y="303"/>
                                </a:lnTo>
                                <a:moveTo>
                                  <a:pt x="0" y="344"/>
                                </a:moveTo>
                                <a:lnTo>
                                  <a:pt x="0" y="407"/>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335"/>
                        <wps:cNvCnPr/>
                        <wps:spPr bwMode="auto">
                          <a:xfrm flipV="1">
                            <a:off x="1092200" y="2397125"/>
                            <a:ext cx="0" cy="40386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59" name="Freeform 336"/>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solidFill>
                            <a:srgbClr val="FCF2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337"/>
                        <wps:cNvSpPr>
                          <a:spLocks/>
                        </wps:cNvSpPr>
                        <wps:spPr bwMode="auto">
                          <a:xfrm>
                            <a:off x="1052195" y="2397125"/>
                            <a:ext cx="79375" cy="106045"/>
                          </a:xfrm>
                          <a:custGeom>
                            <a:avLst/>
                            <a:gdLst>
                              <a:gd name="T0" fmla="*/ 125 w 125"/>
                              <a:gd name="T1" fmla="*/ 167 h 167"/>
                              <a:gd name="T2" fmla="*/ 0 w 125"/>
                              <a:gd name="T3" fmla="*/ 167 h 167"/>
                              <a:gd name="T4" fmla="*/ 63 w 125"/>
                              <a:gd name="T5" fmla="*/ 0 h 167"/>
                              <a:gd name="T6" fmla="*/ 125 w 125"/>
                              <a:gd name="T7" fmla="*/ 167 h 167"/>
                            </a:gdLst>
                            <a:ahLst/>
                            <a:cxnLst>
                              <a:cxn ang="0">
                                <a:pos x="T0" y="T1"/>
                              </a:cxn>
                              <a:cxn ang="0">
                                <a:pos x="T2" y="T3"/>
                              </a:cxn>
                              <a:cxn ang="0">
                                <a:pos x="T4" y="T5"/>
                              </a:cxn>
                              <a:cxn ang="0">
                                <a:pos x="T6" y="T7"/>
                              </a:cxn>
                            </a:cxnLst>
                            <a:rect l="0" t="0" r="r" b="b"/>
                            <a:pathLst>
                              <a:path w="125" h="167">
                                <a:moveTo>
                                  <a:pt x="125" y="167"/>
                                </a:moveTo>
                                <a:lnTo>
                                  <a:pt x="0" y="167"/>
                                </a:lnTo>
                                <a:lnTo>
                                  <a:pt x="63" y="0"/>
                                </a:lnTo>
                                <a:lnTo>
                                  <a:pt x="125" y="167"/>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Line 338"/>
                        <wps:cNvCnPr/>
                        <wps:spPr bwMode="auto">
                          <a:xfrm>
                            <a:off x="276669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2" name="Line 339"/>
                        <wps:cNvCnPr/>
                        <wps:spPr bwMode="auto">
                          <a:xfrm>
                            <a:off x="2766695" y="1781175"/>
                            <a:ext cx="356870" cy="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3" name="Line 340"/>
                        <wps:cNvCnPr/>
                        <wps:spPr bwMode="auto">
                          <a:xfrm flipV="1">
                            <a:off x="3123565" y="1536065"/>
                            <a:ext cx="0" cy="245110"/>
                          </a:xfrm>
                          <a:prstGeom prst="line">
                            <a:avLst/>
                          </a:prstGeom>
                          <a:noFill/>
                          <a:ln w="6350" cap="rnd">
                            <a:solidFill>
                              <a:srgbClr val="000000"/>
                            </a:solidFill>
                            <a:prstDash val="solid"/>
                            <a:bevel/>
                            <a:headEnd/>
                            <a:tailEnd/>
                          </a:ln>
                          <a:extLst>
                            <a:ext uri="{909E8E84-426E-40DD-AFC4-6F175D3DCCD1}">
                              <a14:hiddenFill xmlns:a14="http://schemas.microsoft.com/office/drawing/2010/main">
                                <a:noFill/>
                              </a14:hiddenFill>
                            </a:ext>
                          </a:extLst>
                        </wps:spPr>
                        <wps:bodyPr/>
                      </wps:wsp>
                      <wps:wsp>
                        <wps:cNvPr id="464" name="Freeform 341"/>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342"/>
                        <wps:cNvSpPr>
                          <a:spLocks/>
                        </wps:cNvSpPr>
                        <wps:spPr bwMode="auto">
                          <a:xfrm>
                            <a:off x="2733040" y="1536065"/>
                            <a:ext cx="66675" cy="132715"/>
                          </a:xfrm>
                          <a:custGeom>
                            <a:avLst/>
                            <a:gdLst>
                              <a:gd name="T0" fmla="*/ 105 w 105"/>
                              <a:gd name="T1" fmla="*/ 105 h 209"/>
                              <a:gd name="T2" fmla="*/ 53 w 105"/>
                              <a:gd name="T3" fmla="*/ 0 h 209"/>
                              <a:gd name="T4" fmla="*/ 0 w 105"/>
                              <a:gd name="T5" fmla="*/ 105 h 209"/>
                              <a:gd name="T6" fmla="*/ 53 w 105"/>
                              <a:gd name="T7" fmla="*/ 209 h 209"/>
                              <a:gd name="T8" fmla="*/ 105 w 105"/>
                              <a:gd name="T9" fmla="*/ 105 h 209"/>
                            </a:gdLst>
                            <a:ahLst/>
                            <a:cxnLst>
                              <a:cxn ang="0">
                                <a:pos x="T0" y="T1"/>
                              </a:cxn>
                              <a:cxn ang="0">
                                <a:pos x="T2" y="T3"/>
                              </a:cxn>
                              <a:cxn ang="0">
                                <a:pos x="T4" y="T5"/>
                              </a:cxn>
                              <a:cxn ang="0">
                                <a:pos x="T6" y="T7"/>
                              </a:cxn>
                              <a:cxn ang="0">
                                <a:pos x="T8" y="T9"/>
                              </a:cxn>
                            </a:cxnLst>
                            <a:rect l="0" t="0" r="r" b="b"/>
                            <a:pathLst>
                              <a:path w="105" h="209">
                                <a:moveTo>
                                  <a:pt x="105" y="105"/>
                                </a:moveTo>
                                <a:lnTo>
                                  <a:pt x="53" y="0"/>
                                </a:lnTo>
                                <a:lnTo>
                                  <a:pt x="0" y="105"/>
                                </a:lnTo>
                                <a:lnTo>
                                  <a:pt x="53" y="209"/>
                                </a:lnTo>
                                <a:lnTo>
                                  <a:pt x="105" y="105"/>
                                </a:lnTo>
                                <a:close/>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343"/>
                        <wps:cNvSpPr>
                          <a:spLocks noEditPoints="1"/>
                        </wps:cNvSpPr>
                        <wps:spPr bwMode="auto">
                          <a:xfrm>
                            <a:off x="3084195" y="1536065"/>
                            <a:ext cx="79375" cy="99695"/>
                          </a:xfrm>
                          <a:custGeom>
                            <a:avLst/>
                            <a:gdLst>
                              <a:gd name="T0" fmla="*/ 62 w 125"/>
                              <a:gd name="T1" fmla="*/ 0 h 157"/>
                              <a:gd name="T2" fmla="*/ 125 w 125"/>
                              <a:gd name="T3" fmla="*/ 157 h 157"/>
                              <a:gd name="T4" fmla="*/ 62 w 125"/>
                              <a:gd name="T5" fmla="*/ 0 h 157"/>
                              <a:gd name="T6" fmla="*/ 0 w 125"/>
                              <a:gd name="T7" fmla="*/ 157 h 157"/>
                            </a:gdLst>
                            <a:ahLst/>
                            <a:cxnLst>
                              <a:cxn ang="0">
                                <a:pos x="T0" y="T1"/>
                              </a:cxn>
                              <a:cxn ang="0">
                                <a:pos x="T2" y="T3"/>
                              </a:cxn>
                              <a:cxn ang="0">
                                <a:pos x="T4" y="T5"/>
                              </a:cxn>
                              <a:cxn ang="0">
                                <a:pos x="T6" y="T7"/>
                              </a:cxn>
                            </a:cxnLst>
                            <a:rect l="0" t="0" r="r" b="b"/>
                            <a:pathLst>
                              <a:path w="125" h="157">
                                <a:moveTo>
                                  <a:pt x="62" y="0"/>
                                </a:moveTo>
                                <a:lnTo>
                                  <a:pt x="125" y="157"/>
                                </a:lnTo>
                                <a:moveTo>
                                  <a:pt x="62" y="0"/>
                                </a:moveTo>
                                <a:lnTo>
                                  <a:pt x="0" y="157"/>
                                </a:lnTo>
                              </a:path>
                            </a:pathLst>
                          </a:custGeom>
                          <a:noFill/>
                          <a:ln w="6350" cap="rnd">
                            <a:solidFill>
                              <a:srgbClr val="000000"/>
                            </a:solidFill>
                            <a:prstDash val="solid"/>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344"/>
                        <wps:cNvSpPr>
                          <a:spLocks noEditPoints="1"/>
                        </wps:cNvSpPr>
                        <wps:spPr bwMode="auto">
                          <a:xfrm>
                            <a:off x="2945130" y="1781175"/>
                            <a:ext cx="0" cy="993140"/>
                          </a:xfrm>
                          <a:custGeom>
                            <a:avLst/>
                            <a:gdLst>
                              <a:gd name="T0" fmla="*/ 0 h 1564"/>
                              <a:gd name="T1" fmla="*/ 73 h 1564"/>
                              <a:gd name="T2" fmla="*/ 115 h 1564"/>
                              <a:gd name="T3" fmla="*/ 188 h 1564"/>
                              <a:gd name="T4" fmla="*/ 230 h 1564"/>
                              <a:gd name="T5" fmla="*/ 303 h 1564"/>
                              <a:gd name="T6" fmla="*/ 344 h 1564"/>
                              <a:gd name="T7" fmla="*/ 417 h 1564"/>
                              <a:gd name="T8" fmla="*/ 459 h 1564"/>
                              <a:gd name="T9" fmla="*/ 532 h 1564"/>
                              <a:gd name="T10" fmla="*/ 574 h 1564"/>
                              <a:gd name="T11" fmla="*/ 647 h 1564"/>
                              <a:gd name="T12" fmla="*/ 688 h 1564"/>
                              <a:gd name="T13" fmla="*/ 761 h 1564"/>
                              <a:gd name="T14" fmla="*/ 803 h 1564"/>
                              <a:gd name="T15" fmla="*/ 876 h 1564"/>
                              <a:gd name="T16" fmla="*/ 918 h 1564"/>
                              <a:gd name="T17" fmla="*/ 991 h 1564"/>
                              <a:gd name="T18" fmla="*/ 1032 h 1564"/>
                              <a:gd name="T19" fmla="*/ 1105 h 1564"/>
                              <a:gd name="T20" fmla="*/ 1147 h 1564"/>
                              <a:gd name="T21" fmla="*/ 1220 h 1564"/>
                              <a:gd name="T22" fmla="*/ 1262 h 1564"/>
                              <a:gd name="T23" fmla="*/ 1335 h 1564"/>
                              <a:gd name="T24" fmla="*/ 1377 h 1564"/>
                              <a:gd name="T25" fmla="*/ 1450 h 1564"/>
                              <a:gd name="T26" fmla="*/ 1491 h 1564"/>
                              <a:gd name="T27" fmla="*/ 1564 h 1564"/>
                            </a:gdLst>
                            <a:ahLst/>
                            <a:cxnLst>
                              <a:cxn ang="0">
                                <a:pos x="0" y="T0"/>
                              </a:cxn>
                              <a:cxn ang="0">
                                <a:pos x="0" y="T1"/>
                              </a:cxn>
                              <a:cxn ang="0">
                                <a:pos x="0" y="T2"/>
                              </a:cxn>
                              <a:cxn ang="0">
                                <a:pos x="0" y="T3"/>
                              </a:cxn>
                              <a:cxn ang="0">
                                <a:pos x="0" y="T4"/>
                              </a:cxn>
                              <a:cxn ang="0">
                                <a:pos x="0" y="T5"/>
                              </a:cxn>
                              <a:cxn ang="0">
                                <a:pos x="0" y="T6"/>
                              </a:cxn>
                              <a:cxn ang="0">
                                <a:pos x="0" y="T7"/>
                              </a:cxn>
                              <a:cxn ang="0">
                                <a:pos x="0" y="T8"/>
                              </a:cxn>
                              <a:cxn ang="0">
                                <a:pos x="0" y="T9"/>
                              </a:cxn>
                              <a:cxn ang="0">
                                <a:pos x="0" y="T10"/>
                              </a:cxn>
                              <a:cxn ang="0">
                                <a:pos x="0" y="T11"/>
                              </a:cxn>
                              <a:cxn ang="0">
                                <a:pos x="0" y="T12"/>
                              </a:cxn>
                              <a:cxn ang="0">
                                <a:pos x="0" y="T13"/>
                              </a:cxn>
                              <a:cxn ang="0">
                                <a:pos x="0" y="T14"/>
                              </a:cxn>
                              <a:cxn ang="0">
                                <a:pos x="0" y="T15"/>
                              </a:cxn>
                              <a:cxn ang="0">
                                <a:pos x="0" y="T16"/>
                              </a:cxn>
                              <a:cxn ang="0">
                                <a:pos x="0" y="T17"/>
                              </a:cxn>
                              <a:cxn ang="0">
                                <a:pos x="0" y="T18"/>
                              </a:cxn>
                              <a:cxn ang="0">
                                <a:pos x="0" y="T19"/>
                              </a:cxn>
                              <a:cxn ang="0">
                                <a:pos x="0" y="T20"/>
                              </a:cxn>
                              <a:cxn ang="0">
                                <a:pos x="0" y="T21"/>
                              </a:cxn>
                              <a:cxn ang="0">
                                <a:pos x="0" y="T22"/>
                              </a:cxn>
                              <a:cxn ang="0">
                                <a:pos x="0" y="T23"/>
                              </a:cxn>
                              <a:cxn ang="0">
                                <a:pos x="0" y="T24"/>
                              </a:cxn>
                              <a:cxn ang="0">
                                <a:pos x="0" y="T25"/>
                              </a:cxn>
                              <a:cxn ang="0">
                                <a:pos x="0" y="T26"/>
                              </a:cxn>
                              <a:cxn ang="0">
                                <a:pos x="0" y="T27"/>
                              </a:cxn>
                            </a:cxnLst>
                            <a:rect l="0" t="0" r="r" b="b"/>
                            <a:pathLst>
                              <a:path h="1564">
                                <a:moveTo>
                                  <a:pt x="0" y="0"/>
                                </a:moveTo>
                                <a:lnTo>
                                  <a:pt x="0" y="73"/>
                                </a:lnTo>
                                <a:moveTo>
                                  <a:pt x="0" y="115"/>
                                </a:moveTo>
                                <a:lnTo>
                                  <a:pt x="0" y="188"/>
                                </a:lnTo>
                                <a:moveTo>
                                  <a:pt x="0" y="230"/>
                                </a:moveTo>
                                <a:lnTo>
                                  <a:pt x="0" y="303"/>
                                </a:lnTo>
                                <a:moveTo>
                                  <a:pt x="0" y="344"/>
                                </a:moveTo>
                                <a:lnTo>
                                  <a:pt x="0" y="417"/>
                                </a:lnTo>
                                <a:moveTo>
                                  <a:pt x="0" y="459"/>
                                </a:moveTo>
                                <a:lnTo>
                                  <a:pt x="0" y="532"/>
                                </a:lnTo>
                                <a:moveTo>
                                  <a:pt x="0" y="574"/>
                                </a:moveTo>
                                <a:lnTo>
                                  <a:pt x="0" y="647"/>
                                </a:lnTo>
                                <a:moveTo>
                                  <a:pt x="0" y="688"/>
                                </a:moveTo>
                                <a:lnTo>
                                  <a:pt x="0" y="761"/>
                                </a:lnTo>
                                <a:moveTo>
                                  <a:pt x="0" y="803"/>
                                </a:moveTo>
                                <a:lnTo>
                                  <a:pt x="0" y="876"/>
                                </a:lnTo>
                                <a:moveTo>
                                  <a:pt x="0" y="918"/>
                                </a:moveTo>
                                <a:lnTo>
                                  <a:pt x="0" y="991"/>
                                </a:lnTo>
                                <a:moveTo>
                                  <a:pt x="0" y="1032"/>
                                </a:moveTo>
                                <a:lnTo>
                                  <a:pt x="0" y="1105"/>
                                </a:lnTo>
                                <a:moveTo>
                                  <a:pt x="0" y="1147"/>
                                </a:moveTo>
                                <a:lnTo>
                                  <a:pt x="0" y="1220"/>
                                </a:lnTo>
                                <a:moveTo>
                                  <a:pt x="0" y="1262"/>
                                </a:moveTo>
                                <a:lnTo>
                                  <a:pt x="0" y="1335"/>
                                </a:lnTo>
                                <a:moveTo>
                                  <a:pt x="0" y="1377"/>
                                </a:moveTo>
                                <a:lnTo>
                                  <a:pt x="0" y="1450"/>
                                </a:lnTo>
                                <a:moveTo>
                                  <a:pt x="0" y="1491"/>
                                </a:moveTo>
                                <a:lnTo>
                                  <a:pt x="0" y="1564"/>
                                </a:lnTo>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Rectangle 346"/>
                        <wps:cNvSpPr>
                          <a:spLocks noChangeArrowheads="1"/>
                        </wps:cNvSpPr>
                        <wps:spPr bwMode="auto">
                          <a:xfrm>
                            <a:off x="3216275" y="1589405"/>
                            <a:ext cx="4572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0C559" w14:textId="0B0F8F57" w:rsidR="00AE476B" w:rsidRDefault="00AE476B">
                              <w:r>
                                <w:rPr>
                                  <w:rFonts w:ascii="Arial" w:hAnsi="Arial" w:cs="Arial"/>
                                  <w:color w:val="000000"/>
                                  <w:sz w:val="10"/>
                                  <w:szCs w:val="10"/>
                                </w:rPr>
                                <w:t>+relatedMaterial</w:t>
                              </w:r>
                            </w:p>
                          </w:txbxContent>
                        </wps:txbx>
                        <wps:bodyPr rot="0" vert="horz" wrap="none" lIns="0" tIns="0" rIns="0" bIns="0" anchor="t" anchorCtr="0">
                          <a:spAutoFit/>
                        </wps:bodyPr>
                      </wps:wsp>
                      <wps:wsp>
                        <wps:cNvPr id="470" name="Rectangle 347"/>
                        <wps:cNvSpPr>
                          <a:spLocks noChangeArrowheads="1"/>
                        </wps:cNvSpPr>
                        <wps:spPr bwMode="auto">
                          <a:xfrm>
                            <a:off x="3216275" y="1675130"/>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AA55D" w14:textId="205426E3" w:rsidR="00AE476B" w:rsidRDefault="00AE476B">
                              <w:r>
                                <w:rPr>
                                  <w:rFonts w:ascii="Arial" w:hAnsi="Arial" w:cs="Arial"/>
                                  <w:color w:val="000000"/>
                                  <w:sz w:val="10"/>
                                  <w:szCs w:val="10"/>
                                </w:rPr>
                                <w:t>0..*</w:t>
                              </w:r>
                            </w:p>
                          </w:txbxContent>
                        </wps:txbx>
                        <wps:bodyPr rot="0" vert="horz" wrap="none" lIns="0" tIns="0" rIns="0" bIns="0" anchor="t" anchorCtr="0">
                          <a:spAutoFit/>
                        </wps:bodyPr>
                      </wps:wsp>
                      <wps:wsp>
                        <wps:cNvPr id="471" name="Rectangle 348"/>
                        <wps:cNvSpPr>
                          <a:spLocks noChangeArrowheads="1"/>
                        </wps:cNvSpPr>
                        <wps:spPr bwMode="auto">
                          <a:xfrm>
                            <a:off x="1369695" y="1569085"/>
                            <a:ext cx="45021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49EF7" w14:textId="12FBC509" w:rsidR="00AE476B" w:rsidRDefault="00AE476B">
                              <w:r>
                                <w:rPr>
                                  <w:rFonts w:ascii="Arial" w:hAnsi="Arial" w:cs="Arial"/>
                                  <w:color w:val="000000"/>
                                  <w:sz w:val="10"/>
                                  <w:szCs w:val="10"/>
                                </w:rPr>
                                <w:t>+relatedFeature</w:t>
                              </w:r>
                            </w:p>
                          </w:txbxContent>
                        </wps:txbx>
                        <wps:bodyPr rot="0" vert="horz" wrap="none" lIns="0" tIns="0" rIns="0" bIns="0" anchor="t" anchorCtr="0">
                          <a:spAutoFit/>
                        </wps:bodyPr>
                      </wps:wsp>
                      <wps:wsp>
                        <wps:cNvPr id="472" name="Rectangle 349"/>
                        <wps:cNvSpPr>
                          <a:spLocks noChangeArrowheads="1"/>
                        </wps:cNvSpPr>
                        <wps:spPr bwMode="auto">
                          <a:xfrm>
                            <a:off x="1369695" y="1655445"/>
                            <a:ext cx="958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9CB2" w14:textId="0A78257F" w:rsidR="00AE476B" w:rsidRDefault="00AE476B">
                              <w:r>
                                <w:rPr>
                                  <w:rFonts w:ascii="Arial" w:hAnsi="Arial" w:cs="Arial"/>
                                  <w:color w:val="000000"/>
                                  <w:sz w:val="10"/>
                                  <w:szCs w:val="10"/>
                                </w:rPr>
                                <w:t>0..*</w:t>
                              </w:r>
                            </w:p>
                          </w:txbxContent>
                        </wps:txbx>
                        <wps:bodyPr rot="0" vert="horz" wrap="none" lIns="0" tIns="0" rIns="0" bIns="0" anchor="t" anchorCtr="0">
                          <a:spAutoFit/>
                        </wps:bodyPr>
                      </wps:wsp>
                      <wps:wsp>
                        <wps:cNvPr id="473" name="Rectangle 350"/>
                        <wps:cNvSpPr>
                          <a:spLocks noChangeArrowheads="1"/>
                        </wps:cNvSpPr>
                        <wps:spPr bwMode="auto">
                          <a:xfrm>
                            <a:off x="165735" y="231775"/>
                            <a:ext cx="1873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32977" w14:textId="1F399A27" w:rsidR="00AE476B" w:rsidRDefault="00AE476B">
                              <w:r>
                                <w:rPr>
                                  <w:rFonts w:ascii="Arial" w:hAnsi="Arial" w:cs="Arial"/>
                                  <w:color w:val="0000C8"/>
                                  <w:sz w:val="10"/>
                                  <w:szCs w:val="10"/>
                                </w:rPr>
                                <w:t>Name:</w:t>
                              </w:r>
                            </w:p>
                          </w:txbxContent>
                        </wps:txbx>
                        <wps:bodyPr rot="0" vert="horz" wrap="none" lIns="0" tIns="0" rIns="0" bIns="0" anchor="t" anchorCtr="0">
                          <a:spAutoFit/>
                        </wps:bodyPr>
                      </wps:wsp>
                      <wps:wsp>
                        <wps:cNvPr id="474" name="Rectangle 351"/>
                        <wps:cNvSpPr>
                          <a:spLocks noChangeArrowheads="1"/>
                        </wps:cNvSpPr>
                        <wps:spPr bwMode="auto">
                          <a:xfrm>
                            <a:off x="165735" y="318135"/>
                            <a:ext cx="26479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905F" w14:textId="5324EA83" w:rsidR="00AE476B" w:rsidRDefault="00AE476B">
                              <w:r>
                                <w:rPr>
                                  <w:rFonts w:ascii="Arial" w:hAnsi="Arial" w:cs="Arial"/>
                                  <w:color w:val="0000C8"/>
                                  <w:sz w:val="10"/>
                                  <w:szCs w:val="10"/>
                                </w:rPr>
                                <w:t>Package:</w:t>
                              </w:r>
                            </w:p>
                          </w:txbxContent>
                        </wps:txbx>
                        <wps:bodyPr rot="0" vert="horz" wrap="none" lIns="0" tIns="0" rIns="0" bIns="0" anchor="t" anchorCtr="0">
                          <a:spAutoFit/>
                        </wps:bodyPr>
                      </wps:wsp>
                      <wps:wsp>
                        <wps:cNvPr id="475" name="Rectangle 352"/>
                        <wps:cNvSpPr>
                          <a:spLocks noChangeArrowheads="1"/>
                        </wps:cNvSpPr>
                        <wps:spPr bwMode="auto">
                          <a:xfrm>
                            <a:off x="165735" y="403860"/>
                            <a:ext cx="23304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97A7" w14:textId="1F8645CB" w:rsidR="00AE476B" w:rsidRDefault="00AE476B">
                              <w:r>
                                <w:rPr>
                                  <w:rFonts w:ascii="Arial" w:hAnsi="Arial" w:cs="Arial"/>
                                  <w:color w:val="0000C8"/>
                                  <w:sz w:val="10"/>
                                  <w:szCs w:val="10"/>
                                </w:rPr>
                                <w:t>Version:</w:t>
                              </w:r>
                            </w:p>
                          </w:txbxContent>
                        </wps:txbx>
                        <wps:bodyPr rot="0" vert="horz" wrap="none" lIns="0" tIns="0" rIns="0" bIns="0" anchor="t" anchorCtr="0">
                          <a:spAutoFit/>
                        </wps:bodyPr>
                      </wps:wsp>
                      <wps:wsp>
                        <wps:cNvPr id="476" name="Rectangle 353"/>
                        <wps:cNvSpPr>
                          <a:spLocks noChangeArrowheads="1"/>
                        </wps:cNvSpPr>
                        <wps:spPr bwMode="auto">
                          <a:xfrm>
                            <a:off x="165735" y="490220"/>
                            <a:ext cx="20510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04A98" w14:textId="61B3FC16" w:rsidR="00AE476B" w:rsidRDefault="00AE476B">
                              <w:r>
                                <w:rPr>
                                  <w:rFonts w:ascii="Arial" w:hAnsi="Arial" w:cs="Arial"/>
                                  <w:color w:val="0000C8"/>
                                  <w:sz w:val="10"/>
                                  <w:szCs w:val="10"/>
                                </w:rPr>
                                <w:t>Author:</w:t>
                              </w:r>
                            </w:p>
                          </w:txbxContent>
                        </wps:txbx>
                        <wps:bodyPr rot="0" vert="horz" wrap="none" lIns="0" tIns="0" rIns="0" bIns="0" anchor="t" anchorCtr="0">
                          <a:spAutoFit/>
                        </wps:bodyPr>
                      </wps:wsp>
                      <wps:wsp>
                        <wps:cNvPr id="477" name="Rectangle 354"/>
                        <wps:cNvSpPr>
                          <a:spLocks noChangeArrowheads="1"/>
                        </wps:cNvSpPr>
                        <wps:spPr bwMode="auto">
                          <a:xfrm>
                            <a:off x="509905" y="231775"/>
                            <a:ext cx="108712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BE1E" w14:textId="70D37E16" w:rsidR="00AE476B" w:rsidRDefault="00AE476B">
                              <w:r>
                                <w:rPr>
                                  <w:rFonts w:ascii="Arial" w:hAnsi="Arial" w:cs="Arial"/>
                                  <w:color w:val="000096"/>
                                  <w:sz w:val="10"/>
                                  <w:szCs w:val="10"/>
                                </w:rPr>
                                <w:t>Summary diagram: Geologic Relations</w:t>
                              </w:r>
                            </w:p>
                          </w:txbxContent>
                        </wps:txbx>
                        <wps:bodyPr rot="0" vert="horz" wrap="none" lIns="0" tIns="0" rIns="0" bIns="0" anchor="t" anchorCtr="0">
                          <a:spAutoFit/>
                        </wps:bodyPr>
                      </wps:wsp>
                      <wps:wsp>
                        <wps:cNvPr id="478" name="Rectangle 355"/>
                        <wps:cNvSpPr>
                          <a:spLocks noChangeArrowheads="1"/>
                        </wps:cNvSpPr>
                        <wps:spPr bwMode="auto">
                          <a:xfrm>
                            <a:off x="509905" y="318135"/>
                            <a:ext cx="67437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908FA" w14:textId="1CEFFD82" w:rsidR="00AE476B" w:rsidRDefault="00AE476B">
                              <w:r>
                                <w:rPr>
                                  <w:rFonts w:ascii="Arial" w:hAnsi="Arial" w:cs="Arial"/>
                                  <w:color w:val="000096"/>
                                  <w:sz w:val="10"/>
                                  <w:szCs w:val="10"/>
                                </w:rPr>
                                <w:t>«leaf» GeologicRelation</w:t>
                              </w:r>
                            </w:p>
                          </w:txbxContent>
                        </wps:txbx>
                        <wps:bodyPr rot="0" vert="horz" wrap="none" lIns="0" tIns="0" rIns="0" bIns="0" anchor="t" anchorCtr="0">
                          <a:spAutoFit/>
                        </wps:bodyPr>
                      </wps:wsp>
                      <wps:wsp>
                        <wps:cNvPr id="479" name="Rectangle 356"/>
                        <wps:cNvSpPr>
                          <a:spLocks noChangeArrowheads="1"/>
                        </wps:cNvSpPr>
                        <wps:spPr bwMode="auto">
                          <a:xfrm>
                            <a:off x="509905" y="403860"/>
                            <a:ext cx="8890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3706" w14:textId="21FA46E0" w:rsidR="00AE476B" w:rsidRDefault="00AE476B">
                              <w:r>
                                <w:rPr>
                                  <w:rFonts w:ascii="Arial" w:hAnsi="Arial" w:cs="Arial"/>
                                  <w:color w:val="000096"/>
                                  <w:sz w:val="10"/>
                                  <w:szCs w:val="10"/>
                                </w:rPr>
                                <w:t>4.1</w:t>
                              </w:r>
                            </w:p>
                          </w:txbxContent>
                        </wps:txbx>
                        <wps:bodyPr rot="0" vert="horz" wrap="none" lIns="0" tIns="0" rIns="0" bIns="0" anchor="t" anchorCtr="0">
                          <a:spAutoFit/>
                        </wps:bodyPr>
                      </wps:wsp>
                      <wps:wsp>
                        <wps:cNvPr id="480" name="Rectangle 357"/>
                        <wps:cNvSpPr>
                          <a:spLocks noChangeArrowheads="1"/>
                        </wps:cNvSpPr>
                        <wps:spPr bwMode="auto">
                          <a:xfrm>
                            <a:off x="509905" y="490220"/>
                            <a:ext cx="75882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DBCE5" w14:textId="64FC0507" w:rsidR="00AE476B" w:rsidRDefault="00AE476B">
                              <w:r>
                                <w:rPr>
                                  <w:rFonts w:ascii="Arial" w:hAnsi="Arial" w:cs="Arial"/>
                                  <w:color w:val="000096"/>
                                  <w:sz w:val="10"/>
                                  <w:szCs w:val="10"/>
                                </w:rPr>
                                <w:t>OGC/CGI GeoSciML SWG</w:t>
                              </w:r>
                            </w:p>
                          </w:txbxContent>
                        </wps:txbx>
                        <wps:bodyPr rot="0" vert="horz" wrap="none" lIns="0" tIns="0" rIns="0" bIns="0" anchor="t" anchorCtr="0">
                          <a:spAutoFit/>
                        </wps:bodyPr>
                      </wps:wsp>
                    </wpc:wpc>
                  </a:graphicData>
                </a:graphic>
              </wp:inline>
            </w:drawing>
          </mc:Choice>
          <mc:Fallback>
            <w:pict>
              <v:group id="Zone de dessin 481" o:spid="_x0000_s1026" editas="canvas" style="width:320.1pt;height:369.15pt;mso-position-horizontal-relative:char;mso-position-vertical-relative:line" coordsize="40652,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52;height:46882;visibility:visible;mso-wrap-style:square">
                  <v:fill o:detectmouseclick="t"/>
                  <v:path o:connecttype="none"/>
                </v:shape>
                <v:group id="Group 205" o:spid="_x0000_s1028" style="position:absolute;left:196;top:25;width:40164;height:46488" coordorigin="31,31" coordsize="6325,73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5" o:spid="_x0000_s1029" style="position:absolute;left:31;top:31;width:6325;height:7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iE8IA&#10;AADcAAAADwAAAGRycy9kb3ducmV2LnhtbERPS4vCMBC+C/6HMIIX0XRlWbRrFBEUPSg+9rK3oZlt&#10;i8mk28Ta/fdGWPA2H99zZovWGtFQ7UvHCt5GCQjizOmScwVfl/VwAsIHZI3GMSn4Iw+Lebczw1S7&#10;O5+oOYdcxBD2KSooQqhSKX1WkEU/chVx5H5cbTFEWOdS13iP4dbIcZJ8SIslx4YCK1oVlF3PN6sg&#10;mN/vw3H57u2gYXM8ebffbZxS/V67/AQRqA0v8b97q+P88R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uITwgAAANwAAAAPAAAAAAAAAAAAAAAAAJgCAABkcnMvZG93&#10;bnJldi54bWxQSwUGAAAAAAQABAD1AAAAhwMAAAAA&#10;" filled="f" strokeweight=".05pt">
                    <v:stroke joinstyle="round" endcap="square"/>
                  </v:rect>
                  <v:shape id="Freeform 6" o:spid="_x0000_s1030"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y3MUA&#10;AADcAAAADwAAAGRycy9kb3ducmV2LnhtbESPzW7CQAyE75V4h5WReiubQlWVwIIi/oSAS4EHsLJu&#10;EpH1RtklpG9fH5B6szXjmc/zZe9q1VEbKs8G3kcJKOLc24oLA9fL9u0LVIjIFmvPZOCXAiwXg5c5&#10;ptY/+Ju6cyyUhHBI0UAZY5NqHfKSHIaRb4hF+/GtwyhrW2jb4kPCXa3HSfKpHVYsDSU2tCopv53v&#10;zkB1uO260zHLjpvper39KA56t0JjXod9NgMVqY//5uf13gr+R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I3LcxQAAANwAAAAPAAAAAAAAAAAAAAAAAJgCAABkcnMv&#10;ZG93bnJldi54bWxQSwUGAAAAAAQABAD1AAAAigMAAAAA&#10;" path="m,198r2345,l2481,52r,-52l,,,198xe" stroked="f">
                    <v:path arrowok="t" o:connecttype="custom" o:connectlocs="0,198;2345,198;2481,52;2481,0;0,0;0,198" o:connectangles="0,0,0,0,0,0"/>
                  </v:shape>
                  <v:shape id="Freeform 7" o:spid="_x0000_s1031" style="position:absolute;left:31;top:31;width:2481;height:198;visibility:visible;mso-wrap-style:square;v-text-anchor:top" coordsize="248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9tcMA&#10;AADcAAAADwAAAGRycy9kb3ducmV2LnhtbERPTWvCQBC9C/6HZQredBOVIqmbUAsFLy1WvXibZqdJ&#10;aHY23d0m8d+7hYK3ebzP2RajaUVPzjeWFaSLBARxaXXDlYLz6XW+AeEDssbWMim4kocin062mGk7&#10;8Af1x1CJGMI+QwV1CF0mpS9rMugXtiOO3Jd1BkOErpLa4RDDTSuXSfIoDTYcG2rs6KWm8vv4axSY&#10;dHXpfvqDe7+u15/D0mjsd29KzR7G5ycQgcZwF/+79zrOX6Xw90y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9tcMAAADcAAAADwAAAAAAAAAAAAAAAACYAgAAZHJzL2Rv&#10;d25yZXYueG1sUEsFBgAAAAAEAAQA9QAAAIgDAAAAAA==&#10;" path="m,198r2345,l2481,52r,-52l,,,198xe" filled="f" strokeweight=".05pt">
                    <v:stroke endcap="square"/>
                    <v:path arrowok="t" o:connecttype="custom" o:connectlocs="0,198;2345,198;2481,52;2481,0;0,0;0,198" o:connectangles="0,0,0,0,0,0"/>
                  </v:shape>
                  <v:rect id="Rectangle 8" o:spid="_x0000_s1032" style="position:absolute;left:83;top:63;width:21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14:paraId="1D81756B" w14:textId="5AC63CF7" w:rsidR="00AE476B" w:rsidRDefault="00AE476B">
                          <w:r>
                            <w:rPr>
                              <w:rFonts w:ascii="Arial" w:hAnsi="Arial" w:cs="Arial"/>
                              <w:b/>
                              <w:bCs/>
                              <w:color w:val="000000"/>
                              <w:sz w:val="10"/>
                              <w:szCs w:val="10"/>
                            </w:rPr>
                            <w:t>class Summary diagram: Geologic Relations</w:t>
                          </w:r>
                        </w:p>
                      </w:txbxContent>
                    </v:textbox>
                  </v:rect>
                  <v:shape id="Freeform 9" o:spid="_x0000_s1033" style="position:absolute;left:448;top:1345;width:2637;height:1085;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fP8MA&#10;AADcAAAADwAAAGRycy9kb3ducmV2LnhtbERPTWsCMRC9F/wPYQrearYulbIaRcViT6WuvXgbknF3&#10;cTNZknRd/fVNodDbPN7nLFaDbUVPPjSOFTxPMhDE2pmGKwVfx7enVxAhIhtsHZOCGwVYLUcPCyyM&#10;u/KB+jJWIoVwKFBBHWNXSBl0TRbDxHXEiTs7bzEm6CtpPF5TuG3lNMtm0mLDqaHGjrY16Uv5bRW8&#10;3I8nvdGf5a7fzC43/7Hv/D1Xavw4rOcgIg3xX/znfjdpfp7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nfP8MAAADcAAAADwAAAAAAAAAAAAAAAACYAgAAZHJzL2Rv&#10;d25yZXYueG1sUEsFBgAAAAAEAAQA9QAAAIgDAAAAAA==&#10;" path="m4008,v23,,40,18,40,40l4048,40r,1584l4048,1624v,23,-17,40,-40,40c4008,1664,4008,1664,4008,1664r,l40,1664r,c18,1664,,1647,,1624r,l,40c,18,18,,40,r,l4008,xe" fillcolor="#bbc1d0" strokeweight="0">
                    <v:path arrowok="t" o:connecttype="custom" o:connectlocs="2611,0;2637,26;2637,26;2637,1059;2637,1059;2611,1085;2611,1085;2611,1085;26,1085;26,1085;0,1059;0,1059;0,26;26,0;26,0;2611,0" o:connectangles="0,0,0,0,0,0,0,0,0,0,0,0,0,0,0,0"/>
                  </v:shape>
                  <v:rect id="Rectangle 10" o:spid="_x0000_s1034" style="position:absolute;left:417;top:1314;width:2647;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IacMA&#10;AADcAAAADwAAAGRycy9kb3ducmV2LnhtbERPS2vCQBC+F/wPywi9lLprlVJSVxFB6s1HA+1xyE6T&#10;tNnZkB01/feuIHibj+85s0XvG3WiLtaBLYxHBhRxEVzNpYX8c/38BioKssMmMFn4pwiL+eBhhpkL&#10;Z97T6SClSiEcM7RQibSZ1rGoyGMchZY4cT+h8ygJdqV2HZ5TuG/0izGv2mPNqaHCllYVFX+Ho7fw&#10;K81HNGG3kdX6q959T8zTcZtb+zjsl++ghHq5i2/ujUvzJ1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ZIacMAAADcAAAADwAAAAAAAAAAAAAAAACYAgAAZHJzL2Rv&#10;d25yZXYueG1sUEsFBgAAAAAEAAQA9QAAAIgDAAAAAA==&#10;" fillcolor="#ededed" stroked="f"/>
                  <v:rect id="Rectangle 11" o:spid="_x0000_s1035" style="position:absolute;left:417;top:1324;width:2647;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JFcMA&#10;AADcAAAADwAAAGRycy9kb3ducmV2LnhtbERPS2vCQBC+F/wPywje6m5NDTW6hiIEhLYHH9DrkB2T&#10;0Oxsmt1o+u+7hYK3+fies8lH24or9b5xrOFprkAQl840XGk4n4rHFxA+IBtsHZOGH/KQbycPG8yM&#10;u/GBrsdQiRjCPkMNdQhdJqUva7Lo564jjtzF9RZDhH0lTY+3GG5buVAqlRYbjg01drSrqfw6DlYD&#10;ps/m++OSvJ/ehhRX1aiK5afSejYdX9cgAo3hLv53702cnyzh75l4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PJFcMAAADcAAAADwAAAAAAAAAAAAAAAACYAgAAZHJzL2Rv&#10;d25yZXYueG1sUEsFBgAAAAAEAAQA9QAAAIgDAAAAAA==&#10;" stroked="f"/>
                  <v:rect id="Rectangle 12" o:spid="_x0000_s1036" style="position:absolute;left:417;top:156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F8MA&#10;AADcAAAADwAAAGRycy9kb3ducmV2LnhtbERPTWvCQBC9F/wPywheSt2ooCV1FRVEKQit9tDjkJ1m&#10;Q7KzMbsm8d93hUJv83ifs1z3thItNb5wrGAyTkAQZ04XnCv4uuxfXkH4gKyxckwK7uRhvRo8LTHV&#10;ruNPas8hFzGEfYoKTAh1KqXPDFn0Y1cTR+7HNRZDhE0udYNdDLeVnCbJXFosODYYrGlnKCvPN6tg&#10;0WXX8taeplv9Xbr350Nntvih1GjYb95ABOrDv/jPfdRx/mwOj2fiB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T/F8MAAADcAAAADwAAAAAAAAAAAAAAAACYAgAAZHJzL2Rv&#10;d25yZXYueG1sUEsFBgAAAAAEAAQA9QAAAIgDAAAAAA==&#10;" fillcolor="#fefefe" stroked="f"/>
                  <v:rect id="Rectangle 13" o:spid="_x0000_s1037" style="position:absolute;left:417;top:1616;width:264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Sx8MA&#10;AADcAAAADwAAAGRycy9kb3ducmV2LnhtbERPTWvCQBC9F/wPyxR6azZtQSW6hqC0FHqpsfQ8ZMck&#10;mp2N2W1M/PVuQfA2j/c5y3Qwjeipc7VlBS9RDIK4sLrmUsHP7v15DsJ5ZI2NZVIwkoN0NXlYYqLt&#10;mbfU574UIYRdggoq79tESldUZNBFtiUO3N52Bn2AXSl1h+cQbhr5GsdTabDm0FBhS+uKimP+ZxTU&#10;40fms5M9ZBccG/39tcm3vxelnh6HbAHC0+Dv4pv7U4f5bzP4fyZc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Sx8MAAADcAAAADwAAAAAAAAAAAAAAAACYAgAAZHJzL2Rv&#10;d25yZXYueG1sUEsFBgAAAAAEAAQA9QAAAIgDAAAAAA==&#10;" fillcolor="#fdfdfd" stroked="f"/>
                  <v:rect id="Rectangle 14" o:spid="_x0000_s1038" style="position:absolute;left:417;top:1648;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z+8UA&#10;AADcAAAADwAAAGRycy9kb3ducmV2LnhtbESPwWrDQAxE74X8w6JCLyFZNwFjnKxNCCmEntq0HyC8&#10;qm3i1RrvJrb79dWhkJvEjGae9uXkOnWnIbSeDbyuE1DElbct1wa+v95WGagQkS12nsnATAHKYvG0&#10;x9z6kT/pfom1khAOORpoYuxzrUPVkMOw9j2xaD9+cBhlHWptBxwl3HV6kySpdtiyNDTY07Gh6nq5&#10;OQPTwdM8p9ly+Z59WJxPp2P9ezXm5Xk67EBFmuLD/H99toK/FVp5Rib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PP7xQAAANwAAAAPAAAAAAAAAAAAAAAAAJgCAABkcnMv&#10;ZG93bnJldi54bWxQSwUGAAAAAAQABAD1AAAAigMAAAAA&#10;" fillcolor="#fcfcfc" stroked="f"/>
                  <v:rect id="Rectangle 15" o:spid="_x0000_s1039" style="position:absolute;left:417;top:170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zz78A&#10;AADcAAAADwAAAGRycy9kb3ducmV2LnhtbERPTYvCMBC9C/6HMII3TVV20WoUEQSvuu19aMa22kxK&#10;E9vqrzcLgrd5vM/Z7HpTiZYaV1pWMJtGIIgzq0vOFSR/x8kShPPIGivLpOBJDnbb4WCDsbYdn6m9&#10;+FyEEHYxKii8r2MpXVaQQTe1NXHgrrYx6ANscqkb7EK4qeQ8in6lwZJDQ4E1HQrK7peHUZD+LM/z&#10;7i5fyetm0tX1cUxarJQaj/r9GoSn3n/FH/dJh/mLFfw/E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erPPvwAAANwAAAAPAAAAAAAAAAAAAAAAAJgCAABkcnMvZG93bnJl&#10;di54bWxQSwUGAAAAAAQABAD1AAAAhAMAAAAA&#10;" fillcolor="#fbfbfb" stroked="f"/>
                  <v:rect id="Rectangle 16" o:spid="_x0000_s1040" style="position:absolute;left:417;top:175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N44ccA&#10;AADcAAAADwAAAGRycy9kb3ducmV2LnhtbESPQU/CQBCF7yb+h82YeDGy1RiFykIIaIIkHCz8gEl3&#10;aBu6s2t3pYVfzxxMvM3kvXnvm+l8cK06URcbzwaeRhko4tLbhisD+93n4xhUTMgWW89k4EwR5rPb&#10;mynm1vf8TaciVUpCOOZooE4p5FrHsiaHceQDsWgH3zlMsnaVth32Eu5a/Zxlr9phw9JQY6BlTeWx&#10;+HUGfoqP/ery8Db0m2YS0mT7tRsvgjH3d8PiHVSiIf2b/67XVvBfBF+ekQn0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zeOHHAAAA3AAAAA8AAAAAAAAAAAAAAAAAmAIAAGRy&#10;cy9kb3ducmV2LnhtbFBLBQYAAAAABAAEAPUAAACMAwAAAAA=&#10;" fillcolor="#fafafa" stroked="f"/>
                  <v:rect id="Rectangle 17" o:spid="_x0000_s1041" style="position:absolute;left:417;top:180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gTMMA&#10;AADcAAAADwAAAGRycy9kb3ducmV2LnhtbERP22rCQBB9F/yHZQTf6sagItFVpLS0WCpegs9Ddkyi&#10;2dmQ3Wrq17uFgm9zONeZL1tTiSs1rrSsYDiIQBBnVpecK0gP7y9TEM4ja6wsk4JfcrBcdDtzTLS9&#10;8Y6ue5+LEMIuQQWF93UipcsKMugGtiYO3Mk2Bn2ATS51g7cQbioZR9FEGiw5NBRY02tB2WX/YxTo&#10;dLyJ1/HxrLffE6fvafTlP96U6vfa1QyEp9Y/xf/uTx3mj4bw90y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KgTMMAAADcAAAADwAAAAAAAAAAAAAAAACYAgAAZHJzL2Rv&#10;d25yZXYueG1sUEsFBgAAAAAEAAQA9QAAAIgDAAAAAA==&#10;" fillcolor="#f9f9f9" stroked="f"/>
                  <v:rect id="Rectangle 18" o:spid="_x0000_s1042" style="position:absolute;left:417;top:185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yg8UA&#10;AADcAAAADwAAAGRycy9kb3ducmV2LnhtbESPT2sCMRDF7wW/QxjBS9GsSyllNYqKigcp+Pc8bsbd&#10;xc1kSaJuv70pFHqb4b3fmzfjaWtq8SDnK8sKhoMEBHFudcWFguNh1f8C4QOyxtoyKfghD9NJ522M&#10;mbZP3tFjHwoRQ9hnqKAMocmk9HlJBv3ANsRRu1pnMMTVFVI7fMZwU8s0ST6lwYrjhRIbWpSU3/Z3&#10;E2t8r+fzMy5Xp2N92Wp8T09ud1aq121nIxCB2vBv/qM3OnIfKfw+EyeQk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eXKDxQAAANwAAAAPAAAAAAAAAAAAAAAAAJgCAABkcnMv&#10;ZG93bnJldi54bWxQSwUGAAAAAAQABAD1AAAAigMAAAAA&#10;" fillcolor="#f8f8f8" stroked="f"/>
                  <v:rect id="Rectangle 19" o:spid="_x0000_s1043" style="position:absolute;left:417;top:1887;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42cMA&#10;AADcAAAADwAAAGRycy9kb3ducmV2LnhtbERPTWvCQBC9F/wPywhepG7UYmt0FS1USz2ZevE2ZMck&#10;mJ0N2TUm/94tCL3N433Oct2aUjRUu8KygvEoAkGcWl1wpuD0+/X6AcJ5ZI2lZVLQkYP1qveyxFjb&#10;Ox+pSXwmQgi7GBXk3lexlC7NyaAb2Yo4cBdbG/QB1pnUNd5DuCnlJIpm0mDBoSHHij5zSq/JzSg4&#10;zM22m9vuPWnOWzfcFz/HXYpKDfrtZgHCU+v/xU/3tw7z36bw90y4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42cMAAADcAAAADwAAAAAAAAAAAAAAAACYAgAAZHJzL2Rv&#10;d25yZXYueG1sUEsFBgAAAAAEAAQA9QAAAIgDAAAAAA==&#10;" fillcolor="#f7f7f7" stroked="f"/>
                  <v:rect id="Rectangle 20" o:spid="_x0000_s1044" style="position:absolute;left:417;top:1940;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cWcQA&#10;AADcAAAADwAAAGRycy9kb3ducmV2LnhtbERP22rCQBB9L/gPywh9KXVjUSmpmyAWoVRBvIGP0+yY&#10;BLOzYXdr4t93C4W+zeFcZ573phE3cr62rGA8SkAQF1bXXCo4HlbPryB8QNbYWCYFd/KQZ4OHOaba&#10;dryj2z6UIoawT1FBFUKbSumLigz6kW2JI3exzmCI0JVSO+xiuGnkS5LMpMGaY0OFLS0rKq77b6Og&#10;Szbv/LT+mp2mx23pVttPOi9Rqcdhv3gDEagP/+I/94eO8ycT+H0mX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HFnEAAAA3AAAAA8AAAAAAAAAAAAAAAAAmAIAAGRycy9k&#10;b3ducmV2LnhtbFBLBQYAAAAABAAEAPUAAACJAwAAAAA=&#10;" fillcolor="#f6f6f6" stroked="f"/>
                  <v:rect id="Rectangle 21" o:spid="_x0000_s1045" style="position:absolute;left:417;top:199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6sMQA&#10;AADcAAAADwAAAGRycy9kb3ducmV2LnhtbERPS2vCQBC+F/wPywheim5sfUZXKYWKp4rRg8cxOybB&#10;7GzIrknaX98tFHqbj+85621nStFQ7QrLCsajCARxanXBmYLz6WO4AOE8ssbSMin4IgfbTe9pjbG2&#10;LR+pSXwmQgi7GBXk3lexlC7NyaAb2Yo4cDdbG/QB1pnUNbYh3JTyJYpm0mDBoSHHit5zSu/JwyiY&#10;VtfdfHJ4/fxOnnf2XKb7ZtlelBr0u7cVCE+d/xf/ufc6zJ9M4feZcIH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erDEAAAA3AAAAA8AAAAAAAAAAAAAAAAAmAIAAGRycy9k&#10;b3ducmV2LnhtbFBLBQYAAAAABAAEAPUAAACJAwAAAAA=&#10;" fillcolor="#f5f5f5" stroked="f"/>
                  <v:rect id="Rectangle 22" o:spid="_x0000_s1046" style="position:absolute;left:417;top:204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0nsQA&#10;AADcAAAADwAAAGRycy9kb3ducmV2LnhtbERP32vCMBB+H/g/hBP2pqluONcZpTgEYTCwk8HejuZs&#10;q82lJNG2//0yEPZ2H9/PW21604gbOV9bVjCbJiCIC6trLhUcv3aTJQgfkDU2lknBQB4269HDClNt&#10;Oz7QLQ+liCHsU1RQhdCmUvqiIoN+alviyJ2sMxgidKXUDrsYbho5T5KFNFhzbKiwpW1FxSW/GgXf&#10;Q33usvdXu892P9fT59PLZfhwSj2O++wNRKA+/Ivv7r2O858X8PdMvE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tJ7EAAAA3AAAAA8AAAAAAAAAAAAAAAAAmAIAAGRycy9k&#10;b3ducmV2LnhtbFBLBQYAAAAABAAEAPUAAACJAwAAAAA=&#10;" fillcolor="#f4f4f4" stroked="f"/>
                  <v:rect id="Rectangle 23" o:spid="_x0000_s1047" style="position:absolute;left:417;top:209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lCMIA&#10;AADcAAAADwAAAGRycy9kb3ducmV2LnhtbERPTWvCQBC9C/6HZYTedFerbY2uIoViTwVNxes0OybB&#10;7GzIbmLaX98tCL3N433OetvbSnTU+NKxhulEgSDOnCk51/CZvo1fQPiAbLByTBq+ycN2MxysMTHu&#10;xgfqjiEXMYR9ghqKEOpESp8VZNFPXE0cuYtrLIYIm1yaBm8x3FZyptSTtFhybCiwpteCsuuxtRrO&#10;P10b9u6r7U5kPx4XdF2mSmn9MOp3KxCB+vAvvrvfTZw/f4a/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muUIwgAAANwAAAAPAAAAAAAAAAAAAAAAAJgCAABkcnMvZG93&#10;bnJldi54bWxQSwUGAAAAAAQABAD1AAAAhwMAAAAA&#10;" fillcolor="#f3f3f3" stroked="f"/>
                  <v:rect id="Rectangle 24" o:spid="_x0000_s1048" style="position:absolute;left:417;top:2127;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GMYA&#10;AADcAAAADwAAAGRycy9kb3ducmV2LnhtbESPQWvCQBCF7wX/wzKCl1I3lVJK6ioibSlUkEaL9DZk&#10;x2wwOxuy2xj/vXMQepvhvXnvm/ly8I3qqYt1YAOP0wwUcRlszZWB/e794QVUTMgWm8Bk4EIRlovR&#10;3RxzG878TX2RKiUhHHM04FJqc61j6chjnIaWWLRj6DwmWbtK2w7PEu4bPcuyZ+2xZmlw2NLaUXkq&#10;/ryBlT788qb46n+8u+iDvT/57cebMZPxsHoFlWhI/+bb9acV/CehlWdkAr2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SGMYAAADcAAAADwAAAAAAAAAAAAAAAACYAgAAZHJz&#10;L2Rvd25yZXYueG1sUEsFBgAAAAAEAAQA9QAAAIsDAAAAAA==&#10;" fillcolor="#f2f2f2" stroked="f"/>
                  <v:rect id="Rectangle 25" o:spid="_x0000_s1049" style="position:absolute;left:417;top:2179;width:2647;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c3DMYA&#10;AADcAAAADwAAAGRycy9kb3ducmV2LnhtbESPQWvCQBCF7wX/wzKFXkrdbZFSY1aRomBzMykUb0N2&#10;moRkZ0N21dhf7woFbzO89755k65G24kTDb5xrOF1qkAQl840XGn4LrYvHyB8QDbYOSYNF/KwWk4e&#10;UkyMO/OeTnmoRISwT1BDHUKfSOnLmiz6qeuJo/brBoshrkMlzYDnCLedfFPqXVpsOF6osafPmso2&#10;P9pI2bf2UM42Knv+2vLPvCiysf/T+ulxXC9ABBrD3fyf3plYfzaH2zNxAr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c3DMYAAADcAAAADwAAAAAAAAAAAAAAAACYAgAAZHJz&#10;L2Rvd25yZXYueG1sUEsFBgAAAAAEAAQA9QAAAIsDAAAAAA==&#10;" fillcolor="#f1f1f1" stroked="f"/>
                  <v:rect id="Rectangle 26" o:spid="_x0000_s1050" style="position:absolute;left:417;top:2232;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N+8cA&#10;AADcAAAADwAAAGRycy9kb3ducmV2LnhtbESPQUvDQBCF74L/YRnBi5iNQovGbksrFASl0CqItzE7&#10;yUazszG7bdJ/3zkUvM3w3rz3zWwx+lYdqI9NYAN3WQ6KuAy24drAx/v69gFUTMgW28Bk4EgRFvPL&#10;ixkWNgy8pcMu1UpCOBZowKXUFVrH0pHHmIWOWLQq9B6TrH2tbY+DhPtW3+f5VHtsWBocdvTsqPzd&#10;7b2B1evnm31c/7h9NbnZ5NX33/ZrQGOur8blE6hEY/o3n69frOBPBF+ekQn0/A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jDfvHAAAA3AAAAA8AAAAAAAAAAAAAAAAAmAIAAGRy&#10;cy9kb3ducmV2LnhtbFBLBQYAAAAABAAEAPUAAACMAwAAAAA=&#10;" fillcolor="#f0f0f0" stroked="f"/>
                  <v:rect id="Rectangle 27" o:spid="_x0000_s1051" style="position:absolute;left:417;top:2284;width:2647;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Ip8EA&#10;AADcAAAADwAAAGRycy9kb3ducmV2LnhtbERPTYvCMBC9C/6HMII3TV1QtGsUcRH0JFuF7XFsZtuu&#10;zaQ00dZ/vxEEb/N4n7Ncd6YSd2pcaVnBZByBIM6sLjlXcD7tRnMQziNrrCyTggc5WK/6vSXG2rb8&#10;TffE5yKEsItRQeF9HUvpsoIMurGtiQP3axuDPsAml7rBNoSbSn5E0UwaLDk0FFjTtqDsmtyMgrY+&#10;LvQm1Zc2TROZXX6+Dm72p9Rw0G0+QXjq/Fv8cu91mD+dwPO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dyKfBAAAA3AAAAA8AAAAAAAAAAAAAAAAAmAIAAGRycy9kb3du&#10;cmV2LnhtbFBLBQYAAAAABAAEAPUAAACGAwAAAAA=&#10;" fillcolor="#efefef" stroked="f"/>
                  <v:rect id="Rectangle 28" o:spid="_x0000_s1052" style="position:absolute;left:417;top:2336;width:2647;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dPMMA&#10;AADcAAAADwAAAGRycy9kb3ducmV2LnhtbERPS2sCMRC+C/0PYYTeNKvgIlujaEGQ4qW2sPY2bGYf&#10;3c1kSaKu/74RhN7m43vOajOYTlzJ+caygtk0AUFcWN1wpeD7az9ZgvABWWNnmRTcycNm/TJaYabt&#10;jT/pegqViCHsM1RQh9BnUvqiJoN+anviyJXWGQwRukpqh7cYbjo5T5JUGmw4NtTY03tNRXu6GAW5&#10;W7Y/5c63Sbn4OF9Mnp6Pv6lSr+Nh+wYi0BD+xU/3Qcf5izk8nokX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EdPMMAAADcAAAADwAAAAAAAAAAAAAAAACYAgAAZHJzL2Rv&#10;d25yZXYueG1sUEsFBgAAAAAEAAQA9QAAAIgDAAAAAA==&#10;" fillcolor="#eee" stroked="f"/>
                  <v:rect id="Rectangle 29" o:spid="_x0000_s1053" style="position:absolute;left:417;top:2367;width:264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1vcMA&#10;AADcAAAADwAAAGRycy9kb3ducmV2LnhtbERPS2vCQBC+F/wPywi9lLprxVJSVxFB6s1HA+1xyE6T&#10;tNnZkB01/feuIHibj+85s0XvG3WiLtaBLYxHBhRxEVzNpYX8c/38BioKssMmMFn4pwiL+eBhhpkL&#10;Z97T6SClSiEcM7RQibSZ1rGoyGMchZY4cT+h8ygJdqV2HZ5TuG/0izGv2mPNqaHCllYVFX+Ho7fw&#10;K81HNGG3kdX6q959T8zTcZtb+zjsl++ghHq5i2/ujUvzpxO4PpMu0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1vcMAAADcAAAADwAAAAAAAAAAAAAAAACYAgAAZHJzL2Rv&#10;d25yZXYueG1sUEsFBgAAAAAEAAQA9QAAAIgDAAAAAA==&#10;" fillcolor="#ededed" stroked="f"/>
                  <v:shape id="Freeform 30" o:spid="_x0000_s1054" style="position:absolute;left:417;top:1314;width:2637;height:1084;visibility:visible;mso-wrap-style:square;v-text-anchor:top" coordsize="4048,16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Yp8EA&#10;AADcAAAADwAAAGRycy9kb3ducmV2LnhtbERPTWsCMRC9C/6HMEJvbtZSta5GsULBSw9aC+1t2IzJ&#10;4mayJFG3/74pFHqbx/uc1aZ3rbhRiI1nBZOiBEFce92wUXB6fx0/g4gJWWPrmRR8U4TNejhYYaX9&#10;nQ90OyYjcgjHChXYlLpKylhbchgL3xFn7uyDw5RhMFIHvOdw18rHspxJhw3nBosd7SzVl+PVKdDh&#10;pSux+fqco/l4M+St1IteqYdRv12CSNSnf/Gfe6/z/OkT/D6TL5Dr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pmKfBAAAA3AAAAA8AAAAAAAAAAAAAAAAAmAIAAGRycy9kb3du&#10;cmV2LnhtbFBLBQYAAAAABAAEAPUAAACGAwAAAAA=&#10;" path="m4008,v23,,40,18,40,40l4048,40r,1584l4048,1624v,23,-17,40,-40,40c4008,1664,4008,1664,4008,1664r,l40,1664r,c18,1664,,1647,,1624r,l,40c,18,18,,40,r,l4008,xe" filled="f" strokeweight=".5pt">
                    <v:stroke endcap="round"/>
                    <v:path arrowok="t" o:connecttype="custom" o:connectlocs="2611,0;2637,26;2637,26;2637,1058;2637,1058;2611,1084;2611,1084;2611,1084;26,1084;26,1084;0,1058;0,1058;0,26;26,0;26,0;2611,0" o:connectangles="0,0,0,0,0,0,0,0,0,0,0,0,0,0,0,0"/>
                  </v:shape>
                  <v:rect id="Rectangle 31" o:spid="_x0000_s1055" style="position:absolute;left:1365;top:1377;width:6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14:paraId="021DC4FF" w14:textId="5FAC5CAA" w:rsidR="00AE476B" w:rsidRDefault="00AE476B">
                          <w:r>
                            <w:rPr>
                              <w:rFonts w:ascii="Arial" w:hAnsi="Arial" w:cs="Arial"/>
                              <w:color w:val="000000"/>
                              <w:sz w:val="10"/>
                              <w:szCs w:val="10"/>
                            </w:rPr>
                            <w:t>«FeatureType»</w:t>
                          </w:r>
                        </w:p>
                      </w:txbxContent>
                    </v:textbox>
                  </v:rect>
                  <v:rect id="Rectangle 32" o:spid="_x0000_s1056" style="position:absolute;left:928;top:1512;width:152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tHL4A&#10;AADcAAAADwAAAGRycy9kb3ducmV2LnhtbERP24rCMBB9X/Afwgi+ramCItUoIgiu+GL1A4ZmesFk&#10;UpJou39vhIV9m8O5zmY3WCNe5EPrWMFsmoEgLp1uuVZwvx2/VyBCRNZoHJOCXwqw246+Nphr1/OV&#10;XkWsRQrhkKOCJsYulzKUDVkMU9cRJ65y3mJM0NdSe+xTuDVynmVLabHl1NBgR4eGykfxtArkrTj2&#10;q8L4zJ3n1cX8nK4VOaUm42G/BhFpiP/iP/dJp/mLJ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NrRy+AAAA3AAAAA8AAAAAAAAAAAAAAAAAmAIAAGRycy9kb3ducmV2&#10;LnhtbFBLBQYAAAAABAAEAPUAAACDAwAAAAA=&#10;" filled="f" stroked="f">
                    <v:textbox style="mso-fit-shape-to-text:t" inset="0,0,0,0">
                      <w:txbxContent>
                        <w:p w14:paraId="726BDE51" w14:textId="1F4AF4BA" w:rsidR="00AE476B" w:rsidRDefault="00AE476B">
                          <w:r>
                            <w:rPr>
                              <w:rFonts w:ascii="Arial" w:hAnsi="Arial" w:cs="Arial"/>
                              <w:b/>
                              <w:bCs/>
                              <w:i/>
                              <w:iCs/>
                              <w:color w:val="000000"/>
                              <w:sz w:val="10"/>
                              <w:szCs w:val="10"/>
                            </w:rPr>
                            <w:t>GeologyBasic::GeologicFeature</w:t>
                          </w:r>
                        </w:p>
                      </w:txbxContent>
                    </v:textbox>
                  </v:rect>
                  <v:line id="Line 33" o:spid="_x0000_s1057" style="position:absolute;visibility:visible;mso-wrap-style:square" from="417,1700" to="3054,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p0xcIAAADcAAAADwAAAGRycy9kb3ducmV2LnhtbERPTYvCMBC9C/6HMII3TVVW3a5RRFD2&#10;JOgKex2a2abaTEoTa/XXG0HY2zze5yxWrS1FQ7UvHCsYDRMQxJnTBecKTj/bwRyED8gaS8ek4E4e&#10;VstuZ4Gpdjc+UHMMuYgh7FNUYEKoUil9ZsiiH7qKOHJ/rrYYIqxzqWu8xXBbynGSTKXFgmODwYo2&#10;hrLL8WoVbNrzYdvsHrPHfnzKzOQz/53O10r1e+36C0SgNvyL3+5vHed/zOD1TLx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vp0xcIAAADcAAAADwAAAAAAAAAAAAAA&#10;AAChAgAAZHJzL2Rvd25yZXYueG1sUEsFBgAAAAAEAAQA+QAAAJADAAAAAA==&#10;" strokeweight=".5pt">
                    <v:stroke endcap="round"/>
                  </v:line>
                  <v:rect id="Rectangle 34" o:spid="_x0000_s1058" style="position:absolute;left:552;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6c9cMA&#10;AADcAAAADwAAAGRycy9kb3ducmV2LnhtbESP3WoCMRCF74W+Q5hC7zRboS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6c9cMAAADcAAAADwAAAAAAAAAAAAAAAACYAgAAZHJzL2Rv&#10;d25yZXYueG1sUEsFBgAAAAAEAAQA9QAAAIgDAAAAAA==&#10;" filled="f" stroked="f">
                    <v:textbox style="mso-fit-shape-to-text:t" inset="0,0,0,0">
                      <w:txbxContent>
                        <w:p w14:paraId="199B36E6" w14:textId="01820E82" w:rsidR="00AE476B" w:rsidRDefault="00AE476B">
                          <w:r>
                            <w:rPr>
                              <w:rFonts w:ascii="Arial" w:hAnsi="Arial" w:cs="Arial"/>
                              <w:color w:val="000000"/>
                              <w:sz w:val="10"/>
                              <w:szCs w:val="10"/>
                            </w:rPr>
                            <w:t>«voidable»</w:t>
                          </w:r>
                        </w:p>
                      </w:txbxContent>
                    </v:textbox>
                  </v:rect>
                  <v:rect id="Rectangle 35" o:spid="_x0000_s1059" style="position:absolute;left:469;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5br8A&#10;AADcAAAADwAAAGRycy9kb3ducmV2LnhtbERP24rCMBB9X/Afwgi+ramC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kjluvwAAANwAAAAPAAAAAAAAAAAAAAAAAJgCAABkcnMvZG93bnJl&#10;di54bWxQSwUGAAAAAAQABAD1AAAAhAMAAAAA&#10;" filled="f" stroked="f">
                    <v:textbox style="mso-fit-shape-to-text:t" inset="0,0,0,0">
                      <w:txbxContent>
                        <w:p w14:paraId="757344B3" w14:textId="4130DF33" w:rsidR="00AE476B" w:rsidRDefault="00AE476B">
                          <w:r>
                            <w:rPr>
                              <w:rFonts w:ascii="Arial" w:hAnsi="Arial" w:cs="Arial"/>
                              <w:color w:val="3C3C3C"/>
                              <w:sz w:val="10"/>
                              <w:szCs w:val="10"/>
                            </w:rPr>
                            <w:t xml:space="preserve">+ </w:t>
                          </w:r>
                        </w:p>
                      </w:txbxContent>
                    </v:textbox>
                  </v:rect>
                  <v:rect id="Rectangle 36" o:spid="_x0000_s1060" style="position:absolute;left:646;top:1919;width:154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aTsMA&#10;AADcAAAADwAAAGRycy9kb3ducmV2LnhtbESPzWoDMQyE74G8g1Ggt6y3OYSwiRNKIZCWXLLpA4i1&#10;9ofa8mK72e3bR4dCbxIzmvl0OM3eqQfFNAQ28FqUoIibYAfuDHzdz+sdqJSRLbrAZOCXEpyOy8UB&#10;KxsmvtGjzp2SEE4VGuhzHiutU9OTx1SEkVi0NkSPWdbYaRtxknDv9KYst9rjwNLQ40jvPTXf9Y83&#10;oO/1edrVLpbhc9Ne3cfl1lIw5mU1v+1BZZrzv/nv+mIFfyv48oxMoI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RaTsMAAADcAAAADwAAAAAAAAAAAAAAAACYAgAAZHJzL2Rv&#10;d25yZXYueG1sUEsFBgAAAAAEAAQA9QAAAIgDAAAAAA==&#10;" filled="f" stroked="f">
                    <v:textbox style="mso-fit-shape-to-text:t" inset="0,0,0,0">
                      <w:txbxContent>
                        <w:p w14:paraId="0AEF84D1" w14:textId="4A1C9BC3" w:rsidR="00AE476B" w:rsidRDefault="00AE476B">
                          <w:r>
                            <w:rPr>
                              <w:rFonts w:ascii="Arial" w:hAnsi="Arial" w:cs="Arial"/>
                              <w:color w:val="3C3C3C"/>
                              <w:sz w:val="10"/>
                              <w:szCs w:val="10"/>
                            </w:rPr>
                            <w:t>observationMethod: Category [0..*]</w:t>
                          </w:r>
                        </w:p>
                      </w:txbxContent>
                    </v:textbox>
                  </v:rect>
                  <v:rect id="Rectangle 37" o:spid="_x0000_s1061" style="position:absolute;left:469;top:2054;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1b4A&#10;AADcAAAADwAAAGRycy9kb3ducmV2LnhtbERPy6rCMBDdC/5DGOHuNNWFSDWKCIJX7sbqBwzN9IHJ&#10;pCTR9v69EQR3czjP2ewGa8STfGgdK5jPMhDEpdMt1wpu1+N0BSJEZI3GMSn4pwC77Xi0wVy7ni/0&#10;LGItUgiHHBU0MXa5lKFsyGKYuY44cZXzFmOCvpbaY5/CrZGLLFtKiy2nhgY7OjRU3ouHVSCvxbFf&#10;FcZn7ryo/szv6VKRU+pnMuzXICIN8Sv+uE86zV/O4f1MukB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I/9W+AAAA3AAAAA8AAAAAAAAAAAAAAAAAmAIAAGRycy9kb3ducmV2&#10;LnhtbFBLBQYAAAAABAAEAPUAAACDAwAAAAA=&#10;" filled="f" stroked="f">
                    <v:textbox style="mso-fit-shape-to-text:t" inset="0,0,0,0">
                      <w:txbxContent>
                        <w:p w14:paraId="4690716A" w14:textId="6252DE94" w:rsidR="00AE476B" w:rsidRDefault="00AE476B">
                          <w:r>
                            <w:rPr>
                              <w:rFonts w:ascii="Arial" w:hAnsi="Arial" w:cs="Arial"/>
                              <w:color w:val="3C3C3C"/>
                              <w:sz w:val="10"/>
                              <w:szCs w:val="10"/>
                            </w:rPr>
                            <w:t xml:space="preserve">+ </w:t>
                          </w:r>
                        </w:p>
                      </w:txbxContent>
                    </v:textbox>
                  </v:rect>
                  <v:rect id="Rectangle 38" o:spid="_x0000_s1062" style="position:absolute;left:646;top:2054;width:2182;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hor4A&#10;AADcAAAADwAAAGRycy9kb3ducmV2LnhtbERPzYrCMBC+C75DGGFvmtqDSDWKCIIre7HuAwzN9AeT&#10;SUmi7b69EYS9zcf3O9v9aI14kg+dYwXLRQaCuHK640bB7+00X4MIEVmjcUwK/ijAfjedbLHQbuAr&#10;PcvYiBTCoUAFbYx9IWWoWrIYFq4nTlztvMWYoG+k9jikcGtknmUrabHj1NBiT8eWqnv5sArkrTwN&#10;69L4zF3y+sd8n681OaW+ZuNhAyLSGP/FH/dZp/mrHN7PpAvk7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paYaK+AAAA3AAAAA8AAAAAAAAAAAAAAAAAmAIAAGRycy9kb3ducmV2&#10;LnhtbFBLBQYAAAAABAAEAPUAAACDAwAAAAA=&#10;" filled="f" stroked="f">
                    <v:textbox style="mso-fit-shape-to-text:t" inset="0,0,0,0">
                      <w:txbxContent>
                        <w:p w14:paraId="2031BB3E" w14:textId="79C8BC87" w:rsidR="00AE476B" w:rsidRDefault="00AE476B">
                          <w:r>
                            <w:rPr>
                              <w:rFonts w:ascii="Arial" w:hAnsi="Arial" w:cs="Arial"/>
                              <w:color w:val="3C3C3C"/>
                              <w:sz w:val="10"/>
                              <w:szCs w:val="10"/>
                            </w:rPr>
                            <w:t>purpose: DescriptionPurpose [0..1] = typicalNorm</w:t>
                          </w:r>
                        </w:p>
                      </w:txbxContent>
                    </v:textbox>
                  </v:rect>
                  <v:rect id="Rectangle 39" o:spid="_x0000_s1063" style="position:absolute;left:469;top:2190;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14:paraId="24F58466" w14:textId="3E819A04" w:rsidR="00AE476B" w:rsidRDefault="00AE476B">
                          <w:r>
                            <w:rPr>
                              <w:rFonts w:ascii="Arial" w:hAnsi="Arial" w:cs="Arial"/>
                              <w:color w:val="3C3C3C"/>
                              <w:sz w:val="10"/>
                              <w:szCs w:val="10"/>
                            </w:rPr>
                            <w:t xml:space="preserve">+ </w:t>
                          </w:r>
                        </w:p>
                      </w:txbxContent>
                    </v:textbox>
                  </v:rect>
                  <v:rect id="Rectangle 40" o:spid="_x0000_s1064" style="position:absolute;left:646;top:2190;width:10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9cTb4A&#10;AADcAAAADwAAAGRycy9kb3ducmV2LnhtbERP24rCMBB9X/Afwgi+raki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XE2+AAAA3AAAAA8AAAAAAAAAAAAAAAAAmAIAAGRycy9kb3ducmV2&#10;LnhtbFBLBQYAAAAABAAEAPUAAACDAwAAAAA=&#10;" filled="f" stroked="f">
                    <v:textbox style="mso-fit-shape-to-text:t" inset="0,0,0,0">
                      <w:txbxContent>
                        <w:p w14:paraId="0CFE6A51" w14:textId="3411CBA7" w:rsidR="00AE476B" w:rsidRDefault="00AE476B">
                          <w:r>
                            <w:rPr>
                              <w:rFonts w:ascii="Arial" w:hAnsi="Arial" w:cs="Arial"/>
                              <w:color w:val="3C3C3C"/>
                              <w:sz w:val="10"/>
                              <w:szCs w:val="10"/>
                            </w:rPr>
                            <w:t>classifier: Category [0..*]</w:t>
                          </w:r>
                        </w:p>
                      </w:txbxContent>
                    </v:textbox>
                  </v:rect>
                  <v:shape id="Freeform 41" o:spid="_x0000_s1065" style="position:absolute;left:490;top:4442;width:2553;height:1054;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J3MIA&#10;AADcAAAADwAAAGRycy9kb3ducmV2LnhtbERPTYvCMBC9L+x/CLPgZdFUQVmqUdwFxYMUdBWvQzO2&#10;xWZSkqjVX28Ewds83udMZq2pxYWcrywr6PcSEMS51RUXCnb/i+4PCB+QNdaWScGNPMymnx8TTLW9&#10;8oYu21CIGMI+RQVlCE0qpc9LMuh7tiGO3NE6gyFCV0jt8BrDTS0HSTKSBiuODSU29FdSftqejQLX&#10;3M0yWw+5zY57PGW/y8P3xijV+WrnYxCB2vAWv9wrHeePhvB8Jl4gp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oncwgAAANwAAAAPAAAAAAAAAAAAAAAAAJgCAABkcnMvZG93&#10;bnJldi54bWxQSwUGAAAAAAQABAD1AAAAhwMAAAAA&#10;" path="m3880,v23,,40,18,40,40l3920,40r,1536l3920,1576v,23,-17,40,-40,40c3880,1616,3880,1616,3880,1616r,l40,1616r,c18,1616,,1599,,1576r,l,40c,18,18,,40,r,l3880,xe" fillcolor="#c6cad5" strokeweight="0">
                    <v:path arrowok="t" o:connecttype="custom" o:connectlocs="2527,0;2553,26;2553,26;2553,1028;2553,1028;2527,1054;2527,1054;2527,1054;26,1054;26,1054;0,1028;0,1028;0,26;26,0;26,0;2527,0" o:connectangles="0,0,0,0,0,0,0,0,0,0,0,0,0,0,0,0"/>
                  </v:shape>
                  <v:rect id="Rectangle 42" o:spid="_x0000_s1066" style="position:absolute;left:459;top:4411;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WMEA&#10;AADcAAAADwAAAGRycy9kb3ducmV2LnhtbERPzWqDQBC+B/oOyxR6i2NzEGuyCaXQkB5SqOYBBneq&#10;UndW3I3Rt88WCr3Nx/c7u8NsezXx6DsnGp6TFBRL7UwnjYZL9b7OQflAYqh3whoW9nDYP6x2VBh3&#10;ky+eytCoGCK+IA1tCEOB6OuWLfnEDSyR+3ajpRDh2KAZ6RbDbY+bNM3QUiexoaWB31quf8qr1bA5&#10;YtlJVuZYf3ya4/llWiqPWj89zq9bUIHn8C/+c59MnJ9l8PtMvA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P+VjBAAAA3AAAAA8AAAAAAAAAAAAAAAAAmAIAAGRycy9kb3du&#10;cmV2LnhtbFBLBQYAAAAABAAEAPUAAACGAwAAAAA=&#10;" fillcolor="#f8e3c2" stroked="f"/>
                  <v:rect id="Rectangle 43" o:spid="_x0000_s1067" style="position:absolute;left:459;top:4421;width:256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KMxMMA&#10;AADcAAAADwAAAGRycy9kb3ducmV2LnhtbERPTWvCQBC9C/0PyxS86aYeoqSuYkWhtCg2VfA4ZMck&#10;mJ1Ns2uM/94VhN7m8T5nOu9MJVpqXGlZwdswAkGcWV1yrmD/ux5MQDiPrLGyTApu5GA+e+lNMdH2&#10;yj/Upj4XIYRdggoK7+tESpcVZNANbU0cuJNtDPoAm1zqBq8h3FRyFEWxNFhyaCiwpmVB2Tm9GAX6&#10;72v/cYhPu/V3upzULW2Pm9VWqf5rt3gH4anz/+Kn+1OH+fEYHs+E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KMxMMAAADcAAAADwAAAAAAAAAAAAAAAACYAgAAZHJzL2Rv&#10;d25yZXYueG1sUEsFBgAAAAAEAAQA9QAAAIgDAAAAAA==&#10;" fillcolor="#fcf2e3" stroked="f"/>
                  <v:rect id="Rectangle 44" o:spid="_x0000_s1068" style="position:absolute;left:459;top:464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1b8QA&#10;AADcAAAADwAAAGRycy9kb3ducmV2LnhtbESPQWvCQBCF7wX/wzIFb3WTIqGkriLFqiepmh8wZMck&#10;NDsbsqtGf71zELzN8N68981sMbhWXagPjWcD6SQBRVx623BloDj+fnyBChHZYuuZDNwowGI+epth&#10;bv2V93Q5xEpJCIccDdQxdrnWoazJYZj4jli0k+8dRln7StserxLuWv2ZJJl22LA01NjRT03l/+Hs&#10;DGhMd/v79tTe/qbLTVpkxZrdypjx+7D8BhVpiC/z83prBT8TWn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GtW/EAAAA3AAAAA8AAAAAAAAAAAAAAAAAmAIAAGRycy9k&#10;b3ducmV2LnhtbFBLBQYAAAAABAAEAPUAAACJAwAAAAA=&#10;" fillcolor="#fcf2e2" stroked="f"/>
                  <v:rect id="Rectangle 45" o:spid="_x0000_s1069" style="position:absolute;left:459;top:466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G4MMA&#10;AADcAAAADwAAAGRycy9kb3ducmV2LnhtbERPS2sCMRC+C/6HMEJvbrYtiG6NUqVCaT34KngcNuMm&#10;uJlsN6lu/31TELzNx/ec6bxztbhQG6xnBY9ZDoK49NpypeCwXw3HIEJE1lh7JgW/FGA+6/emWGh/&#10;5S1ddrESKYRDgQpMjE0hZSgNOQyZb4gTd/Ktw5hgW0nd4jWFu1o+5flIOrScGgw2tDRUnnc/TsHq&#10;dNyvNx/PX2+LbdXZz29r6rFV6mHQvb6AiNTFu/jmftdp/mgC/8+kC+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G4MMAAADcAAAADwAAAAAAAAAAAAAAAACYAgAAZHJzL2Rv&#10;d25yZXYueG1sUEsFBgAAAAAEAAQA9QAAAIgDAAAAAA==&#10;" fillcolor="#fcf1e2" stroked="f"/>
                  <v:rect id="Rectangle 46" o:spid="_x0000_s1070" style="position:absolute;left:459;top:467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JeWcUA&#10;AADcAAAADwAAAGRycy9kb3ducmV2LnhtbESPQWvCQBCF7wX/wzJCL6VuLNRK6ioiCB6KovXibZqd&#10;boLZ2ZBdk/jvO4eCtxnem/e+WawGX6uO2lgFNjCdZKCIi2ArdgbO39vXOaiYkC3WgcnAnSKslqOn&#10;BeY29Hyk7pSckhCOORooU2pyrWNRksc4CQ2xaL+h9ZhkbZ22LfYS7mv9lmUz7bFiaSixoU1JxfV0&#10;8wZwZi/v/OX2+8PQ9Rd3zF5+7ldjnsfD+hNUoiE9zP/XOyv4H4Ivz8gE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l5ZxQAAANwAAAAPAAAAAAAAAAAAAAAAAJgCAABkcnMv&#10;ZG93bnJldi54bWxQSwUGAAAAAAQABAD1AAAAigMAAAAA&#10;" fillcolor="#fcf1e1" stroked="f"/>
                  <v:rect id="Rectangle 47" o:spid="_x0000_s1071" style="position:absolute;left:459;top:4693;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BycMA&#10;AADcAAAADwAAAGRycy9kb3ducmV2LnhtbERPTWsCMRC9F/wPYYTeatYebNkaRYRCW+nBtaV4Gzbj&#10;ZnFnsiRR139vCoXe5vE+Z74cuFNnCrH1YmA6KUCR1N620hj42r0+PIOKCcVi54UMXCnCcjG6m2Np&#10;/UW2dK5So3KIxBINuJT6UutYO2KME9+TZO7gA2PKMDTaBrzkcO70Y1HMNGMrucFhT2tH9bE6sYHT&#10;zyxs1tWw/7x+v3/w9sh7p9mY+/GwegGVaEj/4j/3m83zn6bw+0y+QC9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lBycMAAADcAAAADwAAAAAAAAAAAAAAAACYAgAAZHJzL2Rv&#10;d25yZXYueG1sUEsFBgAAAAAEAAQA9QAAAIgDAAAAAA==&#10;" fillcolor="#fcf1e0" stroked="f"/>
                  <v:rect id="Rectangle 48" o:spid="_x0000_s1072" style="position:absolute;left:459;top:4703;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CtzcIA&#10;AADcAAAADwAAAGRycy9kb3ducmV2LnhtbERPS2vCQBC+F/wPywi91Y1Co0RXER9Q6KnRi7cxOybR&#10;7GzYXZP033cLhd7m43vOajOYRnTkfG1ZwXSSgCAurK65VHA+Hd8WIHxA1thYJgXf5GGzHr2sMNO2&#10;5y/q8lCKGMI+QwVVCG0mpS8qMugntiWO3M06gyFCV0rtsI/hppGzJEmlwZpjQ4Ut7SoqHvnTKLgs&#10;kv6ezvmQv3+6y77bO5d2V6Vex8N2CSLQEP7Ff+4PHefPZ/D7TLx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K3NwgAAANwAAAAPAAAAAAAAAAAAAAAAAJgCAABkcnMvZG93&#10;bnJldi54bWxQSwUGAAAAAAQABAD1AAAAhwMAAAAA&#10;" fillcolor="#fcf0e0" stroked="f"/>
                  <v:rect id="Rectangle 49" o:spid="_x0000_s1073" style="position:absolute;left:459;top:472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shdsIA&#10;AADcAAAADwAAAGRycy9kb3ducmV2LnhtbERPTWsCMRC9C/0PYQq9iGatqGVrlCIIPXio2t6nm+nu&#10;kmSyJKnu/vumIHibx/uc9bZ3VlwoxNazgtm0AEFced1yreDzvJ+8gIgJWaP1TAoGirDdPIzWWGp/&#10;5SNdTqkWOYRjiQqalLpSylg15DBOfUecuR8fHKYMQy11wGsOd1Y+F8VSOmw5NzTY0a6hypx+nYJv&#10;OyyNmQW7+DIfifR+Z8aHQamnx/7tFUSiPt3FN/e7zvNXc/h/Jl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yF2wgAAANwAAAAPAAAAAAAAAAAAAAAAAJgCAABkcnMvZG93&#10;bnJldi54bWxQSwUGAAAAAAQABAD1AAAAhwMAAAAA&#10;" fillcolor="#fcf0df" stroked="f"/>
                  <v:rect id="Rectangle 50" o:spid="_x0000_s1074" style="position:absolute;left:459;top:4745;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Cx8IA&#10;AADcAAAADwAAAGRycy9kb3ducmV2LnhtbERPTWvCQBC9F/wPywheim4UW0N0FRWEXmu89DZkxyQk&#10;Oxt3VxP767uFQm/zeJ+z2Q2mFQ9yvrasYD5LQBAXVtdcKrjkp2kKwgdkja1lUvAkD7vt6GWDmbY9&#10;f9LjHEoRQ9hnqKAKocuk9EVFBv3MdsSRu1pnMEToSqkd9jHctHKRJO/SYM2xocKOjhUVzfluFHy9&#10;HbhpMXdNf1nkafi+p8vbq1KT8bBfgwg0hH/xn/tDx/mrJfw+Ey+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9sLHwgAAANwAAAAPAAAAAAAAAAAAAAAAAJgCAABkcnMvZG93&#10;bnJldi54bWxQSwUGAAAAAAQABAD1AAAAhwMAAAAA&#10;" fillcolor="#fbf0de" stroked="f"/>
                  <v:rect id="Rectangle 51" o:spid="_x0000_s1075" style="position:absolute;left:459;top:4776;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HY8IA&#10;AADcAAAADwAAAGRycy9kb3ducmV2LnhtbERPS2vCQBC+C/0PyxR6M5sKPoiuYsVCT9amXryN2TEJ&#10;ZmfD7hrTf98VBG/z8T1nsepNIzpyvras4D1JQRAXVtdcKjj8fg5nIHxA1thYJgV/5GG1fBksMNP2&#10;xj/U5aEUMYR9hgqqENpMSl9UZNAntiWO3Nk6gyFCV0rt8BbDTSNHaTqRBmuODRW2tKmouORXo2C2&#10;T0dr3+Xu+yK35+1pd/wozFipt9d+PQcRqA9P8cP9peP86Rju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EdjwgAAANwAAAAPAAAAAAAAAAAAAAAAAJgCAABkcnMvZG93&#10;bnJldi54bWxQSwUGAAAAAAQABAD1AAAAhwMAAAAA&#10;" fillcolor="#fbefdd" stroked="f"/>
                  <v:rect id="Rectangle 52" o:spid="_x0000_s1076" style="position:absolute;left:459;top:4786;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MAA&#10;AADcAAAADwAAAGRycy9kb3ducmV2LnhtbERPTYvCMBC9L/gfwgje1lTBulajiLCw7Enteh+bsak2&#10;k9JE7f57Iwje5vE+Z7HqbC1u1PrKsYLRMAFBXDhdcangL//+/ALhA7LG2jEp+CcPq2XvY4GZdnfe&#10;0W0fShFD2GeowITQZFL6wpBFP3QNceROrrUYImxLqVu8x3Bby3GSpNJixbHBYEMbQ8Vlf7UK5ORc&#10;Gh+KdHs5Xcc8m/4e8iMqNeh36zmIQF14i1/uHx3nT1N4PhMvk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MAAAADcAAAADwAAAAAAAAAAAAAAAACYAgAAZHJzL2Rvd25y&#10;ZXYueG1sUEsFBgAAAAAEAAQA9QAAAIUDAAAAAA==&#10;" fillcolor="#fbefdc" stroked="f"/>
                  <v:rect id="Rectangle 53" o:spid="_x0000_s1077" style="position:absolute;left:459;top:4828;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18MA&#10;AADcAAAADwAAAGRycy9kb3ducmV2LnhtbERPTWvCQBC9F/oflil4q5sKapu6kaIIXjw0NoTehuw0&#10;CcnOht01xn/vFgq9zeN9zmY7mV6M5HxrWcHLPAFBXFndcq3g63x4fgXhA7LG3jIpuJGHbfb4sMFU&#10;2yt/0piHWsQQ9ikqaEIYUil91ZBBP7cDceR+rDMYInS11A6vMdz0cpEkK2mw5djQ4EC7hqouvxgF&#10;eb4oguuXHWI5Hsfv4lQW+zelZk/TxzuIQFP4F/+5jzrOX6/h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418MAAADcAAAADwAAAAAAAAAAAAAAAACYAgAAZHJzL2Rv&#10;d25yZXYueG1sUEsFBgAAAAAEAAQA9QAAAIgDAAAAAA==&#10;" fillcolor="#fbeedb" stroked="f"/>
                  <v:rect id="Rectangle 54" o:spid="_x0000_s1078" style="position:absolute;left:459;top:4839;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4ncQA&#10;AADcAAAADwAAAGRycy9kb3ducmV2LnhtbESPT2/CMAzF75P4DpGRdhspaANUCAjBkDhN4s+Fm9WY&#10;pqJxShOg+/bzYRI3W+/5vZ/ny87X6kFtrAIbGA4yUMRFsBWXBk7H7ccUVEzIFuvAZOCXIiwXvbc5&#10;5jY8eU+PQyqVhHDM0YBLqcm1joUjj3EQGmLRLqH1mGRtS21bfEq4r/Uoy8baY8XS4LChtaPierh7&#10;A7tCO/o8x+lmdNnW/PN9q76OY2Pe+91qBipRl17m/+udFfyJ0MozMoF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buJ3EAAAA3AAAAA8AAAAAAAAAAAAAAAAAmAIAAGRycy9k&#10;b3ducmV2LnhtbFBLBQYAAAAABAAEAPUAAACJAwAAAAA=&#10;" fillcolor="#fbeeda" stroked="f"/>
                  <v:rect id="Rectangle 55" o:spid="_x0000_s1079" style="position:absolute;left:459;top:48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sMA&#10;AADcAAAADwAAAGRycy9kb3ducmV2LnhtbERPTWvCQBC9C/6HZQRvuqmF1EZXKdKCh1xqhF6H7Jik&#10;ZmfT7DaJ+fVuoeBtHu9ztvvB1KKj1lWWFTwtIxDEudUVFwrO2cdiDcJ5ZI21ZVJwIwf73XSyxUTb&#10;nj+pO/lChBB2CSoovW8SKV1ekkG3tA1x4C62NegDbAupW+xDuKnlKopiabDi0FBiQ4eS8uvp1yio&#10;yadRdi3yn+x7TGUVP4/j+5dS89nwtgHhafAP8b/7qMP8l1f4eyZc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sMAAADcAAAADwAAAAAAAAAAAAAAAACYAgAAZHJzL2Rv&#10;d25yZXYueG1sUEsFBgAAAAAEAAQA9QAAAIgDAAAAAA==&#10;" fillcolor="#fbedd9" stroked="f"/>
                  <v:rect id="Rectangle 56" o:spid="_x0000_s1080" style="position:absolute;left:459;top:4891;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kisMA&#10;AADcAAAADwAAAGRycy9kb3ducmV2LnhtbESPQWvCQBCF7wX/wzKCt7qxlKLRVTRQEJFCY3sfsmM2&#10;mJ0N2a3Gf985CN5meG/e+2a1GXyrrtTHJrCB2TQDRVwF23Bt4Of0+ToHFROyxTYwGbhThM169LLC&#10;3IYbf9O1TLWSEI45GnApdbnWsXLkMU5DRyzaOfQek6x9rW2PNwn3rX7Lsg/tsWFpcNhR4ai6lH/e&#10;QHH8ei/37ndR8OV0SHzcHSjbGTMZD9slqERDepof13sr+HPBl2dkA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UkisMAAADcAAAADwAAAAAAAAAAAAAAAACYAgAAZHJzL2Rv&#10;d25yZXYueG1sUEsFBgAAAAAEAAQA9QAAAIgDAAAAAA==&#10;" fillcolor="#fbedd8" stroked="f"/>
                  <v:rect id="Rectangle 57" o:spid="_x0000_s1081" style="position:absolute;left:459;top:4922;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eSI8IA&#10;AADcAAAADwAAAGRycy9kb3ducmV2LnhtbERPPWvDMBDdC/kP4gJdSiKnQzGOlRBCQkuXUidDxsM6&#10;WybWyUiq7f77qlDodo/3eeV+tr0YyYfOsYLNOgNBXDvdcavgejmvchAhImvsHZOCbwqw3y0eSiy0&#10;m/iTxiq2IoVwKFCBiXEopAy1IYth7QbixDXOW4wJ+lZqj1MKt718zrIXabHj1GBwoKOh+l59WQWW&#10;h1fdVU/hw7yH422kkx+bk1KPy/mwBRFpjv/iP/ebTvPzDfw+ky6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5IjwgAAANwAAAAPAAAAAAAAAAAAAAAAAJgCAABkcnMvZG93&#10;bnJldi54bWxQSwUGAAAAAAQABAD1AAAAhwMAAAAA&#10;" fillcolor="#fbedd7" stroked="f"/>
                  <v:rect id="Rectangle 58" o:spid="_x0000_s1082" style="position:absolute;left:459;top:4943;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k/sIA&#10;AADcAAAADwAAAGRycy9kb3ducmV2LnhtbERPS4vCMBC+L/gfwgje1tTHSqlGEaHgQcT1AR6HZmxL&#10;m0lponb//UYQvM3H95zFqjO1eFDrSssKRsMIBHFmdcm5gvMp/Y5BOI+ssbZMCv7IwWrZ+1pgou2T&#10;f+lx9LkIIewSVFB43yRSuqwgg25oG+LA3Wxr0AfY5lK3+AzhppbjKJpJgyWHhgIb2hSUVce7UbCT&#10;1XmWpnFVXuTPvZl01/3hNFVq0O/WcxCeOv8Rv91bHebHY3g9Ey6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qT+wgAAANwAAAAPAAAAAAAAAAAAAAAAAJgCAABkcnMvZG93&#10;bnJldi54bWxQSwUGAAAAAAQABAD1AAAAhwMAAAAA&#10;" fillcolor="#faecd6" stroked="f"/>
                  <v:rect id="Rectangle 59" o:spid="_x0000_s1083" style="position:absolute;left:459;top:4974;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AL2sQA&#10;AADcAAAADwAAAGRycy9kb3ducmV2LnhtbERPS2vCQBC+C/6HZYRepNmoIDF1FSkEeogWH22vQ3aa&#10;BLOzIbs16b/vCgVv8/E9Z70dTCNu1LnasoJZFIMgLqyuuVRwOWfPCQjnkTU2lknBLznYbsajNaba&#10;9nyk28mXIoSwS1FB5X2bSumKigy6yLbEgfu2nUEfYFdK3WEfwk0j53G8lAZrDg0VtvRaUXE9/RgF&#10;JtfvwyrbXZf5oY2/Pmaf2XQ/V+ppMuxeQHga/EP8737TYX6ygPsz4QK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QC9rEAAAA3AAAAA8AAAAAAAAAAAAAAAAAmAIAAGRycy9k&#10;b3ducmV2LnhtbFBLBQYAAAAABAAEAPUAAACJAwAAAAA=&#10;" fillcolor="#faecd5" stroked="f"/>
                  <v:rect id="Rectangle 60" o:spid="_x0000_s1084" style="position:absolute;left:459;top:4985;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FlcEA&#10;AADcAAAADwAAAGRycy9kb3ducmV2LnhtbERP32vCMBB+H/g/hBP2NtOJG6UaZSiir7rB8O1ozjbY&#10;XGoT2/jfLwPBt/v4ft5iFW0jeuq8cazgfZKBIC6dNlwp+PnevuUgfEDW2DgmBXfysFqOXhZYaDfw&#10;gfpjqEQKYV+ggjqEtpDSlzVZ9BPXEifu7DqLIcGukrrDIYXbRk6z7FNaNJwaamxpXVN5Od6sguGj&#10;lPu8v2zM9RR393haHza/RqnXcfyagwgUw1P8cO91mp/P4P+ZdIF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RZXBAAAA3AAAAA8AAAAAAAAAAAAAAAAAmAIAAGRycy9kb3du&#10;cmV2LnhtbFBLBQYAAAAABAAEAPUAAACGAwAAAAA=&#10;" fillcolor="#faebd5" stroked="f"/>
                  <v:rect id="Rectangle 61" o:spid="_x0000_s1085" style="position:absolute;left:459;top:5005;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45ysEA&#10;AADcAAAADwAAAGRycy9kb3ducmV2LnhtbERPS4vCMBC+C/6HMII3TbugSDWKjxX0qK7ocWjGtthM&#10;ShNr9debhYW9zcf3nNmiNaVoqHaFZQXxMAJBnFpdcKbg57QdTEA4j6yxtEwKXuRgMe92Zpho++QD&#10;NUefiRDCLkEFufdVIqVLczLohrYiDtzN1gZ9gHUmdY3PEG5K+RVFY2mw4NCQY0XrnNL78WEUHNyF&#10;zTser1a3uKz2zfX0/ThvlOr32uUUhKfW/4v/3Dsd5k9G8PtMu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uOcrBAAAA3AAAAA8AAAAAAAAAAAAAAAAAmAIAAGRycy9kb3du&#10;cmV2LnhtbFBLBQYAAAAABAAEAPUAAACGAwAAAAA=&#10;" fillcolor="#faebd4" stroked="f"/>
                  <v:rect id="Rectangle 62" o:spid="_x0000_s1086" style="position:absolute;left:459;top:5026;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XRb4A&#10;AADcAAAADwAAAGRycy9kb3ducmV2LnhtbERPSwrCMBDdC94hjOBOU12oVKNIQRRX/g4wNGNbbCa1&#10;ibZ6eiMI7ubxvrNYtaYUT6pdYVnBaBiBIE6tLjhTcDlvBjMQziNrLC2Tghc5WC27nQXG2jZ8pOfJ&#10;ZyKEsItRQe59FUvp0pwMuqGtiAN3tbVBH2CdSV1jE8JNKcdRNJEGCw4NOVaU5JTeTg+jIJFb/b7L&#10;1zhNpuvk0FT76SG7K9Xvtes5CE+t/4t/7p0O82cT+D4TLp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hJF0W+AAAA3AAAAA8AAAAAAAAAAAAAAAAAmAIAAGRycy9kb3ducmV2&#10;LnhtbFBLBQYAAAAABAAEAPUAAACDAwAAAAA=&#10;" fillcolor="#faebd3" stroked="f"/>
                  <v:rect id="Rectangle 63" o:spid="_x0000_s1087" style="position:absolute;left:459;top:505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2QrcEA&#10;AADcAAAADwAAAGRycy9kb3ducmV2LnhtbERPTYvCMBC9C/sfwgh701QRW6pRZMVlb6vuKh6HZmyK&#10;zaQ0Ubv/fiMI3ubxPme+7GwtbtT6yrGC0TABQVw4XXGp4PdnM8hA+ICssXZMCv7Iw3Lx1ptjrt2d&#10;d3Tbh1LEEPY5KjAhNLmUvjBk0Q9dQxy5s2sthgjbUuoW7zHc1nKcJFNpseLYYLChD0PFZX+1Ck7r&#10;yzGbsDTZ9pBOvyfp59r6sVLv/W41AxGoCy/x0/2l4/wshc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kK3BAAAA3AAAAA8AAAAAAAAAAAAAAAAAmAIAAGRycy9kb3du&#10;cmV2LnhtbFBLBQYAAAAABAAEAPUAAACGAwAAAAA=&#10;" fillcolor="#faead2" stroked="f"/>
                  <v:rect id="Rectangle 64" o:spid="_x0000_s1088" style="position:absolute;left:459;top:506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z2cMA&#10;AADcAAAADwAAAGRycy9kb3ducmV2LnhtbESPT4vCMBDF78J+hzAL3jRVUErXKOIi7EXEP5fehmZs&#10;yzaT0mQ1++2dg+Bthvfmvd+sNsl16k5DaD0bmE0zUMSVty3XBq6X/SQHFSKyxc4zGfinAJv1x2iF&#10;hfUPPtH9HGslIRwKNNDE2Bdah6ohh2Hqe2LRbn5wGGUdam0HfEi46/Q8y5baYcvS0GBPu4aq3/Of&#10;MxCOs8raPp/HlMpbedwfvhfuYMz4M22/QEVK8W1+Xf9Ywc+FVp6RCf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4z2cMAAADcAAAADwAAAAAAAAAAAAAAAACYAgAAZHJzL2Rv&#10;d25yZXYueG1sUEsFBgAAAAAEAAQA9QAAAIgDAAAAAA==&#10;" fillcolor="#faead1" stroked="f"/>
                  <v:rect id="Rectangle 65" o:spid="_x0000_s1089" style="position:absolute;left:459;top:511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iZtsIA&#10;AADcAAAADwAAAGRycy9kb3ducmV2LnhtbERPzWqDQBC+F/oOyxR6q2srDca4Bkko5BJKEh9gcCcq&#10;cWfF3SSap+8WCr3Nx/c7+XoyvbjR6DrLCt6jGARxbXXHjYLq9PWWgnAeWWNvmRTM5GBdPD/lmGl7&#10;5wPdjr4RIYRdhgpa74dMSle3ZNBFdiAO3NmOBn2AYyP1iPcQbnr5EccLabDj0NDiQJuW6svxahQ0&#10;209bJ8lmP5fl/lEN36npdarU68tUrkB4mvy/+M+902F+uoTfZ8IFsv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Jm2wgAAANwAAAAPAAAAAAAAAAAAAAAAAJgCAABkcnMvZG93&#10;bnJldi54bWxQSwUGAAAAAAQABAD1AAAAhwMAAAAA&#10;" fillcolor="#fae9d0" stroked="f"/>
                  <v:rect id="Rectangle 66" o:spid="_x0000_s1090" style="position:absolute;left:459;top:5120;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pLn8YA&#10;AADcAAAADwAAAGRycy9kb3ducmV2LnhtbESPQWvCQBCF74L/YRmhN90oqG3qKlIRe5BK00KvQ3aa&#10;pM3Ohuw2if/eORS8zfDevPfNZje4WnXUhsqzgfksAUWce1txYeDz4zh9BBUissXaMxm4UoDddjza&#10;YGp9z+/UZbFQEsIhRQNljE2qdchLchhmviEW7du3DqOsbaFti72Eu1ovkmSlHVYsDSU29FJS/pv9&#10;OQOHU3VYLvuTXv+Et7PLFt3X0V2MeZgM+2dQkYZ4N/9fv1rBfxJ8eUYm0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pLn8YAAADcAAAADwAAAAAAAAAAAAAAAACYAgAAZHJz&#10;L2Rvd25yZXYueG1sUEsFBgAAAAAEAAQA9QAAAIsDAAAAAA==&#10;" fillcolor="#fae9cf" stroked="f"/>
                  <v:rect id="Rectangle 67" o:spid="_x0000_s1091" style="position:absolute;left:459;top:5151;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Wrs8AA&#10;AADcAAAADwAAAGRycy9kb3ducmV2LnhtbERPS4vCMBC+L/gfwgjetmk9LLvVKCIKHkR8VM9DM7bF&#10;ZlKSrNZ/bxaEvc3H95zpvDetuJPzjWUFWZKCIC6tbrhSUJzWn98gfEDW2FomBU/yMJ8NPqaYa/vg&#10;A92PoRIxhH2OCuoQulxKX9Zk0Ce2I47c1TqDIUJXSe3wEcNNK8dp+iUNNhwbauxoWVN5O/4aBYh9&#10;s1kV7nkuLttqsdtnnG1bpUbDfjEBEagP/+K3e6Pj/J8M/p6JF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Wrs8AAAADcAAAADwAAAAAAAAAAAAAAAACYAgAAZHJzL2Rvd25y&#10;ZXYueG1sUEsFBgAAAAAEAAQA9QAAAIUDAAAAAA==&#10;" fillcolor="#f9e8ce" stroked="f"/>
                  <v:rect id="Rectangle 68" o:spid="_x0000_s1092" style="position:absolute;left:459;top:5172;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g3MMA&#10;AADcAAAADwAAAGRycy9kb3ducmV2LnhtbERPTWvCQBC9C/6HZYReRDfxIG3qKipICvZiWgrehuw0&#10;CWZnw+5q4r93hUJv83ifs9oMphU3cr6xrCCdJyCIS6sbrhR8fx1mryB8QNbYWiYFd/KwWY9HK8y0&#10;7flEtyJUIoawz1BBHUKXSenLmgz6ue2II/drncEQoaukdtjHcNPKRZIspcGGY0ONHe1rKi/F1SjI&#10;z2n/U3TXXT69t/npM3XJFo9KvUyG7TuIQEP4F/+5P3Sc/7aA5zPxAr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Ug3MMAAADcAAAADwAAAAAAAAAAAAAAAACYAgAAZHJzL2Rv&#10;d25yZXYueG1sUEsFBgAAAAAEAAQA9QAAAIgDAAAAAA==&#10;" fillcolor="#f9e8cd" stroked="f"/>
                  <v:rect id="Rectangle 69" o:spid="_x0000_s1093" style="position:absolute;left:459;top:5204;width:2564;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i89cEA&#10;AADcAAAADwAAAGRycy9kb3ducmV2LnhtbERPS4vCMBC+L/gfwgje1lRdRatR3MUFYU/W13VoxrbY&#10;TEoTbf33RljwNh/fcxar1pTiTrUrLCsY9CMQxKnVBWcKDvvfzykI55E1lpZJwYMcrJadjwXG2ja8&#10;o3viMxFC2MWoIPe+iqV0aU4GXd9WxIG72NqgD7DOpK6xCeGmlMMomkiDBYeGHCv6ySm9Jjej4M8k&#10;33483jSn/XB35q9KT+molep12/UchKfWv8X/7q0O82cjeD0TLp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ovPXBAAAA3AAAAA8AAAAAAAAAAAAAAAAAmAIAAGRycy9kb3du&#10;cmV2LnhtbFBLBQYAAAAABAAEAPUAAACGAwAAAAA=&#10;" fillcolor="#f9e8cc" stroked="f"/>
                  <v:rect id="Rectangle 70" o:spid="_x0000_s1094" style="position:absolute;left:459;top:5224;width:2564;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E7K8QA&#10;AADcAAAADwAAAGRycy9kb3ducmV2LnhtbERPTWvCQBC9C/0PyxR6002lSJu6CVJQcijFaqD0NmbH&#10;TTA7G7Orxn/vFgre5vE+Z54PthVn6n3jWMHzJAFBXDndsFFQbpfjVxA+IGtsHZOCK3nIs4fRHFPt&#10;LvxN500wIoawT1FBHUKXSumrmiz6ieuII7d3vcUQYW+k7vESw20rp0kykxYbjg01dvRRU3XYnKyC&#10;nSu/Tqa4+vVxZcLh87f4mS0KpZ4eh8U7iEBDuIv/3YWO899e4O+ZeIH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BOyvEAAAA3AAAAA8AAAAAAAAAAAAAAAAAmAIAAGRycy9k&#10;b3ducmV2LnhtbFBLBQYAAAAABAAEAPUAAACJAwAAAAA=&#10;" fillcolor="#f9e7cb" stroked="f"/>
                  <v:rect id="Rectangle 71" o:spid="_x0000_s1095" style="position:absolute;left:459;top:5256;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k8b4A&#10;AADcAAAADwAAAGRycy9kb3ducmV2LnhtbERPS4vCMBC+C/6HMII3TRV8dY0iwop4s7r32Wa2KTaT&#10;0mRt/fdGELzNx/ec9bazlbhT40vHCibjBARx7nTJhYLr5Xu0BOEDssbKMSl4kIftpt9bY6pdy2e6&#10;Z6EQMYR9igpMCHUqpc8NWfRjVxNH7s81FkOETSF1g20Mt5WcJslcWiw5NhisaW8ov2X/VsHen35X&#10;P4uJ3rWHzJ2pMoUlo9Rw0O2+QATqwkf8dh91nL+aweuZeIHcP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l8pPG+AAAA3AAAAA8AAAAAAAAAAAAAAAAAmAIAAGRycy9kb3ducmV2&#10;LnhtbFBLBQYAAAAABAAEAPUAAACDAwAAAAA=&#10;" fillcolor="#f9e7ca" stroked="f"/>
                  <v:rect id="Rectangle 72" o:spid="_x0000_s1096" style="position:absolute;left:459;top:5277;width:256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j8L8A&#10;AADcAAAADwAAAGRycy9kb3ducmV2LnhtbERPPWvDMBDdA/kP4gLdYjkdTO1ECSHQkrV2h4yHdbFF&#10;rJORVMfJr68KhW73eJ+3O8x2EBP5YBwr2GQ5COLWacOdgq/mff0GIkRkjYNjUvCgAIf9crHDSrs7&#10;f9JUx06kEA4VKuhjHCspQ9uTxZC5kThxV+ctxgR9J7XHewq3g3zN80JaNJwaehzp1FN7q7+tAvMc&#10;vSM0pbz64D+ms+PmclHqZTUftyAizfFf/Oc+6zS/LOD3mXSB3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CPwvwAAANwAAAAPAAAAAAAAAAAAAAAAAJgCAABkcnMvZG93bnJl&#10;di54bWxQSwUGAAAAAAQABAD1AAAAhAMAAAAA&#10;" fillcolor="#f9e6c9" stroked="f"/>
                  <v:rect id="Rectangle 73" o:spid="_x0000_s1097" style="position:absolute;left:459;top:5308;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lRg8AA&#10;AADcAAAADwAAAGRycy9kb3ducmV2LnhtbERPTYvCMBC9L/gfwgje1lRBXatRRBQEEdzqxdvQjG2x&#10;mZQm1vrvjSB4m8f7nPmyNaVoqHaFZQWDfgSCOLW64EzB+bT9/QPhPLLG0jIpeJKD5aLzM8dY2wf/&#10;U5P4TIQQdjEqyL2vYildmpNB17cVceCutjboA6wzqWt8hHBTymEUjaXBgkNDjhWtc0pvyd0ouI33&#10;cnhhP2rN/Tg5NVGyOUwLpXrddjUD4an1X/HHvdNh/nQC72fCB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lRg8AAAADcAAAADwAAAAAAAAAAAAAAAACYAgAAZHJzL2Rvd25y&#10;ZXYueG1sUEsFBgAAAAAEAAQA9QAAAIUDAAAAAA==&#10;" fillcolor="#f9e6c8" stroked="f"/>
                  <v:rect id="Rectangle 74" o:spid="_x0000_s1098" style="position:absolute;left:459;top:5318;width:2564;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IN3sYA&#10;AADcAAAADwAAAGRycy9kb3ducmV2LnhtbESPQWvCQBCF7wX/wzJCb7rRQrUxq6jQEqgHawt6HLLT&#10;JDQ7G7Ibjf++cyj0NsN789432WZwjbpSF2rPBmbTBBRx4W3NpYGvz9fJElSIyBYbz2TgTgE269FD&#10;hqn1N/6g6ymWSkI4pGigirFNtQ5FRQ7D1LfEon37zmGUtSu17fAm4a7R8yR51g5rloYKW9pXVPyc&#10;emfgEs5Nnx/05T0/7u6L/RMvlm9szON42K5ARRriv/nvOreC/yK08ox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IN3sYAAADcAAAADwAAAAAAAAAAAAAAAACYAgAAZHJz&#10;L2Rvd25yZXYueG1sUEsFBgAAAAAEAAQA9QAAAIsDAAAAAA==&#10;" fillcolor="#f9e5c7" stroked="f"/>
                  <v:rect id="Rectangle 75" o:spid="_x0000_s1099" style="position:absolute;left:459;top:5360;width:2564;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j1hMIA&#10;AADcAAAADwAAAGRycy9kb3ducmV2LnhtbERPzWoCMRC+C75DGKE3zdZC0dUobUHtpYhrH2C6GTeL&#10;m8m6iXF9+6ZQ8DYf3+8s171tRKTO144VPE8yEMSl0zVXCr6Pm/EMhA/IGhvHpOBOHtar4WCJuXY3&#10;PlAsQiVSCPscFZgQ2lxKXxqy6CeuJU7cyXUWQ4JdJXWHtxRuGznNsldpsebUYLClD0PlubhaBdtq&#10;/37BPu5MfCnkZno5ff24qNTTqH9bgAjUh4f43/2p0/z5H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CPWEwgAAANwAAAAPAAAAAAAAAAAAAAAAAJgCAABkcnMvZG93&#10;bnJldi54bWxQSwUGAAAAAAQABAD1AAAAhwMAAAAA&#10;" fillcolor="#f9e5c6" stroked="f"/>
                  <v:rect id="Rectangle 76" o:spid="_x0000_s1100" style="position:absolute;left:459;top:5370;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IwMQA&#10;AADcAAAADwAAAGRycy9kb3ducmV2LnhtbESPW2vCQBSE3wv+h+UIvtWNCm1J3QQRBXvxwUvfT7PH&#10;ZDF7NmZXk/77bqHg4zAz3zDzvLe1uFHrjWMFk3ECgrhw2nCp4HhYP76A8AFZY+2YFPyQhzwbPMwx&#10;1a7jHd32oRQRwj5FBVUITSqlLyqy6MeuIY7eybUWQ5RtKXWLXYTbWk6T5ElaNBwXKmxoWVFx3l+t&#10;gst34d+a58Px6+PdbD/NddavOlZqNOwXryAC9eEe/m9vtIJIhL8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oyMDEAAAA3AAAAA8AAAAAAAAAAAAAAAAAmAIAAGRycy9k&#10;b3ducmV2LnhtbFBLBQYAAAAABAAEAPUAAACJAwAAAAA=&#10;" fillcolor="#f8e5c5" stroked="f"/>
                  <v:rect id="Rectangle 77" o:spid="_x0000_s1101" style="position:absolute;left:459;top:5391;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DbcMA&#10;AADcAAAADwAAAGRycy9kb3ducmV2LnhtbESPQYvCMBSE78L+h/AWvGlaD1KqUXRB0aPuHnp8Nm/b&#10;us1LSbK2/nsjCB6HmfmGWa4H04obOd9YVpBOExDEpdUNVwp+vneTDIQPyBpby6TgTh7Wq4/REnNt&#10;ez7R7RwqESHsc1RQh9DlUvqyJoN+ajvi6P1aZzBE6SqpHfYRblo5S5K5NNhwXKixo6+ayr/zv1Fw&#10;3GXXS5PeC1tc9llxtSfX77dKjT+HzQJEoCG8w6/2QSuYJSk8z8Qj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MDbcMAAADcAAAADwAAAAAAAAAAAAAAAACYAgAAZHJzL2Rv&#10;d25yZXYueG1sUEsFBgAAAAAEAAQA9QAAAIgDAAAAAA==&#10;" fillcolor="#f8e4c5" stroked="f"/>
                  <v:rect id="Rectangle 78" o:spid="_x0000_s1102" style="position:absolute;left:459;top:5402;width:2564;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S5r8YA&#10;AADcAAAADwAAAGRycy9kb3ducmV2LnhtbESPW2vCQBSE3wX/w3IKfTObhlIkZiOiKH0oiJdWfDtk&#10;Ty6YPRuyq6b/vlsQfBxm5hsmmw+mFTfqXWNZwVsUgyAurG64UnA8rCdTEM4ja2wtk4JfcjDPx6MM&#10;U23vvKPb3lciQNilqKD2vkuldEVNBl1kO+LglbY36IPsK6l7vAe4aWUSxx/SYMNhocaOljUVl/3V&#10;KGiwPH1ft8fzjrfvX8vFT7I5rIxSry/DYgbC0+Cf4Uf7UytI4gT+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S5r8YAAADcAAAADwAAAAAAAAAAAAAAAACYAgAAZHJz&#10;L2Rvd25yZXYueG1sUEsFBgAAAAAEAAQA9QAAAIsDAAAAAA==&#10;" fillcolor="#f8e4c4" stroked="f"/>
                  <v:rect id="Rectangle 79" o:spid="_x0000_s1103" style="position:absolute;left:459;top:5443;width:2564;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zpMAA&#10;AADcAAAADwAAAGRycy9kb3ducmV2LnhtbESPQYvCMBSE7wv+h/AEb2tqFdFqFBEEPa568Phonk2x&#10;eSlNtNVfbxYEj8PMfMMs152txIMaXzpWMBomIIhzp0suFJxPu98ZCB+QNVaOScGTPKxXvZ8lZtq1&#10;/EePYyhEhLDPUIEJoc6k9Lkhi37oauLoXV1jMUTZFFI32Ea4rWSaJFNpseS4YLCmraH8drxbBe38&#10;+hrp8jZxqb2wPpgDTkOt1KDfbRYgAnXhG/6091pBmozh/0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yzpMAAAADcAAAADwAAAAAAAAAAAAAAAACYAgAAZHJzL2Rvd25y&#10;ZXYueG1sUEsFBgAAAAAEAAQA9QAAAIUDAAAAAA==&#10;" fillcolor="#f8e3c3" stroked="f"/>
                  <v:rect id="Rectangle 80" o:spid="_x0000_s1104" style="position:absolute;left:459;top:5454;width:2564;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GaMIA&#10;AADcAAAADwAAAGRycy9kb3ducmV2LnhtbESPwYrCQBBE7wv+w9CCt7WjiGh0FBEUPezCRj+gybRJ&#10;MNMTMmOMf+8sLOyxqHpV1Hrb21p13PrKiYbJOAHFkjtTSaHhejl8LkD5QGKodsIaXuxhuxl8rCk1&#10;7ik/3GWhULFEfEoayhCaFNHnJVvyY9ewRO/mWkshyrZA09Izltsap0kyR0uVxIWSGt6XnN+zh9Uw&#10;PWJWyTxbYH7+NsevZfe6eNR6NOx3K1CB+/Af/qNPJnLJDH7PxCOA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0ZowgAAANwAAAAPAAAAAAAAAAAAAAAAAJgCAABkcnMvZG93&#10;bnJldi54bWxQSwUGAAAAAAQABAD1AAAAhwMAAAAA&#10;" fillcolor="#f8e3c2" stroked="f"/>
                  <v:shape id="Freeform 81" o:spid="_x0000_s1105" style="position:absolute;left:459;top:4411;width:2553;height:1053;visibility:visible;mso-wrap-style:square;v-text-anchor:top" coordsize="3920,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fLkMQA&#10;AADcAAAADwAAAGRycy9kb3ducmV2LnhtbESPUWvCQBCE3wv9D8cKfasXrRGNniK1Bfsi1PoDltya&#10;BHN7Ibcm6b/vCUIfh5n5hllvB1erjtpQeTYwGSegiHNvKy4MnH8+XxeggiBbrD2TgV8KsN08P60x&#10;s77nb+pOUqgI4ZChgVKkybQOeUkOw9g3xNG7+NahRNkW2rbYR7ir9TRJ5tphxXGhxIbeS8qvp5sz&#10;sKxQ3vbzY3P5kHM/S9Nd5796Y15Gw24FSmiQ//CjfbAGpkkK9zPxCO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y5DEAAAA3AAAAA8AAAAAAAAAAAAAAAAAmAIAAGRycy9k&#10;b3ducmV2LnhtbFBLBQYAAAAABAAEAPUAAACJAwAAAAA=&#10;" path="m3880,v23,,40,18,40,40l3920,40r,1536l3920,1576v,23,-17,40,-40,40c3880,1616,3880,1616,3880,1616r,l40,1616r,c18,1616,,1599,,1576r,l,40c,18,18,,40,r,l3880,xe" filled="f" strokeweight=".5pt">
                    <v:stroke endcap="round"/>
                    <v:path arrowok="t" o:connecttype="custom" o:connectlocs="2527,0;2553,26;2553,26;2553,1027;2553,1027;2527,1053;2527,1053;2527,1053;26,1053;26,1053;0,1027;0,1027;0,26;26,0;26,0;2527,0" o:connectangles="0,0,0,0,0,0,0,0,0,0,0,0,0,0,0,0"/>
                  </v:shape>
                  <v:rect id="Rectangle 82" o:spid="_x0000_s1106" style="position:absolute;left:1553;top:4474;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14:paraId="29BE8BA7" w14:textId="39AAE368" w:rsidR="00AE476B" w:rsidRDefault="00AE476B">
                          <w:r>
                            <w:rPr>
                              <w:rFonts w:ascii="Arial" w:hAnsi="Arial" w:cs="Arial"/>
                              <w:color w:val="000000"/>
                              <w:sz w:val="10"/>
                              <w:szCs w:val="10"/>
                            </w:rPr>
                            <w:t>«Type»</w:t>
                          </w:r>
                        </w:p>
                      </w:txbxContent>
                    </v:textbox>
                  </v:rect>
                  <v:rect id="Rectangle 83" o:spid="_x0000_s1107" style="position:absolute;left:1105;top:4609;width:11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G5sIA&#10;AADcAAAADwAAAGRycy9kb3ducmV2LnhtbESP3WoCMRSE74W+QziF3mnSvVBZjSIFwUpvXH2Aw+bs&#10;DyYnS5K627dvCgUvh5n5htnuJ2fFg0LsPWt4XygQxLU3PbcabtfjfA0iJmSD1jNp+KEI+93LbIul&#10;8SNf6FGlVmQIxxI1dCkNpZSx7shhXPiBOHuNDw5TlqGVJuCY4c7KQqmldNhzXuhwoI+O6nv17TTI&#10;a3Uc15UNyp+L5st+ni4Nea3fXqfDBkSiKT3D/+2T0VCoF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10bmwgAAANwAAAAPAAAAAAAAAAAAAAAAAJgCAABkcnMvZG93&#10;bnJldi54bWxQSwUGAAAAAAQABAD1AAAAhwMAAAAA&#10;" filled="f" stroked="f">
                    <v:textbox style="mso-fit-shape-to-text:t" inset="0,0,0,0">
                      <w:txbxContent>
                        <w:p w14:paraId="6BE2E50B" w14:textId="79954064" w:rsidR="00AE476B" w:rsidRDefault="00AE476B">
                          <w:r>
                            <w:rPr>
                              <w:rFonts w:ascii="Arial" w:hAnsi="Arial" w:cs="Arial"/>
                              <w:b/>
                              <w:bCs/>
                              <w:color w:val="000000"/>
                              <w:sz w:val="10"/>
                              <w:szCs w:val="10"/>
                            </w:rPr>
                            <w:t>GeologicFeatureRelation</w:t>
                          </w:r>
                        </w:p>
                      </w:txbxContent>
                    </v:textbox>
                  </v:rect>
                  <v:line id="Line 84" o:spid="_x0000_s1108" style="position:absolute;visibility:visible;mso-wrap-style:square" from="459,4797" to="3012,4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u1sEAAADcAAAADwAAAGRycy9kb3ducmV2LnhtbERPy4rCMBTdC/MP4Q6403QqaKcaRQRl&#10;VoIPmO2luTbV5qY0mVr9+slCcHk478Wqt7XoqPWVYwVf4wQEceF0xaWC82k7ykD4gKyxdkwKHuRh&#10;tfwYLDDX7s4H6o6hFDGEfY4KTAhNLqUvDFn0Y9cQR+7iWoshwraUusV7DLe1TJNkKi1WHBsMNrQx&#10;VNyOf1bBpr8ett3uOXvu03NhJt/l7zRbKzX87NdzEIH68Ba/3D9aQZrEtfFMP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67WwQAAANwAAAAPAAAAAAAAAAAAAAAA&#10;AKECAABkcnMvZG93bnJldi54bWxQSwUGAAAAAAQABAD5AAAAjwMAAAAA&#10;" strokeweight=".5pt">
                    <v:stroke endcap="round"/>
                  </v:line>
                  <v:rect id="Rectangle 85" o:spid="_x0000_s1109" style="position:absolute;left:594;top:4880;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14:paraId="6DD42E84" w14:textId="25F8F437" w:rsidR="00AE476B" w:rsidRDefault="00AE476B">
                          <w:r>
                            <w:rPr>
                              <w:rFonts w:ascii="Arial" w:hAnsi="Arial" w:cs="Arial"/>
                              <w:color w:val="000000"/>
                              <w:sz w:val="10"/>
                              <w:szCs w:val="10"/>
                            </w:rPr>
                            <w:t>«voidable»</w:t>
                          </w:r>
                        </w:p>
                      </w:txbxContent>
                    </v:textbox>
                  </v:rect>
                  <v:rect id="Rectangle 86" o:spid="_x0000_s1110" style="position:absolute;left:511;top:5016;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T78A&#10;AADcAAAADwAAAGRycy9kb3ducmV2LnhtbERPy4rCMBTdC/5DuAPuNG0Xg1SjDAMFldlY5wMuze2D&#10;SW5KEm39e7MQZnk47/1xtkY8yIfBsYJ8k4EgbpweuFPwe6vWWxAhIms0jknBkwIcD8vFHkvtJr7S&#10;o46dSCEcSlTQxziWUoamJ4th40bixLXOW4wJ+k5qj1MKt0YWWfYpLQ6cGnoc6bun5q++WwXyVlfT&#10;tjY+c5ei/THn07Ulp9TqY/7agYg0x3/x233SCoo8zU9n0hGQh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50hPvwAAANwAAAAPAAAAAAAAAAAAAAAAAJgCAABkcnMvZG93bnJl&#10;di54bWxQSwUGAAAAAAQABAD1AAAAhAMAAAAA&#10;" filled="f" stroked="f">
                    <v:textbox style="mso-fit-shape-to-text:t" inset="0,0,0,0">
                      <w:txbxContent>
                        <w:p w14:paraId="5ABD9746" w14:textId="6FA13235" w:rsidR="00AE476B" w:rsidRDefault="00AE476B">
                          <w:r>
                            <w:rPr>
                              <w:rFonts w:ascii="Arial" w:hAnsi="Arial" w:cs="Arial"/>
                              <w:color w:val="3C3C3C"/>
                              <w:sz w:val="10"/>
                              <w:szCs w:val="10"/>
                            </w:rPr>
                            <w:t xml:space="preserve">+ </w:t>
                          </w:r>
                        </w:p>
                      </w:txbxContent>
                    </v:textbox>
                  </v:rect>
                  <v:rect id="Rectangle 87" o:spid="_x0000_s1111" style="position:absolute;left:688;top:5016;width:199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t1MEA&#10;AADcAAAADwAAAGRycy9kb3ducmV2LnhtbESP3YrCMBSE74V9h3AWvNO0vRDpGmVZEFS8se4DHJrT&#10;HzY5KUm09e2NIOzlMDPfMJvdZI24kw+9YwX5MgNBXDvdc6vg97pfrEGEiKzROCYFDwqw237MNlhq&#10;N/KF7lVsRYJwKFFBF+NQShnqjiyGpRuIk9c4bzEm6VupPY4Jbo0ssmwlLfacFjoc6Kej+q+6WQXy&#10;Wu3HdWV85k5FczbHw6Uhp9T8c/r+AhFpiv/hd/ugFRR5Dq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7dTBAAAA3AAAAA8AAAAAAAAAAAAAAAAAmAIAAGRycy9kb3du&#10;cmV2LnhtbFBLBQYAAAAABAAEAPUAAACGAwAAAAA=&#10;" filled="f" stroked="f">
                    <v:textbox style="mso-fit-shape-to-text:t" inset="0,0,0,0">
                      <w:txbxContent>
                        <w:p w14:paraId="161015EA" w14:textId="719767C5" w:rsidR="00AE476B" w:rsidRDefault="00AE476B">
                          <w:r>
                            <w:rPr>
                              <w:rFonts w:ascii="Arial" w:hAnsi="Arial" w:cs="Arial"/>
                              <w:color w:val="3C3C3C"/>
                              <w:sz w:val="10"/>
                              <w:szCs w:val="10"/>
                            </w:rPr>
                            <w:t>relationship: GeologicRelationshipTerm [0..1]</w:t>
                          </w:r>
                        </w:p>
                      </w:txbxContent>
                    </v:textbox>
                  </v:rect>
                  <v:rect id="Rectangle 88" o:spid="_x0000_s1112" style="position:absolute;left:511;top:5151;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14:paraId="5874F21E" w14:textId="4492E4FD" w:rsidR="00AE476B" w:rsidRDefault="00AE476B">
                          <w:r>
                            <w:rPr>
                              <w:rFonts w:ascii="Arial" w:hAnsi="Arial" w:cs="Arial"/>
                              <w:color w:val="3C3C3C"/>
                              <w:sz w:val="10"/>
                              <w:szCs w:val="10"/>
                            </w:rPr>
                            <w:t xml:space="preserve">+ </w:t>
                          </w:r>
                        </w:p>
                      </w:txbxContent>
                    </v:textbox>
                  </v:rect>
                  <v:rect id="Rectangle 89" o:spid="_x0000_s1113" style="position:absolute;left:688;top:5151;width:1618;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14:paraId="52679760" w14:textId="6383A156" w:rsidR="00AE476B" w:rsidRDefault="00AE476B">
                          <w:r>
                            <w:rPr>
                              <w:rFonts w:ascii="Arial" w:hAnsi="Arial" w:cs="Arial"/>
                              <w:color w:val="3C3C3C"/>
                              <w:sz w:val="10"/>
                              <w:szCs w:val="10"/>
                            </w:rPr>
                            <w:t>sourceRole: RelationRoleTerm [0..1]</w:t>
                          </w:r>
                        </w:p>
                      </w:txbxContent>
                    </v:textbox>
                  </v:rect>
                  <v:rect id="Rectangle 90" o:spid="_x0000_s1114" style="position:absolute;left:511;top:5287;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14:paraId="4BD13D9A" w14:textId="3CF57F8A" w:rsidR="00AE476B" w:rsidRDefault="00AE476B">
                          <w:r>
                            <w:rPr>
                              <w:rFonts w:ascii="Arial" w:hAnsi="Arial" w:cs="Arial"/>
                              <w:color w:val="3C3C3C"/>
                              <w:sz w:val="10"/>
                              <w:szCs w:val="10"/>
                            </w:rPr>
                            <w:t xml:space="preserve">+ </w:t>
                          </w:r>
                        </w:p>
                      </w:txbxContent>
                    </v:textbox>
                  </v:rect>
                  <v:rect id="Rectangle 91" o:spid="_x0000_s1115" style="position:absolute;left:688;top:5287;width:15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14:paraId="312AB730" w14:textId="52672B83" w:rsidR="00AE476B" w:rsidRDefault="00AE476B">
                          <w:r>
                            <w:rPr>
                              <w:rFonts w:ascii="Arial" w:hAnsi="Arial" w:cs="Arial"/>
                              <w:color w:val="3C3C3C"/>
                              <w:sz w:val="10"/>
                              <w:szCs w:val="10"/>
                            </w:rPr>
                            <w:t>targetRole: RelationRoleTerm [0..1]</w:t>
                          </w:r>
                        </w:p>
                      </w:txbxContent>
                    </v:textbox>
                  </v:rect>
                  <v:shape id="Freeform 92" o:spid="_x0000_s1116" style="position:absolute;left:3565;top:5913;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spksMA&#10;AADcAAAADwAAAGRycy9kb3ducmV2LnhtbESPQWsCMRSE74X+h/AKXkrNrodFthtFiqJ4Ult6fmye&#10;m6XJy3YTdf33RhA8DjPzDVPNB2fFmfrQelaQjzMQxLXXLTcKfr5XH1MQISJrtJ5JwZUCzGevLxWW&#10;2l94T+dDbESCcChRgYmxK6UMtSGHYew74uQdfe8wJtk3Uvd4SXBn5STLCumw5bRgsKMvQ/Xf4eQU&#10;0KJYH81yK1u722/+f22Rv+9QqdHbsPgEEWmIz/CjvdEKJnkB9zPpCM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spksMAAADcAAAADwAAAAAAAAAAAAAAAACYAgAAZHJzL2Rv&#10;d25yZXYueG1sUEsFBgAAAAAEAAQA9QAAAIgDAAAAAA==&#10;" path="m2280,v23,,40,18,40,40l2320,40r,736l2320,776v,23,-17,40,-40,40c2280,816,2280,816,2280,816r,l40,816r,c18,816,,799,,776r,l,40c,18,18,,40,r,l2280,xe" fillcolor="#cacdd6" strokeweight="0">
                    <v:path arrowok="t" o:connecttype="custom" o:connectlocs="1485,0;1511,26;1511,26;1511,506;1511,506;1485,532;1485,532;1485,532;26,532;26,532;0,506;0,506;0,26;26,0;26,0;1485,0" o:connectangles="0,0,0,0,0,0,0,0,0,0,0,0,0,0,0,0"/>
                  </v:shape>
                  <v:rect id="Rectangle 93" o:spid="_x0000_s1117" style="position:absolute;left:3533;top:588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OwsIA&#10;AADcAAAADwAAAGRycy9kb3ducmV2LnhtbESPzYrCQBCE78K+w9ALe9OOHvzJOoosrOhBwegDNJne&#10;JJjpCZkxxrffEQSPRdVXRS3Xva1Vx62vnGgYjxJQLLkzlRQaLuff4RyUDySGaies4cEe1quPwZJS&#10;4+5y4i4LhYol4lPSUIbQpIg+L9mSH7mGJXp/rrUUomwLNC3dY7mtcZIkU7RUSVwoqeGfkvNrdrMa&#10;JlvMKplmc8z3R7M9LLrH2aPWX5/95htU4D68wy96ZyI3nsHzTDwCu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E7CwgAAANwAAAAPAAAAAAAAAAAAAAAAAJgCAABkcnMvZG93&#10;bnJldi54bWxQSwUGAAAAAAQABAD1AAAAhwMAAAAA&#10;" fillcolor="#f8e3c2" stroked="f"/>
                  <v:rect id="Rectangle 94" o:spid="_x0000_s1118" style="position:absolute;left:3533;top:5892;width:1522;height: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4Kt8QA&#10;AADcAAAADwAAAGRycy9kb3ducmV2LnhtbERPTWvCQBC9F/oflin01mz0ICHNKioVSkWpaQo9Dtkx&#10;Cc3Optk1if/ePQg9Pt53tppMKwbqXWNZwSyKQRCXVjdcKSi+di8JCOeRNbaWScGVHKyWjw8ZptqO&#10;fKIh95UIIexSVFB736VSurImgy6yHXHgzrY36APsK6l7HEO4aeU8jhfSYMOhocaOtjWVv/nFKNB/&#10;H8Xme3H+3O3zbdINdPw5vB2Ven6a1q8gPE3+X3x3v2sF81lYG86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rfEAAAA3AAAAA8AAAAAAAAAAAAAAAAAmAIAAGRycy9k&#10;b3ducmV2LnhtbFBLBQYAAAAABAAEAPUAAACJAwAAAAA=&#10;" fillcolor="#fcf2e3" stroked="f"/>
                  <v:rect id="Rectangle 95" o:spid="_x0000_s1119" style="position:absolute;left:3533;top:5996;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9cIA&#10;AADcAAAADwAAAGRycy9kb3ducmV2LnhtbESP3YrCMBSE7xd8h3AE79a0IrJWo4j4dyWr9gEOzbEt&#10;NieliVp9eiMIXg4z8w0znbemEjdqXGlZQdyPQBBnVpecK0hP698/EM4ja6wsk4IHOZjPOj9TTLS9&#10;84FuR5+LAGGXoILC+zqR0mUFGXR9WxMH72wbgz7IJpe6wXuAm0oOomgkDZYcFgqsaVlQdjlejQKJ&#10;8f7w3J2rx/9wsY3TUbphs1Kq120XExCeWv8Nf9o7rWAQj+F9Jhw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6QL1wgAAANwAAAAPAAAAAAAAAAAAAAAAAJgCAABkcnMvZG93&#10;bnJldi54bWxQSwUGAAAAAAQABAD1AAAAhwMAAAAA&#10;" fillcolor="#fcf2e2" stroked="f"/>
                  <v:rect id="Rectangle 96" o:spid="_x0000_s1120" style="position:absolute;left:3533;top:600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z3wcMA&#10;AADcAAAADwAAAGRycy9kb3ducmV2LnhtbERPW2vCMBR+F/Yfwhn4pukqDOmayjYURPfgZYM9Hppj&#10;E9ac1CZq9++XB2GPH9+9XAyuFVfqg/Ws4GmagSCuvbbcKPg8riZzECEia2w9k4JfCrCoHkYlFtrf&#10;eE/XQ2xECuFQoAITY1dIGWpDDsPUd8SJO/neYUywb6Tu8ZbCXSvzLHuWDi2nBoMdvRuqfw4Xp2B1&#10;+j5+7Dazr+Xbvhns9mxNO7dKjR+H1xcQkYb4L76711pBnqf56Uw6Ar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z3wcMAAADcAAAADwAAAAAAAAAAAAAAAACYAgAAZHJzL2Rv&#10;d25yZXYueG1sUEsFBgAAAAAEAAQA9QAAAIgDAAAAAA==&#10;" fillcolor="#fcf1e2" stroked="f"/>
                  <v:rect id="Rectangle 97" o:spid="_x0000_s1121" style="position:absolute;left:3533;top:6017;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1o8UA&#10;AADcAAAADwAAAGRycy9kb3ducmV2LnhtbESPzWrDMBCE74W8g9hALiWRbWgIbpRQAoEegovTXnLb&#10;WlvZxFoZS/XP21eFQo/DzHzD7I+TbcVAvW8cK0g3CQjiyumGjYKP9/N6B8IHZI2tY1Iwk4fjYfGw&#10;x1y7kUsarsGICGGfo4I6hC6X0lc1WfQb1xFH78v1FkOUvZG6xzHCbSuzJNlKiw3HhRo7OtVU3a/f&#10;VgFu9e2JL6Yo3qZhvJkyefyc70qtltPLM4hAU/gP/7VftYIsS+H3TDwC8vA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WjxQAAANwAAAAPAAAAAAAAAAAAAAAAAJgCAABkcnMv&#10;ZG93bnJldi54bWxQSwUGAAAAAAQABAD1AAAAigMAAAAA&#10;" fillcolor="#fcf1e1" stroked="f"/>
                  <v:rect id="Rectangle 98" o:spid="_x0000_s1122" style="position:absolute;left:3533;top:6027;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2R38UA&#10;AADcAAAADwAAAGRycy9kb3ducmV2LnhtbESPzWrDMBCE74W+g9hCb40cH0Jwo4QSCPSHHuK0lNwW&#10;a2uZeFdGUhLn7aNCIcdhZr5hFquRe3WiEDsvBqaTAhRJ420nrYGv3eZpDiomFIu9FzJwoQir5f3d&#10;Aivrz7KlU51alSESKzTgUhoqrWPjiDFO/ECSvV8fGFOWodU24DnDuddlUcw0Yyd5weFAa0fNoT6y&#10;gePPLHys63H/efl+e+ftgfdOszGPD+PLM6hEY7qF/9uv1kBZlvB3Jh8Bv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ZHfxQAAANwAAAAPAAAAAAAAAAAAAAAAAJgCAABkcnMv&#10;ZG93bnJldi54bWxQSwUGAAAAAAQABAD1AAAAigMAAAAA&#10;" fillcolor="#fcf1e0" stroked="f"/>
                  <v:rect id="Rectangle 99" o:spid="_x0000_s1123" style="position:absolute;left:3533;top:603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GN8UA&#10;AADcAAAADwAAAGRycy9kb3ducmV2LnhtbESPQWvCQBSE7wX/w/IKvdVNU4ySuopoC4Knxl68vWZf&#10;k7TZt2F3TeK/d4WCx2FmvmGW69G0oifnG8sKXqYJCOLS6oYrBV/Hj+cFCB+QNbaWScGFPKxXk4cl&#10;5toO/El9ESoRIexzVFCH0OVS+rImg35qO+Lo/VhnMETpKqkdDhFuWpkmSSYNNhwXauxoW1P5V5yN&#10;gtMiGX6zOb8Xs4M77fqdc1n/rdTT47h5AxFoDPfwf3uvFaTpK9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kY3xQAAANwAAAAPAAAAAAAAAAAAAAAAAJgCAABkcnMv&#10;ZG93bnJldi54bWxQSwUGAAAAAAQABAD1AAAAigMAAAAA&#10;" fillcolor="#fcf0e0" stroked="f"/>
                  <v:rect id="Rectangle 100" o:spid="_x0000_s1124" style="position:absolute;left:3533;top:604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CMpsQA&#10;AADcAAAADwAAAGRycy9kb3ducmV2LnhtbESPQWvCQBSE74X+h+UVeim6abASUlexguBV48XbI/ua&#10;hGTfxt3VpP56VxB6HGbmG2axGk0nruR8Y1nB5zQBQVxa3XCl4FhsJxkIH5A1dpZJwR95WC1fXxaY&#10;azvwnq6HUIkIYZ+jgjqEPpfSlzUZ9FPbE0fv1zqDIUpXSe1wiHDTyTRJ5tJgw3Ghxp42NZXt4WIU&#10;nL5+uO2wcO1wTIss3C7Z7Pyh1PvbuP4GEWgM/+Fne6cVpOkMHmfi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gjKbEAAAA3AAAAA8AAAAAAAAAAAAAAAAAmAIAAGRycy9k&#10;b3ducmV2LnhtbFBLBQYAAAAABAAEAPUAAACJAwAAAAA=&#10;" fillcolor="#fbf0de" stroked="f"/>
                  <v:rect id="Rectangle 101" o:spid="_x0000_s1125" style="position:absolute;left:3533;top:6069;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JAsQA&#10;AADcAAAADwAAAGRycy9kb3ducmV2LnhtbESPQWvCQBSE70L/w/KE3nRjQJHUVbQo9FQ17aW3Z/aZ&#10;BLNvw+4a03/vCoLHYWa+YRar3jSiI+drywom4wQEcWF1zaWC35/daA7CB2SNjWVS8E8eVsu3wQIz&#10;bW98pC4PpYgQ9hkqqEJoMyl9UZFBP7YtcfTO1hkMUbpSaoe3CDeNTJNkJg3WHBcqbOmzouKSX42C&#10;+SFJ177L3f4it+ft6ftvU5ipUu/Dfv0BIlAfXuFn+0srSN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6CQLEAAAA3AAAAA8AAAAAAAAAAAAAAAAAmAIAAGRycy9k&#10;b3ducmV2LnhtbFBLBQYAAAAABAAEAPUAAACJAwAAAAA=&#10;" fillcolor="#fbefdd" stroked="f"/>
                  <v:rect id="Rectangle 102" o:spid="_x0000_s1126" style="position:absolute;left:3533;top:608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w4cIA&#10;AADcAAAADwAAAGRycy9kb3ducmV2LnhtbESPT4vCMBTE74LfIbyFvWm6BetuNYoIguzJf3t/2zyb&#10;avNSmqj12xtB8DjMzG+Y6byztbhS6yvHCr6GCQjiwumKSwWH/WrwDcIHZI21Y1JwJw/zWb83xVy7&#10;G2/puguliBD2OSowITS5lL4wZNEPXUMcvaNrLYYo21LqFm8RbmuZJkkmLVYcFww2tDRUnHcXq0CO&#10;TqXxocg25+Ml5Z/x79/+H5X6/OgWExCBuvAOv9prrSBNM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ufDhwgAAANwAAAAPAAAAAAAAAAAAAAAAAJgCAABkcnMvZG93&#10;bnJldi54bWxQSwUGAAAAAAQABAD1AAAAhwMAAAAA&#10;" fillcolor="#fbefdc" stroked="f"/>
                  <v:rect id="Rectangle 103" o:spid="_x0000_s1127" style="position:absolute;left:3533;top:6090;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2tsUA&#10;AADcAAAADwAAAGRycy9kb3ducmV2LnhtbESPQWvCQBSE7wX/w/KE3uqmAaumWUUsgpceGg3S2yP7&#10;moRk34bdbUz/fbdQ8DjMzDdMvptML0ZyvrWs4HmRgCCurG65VnA5H5/WIHxA1thbJgU/5GG3nT3k&#10;mGl74w8ai1CLCGGfoYImhCGT0lcNGfQLOxBH78s6gyFKV0vt8BbhppdpkrxIgy3HhQYHOjRUdcW3&#10;UVAUaRlcv+wQr+Np/Czfr+XbRqnH+bR/BRFoCvfwf/ukFaTpCv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P7a2xQAAANwAAAAPAAAAAAAAAAAAAAAAAJgCAABkcnMv&#10;ZG93bnJldi54bWxQSwUGAAAAAAQABAD1AAAAigMAAAAA&#10;" fillcolor="#fbeedb" stroked="f"/>
                  <v:rect id="Rectangle 104" o:spid="_x0000_s1128" style="position:absolute;left:3533;top:6100;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32/L8A&#10;AADcAAAADwAAAGRycy9kb3ducmV2LnhtbERPy4rCMBTdD/gP4QruxtSiItUo4gNcCdrZzO7SXJti&#10;c1ObqPXvzUJweTjvxaqztXhQ6yvHCkbDBARx4XTFpYK/fP87A+EDssbaMSl4kYfVsvezwEy7J5/o&#10;cQ6liCHsM1RgQmgyKX1hyKIfuoY4chfXWgwRtqXULT5juK1lmiRTabHi2GCwoY2h4nq+WwWHQhoa&#10;//vZNr3saz7ubtUknyo16HfrOYhAXfiKP+6DVpCmcW08E4+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zfb8vwAAANwAAAAPAAAAAAAAAAAAAAAAAJgCAABkcnMvZG93bnJl&#10;di54bWxQSwUGAAAAAAQABAD1AAAAhAMAAAAA&#10;" fillcolor="#fbeeda" stroked="f"/>
                  <v:rect id="Rectangle 105" o:spid="_x0000_s1129" style="position:absolute;left:3533;top:612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nnR8UA&#10;AADcAAAADwAAAGRycy9kb3ducmV2LnhtbESPQWvCQBSE7wX/w/IEb3VjCkFTVymlhR5y0QheH9nX&#10;JDX7Nma3ScyvdwsFj8PMfMNs96NpRE+dqy0rWC0jEMSF1TWXCk755/MahPPIGhvLpOBGDva72dMW&#10;U20HPlB/9KUIEHYpKqi8b1MpXVGRQbe0LXHwvm1n0AfZlVJ3OAS4aWQcRYk0WHNYqLCl94qKy/HX&#10;KGjIZ1F+KYtr/jNlsk5epu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edHxQAAANwAAAAPAAAAAAAAAAAAAAAAAJgCAABkcnMv&#10;ZG93bnJldi54bWxQSwUGAAAAAAQABAD1AAAAigMAAAAA&#10;" fillcolor="#fbedd9" stroked="f"/>
                  <v:rect id="Rectangle 106" o:spid="_x0000_s1130" style="position:absolute;left:3533;top:613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MEcEA&#10;AADcAAAADwAAAGRycy9kb3ducmV2LnhtbERPXWvCMBR9H/gfwhX2tqZzIlttFC0MShFhdb5fmrum&#10;2NyUJmr3783DYI+H851vJ9uLG42+c6zgNUlBEDdOd9wq+D59vryD8AFZY++YFPySh+1m9pRjpt2d&#10;v+hWh1bEEPYZKjAhDJmUvjFk0SduII7cjxsthgjHVuoR7zHc9nKRpitpsePYYHCgwlBzqa9WQXE4&#10;LuvSnD8KvpyqwId9Releqef5tFuDCDSFf/Gfu9QKFm9xfjwTj4D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fjBHBAAAA3AAAAA8AAAAAAAAAAAAAAAAAmAIAAGRycy9kb3du&#10;cmV2LnhtbFBLBQYAAAAABAAEAPUAAACGAwAAAAA=&#10;" fillcolor="#fbedd8" stroked="f"/>
                  <v:rect id="Rectangle 107" o:spid="_x0000_s1131" style="position:absolute;left:3533;top:614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6uMMA&#10;AADcAAAADwAAAGRycy9kb3ducmV2LnhtbESPQWsCMRSE74L/IbxCL+JmtVBka5Qilkov0tWDx8fm&#10;uVm6eVmSuG7/vREEj8PMfMMs14NtRU8+NI4VzLIcBHHldMO1guPha7oAESKyxtYxKfinAOvVeLTE&#10;Qrsr/1JfxlokCIcCFZgYu0LKUBmyGDLXESfv7LzFmKSvpfZ4TXDbynmev0uLDacFgx1tDFV/5cUq&#10;sNx966achL35CZtTT1vfn7dKvb4Mnx8gIg3xGX60d1rB/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06uMMAAADcAAAADwAAAAAAAAAAAAAAAACYAgAAZHJzL2Rv&#10;d25yZXYueG1sUEsFBgAAAAAEAAQA9QAAAIgDAAAAAA==&#10;" fillcolor="#fbedd7" stroked="f"/>
                  <v:rect id="Rectangle 108" o:spid="_x0000_s1132" style="position:absolute;left:3533;top:6153;width:1522;height: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QMZcUA&#10;AADcAAAADwAAAGRycy9kb3ducmV2LnhtbESPT4vCMBTE74LfITxhb5pa/yDVKCIUPCyi1YU9Pppn&#10;W9q8lCZq99tvhIU9DjPzG2az600jntS5yrKC6SQCQZxbXXGh4HZNxysQziNrbCyTgh9ysNsOBxtM&#10;tH3xhZ6ZL0SAsEtQQel9m0jp8pIMuoltiYN3t51BH2RXSN3hK8BNI+MoWkqDFYeFEls6lJTX2cMo&#10;+JT1bZmmq7r6kotHO+u/T+frXKmPUb9fg/DU+//wX/uoFcSzGN5nw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AxlxQAAANwAAAAPAAAAAAAAAAAAAAAAAJgCAABkcnMv&#10;ZG93bnJldi54bWxQSwUGAAAAAAQABAD1AAAAigMAAAAA&#10;" fillcolor="#faecd6" stroked="f"/>
                  <v:rect id="Rectangle 109" o:spid="_x0000_s1133" style="position:absolute;left:3533;top:617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qjQcYA&#10;AADcAAAADwAAAGRycy9kb3ducmV2LnhtbESPS4vCQBCE78L+h6EXvIhOjCBr1lFkIbAHH+j6uDaZ&#10;3iSY6QmZUeO/dwTBY1FVX1HTeWsqcaXGlZYVDAcRCOLM6pJzBfu/tP8FwnlkjZVlUnAnB/PZR2eK&#10;ibY33tJ153MRIOwSVFB4XydSuqwgg25ga+Lg/dvGoA+yyaVu8BbgppJxFI2lwZLDQoE1/RSUnXcX&#10;o8As9aadpIvzeLmuo9NheEx7q1ip7me7+AbhqfXv8Kv9qxXEoxE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qjQcYAAADcAAAADwAAAAAAAAAAAAAAAACYAgAAZHJz&#10;L2Rvd25yZXYueG1sUEsFBgAAAAAEAAQA9QAAAIsDAAAAAA==&#10;" fillcolor="#faecd5" stroked="f"/>
                  <v:rect id="Rectangle 110" o:spid="_x0000_s1134" style="position:absolute;left:3533;top:6184;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0ysUA&#10;AADcAAAADwAAAGRycy9kb3ducmV2LnhtbESPT2vCQBTE74LfYXlCb7qJLVKiq1RtoT0mttTjI/tM&#10;QrNvQ3bzp/30XUHwOMzMb5jNbjS16Kl1lWUF8SICQZxbXXGh4PP0Nn8G4TyyxtoyKfglB7vtdLLB&#10;RNuBU+ozX4gAYZeggtL7JpHS5SUZdAvbEAfvYluDPsi2kLrFIcBNLZdRtJIGKw4LJTZ0KCn/yTqj&#10;IHXfbP7i1X5/ievmoz+fXruvo1IPs/FlDcLT6O/hW/tdK1g+PsH1TD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DTKxQAAANwAAAAPAAAAAAAAAAAAAAAAAJgCAABkcnMv&#10;ZG93bnJldi54bWxQSwUGAAAAAAQABAD1AAAAigMAAAAA&#10;" fillcolor="#faebd4" stroked="f"/>
                  <v:rect id="Rectangle 111" o:spid="_x0000_s1135" style="position:absolute;left:3533;top:6194;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EhqcMA&#10;AADcAAAADwAAAGRycy9kb3ducmV2LnhtbESP0YrCMBRE3xf8h3AF39bUyqpUo0hBlH3S6gdcmmtb&#10;bG5qE2316zcLC/s4zMwZZrXpTS2e1LrKsoLJOAJBnFtdcaHgct59LkA4j6yxtkwKXuRgsx58rDDR&#10;tuMTPTNfiABhl6CC0vsmkdLlJRl0Y9sQB+9qW4M+yLaQusUuwE0t4yiaSYMVh4USG0pLym/ZwyhI&#10;5V6/7/IV5+l8mx675nt+LO5KjYb9dgnCU+//w3/tg1YQT7/g90w4An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EhqcMAAADcAAAADwAAAAAAAAAAAAAAAACYAgAAZHJzL2Rv&#10;d25yZXYueG1sUEsFBgAAAAAEAAQA9QAAAIgDAAAAAA==&#10;" fillcolor="#faebd3" stroked="f"/>
                  <v:rect id="Rectangle 112" o:spid="_x0000_s1136" style="position:absolute;left:3533;top:6215;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drcUA&#10;AADcAAAADwAAAGRycy9kb3ducmV2LnhtbESPT2vCQBTE7wW/w/KE3urGVGKIriJKS2+2/sPjI/vM&#10;BrNvQ3ar6bfvCoUeh5n5DTNf9rYRN+p87VjBeJSAIC6drrlScNi/veQgfEDW2DgmBT/kYbkYPM2x&#10;0O7OX3TbhUpECPsCFZgQ2kJKXxqy6EeuJY7exXUWQ5RdJXWH9wi3jUyTJJMWa44LBltaGyqvu2+r&#10;4Ly5nvIJS5N/HqfZdjJ931ifKvU87FczEIH68B/+a39oBelrBo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52txQAAANwAAAAPAAAAAAAAAAAAAAAAAJgCAABkcnMv&#10;ZG93bnJldi54bWxQSwUGAAAAAAQABAD1AAAAigMAAAAA&#10;" fillcolor="#faead2" stroked="f"/>
                  <v:rect id="Rectangle 113" o:spid="_x0000_s1137" style="position:absolute;left:3533;top:6225;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PMMMA&#10;AADcAAAADwAAAGRycy9kb3ducmV2LnhtbESPT4vCMBTE7wt+h/AWvK2pFV3pNoooghcR3b14ezSv&#10;f9jmpTRR47c3guBxmJnfMPkymFZcqXeNZQXjUQKCuLC64UrB3+/2aw7CeWSNrWVScCcHy8XgI8dM&#10;2xsf6XrylYgQdhkqqL3vMildUZNBN7IdcfRK2xv0UfaV1D3eIty0Mk2SmTTYcFyosaN1TcX/6WIU&#10;uMO40Lqbpz6Ec3k+bPebqdkrNfwMqx8QnoJ/h1/tnVaQTr7heS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sPMMMAAADcAAAADwAAAAAAAAAAAAAAAACYAgAAZHJzL2Rv&#10;d25yZXYueG1sUEsFBgAAAAAEAAQA9QAAAIgDAAAAAA==&#10;" fillcolor="#faead1" stroked="f"/>
                  <v:rect id="Rectangle 114" o:spid="_x0000_s1138" style="position:absolute;left:3533;top:6236;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6Utr0A&#10;AADcAAAADwAAAGRycy9kb3ducmV2LnhtbERPSwrCMBDdC94hjOBOUy1KqUYpiuBGxM8BhmZsi82k&#10;NFGrpzcLweXj/ZfrztTiSa2rLCuYjCMQxLnVFRcKrpfdKAHhPLLG2jIpeJOD9arfW2Kq7YtP9Dz7&#10;QoQQdikqKL1vUildXpJBN7YNceButjXoA2wLqVt8hXBTy2kUzaXBikNDiQ1tSsrv54dRUGxnNo/j&#10;zeGdZYfPtTkmptaJUsNBly1AeOr8X/xz77WCaRz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56Utr0AAADcAAAADwAAAAAAAAAAAAAAAACYAgAAZHJzL2Rvd25yZXYu&#10;eG1sUEsFBgAAAAAEAAQA9QAAAIIDAAAAAA==&#10;" fillcolor="#fae9d0" stroked="f"/>
                  <v:rect id="Rectangle 115" o:spid="_x0000_s1139" style="position:absolute;left:3533;top:6246;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cRMUA&#10;AADcAAAADwAAAGRycy9kb3ducmV2LnhtbESPQWvCQBSE74X+h+UVvOnGiG1NXUUU0UOxNApeH9nX&#10;JJp9G7JrEv99tyD0OMzMN8x82ZtKtNS40rKC8SgCQZxZXXKu4HTcDt9BOI+ssbJMCu7kYLl4fppj&#10;om3H39SmPhcBwi5BBYX3dSKlywoy6Ea2Jg7ej20M+iCbXOoGuwA3lYyj6FUaLDksFFjTuqDsmt6M&#10;gs2u3Eyn3U6+Xdzh06Rxe96aL6UGL/3qA4Sn3v+HH+29VhBPZ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9xExQAAANwAAAAPAAAAAAAAAAAAAAAAAJgCAABkcnMv&#10;ZG93bnJldi54bWxQSwUGAAAAAAQABAD1AAAAigMAAAAA&#10;" fillcolor="#fae9cf" stroked="f"/>
                  <v:rect id="Rectangle 116" o:spid="_x0000_s1140" style="position:absolute;left:3533;top:6267;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WC8IA&#10;AADcAAAADwAAAGRycy9kb3ducmV2LnhtbERPz2vCMBS+D/wfwhN2GZpWxpBqFBVGhe1iFcHbo3m2&#10;xealJNHW/94cBjt+fL+X68G04kHON5YVpNMEBHFpdcOVgtPxezIH4QOyxtYyKXiSh/Vq9LbETNue&#10;D/QoQiViCPsMFdQhdJmUvqzJoJ/ajjhyV+sMhghdJbXDPoabVs6S5EsabDg21NjRrqbyVtyNgvyS&#10;9ueiu2/zj2ebH35Tl2zwR6n38bBZgAg0hH/xn3uvFcw+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lYLwgAAANwAAAAPAAAAAAAAAAAAAAAAAJgCAABkcnMvZG93&#10;bnJldi54bWxQSwUGAAAAAAQABAD1AAAAhwMAAAAA&#10;" fillcolor="#f9e8cd" stroked="f"/>
                  <v:rect id="Rectangle 117" o:spid="_x0000_s1141" style="position:absolute;left:3533;top:6288;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PKIsQA&#10;AADcAAAADwAAAGRycy9kb3ducmV2LnhtbESPT2vCQBTE70K/w/IK3nRjSIpEV1GpUPCU2D/XR/aZ&#10;BLNvQ3abpN/eLRR6HGbmN8x2P5lWDNS7xrKC1TICQVxa3XCl4P16XqxBOI+ssbVMCn7IwX73NNti&#10;pu3IOQ2Fr0SAsMtQQe19l0npypoMuqXtiIN3s71BH2RfSd3jGOCmlXEUvUiDDYeFGjs61VTei2+j&#10;4GKKo0/T1/HzGudfnHR6TR9aqfnzdNiA8DT5//Bf+00riJMV/J4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zyiLEAAAA3AAAAA8AAAAAAAAAAAAAAAAAmAIAAGRycy9k&#10;b3ducmV2LnhtbFBLBQYAAAAABAAEAPUAAACJAwAAAAA=&#10;" fillcolor="#f9e8cc" stroked="f"/>
                  <v:rect id="Rectangle 118" o:spid="_x0000_s1142" style="position:absolute;left:3533;top:6298;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FL/8YA&#10;AADcAAAADwAAAGRycy9kb3ducmV2LnhtbESPQWvCQBSE7wX/w/KE3urGUERSN0EKlhxKqTYg3l6z&#10;r5tg9m2aXTX++64g9DjMzDfMqhhtJ840+NaxgvksAUFcO92yUVB9bZ6WIHxA1tg5JgVX8lDkk4cV&#10;ZtpdeEvnXTAiQthnqKAJoc+k9HVDFv3M9cTR+3GDxRDlYKQe8BLhtpNpkiykxZbjQoM9vTZUH3cn&#10;q+DbVR8nU1795++bCcf3Q7lfrEulHqfj+gVEoDH8h+/tUitIn1O4nY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FL/8YAAADcAAAADwAAAAAAAAAAAAAAAACYAgAAZHJz&#10;L2Rvd25yZXYueG1sUEsFBgAAAAAEAAQA9QAAAIsDAAAAAA==&#10;" fillcolor="#f9e7cb" stroked="f"/>
                  <v:rect id="Rectangle 119" o:spid="_x0000_s1143" style="position:absolute;left:3533;top:6319;width:1522;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7NU8EA&#10;AADcAAAADwAAAGRycy9kb3ducmV2LnhtbESPT4vCMBTE74LfITzBm6ary+J2jSKC4tU/hx4fzbMN&#10;27yUJNbqpzfCwh6HmfkNs1z3thEd+WAcK/iYZiCIS6cNVwou591kASJEZI2NY1LwoADr1XCwxFy7&#10;Ox+pO8VKJAiHHBXUMba5lKGsyWKYupY4eVfnLcYkfSW1x3uC20bOsuxLWjScFmpsaVtT+Xu6WQXm&#10;2XpHaL7l1Qe/7w6Oz0Wh1HjUb35AROrjf/ivfdAKZp9zeJ9JR0C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ezVPBAAAA3AAAAA8AAAAAAAAAAAAAAAAAmAIAAGRycy9kb3du&#10;cmV2LnhtbFBLBQYAAAAABAAEAPUAAACGAwAAAAA=&#10;" fillcolor="#f9e6c9" stroked="f"/>
                  <v:rect id="Rectangle 120" o:spid="_x0000_s1144" style="position:absolute;left:3533;top:6340;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Cz8UA&#10;AADcAAAADwAAAGRycy9kb3ducmV2LnhtbESPT2vCQBTE74LfYXlCb3XTENM2dRWRFoRS0NhLb4/s&#10;axLMvg3ZzZ9++64geBxm5jfMejuZRgzUudqygqdlBIK4sLrmUsH3+ePxBYTzyBoby6TgjxxsN/PZ&#10;GjNtRz7RkPtSBAi7DBVU3reZlK6oyKBb2pY4eL+2M+iD7EqpOxwD3DQyjqJUGqw5LFTY0r6i4pL3&#10;RsEl/ZTxD/vVZPrj83mI8vev11qph8W0ewPhafL38K190AriJIHrmXA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LPxQAAANwAAAAPAAAAAAAAAAAAAAAAAJgCAABkcnMv&#10;ZG93bnJldi54bWxQSwUGAAAAAAQABAD1AAAAigMAAAAA&#10;" fillcolor="#f9e6c8" stroked="f"/>
                  <v:rect id="Rectangle 121" o:spid="_x0000_s1145" style="position:absolute;left:3533;top:635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e8YA&#10;AADcAAAADwAAAGRycy9kb3ducmV2LnhtbESPQWvCQBSE7wX/w/IEb3WjbY2kboIVLAF7qGmhHh/Z&#10;ZxLMvg3ZVeO/dwuFHoeZ+YZZZYNpxYV611hWMJtGIIhLqxuuFHx/bR+XIJxH1thaJgU3cpClo4cV&#10;JtpeeU+XwlciQNglqKD2vkukdGVNBt3UdsTBO9reoA+yr6Tu8RrgppXzKFpIgw2HhRo72tRUnoqz&#10;UXBwP+05/5CHXf75dos3Txwv31mpyXhYv4LwNPj/8F871wrmzy/weyYcAZn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e8YAAADcAAAADwAAAAAAAAAAAAAAAACYAgAAZHJz&#10;L2Rvd25yZXYueG1sUEsFBgAAAAAEAAQA9QAAAIsDAAAAAA==&#10;" fillcolor="#f9e5c7" stroked="f"/>
                  <v:rect id="Rectangle 122" o:spid="_x0000_s1146" style="position:absolute;left:3533;top:6361;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IszcQA&#10;AADcAAAADwAAAGRycy9kb3ducmV2LnhtbESPUWvCMBSF3wf+h3AF32ZqHSKdUVRw24sM637AXXNt&#10;ypqb2mSx+/dmMNjj4ZzzHc5qM9hWROp941jBbJqBIK6cbrhW8HE+PC5B+ICssXVMCn7Iw2Y9elhh&#10;od2NTxTLUIsEYV+gAhNCV0jpK0MW/dR1xMm7uN5iSLKvpe7xluC2lXmWLaTFhtOCwY72hqqv8tsq&#10;eKnfd1cc4quJ81Ie8uvl+OmiUpPxsH0GEWgI/+G/9ptWkD8t4PdMOg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SLM3EAAAA3AAAAA8AAAAAAAAAAAAAAAAAmAIAAGRycy9k&#10;b3ducmV2LnhtbFBLBQYAAAAABAAEAPUAAACJAwAAAAA=&#10;" fillcolor="#f9e5c6" stroked="f"/>
                  <v:rect id="Rectangle 123" o:spid="_x0000_s1147" style="position:absolute;left:3533;top:6371;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pdMUA&#10;AADcAAAADwAAAGRycy9kb3ducmV2LnhtbESPT2sCMRTE74LfITzBm2bVUsvWKFJa0FYP/un9dfPc&#10;DW5etpvort/eFAoeh5n5DTNbtLYUV6q9caxgNExAEGdOG84VHA8fgxcQPiBrLB2Tght5WMy7nRmm&#10;2jW8o+s+5CJC2KeooAihSqX0WUEW/dBVxNE7udpiiLLOpa6xiXBbynGSPEuLhuNCgRW9FZSd9xer&#10;4Pcn8+tqejh+f32a7cZcJu17w0r1e+3yFUSgNjzC/+2VVjB+msLfmX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l0xQAAANwAAAAPAAAAAAAAAAAAAAAAAJgCAABkcnMv&#10;ZG93bnJldi54bWxQSwUGAAAAAAQABAD1AAAAigMAAAAA&#10;" fillcolor="#f8e5c5" stroked="f"/>
                  <v:rect id="Rectangle 124" o:spid="_x0000_s1148" style="position:absolute;left:3533;top:6382;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TMMAA&#10;AADcAAAADwAAAGRycy9kb3ducmV2LnhtbERPTYvCMBC9C/6HMII3TRVZSjWKCop71PXQ49iMbbWZ&#10;lCTa+u83h4U9Pt73atObRrzJ+dqygtk0AUFcWF1zqeD6c5ikIHxA1thYJgUf8rBZDwcrzLTt+Ezv&#10;SyhFDGGfoYIqhDaT0hcVGfRT2xJH7m6dwRChK6V22MVw08h5knxJgzXHhgpb2ldUPC8vo+D7kD5u&#10;9eyT2/x2TPOHPbvuuFNqPOq3SxCB+vAv/nOftIL5Iq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TMMAAAADcAAAADwAAAAAAAAAAAAAAAACYAgAAZHJzL2Rvd25y&#10;ZXYueG1sUEsFBgAAAAAEAAQA9QAAAIUDAAAAAA==&#10;" fillcolor="#f8e4c5" stroked="f"/>
                  <v:rect id="Rectangle 125" o:spid="_x0000_s1149" style="position:absolute;left:3533;top:6392;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SHsQA&#10;AADcAAAADwAAAGRycy9kb3ducmV2LnhtbESPT4vCMBTE78J+h/AWvGm6RWStRhFF8SCI//H2aJ5t&#10;2ealNFHrtzfCgsdhZn7DjCaNKcWdaldYVvDTjUAQp1YXnCk47BedXxDOI2ssLZOCJzmYjL9aI0y0&#10;ffCW7jufiQBhl6CC3PsqkdKlORl0XVsRB+9qa4M+yDqTusZHgJtSxlHUlwYLDgs5VjTLKf3b3YyC&#10;Aq/n421zuGx501vPpqd4uZ8bpdrfzXQIwlPjP+H/9koriHsDeJ8JR0C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6kh7EAAAA3AAAAA8AAAAAAAAAAAAAAAAAmAIAAGRycy9k&#10;b3ducmV2LnhtbFBLBQYAAAAABAAEAPUAAACJAwAAAAA=&#10;" fillcolor="#f8e4c4" stroked="f"/>
                  <v:rect id="Rectangle 126" o:spid="_x0000_s1150" style="position:absolute;left:3533;top:6403;width:1522;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0Czr8A&#10;AADcAAAADwAAAGRycy9kb3ducmV2LnhtbERPTYvCMBC9L/gfwgjetqlFRaupiLCgR3UPexyasSlt&#10;JqWJtuuv3xwWPD7e924/2lY8qfe1YwXzJAVBXDpdc6Xg+/b1uQbhA7LG1jEp+CUP+2LyscNcu4Ev&#10;9LyGSsQQ9jkqMCF0uZS+NGTRJ64jjtzd9RZDhH0ldY9DDLetzNJ0JS3WHBsMdnQ0VDbXh1UwbO6v&#10;ua6bhcvsD+uzOeMqdErNpuNhCyLQGN7if/dJK8iWcX48E4+AL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bQLOvwAAANwAAAAPAAAAAAAAAAAAAAAAAJgCAABkcnMvZG93bnJl&#10;di54bWxQSwUGAAAAAAQABAD1AAAAhAMAAAAA&#10;" fillcolor="#f8e3c3" stroked="f"/>
                  <v:rect id="Rectangle 127" o:spid="_x0000_s1151" style="position:absolute;left:3533;top:6413;width:1522;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K7cMA&#10;AADcAAAADwAAAGRycy9kb3ducmV2LnhtbESPzWrDMBCE74W8g9hAbs06gRjXiRJKIKE9tFCnD7BY&#10;G9vUWhlL9c/bV4VCj8PMN8McTpNt1cC9b5xo2KwTUCylM41UGj5vl8cMlA8khlonrGFmD6fj4uFA&#10;uXGjfPBQhErFEvE5aahD6HJEX9Zsya9dxxK9u+sthSj7Ck1PYyy3LW6TJEVLjcSFmjo+11x+Fd9W&#10;w/aKRSNpkWH5+m6ub0/DfPOo9Wo5Pe9BBZ7Cf/iPfjGR223g90w8Anj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K7cMAAADcAAAADwAAAAAAAAAAAAAAAACYAgAAZHJzL2Rv&#10;d25yZXYueG1sUEsFBgAAAAAEAAQA9QAAAIgDAAAAAA==&#10;" fillcolor="#f8e3c2" stroked="f"/>
                  <v:shape id="Freeform 128" o:spid="_x0000_s1152" style="position:absolute;left:3533;top:588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WS+sIA&#10;AADcAAAADwAAAGRycy9kb3ducmV2LnhtbESPT4vCMBTE74LfITxhb5raxT9UoywL3RVv1mXPj+bZ&#10;FJuX0kSt394IgsdhZn7DrLe9bcSVOl87VjCdJCCIS6drrhT8HfPxEoQPyBobx6TgTh62m+FgjZl2&#10;Nz7QtQiViBD2GSowIbSZlL40ZNFPXEscvZPrLIYou0rqDm8RbhuZJslcWqw5Lhhs6dtQeS4uVsHn&#10;xeyLO1a/C8wpuPMs/zn9T5X6GPVfKxCB+vAOv9o7rSCdpfA8E4+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ZL6wgAAANwAAAAPAAAAAAAAAAAAAAAAAJgCAABkcnMvZG93&#10;bnJldi54bWxQSwUGAAAAAAQABAD1AAAAhwM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29" o:spid="_x0000_s1153" style="position:absolute;left:4013;top:5944;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9v+MIA&#10;AADcAAAADwAAAGRycy9kb3ducmV2LnhtbESP3WoCMRSE7wXfIRzBO8260i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2/4wgAAANwAAAAPAAAAAAAAAAAAAAAAAJgCAABkcnMvZG93&#10;bnJldi54bWxQSwUGAAAAAAQABAD1AAAAhwMAAAAA&#10;" filled="f" stroked="f">
                    <v:textbox style="mso-fit-shape-to-text:t" inset="0,0,0,0">
                      <w:txbxContent>
                        <w:p w14:paraId="5AFD3421" w14:textId="35AE254C" w:rsidR="00AE476B" w:rsidRDefault="00AE476B">
                          <w:r>
                            <w:rPr>
                              <w:rFonts w:ascii="Arial" w:hAnsi="Arial" w:cs="Arial"/>
                              <w:color w:val="000000"/>
                              <w:sz w:val="10"/>
                              <w:szCs w:val="10"/>
                            </w:rPr>
                            <w:t>«CodeList»</w:t>
                          </w:r>
                        </w:p>
                      </w:txbxContent>
                    </v:textbox>
                  </v:rect>
                  <v:rect id="Rectangle 130" o:spid="_x0000_s1154" style="position:absolute;left:3617;top:6080;width:1273;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b3jMIA&#10;AADcAAAADwAAAGRycy9kb3ducmV2LnhtbESP3WoCMRSE7wXfIRzBO8262CKrUUQQbOmNqw9w2Jz9&#10;weRkSaK7ffumUOjlMDPfMLvDaI14kQ+dYwWrZQaCuHK640bB/XZebECEiKzROCYF3xTgsJ9Odlho&#10;N/CVXmVsRIJwKFBBG2NfSBmqliyGpeuJk1c7bzEm6RupPQ4Jbo3Ms+xdWuw4LbTY06ml6lE+rQJ5&#10;K8/DpjQ+c595/WU+LteanFLz2Xjcgog0xv/wX/uiFeRv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tveMwgAAANwAAAAPAAAAAAAAAAAAAAAAAJgCAABkcnMvZG93&#10;bnJldi54bWxQSwUGAAAAAAQABAD1AAAAhwMAAAAA&#10;" filled="f" stroked="f">
                    <v:textbox style="mso-fit-shape-to-text:t" inset="0,0,0,0">
                      <w:txbxContent>
                        <w:p w14:paraId="74D9B411" w14:textId="52DEDAEC" w:rsidR="00AE476B" w:rsidRDefault="00AE476B">
                          <w:r>
                            <w:rPr>
                              <w:rFonts w:ascii="Arial" w:hAnsi="Arial" w:cs="Arial"/>
                              <w:b/>
                              <w:bCs/>
                              <w:color w:val="000000"/>
                              <w:sz w:val="10"/>
                              <w:szCs w:val="10"/>
                            </w:rPr>
                            <w:t>GeologicRelationshipTerm</w:t>
                          </w:r>
                        </w:p>
                      </w:txbxContent>
                    </v:textbox>
                  </v:rect>
                  <v:shape id="Freeform 131" o:spid="_x0000_s1155" style="position:absolute;left:3575;top:6611;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T8UA&#10;AADcAAAADwAAAGRycy9kb3ducmV2LnhtbESP3WoCMRSE7wu+QziCdzVZYYtujVKUUi8sxZ8HOGxO&#10;N0s3J8sm6rpPbwqFXg4z8w2zXPeuEVfqQu1ZQzZVIIhLb2quNJxP789zECEiG2w8k4Y7BVivRk9L&#10;LIy/8YGux1iJBOFQoAYbY1tIGUpLDsPUt8TJ+/adw5hkV0nT4S3BXSNnSr1IhzWnBYstbSyVP8eL&#10;05Djx2B3WdZ8qUENfjFf7LeXT60n4/7tFUSkPv6H/9o7o2GW5/B7Jh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L5PxQAAANwAAAAPAAAAAAAAAAAAAAAAAJgCAABkcnMv&#10;ZG93bnJldi54bWxQSwUGAAAAAAQABAD1AAAAigMAAAAA&#10;" path="m2280,v23,,40,18,40,40l2320,40r,736l2320,776v,23,-17,40,-40,40c2280,816,2280,816,2280,816r,l40,816r,c18,816,,799,,776r,l,40c,18,18,,40,r,l2280,xe" fillcolor="#cccfd7" strokeweight="0">
                    <v:path arrowok="t" o:connecttype="custom" o:connectlocs="1485,0;1511,26;1511,26;1511,506;1511,506;1485,532;1485,532;1485,532;26,532;26,532;0,506;0,506;0,26;26,0;26,0;1485,0" o:connectangles="0,0,0,0,0,0,0,0,0,0,0,0,0,0,0,0"/>
                  </v:shape>
                  <v:rect id="Rectangle 132" o:spid="_x0000_s1156" style="position:absolute;left:3544;top:658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ZSmcIA&#10;AADcAAAADwAAAGRycy9kb3ducmV2LnhtbESPUWvCQBCE3wX/w7GCb7pRMGjqKVKo1IcKxv6AJbcm&#10;wdxeyF1j/PdeodDHYeabYbb7wTaq587XTjQs5gkolsKZWkoN39eP2RqUDySGGies4cke9rvxaEuZ&#10;cQ+5cJ+HUsUS8RlpqEJoM0RfVGzJz13LEr2b6yyFKLsSTUePWG4bXCZJipZqiQsVtfxecXHPf6yG&#10;5RHzWtJ8jcXpbI5fm/559aj1dDIc3kAFHsJ/+I/+NJFbpfB7Jh4B3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lKZwgAAANwAAAAPAAAAAAAAAAAAAAAAAJgCAABkcnMvZG93&#10;bnJldi54bWxQSwUGAAAAAAQABAD1AAAAhwMAAAAA&#10;" fillcolor="#f8e3c2" stroked="f"/>
                  <v:rect id="Rectangle 133" o:spid="_x0000_s1157" style="position:absolute;left:3544;top:6590;width:1521;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snBcYA&#10;AADcAAAADwAAAGRycy9kb3ducmV2LnhtbESPQWvCQBSE7wX/w/KE3upGoVZiNmKlQrFUalTw+Mg+&#10;k2D2bZpdY/rvu0Khx2FmvmGSRW9q0VHrKssKxqMIBHFudcWFgsN+/TQD4TyyxtoyKfghB4t08JBg&#10;rO2Nd9RlvhABwi5GBaX3TSyly0sy6Ea2IQ7e2bYGfZBtIXWLtwA3tZxE0VQarDgslNjQqqT8kl2N&#10;Av29Obwep+ev9Ue2mjUdbU+fb1ulHof9cg7CU+//w3/td61g8vw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snBcYAAADcAAAADwAAAAAAAAAAAAAAAACYAgAAZHJz&#10;L2Rvd25yZXYueG1sUEsFBgAAAAAEAAQA9QAAAIsDAAAAAA==&#10;" fillcolor="#fcf2e3" stroked="f"/>
                  <v:rect id="Rectangle 134" o:spid="_x0000_s1158" style="position:absolute;left:3544;top:669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8err8A&#10;AADcAAAADwAAAGRycy9kb3ducmV2LnhtbERPy6rCMBDdC/5DGMGdphWvSDWKiK+V+OgHDM3YFptJ&#10;aaJWv/5mIbg8nPd82ZpKPKlxpWUF8TACQZxZXXKuIL1uB1MQziNrrCyTgjc5WC66nTkm2r74TM+L&#10;z0UIYZeggsL7OpHSZQUZdENbEwfuZhuDPsAml7rBVwg3lRxF0UQaLDk0FFjTuqDsfnkYBRLj4/lz&#10;uFXv03i1j9NJumOzUarfa1czEJ5a/xN/3QetYPQX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zx6uvwAAANwAAAAPAAAAAAAAAAAAAAAAAJgCAABkcnMvZG93bnJl&#10;di54bWxQSwUGAAAAAAQABAD1AAAAhAMAAAAA&#10;" fillcolor="#fcf2e2" stroked="f"/>
                  <v:rect id="Rectangle 135" o:spid="_x0000_s1159" style="position:absolute;left:3544;top:6705;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AtIcYA&#10;AADcAAAADwAAAGRycy9kb3ducmV2LnhtbESPT2sCMRTE70K/Q3gFb5pVqehqlLZUKK2H+g88PjbP&#10;TejmZbtJdf32piD0OMzMb5j5snWVOFMTrGcFg34Ggrjw2nKpYL9b9SYgQkTWWHkmBVcKsFw8dOaY&#10;a3/hDZ23sRQJwiFHBSbGOpcyFIYchr6viZN38o3DmGRTSt3gJcFdJYdZNpYOLacFgzW9Giq+t79O&#10;wep03K2/PkaHt5dN2drPH2uqiVWq+9g+z0BEauN/+N5+1wqGT1P4O5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AtIcYAAADcAAAADwAAAAAAAAAAAAAAAACYAgAAZHJz&#10;L2Rvd25yZXYueG1sUEsFBgAAAAAEAAQA9QAAAIsDAAAAAA==&#10;" fillcolor="#fcf1e2" stroked="f"/>
                  <v:rect id="Rectangle 136" o:spid="_x0000_s1160" style="position:absolute;left:3544;top:671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6p+MEA&#10;AADcAAAADwAAAGRycy9kb3ducmV2LnhtbERPy4rCMBTdD/gP4QqzGTRVmCLVKCIILsTBx8bdtbmm&#10;xeamNLGtfz9ZCC4P571Y9bYSLTW+dKxgMk5AEOdOl2wUXM7b0QyED8gaK8ek4EUeVsvB1wIz7To+&#10;UnsKRsQQ9hkqKEKoMyl9XpBFP3Y1ceTurrEYImyM1A12MdxWcpokqbRYcmwosKZNQfnj9LQKMNXX&#10;X96bw+Gvb7urOSY/t9dDqe9hv56DCNSHj/jt3mkF0zTOj2fi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uqfjBAAAA3AAAAA8AAAAAAAAAAAAAAAAAmAIAAGRycy9kb3du&#10;cmV2LnhtbFBLBQYAAAAABAAEAPUAAACGAwAAAAA=&#10;" fillcolor="#fcf1e1" stroked="f"/>
                  <v:rect id="Rectangle 137" o:spid="_x0000_s1161" style="position:absolute;left:3544;top:6726;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W2aMUA&#10;AADcAAAADwAAAGRycy9kb3ducmV2LnhtbESPzWrDMBCE74W+g9hCb42cHExxooQSKPSHHuIklNwW&#10;a2uZeFdGUhLn7atCIcdhZr5hFquRe3WmEDsvBqaTAhRJ420nrYHd9vXpGVRMKBZ7L2TgShFWy/u7&#10;BVbWX2RD5zq1KkMkVmjApTRUWsfGEWOc+IEkez8+MKYsQ6ttwEuGc69nRVFqxk7ygsOB1o6aY31i&#10;A6fvMnyu6/Hwdd2/f/DmyAen2ZjHh/FlDirRmG7h//abNTArp/B3Jh8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bZoxQAAANwAAAAPAAAAAAAAAAAAAAAAAJgCAABkcnMv&#10;ZG93bnJldi54bWxQSwUGAAAAAAQABAD1AAAAigMAAAAA&#10;" fillcolor="#fcf1e0" stroked="f"/>
                  <v:rect id="Rectangle 138" o:spid="_x0000_s1162" style="position:absolute;left:3544;top:6736;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xabMQA&#10;AADcAAAADwAAAGRycy9kb3ducmV2LnhtbESPQWvCQBSE7wX/w/IEb3VjwFSiq4hWEHpq2ou3Z/aZ&#10;RLNvw+42Sf99t1DocZiZb5jNbjSt6Mn5xrKCxTwBQVxa3XCl4PPj9LwC4QOyxtYyKfgmD7vt5GmD&#10;ubYDv1NfhEpECPscFdQhdLmUvqzJoJ/bjjh6N+sMhihdJbXDIcJNK9MkyaTBhuNCjR0daiofxZdR&#10;cFklwz174ddi+eYux/7oXNZflZpNx/0aRKAx/If/2metIM1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sWmzEAAAA3AAAAA8AAAAAAAAAAAAAAAAAmAIAAGRycy9k&#10;b3ducmV2LnhtbFBLBQYAAAAABAAEAPUAAACJAwAAAAA=&#10;" fillcolor="#fcf0e0" stroked="f"/>
                  <v:rect id="Rectangle 139" o:spid="_x0000_s1163" style="position:absolute;left:3544;top:674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OtEsQA&#10;AADcAAAADwAAAGRycy9kb3ducmV2LnhtbESPQWvCQBSE7wX/w/KEXopuGquE6CpVKPRa48XbI/tM&#10;QrJv4+5q0v76rlDocZiZb5jNbjSduJPzjWUFr/MEBHFpdcOVglPxMctA+ICssbNMCr7Jw247edpg&#10;ru3AX3Q/hkpECPscFdQh9LmUvqzJoJ/bnjh6F+sMhihdJbXDIcJNJ9MkWUmDDceFGns61FS2x5tR&#10;cF7uue2wcO1wSoss/Nyyt+uLUs/T8X0NItAY/sN/7U+tIF0t4HE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jrRLEAAAA3AAAAA8AAAAAAAAAAAAAAAAAmAIAAGRycy9k&#10;b3ducmV2LnhtbFBLBQYAAAAABAAEAPUAAACJAwAAAAA=&#10;" fillcolor="#fbf0de" stroked="f"/>
                  <v:rect id="Rectangle 140" o:spid="_x0000_s1164" style="position:absolute;left:3544;top:6768;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wVWcQA&#10;AADcAAAADwAAAGRycy9kb3ducmV2LnhtbESPQWvCQBSE74L/YXmF3nTTUEWiq2ix0JPW2Etvz+wz&#10;CWbfht1tjP/eFQoeh5n5hlmsetOIjpyvLSt4GycgiAuray4V/Bw/RzMQPiBrbCyTght5WC2HgwVm&#10;2l75QF0eShEh7DNUUIXQZlL6oiKDfmxb4uidrTMYonSl1A6vEW4amSbJVBqsOS5U2NJHRcUl/zMK&#10;Zt9JuvZd7vYXuT1vT7vfTWEmSr2+9Os5iEB9eIb/219aQTp9h8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FVnEAAAA3AAAAA8AAAAAAAAAAAAAAAAAmAIAAGRycy9k&#10;b3ducmV2LnhtbFBLBQYAAAAABAAEAPUAAACJAwAAAAA=&#10;" fillcolor="#fbefdd" stroked="f"/>
                  <v:rect id="Rectangle 141" o:spid="_x0000_s1165" style="position:absolute;left:3544;top:6778;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XVsIA&#10;AADcAAAADwAAAGRycy9kb3ducmV2LnhtbESPQYvCMBSE74L/ITzBm6YW7K7VKCII4mnV9f5snk21&#10;eSlN1O6/3ywIexxm5htmsepsLZ7U+sqxgsk4AUFcOF1xqeD7tB19gvABWWPtmBT8kIfVst9bYK7d&#10;iw/0PIZSRAj7HBWYEJpcSl8YsujHriGO3tW1FkOUbSl1i68It7VMkySTFiuOCwYb2hgq7seHVSCn&#10;t9L4UGRf9+sj5dnH/ny6oFLDQbeegwjUhf/wu73TCtJsCn9n4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AddWwgAAANwAAAAPAAAAAAAAAAAAAAAAAJgCAABkcnMvZG93&#10;bnJldi54bWxQSwUGAAAAAAQABAD1AAAAhwMAAAAA&#10;" fillcolor="#fbefdc" stroked="f"/>
                  <v:rect id="Rectangle 142" o:spid="_x0000_s1166" style="position:absolute;left:3544;top:678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q7cQA&#10;AADcAAAADwAAAGRycy9kb3ducmV2LnhtbESPQWvCQBSE74X+h+UJ3urGgKFNXUVaBC8eTBukt0f2&#10;mQSzb8PuNsZ/7wqCx2FmvmGW69F0YiDnW8sK5rMEBHFldcu1gt+f7ds7CB+QNXaWScGVPKxXry9L&#10;zLW98IGGItQiQtjnqKAJoc+l9FVDBv3M9sTRO1lnMETpaqkdXiLcdDJNkkwabDkuNNjTV0PVufg3&#10;CooiLYPrFmfE47Ab/sr9sfz+UGo6GTefIAKN4Rl+tHdaQZpl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Zqu3EAAAA3AAAAA8AAAAAAAAAAAAAAAAAmAIAAGRycy9k&#10;b3ducmV2LnhtbFBLBQYAAAAABAAEAPUAAACJAwAAAAA=&#10;" fillcolor="#fbeedb" stroked="f"/>
                  <v:rect id="Rectangle 143" o:spid="_x0000_s1167" style="position:absolute;left:3544;top:6799;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jbTsQA&#10;AADcAAAADwAAAGRycy9kb3ducmV2LnhtbESPQWvCQBSE70L/w/IK3nRj0FRSVyltAzkV1F56e2Sf&#10;2WD2bZrdJum/7woFj8PMfMPsDpNtxUC9bxwrWC0TEMSV0w3XCj7PxWILwgdkja1jUvBLHg77h9kO&#10;c+1GPtJwCrWIEPY5KjAhdLmUvjJk0S9dRxy9i+sthij7Wuoexwi3rUyTJJMWG44LBjt6NVRdTz9W&#10;QVlJQ+svv31LL0XLH+/fzeacKTV/nF6eQQSawj383y61gjR7gtu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4207EAAAA3AAAAA8AAAAAAAAAAAAAAAAAmAIAAGRycy9k&#10;b3ducmV2LnhtbFBLBQYAAAAABAAEAPUAAACJAwAAAAA=&#10;" fillcolor="#fbeeda" stroked="f"/>
                  <v:rect id="Rectangle 144" o:spid="_x0000_s1168" style="position:absolute;left:3544;top:682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7HMAA&#10;AADcAAAADwAAAGRycy9kb3ducmV2LnhtbERPTYvCMBC9L/gfwgh7W1MVilRjEVHw4EUreB2asa1t&#10;JrWJ2u2vN4eFPT7e9yrtTSNe1LnKsoLpJAJBnFtdcaHgku1/FiCcR9bYWCYFv+QgXY++Vpho++YT&#10;vc6+ECGEXYIKSu/bREqXl2TQTWxLHLib7Qz6ALtC6g7fIdw0chZFsTRYcWgosaVtSXl9fhoFDflj&#10;lNVF/sjuw1FW8XwYdlelvsf9ZgnCU+//xX/ug1Ywi8PacCYcAb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k/7HMAAAADcAAAADwAAAAAAAAAAAAAAAACYAgAAZHJzL2Rvd25y&#10;ZXYueG1sUEsFBgAAAAAEAAQA9QAAAIUDAAAAAA==&#10;" fillcolor="#fbedd9" stroked="f"/>
                  <v:rect id="Rectangle 145" o:spid="_x0000_s1169" style="position:absolute;left:3544;top:683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KkcIA&#10;AADcAAAADwAAAGRycy9kb3ducmV2LnhtbESPQYvCMBSE78L+h/AW9qapsohWo2hhQUQWbPX+aJ5N&#10;sXkpTVbrvzeCsMdhZr5hluveNuJGna8dKxiPEhDEpdM1VwpOxc9wBsIHZI2NY1LwIA/r1cdgial2&#10;dz7SLQ+ViBD2KSowIbSplL40ZNGPXEscvYvrLIYou0rqDu8Rbhs5SZKptFhzXDDYUmaovOZ/VkF2&#10;+P3Od+Y8z/ha7AMftntKtkp9ffabBYhAffgPv9s7rWAyncPrTDw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gqRwgAAANwAAAAPAAAAAAAAAAAAAAAAAJgCAABkcnMvZG93&#10;bnJldi54bWxQSwUGAAAAAAQABAD1AAAAhwMAAAAA&#10;" fillcolor="#fbedd8" stroked="f"/>
                  <v:rect id="Rectangle 146" o:spid="_x0000_s1170" style="position:absolute;left:3544;top:684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sm48AA&#10;AADcAAAADwAAAGRycy9kb3ducmV2LnhtbERPTYvCMBC9L/gfwgheFk314Eo1ioii7GXZ6sHj0IxN&#10;sZmUJNb67zcHYY+P973a9LYRHflQO1YwnWQgiEuna64UXM6H8QJEiMgaG8ek4EUBNuvBxwpz7Z78&#10;S10RK5FCOOSowMTY5lKG0pDFMHEtceJuzluMCfpKao/PFG4bOcuyubRYc2ow2NLOUHkvHlaB5fao&#10;6+Iz/JjvsLt2tPfdba/UaNhvlyAi9fFf/HaftILZV5qfzqQj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sm48AAAADcAAAADwAAAAAAAAAAAAAAAACYAgAAZHJzL2Rvd25y&#10;ZXYueG1sUEsFBgAAAAAEAAQA9QAAAIUDAAAAAA==&#10;" fillcolor="#fbedd7" stroked="f"/>
                  <v:rect id="Rectangle 147" o:spid="_x0000_s1171" style="position:absolute;left:3544;top:6851;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wr0sUA&#10;AADcAAAADwAAAGRycy9kb3ducmV2LnhtbESPT4vCMBTE74LfITxhb5rq+o9qlGWhsAcRrS7s8dE8&#10;29LmpTRRu9/eCILHYWZ+w6y3nanFjVpXWlYwHkUgiDOrS84VnE/JcAnCeWSNtWVS8E8Otpt+b42x&#10;tnc+0i31uQgQdjEqKLxvYildVpBBN7INcfAutjXog2xzqVu8B7ip5SSK5tJgyWGhwIa+C8qq9GoU&#10;7GR1nifJsip/5ezafHZ/+8NpqtTHoPtagfDU+Xf41f7RCiaLMTzPhCMgN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CvSxQAAANwAAAAPAAAAAAAAAAAAAAAAAJgCAABkcnMv&#10;ZG93bnJldi54bWxQSwUGAAAAAAQABAD1AAAAigMAAAAA&#10;" fillcolor="#faecd6" stroked="f"/>
                  <v:rect id="Rectangle 148" o:spid="_x0000_s1172" style="position:absolute;left:3544;top:687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y/GscA&#10;AADcAAAADwAAAGRycy9kb3ducmV2LnhtbESPT2vCQBTE70K/w/IEL8VszCHW6CpSCHiwlaZ/vD6y&#10;zySYfRuyW5N++26h4HGYmd8wm91oWnGj3jWWFSyiGARxaXXDlYKP93z+BMJ5ZI2tZVLwQw5224fJ&#10;BjNtB36jW+ErESDsMlRQe99lUrqyJoMush1x8C62N+iD7CupexwC3LQyieNUGmw4LNTY0XNN5bX4&#10;NgrMUZ/GVb6/psfXLj5/Lr7yx5dEqdl03K9BeBr9PfzfPmgFyTKB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svxrHAAAA3AAAAA8AAAAAAAAAAAAAAAAAmAIAAGRy&#10;cy9kb3ducmV2LnhtbFBLBQYAAAAABAAEAPUAAACMAwAAAAA=&#10;" fillcolor="#faecd5" stroked="f"/>
                  <v:rect id="Rectangle 149" o:spid="_x0000_s1173" style="position:absolute;left:3544;top:6882;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fsUA&#10;AADcAAAADwAAAGRycy9kb3ducmV2LnhtbESPT2vCQBTE74LfYXlCb7qJhbREV6naQj0aW+rxkX0m&#10;odm3Ibv50376rlDwOMzMb5j1djS16Kl1lWUF8SICQZxbXXGh4OP8Nn8G4TyyxtoyKfghB9vNdLLG&#10;VNuBT9RnvhABwi5FBaX3TSqly0sy6Ba2IQ7e1bYGfZBtIXWLQ4CbWi6jKJEGKw4LJTa0Lyn/zjqj&#10;4OS+2PzGyW53jevm2F/Or93nQamH2fiyAuFp9Pfwf/tdK1g+PcLtTDg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V+xQAAANwAAAAPAAAAAAAAAAAAAAAAAJgCAABkcnMv&#10;ZG93bnJldi54bWxQSwUGAAAAAAQABAD1AAAAigMAAAAA&#10;" fillcolor="#faebd4" stroked="f"/>
                  <v:rect id="Rectangle 150" o:spid="_x0000_s1174" style="position:absolute;left:3544;top:6893;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98sIA&#10;AADcAAAADwAAAGRycy9kb3ducmV2LnhtbESP0YrCMBRE3xf8h3AF39bUIlupRpGCKD656gdcmmtb&#10;bG5qE2316zeCsI/DzJxhFqve1OJBrassK5iMIxDEudUVFwrOp833DITzyBpry6TgSQ5Wy8HXAlNt&#10;O/6lx9EXIkDYpaig9L5JpXR5SQbd2DbEwbvY1qAPsi2kbrELcFPLOIp+pMGKw0KJDWUl5dfj3SjI&#10;5Fa/bvIZ51myzg5ds08OxU2p0bBfz0F46v1/+NPeaQVxMoX3mXA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Jz3ywgAAANwAAAAPAAAAAAAAAAAAAAAAAJgCAABkcnMvZG93&#10;bnJldi54bWxQSwUGAAAAAAQABAD1AAAAhwMAAAAA&#10;" fillcolor="#faebd3" stroked="f"/>
                  <v:rect id="Rectangle 151" o:spid="_x0000_s1175" style="position:absolute;left:3544;top:6914;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O6GsQA&#10;AADcAAAADwAAAGRycy9kb3ducmV2LnhtbESPQWvCQBSE74L/YXmCN900WBNSVykVpTdbW6XHR/Y1&#10;G8y+DdlV4793hUKPw8x8wyxWvW3EhTpfO1bwNE1AEJdO11wp+P7aTHIQPiBrbByTght5WC2HgwUW&#10;2l35ky77UIkIYV+gAhNCW0jpS0MW/dS1xNH7dZ3FEGVXSd3hNcJtI9MkmUuLNccFgy29GSpP+7NV&#10;8LM+HfMZS5N/HLL5bpZt19anSo1H/esLiEB9+A//td+1gjR7hs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DuhrEAAAA3AAAAA8AAAAAAAAAAAAAAAAAmAIAAGRycy9k&#10;b3ducmV2LnhtbFBLBQYAAAAABAAEAPUAAACJAwAAAAA=&#10;" fillcolor="#faead2" stroked="f"/>
                  <v:rect id="Rectangle 152" o:spid="_x0000_s1176" style="position:absolute;left:3544;top:6924;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0Ta8MA&#10;AADcAAAADwAAAGRycy9kb3ducmV2LnhtbESPQWvCQBSE7wX/w/IEb3VjoKlEVxFF6EVC0168PbLP&#10;JJh9G7KrWf+9KxR6HGbmG2a9DaYTdxpca1nBYp6AIK6sbrlW8PtzfF+CcB5ZY2eZFDzIwXYzeVtj&#10;ru3I33QvfS0ihF2OChrv+1xKVzVk0M1tTxy9ix0M+iiHWuoBxwg3nUyTJJMGW44LDfa0b6i6ljej&#10;wBWLSut+mfoQzpdzcTwdPsxJqdk07FYgPAX/H/5rf2kF6WcGrzPxCM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0Ta8MAAADcAAAADwAAAAAAAAAAAAAAAACYAgAAZHJzL2Rv&#10;d25yZXYueG1sUEsFBgAAAAAEAAQA9QAAAIgDAAAAAA==&#10;" fillcolor="#faead1" stroked="f"/>
                  <v:rect id="Rectangle 153" o:spid="_x0000_s1177" style="position:absolute;left:3544;top:6935;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5BMQA&#10;AADcAAAADwAAAGRycy9kb3ducmV2LnhtbESP0YrCMBRE34X9h3AX9k1TldVSTUtRFnwRsfoBl+ba&#10;Fpub0kStfv1mYcHHYWbOMOtsMK24U+8aywqmkwgEcWl1w5WC8+lnHINwHllja5kUPMlBln6M1pho&#10;++Aj3QtfiQBhl6CC2vsukdKVNRl0E9sRB+9ie4M+yL6SusdHgJtWzqJoIQ02HBZq7GhTU3ktbkZB&#10;tf225Xy+2T/zfP86d4fYtDpW6utzyFcgPA3+Hf5v77SC2XIJf2fCEZ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ruQTEAAAA3AAAAA8AAAAAAAAAAAAAAAAAmAIAAGRycy9k&#10;b3ducmV2LnhtbFBLBQYAAAAABAAEAPUAAACJAwAAAAA=&#10;" fillcolor="#fae9d0" stroked="f"/>
                  <v:rect id="Rectangle 154" o:spid="_x0000_s1178" style="position:absolute;left:3544;top:6945;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AH8EA&#10;AADcAAAADwAAAGRycy9kb3ducmV2LnhtbERPTYvCMBC9C/6HMMLeNN2CulSjLCviHkSxK3gdmrGt&#10;NpPSZNv6781B8Ph438t1byrRUuNKywo+JxEI4szqknMF57/t+AuE88gaK8uk4EEO1qvhYImJth2f&#10;qE19LkIIuwQVFN7XiZQuK8igm9iaOHBX2xj0ATa51A12IdxUMo6imTRYcmgosKafgrJ7+m8UbHbl&#10;ZjrtdnJ+c4e9SeP2sjVHpT5G/fcChKfev8Uv969WEM/D2nAmHA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VwB/BAAAA3AAAAA8AAAAAAAAAAAAAAAAAmAIAAGRycy9kb3du&#10;cmV2LnhtbFBLBQYAAAAABAAEAPUAAACGAwAAAAA=&#10;" fillcolor="#fae9cf" stroked="f"/>
                  <v:rect id="Rectangle 155" o:spid="_x0000_s1179" style="position:absolute;left:3544;top:6966;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1K8YA&#10;AADcAAAADwAAAGRycy9kb3ducmV2LnhtbESPT2vCQBTE7wW/w/KEXorZxEP/RFexhZKCvZgWwdsj&#10;+0yC2bdhdzXx27uFgsdhZn7DLNej6cSFnG8tK8iSFARxZXXLtYLfn8/ZKwgfkDV2lknBlTysV5OH&#10;JebaDryjSxlqESHsc1TQhNDnUvqqIYM+sT1x9I7WGQxRulpqh0OEm07O0/RZGmw5LjTY00dD1ak8&#10;GwXFIRv2ZX9+L56uXbH7zly6wa1Sj9NxswARaAz38H/7SyuYv7zB35l4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g1K8YAAADcAAAADwAAAAAAAAAAAAAAAACYAgAAZHJz&#10;L2Rvd25yZXYueG1sUEsFBgAAAAAEAAQA9QAAAIsDAAAAAA==&#10;" fillcolor="#f9e8cd" stroked="f"/>
                  <v:rect id="Rectangle 156" o:spid="_x0000_s1180" style="position:absolute;left:3544;top:6987;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bVI8EA&#10;AADcAAAADwAAAGRycy9kb3ducmV2LnhtbERPyWrDMBC9F/IPYgK91XJNE4xjJbSlhUJPsbNcB2ti&#10;m1gjI6mx+/fVoZDj4+3lbjaDuJHzvWUFz0kKgrixuudWwaH+fMpB+ICscbBMCn7Jw267eCix0Hbi&#10;Pd2q0IoYwr5ABV0IYyGlbzoy6BM7EkfuYp3BEKFrpXY4xXAzyCxN19Jgz7Ghw5HeO2qu1Y9R8G2q&#10;t7BafUynOtuf+WXUOR21Uo/L+XUDItAc7uJ/95dWkOVxfjwTj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G1SPBAAAA3AAAAA8AAAAAAAAAAAAAAAAAmAIAAGRycy9kb3du&#10;cmV2LnhtbFBLBQYAAAAABAAEAPUAAACGAwAAAAA=&#10;" fillcolor="#f9e8cc" stroked="f"/>
                  <v:rect id="Rectangle 157" o:spid="_x0000_s1181" style="position:absolute;left:3544;top:6997;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vEsYA&#10;AADcAAAADwAAAGRycy9kb3ducmV2LnhtbESPQWvCQBSE7wX/w/KE3pqNHoKkWUUKlRxKaVWQ3p7Z&#10;5yaYfRuzq4n/vlsoeBxm5humWI22FTfqfeNYwSxJQRBXTjdsFOx37y8LED4ga2wdk4I7eVgtJ08F&#10;5toN/E23bTAiQtjnqKAOocul9FVNFn3iOuLonVxvMUTZG6l7HCLctnKeppm02HBcqLGjt5qq8/Zq&#10;FRzd/vNqyrv/umxMOH/8lIdsXSr1PB3XryACjeER/m+XWsF8MYO/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pvEsYAAADcAAAADwAAAAAAAAAAAAAAAACYAgAAZHJz&#10;L2Rvd25yZXYueG1sUEsFBgAAAAAEAAQA9QAAAIsDAAAAAA==&#10;" fillcolor="#f9e7cb" stroked="f"/>
                  <v:rect id="Rectangle 158" o:spid="_x0000_s1182" style="position:absolute;left:3544;top:7018;width:1521;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SUsAA&#10;AADcAAAADwAAAGRycy9kb3ducmV2LnhtbESPQYvCMBSE7wv+h/CEva2pPYhbjUUEF6/qHjw+mmcb&#10;bF5KEtuuv94sCB6HmfmGWZejbUVPPhjHCuazDARx5bThWsHvef+1BBEissbWMSn4owDlZvKxxkK7&#10;gY/Un2ItEoRDgQqaGLtCylA1ZDHMXEecvKvzFmOSvpba45DgtpV5li2kRcNpocGOdg1Vt9PdKjCP&#10;zjtC8y2vPvif/uD4fLko9TkdtysQkcb4Dr/aB60gX+bwfyYdAb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SUsAAAADcAAAADwAAAAAAAAAAAAAAAACYAgAAZHJzL2Rvd25y&#10;ZXYueG1sUEsFBgAAAAAEAAQA9QAAAIUDAAAAAA==&#10;" fillcolor="#f9e6c9" stroked="f"/>
                  <v:rect id="Rectangle 159" o:spid="_x0000_s1183" style="position:absolute;left:3544;top:7039;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6gIcQA&#10;AADcAAAADwAAAGRycy9kb3ducmV2LnhtbESPT4vCMBTE74LfITzBm6ZW1j/VKCIuLCzCbvXi7dE8&#10;22LzUppYu99+Iwgeh5n5DbPedqYSLTWutKxgMo5AEGdWl5wrOJ8+RwsQziNrrCyTgj9ysN30e2tM&#10;tH3wL7Wpz0WAsEtQQeF9nUjpsoIMurGtiYN3tY1BH2STS93gI8BNJeMomkmDJYeFAmvaF5Td0rtR&#10;cJt9y/jC/qMz95/5qY3Sw3FZKjUcdLsVCE+df4df7S+tIF5M4XkmH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uoCHEAAAA3AAAAA8AAAAAAAAAAAAAAAAAmAIAAGRycy9k&#10;b3ducmV2LnhtbFBLBQYAAAAABAAEAPUAAACJAwAAAAA=&#10;" fillcolor="#f9e6c8" stroked="f"/>
                  <v:rect id="Rectangle 160" o:spid="_x0000_s1184" style="position:absolute;left:3544;top:7049;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wesUA&#10;AADcAAAADwAAAGRycy9kb3ducmV2LnhtbESPT4vCMBTE78J+h/AW9qapf9BSjbIruBT04LqCHh/N&#10;sy02L6WJWr+9EQSPw8z8hpktWlOJKzWutKyg34tAEGdWl5wr2P+vujEI55E1VpZJwZ0cLOYfnRkm&#10;2t74j647n4sAYZeggsL7OpHSZQUZdD1bEwfvZBuDPsgml7rBW4CbSg6iaCwNlhwWCqxpWVB23l2M&#10;gqM7VJd0I4/rdPtznyyHPIl/Wamvz/Z7CsJT69/hVzvVCgbxC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B6xQAAANwAAAAPAAAAAAAAAAAAAAAAAJgCAABkcnMv&#10;ZG93bnJldi54bWxQSwUGAAAAAAQABAD1AAAAigMAAAAA&#10;" fillcolor="#f9e5c7" stroked="f"/>
                  <v:rect id="Rectangle 161" o:spid="_x0000_s1185" style="position:absolute;left:3544;top:7060;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IIMQA&#10;AADcAAAADwAAAGRycy9kb3ducmV2LnhtbESPUWvCMBSF3wf+h3CFvc10HRtSjTIF3V5krPMHXJtr&#10;U2xuahNj9+/NYODj4ZzzHc58OdhWROp941jB8yQDQVw53XCtYP+zeZqC8AFZY+uYFPySh+Vi9DDH&#10;Qrsrf1MsQy0ShH2BCkwIXSGlrwxZ9BPXESfv6HqLIcm+lrrHa4LbVuZZ9iYtNpwWDHa0NlSdyotV&#10;sK2/Vmcc4oeJL6Xc5Ofj7uCiUo/j4X0GItAQ7uH/9qdWkE9f4e9MOg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5CCDEAAAA3AAAAA8AAAAAAAAAAAAAAAAAmAIAAGRycy9k&#10;b3ducmV2LnhtbFBLBQYAAAAABAAEAPUAAACJAwAAAAA=&#10;" fillcolor="#f9e5c6" stroked="f"/>
                  <v:rect id="Rectangle 162" o:spid="_x0000_s1186" style="position:absolute;left:3544;top:7070;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2dcUA&#10;AADcAAAADwAAAGRycy9kb3ducmV2LnhtbESPW2sCMRSE34X+h3AKvmm2ClZWo5RSwUt98PZ+3Jzu&#10;hm5O1k10139vCgUfh5n5hpnOW1uKG9XeOFbw1k9AEGdOG84VHA+L3hiED8gaS8ek4E4e5rOXzhRT&#10;7Rre0W0fchEh7FNUUIRQpVL6rCCLvu8q4uj9uNpiiLLOpa6xiXBbykGSjKRFw3GhwIo+C8p+91er&#10;4HLO/Kp6PxxPm7XZfpvrsP1qWKnua/sxARGoDc/wf3upFQzGI/g7E4+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vZ1xQAAANwAAAAPAAAAAAAAAAAAAAAAAJgCAABkcnMv&#10;ZG93bnJldi54bWxQSwUGAAAAAAQABAD1AAAAigMAAAAA&#10;" fillcolor="#f8e5c5" stroked="f"/>
                  <v:rect id="Rectangle 163" o:spid="_x0000_s1187" style="position:absolute;left:3544;top:708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92MMA&#10;AADcAAAADwAAAGRycy9kb3ducmV2LnhtbESPQYvCMBSE7wv+h/CEva2pHrR0jaKC4h7VPfT4bJ5t&#10;tXkpSbT135uFBY/DzHzDzJe9acSDnK8tKxiPEhDEhdU1lwp+T9uvFIQPyBoby6TgSR6Wi8HHHDNt&#10;Oz7Q4xhKESHsM1RQhdBmUvqiIoN+ZFvi6F2sMxiidKXUDrsIN42cJMlUGqw5LlTY0qai4na8GwU/&#10;2/R6rsfP3ObnXZpf7cF1u7VSn8N+9Q0iUB/e4f/2XiuYpDP4OxOP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U92MMAAADcAAAADwAAAAAAAAAAAAAAAACYAgAAZHJzL2Rv&#10;d25yZXYueG1sUEsFBgAAAAAEAAQA9QAAAIgDAAAAAA==&#10;" fillcolor="#f8e4c5" stroked="f"/>
                  <v:rect id="Rectangle 164" o:spid="_x0000_s1188" style="position:absolute;left:3544;top:7091;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H8EA&#10;AADcAAAADwAAAGRycy9kb3ducmV2LnhtbERPy4rCMBTdD/gP4QruxtQig1RjEUVxIYhv3F2a2wc2&#10;N6WJWv9+shiY5eG8Z2lnavGi1lWWFYyGEQjizOqKCwXn0/p7AsJ5ZI21ZVLwIQfpvPc1w0TbNx/o&#10;dfSFCCHsElRQet8kUrqsJINuaBviwOW2NegDbAupW3yHcFPLOIp+pMGKQ0OJDS1Lyh7Hp1FQYX67&#10;PPfn+4H3491ycY03p5VRatDvFlMQnjr/L/5zb7WCeBLWhjPhCM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PjR/BAAAA3AAAAA8AAAAAAAAAAAAAAAAAmAIAAGRycy9kb3du&#10;cmV2LnhtbFBLBQYAAAAABAAEAPUAAACGAwAAAAA=&#10;" fillcolor="#f8e4c4" stroked="f"/>
                  <v:rect id="Rectangle 165" o:spid="_x0000_s1189" style="position:absolute;left:3544;top:7101;width:1521;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HFMIA&#10;AADcAAAADwAAAGRycy9kb3ducmV2LnhtbESPQWvCQBSE7wX/w/IK3urGUEKMrlKEgjma9uDxkX1m&#10;g9m3Ibs1sb/eFQSPw8x8w2x2k+3ElQbfOlawXCQgiGunW24U/P58f+QgfEDW2DkmBTfysNvO3jZY&#10;aDfyka5VaESEsC9QgQmhL6T0tSGLfuF64uid3WAxRDk0Ug84RrjtZJokmbTYclww2NPeUH2p/qyC&#10;cXX+X+r28ulSe2JdmhKz0Cs1f5++1iACTeEVfrYPWkGar+BxJh4B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4cUwgAAANwAAAAPAAAAAAAAAAAAAAAAAJgCAABkcnMvZG93&#10;bnJldi54bWxQSwUGAAAAAAQABAD1AAAAhwMAAAAA&#10;" fillcolor="#f8e3c3" stroked="f"/>
                  <v:rect id="Rectangle 166" o:spid="_x0000_s1190" style="position:absolute;left:3544;top:7112;width:152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V7L8A&#10;AADcAAAADwAAAGRycy9kb3ducmV2LnhtbERPzWrCQBC+C32HZQq96aQeRKOriFBpDxYafYAhO01C&#10;s7Mhu43x7Z2D4PHj+9/sRt+agfvYBLHwPsvAsJTBNVJZuJw/pkswMZE4aoOwhRtH2G1fJhvKXbjK&#10;Dw9FqoyGSMzJQp1SlyPGsmZPcRY6FuV+Q+8pKewrdD1dNdy3OM+yBXpqRBtq6vhQc/lX/HsL8yMW&#10;jSyKJZZf3+54Wg23c0Rr317H/RpM4jE9xQ/3p1PfSufrGT0CuL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GtXsvwAAANwAAAAPAAAAAAAAAAAAAAAAAJgCAABkcnMvZG93bnJl&#10;di54bWxQSwUGAAAAAAQABAD1AAAAhAMAAAAA&#10;" fillcolor="#f8e3c2" stroked="f"/>
                  <v:shape id="Freeform 167" o:spid="_x0000_s1191" style="position:absolute;left:3544;top:6580;width:1511;height:532;visibility:visible;mso-wrap-style:square;v-text-anchor:top" coordsize="2320,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62F8MA&#10;AADcAAAADwAAAGRycy9kb3ducmV2LnhtbESPQWvCQBSE7wX/w/IEb80mEWubugYRUktvpqXnR/aZ&#10;DWbfhuyq8d93C4Ueh5n5htmUk+3FlUbfOVaQJSkI4sbpjlsFX5/V4zMIH5A19o5JwZ08lNvZwwYL&#10;7W58pGsdWhEh7AtUYEIYCil9Y8iiT9xAHL2TGy2GKMdW6hFvEW57mafpk7TYcVwwONDeUHOuL1bB&#10;8mI+6ju2hzVWFNx5Vb2dvjOlFvNp9woi0BT+w3/td60gf8ng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62F8MAAADcAAAADwAAAAAAAAAAAAAAAACYAgAAZHJzL2Rv&#10;d25yZXYueG1sUEsFBgAAAAAEAAQA9QAAAIgDAAAAAA==&#10;" path="m2280,v23,,40,18,40,40l2320,40r,736l2320,776v,23,-17,40,-40,40c2280,816,2280,816,2280,816r,l40,816r,c18,816,,799,,776r,l,40c,18,18,,40,r,l2280,xe" filled="f" strokeweight=".5pt">
                    <v:stroke endcap="round"/>
                    <v:path arrowok="t" o:connecttype="custom" o:connectlocs="1485,0;1511,26;1511,26;1511,506;1511,506;1485,532;1485,532;1485,532;26,532;26,532;0,506;0,506;0,26;26,0;26,0;1485,0" o:connectangles="0,0,0,0,0,0,0,0,0,0,0,0,0,0,0,0"/>
                  </v:shape>
                  <v:rect id="Rectangle 168" o:spid="_x0000_s1192" style="position:absolute;left:4023;top:6643;width:50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w+cIA&#10;AADcAAAADwAAAGRycy9kb3ducmV2LnhtbESPzYoCMRCE7wu+Q2hhb2vGOYjOGkUEQWUvjvsAzaTn&#10;B5POkERnfHuzsOCxqKqvqPV2tEY8yIfOsYL5LANBXDndcaPg93r4WoIIEVmjcUwKnhRgu5l8rLHQ&#10;buALPcrYiAThUKCCNsa+kDJULVkMM9cTJ6923mJM0jdSexwS3BqZZ9lCWuw4LbTY076l6lberQJ5&#10;LQ/DsjQ+c+e8/jGn46Ump9TndNx9g4g0xnf4v33UCvJVDn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nD5wgAAANwAAAAPAAAAAAAAAAAAAAAAAJgCAABkcnMvZG93&#10;bnJldi54bWxQSwUGAAAAAAQABAD1AAAAhwMAAAAA&#10;" filled="f" stroked="f">
                    <v:textbox style="mso-fit-shape-to-text:t" inset="0,0,0,0">
                      <w:txbxContent>
                        <w:p w14:paraId="4A818226" w14:textId="071EE5FB" w:rsidR="00AE476B" w:rsidRDefault="00AE476B">
                          <w:r>
                            <w:rPr>
                              <w:rFonts w:ascii="Arial" w:hAnsi="Arial" w:cs="Arial"/>
                              <w:color w:val="000000"/>
                              <w:sz w:val="10"/>
                              <w:szCs w:val="10"/>
                            </w:rPr>
                            <w:t>«CodeList»</w:t>
                          </w:r>
                        </w:p>
                      </w:txbxContent>
                    </v:textbox>
                  </v:rect>
                  <v:rect id="Rectangle 169" o:spid="_x0000_s1193" style="position:absolute;left:3856;top:6778;width:856;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14:paraId="476995BD" w14:textId="66B7C23E" w:rsidR="00AE476B" w:rsidRDefault="00AE476B">
                          <w:r>
                            <w:rPr>
                              <w:rFonts w:ascii="Arial" w:hAnsi="Arial" w:cs="Arial"/>
                              <w:b/>
                              <w:bCs/>
                              <w:color w:val="000000"/>
                              <w:sz w:val="10"/>
                              <w:szCs w:val="10"/>
                            </w:rPr>
                            <w:t>RelationRoleTerm</w:t>
                          </w:r>
                        </w:p>
                      </w:txbxContent>
                    </v:textbox>
                  </v:rect>
                  <v:shape id="Freeform 170" o:spid="_x0000_s1194" style="position:absolute;left:3502;top:1345;width:2189;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N0sUA&#10;AADcAAAADwAAAGRycy9kb3ducmV2LnhtbESPUWvCQBCE3wv+h2OFvtWLUluNniKl1VrIgzE/YMlt&#10;csHcXshdNf77XqHQx2F2vtlZbwfbiiv1vnGsYDpJQBCXTjdcKyjOH08LED4ga2wdk4I7edhuRg9r&#10;TLW78YmueahFhLBPUYEJoUul9KUhi37iOuLoVa63GKLsa6l7vEW4beUsSV6kxYZjg8GO3gyVl/zb&#10;xjeWXzllh9eiOlwMlns87t+zuVKP42G3AhFoCP/Hf+lPrWC2fIbfMZEA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43SxQAAANwAAAAPAAAAAAAAAAAAAAAAAJgCAABkcnMv&#10;ZG93bnJldi54bWxQSwUGAAAAAAQABAD1AAAAigMAAAAA&#10;" path="m3320,v23,,40,18,40,40l3360,40r,1600l3360,1640v,23,-17,40,-40,40c3320,1680,3320,1680,3320,1680r,l40,1680r,c18,1680,,1663,,1640r,l,40c,18,18,,40,r,l3320,xe" fillcolor="#bbc1d0" strokeweight="0">
                    <v:path arrowok="t" o:connecttype="custom" o:connectlocs="2163,0;2189,26;2189,26;2189,1069;2189,1069;2163,1095;2163,1095;2163,1095;26,1095;26,1095;0,1069;0,1069;0,26;26,0;26,0;2163,0" o:connectangles="0,0,0,0,0,0,0,0,0,0,0,0,0,0,0,0"/>
                  </v:shape>
                  <v:rect id="Rectangle 171" o:spid="_x0000_s1195" style="position:absolute;left:3471;top:1314;width:2199;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TtMUA&#10;AADcAAAADwAAAGRycy9kb3ducmV2LnhtbESPzWoCQRCE7wHfYWghF4kzGiLJxlFEkHjzJ0JybHY6&#10;u6s7PctOq5u3dwJCjkVVfUVN552v1YXaWAW2MBoaUMR5cBUXFg6fq6dXUFGQHdaBycIvRZjPeg9T&#10;zFy48o4ueylUgnDM0EIp0mRax7wkj3EYGuLk/YTWoyTZFtq1eE1wX+uxMRPtseK0UGJDy5Ly0/7s&#10;LRyl/ogmbNeyXH1V2+9nMzhvDtY+9rvFOyihTv7D9/baWRi/vcDfmXQE9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GdO0xQAAANwAAAAPAAAAAAAAAAAAAAAAAJgCAABkcnMv&#10;ZG93bnJldi54bWxQSwUGAAAAAAQABAD1AAAAigMAAAAA&#10;" fillcolor="#ededed" stroked="f"/>
                  <v:rect id="Rectangle 172" o:spid="_x0000_s1196" style="position:absolute;left:3471;top:1324;width:219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JpJMUA&#10;AADcAAAADwAAAGRycy9kb3ducmV2LnhtbESPQWvCQBSE70L/w/IKvelurYYa3YRSCBTUQ7XQ6yP7&#10;TILZt2l2jem/dwsFj8PMfMNs8tG2YqDeN441PM8UCOLSmYYrDV/HYvoKwgdkg61j0vBLHvLsYbLB&#10;1Lgrf9JwCJWIEPYpaqhD6FIpfVmTRT9zHXH0Tq63GKLsK2l6vEa4beVcqURabDgu1NjRe03l+XCx&#10;GjBZmJ/96WV33F4SXFWjKpbfSuunx/FtDSLQGO7h//aH0TBfJfB3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mkkxQAAANwAAAAPAAAAAAAAAAAAAAAAAJgCAABkcnMv&#10;ZG93bnJldi54bWxQSwUGAAAAAAQABAD1AAAAigMAAAAA&#10;" stroked="f"/>
                  <v:rect id="Rectangle 173" o:spid="_x0000_s1197" style="position:absolute;left:3471;top:1575;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kysYA&#10;AADcAAAADwAAAGRycy9kb3ducmV2LnhtbESPQWvCQBSE70L/w/IKXkrdmENtU1fRgiiC0FoPHh/Z&#10;12xI9m2aXZP037tCweMwM98w8+Vga9FR60vHCqaTBARx7nTJhYLT9+b5FYQPyBprx6TgjzwsFw+j&#10;OWba9fxF3TEUIkLYZ6jAhNBkUvrckEU/cQ1x9H5cazFE2RZSt9hHuK1lmiQv0mLJccFgQx+G8up4&#10;sQpmff5bXbpDutbnyu2ftr1Z46dS48dh9Q4i0BDu4f/2TitI32Z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kysYAAADcAAAADwAAAAAAAAAAAAAAAACYAgAAZHJz&#10;L2Rvd25yZXYueG1sUEsFBgAAAAAEAAQA9QAAAIsDAAAAAA==&#10;" fillcolor="#fefefe" stroked="f"/>
                  <v:rect id="Rectangle 174" o:spid="_x0000_s1198" style="position:absolute;left:3471;top:1616;width:2199;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488AA&#10;AADcAAAADwAAAGRycy9kb3ducmV2LnhtbERPTYvCMBC9L/gfwgh7W1M9yFqNUhRF2MtaxfPQjG21&#10;mdQmauuvNwfB4+N9zxatqcSdGldaVjAcRCCIM6tLzhUc9uufXxDOI2usLJOCjhws5r2vGcbaPnhH&#10;99TnIoSwi1FB4X0dS+myggy6ga2JA3eyjUEfYJNL3eAjhJtKjqJoLA2WHBoKrGlZUHZJb0ZB2W0S&#10;n1ztOXliV+n/v1W6Oz6V+u63yRSEp9Z/xG/3VisYTcLacCYc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Y0488AAAADcAAAADwAAAAAAAAAAAAAAAACYAgAAZHJzL2Rvd25y&#10;ZXYueG1sUEsFBgAAAAAEAAQA9QAAAIUDAAAAAA==&#10;" fillcolor="#fdfdfd" stroked="f"/>
                  <v:rect id="Rectangle 175" o:spid="_x0000_s1199" style="position:absolute;left:3471;top:165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oJsAA&#10;AADcAAAADwAAAGRycy9kb3ducmV2LnhtbESPzQrCMBCE74LvEFbwIprqQWo1ioiCePLvAZZmbYvN&#10;pjRRW5/eCILHYWa+YRarxpTiSbUrLCsYjyIQxKnVBWcKrpfdMAbhPLLG0jIpaMnBatntLDDR9sUn&#10;ep59JgKEXYIKcu+rREqX5mTQjWxFHLybrQ36IOtM6hpfAW5KOYmiqTRYcFjIsaJNTun9/DAKmrWl&#10;tp3Gg8EhPmpst9tN9r4r1e816zkIT43/h3/tvVYwmc3geyYc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NoJsAAAADcAAAADwAAAAAAAAAAAAAAAACYAgAAZHJzL2Rvd25y&#10;ZXYueG1sUEsFBgAAAAAEAAQA9QAAAIUDAAAAAA==&#10;" fillcolor="#fcfcfc" stroked="f"/>
                  <v:rect id="Rectangle 176" o:spid="_x0000_s1200" style="position:absolute;left:3471;top:171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i+DrwA&#10;AADcAAAADwAAAGRycy9kb3ducmV2LnhtbERPzQ7BQBC+S7zDZiRubBFCWSISiSvqPumOtnRnm+5q&#10;y9Pbg8Txy/e/2XWmFA3VrrCsYDKOQBCnVhecKUiux9EShPPIGkvLpOBNDnbbfm+DsbYtn6m5+EyE&#10;EHYxKsi9r2IpXZqTQTe2FXHg7rY26AOsM6lrbEO4KeU0ihbSYMGhIceKDjmlz8vLKLjNl+dp+5Sf&#10;5PMwt9X9dUwaLJUaDrr9GoSnzv/FP/dJK5hFYX44E46A3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y6L4OvAAAANwAAAAPAAAAAAAAAAAAAAAAAJgCAABkcnMvZG93bnJldi54&#10;bWxQSwUGAAAAAAQABAD1AAAAgQMAAAAA&#10;" fillcolor="#fbfbfb" stroked="f"/>
                  <v:rect id="Rectangle 177" o:spid="_x0000_s1201" style="position:absolute;left:3471;top:176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KW8cA&#10;AADcAAAADwAAAGRycy9kb3ducmV2LnhtbESP0WrCQBRE3wX/YblCX6RubKHG1FXEtqCFPhj9gEv2&#10;NgnN3l2zW5P69W5B8HGYmTPMYtWbRpyp9bVlBdNJAoK4sLrmUsHx8PGYgvABWWNjmRT8kYfVcjhY&#10;YKZtx3s656EUEcI+QwVVCC6T0hcVGfQT64ij921bgyHKtpS6xS7CTSOfkuRFGqw5LlToaFNR8ZP/&#10;GgWn/P34dhnP+u6znrsw/9od0rVT6mHUr19BBOrDPXxrb7WC52QK/2fi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ClvHAAAA3AAAAA8AAAAAAAAAAAAAAAAAmAIAAGRy&#10;cy9kb3ducmV2LnhtbFBLBQYAAAAABAAEAPUAAACMAwAAAAA=&#10;" fillcolor="#fafafa" stroked="f"/>
                  <v:rect id="Rectangle 178" o:spid="_x0000_s1202" style="position:absolute;left:3471;top:1814;width:2199;height: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pGsUA&#10;AADcAAAADwAAAGRycy9kb3ducmV2LnhtbESPQWvCQBSE74L/YXlCb3XXFEVSV5HS0mJR1AbPj+wz&#10;iWbfhuxW0/76rlDwOMzMN8xs0dlaXKj1lWMNo6ECQZw7U3GhIft6e5yC8AHZYO2YNPyQh8W835th&#10;atyVd3TZh0JECPsUNZQhNKmUPi/Joh+6hjh6R9daDFG2hTQtXiPc1jJRaiItVhwXSmzopaT8vP+2&#10;Gkw23iSr5HAy2/XEm99MfYb3V60fBt3yGUSgLtzD/+0Po+FJJX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ukaxQAAANwAAAAPAAAAAAAAAAAAAAAAAJgCAABkcnMv&#10;ZG93bnJldi54bWxQSwUGAAAAAAQABAD1AAAAigMAAAAA&#10;" fillcolor="#f9f9f9" stroked="f"/>
                  <v:rect id="Rectangle 179" o:spid="_x0000_s1203" style="position:absolute;left:3471;top:1867;width:2199;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AOcYA&#10;AADcAAAADwAAAGRycy9kb3ducmV2LnhtbESPzWrDMBCE74W8g9hALqWRm0AJbpTQlDj0UAr5sc8b&#10;a2ObWisjKY779lWhkOMwO9/sLNeDaUVPzjeWFTxPExDEpdUNVwpOx+xpAcIHZI2tZVLwQx7Wq9HD&#10;ElNtb7yn/hAqESHsU1RQh9ClUvqyJoN+ajvi6F2sMxiidJXUDm8Rblo5S5IXabDh2FBjR+81ld+H&#10;q4lvfO02mwK3WX5qz58aH2e52xdKTcbD2yuIQEO4H/+nP7SCeTKHvzGRAH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sAOcYAAADcAAAADwAAAAAAAAAAAAAAAACYAgAAZHJz&#10;L2Rvd25yZXYueG1sUEsFBgAAAAAEAAQA9QAAAIsDAAAAAA==&#10;" fillcolor="#f8f8f8" stroked="f"/>
                  <v:rect id="Rectangle 180" o:spid="_x0000_s1204" style="position:absolute;left:3471;top:189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G3jMYA&#10;AADcAAAADwAAAGRycy9kb3ducmV2LnhtbESPQWvCQBSE70L/w/IKvRTd2IqaNKtUwVb0ZOylt0f2&#10;NQlm34bsNib/visUPA4z8w2TrntTi45aV1lWMJ1EIIhzqysuFHydd+MlCOeRNdaWScFADtarh1GK&#10;ibZXPlGX+UIECLsEFZTeN4mULi/JoJvYhjh4P7Y16INsC6lbvAa4qeVLFM2lwYrDQokNbUvKL9mv&#10;UXCMzWaI7bDIuu+Ne/6sDqePHJV6euzf30B46v09/N/eawWv0Qx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G3jMYAAADcAAAADwAAAAAAAAAAAAAAAACYAgAAZHJz&#10;L2Rvd25yZXYueG1sUEsFBgAAAAAEAAQA9QAAAIsDAAAAAA==&#10;" fillcolor="#f7f7f7" stroked="f"/>
                  <v:rect id="Rectangle 181" o:spid="_x0000_s1205" style="position:absolute;left:3471;top:195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48UA&#10;AADcAAAADwAAAGRycy9kb3ducmV2LnhtbESPQWsCMRSE74L/IbxCL1ITW5SyNYpYBLGC1Cp4fN28&#10;7i5uXpYkdbf/3hQEj8PMfMNM552txYV8qBxrGA0VCOLcmYoLDYev1dMriBCRDdaOScMfBZjP+r0p&#10;Zsa1/EmXfSxEgnDIUEMZY5NJGfKSLIaha4iT9+O8xZikL6Tx2Ca4reWzUhNpseK0UGJDy5Ly8/7X&#10;amjV9p0HH9+T4/iwK/xqt6HTErV+fOgWbyAidfEevrXXRsOLGsP/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m7jxQAAANwAAAAPAAAAAAAAAAAAAAAAAJgCAABkcnMv&#10;ZG93bnJldi54bWxQSwUGAAAAAAQABAD1AAAAigMAAAAA&#10;" fillcolor="#f6f6f6" stroked="f"/>
                  <v:rect id="Rectangle 182" o:spid="_x0000_s1206" style="position:absolute;left:3471;top:200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sz5scA&#10;AADcAAAADwAAAGRycy9kb3ducmV2LnhtbESPQWvCQBSE70L/w/IKvZS6sdrYpq4iguJJaerB42v2&#10;NQnNvg3ZNYn+elcoeBxm5htmtuhNJVpqXGlZwWgYgSDOrC45V3D4Xr+8g3AeWWNlmRScycFi/jCY&#10;YaJtx1/Upj4XAcIuQQWF93UipcsKMuiGtiYO3q9tDPogm1zqBrsAN5V8jaJYGiw5LBRY06qg7C89&#10;GQVv9c9mOtmPd5f0eWMPVbZtP7qjUk+P/fIThKfe38P/7a1WMI5iuJ0JR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bM+bHAAAA3AAAAA8AAAAAAAAAAAAAAAAAmAIAAGRy&#10;cy9kb3ducmV2LnhtbFBLBQYAAAAABAAEAPUAAACMAwAAAAA=&#10;" fillcolor="#f5f5f5" stroked="f"/>
                  <v:rect id="Rectangle 183" o:spid="_x0000_s1207" style="position:absolute;left:3471;top:205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GJMUA&#10;AADcAAAADwAAAGRycy9kb3ducmV2LnhtbESPQWvCQBSE74X+h+UJvdWNClVTVwkVQSgIail4e2Sf&#10;SWr2bdhdTfLvu4LgcZiZb5jFqjO1uJHzlWUFo2ECgji3uuJCwc9x8z4D4QOyxtoyKejJw2r5+rLA&#10;VNuW93Q7hEJECPsUFZQhNKmUPi/JoB/ahjh6Z+sMhihdIbXDNsJNLcdJ8iENVhwXSmzoq6T8crga&#10;Bb999ddm67ndZpvT9bybTC/9t1PqbdBlnyACdeEZfrS3WsEkmcL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x8YkxQAAANwAAAAPAAAAAAAAAAAAAAAAAJgCAABkcnMv&#10;ZG93bnJldi54bWxQSwUGAAAAAAQABAD1AAAAigMAAAAA&#10;" fillcolor="#f4f4f4" stroked="f"/>
                  <v:rect id="Rectangle 184" o:spid="_x0000_s1208" style="position:absolute;left:3471;top:210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umW8AA&#10;AADcAAAADwAAAGRycy9kb3ducmV2LnhtbERPy4rCMBTdC/MP4Q7MThMVxalGEUFmVoIvZnttrm2x&#10;uSlNWjt+vVkILg/nvVh1thQt1b5wrGE4UCCIU2cKzjScjtv+DIQPyAZLx6Thnzyslh+9BSbG3XlP&#10;7SFkIoawT1BDHkKVSOnTnCz6gauII3d1tcUQYZ1JU+M9httSjpSaSosFx4YcK9rklN4OjdXw92ib&#10;8OMuTXsmuxtP6PZ9VErrr89uPQcRqAtv8cv9azSMVV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umW8AAAADcAAAADwAAAAAAAAAAAAAAAACYAgAAZHJzL2Rvd25y&#10;ZXYueG1sUEsFBgAAAAAEAAQA9QAAAIUDAAAAAA==&#10;" fillcolor="#f3f3f3" stroked="f"/>
                  <v:rect id="Rectangle 185" o:spid="_x0000_s1209" style="position:absolute;left:3471;top:2138;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GgosUA&#10;AADcAAAADwAAAGRycy9kb3ducmV2LnhtbESPQWvCQBSE74L/YXmCF6mbWig2dRWRKkILpVGR3h7Z&#10;ZzaYfRuya4z/vlsQPA4z8w0zW3S2Ei01vnSs4HmcgCDOnS65ULDfrZ+mIHxA1lg5JgU38rCY93sz&#10;TLW78g+1WShEhLBPUYEJoU6l9Lkhi37sauLonVxjMUTZFFI3eI1wW8lJkrxKiyXHBYM1rQzl5+xi&#10;FSzl8Ze/ss/2YM1NHvXobL83H0oNB93yHUSgLjzC9/ZWK3hJ3uD/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aCixQAAANwAAAAPAAAAAAAAAAAAAAAAAJgCAABkcnMv&#10;ZG93bnJldi54bWxQSwUGAAAAAAQABAD1AAAAigMAAAAA&#10;" fillcolor="#f2f2f2" stroked="f"/>
                  <v:rect id="Rectangle 186" o:spid="_x0000_s1210" style="position:absolute;left:3471;top:2190;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rfbcUA&#10;AADcAAAADwAAAGRycy9kb3ducmV2LnhtbESPwWrCQBCG70LfYZlCL1I3VhEbXUWkQvWmEUpvQ3ZM&#10;gtnZkN1q6tM7B8Hj8M//zXzzZedqdaE2VJ4NDAcJKOLc24oLA8ds8z4FFSKyxdozGfinAMvFS2+O&#10;qfVX3tPlEAslEA4pGihjbFKtQ16SwzDwDbFkJ986jDK2hbYtXgXuav2RJBPtsGK5UGJD65Ly8+HP&#10;CWV/dr/5+CvZ9bcb/vnMsl3X3Ix5e+1WM1CRuvhcfrS/rYHRUN4XGREBv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St9txQAAANwAAAAPAAAAAAAAAAAAAAAAAJgCAABkcnMv&#10;ZG93bnJldi54bWxQSwUGAAAAAAQABAD1AAAAigMAAAAA&#10;" fillcolor="#f1f1f1" stroked="f"/>
                  <v:rect id="Rectangle 187" o:spid="_x0000_s1211" style="position:absolute;left:3471;top:2242;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QcgA&#10;AADcAAAADwAAAGRycy9kb3ducmV2LnhtbESPQWvCQBSE74X+h+UVvBTdRGmxqauoIAgWQVsovb1m&#10;X7Jps29jdjXpv3cLhR6HmfmGmS16W4sLtb5yrCAdJSCIc6crLhW8vW6GUxA+IGusHZOCH/KwmN/e&#10;zDDTruMDXY6hFBHCPkMFJoQmk9Lnhiz6kWuIo1e41mKIsi2lbrGLcFvLcZI8SosVxwWDDa0N5d/H&#10;s1Ww2r2/6KfNlzkXD/f7pPg8HT46VGpw1y+fQQTqw3/4r73VCiZpCr9n4hG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AX9ByAAAANwAAAAPAAAAAAAAAAAAAAAAAJgCAABk&#10;cnMvZG93bnJldi54bWxQSwUGAAAAAAQABAD1AAAAjQMAAAAA&#10;" fillcolor="#f0f0f0" stroked="f"/>
                  <v:rect id="Rectangle 188" o:spid="_x0000_s1212" style="position:absolute;left:3471;top:2294;width:2199;height: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B8cMA&#10;AADcAAAADwAAAGRycy9kb3ducmV2LnhtbESPQYvCMBSE7wv+h/AEb2uqgqzVKKIIepLtLtjjs3m2&#10;1ealNNHWf78RhD0OM/MNs1h1phIPalxpWcFoGIEgzqwuOVfw+7P7/ALhPLLGyjIpeJKD1bL3scBY&#10;25a/6ZH4XAQIuxgVFN7XsZQuK8igG9qaOHgX2xj0QTa51A22AW4qOY6iqTRYclgosKZNQdktuRsF&#10;bX2c6XWqz22aJjI7n7YHN70qNeh36zkIT53/D7/be61gMhrD60w4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GB8cMAAADcAAAADwAAAAAAAAAAAAAAAACYAgAAZHJzL2Rv&#10;d25yZXYueG1sUEsFBgAAAAAEAAQA9QAAAIgDAAAAAA==&#10;" fillcolor="#efefef" stroked="f"/>
                  <v:rect id="Rectangle 189" o:spid="_x0000_s1213" style="position:absolute;left:3471;top:2346;width:2199;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vhsUA&#10;AADcAAAADwAAAGRycy9kb3ducmV2LnhtbESPT2sCMRTE74LfITzBm2atdJGtUapQEOmlKmhvj83b&#10;P93Ny5JEXb99Uyh4HGbmN8xy3ZtW3Mj52rKC2TQBQZxbXXOp4HT8mCxA+ICssbVMCh7kYb0aDpaY&#10;aXvnL7odQikihH2GCqoQukxKn1dk0E9tRxy9wjqDIUpXSu3wHuGmlS9JkkqDNceFCjvaVpQ3h6tR&#10;cHaL5rvY+CYpXveXqzmnl8+fVKnxqH9/AxGoD8/wf3unFcxnc/g7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2+GxQAAANwAAAAPAAAAAAAAAAAAAAAAAJgCAABkcnMv&#10;ZG93bnJldi54bWxQSwUGAAAAAAQABAD1AAAAigMAAAAA&#10;" fillcolor="#eee" stroked="f"/>
                  <v:rect id="Rectangle 190" o:spid="_x0000_s1214" style="position:absolute;left:3471;top:2378;width:2199;height: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66MUA&#10;AADcAAAADwAAAGRycy9kb3ducmV2LnhtbESPQWvCQBSE7wX/w/KEXoruqqVIdBURRG+1NlCPj+xr&#10;kpp9G7JPTf99t1DocZiZb5jluveNulEX68AWJmMDirgIrubSQv6+G81BRUF22AQmC98UYb0aPCwx&#10;c+HOb3Q7SakShGOGFiqRNtM6FhV5jOPQEifvM3QeJcmu1K7De4L7Rk+NedEea04LFba0rai4nK7e&#10;wpc0+2jC8SDb3Ud9PM/M0/U1t/Zx2G8WoIR6+Q//tQ/OwmzyDL9n0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roxQAAANwAAAAPAAAAAAAAAAAAAAAAAJgCAABkcnMv&#10;ZG93bnJldi54bWxQSwUGAAAAAAQABAD1AAAAigMAAAAA&#10;" fillcolor="#ededed" stroked="f"/>
                  <v:shape id="Freeform 191" o:spid="_x0000_s1215" style="position:absolute;left:3471;top:1314;width:2188;height:1095;visibility:visible;mso-wrap-style:square;v-text-anchor:top" coordsize="3360,1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x/McA&#10;AADcAAAADwAAAGRycy9kb3ducmV2LnhtbESPT2vCQBTE74LfYXmF3swmlrYaXcUWhBZ68Q/0+sw+&#10;k9Ddt2l2a2I/vSsIHoeZ+Q0zX/bWiBO1vnasIEtSEMSF0zWXCva79WgCwgdkjcYxKTiTh+ViOJhj&#10;rl3HGzptQykihH2OCqoQmlxKX1Rk0SeuIY7e0bUWQ5RtKXWLXYRbI8dp+iIt1hwXKmzovaLiZ/tn&#10;FRiz/uz679fJ+bBZve13v9Ps/yso9fjQr2YgAvXhHr61P7SCp+wZrmfi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8fzHAAAA3AAAAA8AAAAAAAAAAAAAAAAAmAIAAGRy&#10;cy9kb3ducmV2LnhtbFBLBQYAAAAABAAEAPUAAACMAwAAAAA=&#10;" path="m3320,v23,,40,18,40,40l3360,40r,1600l3360,1640v,23,-17,40,-40,40c3320,1680,3320,1680,3320,1680r,l40,1680r,c18,1680,,1663,,1640r,l,40c,18,18,,40,r,l3320,xe" filled="f" strokeweight=".5pt">
                    <v:stroke endcap="round"/>
                    <v:path arrowok="t" o:connecttype="custom" o:connectlocs="2162,0;2188,26;2188,26;2188,1069;2188,1069;2162,1095;2162,1095;2162,1095;26,1095;26,1095;0,1069;0,1069;0,26;26,0;26,0;2162,0" o:connectangles="0,0,0,0,0,0,0,0,0,0,0,0,0,0,0,0"/>
                  </v:shape>
                  <v:rect id="Rectangle 192" o:spid="_x0000_s1216" style="position:absolute;left:4377;top:1377;width:33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6PcEA&#10;AADcAAAADwAAAGRycy9kb3ducmV2LnhtbESPzYoCMRCE7wu+Q2jB25pRQWQ0igiCK3tx9AGaSc8P&#10;Jp0hic7s25sFwWNRVV9Rm91gjXiSD61jBbNpBoK4dLrlWsHtevxegQgRWaNxTAr+KMBuO/raYK5d&#10;zxd6FrEWCcIhRwVNjF0uZSgbshimriNOXuW8xZikr6X22Ce4NXKeZUtpseW00GBHh4bKe/GwCuS1&#10;OParwvjMnefVr/k5XSpySk3Gw34NItIQP+F3+6QVLGZL+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jej3BAAAA3AAAAA8AAAAAAAAAAAAAAAAAmAIAAGRycy9kb3du&#10;cmV2LnhtbFBLBQYAAAAABAAEAPUAAACGAwAAAAA=&#10;" filled="f" stroked="f">
                    <v:textbox style="mso-fit-shape-to-text:t" inset="0,0,0,0">
                      <w:txbxContent>
                        <w:p w14:paraId="32A39F90" w14:textId="3E83FEA9" w:rsidR="00AE476B" w:rsidRDefault="00AE476B">
                          <w:r>
                            <w:rPr>
                              <w:rFonts w:ascii="Arial" w:hAnsi="Arial" w:cs="Arial"/>
                              <w:color w:val="000000"/>
                              <w:sz w:val="10"/>
                              <w:szCs w:val="10"/>
                            </w:rPr>
                            <w:t>«Type»</w:t>
                          </w:r>
                        </w:p>
                      </w:txbxContent>
                    </v:textbox>
                  </v:rect>
                  <v:rect id="Rectangle 193" o:spid="_x0000_s1217" style="position:absolute;left:3627;top:1512;width:177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psIA&#10;AADcAAAADwAAAGRycy9kb3ducmV2LnhtbESPzYoCMRCE74LvEFrwphkVXBmNIoLgLl4cfYBm0vOD&#10;SWdIojP79puFhT0WVfUVtTsM1og3+dA6VrCYZyCIS6dbrhU87ufZBkSIyBqNY1LwTQEO+/Foh7l2&#10;Pd/oXcRaJAiHHBU0MXa5lKFsyGKYu444eZXzFmOSvpbaY5/g1shllq2lxZbTQoMdnRoqn8XLKpD3&#10;4txvCuMz97WsrubzcqvIKTWdDMctiEhD/A//tS9awWrx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9+mwgAAANwAAAAPAAAAAAAAAAAAAAAAAJgCAABkcnMvZG93&#10;bnJldi54bWxQSwUGAAAAAAQABAD1AAAAhwMAAAAA&#10;" filled="f" stroked="f">
                    <v:textbox style="mso-fit-shape-to-text:t" inset="0,0,0,0">
                      <w:txbxContent>
                        <w:p w14:paraId="68CD7986" w14:textId="43B5ACCE" w:rsidR="00AE476B" w:rsidRDefault="00AE476B">
                          <w:r>
                            <w:rPr>
                              <w:rFonts w:ascii="Arial" w:hAnsi="Arial" w:cs="Arial"/>
                              <w:b/>
                              <w:bCs/>
                              <w:color w:val="000000"/>
                              <w:sz w:val="10"/>
                              <w:szCs w:val="10"/>
                            </w:rPr>
                            <w:t>EarthMaterialDetails::ConstituentPart</w:t>
                          </w:r>
                        </w:p>
                      </w:txbxContent>
                    </v:textbox>
                  </v:rect>
                  <v:line id="Line 194" o:spid="_x0000_s1218" style="position:absolute;visibility:visible;mso-wrap-style:square" from="3471,1700" to="5659,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s3lsMAAADcAAAADwAAAGRycy9kb3ducmV2LnhtbERPyWrDMBC9F/oPYgq9NbJjSFM3cggB&#10;l5wKWaDXwZpaTqyRsVTb9ddHh0KPj7dvtpNtxUC9bxwrSBcJCOLK6YZrBZdz+bIG4QOyxtYxKfgl&#10;D9vi8WGDuXYjH2k4hVrEEPY5KjAhdLmUvjJk0S9cRxy5b9dbDBH2tdQ9jjHctnKZJCtpseHYYLCj&#10;vaHqdvqxCvbT9VgOH/Pr/Lm8VCZ7q79W651Sz0/T7h1EoCn8i//cB60gS+PaeCYeAVn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LN5bDAAAA3AAAAA8AAAAAAAAAAAAA&#10;AAAAoQIAAGRycy9kb3ducmV2LnhtbFBLBQYAAAAABAAEAPkAAACRAwAAAAA=&#10;" strokeweight=".5pt">
                    <v:stroke endcap="round"/>
                  </v:line>
                  <v:rect id="Rectangle 195" o:spid="_x0000_s1219" style="position:absolute;left:3606;top:1783;width:48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uT8IA&#10;AADcAAAADwAAAGRycy9kb3ducmV2LnhtbESPzYoCMRCE74LvEFrwphkVFnc0igiCLl4c9wGaSc8P&#10;Jp0hyTqzb28WhD0WVfUVtd0P1ogn+dA6VrCYZyCIS6dbrhV830+zNYgQkTUax6TglwLsd+PRFnPt&#10;er7Rs4i1SBAOOSpoYuxyKUPZkMUwdx1x8irnLcYkfS21xz7BrZHLLPuQFltOCw12dGyofBQ/VoG8&#10;F6d+XRifua9ldTWX860ip9R0Mhw2ICIN8T/8bp+1gtXiE/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PO5PwgAAANwAAAAPAAAAAAAAAAAAAAAAAJgCAABkcnMvZG93&#10;bnJldi54bWxQSwUGAAAAAAQABAD1AAAAhwMAAAAA&#10;" filled="f" stroked="f">
                    <v:textbox style="mso-fit-shape-to-text:t" inset="0,0,0,0">
                      <w:txbxContent>
                        <w:p w14:paraId="2BB331AE" w14:textId="347EE2DF" w:rsidR="00AE476B" w:rsidRDefault="00AE476B">
                          <w:r>
                            <w:rPr>
                              <w:rFonts w:ascii="Arial" w:hAnsi="Arial" w:cs="Arial"/>
                              <w:color w:val="000000"/>
                              <w:sz w:val="10"/>
                              <w:szCs w:val="10"/>
                            </w:rPr>
                            <w:t>«voidable»</w:t>
                          </w:r>
                        </w:p>
                      </w:txbxContent>
                    </v:textbox>
                  </v:rect>
                  <v:rect id="Rectangle 196" o:spid="_x0000_s1220" style="position:absolute;left:3523;top:1919;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qNb74A&#10;AADcAAAADwAAAGRycy9kb3ducmV2LnhtbERPy4rCMBTdC/5DuMLsNLUDItUoIgiOzMbqB1ya2wcm&#10;NyWJtvP3ZjHg8nDe2/1ojXiRD51jBctFBoK4crrjRsH9dpqvQYSIrNE4JgV/FGC/m062WGg38JVe&#10;ZWxECuFQoII2xr6QMlQtWQwL1xMnrnbeYkzQN1J7HFK4NTLPspW02HFqaLGnY0vVo3xaBfJWnoZ1&#10;aXzmLnn9a37O15qcUl+z8bABEWmMH/G/+6wVfOdpfjqTjoDcv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5qjW++AAAA3AAAAA8AAAAAAAAAAAAAAAAAmAIAAGRycy9kb3ducmV2&#10;LnhtbFBLBQYAAAAABAAEAPUAAACDAwAAAAA=&#10;" filled="f" stroked="f">
                    <v:textbox style="mso-fit-shape-to-text:t" inset="0,0,0,0">
                      <w:txbxContent>
                        <w:p w14:paraId="02D2442E" w14:textId="0DF1F4AE" w:rsidR="00AE476B" w:rsidRDefault="00AE476B">
                          <w:r>
                            <w:rPr>
                              <w:rFonts w:ascii="Arial" w:hAnsi="Arial" w:cs="Arial"/>
                              <w:color w:val="3C3C3C"/>
                              <w:sz w:val="10"/>
                              <w:szCs w:val="10"/>
                            </w:rPr>
                            <w:t xml:space="preserve">+ </w:t>
                          </w:r>
                        </w:p>
                      </w:txbxContent>
                    </v:textbox>
                  </v:rect>
                  <v:rect id="Rectangle 197" o:spid="_x0000_s1221" style="position:absolute;left:3700;top:1919;width:160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o9MEA&#10;AADcAAAADwAAAGRycy9kb3ducmV2LnhtbESP3YrCMBSE7xd8h3AE79bUCot0jbIsCCreWH2AQ3P6&#10;wyYnJYm2vr0RhL0cZuYbZr0drRF38qFzrGAxz0AQV0533Ci4XnafKxAhIms0jknBgwJsN5OPNRba&#10;DXymexkbkSAcClTQxtgXUoaqJYth7nri5NXOW4xJ+kZqj0OCWyPzLPuSFjtOCy329NtS9VferAJ5&#10;KXfDqjQ+c8e8PpnD/lyTU2o2HX++QUQa43/43d5rBct8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KPTBAAAA3AAAAA8AAAAAAAAAAAAAAAAAmAIAAGRycy9kb3du&#10;cmV2LnhtbFBLBQYAAAAABAAEAPUAAACGAwAAAAA=&#10;" filled="f" stroked="f">
                    <v:textbox style="mso-fit-shape-to-text:t" inset="0,0,0,0">
                      <w:txbxContent>
                        <w:p w14:paraId="16446D9D" w14:textId="688D08F2" w:rsidR="00AE476B" w:rsidRDefault="00AE476B">
                          <w:r>
                            <w:rPr>
                              <w:rFonts w:ascii="Arial" w:hAnsi="Arial" w:cs="Arial"/>
                              <w:color w:val="3C3C3C"/>
                              <w:sz w:val="10"/>
                              <w:szCs w:val="10"/>
                            </w:rPr>
                            <w:t>role: ConstituentPartRoleTerm [0..1]</w:t>
                          </w:r>
                        </w:p>
                      </w:txbxContent>
                    </v:textbox>
                  </v:rect>
                  <v:rect id="Rectangle 198" o:spid="_x0000_s1222" style="position:absolute;left:3606;top:2096;width:1351;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2g8EA&#10;AADcAAAADwAAAGRycy9kb3ducmV2LnhtbESP3YrCMBSE7wXfIRxh7zS1wiJdo4ggqOyNdR/g0Jz+&#10;YHJSkmjr25uFhb0cZuYbZrMbrRFP8qFzrGC5yEAQV0533Cj4uR3naxAhIms0jknBiwLsttPJBgvt&#10;Br7Ss4yNSBAOBSpoY+wLKUPVksWwcD1x8mrnLcYkfSO1xyHBrZF5ln1Kix2nhRZ7OrRU3cuHVSBv&#10;5XFYl8Zn7pLX3+Z8utbklPqYjfsvEJHG+B/+a5+0glWe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0toPBAAAA3AAAAA8AAAAAAAAAAAAAAAAAmAIAAGRycy9kb3du&#10;cmV2LnhtbFBLBQYAAAAABAAEAPUAAACGAwAAAAA=&#10;" filled="f" stroked="f">
                    <v:textbox style="mso-fit-shape-to-text:t" inset="0,0,0,0">
                      <w:txbxContent>
                        <w:p w14:paraId="059D07C8" w14:textId="41DC95D8" w:rsidR="00AE476B" w:rsidRDefault="00AE476B">
                          <w:r>
                            <w:rPr>
                              <w:rFonts w:ascii="Arial" w:hAnsi="Arial" w:cs="Arial"/>
                              <w:color w:val="000000"/>
                              <w:sz w:val="10"/>
                              <w:szCs w:val="10"/>
                            </w:rPr>
                            <w:t>«estimatedProperty, voidable»</w:t>
                          </w:r>
                        </w:p>
                      </w:txbxContent>
                    </v:textbox>
                  </v:rect>
                  <v:rect id="Rectangle 199" o:spid="_x0000_s1223" style="position:absolute;left:3523;top:2232;width:59;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TGMEA&#10;AADcAAAADwAAAGRycy9kb3ducmV2LnhtbESP3YrCMBSE74V9h3CEvdPUCotUo4gguOKN1Qc4NKc/&#10;mJyUJGu7b28WhL0cZuYbZrMbrRFP8qFzrGAxz0AQV0533Ci4346zFYgQkTUax6TglwLsth+TDRba&#10;DXylZxkbkSAcClTQxtgXUoaqJYth7nri5NXOW4xJ+kZqj0OCWyPzLPuSFjtOCy32dGipepQ/VoG8&#10;lcdhVRqfuXNeX8z36VqTU+pzOu7XICKN8T/8bp+0gmW+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4ExjBAAAA3AAAAA8AAAAAAAAAAAAAAAAAmAIAAGRycy9kb3du&#10;cmV2LnhtbFBLBQYAAAAABAAEAPUAAACGAwAAAAA=&#10;" filled="f" stroked="f">
                    <v:textbox style="mso-fit-shape-to-text:t" inset="0,0,0,0">
                      <w:txbxContent>
                        <w:p w14:paraId="466D5F3A" w14:textId="78BF7229" w:rsidR="00AE476B" w:rsidRDefault="00AE476B">
                          <w:r>
                            <w:rPr>
                              <w:rFonts w:ascii="Arial" w:hAnsi="Arial" w:cs="Arial"/>
                              <w:color w:val="3C3C3C"/>
                              <w:sz w:val="10"/>
                              <w:szCs w:val="10"/>
                            </w:rPr>
                            <w:t xml:space="preserve">+ </w:t>
                          </w:r>
                        </w:p>
                      </w:txbxContent>
                    </v:textbox>
                  </v:rect>
                  <v:rect id="Rectangle 200" o:spid="_x0000_s1224" style="position:absolute;left:3700;top:2232;width:1424;height:3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LbMIA&#10;AADcAAAADwAAAGRycy9kb3ducmV2LnhtbESP3WoCMRSE7wXfIRzBO826liKrUUQQbOmNqw9w2Jz9&#10;weRkSaK7ffumUOjlMDPfMLvDaI14kQ+dYwWrZQaCuHK640bB/XZebECEiKzROCYF3xTgsJ9Odlho&#10;N/CVXmVsRIJwKFBBG2NfSBmqliyGpeuJk1c7bzEm6RupPQ4Jbo3Ms+xdWuw4LbTY06ml6lE+rQJ5&#10;K8/DpjQ+c595/WU+LteanFLz2Xjcgog0xv/wX/uiFazz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YtswgAAANwAAAAPAAAAAAAAAAAAAAAAAJgCAABkcnMvZG93&#10;bnJldi54bWxQSwUGAAAAAAQABAD1AAAAhwMAAAAA&#10;" filled="f" stroked="f">
                    <v:textbox style="mso-fit-shape-to-text:t" inset="0,0,0,0">
                      <w:txbxContent>
                        <w:p w14:paraId="638B7758" w14:textId="57CE3ECF" w:rsidR="00AE476B" w:rsidRDefault="00AE476B">
                          <w:r>
                            <w:rPr>
                              <w:rFonts w:ascii="Arial" w:hAnsi="Arial" w:cs="Arial"/>
                              <w:color w:val="3C3C3C"/>
                              <w:sz w:val="10"/>
                              <w:szCs w:val="10"/>
                            </w:rPr>
                            <w:t>proportion: QuantityRange [0..1]</w:t>
                          </w:r>
                        </w:p>
                      </w:txbxContent>
                    </v:textbox>
                  </v:rect>
                  <v:shape id="Freeform 201" o:spid="_x0000_s1225" style="position:absolute;left:3398;top:4442;width:2564;height:1054;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DChcUA&#10;AADcAAAADwAAAGRycy9kb3ducmV2LnhtbESPQWvCQBSE74L/YXlCb2ZTi1pSN6EVhF6kmpaen9nX&#10;JDT7dsmumvrru4LgcZiZb5hVMZhOnKj3rWUFj0kKgriyuuVawdfnZvoMwgdkjZ1lUvBHHop8PFph&#10;pu2Z93QqQy0ihH2GCpoQXCalrxoy6BPriKP3Y3uDIcq+lrrHc4SbTs7SdCENthwXGnS0bqj6LY9G&#10;wfZj+b2nLbvq8rYrBzyU6cGtlXqYDK8vIAIN4R6+td+1gqfZHK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0MKFxQAAANwAAAAPAAAAAAAAAAAAAAAAAJgCAABkcnMv&#10;ZG93bnJldi54bWxQSwUGAAAAAAQABAD1AAAAigMAAAAA&#10;" path="m3896,v23,,40,18,40,40l3936,40r,1536l3936,1576v,23,-17,40,-40,40c3896,1616,3896,1616,3896,1616r,l40,1616r,c18,1616,,1599,,1576r,l,40c,18,18,,40,r,l3896,xe" fillcolor="#c6cad5" strokeweight="0">
                    <v:path arrowok="t" o:connecttype="custom" o:connectlocs="2538,0;2564,26;2564,26;2564,1028;2564,1028;2538,1054;2538,1054;2538,1054;26,1054;26,1054;0,1028;0,1028;0,26;26,0;26,0;2538,0" o:connectangles="0,0,0,0,0,0,0,0,0,0,0,0,0,0,0,0"/>
                  </v:shape>
                  <v:rect id="Rectangle 202" o:spid="_x0000_s1226" style="position:absolute;left:3366;top:4411;width:2575;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EuecMA&#10;AADcAAAADwAAAGRycy9kb3ducmV2LnhtbESPUWvCQBCE3wv+h2OFvtWNKQSNniKFSvtQwegPWHJr&#10;Eszthdw1xn/fKwg+DjPzDbPejrZVA/e+caJhPktAsZTONFJpOJ8+3xagfCAx1DphDXf2sN1MXtaU&#10;G3eTIw9FqFSEiM9JQx1ClyP6smZLfuY6luhdXG8pRNlXaHq6RbhtMU2SDC01Ehdq6vij5vJa/FoN&#10;6R6LRrJigeX3wex/lsP95FHr1+m4W4EKPIZn+NH+Mhre0wz+z8Qjg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EuecMAAADcAAAADwAAAAAAAAAAAAAAAACYAgAAZHJzL2Rv&#10;d25yZXYueG1sUEsFBgAAAAAEAAQA9QAAAIgDAAAAAA==&#10;" fillcolor="#f8e3c2" stroked="f"/>
                  <v:rect id="Rectangle 203" o:spid="_x0000_s1227" style="position:absolute;left:3366;top:4421;width:2575;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xb5cYA&#10;AADcAAAADwAAAGRycy9kb3ducmV2LnhtbESPQWvCQBSE7wX/w/KE3upGC1ZiNmKlQrFUalTw+Mg+&#10;k2D2bZpdY/rvu0Khx2FmvmGSRW9q0VHrKssKxqMIBHFudcWFgsN+/TQD4TyyxtoyKfghB4t08JBg&#10;rO2Nd9RlvhABwi5GBaX3TSyly0sy6Ea2IQ7e2bYGfZBtIXWLtwA3tZxE0VQarDgslNjQqqT8kl2N&#10;Av29Obwep+ev9Ue2mjUdbU+fb1ulHof9cg7CU+//w3/td63gefIC9zPhCM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xb5cYAAADcAAAADwAAAAAAAAAAAAAAAACYAgAAZHJz&#10;L2Rvd25yZXYueG1sUEsFBgAAAAAEAAQA9QAAAIsDAAAAAA==&#10;" fillcolor="#fcf2e3" stroked="f"/>
                  <v:rect id="Rectangle 204" o:spid="_x0000_s1228" style="position:absolute;left:3366;top:4640;width:2575;height: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hiTr8A&#10;AADcAAAADwAAAGRycy9kb3ducmV2LnhtbERPy6rCMBDdC/5DGMGdptWLSDWKiK+V+OgHDM3YFptJ&#10;aaJWv/5mIbg8nPd82ZpKPKlxpWUF8TACQZxZXXKuIL1uB1MQziNrrCyTgjc5WC66nTkm2r74TM+L&#10;z0UIYZeggsL7OpHSZQUZdENbEwfuZhuDPsAml7rBVwg3lRxF0UQaLDk0FFjTuqDsfnkYBRLj4/lz&#10;uFXv099qH6eTdMdmo1S/165mIDy1/if+ug9awXgU1oYz4QjI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KGJOvwAAANwAAAAPAAAAAAAAAAAAAAAAAJgCAABkcnMvZG93bnJl&#10;di54bWxQSwUGAAAAAAQABAD1AAAAhAMAAAAA&#10;" fillcolor="#fcf2e2" stroked="f"/>
                </v:group>
                <v:rect id="Rectangle 206" o:spid="_x0000_s1229" style="position:absolute;left:21374;top:2959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wcUA&#10;AADcAAAADwAAAGRycy9kb3ducmV2LnhtbESPT2sCMRTE7wW/Q3iCt5pVodjVKFoUStuDf8HjY/Pc&#10;BDcv202q229vhEKPw8z8hpnOW1eJKzXBelYw6GcgiAuvLZcKDvv18xhEiMgaK8+k4JcCzGedpynm&#10;2t94S9ddLEWCcMhRgYmxzqUMhSGHoe9r4uSdfeMwJtmUUjd4S3BXyWGWvUiHltOCwZreDBWX3Y9T&#10;sD6f9l+bj9FxtdyWrf38tqYaW6V63XYxARGpjf/hv/a7VjAavsLjTDo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91HBxQAAANwAAAAPAAAAAAAAAAAAAAAAAJgCAABkcnMv&#10;ZG93bnJldi54bWxQSwUGAAAAAAQABAD1AAAAigMAAAAA&#10;" fillcolor="#fcf1e2" stroked="f"/>
                <v:rect id="Rectangle 207" o:spid="_x0000_s1230" style="position:absolute;left:21374;top:2966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eMMA&#10;AADcAAAADwAAAGRycy9kb3ducmV2LnhtbERPu2rDMBTdA/0HcQtdQiO3IaY4UUwpFDqUhDhdvN1a&#10;N7KJdWUs1Y+/r4ZAxsN57/LJtmKg3jeOFbysEhDEldMNGwU/58/nNxA+IGtsHZOCmTzk+4fFDjPt&#10;Rj7RUAQjYgj7DBXUIXSZlL6qyaJfuY44chfXWwwR9kbqHscYblv5miSptNhwbKixo4+aqmvxZxVg&#10;qssNf5vD4TgNY2lOyfJ3vir19Di9b0EEmsJdfHN/aQXrdZwfz8Qj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yJeMMAAADcAAAADwAAAAAAAAAAAAAAAACYAgAAZHJzL2Rv&#10;d25yZXYueG1sUEsFBgAAAAAEAAQA9QAAAIgDAAAAAA==&#10;" fillcolor="#fcf1e1" stroked="f"/>
                <v:rect id="Rectangle 208" o:spid="_x0000_s1231" style="position:absolute;left:21374;top:29800;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W6MUA&#10;AADcAAAADwAAAGRycy9kb3ducmV2LnhtbESPX2sCMRDE3wt+h7CFvtWcFUROoxRB6B/64LWl+LZc&#10;1svh7eZIop7fvikUfBxm5jfMcj1wp84UYuvFwGRcgCKpvW2lMfD1uX2cg4oJxWLnhQxcKcJ6Nbpb&#10;Ymn9RXZ0rlKjMkRiiQZcSn2pdawdMcax70myd/CBMWUZGm0DXjKcO/1UFDPN2EpecNjTxlF9rE5s&#10;4PQzC++bath/XL9f33h35L3TbMzD/fC8AJVoSLfwf/vFGphOJ/B3Jh8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5boxQAAANwAAAAPAAAAAAAAAAAAAAAAAJgCAABkcnMv&#10;ZG93bnJldi54bWxQSwUGAAAAAAQABAD1AAAAigMAAAAA&#10;" fillcolor="#fcf1e0" stroked="f"/>
                <v:rect id="Rectangle 209" o:spid="_x0000_s1232" style="position:absolute;left:21374;top:2986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67MQA&#10;AADcAAAADwAAAGRycy9kb3ducmV2LnhtbESPQWvCQBSE7wX/w/IEb3Wj0ijRVUQrFHpq6sXbM/tM&#10;otm3YXebpP++Wyj0OMzMN8xmN5hGdOR8bVnBbJqAIC6srrlUcP48Pa9A+ICssbFMCr7Jw247etpg&#10;pm3PH9TloRQRwj5DBVUIbSalLyoy6Ke2JY7ezTqDIUpXSu2wj3DTyHmSpNJgzXGhwpYOFRWP/Mso&#10;uKyS/p4u+TV/eXeXY3d0Lu2uSk3Gw34NItAQ/sN/7TetYLGYw++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euzEAAAA3AAAAA8AAAAAAAAAAAAAAAAAmAIAAGRycy9k&#10;b3ducmV2LnhtbFBLBQYAAAAABAAEAPUAAACJAwAAAAA=&#10;" fillcolor="#fcf0e0" stroked="f"/>
                <v:rect id="Rectangle 210" o:spid="_x0000_s1233" style="position:absolute;left:21374;top:29997;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X2V8QA&#10;AADcAAAADwAAAGRycy9kb3ducmV2LnhtbESPQWsCMRSE70L/Q3gFL1Kzuihla5QiCD30ULW9v25e&#10;d5ckL0uS6u6/bwqCx2FmvmE2u8FZcaEQO88KFvMCBHHtdceNgs/z4ekZREzIGq1nUjBShN32YbLB&#10;SvsrH+lySo3IEI4VKmhT6ispY92Swzj3PXH2fnxwmLIMjdQBrxnurFwWxVo67DgvtNjTvqXanH6d&#10;gm87ro1ZBLv6Mh+J9GFvZu+jUtPH4fUFRKIh3cO39ptWUJYl/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F9lfEAAAA3AAAAA8AAAAAAAAAAAAAAAAAmAIAAGRycy9k&#10;b3ducmV2LnhtbFBLBQYAAAAABAAEAPUAAACJAwAAAAA=&#10;" fillcolor="#fcf0df" stroked="f"/>
                <v:rect id="Rectangle 211" o:spid="_x0000_s1234" style="position:absolute;left:21374;top:30130;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gV5sQA&#10;AADcAAAADwAAAGRycy9kb3ducmV2LnhtbESPT2vCQBTE7wW/w/KEXkrd1H+E6CpVKHjVePH2yL4m&#10;Idm3cXc1aT+9KxR6HGbmN8x6O5hW3Mn52rKCj0kCgriwuuZSwTn/ek9B+ICssbVMCn7Iw3Yzellj&#10;pm3PR7qfQikihH2GCqoQukxKX1Rk0E9sRxy9b+sMhihdKbXDPsJNK6dJspQGa44LFXa0r6hoTjej&#10;4LLYcdNi7pr+PM3T8HtL59c3pV7Hw+cKRKAh/If/2getYDabw/NMP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YFebEAAAA3AAAAA8AAAAAAAAAAAAAAAAAmAIAAGRycy9k&#10;b3ducmV2LnhtbFBLBQYAAAAABAAEAPUAAACJAwAAAAA=&#10;" fillcolor="#fbf0de" stroked="f"/>
                <v:rect id="Rectangle 212" o:spid="_x0000_s1235" style="position:absolute;left:21374;top:30327;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QQsUA&#10;AADcAAAADwAAAGRycy9kb3ducmV2LnhtbESPQWvCQBSE7wX/w/KE3upGxSLRTVCx0JNtoxdvz+wz&#10;CWbfht1tjP++Wyj0OMzMN8w6H0wrenK+saxgOklAEJdWN1wpOB3fXpYgfEDW2FomBQ/ykGejpzWm&#10;2t75i/oiVCJC2KeooA6hS6X0ZU0G/cR2xNG7WmcwROkqqR3eI9y0cpYkr9Jgw3Ghxo52NZW34tso&#10;WH4ms43vC/dxk/vr/nI4b0uzUOp5PGxWIAIN4T/8137XCubzBfyeiUd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pBCxQAAANwAAAAPAAAAAAAAAAAAAAAAAJgCAABkcnMv&#10;ZG93bnJldi54bWxQSwUGAAAAAAQABAD1AAAAigMAAAAA&#10;" fillcolor="#fbefdd" stroked="f"/>
                <v:rect id="Rectangle 213" o:spid="_x0000_s1236" style="position:absolute;left:21374;top:30391;width:16351;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pocQA&#10;AADcAAAADwAAAGRycy9kb3ducmV2LnhtbESPQWvCQBSE7wX/w/IKvTWbGkw1uooUCqWn1tT7M/vM&#10;RrNvQ3aj6b93CwWPw8x8w6w2o23FhXrfOFbwkqQgiCunG64V/JTvz3MQPiBrbB2Tgl/ysFlPHlZY&#10;aHflb7rsQi0ihH2BCkwIXSGlrwxZ9InriKN3dL3FEGVfS93jNcJtK6dpmkuLDccFgx29GarOu8Eq&#10;kLNTbXyo8q/zcZjy4vVzXx5QqafHcbsEEWgM9/B/+0MryLIc/s7EI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aaHEAAAA3AAAAA8AAAAAAAAAAAAAAAAAmAIAAGRycy9k&#10;b3ducmV2LnhtbFBLBQYAAAAABAAEAPUAAACJAwAAAAA=&#10;" fillcolor="#fbefdc" stroked="f"/>
                <v:rect id="Rectangle 214" o:spid="_x0000_s1237" style="position:absolute;left:21374;top:30657;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cv9sQA&#10;AADcAAAADwAAAGRycy9kb3ducmV2LnhtbESPQWvCQBSE74X+h+UVvNVNFa1GVykVwYsH0wbx9si+&#10;JsHs27C7xvjvXUHocZiZb5jlujeN6Mj52rKCj2ECgriwuuZSwe/P9n0GwgdkjY1lUnAjD+vV68sS&#10;U22vfKAuC6WIEPYpKqhCaFMpfVGRQT+0LXH0/qwzGKJ0pdQOrxFuGjlKkqk0WHNcqLCl74qKc3Yx&#10;CrJslAfXTM6Ix27XnfL9Md/MlRq89V8LEIH68B9+tndawXj8CY8z8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L/bEAAAA3AAAAA8AAAAAAAAAAAAAAAAAmAIAAGRycy9k&#10;b3ducmV2LnhtbFBLBQYAAAAABAAEAPUAAACJAwAAAAA=&#10;" fillcolor="#fbeedb" stroked="f"/>
                <v:rect id="Rectangle 215" o:spid="_x0000_s1238" style="position:absolute;left:21374;top:3072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vMAA&#10;AADcAAAADwAAAGRycy9kb3ducmV2LnhtbERPy4rCMBTdC/5DuMLsNPWJ1EaRcQRXgo+Nu0tz2xSb&#10;m04TtfP3k4Xg8nDe2aaztXhS6yvHCsajBARx7nTFpYLrZT9cgvABWWPtmBT8kYfNut/LMNXuxSd6&#10;nkMpYgj7FBWYEJpUSp8bsuhHriGOXOFaiyHCtpS6xVcMt7WcJMlCWqw4Nhhs6NtQfj8/rIJDLg3N&#10;bn65mxT7mo8/v9X8slDqa9BtVyACdeEjfrsPWsF0GtfGM/EIyP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vvMAAAADcAAAADwAAAAAAAAAAAAAAAACYAgAAZHJzL2Rvd25y&#10;ZXYueG1sUEsFBgAAAAAEAAQA9QAAAIUDAAAAAA==&#10;" fillcolor="#fbeeda" stroked="f"/>
                <v:rect id="Rectangle 216" o:spid="_x0000_s1239" style="position:absolute;left:21374;top:30924;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F+B8UA&#10;AADcAAAADwAAAGRycy9kb3ducmV2LnhtbESPQWvCQBSE7wX/w/IEb3VjA0FTVymlhR5y0QheH9nX&#10;JDX7Nma3ScyvdwsFj8PMfMNs96NpRE+dqy0rWC0jEMSF1TWXCk755/MahPPIGhvLpOBGDva72dMW&#10;U20HPlB/9KUIEHYpKqi8b1MpXVGRQbe0LXHwvm1n0AfZlVJ3OAS4aeRLFCXSYM1hocKW3isqLsdf&#10;o6Ahn0X5pSyu+c+UyTqJp+njrNRiPr69gvA0+kf4v/2lFcTxBv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X4HxQAAANwAAAAPAAAAAAAAAAAAAAAAAJgCAABkcnMv&#10;ZG93bnJldi54bWxQSwUGAAAAAAQABAD1AAAAigMAAAAA&#10;" fillcolor="#fbedd9" stroked="f"/>
                <v:rect id="Rectangle 217" o:spid="_x0000_s1240" style="position:absolute;left:21374;top:31057;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jw8cEA&#10;AADcAAAADwAAAGRycy9kb3ducmV2LnhtbERPXWvCMBR9H/gfwhV8W9Npka02ihYGUkRYne+X5q4p&#10;NjelybT798vDYI+H813sJtuLO42+c6zgJUlBEDdOd9wq+Ly8P7+C8AFZY++YFPyQh9129lRgrt2D&#10;P+heh1bEEPY5KjAhDLmUvjFk0SduII7clxsthgjHVuoRHzHc9nKZpmtpsePYYHCg0lBzq7+tgvJ0&#10;zuqjub6VfLtUgU+HitKDUov5tN+ACDSFf/Gf+6gVrLI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48PHBAAAA3AAAAA8AAAAAAAAAAAAAAAAAmAIAAGRycy9kb3du&#10;cmV2LnhtbFBLBQYAAAAABAAEAPUAAACGAwAAAAA=&#10;" fillcolor="#fbedd8" stroked="f"/>
                <v:rect id="Rectangle 218" o:spid="_x0000_s1241" style="position:absolute;left:21374;top:31254;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pGWMQA&#10;AADcAAAADwAAAGRycy9kb3ducmV2LnhtbESPQWvCQBSE74L/YXlCL1I3aUUkdQ0ilpZexOihx0f2&#10;mQ3Nvg27a0z/fbdQ6HGYmW+YTTnaTgzkQ+tYQb7IQBDXTrfcKLicXx/XIEJE1tg5JgXfFKDcTicb&#10;LLS784mGKjYiQTgUqMDE2BdShtqQxbBwPXHyrs5bjEn6RmqP9wS3nXzKspW02HJaMNjT3lD9Vd2s&#10;Asv9m26reTiaj7D/HOjgh+tBqYfZuHsBEWmM/+G/9rtW8LzM4fdMOg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6RljEAAAA3AAAAA8AAAAAAAAAAAAAAAAAmAIAAGRycy9k&#10;b3ducmV2LnhtbFBLBQYAAAAABAAEAPUAAACJAwAAAAA=&#10;" fillcolor="#fbedd7" stroked="f"/>
                <v:rect id="Rectangle 219" o:spid="_x0000_s1242" style="position:absolute;left:21374;top:31388;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NwhcUA&#10;AADcAAAADwAAAGRycy9kb3ducmV2LnhtbESPT2uDQBTE74F+h+UVeotr/iI2m1AKQg+lNJpAjw/3&#10;RUX3rbirsd++Wyj0OMzMb5jDaTadmGhwjWUFqygGQVxa3XCl4FJkywSE88gaO8uk4JscnI4PiwOm&#10;2t75TFPuKxEg7FJUUHvfp1K6siaDLrI9cfBudjDogxwqqQe8B7jp5DqO99Jgw2Ghxp5eayrbfDQK&#10;3mV72WdZ0jZXuRv7zfz18VlslXp6nF+eQXia/X/4r/2mFWy2a/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3CFxQAAANwAAAAPAAAAAAAAAAAAAAAAAJgCAABkcnMv&#10;ZG93bnJldi54bWxQSwUGAAAAAAQABAD1AAAAigMAAAAA&#10;" fillcolor="#faecd6" stroked="f"/>
                <v:rect id="Rectangle 220" o:spid="_x0000_s1243" style="position:absolute;left:21374;top:31584;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foccA&#10;AADcAAAADwAAAGRycy9kb3ducmV2LnhtbESPQWvCQBSE7wX/w/IEL6VuoiXU6CpBCPSQtqitXh/Z&#10;ZxLMvg3ZVdN/3y0Uehxm5htmtRlMK27Uu8aygngagSAurW64UvB5yJ9eQDiPrLG1TAq+ycFmPXpY&#10;YartnXd02/tKBAi7FBXU3neplK6syaCb2o44eGfbG/RB9pXUPd4D3LRyFkWJNNhwWKixo21N5WV/&#10;NQpMoT+GRZ5dkuK9i05f8TF/fJspNRkP2RKEp8H/h//ar1rB/HkOv2fC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36HHAAAA3AAAAA8AAAAAAAAAAAAAAAAAmAIAAGRy&#10;cy9kb3ducmV2LnhtbFBLBQYAAAAABAAEAPUAAACMAwAAAAA=&#10;" fillcolor="#faecd5" stroked="f"/>
                <v:rect id="Rectangle 221" o:spid="_x0000_s1244" style="position:absolute;left:21374;top:31654;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R7sQA&#10;AADcAAAADwAAAGRycy9kb3ducmV2LnhtbESPQWsCMRSE70L/Q3iCN81abZHVKEURvWoLxdtj89wN&#10;bl62m7gb/70pFHocZuYbZrWJthYdtd44VjCdZCCIC6cNlwq+PvfjBQgfkDXWjknBgzxs1i+DFeba&#10;9Xyi7hxKkSDsc1RQhdDkUvqiIot+4hri5F1dazEk2ZZSt9gnuK3la5a9S4uG00KFDW0rKm7nu1XQ&#10;vxXyuOhuO/NziYdHvGxPu2+j1GgYP5YgAsXwH/5rH7WC2X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mke7EAAAA3AAAAA8AAAAAAAAAAAAAAAAAmAIAAGRycy9k&#10;b3ducmV2LnhtbFBLBQYAAAAABAAEAPUAAACJAwAAAAA=&#10;" fillcolor="#faebd5" stroked="f"/>
                <v:rect id="Rectangle 222" o:spid="_x0000_s1245" style="position:absolute;left:21374;top:31781;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PtscUA&#10;AADcAAAADwAAAGRycy9kb3ducmV2LnhtbESPT2vCQBTE7wW/w/IEb3WT2gZJs0rVFtqjWtHjI/vy&#10;h2bfhuwa0356VxB6HGbmN0y2HEwjeupcbVlBPI1AEOdW11wq+N5/PM5BOI+ssbFMCn7JwXIxesgw&#10;1fbCW+p3vhQBwi5FBZX3bSqlyysy6Ka2JQ5eYTuDPsiulLrDS4CbRj5FUSIN1hwWKmxpXVH+szsb&#10;BVt3ZPMXJ6tVETftV3/av58PG6Um4+HtFYSnwf+H7+1PrWD2/AK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2xxQAAANwAAAAPAAAAAAAAAAAAAAAAAJgCAABkcnMv&#10;ZG93bnJldi54bWxQSwUGAAAAAAQABAD1AAAAigMAAAAA&#10;" fillcolor="#faebd4" stroked="f"/>
                <v:rect id="Rectangle 223" o:spid="_x0000_s1246" style="position:absolute;left:21374;top:31915;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TDPsUA&#10;AADcAAAADwAAAGRycy9kb3ducmV2LnhtbESPwWrDMBBE74H+g9hCb4mctCTBjWyMIbT0lCb5gMXa&#10;yibWyraU2OnXV4VCj8PMvGF2+WRbcaPBN44VLBcJCOLK6YaNgvNpP9+C8AFZY+uYFNzJQ549zHaY&#10;ajfyJ92OwYgIYZ+igjqELpXSVzVZ9AvXEUfvyw0WQ5SDkXrAMcJtK1dJspYWG44LNXZU1lRdjler&#10;oJRv+ruX91VVboryMHYfm4PplXp6nIpXEIGm8B/+a79rBc8va/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MM+xQAAANwAAAAPAAAAAAAAAAAAAAAAAJgCAABkcnMv&#10;ZG93bnJldi54bWxQSwUGAAAAAAQABAD1AAAAigMAAAAA&#10;" fillcolor="#faebd3" stroked="f"/>
                <v:rect id="Rectangle 224" o:spid="_x0000_s1247" style="position:absolute;left:21374;top:32118;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1sQA&#10;AADcAAAADwAAAGRycy9kb3ducmV2LnhtbESPQWvCQBSE7wX/w/IEb3VTDSakrlIqijdbW6XHR/Y1&#10;G8y+DdlV4793hUKPw8x8w8yXvW3EhTpfO1bwMk5AEJdO11wp+P5aP+cgfEDW2DgmBTfysFwMnuZY&#10;aHflT7rsQyUihH2BCkwIbSGlLw1Z9GPXEkfv13UWQ5RdJXWH1wi3jZwkyUxarDkuGGzp3VB52p+t&#10;gp/V6ZinLE3+cchmuzTbrKyfKDUa9m+vIAL14T/8195qBdM0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QRNbEAAAA3AAAAA8AAAAAAAAAAAAAAAAAmAIAAGRycy9k&#10;b3ducmV2LnhtbFBLBQYAAAAABAAEAPUAAACJAwAAAAA=&#10;" fillcolor="#faead2" stroked="f"/>
                <v:rect id="Rectangle 225" o:spid="_x0000_s1248" style="position:absolute;left:21374;top:32181;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Pnor0A&#10;AADcAAAADwAAAGRycy9kb3ducmV2LnhtbERPyQrCMBC9C/5DGMGbpq5INYooghcRl4u3oRnbYjMp&#10;TdT49+YgeHy8fbEKphIvalxpWcGgn4AgzqwuOVdwvex6MxDOI2usLJOCDzlYLdutBabavvlEr7PP&#10;RQxhl6KCwvs6ldJlBRl0fVsTR+5uG4M+wiaXusF3DDeVHCbJVBosOTYUWNOmoOxxfhoF7jjItK5n&#10;Qx/C7X477g7biTko1e2E9RyEp+D/4p97rxWMxnFtPBOP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oPnor0AAADcAAAADwAAAAAAAAAAAAAAAACYAgAAZHJzL2Rvd25yZXYu&#10;eG1sUEsFBgAAAAAEAAQA9QAAAIIDAAAAAA==&#10;" fillcolor="#faead1" stroked="f"/>
                <v:rect id="Rectangle 226" o:spid="_x0000_s1249" style="position:absolute;left:21374;top:32448;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VNzcQA&#10;AADcAAAADwAAAGRycy9kb3ducmV2LnhtbESP0YrCMBRE34X9h3AXfNN0tyq1GqUoC76IWP2AS3Nt&#10;yzY3pclq3a83guDjMDNnmOW6N424Uudqywq+xhEI4sLqmksF59PPKAHhPLLGxjIpuJOD9epjsMRU&#10;2xsf6Zr7UgQIuxQVVN63qZSuqMigG9uWOHgX2xn0QXal1B3eAtw08juKZtJgzWGhwpY2FRW/+Z9R&#10;UG6ntojjzf6eZfv/c3tITKMTpYaffbYA4an37/CrvdMK4skcnm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1Tc3EAAAA3AAAAA8AAAAAAAAAAAAAAAAAmAIAAGRycy9k&#10;b3ducmV2LnhtbFBLBQYAAAAABAAEAPUAAACJAwAAAAA=&#10;" fillcolor="#fae9d0" stroked="f"/>
                <v:rect id="Rectangle 227" o:spid="_x0000_s1250" style="position:absolute;left:21374;top:32512;width:16351;height: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f5MIA&#10;AADcAAAADwAAAGRycy9kb3ducmV2LnhtbERPTWvCQBC9F/wPywje6kZLqkRXkYrooVSMgtchOybR&#10;7GzIrkn8991DocfH+16ue1OJlhpXWlYwGUcgiDOrS84VXM679zkI55E1VpZJwYscrFeDtyUm2nZ8&#10;ojb1uQgh7BJUUHhfJ1K6rCCDbmxr4sDdbGPQB9jkUjfYhXBTyWkUfUqDJYeGAmv6Kih7pE+jYLsv&#10;t3Hc7eXs7n6+TTptrztzVGo07DcLEJ56/y/+cx+0go84zA9nwh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N5/kwgAAANwAAAAPAAAAAAAAAAAAAAAAAJgCAABkcnMvZG93&#10;bnJldi54bWxQSwUGAAAAAAQABAD1AAAAhwMAAAAA&#10;" fillcolor="#fae9cf" stroked="f"/>
                <v:rect id="Rectangle 228" o:spid="_x0000_s1251" style="position:absolute;left:21374;top:32708;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h/yMIA&#10;AADcAAAADwAAAGRycy9kb3ducmV2LnhtbESPQYvCMBSE7wv+h/AEb2taZRepRhFR8CDLrlbPj+bZ&#10;FpuXkkSt/94sCB6HmfmGmS0604gbOV9bVpAOExDEhdU1lwryw+ZzAsIHZI2NZVLwIA+Lee9jhpm2&#10;d/6j2z6UIkLYZ6igCqHNpPRFRQb90LbE0TtbZzBE6UqpHd4j3DRylCTf0mDNcaHCllYVFZf91ShA&#10;7OrtOnePY37alcuf35TTXaPUoN8tpyACdeEdfrW3WsH4K4X/M/EI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OH/IwgAAANwAAAAPAAAAAAAAAAAAAAAAAJgCAABkcnMvZG93&#10;bnJldi54bWxQSwUGAAAAAAQABAD1AAAAhwMAAAAA&#10;" fillcolor="#f9e8ce" stroked="f"/>
                <v:rect id="Rectangle 229" o:spid="_x0000_s1252" style="position:absolute;left:21374;top:3284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j0p8YA&#10;AADcAAAADwAAAGRycy9kb3ducmV2LnhtbESPQWvCQBSE7wX/w/KEXorZxNJSoqvYQknBXkyL4O2R&#10;fSbB7Nuwu5r4791CweMwM98wy/VoOnEh51vLCrIkBUFcWd1yreD353P2BsIHZI2dZVJwJQ/r1eRh&#10;ibm2A+/oUoZaRAj7HBU0IfS5lL5qyKBPbE8cvaN1BkOUrpba4RDhppPzNH2VBluOCw329NFQdSrP&#10;RkFxyIZ92Z/fi6drV+y+M5ducKvU43TcLEAEGsM9/N/+0gqeX+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j0p8YAAADcAAAADwAAAAAAAAAAAAAAAACYAgAAZHJz&#10;L2Rvd25yZXYueG1sUEsFBgAAAAAEAAQA9QAAAIsDAAAAAA==&#10;" fillcolor="#f9e8cd" stroked="f"/>
                <v:rect id="Rectangle 230" o:spid="_x0000_s1253" style="position:absolute;left:21374;top:33045;width:16351;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VojsMA&#10;AADcAAAADwAAAGRycy9kb3ducmV2LnhtbESPQYvCMBSE74L/ITxhb5quWpFqFJVdEDxZd/X6aJ5t&#10;2ealNNF2/70RBI/DzHzDLNedqcSdGldaVvA5ikAQZ1aXnCv4OX0P5yCcR9ZYWSYF/+Rgver3lpho&#10;2/KR7qnPRYCwS1BB4X2dSOmyggy6ka2Jg3e1jUEfZJNL3WAb4KaS4yiaSYMlh4UCa9oVlP2lN6Pg&#10;YNKtj+Ov9nwaHy88rfWcfrVSH4NuswDhqfPv8Ku91wom8QS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VojsMAAADcAAAADwAAAAAAAAAAAAAAAACYAgAAZHJzL2Rv&#10;d25yZXYueG1sUEsFBgAAAAAEAAQA9QAAAIgDAAAAAA==&#10;" fillcolor="#f9e8cc" stroked="f"/>
                <v:rect id="Rectangle 231" o:spid="_x0000_s1254" style="position:absolute;left:21374;top:33172;width:16351;height: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vUMYA&#10;AADcAAAADwAAAGRycy9kb3ducmV2LnhtbESPQWvCQBSE74L/YXlCb7qxtVKiGxGhJQcpaoXS22v2&#10;uQnJvk2zq8Z/3xUKPQ4z8w2zXPW2ERfqfOVYwXSSgCAunK7YKDh+vI5fQPiArLFxTApu5GGVDQdL&#10;TLW78p4uh2BEhLBPUUEZQptK6YuSLPqJa4mjd3KdxRBlZ6Tu8BrhtpGPSTKXFiuOCyW2tCmpqA9n&#10;q+DbHd/PJr/53c+bCfX2K/+cr3OlHkb9egEiUB/+w3/tXCt4ep7B/Uw8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zvUMYAAADcAAAADwAAAAAAAAAAAAAAAACYAgAAZHJz&#10;L2Rvd25yZXYueG1sUEsFBgAAAAAEAAQA9QAAAIsDAAAAAA==&#10;" fillcolor="#f9e7cb" stroked="f"/>
                <v:rect id="Rectangle 232" o:spid="_x0000_s1255" style="position:absolute;left:21374;top:33375;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wisMA&#10;AADcAAAADwAAAGRycy9kb3ducmV2LnhtbESPT2vCQBTE7wW/w/KE3pqNiv0Ts4oIltKbqd5fs6/Z&#10;YPZt2F1N/PZuodDjMDO/YcrNaDtxJR9axwpmWQ6CuHa65UbB8Wv/9AoiRGSNnWNScKMAm/XkocRC&#10;u4EPdK1iIxKEQ4EKTIx9IWWoDVkMmeuJk/fjvMWYpG+k9jgkuO3kPM+fpcWW04LBnnaG6nN1sQp2&#10;4fP77fQy09vhvXIH6kxjySj1OB23KxCRxvgf/mt/aAWL5RJ+z6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FwisMAAADcAAAADwAAAAAAAAAAAAAAAACYAgAAZHJzL2Rv&#10;d25yZXYueG1sUEsFBgAAAAAEAAQA9QAAAIgDAAAAAA==&#10;" fillcolor="#f9e7ca" stroked="f"/>
                <v:rect id="Rectangle 233" o:spid="_x0000_s1256" style="position:absolute;left:21374;top:33508;width:16351;height: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H3i8IA&#10;AADcAAAADwAAAGRycy9kb3ducmV2LnhtbESPQWvCQBSE74L/YXlCb2ZTS0ObuooILblWe/D4yL4k&#10;S7Nvw+4a0/56VxA8DjPzDbPeTrYXI/lgHCt4znIQxLXThlsFP8fP5RuIEJE19o5JwR8F2G7mszWW&#10;2l34m8ZDbEWCcChRQRfjUEoZ6o4shswNxMlrnLcYk/St1B4vCW57ucrzQlo0nBY6HGjfUf17OFsF&#10;5n/wjtC8y8YH/zVWjo+nk1JPi2n3ASLSFB/he7vSCl5eC7idS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feLwgAAANwAAAAPAAAAAAAAAAAAAAAAAJgCAABkcnMvZG93&#10;bnJldi54bWxQSwUGAAAAAAQABAD1AAAAhwMAAAAA&#10;" fillcolor="#f9e6c9" stroked="f"/>
                <v:rect id="Rectangle 234" o:spid="_x0000_s1257" style="position:absolute;left:21374;top:33705;width:16351;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F+MUA&#10;AADcAAAADwAAAGRycy9kb3ducmV2LnhtbESPQWvCQBSE70L/w/IK3ppNlZg2dRURBaEUbNJLb4/s&#10;axLMvg3ZNYn/vlsoeBxm5htmvZ1MKwbqXWNZwXMUgyAurW64UvBVHJ9eQDiPrLG1TApu5GC7eZit&#10;MdN25E8acl+JAGGXoYLa+y6T0pU1GXSR7YiD92N7gz7IvpK6xzHATSsXcbySBhsOCzV2tK+pvORX&#10;o+CyepeLb/bJZK7ntBji/PDx2ig1f5x2byA8Tf4e/m+ftIJlk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IX4xQAAANwAAAAPAAAAAAAAAAAAAAAAAJgCAABkcnMv&#10;ZG93bnJldi54bWxQSwUGAAAAAAQABAD1AAAAigMAAAAA&#10;" fillcolor="#f9e6c8" stroked="f"/>
                <v:rect id="Rectangle 235" o:spid="_x0000_s1258" style="position:absolute;left:21374;top:33769;width:16351;height: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ZpcMA&#10;AADcAAAADwAAAGRycy9kb3ducmV2LnhtbERPTWvCQBC9C/0Pywi9NRuV1hCzShVaAvbQ2oI5Dtlp&#10;EpqdDdlNjP/ePRQ8Pt53tptMK0bqXWNZwSKKQRCXVjdcKfj5fntKQDiPrLG1TAqu5GC3fZhlmGp7&#10;4S8aT74SIYRdigpq77tUSlfWZNBFtiMO3K/tDfoA+0rqHi8h3LRyGccv0mDDoaHGjg41lX+nwSgo&#10;3Lkd8g9ZHPPP/XV9WPE6eWelHufT6waEp8nfxf/uXCtYPYe14Uw4An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ZpcMAAADcAAAADwAAAAAAAAAAAAAAAACYAgAAZHJzL2Rv&#10;d25yZXYueG1sUEsFBgAAAAAEAAQA9QAAAIgDAAAAAA==&#10;" fillcolor="#f9e5c7" stroked="f"/>
                <v:rect id="Rectangle 236" o:spid="_x0000_s1259" style="position:absolute;left:21374;top:34036;width:16351;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Uh/8QA&#10;AADcAAAADwAAAGRycy9kb3ducmV2LnhtbESP0WoCMRRE3wv+Q7iCbzVbxVJXo6hg9aWUbv2A6+a6&#10;Wbq5WTdp3P59IxT6OMzMGWa57m0jInW+dqzgaZyBIC6drrlScPrcP76A8AFZY+OYFPyQh/Vq8LDE&#10;XLsbf1AsQiUShH2OCkwIbS6lLw1Z9GPXEifv4jqLIcmukrrDW4LbRk6y7FlarDktGGxpZ6j8Kr6t&#10;gtfqfXvFPh5MnBZyP7le3s4uKjUa9psFiEB9+A//tY9awXQ2h/uZd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1If/EAAAA3AAAAA8AAAAAAAAAAAAAAAAAmAIAAGRycy9k&#10;b3ducmV2LnhtbFBLBQYAAAAABAAEAPUAAACJAwAAAAA=&#10;" fillcolor="#f9e5c6" stroked="f"/>
                <v:rect id="Rectangle 237" o:spid="_x0000_s1260" style="position:absolute;left:21374;top:34099;width:16351;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Yi/cIA&#10;AADcAAAADwAAAGRycy9kb3ducmV2LnhtbERPz2vCMBS+C/sfwht4s6kKOjqjiCioc4epu781b21Y&#10;81KbaOt/vxwEjx/f79mis5W4UeONYwXDJAVBnDttuFBwPm0GbyB8QNZYOSYFd/KwmL/0Zphp1/IX&#10;3Y6hEDGEfYYKyhDqTEqfl2TRJ64mjtyvayyGCJtC6gbbGG4rOUrTibRoODaUWNOqpPzveLUKLj+5&#10;39XT0/n7Y28+D+Y67tYtK9V/7ZbvIAJ14Sl+uLdawXgS58cz8Qj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iL9wgAAANwAAAAPAAAAAAAAAAAAAAAAAJgCAABkcnMvZG93&#10;bnJldi54bWxQSwUGAAAAAAQABAD1AAAAhwMAAAAA&#10;" fillcolor="#f8e5c5" stroked="f"/>
                <v:rect id="Rectangle 238" o:spid="_x0000_s1261" style="position:absolute;left:21374;top:34232;width:1635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3pUMQA&#10;AADcAAAADwAAAGRycy9kb3ducmV2LnhtbESPzWrDMBCE74W8g9hAbo3sBoJxI4e2kNAek/bg49ra&#10;+qfWykhq7Lx9FQj0OMzMN8xuP5tBXMj5zrKCdJ2AIK6t7rhR8PV5eMxA+ICscbBMCq7kYV8sHnaY&#10;azvxiS7n0IgIYZ+jgjaEMZfS1y0Z9Gs7Ekfv2zqDIUrXSO1winAzyKck2UqDHceFFkd6a6n+Of8a&#10;BR+HrK+69FrasjpmZW9Pbjq+KrVazi/PIALN4T98b79rBZttCrcz8Qj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d6VDEAAAA3AAAAA8AAAAAAAAAAAAAAAAAmAIAAGRycy9k&#10;b3ducmV2LnhtbFBLBQYAAAAABAAEAPUAAACJAwAAAAA=&#10;" fillcolor="#f8e4c5" stroked="f"/>
                <v:rect id="Rectangle 239" o:spid="_x0000_s1262" style="position:absolute;left:21374;top:34302;width:16351;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TksQA&#10;AADcAAAADwAAAGRycy9kb3ducmV2LnhtbESPT4vCMBTE74LfITzBm6Z2F5FqFFFcPCyI//H2aJ5t&#10;sXkpTdTut98IgsdhZn7DTGaNKcWDaldYVjDoRyCIU6sLzhQc9qveCITzyBpLy6TgjxzMpu3WBBNt&#10;n7ylx85nIkDYJagg975KpHRpTgZd31bEwbva2qAPss6krvEZ4KaUcRQNpcGCw0KOFS1ySm+7u1FQ&#10;4PV8vG8Oly1vvn8X81P8s18apbqdZj4G4anxn/C7vdYKvo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KU5LEAAAA3AAAAA8AAAAAAAAAAAAAAAAAmAIAAGRycy9k&#10;b3ducmV2LnhtbFBLBQYAAAAABAAEAPUAAACJAwAAAAA=&#10;" fillcolor="#f8e4c4" stroked="f"/>
                <v:rect id="Rectangle 240" o:spid="_x0000_s1263" style="position:absolute;left:21374;top:34563;width:16351;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ZmcMA&#10;AADcAAAADwAAAGRycy9kb3ducmV2LnhtbESPzWrDMBCE74W+g9hCb41sJ5jWjWxKIdAc83PIcbE2&#10;lom1MpYaO3n6KBDIcZiZb5hlNdlOnGnwrWMF6SwBQVw73XKjYL9bfXyC8AFZY+eYFFzIQ1W+viyx&#10;0G7kDZ23oRERwr5ABSaEvpDS14Ys+pnriaN3dIPFEOXQSD3gGOG2k1mS5NJiy3HBYE+/hurT9t8q&#10;GL+O11S3p4XL7IH12qwxD71S72/TzzeIQFN4hh/tP61gns/hfiYeAV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JZmcMAAADcAAAADwAAAAAAAAAAAAAAAACYAgAAZHJzL2Rv&#10;d25yZXYueG1sUEsFBgAAAAAEAAQA9QAAAIgDAAAAAA==&#10;" fillcolor="#f8e3c3" stroked="f"/>
                <v:rect id="Rectangle 241" o:spid="_x0000_s1264" style="position:absolute;left:21374;top:34632;width:16351;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VcMA&#10;AADcAAAADwAAAGRycy9kb3ducmV2LnhtbESP3WrCQBSE7wu+w3KE3tUTfwgaXUUKSnvRgtEHOGSP&#10;STB7NmS3Mb59Vyj0cpiZb5jNbrCN6rnztRMN00kCiqVwppZSw+V8eFuC8oHEUOOENTzYw247etlQ&#10;ZtxdTtznoVQRIj4jDVUIbYboi4ot+YlrWaJ3dZ2lEGVXounoHuG2wVmSpGiplrhQUcvvFRe3/Mdq&#10;mB0xryXNl1h8fpvj16p/nD1q/Toe9mtQgYfwH/5rfxgN83QBzzPxCOD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sVcMAAADcAAAADwAAAAAAAAAAAAAAAACYAgAAZHJzL2Rv&#10;d25yZXYueG1sUEsFBgAAAAAEAAQA9QAAAIgDAAAAAA==&#10;" fillcolor="#f8e3c2" stroked="f"/>
                <v:shape id="Freeform 242" o:spid="_x0000_s1265" style="position:absolute;left:21374;top:28009;width:16281;height:6687;visibility:visible;mso-wrap-style:square;v-text-anchor:top" coordsize="3936,1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7R7scA&#10;AADcAAAADwAAAGRycy9kb3ducmV2LnhtbESP3WoCMRSE7wu+QzgF72q2lqqsRim2QrFI8Qf08rg5&#10;7i5uTpYkddc+fSMUvBxm5htmMmtNJS7kfGlZwXMvAUGcWV1yrmC3XTyNQPiArLGyTAqu5GE27TxM&#10;MNW24TVdNiEXEcI+RQVFCHUqpc8KMuh7tiaO3sk6gyFKl0vtsIlwU8l+kgykwZLjQoE1zQvKzpsf&#10;o+C4H7oDfcvVR/N+Wv4Oj9f+Vz5XqvvYvo1BBGrDPfzf/tQKXgavcDsTj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O0e7HAAAA3AAAAA8AAAAAAAAAAAAAAAAAmAIAAGRy&#10;cy9kb3ducmV2LnhtbFBLBQYAAAAABAAEAPUAAACMAwAAAAA=&#10;" path="m3896,v23,,40,18,40,40l3936,40r,1536l3936,1576v,23,-17,40,-40,40c3896,1616,3896,1616,3896,1616r,l40,1616r,c18,1616,,1599,,1576r,l,40c,18,18,,40,r,l3896,xe" filled="f" strokeweight=".5pt">
                  <v:stroke endcap="round"/>
                  <v:path arrowok="t" o:connecttype="custom" o:connectlocs="1611594,0;1628140,16551;1628140,16551;1628140,652104;1628140,652104;1611594,668655;1611594,668655;1611594,668655;16546,668655;16546,668655;0,652104;0,652104;0,16551;16546,0;16546,0;1611594,0" o:connectangles="0,0,0,0,0,0,0,0,0,0,0,0,0,0,0,0"/>
                </v:shape>
                <v:rect id="Rectangle 243" o:spid="_x0000_s1266" style="position:absolute;left:28460;top:28409;width:1912;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QMEA&#10;AADcAAAADwAAAGRycy9kb3ducmV2LnhtbESP3YrCMBSE7xd8h3AE79ZUh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lCUDBAAAA3AAAAA8AAAAAAAAAAAAAAAAAmAIAAGRycy9kb3du&#10;cmV2LnhtbFBLBQYAAAAABAAEAPUAAACGAwAAAAA=&#10;" filled="f" stroked="f">
                  <v:textbox style="mso-fit-shape-to-text:t" inset="0,0,0,0">
                    <w:txbxContent>
                      <w:p w14:paraId="1E4C8124" w14:textId="30A280D6" w:rsidR="00AE476B" w:rsidRDefault="00AE476B">
                        <w:r>
                          <w:rPr>
                            <w:rFonts w:ascii="Arial" w:hAnsi="Arial" w:cs="Arial"/>
                            <w:color w:val="000000"/>
                            <w:sz w:val="10"/>
                            <w:szCs w:val="10"/>
                          </w:rPr>
                          <w:t>«type»</w:t>
                        </w:r>
                      </w:p>
                    </w:txbxContent>
                  </v:textbox>
                </v:rect>
                <v:rect id="Rectangle 244" o:spid="_x0000_s1267" style="position:absolute;left:26873;top:29267;width:490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s28IA&#10;AADcAAAADwAAAGRycy9kb3ducmV2LnhtbESPzYoCMRCE74LvEFrYm2ZUc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6azbwgAAANwAAAAPAAAAAAAAAAAAAAAAAJgCAABkcnMvZG93&#10;bnJldi54bWxQSwUGAAAAAAQABAD1AAAAhwMAAAAA&#10;" filled="f" stroked="f">
                  <v:textbox style="mso-fit-shape-to-text:t" inset="0,0,0,0">
                    <w:txbxContent>
                      <w:p w14:paraId="65354D3C" w14:textId="7C58DB63" w:rsidR="00AE476B" w:rsidRDefault="00AE476B">
                        <w:r>
                          <w:rPr>
                            <w:rFonts w:ascii="Arial" w:hAnsi="Arial" w:cs="Arial"/>
                            <w:b/>
                            <w:bCs/>
                            <w:color w:val="000000"/>
                            <w:sz w:val="10"/>
                            <w:szCs w:val="10"/>
                          </w:rPr>
                          <w:t>MaterialRelation</w:t>
                        </w:r>
                      </w:p>
                    </w:txbxContent>
                  </v:textbox>
                </v:rect>
                <v:line id="Line 245" o:spid="_x0000_s1268" style="position:absolute;visibility:visible;mso-wrap-style:square" from="21374,30460" to="37655,30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1E68MAAADcAAAADwAAAGRycy9kb3ducmV2LnhtbERPz2vCMBS+C/sfwhvspuksdLUaRYSO&#10;nQY6YddH82zqmpfSZG3Xv345DHb8+H7vDpNtxUC9bxwreF4lIIgrpxuuFVw/ymUOwgdkja1jUvBD&#10;Hg77h8UOC+1GPtNwCbWIIewLVGBC6AopfWXIol+5jjhyN9dbDBH2tdQ9jjHctnKdJJm02HBsMNjR&#10;yVD1dfm2Ck7T/VwOr/PL/L6+Vibd1J9ZflTq6XE6bkEEmsK/+M/9phWkWVwbz8Qj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NROvDAAAA3AAAAA8AAAAAAAAAAAAA&#10;AAAAoQIAAGRycy9kb3ducmV2LnhtbFBLBQYAAAAABAAEAPkAAACRAwAAAAA=&#10;" strokeweight=".5pt">
                  <v:stroke endcap="round"/>
                </v:line>
                <v:rect id="Rectangle 246" o:spid="_x0000_s1269" style="position:absolute;left:22237;top:30988;width:3074;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dMsIA&#10;AADcAAAADwAAAGRycy9kb3ducmV2LnhtbESPzYoCMRCE74LvEFrwphkV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Op0ywgAAANwAAAAPAAAAAAAAAAAAAAAAAJgCAABkcnMvZG93&#10;bnJldi54bWxQSwUGAAAAAAQABAD1AAAAhwMAAAAA&#10;" filled="f" stroked="f">
                  <v:textbox style="mso-fit-shape-to-text:t" inset="0,0,0,0">
                    <w:txbxContent>
                      <w:p w14:paraId="77E55DF9" w14:textId="7CCE03BB" w:rsidR="00AE476B" w:rsidRDefault="00AE476B">
                        <w:r>
                          <w:rPr>
                            <w:rFonts w:ascii="Arial" w:hAnsi="Arial" w:cs="Arial"/>
                            <w:color w:val="000000"/>
                            <w:sz w:val="10"/>
                            <w:szCs w:val="10"/>
                          </w:rPr>
                          <w:t>«voidable»</w:t>
                        </w:r>
                      </w:p>
                    </w:txbxContent>
                  </v:textbox>
                </v:rect>
                <v:rect id="Rectangle 247" o:spid="_x0000_s1270" style="position:absolute;left:21710;top:31851;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icr8A&#10;AADcAAAADwAAAGRycy9kb3ducmV2LnhtbERPy4rCMBTdC/MP4Q7MTtNRUK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2aJyvwAAANwAAAAPAAAAAAAAAAAAAAAAAJgCAABkcnMvZG93bnJl&#10;di54bWxQSwUGAAAAAAQABAD1AAAAhAMAAAAA&#10;" filled="f" stroked="f">
                  <v:textbox style="mso-fit-shape-to-text:t" inset="0,0,0,0">
                    <w:txbxContent>
                      <w:p w14:paraId="06722A7A" w14:textId="7E5A5343" w:rsidR="00AE476B" w:rsidRDefault="00AE476B">
                        <w:r>
                          <w:rPr>
                            <w:rFonts w:ascii="Arial" w:hAnsi="Arial" w:cs="Arial"/>
                            <w:color w:val="3C3C3C"/>
                            <w:sz w:val="10"/>
                            <w:szCs w:val="10"/>
                          </w:rPr>
                          <w:t xml:space="preserve">+ </w:t>
                        </w:r>
                      </w:p>
                    </w:txbxContent>
                  </v:textbox>
                </v:rect>
                <v:rect id="Rectangle 248" o:spid="_x0000_s1271" style="position:absolute;left:22834;top:31851;width:126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UH6cIA&#10;AADcAAAADwAAAGRycy9kb3ducmV2LnhtbESPzYoCMRCE74LvEFrwphkV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lQfpwgAAANwAAAAPAAAAAAAAAAAAAAAAAJgCAABkcnMvZG93&#10;bnJldi54bWxQSwUGAAAAAAQABAD1AAAAhwMAAAAA&#10;" filled="f" stroked="f">
                  <v:textbox style="mso-fit-shape-to-text:t" inset="0,0,0,0">
                    <w:txbxContent>
                      <w:p w14:paraId="6A393D27" w14:textId="70C55ABE" w:rsidR="00AE476B" w:rsidRDefault="00AE476B">
                        <w:r>
                          <w:rPr>
                            <w:rFonts w:ascii="Arial" w:hAnsi="Arial" w:cs="Arial"/>
                            <w:color w:val="3C3C3C"/>
                            <w:sz w:val="10"/>
                            <w:szCs w:val="10"/>
                          </w:rPr>
                          <w:t>relationship: GeologicRelationshipTerm [0..1]</w:t>
                        </w:r>
                      </w:p>
                    </w:txbxContent>
                  </v:textbox>
                </v:rect>
                <v:rect id="Rectangle 249" o:spid="_x0000_s1272" style="position:absolute;left:21710;top:32708;width:375;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ZnsIA&#10;AADcAAAADwAAAGRycy9kb3ducmV2LnhtbESP3WoCMRSE7wXfIRzBO826Qi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R5mewgAAANwAAAAPAAAAAAAAAAAAAAAAAJgCAABkcnMvZG93&#10;bnJldi54bWxQSwUGAAAAAAQABAD1AAAAhwMAAAAA&#10;" filled="f" stroked="f">
                  <v:textbox style="mso-fit-shape-to-text:t" inset="0,0,0,0">
                    <w:txbxContent>
                      <w:p w14:paraId="5E37145F" w14:textId="31E8D5E5" w:rsidR="00AE476B" w:rsidRDefault="00AE476B">
                        <w:r>
                          <w:rPr>
                            <w:rFonts w:ascii="Arial" w:hAnsi="Arial" w:cs="Arial"/>
                            <w:color w:val="3C3C3C"/>
                            <w:sz w:val="10"/>
                            <w:szCs w:val="10"/>
                          </w:rPr>
                          <w:t xml:space="preserve">+ </w:t>
                        </w:r>
                      </w:p>
                    </w:txbxContent>
                  </v:textbox>
                </v:rect>
                <v:rect id="Rectangle 250" o:spid="_x0000_s1273" style="position:absolute;left:22834;top:32708;width:10274;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8BcIA&#10;AADcAAAADwAAAGRycy9kb3ducmV2LnhtbESPzYoCMRCE74LvEFrwphkV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zwFwgAAANwAAAAPAAAAAAAAAAAAAAAAAJgCAABkcnMvZG93&#10;bnJldi54bWxQSwUGAAAAAAQABAD1AAAAhwMAAAAA&#10;" filled="f" stroked="f">
                  <v:textbox style="mso-fit-shape-to-text:t" inset="0,0,0,0">
                    <w:txbxContent>
                      <w:p w14:paraId="4C626E80" w14:textId="46057B03" w:rsidR="00AE476B" w:rsidRDefault="00AE476B">
                        <w:r>
                          <w:rPr>
                            <w:rFonts w:ascii="Arial" w:hAnsi="Arial" w:cs="Arial"/>
                            <w:color w:val="3C3C3C"/>
                            <w:sz w:val="10"/>
                            <w:szCs w:val="10"/>
                          </w:rPr>
                          <w:t>sourceRole: RelationRoleTerm [0..1]</w:t>
                        </w:r>
                      </w:p>
                    </w:txbxContent>
                  </v:textbox>
                </v:rect>
                <v:rect id="Rectangle 251" o:spid="_x0000_s1274" style="position:absolute;left:21710;top:33572;width:375;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kccIA&#10;AADcAAAADwAAAGRycy9kb3ducmV2LnhtbESP3WoCMRSE7wu+QziCdzWrF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qRxwgAAANwAAAAPAAAAAAAAAAAAAAAAAJgCAABkcnMvZG93&#10;bnJldi54bWxQSwUGAAAAAAQABAD1AAAAhwMAAAAA&#10;" filled="f" stroked="f">
                  <v:textbox style="mso-fit-shape-to-text:t" inset="0,0,0,0">
                    <w:txbxContent>
                      <w:p w14:paraId="5B4D05F8" w14:textId="4A9C126B" w:rsidR="00AE476B" w:rsidRDefault="00AE476B">
                        <w:r>
                          <w:rPr>
                            <w:rFonts w:ascii="Arial" w:hAnsi="Arial" w:cs="Arial"/>
                            <w:color w:val="3C3C3C"/>
                            <w:sz w:val="10"/>
                            <w:szCs w:val="10"/>
                          </w:rPr>
                          <w:t xml:space="preserve">+ </w:t>
                        </w:r>
                      </w:p>
                    </w:txbxContent>
                  </v:textbox>
                </v:rect>
                <v:rect id="Rectangle 252" o:spid="_x0000_s1275" style="position:absolute;left:22834;top:33572;width:99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B6sIA&#10;AADcAAAADwAAAGRycy9kb3ducmV2LnhtbESP3WoCMRSE7wu+QziCdzWrUp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rgHqwgAAANwAAAAPAAAAAAAAAAAAAAAAAJgCAABkcnMvZG93&#10;bnJldi54bWxQSwUGAAAAAAQABAD1AAAAhwMAAAAA&#10;" filled="f" stroked="f">
                  <v:textbox style="mso-fit-shape-to-text:t" inset="0,0,0,0">
                    <w:txbxContent>
                      <w:p w14:paraId="607B7972" w14:textId="7833CDB2" w:rsidR="00AE476B" w:rsidRDefault="00AE476B">
                        <w:r>
                          <w:rPr>
                            <w:rFonts w:ascii="Arial" w:hAnsi="Arial" w:cs="Arial"/>
                            <w:color w:val="3C3C3C"/>
                            <w:sz w:val="10"/>
                            <w:szCs w:val="10"/>
                          </w:rPr>
                          <w:t>targetRole: RelationRoleTerm [0..1]</w:t>
                        </w:r>
                      </w:p>
                    </w:txbxContent>
                  </v:textbox>
                </v:rect>
                <v:shape id="Freeform 280" o:spid="_x0000_s1276" style="position:absolute;left:3505;top:20923;width:15424;height:3181;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pFcQA&#10;AADcAAAADwAAAGRycy9kb3ducmV2LnhtbESP22oCMRRF3wv+QzhCX0STXigyGqVIS0dKS718wGFy&#10;OjM0ORmSqOPfG0Ho42ZfFnu+7J0VRwqx9azhYaJAEFfetFxr2O/ex1MQMSEbtJ5Jw5kiLBeDuzkW&#10;xp94Q8dtqkUe4VighialrpAyVg05jBPfEWfv1weHKctQSxPwlMedlY9KvUiHLWdCgx2tGqr+tgeX&#10;ud/lSL399F+rsD7ED2s/S8VB6/th/zoDkahP/+FbuzQantUT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KRXEAAAA3AAAAA8AAAAAAAAAAAAAAAAAmAIAAGRycy9k&#10;b3ducmV2LnhtbFBLBQYAAAAABAAEAPUAAACJAwAAAAA=&#10;" path="m3688,v23,,40,18,40,40l3728,40r,688l3728,728v,23,-17,40,-40,40c3688,768,3688,768,3688,768r,l40,768r,c18,768,,751,,728r,l,40c,18,18,,40,r,l3688,xe" fillcolor="#c1c6d3" strokeweight="0">
                  <v:path arrowok="t" o:connecttype="custom" o:connectlocs="1525865,0;1542415,16570;1542415,16570;1542415,301565;1542415,301565;1525865,318135;1525865,318135;1525865,318135;16550,318135;16550,318135;0,301565;0,301565;0,16570;16550,0;16550,0;1525865,0" o:connectangles="0,0,0,0,0,0,0,0,0,0,0,0,0,0,0,0"/>
                </v:shape>
                <v:rect id="Rectangle 281" o:spid="_x0000_s1277" style="position:absolute;left:3308;top:20726;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4OLcQA&#10;AADcAAAADwAAAGRycy9kb3ducmV2LnhtbESPT2vCQBTE70K/w/IKvZmNRUJIXUUtFunNWHJ+zb78&#10;qdm3Ibua+O27QqHHYWZ+w6w2k+nEjQbXWlawiGIQxKXVLdcKvs6HeQrCeWSNnWVScCcHm/XTbIWZ&#10;tiOf6Jb7WgQIuwwVNN73mZSubMigi2xPHLzKDgZ9kEMt9YBjgJtOvsZxIg22HBYa7GnfUHnJr0ZB&#10;URU7SnS+T9PPy0eVL37ev6uzUi/P0/YNhKfJ/4f/2ketYBkv4XEmHA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Di3EAAAA3AAAAA8AAAAAAAAAAAAAAAAAmAIAAGRycy9k&#10;b3ducmV2LnhtbFBLBQYAAAAABAAEAPUAAACJAwAAAAA=&#10;" fillcolor="#c5c5ff" stroked="f"/>
                <v:rect id="Rectangle 282" o:spid="_x0000_s1278" style="position:absolute;left:3308;top:20789;width:15488;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N0cMA&#10;AADcAAAADwAAAGRycy9kb3ducmV2LnhtbESPQWvCQBSE7wX/w/IK3urGYqtJXUUExR4bhV4f2dds&#10;SPZt2N3G+O+7gtDjMDPfMOvtaDsxkA+NYwXzWQaCuHK64VrB5Xx4WYEIEVlj55gU3CjAdjN5WmOh&#10;3ZW/aChjLRKEQ4EKTIx9IWWoDFkMM9cTJ+/HeYsxSV9L7fGa4LaTr1n2Li02nBYM9rQ3VLXlr1VQ&#10;evf92VpvlvlqqE9tyI/zS67U9HncfYCINMb/8KN90goW2Rvcz6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9N0cMAAADcAAAADwAAAAAAAAAAAAAAAACYAgAAZHJzL2Rv&#10;d25yZXYueG1sUEsFBgAAAAAEAAQA9QAAAIgDAAAAAA==&#10;" fillcolor="#e9e9ff" stroked="f"/>
                <v:rect id="Rectangle 283" o:spid="_x0000_s1279" style="position:absolute;left:3308;top:2145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BXsQA&#10;AADcAAAADwAAAGRycy9kb3ducmV2LnhtbESPUWvCMBSF34X9h3AHvmkyESedqbjBYDARVvcDrs1t&#10;U9bclCbaul9vhMEeD+ec73A229G14kJ9aDxreJorEMSlNw3XGr6P77M1iBCRDbaeScOVAmzzh8kG&#10;M+MH/qJLEWuRIBwy1GBj7DIpQ2nJYZj7jjh5le8dxiT7WpoehwR3rVwotZIOG04LFjt6s1T+FGen&#10;Qe2OtL/a4RNP8fX3MNTPSlUnraeP4+4FRKQx/of/2h9Gw1Kt4H4mHQG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ZQV7EAAAA3AAAAA8AAAAAAAAAAAAAAAAAmAIAAGRycy9k&#10;b3ducmV2LnhtbFBLBQYAAAAABAAEAPUAAACJAwAAAAA=&#10;" fillcolor="#e8e8ff" stroked="f"/>
                <v:rect id="Rectangle 284" o:spid="_x0000_s1280" style="position:absolute;left:3308;top:2152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obAcIA&#10;AADcAAAADwAAAGRycy9kb3ducmV2LnhtbESPQYvCMBSE7wv+h/AEb2uiyK5Uo6igeFiEVRGPj+bZ&#10;FpuX2kSt/94IgsdhZr5hxtPGluJGtS8ca+h1FQji1JmCMw373fJ7CMIHZIOlY9LwIA/TSetrjIlx&#10;d/6n2zZkIkLYJ6ghD6FKpPRpThZ911XE0Tu52mKIss6kqfEe4baUfaV+pMWC40KOFS1ySs/bq9Vw&#10;sX+7w3m1UPNivjpWfo9hg6h1p93MRiACNeETfrfXRsNA/cLrTDwC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hsBwgAAANwAAAAPAAAAAAAAAAAAAAAAAJgCAABkcnMvZG93&#10;bnJldi54bWxQSwUGAAAAAAQABAD1AAAAhwMAAAAA&#10;" fillcolor="#e7e7ff" stroked="f"/>
                <v:rect id="Rectangle 285" o:spid="_x0000_s1281" style="position:absolute;left:3308;top:2159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xXM78A&#10;AADcAAAADwAAAGRycy9kb3ducmV2LnhtbERPS0vDQBC+C/0Pywje2o1VSondhLYQLd7s4z5kxyQ0&#10;Oxt2t038985B8PjxvTfl5Hp1pxA7zwaeFxko4trbjhsD51M1X4OKCdli75kM/FCEspg9bDC3fuQv&#10;uh9ToySEY44G2pSGXOtYt+QwLvxALNy3Dw6TwNBoG3CUcNfrZZattMOOpaHFgfYt1dfjzUnvJ1Xr&#10;ztvx5VBTFfpd9bF7vxjz9Dht30AlmtK/+M99sAZeM1krZ+QI6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nFczvwAAANwAAAAPAAAAAAAAAAAAAAAAAJgCAABkcnMvZG93bnJl&#10;di54bWxQSwUGAAAAAAQABAD1AAAAhAMAAAAA&#10;" fillcolor="#e6e6ff" stroked="f"/>
                <v:rect id="Rectangle 286" o:spid="_x0000_s1282" style="position:absolute;left:3308;top:2165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AlMsYA&#10;AADcAAAADwAAAGRycy9kb3ducmV2LnhtbESP3WrCQBSE7wu+w3IK3pS6UYrY1FWCpaUX/iXtAxyy&#10;p0lo9mzMbmP06V1B8HKYmW+Y+bI3teiodZVlBeNRBII4t7riQsHP98fzDITzyBpry6TgRA6Wi8HD&#10;HGNtj5xSl/lCBAi7GBWU3jexlC4vyaAb2YY4eL+2NeiDbAupWzwGuKnlJIqm0mDFYaHEhlYl5X/Z&#10;v1GQZwmvu6ctUbb/3G2Sw3u/S89KDR/75A2Ep97fw7f2l1bwEr3C9Uw4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xAlMsYAAADcAAAADwAAAAAAAAAAAAAAAACYAgAAZHJz&#10;L2Rvd25yZXYueG1sUEsFBgAAAAAEAAQA9QAAAIsDAAAAAA==&#10;" fillcolor="#e5e5ff" stroked="f"/>
                <v:rect id="Rectangle 287" o:spid="_x0000_s1283" style="position:absolute;left:3308;top:21717;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msEA&#10;AADcAAAADwAAAGRycy9kb3ducmV2LnhtbERPTYvCMBC9C/sfwizsTdMui5SuUXShoChI1cMeh2Zs&#10;i82kJFHrvzcHwePjfc8Wg+nEjZxvLStIJwkI4srqlmsFp2MxzkD4gKyxs0wKHuRhMf8YzTDX9s4l&#10;3Q6hFjGEfY4KmhD6XEpfNWTQT2xPHLmzdQZDhK6W2uE9hptOfifJVBpsOTY02NNfQ9XlcDUKNuk+&#10;zY6dd9tdVhT/q7Lsk+ug1NfnsPwFEWgIb/HLvdYKftI4P56JR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0dJrBAAAA3AAAAA8AAAAAAAAAAAAAAAAAmAIAAGRycy9kb3du&#10;cmV2LnhtbFBLBQYAAAAABAAEAPUAAACGAwAAAAA=&#10;" fillcolor="#e4e4ff" stroked="f"/>
                <v:rect id="Rectangle 288" o:spid="_x0000_s1284" style="position:absolute;left:3308;top:21786;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3Iw8IA&#10;AADcAAAADwAAAGRycy9kb3ducmV2LnhtbESP3WoCMRSE7wu+QziCdzWb+oNsjSJCwduqD3DYHHdT&#10;NydrEtf17ZtCwcthZr5h1tvBtaKnEK1nDWpagCCuvLFcazifvt5XIGJCNth6Jg1PirDdjN7WWBr/&#10;4G/qj6kWGcKxRA1NSl0pZawachinviPO3sUHhynLUEsT8JHhrpUfRbGUDi3nhQY72jdUXY93p8Eu&#10;aH4I7Un1i9tqdv+preqrp9aT8bD7BJFoSK/wf/tgNMyVgr8z+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TcjDwgAAANwAAAAPAAAAAAAAAAAAAAAAAJgCAABkcnMvZG93&#10;bnJldi54bWxQSwUGAAAAAAQABAD1AAAAhwMAAAAA&#10;" fillcolor="#e3e3ff" stroked="f"/>
                <v:rect id="Rectangle 289" o:spid="_x0000_s1285" style="position:absolute;left:3308;top:21850;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o81cYA&#10;AADcAAAADwAAAGRycy9kb3ducmV2LnhtbESPQWvCQBSE74X+h+UVeqsbpdgQXUWUiqCXqpR6e2Rf&#10;k63ZtzG7NfHfu4LgcZiZb5jxtLOVOFPjjWMF/V4Cgjh32nChYL/7fEtB+ICssXJMCi7kYTp5fhpj&#10;pl3LX3TehkJECPsMFZQh1JmUPi/Jou+5mjh6v66xGKJsCqkbbCPcVnKQJENp0XBcKLGmeUn5cftv&#10;FZzaw4f5YzPffLfLffGzTjfLRarU60s3G4EI1IVH+N5eaQXv/QHczsQjIC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o81cYAAADcAAAADwAAAAAAAAAAAAAAAACYAgAAZHJz&#10;L2Rvd25yZXYueG1sUEsFBgAAAAAEAAQA9QAAAIsDAAAAAA==&#10;" fillcolor="#e2e2ff" stroked="f"/>
                <v:rect id="Rectangle 290" o:spid="_x0000_s1286" style="position:absolute;left:3308;top:21920;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MEA&#10;AADcAAAADwAAAGRycy9kb3ducmV2LnhtbESPT4vCMBTE78J+h/AW9qZpVWS3GkUFwat/ds+P5tmU&#10;Ji+liVq//UYQPA4z8xtmseqdFTfqQu1ZQT7KQBCXXtdcKTifdsNvECEia7SeScGDAqyWH4MFFtrf&#10;+UC3Y6xEgnAoUIGJsS2kDKUhh2HkW+LkXXznMCbZVVJ3eE9wZ+U4y2bSYc1pwWBLW0Nlc7w6Bc1+&#10;M8nNH5Ut/1zt4aHtrm9+lfr67NdzEJH6+A6/2nutYJpP4H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v7vzBAAAA3AAAAA8AAAAAAAAAAAAAAAAAmAIAAGRycy9kb3du&#10;cmV2LnhtbFBLBQYAAAAABAAEAPUAAACGAwAAAAA=&#10;" fillcolor="#e1e1ff" stroked="f"/>
                <v:rect id="Rectangle 291" o:spid="_x0000_s1287" style="position:absolute;left:3308;top:2198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1ThMcA&#10;AADcAAAADwAAAGRycy9kb3ducmV2LnhtbESPT2vCQBTE70K/w/IK3nQTDaVE19D6B/TQg7bo9ZF9&#10;TUKzb2N2TdJ+erdQ6HGYmd8wy2wwteiodZVlBfE0AkGcW11xoeDjfTd5BuE8ssbaMin4JgfZ6mG0&#10;xFTbno/UnXwhAoRdigpK75tUSpeXZNBNbUMcvE/bGvRBtoXULfYBbmo5i6InabDisFBiQ+uS8q/T&#10;zSjYvPbVeVgfkvPlrUtmucb5z/aq1PhxeFmA8DT4//Bfe68VJHECv2fCEZC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dU4THAAAA3AAAAA8AAAAAAAAAAAAAAAAAmAIAAGRy&#10;cy9kb3ducmV2LnhtbFBLBQYAAAAABAAEAPUAAACMAwAAAAA=&#10;" fillcolor="#e0e0ff" stroked="f"/>
                <v:rect id="Rectangle 292" o:spid="_x0000_s1288" style="position:absolute;left:3308;top:221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YsYA&#10;AADcAAAADwAAAGRycy9kb3ducmV2LnhtbESPQWvCQBSE74L/YXlCb7pJaUVS12ALFhWEVlt6fWaf&#10;2WD2bciuJv333YLgcZiZb5h53ttaXKn1lWMF6SQBQVw4XXGp4OuwGs9A+ICssXZMCn7JQ74YDuaY&#10;adfxJ133oRQRwj5DBSaEJpPSF4Ys+olriKN3cq3FEGVbSt1iF+G2lo9JMpUWK44LBht6M1Sc9xer&#10;YPO6O67ejf/5Dmf90S1323qznSr1MOqXLyAC9eEevrXXWsFT+gz/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7hYsYAAADcAAAADwAAAAAAAAAAAAAAAACYAgAAZHJz&#10;L2Rvd25yZXYueG1sUEsFBgAAAAAEAAQA9QAAAIsDAAAAAA==&#10;" fillcolor="#dfdfff" stroked="f"/>
                <v:rect id="Rectangle 293" o:spid="_x0000_s1289" style="position:absolute;left:3308;top:22180;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yW0MIA&#10;AADcAAAADwAAAGRycy9kb3ducmV2LnhtbESP3YrCMBSE7wXfIZwF7zT1F6lNRXQFL/17gENzbMsm&#10;J6XJ2u4+vVlY8HKYmW+YbNtbI57U+tqxgukkAUFcOF1zqeB+O47XIHxA1mgck4If8rDNh4MMU+06&#10;vtDzGkoRIexTVFCF0KRS+qIii37iGuLoPVxrMUTZllK32EW4NXKWJCtpsea4UGFD+4qKr+u3VWCW&#10;VCzcRR/s72e3nDf3oz2cjVKjj363ARGoD+/wf/ukFSymK/g7E4+Az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JbQwgAAANwAAAAPAAAAAAAAAAAAAAAAAJgCAABkcnMvZG93&#10;bnJldi54bWxQSwUGAAAAAAQABAD1AAAAhwMAAAAA&#10;" fillcolor="#ddf" stroked="f"/>
                <v:rect id="Rectangle 294" o:spid="_x0000_s1290" style="position:absolute;left:3308;top:22313;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NSpMMA&#10;AADcAAAADwAAAGRycy9kb3ducmV2LnhtbESPT4vCMBTE7wt+h/AEL8uaWpZWukZRQdCb/8+P5m1b&#10;tnmpTdTutzeC4HGYmd8wk1lnanGj1lWWFYyGEQji3OqKCwXHw+prDMJ5ZI21ZVLwTw5m097HBDNt&#10;77yj294XIkDYZaig9L7JpHR5SQbd0DbEwfu1rUEfZFtI3eI9wE0t4yhKpMGKw0KJDS1Lyv/2V6Mg&#10;Xm8wOY8/N8ctrurkksan7eKs1KDfzX9AeOr8O/xqr7WC71EKzzPhCM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NSpMMAAADcAAAADwAAAAAAAAAAAAAAAACYAgAAZHJzL2Rv&#10;d25yZXYueG1sUEsFBgAAAAAEAAQA9QAAAIgDAAAAAA==&#10;" fillcolor="#dcdcff" stroked="f"/>
                <v:rect id="Rectangle 295" o:spid="_x0000_s1291" style="position:absolute;left:3308;top:22383;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81nsIA&#10;AADcAAAADwAAAGRycy9kb3ducmV2LnhtbERPy2rCQBTdF/yH4Qrd1YlFVGImorXFdlkfiLtr5poE&#10;M3fCzNSkf99ZCF0ezjtb9qYRd3K+tqxgPEpAEBdW11wqOOw/XuYgfEDW2FgmBb/kYZkPnjJMte34&#10;m+67UIoYwj5FBVUIbSqlLyoy6Ee2JY7c1TqDIUJXSu2wi+Gmka9JMpUGa44NFbb0VlFx2/0YBV/r&#10;iW3D5vy+nbtu5k6by/HYOKWeh/1qASJQH/7FD/enVjAZx7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zWewgAAANwAAAAPAAAAAAAAAAAAAAAAAJgCAABkcnMvZG93&#10;bnJldi54bWxQSwUGAAAAAAQABAD1AAAAhwMAAAAA&#10;" fillcolor="#dbdbff" stroked="f"/>
                <v:rect id="Rectangle 296" o:spid="_x0000_s1292" style="position:absolute;left:3308;top:22447;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gzRMQA&#10;AADcAAAADwAAAGRycy9kb3ducmV2LnhtbESPT4vCMBTE78J+h/AW9qZpl0W0axRdETwJVg8eH83r&#10;n7V5KU201U9vBMHjMDO/YWaL3tTiSq2rLCuIRxEI4szqigsFx8NmOAHhPLLG2jIpuJGDxfxjMMNE&#10;2473dE19IQKEXYIKSu+bREqXlWTQjWxDHLzctgZ9kG0hdYtdgJtafkfRWBqsOCyU2NBfSdk5vRgF&#10;p3yVbvPM/d/j/fSW7rr+sN6slPr67Je/IDz1/h1+tbdawU88h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IM0TEAAAA3AAAAA8AAAAAAAAAAAAAAAAAmAIAAGRycy9k&#10;b3ducmV2LnhtbFBLBQYAAAAABAAEAPUAAACJAwAAAAA=&#10;" fillcolor="#dadaff" stroked="f"/>
                <v:rect id="Rectangle 297" o:spid="_x0000_s1293" style="position:absolute;left:3308;top:2251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O9D8EA&#10;AADcAAAADwAAAGRycy9kb3ducmV2LnhtbERPS27CMBDdI3EHa5C6QeAUVQVSDGqbtmIJgQMM8TSO&#10;iMeR7UK4PV5UYvn0/qtNb1txIR8axwqepxkI4srphmsFx8P3ZAEiRGSNrWNScKMAm/VwsMJcuyvv&#10;6VLGWqQQDjkqMDF2uZShMmQxTF1HnLhf5y3GBH0ttcdrCretnGXZq7TYcGow2NGnoepc/lkFNC6X&#10;/icWhSnmp49t5r92+nBW6mnUv7+BiNTHh/jfvdUKXmZpfjqTjo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TvQ/BAAAA3AAAAA8AAAAAAAAAAAAAAAAAmAIAAGRycy9kb3du&#10;cmV2LnhtbFBLBQYAAAAABAAEAPUAAACGAwAAAAA=&#10;" fillcolor="#d9d9ff" stroked="f"/>
                <v:rect id="Rectangle 298" o:spid="_x0000_s1294" style="position:absolute;left:3308;top:2258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2yMYA&#10;AADcAAAADwAAAGRycy9kb3ducmV2LnhtbESPQWvCQBSE70L/w/IKvYhuIlokukoJlIoeSq3SHh/Z&#10;ZzY0+zbNrhr99W5B6HGYmW+Y+bKztThR6yvHCtJhAoK4cLriUsHu83UwBeEDssbaMSm4kIfl4qE3&#10;x0y7M3/QaRtKESHsM1RgQmgyKX1hyKIfuoY4egfXWgxRtqXULZ4j3NZylCTP0mLFccFgQ7mh4md7&#10;tAqS/LsxX7q/n1SblUQ/Xr9f336VenrsXmYgAnXhP3xvr7SC8SiF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72yMYAAADcAAAADwAAAAAAAAAAAAAAAACYAgAAZHJz&#10;L2Rvd25yZXYueG1sUEsFBgAAAAAEAAQA9QAAAIsDAAAAAA==&#10;" fillcolor="#d8d8ff" stroked="f"/>
                <v:rect id="Rectangle 299" o:spid="_x0000_s1295" style="position:absolute;left:3308;top:22644;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UcRMQA&#10;AADcAAAADwAAAGRycy9kb3ducmV2LnhtbESP0YrCMBRE34X9h3AXfNPUrohUo8jCuiqKrOsHXJpr&#10;W2xuahO1/XsjCD4OM3OGmc4bU4ob1a6wrGDQj0AQp1YXnCk4/v/0xiCcR9ZYWiYFLTmYzz46U0y0&#10;vfMf3Q4+EwHCLkEFufdVIqVLczLo+rYiDt7J1gZ9kHUmdY33ADeljKNoJA0WHBZyrOg7p/R8uBoF&#10;u/MgXp8W7X7Tpnq/3P4Oo8vXSqnuZ7OYgPDU+Hf41V5pBcM4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HETEAAAA3AAAAA8AAAAAAAAAAAAAAAAAmAIAAGRycy9k&#10;b3ducmV2LnhtbFBLBQYAAAAABAAEAPUAAACJAwAAAAA=&#10;" fillcolor="#d7d7ff" stroked="f"/>
                <v:rect id="Rectangle 300" o:spid="_x0000_s1296" style="position:absolute;left:3308;top:22713;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7osQA&#10;AADcAAAADwAAAGRycy9kb3ducmV2LnhtbESPW2vCQBSE3wv+h+UIvtWNF0SimyClF1uK4OUHHLPH&#10;JJo9G3a3Gv99tyD0cZiZb5hl3plGXMn52rKC0TABQVxYXXOp4LB/e56D8AFZY2OZFNzJQ571npaY&#10;anvjLV13oRQRwj5FBVUIbSqlLyoy6Ie2JY7eyTqDIUpXSu3wFuGmkeMkmUmDNceFClt6qai47H6M&#10;Anc+fnxttqv6k9+/7SsafceglRr0u9UCRKAu/Icf7bVWMB1P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be6LEAAAA3AAAAA8AAAAAAAAAAAAAAAAAmAIAAGRycy9k&#10;b3ducmV2LnhtbFBLBQYAAAAABAAEAPUAAACJAwAAAAA=&#10;" fillcolor="#d6d6ff" stroked="f"/>
                <v:rect id="Rectangle 301" o:spid="_x0000_s1297" style="position:absolute;left:3308;top:22847;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YJDsYA&#10;AADcAAAADwAAAGRycy9kb3ducmV2LnhtbESPQWvCQBSE74L/YXkFb2ZTsWJTV5FCrQehaEqht0f2&#10;NUmbfRt2VxP99W5B8DjMzDfMYtWbRpzI+dqygsckBUFcWF1zqeAzfxvPQfiArLGxTArO5GG1HA4W&#10;mGnb8Z5Oh1CKCGGfoYIqhDaT0hcVGfSJbYmj92OdwRClK6V22EW4aeQkTWfSYM1xocKWXisq/g5H&#10;owD97kNent7z7aaTX+H4/euey1yp0UO/fgERqA/38K291Qqmkyn8n4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YJDsYAAADcAAAADwAAAAAAAAAAAAAAAACYAgAAZHJz&#10;L2Rvd25yZXYueG1sUEsFBgAAAAAEAAQA9QAAAIsDAAAAAA==&#10;" fillcolor="#d4d4ff" stroked="f"/>
                <v:rect id="Rectangle 302" o:spid="_x0000_s1298" style="position:absolute;left:3308;top:22910;width:15488;height: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n08YA&#10;AADcAAAADwAAAGRycy9kb3ducmV2LnhtbESPQWvCQBSE74X+h+UVetNNRUOJ2YiIFaEntVW8vWZf&#10;k9Ds2zS76vrvXaHQ4zAz3zD5LJhWnKl3jWUFL8MEBHFpdcOVgo/d2+AVhPPIGlvLpOBKDmbF40OO&#10;mbYX3tB56ysRIewyVFB732VSurImg25oO+LofdveoI+yr6Tu8RLhppWjJEmlwYbjQo0dLWoqf7Yn&#10;o6D7Osz5fbVLj7/78TKEFX2u05NSz09hPgXhKfj/8F97rRWMRxO4n4lHQB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n08YAAADcAAAADwAAAAAAAAAAAAAAAACYAgAAZHJz&#10;L2Rvd25yZXYueG1sUEsFBgAAAAAEAAQA9QAAAIsDAAAAAA==&#10;" fillcolor="#d3d3ff" stroked="f"/>
                <v:rect id="Rectangle 303" o:spid="_x0000_s1299" style="position:absolute;left:3308;top:23044;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Xa8IA&#10;AADcAAAADwAAAGRycy9kb3ducmV2LnhtbESPT4vCMBTE74LfITzBm6b+QaQaRQRh2cOCVe+P5tlU&#10;m5fSpLV++42wsMdhZn7DbPe9rURHjS8dK5hNExDEudMlFwqul9NkDcIHZI2VY1LwJg/73XCwxVS7&#10;F5+py0IhIoR9igpMCHUqpc8NWfRTVxNH7+4aiyHKppC6wVeE20rOk2QlLZYcFwzWdDSUP7PWKujM&#10;zVXrxfEH3+13tnzU5ItLq9R41B82IAL14T/81/7SCpbzFXz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NdrwgAAANwAAAAPAAAAAAAAAAAAAAAAAJgCAABkcnMvZG93&#10;bnJldi54bWxQSwUGAAAAAAQABAD1AAAAhwMAAAAA&#10;" fillcolor="#d1d1ff" stroked="f"/>
                <v:rect id="Rectangle 304" o:spid="_x0000_s1300" style="position:absolute;left:3308;top:2317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e87MUA&#10;AADcAAAADwAAAGRycy9kb3ducmV2LnhtbESPQWvCQBSE7wX/w/IEb3WjiEp0FRGUtlQhVnt+ZF+T&#10;aPZtml019de7gtDjMDPfMNN5Y0pxodoVlhX0uhEI4tTqgjMF+6/V6xiE88gaS8uk4I8czGetlynG&#10;2l45ocvOZyJA2MWoIPe+iqV0aU4GXddWxMH7sbVBH2SdSV3jNcBNKftRNJQGCw4LOVa0zCk97c5G&#10;wWd0+GhuyTn5Xr0ft8fe5ndNB1Sq024WExCeGv8ffrbftIJBfwS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7zsxQAAANwAAAAPAAAAAAAAAAAAAAAAAJgCAABkcnMv&#10;ZG93bnJldi54bWxQSwUGAAAAAAQABAD1AAAAigMAAAAA&#10;" fillcolor="#d0d0ff" stroked="f"/>
                <v:rect id="Rectangle 305" o:spid="_x0000_s1301" style="position:absolute;left:3308;top:23241;width:15488;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wvacYA&#10;AADcAAAADwAAAGRycy9kb3ducmV2LnhtbESPwWrCQBCG7wXfYRmht2ajtLWmWUWEQnvwUBWqtyE7&#10;JqnZ2ZDdaHz7zqHgcfjn/+abfDm4Rl2oC7VnA5MkBUVceFtzaWC/+3h6AxUissXGMxm4UYDlYvSQ&#10;Y2b9lb/pso2lEgiHDA1UMbaZ1qGoyGFIfEss2cl3DqOMXalth1eBu0ZP0/RVO6xZLlTY0rqi4rzt&#10;nWhQP/+qf0/Dz4wO9rY5HDexfDHmcTys3kFFGuJ9+b/9aQ08T8VWnhEC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wvacYAAADcAAAADwAAAAAAAAAAAAAAAACYAgAAZHJz&#10;L2Rvd25yZXYueG1sUEsFBgAAAAAEAAQA9QAAAIsDAAAAAA==&#10;" fillcolor="#cfcfff" stroked="f"/>
                <v:rect id="Rectangle 306" o:spid="_x0000_s1302" style="position:absolute;left:3308;top:23310;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hDRcAA&#10;AADcAAAADwAAAGRycy9kb3ducmV2LnhtbESPzYrCMBSF98K8Q7gDs9PUIqKdpiKCIMxqqri+Ntem&#10;THNTmqjt208EweXh/HycfDPYVtyp941jBfNZAoK4crrhWsHpuJ+uQPiArLF1TApG8rApPiY5Zto9&#10;+JfuZahFHGGfoQITQpdJ6StDFv3MdcTRu7reYoiyr6Xu8RHHbSvTJFlKiw1HgsGOdoaqv/Jmn5Dr&#10;sB5/UkMdLc7sL+OlHBulvj6H7TeIQEN4h1/tg1awSNfwPBOPgC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PhDRcAAAADcAAAADwAAAAAAAAAAAAAAAACYAgAAZHJzL2Rvd25y&#10;ZXYueG1sUEsFBgAAAAAEAAQA9QAAAIUDAAAAAA==&#10;" fillcolor="#ceceff" stroked="f"/>
                <v:rect id="Rectangle 307" o:spid="_x0000_s1303" style="position:absolute;left:3308;top:2337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azsAA&#10;AADcAAAADwAAAGRycy9kb3ducmV2LnhtbERPS2vCQBC+F/wPywje6kYtRaKriBDoRaE+EG9DdkyC&#10;2dmQ3Zrk33cOhR4/vvd627tavagNlWcDs2kCijj3tuLCwOWcvS9BhYhssfZMBgYKsN2M3taYWt/x&#10;N71OsVASwiFFA2WMTap1yEtyGKa+IRbu4VuHUWBbaNtiJ+Gu1vMk+dQOK5aGEhval5Q/Tz/OgNQf&#10;kzNfhmszf975NmR9d8iMmYz73QpUpD7+i//cX9bAx0Lmyxk5An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oazsAAAADcAAAADwAAAAAAAAAAAAAAAACYAgAAZHJzL2Rvd25y&#10;ZXYueG1sUEsFBgAAAAAEAAQA9QAAAIUDAAAAAA==&#10;" fillcolor="#cdcdff" stroked="f"/>
                <v:rect id="Rectangle 308" o:spid="_x0000_s1304" style="position:absolute;left:3308;top:23444;width:15488;height: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5fccA&#10;AADcAAAADwAAAGRycy9kb3ducmV2LnhtbESPQWvCQBSE7wX/w/KEXkqzsS1SU1dRaUERhKiHHh/Z&#10;ZxLMvg27G4399W6h0OMwM98w03lvGnEh52vLCkZJCoK4sLrmUsHx8PX8DsIHZI2NZVJwIw/z2eBh&#10;ipm2V87psg+liBD2GSqoQmgzKX1RkUGf2JY4eifrDIYoXSm1w2uEm0a+pOlYGqw5LlTY0qqi4rzv&#10;jAJ9O++c6Y7LTfuz/Xxydj3J62+lHof94gNEoD78h//aa63g7XUEv2fi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uX3HAAAA3AAAAA8AAAAAAAAAAAAAAAAAmAIAAGRy&#10;cy9kb3ducmV2LnhtbFBLBQYAAAAABAAEAPUAAACMAwAAAAA=&#10;" fillcolor="#ccf" stroked="f"/>
                <v:rect id="Rectangle 309" o:spid="_x0000_s1305" style="position:absolute;left:3308;top:23507;width:15488;height: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828QA&#10;AADcAAAADwAAAGRycy9kb3ducmV2LnhtbESPQWvCQBSE7wX/w/KE3pqNtkiIWYMUCu2pmKrnZ/aZ&#10;xGTfptk1xn/fLRR6HGbmGybLJ9OJkQbXWFawiGIQxKXVDVcK9l9vTwkI55E1dpZJwZ0c5JvZQ4ap&#10;tjfe0Vj4SgQIuxQV1N73qZSurMmgi2xPHLyzHQz6IIdK6gFvAW46uYzjlTTYcFiosafXmsq2uBoF&#10;7pqc9Pbzo7hcXHssMVlVh/Fbqcf5tF2D8DT5//Bf+10reHlewu+Zc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z/NvEAAAA3AAAAA8AAAAAAAAAAAAAAAAAmAIAAGRycy9k&#10;b3ducmV2LnhtbFBLBQYAAAAABAAEAPUAAACJAwAAAAA=&#10;" fillcolor="#cbcbff" stroked="f"/>
                <v:rect id="Rectangle 310" o:spid="_x0000_s1306" style="position:absolute;left:3308;top:23571;width:15488;height: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4MdMYA&#10;AADcAAAADwAAAGRycy9kb3ducmV2LnhtbESPT2vCQBTE70K/w/KE3nSjllhSVymCJZRc/APt8ZF9&#10;Jmmzb0N2jdFP7wqCx2FmfsMsVr2pRUetqywrmIwjEMS51RUXCg77zegdhPPIGmvLpOBCDlbLl8EC&#10;E23PvKVu5wsRIOwSVFB63yRSurwkg25sG+LgHW1r0AfZFlK3eA5wU8tpFMXSYMVhocSG1iXl/7uT&#10;UfAXZ5f19uc6//rOTjH+pl2a7Y9KvQ77zw8Qnnr/DD/aqVbwNpvB/Uw4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4MdMYAAADcAAAADwAAAAAAAAAAAAAAAACYAgAAZHJz&#10;L2Rvd25yZXYueG1sUEsFBgAAAAAEAAQA9QAAAIsDAAAAAA==&#10;" fillcolor="#cacaff" stroked="f"/>
                <v:rect id="Rectangle 311" o:spid="_x0000_s1307" style="position:absolute;left:3308;top:23704;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EfcQA&#10;AADcAAAADwAAAGRycy9kb3ducmV2LnhtbESP3YrCMBSE74V9h3AE7zTVVdGuUcRFWRDEP5C9OzTH&#10;tmxzUppYu29vBMHLYWa+YWaLxhSipsrllhX0exEI4sTqnFMF59O6OwHhPLLGwjIp+CcHi/lHa4ax&#10;tnc+UH30qQgQdjEqyLwvYyldkpFB17MlcfCutjLog6xSqSu8B7gp5CCKxtJgzmEhw5JWGSV/x5tR&#10;MNrWl/3kV3P+nW6Wkq66bnZTpTrtZvkFwlPj3+FX+0crGH4O4XkmHA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SRH3EAAAA3AAAAA8AAAAAAAAAAAAAAAAAmAIAAGRycy9k&#10;b3ducmV2LnhtbFBLBQYAAAAABAAEAPUAAACJAwAAAAA=&#10;" fillcolor="#c8c8ff" stroked="f"/>
                <v:rect id="Rectangle 312" o:spid="_x0000_s1308" style="position:absolute;left:3308;top:23774;width:15488;height: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s18UA&#10;AADcAAAADwAAAGRycy9kb3ducmV2LnhtbESPQWvCQBSE74X+h+UVvNVNaislugYpCumlUA31+sg+&#10;k5Ds25hdk/jvu4WCx2FmvmHW6WRaMVDvassK4nkEgriwuuZSQX7cP7+DcB5ZY2uZFNzIQbp5fFhj&#10;ou3I3zQcfCkChF2CCirvu0RKV1Rk0M1tRxy8s+0N+iD7UuoexwA3rXyJoqU0WHNYqLCjj4qK5nA1&#10;Cn6yz3zxdYrdZdc05tz5Md/bUanZ07RdgfA0+Xv4v51pBa+LN/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nqzXxQAAANwAAAAPAAAAAAAAAAAAAAAAAJgCAABkcnMv&#10;ZG93bnJldi54bWxQSwUGAAAAAAQABAD1AAAAigMAAAAA&#10;" fillcolor="#c7c7ff" stroked="f"/>
                <v:rect id="Rectangle 313" o:spid="_x0000_s1309" style="position:absolute;left:3308;top:23901;width:15488;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z/fMUA&#10;AADcAAAADwAAAGRycy9kb3ducmV2LnhtbESPT2vCQBTE70K/w/IK3nRjW0JIs5HWUpHeTMTza/bl&#10;T82+Ddmtxm/fLQgeh5n5DZOtJ9OLM42us6xgtYxAEFdWd9woOJSfiwSE88gae8uk4EoO1vnDLMNU&#10;2wvv6Vz4RgQIuxQVtN4PqZSuasmgW9qBOHi1HQ36IMdG6hEvAW56+RRFsTTYcVhocaBNS9Wp+DUK&#10;jvXxnWJdbJLk67Sti9XPx3ddKjV/nN5eQXia/D18a++0gpfnGP7PhCM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nP98xQAAANwAAAAPAAAAAAAAAAAAAAAAAJgCAABkcnMv&#10;ZG93bnJldi54bWxQSwUGAAAAAAQABAD1AAAAigMAAAAA&#10;" fillcolor="#c5c5ff" stroked="f"/>
                <v:shape id="Freeform 314" o:spid="_x0000_s1310" style="position:absolute;left:3308;top:20726;width:15424;height:3175;visibility:visible;mso-wrap-style:square;v-text-anchor:top" coordsize="372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ujcMMA&#10;AADcAAAADwAAAGRycy9kb3ducmV2LnhtbESPQWvCQBSE7wX/w/IEb82mKm2IriJasVAvTUrPj+wz&#10;Cc2+DbtbE/+9Wyj0OMzMN8x6O5pOXMn51rKCpyQFQVxZ3XKt4LM8PmYgfEDW2FkmBTfysN1MHtaY&#10;azvwB12LUIsIYZ+jgiaEPpfSVw0Z9IntiaN3sc5giNLVUjscItx0cp6mz9Jgy3GhwZ72DVXfxY9R&#10;4I7yVOr0lXznvw4tZe/DmZxSs+m4W4EINIb/8F/7TStYLl7g90w8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ujcMMAAADcAAAADwAAAAAAAAAAAAAAAACYAgAAZHJzL2Rv&#10;d25yZXYueG1sUEsFBgAAAAAEAAQA9QAAAIgDAAAAAA==&#10;" path="m3688,v23,,40,18,40,40l3728,40r,688l3728,728v,23,-17,40,-40,40c3688,768,3688,768,3688,768r,l40,768r,c18,768,,751,,728r,l,40c,18,18,,40,r,l3688,xe" filled="f" strokeweight=".5pt">
                  <v:stroke endcap="round"/>
                  <v:path arrowok="t" o:connecttype="custom" o:connectlocs="1525865,0;1542415,16536;1542415,16536;1542415,300964;1542415,300964;1525865,317500;1525865,317500;1525865,317500;16550,317500;16550,317500;0,300964;0,300964;0,16536;16550,0;16550,0;1525865,0" o:connectangles="0,0,0,0,0,0,0,0,0,0,0,0,0,0,0,0"/>
                </v:shape>
                <v:rect id="Rectangle 315" o:spid="_x0000_s1311" style="position:absolute;left:9994;top:21126;width:191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0b8A&#10;AADcAAAADwAAAGRycy9kb3ducmV2LnhtbERPy4rCMBTdC/MP4Q7MTtNREalGkQFBBze2fsCluX1g&#10;clOSaOvfTxYDLg/nvd2P1ogn+dA5VvA9y0AQV0533Ci4lcfpGkSIyBqNY1LwogD73cdki7l2A1/p&#10;WcRGpBAOOSpoY+xzKUPVksUwcz1x4mrnLcYEfSO1xyGFWyPnWbaSFjtODS329NNSdS8eVoEsi+Ow&#10;LozP3O+8vpjz6VqTU+rrczxsQEQa41v87z5pBctF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b9rRvwAAANwAAAAPAAAAAAAAAAAAAAAAAJgCAABkcnMvZG93bnJl&#10;di54bWxQSwUGAAAAAAQABAD1AAAAhAMAAAAA&#10;" filled="f" stroked="f">
                  <v:textbox style="mso-fit-shape-to-text:t" inset="0,0,0,0">
                    <w:txbxContent>
                      <w:p w14:paraId="375E7B12" w14:textId="26B31963" w:rsidR="00AE476B" w:rsidRDefault="00AE476B">
                        <w:r>
                          <w:rPr>
                            <w:rFonts w:ascii="Arial" w:hAnsi="Arial" w:cs="Arial"/>
                            <w:color w:val="000000"/>
                            <w:sz w:val="10"/>
                            <w:szCs w:val="10"/>
                          </w:rPr>
                          <w:t>«type»</w:t>
                        </w:r>
                      </w:p>
                    </w:txbxContent>
                  </v:textbox>
                </v:rect>
                <v:rect id="Rectangle 316" o:spid="_x0000_s1312" style="position:absolute;left:4635;top:21967;width:1203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SsIA&#10;AADcAAAADwAAAGRycy9kb3ducmV2LnhtbESP3WoCMRSE7wu+QziCdzWrFtHVKFIQbPHG1Qc4bM7+&#10;YHKyJKm7ffumIHg5zMw3zHY/WCMe5EPrWMFsmoEgLp1uuVZwux7fVyBCRNZoHJOCXwqw343etphr&#10;1/OFHkWsRYJwyFFBE2OXSxnKhiyGqeuIk1c5bzEm6WupPfYJbo2cZ9lSWmw5LTTY0WdD5b34sQrk&#10;tTj2q8L4zH3Pq7P5Ol0qckpNxsNhAyLSEF/hZ/ukFXws1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I39KwgAAANwAAAAPAAAAAAAAAAAAAAAAAJgCAABkcnMvZG93&#10;bnJldi54bWxQSwUGAAAAAAQABAD1AAAAhwMAAAAA&#10;" filled="f" stroked="f">
                  <v:textbox style="mso-fit-shape-to-text:t" inset="0,0,0,0">
                    <w:txbxContent>
                      <w:p w14:paraId="3FE1ABA1" w14:textId="00F7BF80" w:rsidR="00AE476B" w:rsidRDefault="00AE476B">
                        <w:r>
                          <w:rPr>
                            <w:rFonts w:ascii="Arial" w:hAnsi="Arial" w:cs="Arial"/>
                            <w:b/>
                            <w:bCs/>
                            <w:i/>
                            <w:iCs/>
                            <w:color w:val="000000"/>
                            <w:sz w:val="10"/>
                            <w:szCs w:val="10"/>
                          </w:rPr>
                          <w:t>GeologyBasic::AbstractFeatureRelation</w:t>
                        </w:r>
                      </w:p>
                    </w:txbxContent>
                  </v:textbox>
                </v:rect>
                <v:rect id="Rectangle 327" o:spid="_x0000_s1313" style="position:absolute;left:10261;top:43237;width:178;height:32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zd78A&#10;AADcAAAADwAAAGRycy9kb3ducmV2LnhtbERPy4rCMBTdC/MP4Q7MTtMRFalGkQFBBze2fsCluX1g&#10;clOSaOvfTxYDLg/nvd2P1ogn+dA5VvA9y0AQV0533Ci4lcfpGkSIyBqNY1LwogD73cdki7l2A1/p&#10;WcRGpBAOOSpoY+xzKUPVksUwcz1x4mrnLcYEfSO1xyGFWyPnWbaSFjtODS329NNSdS8eVoEsi+Ow&#10;LozP3O+8vpjz6VqTU+rrczxsQEQa41v87z5pBYtl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xjN3vwAAANwAAAAPAAAAAAAAAAAAAAAAAJgCAABkcnMvZG93bnJl&#10;di54bWxQSwUGAAAAAAQABAD1AAAAhAMAAAAA&#10;" filled="f" stroked="f">
                  <v:textbox style="mso-fit-shape-to-text:t" inset="0,0,0,0">
                    <w:txbxContent>
                      <w:p w14:paraId="5D2959AE" w14:textId="0D6FE98D" w:rsidR="00AE476B" w:rsidRDefault="00AE476B">
                        <w:r>
                          <w:rPr>
                            <w:rFonts w:ascii="Segoe UI" w:hAnsi="Segoe UI" w:cs="Segoe UI"/>
                            <w:color w:val="C0C0C0"/>
                            <w:sz w:val="10"/>
                            <w:szCs w:val="10"/>
                          </w:rPr>
                          <w:t xml:space="preserve"> </w:t>
                        </w:r>
                      </w:p>
                    </w:txbxContent>
                  </v:textbox>
                </v:rect>
                <v:line id="Line 330" o:spid="_x0000_s1314" style="position:absolute;visibility:visible;mso-wrap-style:square" from="9131,15297" to="9131,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MQcUAAADcAAAADwAAAGRycy9kb3ducmV2LnhtbESPQWvCQBSE7wX/w/IEL0U3WhVJXUUU&#10;wUM9NArN8ZF9zaZm34bsqum/7wpCj8PMfMMs152txY1aXzlWMB4lIIgLpysuFZxP++EChA/IGmvH&#10;pOCXPKxXvZclptrd+ZNuWShFhLBPUYEJoUml9IUhi37kGuLofbvWYoiyLaVu8R7htpaTJJlLixXH&#10;BYMNbQ0Vl+xqFTT5LCw2+uPnqzzu2HSXKn/NM6UG/W7zDiJQF/7Dz/ZBK5jO3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jMQcUAAADcAAAADwAAAAAAAAAA&#10;AAAAAAChAgAAZHJzL2Rvd25yZXYueG1sUEsFBgAAAAAEAAQA+QAAAJMDAAAAAA==&#10;" strokeweight=".5pt">
                  <v:stroke joinstyle="bevel" endcap="round"/>
                </v:line>
                <v:line id="Line 331" o:spid="_x0000_s1315" style="position:absolute;visibility:visible;mso-wrap-style:square" from="9131,18141"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FUNcUAAADcAAAADwAAAGRycy9kb3ducmV2LnhtbESPQWvCQBSE74X+h+UJXopuKlokuhFp&#10;KXioh8aCOT6yz2xM9m3IbjX++65Q8DjMzDfMejPYVlyo97VjBa/TBARx6XTNlYKfw+dkCcIHZI2t&#10;Y1JwIw+b7Plpjal2V/6mSx4qESHsU1RgQuhSKX1pyKKfuo44eifXWwxR9pXUPV4j3LZyliRv0mLN&#10;ccFgR++Gyib/tQq6YhGWW/11Plb7DzZDUxcvRa7UeDRsVyACDeER/m/vtIL5Yg7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FUNcUAAADcAAAADwAAAAAAAAAA&#10;AAAAAAChAgAAZHJzL2Rvd25yZXYueG1sUEsFBgAAAAAEAAQA+QAAAJMDAAAAAA==&#10;" strokeweight=".5pt">
                  <v:stroke joinstyle="bevel" endcap="round"/>
                </v:line>
                <v:line id="Line 332" o:spid="_x0000_s1316" style="position:absolute;flip:y;visibility:visible;mso-wrap-style:square" from="12973,15297" to="12973,18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mf8QAAADcAAAADwAAAGRycy9kb3ducmV2LnhtbESPUWvCQBCE34X+h2OFvulFG6tET5FC&#10;QSgUawu+Lrk1F8ztpbmtxn/fKxR8HGbmG2a16X2jLtTFOrCByTgDRVwGW3Nl4OvzdbQAFQXZYhOY&#10;DNwowmb9MFhhYcOVP+hykEolCMcCDTiRttA6lo48xnFoiZN3Cp1HSbKrtO3wmuC+0dMse9Yea04L&#10;Dlt6cVSeDz/eQC87mbv3J5/n+rY/Z0ecv32jMY/DfrsEJdTLPfzf3lkD+WwG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2GZ/xAAAANwAAAAPAAAAAAAAAAAA&#10;AAAAAKECAABkcnMvZG93bnJldi54bWxQSwUGAAAAAAQABAD5AAAAkgMAAAAA&#10;" strokeweight=".5pt">
                  <v:stroke joinstyle="bevel" endcap="round"/>
                </v:line>
                <v:shape id="Freeform 333" o:spid="_x0000_s1317" style="position:absolute;left:12573;top:15297;width:793;height:990;visibility:visible;mso-wrap-style:square;v-text-anchor:top" coordsize="125,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rcUA&#10;AADcAAAADwAAAGRycy9kb3ducmV2LnhtbESPwW7CMBBE70j9B2uRuIFD01KUYlCLWolLD0DhvMTb&#10;OEq8jmyXpH9fI1XqcTQzbzSrzWBbcSUfascK5rMMBHHpdM2Vgs/j+3QJIkRkja1jUvBDATbru9EK&#10;C+163tP1ECuRIBwKVGBi7AopQ2nIYpi5jjh5X85bjEn6SmqPfYLbVt5n2UJarDktGOxoa6hsDt9W&#10;wbI5feTH89MQ9ubS+9e3/JQ1uVKT8fDyDCLSEP/Df+2dVvDwuIDbmX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jetxQAAANwAAAAPAAAAAAAAAAAAAAAAAJgCAABkcnMv&#10;ZG93bnJldi54bWxQSwUGAAAAAAQABAD1AAAAigMAAAAA&#10;" path="m63,r62,156m63,l,156e" filled="f" strokeweight=".5pt">
                  <v:stroke joinstyle="bevel" endcap="round"/>
                  <v:path arrowok="t" o:connecttype="custom" o:connectlocs="40005,0;79375,99060;40005,0;0,99060" o:connectangles="0,0,0,0"/>
                  <o:lock v:ext="edit" verticies="t"/>
                </v:shape>
                <v:shape id="Freeform 334" o:spid="_x0000_s1318" style="position:absolute;left:11055;top:18141;width:0;height:2585;visibility:visible;mso-wrap-style:square;v-text-anchor:top" coordsize="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OnnMQA&#10;AADcAAAADwAAAGRycy9kb3ducmV2LnhtbESPQYvCMBSE7wv+h/AEb5oqrivVKCLq7sHLVkGPz+bZ&#10;FpuX0sRa/71ZEPY4zMw3zHzZmlI0VLvCsoLhIAJBnFpdcKbgeNj2pyCcR9ZYWiYFT3KwXHQ+5hhr&#10;++BfahKfiQBhF6OC3PsqltKlORl0A1sRB+9qa4M+yDqTusZHgJtSjqJoIg0WHBZyrGidU3pL7kbB&#10;5uS/d9tzchrSBa0ZNbf95h4p1eu2qxkIT63/D7/bP1rB+PML/s6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Tp5zEAAAA3AAAAA8AAAAAAAAAAAAAAAAAmAIAAGRycy9k&#10;b3ducmV2LnhtbFBLBQYAAAAABAAEAPUAAACJAwAAAAA=&#10;" path="m,l,73t,42l,188t,42l,303t,41l,407e" filled="f" strokeweight=".5pt">
                  <v:path arrowok="t" o:connecttype="custom" o:connectlocs="0,0;0,46355;0,73025;0,119380;0,146050;0,192405;0,218440;0,258445" o:connectangles="0,0,0,0,0,0,0,0"/>
                  <o:lock v:ext="edit" verticies="t"/>
                </v:shape>
                <v:line id="Line 335" o:spid="_x0000_s1319" style="position:absolute;flip:y;visibility:visible;mso-wrap-style:square" from="10922,23971" to="10922,28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nJ4cEAAADcAAAADwAAAGRycy9kb3ducmV2LnhtbERPTWvCQBC9F/wPywi91Y01rRJdpQiC&#10;UCitCl6H7JgNZmdjdtT477uHQo+P971Y9b5RN+piHdjAeJSBIi6DrbkycNhvXmagoiBbbAKTgQdF&#10;WC0HTwssbLjzD912UqkUwrFAA06kLbSOpSOPcRRa4sSdQudREuwqbTu8p3Df6Ncse9cea04NDlta&#10;OyrPu6s30MtWpu5r4vNcP77P2RGnnxc05nnYf8xBCfXyL/5zb62B/C2tTWfSEd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cnhwQAAANwAAAAPAAAAAAAAAAAAAAAA&#10;AKECAABkcnMvZG93bnJldi54bWxQSwUGAAAAAAQABAD5AAAAjwMAAAAA&#10;" strokeweight=".5pt">
                  <v:stroke joinstyle="bevel" endcap="round"/>
                </v:line>
                <v:shape id="Freeform 336" o:spid="_x0000_s1320"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oR8UA&#10;AADcAAAADwAAAGRycy9kb3ducmV2LnhtbESPQWvCQBSE7wX/w/IEb3VjsaFGVxGp4MEeGj14fGaf&#10;STT7NuyuMf77bqHQ4zAz3zCLVW8a0ZHztWUFk3ECgriwuuZSwfGwff0A4QOyxsYyKXiSh9Vy8LLA&#10;TNsHf1OXh1JECPsMFVQhtJmUvqjIoB/bljh6F+sMhihdKbXDR4SbRr4lSSoN1hwXKmxpU1Fxy+9G&#10;Qbk55ebzcN+59Nyd9nn6Nb1eglKjYb+egwjUh//wX3unFUzfZ/B7Jh4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OhHxQAAANwAAAAPAAAAAAAAAAAAAAAAAJgCAABkcnMv&#10;ZG93bnJldi54bWxQSwUGAAAAAAQABAD1AAAAigMAAAAA&#10;" path="m125,167l,167,63,r62,167xe" fillcolor="#fcf2e3" stroked="f">
                  <v:path arrowok="t" o:connecttype="custom" o:connectlocs="79375,106045;0,106045;40005,0;79375,106045" o:connectangles="0,0,0,0"/>
                </v:shape>
                <v:shape id="Freeform 337" o:spid="_x0000_s1321" style="position:absolute;left:10521;top:23971;width:794;height:1060;visibility:visible;mso-wrap-style:square;v-text-anchor:top" coordsize="125,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e0xsAA&#10;AADcAAAADwAAAGRycy9kb3ducmV2LnhtbERPzYrCMBC+C/sOYRa8yJoqUtxqFNlFWDwIVh9gaMa2&#10;tJmUJK317TcHwePH97/dj6YVAzlfW1awmCcgiAuray4V3K7HrzUIH5A1tpZJwZM87Hcfky1m2j74&#10;QkMeShFD2GeooAqhy6T0RUUG/dx2xJG7W2cwROhKqR0+Yrhp5TJJUmmw5thQYUc/FRVN3hsFh1S7&#10;5uTPgynDYv37Pesbpl6p6ed42IAINIa3+OX+0wpWaZwfz8QjIH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e0xsAAAADcAAAADwAAAAAAAAAAAAAAAACYAgAAZHJzL2Rvd25y&#10;ZXYueG1sUEsFBgAAAAAEAAQA9QAAAIUDAAAAAA==&#10;" path="m125,167l,167,63,r62,167xe" filled="f" strokeweight=".5pt">
                  <v:stroke joinstyle="bevel" endcap="round"/>
                  <v:path arrowok="t" o:connecttype="custom" o:connectlocs="79375,106045;0,106045;40005,0;79375,106045" o:connectangles="0,0,0,0"/>
                </v:shape>
                <v:line id="Line 338" o:spid="_x0000_s1322" style="position:absolute;visibility:visible;mso-wrap-style:square" from="27666,15360" to="27666,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o9EMUAAADcAAAADwAAAGRycy9kb3ducmV2LnhtbESPQWvCQBSE70L/w/IKvYhuLCoSXYO0&#10;FHqwB1PBHB/ZZzYm+zZkt5r++64g9DjMzDfMJhtsK67U+9qxgtk0AUFcOl1zpeD4/TFZgfABWWPr&#10;mBT8kods+zTaYKrdjQ90zUMlIoR9igpMCF0qpS8NWfRT1xFH7+x6iyHKvpK6x1uE21a+Js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o9EMUAAADcAAAADwAAAAAAAAAA&#10;AAAAAAChAgAAZHJzL2Rvd25yZXYueG1sUEsFBgAAAAAEAAQA+QAAAJMDAAAAAA==&#10;" strokeweight=".5pt">
                  <v:stroke joinstyle="bevel" endcap="round"/>
                </v:line>
                <v:line id="Line 339" o:spid="_x0000_s1323" style="position:absolute;visibility:visible;mso-wrap-style:square" from="27666,17811"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ijZ8UAAADcAAAADwAAAGRycy9kb3ducmV2LnhtbESPQWvCQBSE70L/w/IKvYhuKioSXYO0&#10;FHqwB1PBHB/ZZzYm+zZkt5r++64g9DjMzDfMJhtsK67U+9qxgtdpAoK4dLrmSsHx+2OyAuEDssbW&#10;MSn4JQ/Z9mm0wVS7Gx/omodKRAj7FBWYELpUSl8asuinriOO3tn1FkOUfSV1j7cIt62cJclSWqw5&#10;Lhjs6M1Q2eQ/VkFXLMJqp/eXU/X1zmZo6mJc5Eq9PA+7NYhAQ/gPP9qfWsF8OYP7mXgE5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ijZ8UAAADcAAAADwAAAAAAAAAA&#10;AAAAAAChAgAAZHJzL2Rvd25yZXYueG1sUEsFBgAAAAAEAAQA+QAAAJMDAAAAAA==&#10;" strokeweight=".5pt">
                  <v:stroke joinstyle="bevel" endcap="round"/>
                </v:line>
                <v:line id="Line 340" o:spid="_x0000_s1324" style="position:absolute;flip:y;visibility:visible;mso-wrap-style:square" from="31235,15360" to="31235,17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RLcMAAADcAAAADwAAAGRycy9kb3ducmV2LnhtbESPUWvCQBCE3wv9D8cW+lYvrUElekoR&#10;CoJQrAq+Lrk1F8ztxdxW47/3CkIfh5n5hpktet+oC3WxDmzgfZCBIi6DrbkysN99vU1ARUG22AQm&#10;AzeKsJg/P82wsOHKP3TZSqUShGOBBpxIW2gdS0ce4yC0xMk7hs6jJNlV2nZ4TXDf6I8sG2mPNacF&#10;hy0tHZWn7a830MtKxu576PNc3zan7IDj9RmNeX3pP6eghHr5Dz/aK2sgHw3h70w6Anp+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RkS3DAAAA3AAAAA8AAAAAAAAAAAAA&#10;AAAAoQIAAGRycy9kb3ducmV2LnhtbFBLBQYAAAAABAAEAPkAAACRAwAAAAA=&#10;" strokeweight=".5pt">
                  <v:stroke joinstyle="bevel" endcap="round"/>
                </v:line>
                <v:shape id="Freeform 341" o:spid="_x0000_s1325"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qjpMEA&#10;AADcAAAADwAAAGRycy9kb3ducmV2LnhtbESPQYvCMBSE7wv+h/AEb2uqFpFqFFFE2ZvdPXh8NM+2&#10;2LyUJtr4782C4HGYmW+Y1SaYRjyoc7VlBZNxAoK4sLrmUsHf7+F7AcJ5ZI2NZVLwJAeb9eBrhZm2&#10;PZ/pkftSRAi7DBVU3reZlK6oyKAb25Y4elfbGfRRdqXUHfYRbho5TZK5NFhzXKiwpV1FxS2/GwV5&#10;uBzL8BPO6cWEkLZ6uu9nRqnRMGyXIDwF/wm/2yetIJ2n8H8mHgG5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Ko6TBAAAA3AAAAA8AAAAAAAAAAAAAAAAAmAIAAGRycy9kb3du&#10;cmV2LnhtbFBLBQYAAAAABAAEAPUAAACGAwAAAAA=&#10;" path="m105,105l53,,,105,53,209,105,105xe" fillcolor="black" stroked="f">
                  <v:path arrowok="t" o:connecttype="custom" o:connectlocs="66675,66675;33655,0;0,66675;33655,132715;66675,66675" o:connectangles="0,0,0,0,0"/>
                </v:shape>
                <v:shape id="Freeform 342" o:spid="_x0000_s1326" style="position:absolute;left:27330;top:15360;width:667;height:1327;visibility:visible;mso-wrap-style:square;v-text-anchor:top" coordsize="105,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aszMQA&#10;AADcAAAADwAAAGRycy9kb3ducmV2LnhtbESP0WrCQBRE34X+w3ILfdNN1AaJrqKC4oMUjH7ANXub&#10;Dc3eDdltTP++KxT6OMzMGWa1GWwjeup87VhBOklAEJdO11wpuF0P4wUIH5A1No5JwQ952KxfRivM&#10;tXvwhfoiVCJC2OeowITQ5lL60pBFP3EtcfQ+XWcxRNlVUnf4iHDbyGmSZNJizXHBYEt7Q+VX8W0V&#10;zA6t8R/7Ml2k9104zrZ47M+ZUm+vw3YJItAQ/sN/7ZNWMM/e4Xk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2rMzEAAAA3AAAAA8AAAAAAAAAAAAAAAAAmAIAAGRycy9k&#10;b3ducmV2LnhtbFBLBQYAAAAABAAEAPUAAACJAwAAAAA=&#10;" path="m105,105l53,,,105,53,209,105,105xe" filled="f" strokeweight=".5pt">
                  <v:stroke joinstyle="bevel" endcap="round"/>
                  <v:path arrowok="t" o:connecttype="custom" o:connectlocs="66675,66675;33655,0;0,66675;33655,132715;66675,66675" o:connectangles="0,0,0,0,0"/>
                </v:shape>
                <v:shape id="Freeform 343" o:spid="_x0000_s1327" style="position:absolute;left:30841;top:15360;width:794;height:997;visibility:visible;mso-wrap-style:square;v-text-anchor:top" coordsize="125,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Lo8MA&#10;AADcAAAADwAAAGRycy9kb3ducmV2LnhtbESPwWrDMBBE74X8g9hAbrXcEExxrYSSECj4FLuQHhdr&#10;a5taKyMptvv3UaDQ4zAzb5jisJhBTOR8b1nBS5KCIG6s7rlV8Fmfn19B+ICscbBMCn7Jw2G/eiow&#10;13bmC01VaEWEsM9RQRfCmEvpm44M+sSOxNH7ts5giNK1UjucI9wMcpummTTYc1zocKRjR81PdTMK&#10;zPlYX7+u1tLkZnm6DWW5y0qlNuvl/Q1EoCX8h//aH1rBLsvgcS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6Lo8MAAADcAAAADwAAAAAAAAAAAAAAAACYAgAAZHJzL2Rv&#10;d25yZXYueG1sUEsFBgAAAAAEAAQA9QAAAIgDAAAAAA==&#10;" path="m62,r63,157m62,l,157e" filled="f" strokeweight=".5pt">
                  <v:stroke joinstyle="bevel" endcap="round"/>
                  <v:path arrowok="t" o:connecttype="custom" o:connectlocs="39370,0;79375,99695;39370,0;0,99695" o:connectangles="0,0,0,0"/>
                  <o:lock v:ext="edit" verticies="t"/>
                </v:shape>
                <v:shape id="Freeform 344" o:spid="_x0000_s1328" style="position:absolute;left:29451;top:17811;width:0;height:9932;visibility:visible;mso-wrap-style:square;v-text-anchor:top" coordsize="0,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RMYA&#10;AADcAAAADwAAAGRycy9kb3ducmV2LnhtbESPQWvCQBSE74L/YXlCL1I31hJLdA2xqPUm2oLXR/Y1&#10;Cc2+Dbtbjf76bqHQ4zAz3zDLvDetuJDzjWUF00kCgri0uuFKwcf79vEFhA/IGlvLpOBGHvLVcLDE&#10;TNsrH+lyCpWIEPYZKqhD6DIpfVmTQT+xHXH0Pq0zGKJ0ldQOrxFuWvmUJKk02HBcqLGj15rKr9O3&#10;UXA+FOP97Ia76n5fH9945tLN1in1MOqLBYhAffgP/7X3WsFzOof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I/RMYAAADcAAAADwAAAAAAAAAAAAAAAACYAgAAZHJz&#10;L2Rvd25yZXYueG1sUEsFBgAAAAAEAAQA9QAAAIsDAAAAAA==&#10;" path="m,l,73t,42l,188t,42l,303t,41l,417t,42l,532t,42l,647t,41l,761t,42l,876t,42l,991t,41l,1105t,42l,1220t,42l,1335t,42l,1450t,41l,1564e" filled="f" strokeweight=".5pt">
                  <v:path arrowok="t" o:connecttype="custom" o:connectlocs="0,0;0,46355;0,73025;0,119380;0,146050;0,192405;0,218440;0,264795;0,291465;0,337820;0,364490;0,410845;0,436880;0,483235;0,509905;0,556260;0,582930;0,629285;0,655320;0,701675;0,728345;0,774700;0,801370;0,847725;0,874395;0,920750;0,946785;0,993140" o:connectangles="0,0,0,0,0,0,0,0,0,0,0,0,0,0,0,0,0,0,0,0,0,0,0,0,0,0,0,0"/>
                  <o:lock v:ext="edit" verticies="t"/>
                </v:shape>
                <v:rect id="Rectangle 346" o:spid="_x0000_s1329" style="position:absolute;left:32162;top:15894;width:4572;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BQV8IA&#10;AADcAAAADwAAAGRycy9kb3ducmV2LnhtbESPzYoCMRCE74LvEFrwphlFxB2NIoKgy14c9wGaSc8P&#10;Jp0hic749puFhT0WVfUVtTsM1ogX+dA6VrCYZyCIS6dbrhV838+zDYgQkTUax6TgTQEO+/Foh7l2&#10;Pd/oVcRaJAiHHBU0MXa5lKFsyGKYu444eZXzFmOSvpbaY5/g1shllq2lxZbTQoMdnRoqH8XTKpD3&#10;4txvCuMz97msvsz1cqvIKTWdDMctiEhD/A//tS9awWr9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kFBXwgAAANwAAAAPAAAAAAAAAAAAAAAAAJgCAABkcnMvZG93&#10;bnJldi54bWxQSwUGAAAAAAQABAD1AAAAhwMAAAAA&#10;" filled="f" stroked="f">
                  <v:textbox style="mso-fit-shape-to-text:t" inset="0,0,0,0">
                    <w:txbxContent>
                      <w:p w14:paraId="16F0C559" w14:textId="0B0F8F57" w:rsidR="00AE476B" w:rsidRDefault="00AE476B">
                        <w:r>
                          <w:rPr>
                            <w:rFonts w:ascii="Arial" w:hAnsi="Arial" w:cs="Arial"/>
                            <w:color w:val="000000"/>
                            <w:sz w:val="10"/>
                            <w:szCs w:val="10"/>
                          </w:rPr>
                          <w:t>+relatedMaterial</w:t>
                        </w:r>
                      </w:p>
                    </w:txbxContent>
                  </v:textbox>
                </v:rect>
                <v:rect id="Rectangle 347" o:spid="_x0000_s1330" style="position:absolute;left:32162;top:16751;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vF78A&#10;AADcAAAADwAAAGRycy9kb3ducmV2LnhtbERPy4rCMBTdC/MP4Q7MTtMRUalGkQFBBze2fsCluX1g&#10;clOSaOvfTxYDLg/nvd2P1ogn+dA5VvA9y0AQV0533Ci4lcfpGkSIyBqNY1LwogD73cdki7l2A1/p&#10;WcRGpBAOOSpoY+xzKUPVksUwcz1x4mrnLcYEfSO1xyGFWyPnWbaUFjtODS329NNSdS8eVoEsi+Ow&#10;LozP3O+8vpjz6VqTU+rrczxsQEQa41v87z5pBYtVmp/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c28XvwAAANwAAAAPAAAAAAAAAAAAAAAAAJgCAABkcnMvZG93bnJl&#10;di54bWxQSwUGAAAAAAQABAD1AAAAhAMAAAAA&#10;" filled="f" stroked="f">
                  <v:textbox style="mso-fit-shape-to-text:t" inset="0,0,0,0">
                    <w:txbxContent>
                      <w:p w14:paraId="6EFAA55D" w14:textId="205426E3" w:rsidR="00AE476B" w:rsidRDefault="00AE476B">
                        <w:r>
                          <w:rPr>
                            <w:rFonts w:ascii="Arial" w:hAnsi="Arial" w:cs="Arial"/>
                            <w:color w:val="000000"/>
                            <w:sz w:val="10"/>
                            <w:szCs w:val="10"/>
                          </w:rPr>
                          <w:t>0..*</w:t>
                        </w:r>
                      </w:p>
                    </w:txbxContent>
                  </v:textbox>
                </v:rect>
                <v:rect id="Rectangle 348" o:spid="_x0000_s1331" style="position:absolute;left:13696;top:15690;width:450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14:paraId="57649EF7" w14:textId="12FBC509" w:rsidR="00AE476B" w:rsidRDefault="00AE476B">
                        <w:r>
                          <w:rPr>
                            <w:rFonts w:ascii="Arial" w:hAnsi="Arial" w:cs="Arial"/>
                            <w:color w:val="000000"/>
                            <w:sz w:val="10"/>
                            <w:szCs w:val="10"/>
                          </w:rPr>
                          <w:t>+relatedFeature</w:t>
                        </w:r>
                      </w:p>
                    </w:txbxContent>
                  </v:textbox>
                </v:rect>
                <v:rect id="Rectangle 349" o:spid="_x0000_s1332" style="position:absolute;left:13696;top:16554;width:95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1U+8IA&#10;AADcAAAADwAAAGRycy9kb3ducmV2LnhtbESP3WoCMRSE7wXfIRzBO826S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VT7wgAAANwAAAAPAAAAAAAAAAAAAAAAAJgCAABkcnMvZG93&#10;bnJldi54bWxQSwUGAAAAAAQABAD1AAAAhwMAAAAA&#10;" filled="f" stroked="f">
                  <v:textbox style="mso-fit-shape-to-text:t" inset="0,0,0,0">
                    <w:txbxContent>
                      <w:p w14:paraId="5FC29CB2" w14:textId="0A78257F" w:rsidR="00AE476B" w:rsidRDefault="00AE476B">
                        <w:r>
                          <w:rPr>
                            <w:rFonts w:ascii="Arial" w:hAnsi="Arial" w:cs="Arial"/>
                            <w:color w:val="000000"/>
                            <w:sz w:val="10"/>
                            <w:szCs w:val="10"/>
                          </w:rPr>
                          <w:t>0..*</w:t>
                        </w:r>
                      </w:p>
                    </w:txbxContent>
                  </v:textbox>
                </v:rect>
                <v:rect id="Rectangle 350" o:spid="_x0000_s1333" style="position:absolute;left:1657;top:2317;width:1873;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xYMIA&#10;AADcAAAADwAAAGRycy9kb3ducmV2LnhtbESP3WoCMRSE7wu+QziCdzWrF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ofFgwgAAANwAAAAPAAAAAAAAAAAAAAAAAJgCAABkcnMvZG93&#10;bnJldi54bWxQSwUGAAAAAAQABAD1AAAAhwMAAAAA&#10;" filled="f" stroked="f">
                  <v:textbox style="mso-fit-shape-to-text:t" inset="0,0,0,0">
                    <w:txbxContent>
                      <w:p w14:paraId="3E432977" w14:textId="1F399A27" w:rsidR="00AE476B" w:rsidRDefault="00AE476B">
                        <w:r>
                          <w:rPr>
                            <w:rFonts w:ascii="Arial" w:hAnsi="Arial" w:cs="Arial"/>
                            <w:color w:val="0000C8"/>
                            <w:sz w:val="10"/>
                            <w:szCs w:val="10"/>
                          </w:rPr>
                          <w:t>Name:</w:t>
                        </w:r>
                      </w:p>
                    </w:txbxContent>
                  </v:textbox>
                </v:rect>
                <v:rect id="Rectangle 351" o:spid="_x0000_s1334" style="position:absolute;left:1657;top:3181;width:264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hpFMIA&#10;AADcAAAADwAAAGRycy9kb3ducmV2LnhtbESPzYoCMRCE74LvEFrwphlFVGaNIoKgixfHfYBm0vOD&#10;SWdIss7s228WFjwWVfUVtTsM1ogX+dA6VrCYZyCIS6dbrhV8Pc6zLYgQkTUax6TghwIc9uPRDnPt&#10;er7Tq4i1SBAOOSpoYuxyKUPZkMUwdx1x8irnLcYkfS21xz7BrZHLLFtLiy2nhQY7OjVUPotvq0A+&#10;inO/LYzP3Oeyupnr5V6RU2o6GY4fICIN8R3+b1+0gtVm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GkUwgAAANwAAAAPAAAAAAAAAAAAAAAAAJgCAABkcnMvZG93&#10;bnJldi54bWxQSwUGAAAAAAQABAD1AAAAhwMAAAAA&#10;" filled="f" stroked="f">
                  <v:textbox style="mso-fit-shape-to-text:t" inset="0,0,0,0">
                    <w:txbxContent>
                      <w:p w14:paraId="7FDB905F" w14:textId="5324EA83" w:rsidR="00AE476B" w:rsidRDefault="00AE476B">
                        <w:r>
                          <w:rPr>
                            <w:rFonts w:ascii="Arial" w:hAnsi="Arial" w:cs="Arial"/>
                            <w:color w:val="0000C8"/>
                            <w:sz w:val="10"/>
                            <w:szCs w:val="10"/>
                          </w:rPr>
                          <w:t>Package:</w:t>
                        </w:r>
                      </w:p>
                    </w:txbxContent>
                  </v:textbox>
                </v:rect>
                <v:rect id="Rectangle 352" o:spid="_x0000_s1335" style="position:absolute;left:1657;top:4038;width:2330;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Mj8IA&#10;AADcAAAADwAAAGRycy9kb3ducmV2LnhtbESP3WoCMRSE7wu+QziCdzWrWJXVKFIQbPHG1Qc4bM7+&#10;YHKyJKm7ffumIHg5zMw3zHY/WCMe5EPrWMFsmoEgLp1uuVZwux7f1yBCRNZoHJOCXwqw343etphr&#10;1/OFHkWsRYJwyFFBE2OXSxnKhiyGqeuIk1c5bzEm6WupPfYJbo2cZ9lSWmw5LTTY0WdD5b34sQrk&#10;tTj268L4zH3Pq7P5Ol0qckpNxsNhAyLSEF/hZ/ukFSx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BMyPwgAAANwAAAAPAAAAAAAAAAAAAAAAAJgCAABkcnMvZG93&#10;bnJldi54bWxQSwUGAAAAAAQABAD1AAAAhwMAAAAA&#10;" filled="f" stroked="f">
                  <v:textbox style="mso-fit-shape-to-text:t" inset="0,0,0,0">
                    <w:txbxContent>
                      <w:p w14:paraId="4A4597A7" w14:textId="1F8645CB" w:rsidR="00AE476B" w:rsidRDefault="00AE476B">
                        <w:r>
                          <w:rPr>
                            <w:rFonts w:ascii="Arial" w:hAnsi="Arial" w:cs="Arial"/>
                            <w:color w:val="0000C8"/>
                            <w:sz w:val="10"/>
                            <w:szCs w:val="10"/>
                          </w:rPr>
                          <w:t>Version:</w:t>
                        </w:r>
                      </w:p>
                    </w:txbxContent>
                  </v:textbox>
                </v:rect>
                <v:rect id="Rectangle 353" o:spid="_x0000_s1336" style="position:absolute;left:1657;top:4902;width:2051;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S+MIA&#10;AADcAAAADwAAAGRycy9kb3ducmV2LnhtbESPzYoCMRCE74LvEFrYm2YUcWXWKCIIKl4c9wGaSc8P&#10;Jp0hyTqzb78RhD0WVfUVtdkN1ogn+dA6VjCfZSCIS6dbrhV834/TNYgQkTUax6TglwLstuPRBnPt&#10;er7Rs4i1SBAOOSpoYuxyKUPZkMUwcx1x8irnLcYkfS21xz7BrZGLLFtJiy2nhQY7OjRUPoofq0De&#10;i2O/LozP3GVRXc35dKvIKfUxGfZfICIN8T/8bp+0guXn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1lL4wgAAANwAAAAPAAAAAAAAAAAAAAAAAJgCAABkcnMvZG93&#10;bnJldi54bWxQSwUGAAAAAAQABAD1AAAAhwMAAAAA&#10;" filled="f" stroked="f">
                  <v:textbox style="mso-fit-shape-to-text:t" inset="0,0,0,0">
                    <w:txbxContent>
                      <w:p w14:paraId="7D304A98" w14:textId="61B3FC16" w:rsidR="00AE476B" w:rsidRDefault="00AE476B">
                        <w:r>
                          <w:rPr>
                            <w:rFonts w:ascii="Arial" w:hAnsi="Arial" w:cs="Arial"/>
                            <w:color w:val="0000C8"/>
                            <w:sz w:val="10"/>
                            <w:szCs w:val="10"/>
                          </w:rPr>
                          <w:t>Author:</w:t>
                        </w:r>
                      </w:p>
                    </w:txbxContent>
                  </v:textbox>
                </v:rect>
                <v:rect id="Rectangle 354" o:spid="_x0000_s1337" style="position:absolute;left:5099;top:2317;width:10871;height:2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3Y8IA&#10;AADcAAAADwAAAGRycy9kb3ducmV2LnhtbESPzYoCMRCE74LvEFrwphlFVpk1igiCLl4c9wGaSc8P&#10;Jp0hyTqzb28WhD0WVfUVtd0P1ogn+dA6VrCYZyCIS6dbrhV830+zDYgQkTUax6TglwLsd+PRFnPt&#10;er7Rs4i1SBAOOSpoYuxyKUPZkMUwdx1x8irnLcYkfS21xz7BrZHLLPuQFltOCw12dGyofBQ/VoG8&#10;F6d+Uxifua9ldTWX860ip9R0Mhw+QUQa4n/43T5rBav1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vdjwgAAANwAAAAPAAAAAAAAAAAAAAAAAJgCAABkcnMvZG93&#10;bnJldi54bWxQSwUGAAAAAAQABAD1AAAAhwMAAAAA&#10;" filled="f" stroked="f">
                  <v:textbox style="mso-fit-shape-to-text:t" inset="0,0,0,0">
                    <w:txbxContent>
                      <w:p w14:paraId="50DABE1E" w14:textId="70D37E16" w:rsidR="00AE476B" w:rsidRDefault="00AE476B">
                        <w:r>
                          <w:rPr>
                            <w:rFonts w:ascii="Arial" w:hAnsi="Arial" w:cs="Arial"/>
                            <w:color w:val="000096"/>
                            <w:sz w:val="10"/>
                            <w:szCs w:val="10"/>
                          </w:rPr>
                          <w:t>Summary diagram: Geologic Relations</w:t>
                        </w:r>
                      </w:p>
                    </w:txbxContent>
                  </v:textbox>
                </v:rect>
                <v:rect id="Rectangle 355" o:spid="_x0000_s1338" style="position:absolute;left:5099;top:3181;width:6743;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jEb8A&#10;AADcAAAADwAAAGRycy9kb3ducmV2LnhtbERPy4rCMBTdC/MP4Q7MTtMRUalGkQFBBze2fsCluX1g&#10;clOSaOvfTxYDLg/nvd2P1ogn+dA5VvA9y0AQV0533Ci4lcfpGkSIyBqNY1LwogD73cdki7l2A1/p&#10;WcRGpBAOOSpoY+xzKUPVksUwcz1x4mrnLcYEfSO1xyGFWyPnWbaUFjtODS329NNSdS8eVoEsi+Ow&#10;LozP3O+8vpjz6VqTU+rrczxsQEQa41v87z5pBYtV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BWMRvwAAANwAAAAPAAAAAAAAAAAAAAAAAJgCAABkcnMvZG93bnJl&#10;di54bWxQSwUGAAAAAAQABAD1AAAAhAMAAAAA&#10;" filled="f" stroked="f">
                  <v:textbox style="mso-fit-shape-to-text:t" inset="0,0,0,0">
                    <w:txbxContent>
                      <w:p w14:paraId="7C9908FA" w14:textId="1CEFFD82" w:rsidR="00AE476B" w:rsidRDefault="00AE476B">
                        <w:r>
                          <w:rPr>
                            <w:rFonts w:ascii="Arial" w:hAnsi="Arial" w:cs="Arial"/>
                            <w:color w:val="000096"/>
                            <w:sz w:val="10"/>
                            <w:szCs w:val="10"/>
                          </w:rPr>
                          <w:t>«leaf» GeologicRelation</w:t>
                        </w:r>
                      </w:p>
                    </w:txbxContent>
                  </v:textbox>
                </v:rect>
                <v:rect id="Rectangle 356" o:spid="_x0000_s1339" style="position:absolute;left:5099;top:4038;width:889;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nGisIA&#10;AADcAAAADwAAAGRycy9kb3ducmV2LnhtbESP3WoCMRSE7wu+QziCdzWrSNXVKFIQbPHG1Qc4bM7+&#10;YHKyJKm7ffumIHg5zMw3zHY/WCMe5EPrWMFsmoEgLp1uuVZwux7fVyBCRNZoHJOCXwqw343etphr&#10;1/OFHkWsRYJwyFFBE2OXSxnKhiyGqeuIk1c5bzEm6WupPfYJbo2cZ9mHtNhyWmiwo8+GynvxYxXI&#10;a3HsV4XxmfueV2fzdbpU5JSajIfDBkSkIb7Cz/ZJK1gs1/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aKwgAAANwAAAAPAAAAAAAAAAAAAAAAAJgCAABkcnMvZG93&#10;bnJldi54bWxQSwUGAAAAAAQABAD1AAAAhwMAAAAA&#10;" filled="f" stroked="f">
                  <v:textbox style="mso-fit-shape-to-text:t" inset="0,0,0,0">
                    <w:txbxContent>
                      <w:p w14:paraId="3DDD3706" w14:textId="21FA46E0" w:rsidR="00AE476B" w:rsidRDefault="00AE476B">
                        <w:r>
                          <w:rPr>
                            <w:rFonts w:ascii="Arial" w:hAnsi="Arial" w:cs="Arial"/>
                            <w:color w:val="000096"/>
                            <w:sz w:val="10"/>
                            <w:szCs w:val="10"/>
                          </w:rPr>
                          <w:t>4.1</w:t>
                        </w:r>
                      </w:p>
                    </w:txbxContent>
                  </v:textbox>
                </v:rect>
                <v:rect id="Rectangle 357" o:spid="_x0000_s1340" style="position:absolute;left:5099;top:4902;width:7588;height:22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fML4A&#10;AADcAAAADwAAAGRycy9kb3ducmV2LnhtbERPy4rCMBTdD/gP4QruxlSRoVSjiCA44sbqB1ya2wcm&#10;NyWJtvP3ZiHM8nDem91ojXiRD51jBYt5BoK4crrjRsH9dvzOQYSIrNE4JgV/FGC3nXxtsNBu4Cu9&#10;ytiIFMKhQAVtjH0hZahashjmridOXO28xZigb6T2OKRwa+Qyy36kxY5TQ4s9HVqqHuXTKpC38jjk&#10;pfGZOy/ri/k9XWtySs2m434NItIY/8Uf90krWOVpfj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mHzC+AAAA3AAAAA8AAAAAAAAAAAAAAAAAmAIAAGRycy9kb3ducmV2&#10;LnhtbFBLBQYAAAAABAAEAPUAAACDAwAAAAA=&#10;" filled="f" stroked="f">
                  <v:textbox style="mso-fit-shape-to-text:t" inset="0,0,0,0">
                    <w:txbxContent>
                      <w:p w14:paraId="197DBCE5" w14:textId="64FC0507" w:rsidR="00AE476B" w:rsidRDefault="00AE476B">
                        <w:r>
                          <w:rPr>
                            <w:rFonts w:ascii="Arial" w:hAnsi="Arial" w:cs="Arial"/>
                            <w:color w:val="000096"/>
                            <w:sz w:val="10"/>
                            <w:szCs w:val="10"/>
                          </w:rPr>
                          <w:t>OGC/CGI GeoSciML SWG</w:t>
                        </w:r>
                      </w:p>
                    </w:txbxContent>
                  </v:textbox>
                </v:rect>
                <w10:anchorlock/>
              </v:group>
            </w:pict>
          </mc:Fallback>
        </mc:AlternateContent>
      </w:r>
    </w:p>
    <w:p w14:paraId="6AC44A74" w14:textId="1A3EC803"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33</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Heading4"/>
        <w:rPr>
          <w:lang w:val="en-CA"/>
        </w:rPr>
      </w:pPr>
      <w:r>
        <w:rPr>
          <w:lang w:val="en-CA"/>
        </w:rPr>
        <w:t>GeologicHistory</w:t>
      </w:r>
    </w:p>
    <w:p w14:paraId="043C07F0" w14:textId="77777777" w:rsidR="00853941" w:rsidRDefault="00853941" w:rsidP="00894DAA"/>
    <w:p w14:paraId="4B693FF2" w14:textId="197CBA9A" w:rsidR="00894DAA" w:rsidRDefault="00894DAA" w:rsidP="00894DAA">
      <w:r>
        <w:t xml:space="preserve">GeoSciML </w:t>
      </w:r>
      <w:r w:rsidR="00DC32F6">
        <w:t xml:space="preserve">uses the generic </w:t>
      </w:r>
      <w:r w:rsidR="00DC32F6" w:rsidRPr="00DC32F6">
        <w:rPr>
          <w:rStyle w:val="Entity"/>
        </w:rPr>
        <w:t>relatedFeature:</w:t>
      </w:r>
      <w:r w:rsidRPr="00DC32F6">
        <w:rPr>
          <w:rStyle w:val="Entity"/>
        </w:rPr>
        <w:t>Geologic</w:t>
      </w:r>
      <w:r w:rsidR="000944A6" w:rsidRPr="00DC32F6">
        <w:rPr>
          <w:rStyle w:val="Entity"/>
        </w:rPr>
        <w:t>Feature</w:t>
      </w:r>
      <w:r w:rsidRPr="00DC32F6">
        <w:rPr>
          <w:rStyle w:val="Entity"/>
        </w:rPr>
        <w:t>Relation</w:t>
      </w:r>
      <w:r>
        <w:t xml:space="preserve"> to associate </w:t>
      </w:r>
      <w:r w:rsidRPr="00DC32F6">
        <w:rPr>
          <w:rStyle w:val="Entity"/>
        </w:rPr>
        <w:t>GeologicFeature</w:t>
      </w:r>
      <w:r>
        <w:t xml:space="preserve"> with other </w:t>
      </w:r>
      <w:r w:rsidRPr="00DC32F6">
        <w:rPr>
          <w:rStyle w:val="Entity"/>
        </w:rPr>
        <w:t>GeologicFeatures</w:t>
      </w:r>
      <w:r w:rsidR="00E6505F">
        <w:t xml:space="preserve">, which includes </w:t>
      </w:r>
      <w:r w:rsidR="00E6505F" w:rsidRPr="00DC32F6">
        <w:rPr>
          <w:rStyle w:val="Entity"/>
        </w:rPr>
        <w:t>GeologicEvents</w:t>
      </w:r>
      <w:r>
        <w:t>.  However, this functionality is only available from the Extension package because it ad</w:t>
      </w:r>
      <w:r w:rsidR="00E6505F">
        <w:t xml:space="preserve">ds extra complexity that </w:t>
      </w:r>
      <w:r>
        <w:t>Basic</w:t>
      </w:r>
      <w:r w:rsidR="00E6505F">
        <w:t xml:space="preserve"> hopes to avoid</w:t>
      </w:r>
      <w:r>
        <w:t xml:space="preserve">.  </w:t>
      </w:r>
    </w:p>
    <w:p w14:paraId="18CD4034" w14:textId="19724B65" w:rsidR="00E6505F" w:rsidRDefault="009D650C" w:rsidP="00894DAA">
      <w:r>
        <w:t xml:space="preserve">To allow geologic age description in GeoSciML Basic without </w:t>
      </w:r>
      <w:r w:rsidRPr="00DC32F6">
        <w:rPr>
          <w:rStyle w:val="Entity"/>
        </w:rPr>
        <w:t>GeologicFeatureRelation</w:t>
      </w:r>
      <w:r>
        <w:t xml:space="preserve">, </w:t>
      </w:r>
      <w:r w:rsidRPr="00DC32F6">
        <w:rPr>
          <w:rStyle w:val="Entity"/>
        </w:rPr>
        <w:t>GeologicFeature</w:t>
      </w:r>
      <w:r w:rsidR="00894DAA">
        <w:t xml:space="preserve"> </w:t>
      </w:r>
      <w:r>
        <w:t>has</w:t>
      </w:r>
      <w:r w:rsidR="00894DAA">
        <w:t xml:space="preserve"> an explicit </w:t>
      </w:r>
      <w:r w:rsidR="00894DAA" w:rsidRPr="00DC32F6">
        <w:rPr>
          <w:rStyle w:val="Entity"/>
        </w:rPr>
        <w:t>geologicHistory</w:t>
      </w:r>
      <w:r w:rsidR="00894DAA">
        <w:t xml:space="preserve"> property to associate </w:t>
      </w:r>
      <w:r w:rsidR="00894DAA" w:rsidRPr="00DC32F6">
        <w:rPr>
          <w:rStyle w:val="Entity"/>
        </w:rPr>
        <w:t>GeologicFeature</w:t>
      </w:r>
      <w:r w:rsidR="00894DAA">
        <w:t xml:space="preserve"> with a</w:t>
      </w:r>
      <w:r w:rsidR="00E6505F">
        <w:t xml:space="preserve"> </w:t>
      </w:r>
      <w:r w:rsidR="00E6505F" w:rsidRPr="00DC32F6">
        <w:rPr>
          <w:rStyle w:val="Entity"/>
        </w:rPr>
        <w:t>GeologicEvent</w:t>
      </w:r>
      <w:r w:rsidR="00E6505F">
        <w:t>.</w:t>
      </w:r>
      <w:r w:rsidR="00894DAA">
        <w:t xml:space="preserve">  The consequence for someone using Extension is </w:t>
      </w:r>
      <w:r w:rsidR="00E6505F">
        <w:t xml:space="preserve">the </w:t>
      </w:r>
      <w:r w:rsidR="00DC32F6">
        <w:t>presence</w:t>
      </w:r>
      <w:r w:rsidR="00E6505F">
        <w:t xml:space="preserve"> of</w:t>
      </w:r>
      <w:r w:rsidR="00894DAA">
        <w:t xml:space="preserve"> two </w:t>
      </w:r>
      <w:r>
        <w:t xml:space="preserve">different </w:t>
      </w:r>
      <w:r w:rsidR="00894DAA">
        <w:t xml:space="preserve">ways to link a </w:t>
      </w:r>
      <w:r w:rsidR="00894DAA" w:rsidRPr="00DC32F6">
        <w:rPr>
          <w:rStyle w:val="Entity"/>
        </w:rPr>
        <w:t>Geologic</w:t>
      </w:r>
      <w:r w:rsidR="00E6505F" w:rsidRPr="00DC32F6">
        <w:rPr>
          <w:rStyle w:val="Entity"/>
        </w:rPr>
        <w:t>Feature</w:t>
      </w:r>
      <w:r w:rsidR="00E6505F">
        <w:t xml:space="preserve"> and </w:t>
      </w:r>
      <w:r w:rsidR="00E6505F" w:rsidRPr="00DC32F6">
        <w:rPr>
          <w:rStyle w:val="Entity"/>
        </w:rPr>
        <w:t>GeologicEvent</w:t>
      </w:r>
      <w:r w:rsidR="00E6505F">
        <w:t>:</w:t>
      </w:r>
    </w:p>
    <w:p w14:paraId="5BF68F1B" w14:textId="77777777" w:rsidR="00E6505F" w:rsidRDefault="00E6505F" w:rsidP="00C44904">
      <w:pPr>
        <w:pStyle w:val="ListParagraph"/>
        <w:numPr>
          <w:ilvl w:val="0"/>
          <w:numId w:val="30"/>
        </w:numPr>
      </w:pPr>
      <w:r>
        <w:t xml:space="preserve">A direct association through </w:t>
      </w:r>
      <w:r w:rsidRPr="00DC32F6">
        <w:rPr>
          <w:rStyle w:val="Entity"/>
        </w:rPr>
        <w:t>geologicHistory</w:t>
      </w:r>
    </w:p>
    <w:p w14:paraId="1FC71297" w14:textId="2FFC7248" w:rsidR="00894DAA" w:rsidRDefault="00E6505F" w:rsidP="00C44904">
      <w:pPr>
        <w:pStyle w:val="ListParagraph"/>
        <w:numPr>
          <w:ilvl w:val="0"/>
          <w:numId w:val="30"/>
        </w:numPr>
      </w:pPr>
      <w:r>
        <w:lastRenderedPageBreak/>
        <w:t xml:space="preserve">A </w:t>
      </w:r>
      <w:r w:rsidR="00894DAA">
        <w:t xml:space="preserve">generic </w:t>
      </w:r>
      <w:r w:rsidR="00894DAA" w:rsidRPr="00DC32F6">
        <w:rPr>
          <w:rStyle w:val="Entity"/>
        </w:rPr>
        <w:t>Geologic</w:t>
      </w:r>
      <w:r w:rsidR="009D650C" w:rsidRPr="00DC32F6">
        <w:rPr>
          <w:rStyle w:val="Entity"/>
        </w:rPr>
        <w:t>Feature</w:t>
      </w:r>
      <w:r w:rsidR="00894DAA" w:rsidRPr="00DC32F6">
        <w:rPr>
          <w:rStyle w:val="Entity"/>
        </w:rPr>
        <w:t>Relation</w:t>
      </w:r>
      <w:r w:rsidR="00894DAA">
        <w:t>.</w:t>
      </w:r>
    </w:p>
    <w:p w14:paraId="3320DF02" w14:textId="3331FD72" w:rsidR="00894DAA" w:rsidRDefault="00894DAA" w:rsidP="00894DAA">
      <w:r>
        <w:t>To prevent confusion and promote consistency</w:t>
      </w:r>
      <w:r w:rsidR="00E6505F">
        <w:t>, especially in query scenarios</w:t>
      </w:r>
      <w:r>
        <w:t xml:space="preserve">, association between </w:t>
      </w:r>
      <w:r w:rsidRPr="00DC32F6">
        <w:rPr>
          <w:rStyle w:val="Entity"/>
        </w:rPr>
        <w:t>GeologicFeature</w:t>
      </w:r>
      <w:r>
        <w:t xml:space="preserve"> and </w:t>
      </w:r>
      <w:r w:rsidRPr="00DC32F6">
        <w:rPr>
          <w:rStyle w:val="Entity"/>
        </w:rPr>
        <w:t>GeologicEvent</w:t>
      </w:r>
      <w:r>
        <w:t xml:space="preserve">, for the purpose of describing geologic history, and therefore geologic age, shall use </w:t>
      </w:r>
      <w:r w:rsidRPr="00DC32F6">
        <w:rPr>
          <w:rStyle w:val="Entity"/>
        </w:rPr>
        <w:t>geologicHistory</w:t>
      </w:r>
      <w:r>
        <w:t xml:space="preserve"> property.</w:t>
      </w:r>
      <w:r w:rsidR="00DD6CCE">
        <w:t xml:space="preserve">  A </w:t>
      </w:r>
      <w:r w:rsidR="00DD6CCE" w:rsidRPr="00DC32F6">
        <w:rPr>
          <w:rStyle w:val="Entity"/>
        </w:rPr>
        <w:t>GeologicFeatureRelation</w:t>
      </w:r>
      <w:r w:rsidR="00DD6CCE">
        <w:t xml:space="preserve"> can be use in any other circumstances.</w:t>
      </w:r>
      <w:r w:rsidR="00E6505F">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293ADB18" w:rsidR="00894DAA" w:rsidRPr="00D12552" w:rsidRDefault="00DD6CCE" w:rsidP="00FA4FE3">
            <w:pPr>
              <w:pStyle w:val="Tabletext10"/>
              <w:jc w:val="left"/>
              <w:rPr>
                <w:rStyle w:val="reqtext"/>
                <w:lang w:val="en-CA"/>
              </w:rPr>
            </w:pPr>
            <w:r>
              <w:rPr>
                <w:rStyle w:val="reqtext"/>
                <w:lang w:val="en-CA"/>
              </w:rPr>
              <w:t xml:space="preserve">A </w:t>
            </w:r>
            <w:r w:rsidRPr="00DC32F6">
              <w:rPr>
                <w:rStyle w:val="Entity"/>
              </w:rPr>
              <w:t>GeologicFeatureRelation</w:t>
            </w:r>
            <w:r>
              <w:rPr>
                <w:rStyle w:val="reqtext"/>
                <w:lang w:val="en-CA"/>
              </w:rPr>
              <w:t xml:space="preserve"> SHALL not be used between a </w:t>
            </w:r>
            <w:r w:rsidRPr="00DC32F6">
              <w:rPr>
                <w:rStyle w:val="Entity"/>
              </w:rPr>
              <w:t>GeologicFeature</w:t>
            </w:r>
            <w:r>
              <w:rPr>
                <w:rStyle w:val="reqtext"/>
                <w:lang w:val="en-CA"/>
              </w:rPr>
              <w:t xml:space="preserve"> and </w:t>
            </w:r>
            <w:r w:rsidRPr="00DC32F6">
              <w:rPr>
                <w:rStyle w:val="Entity"/>
              </w:rPr>
              <w:t>GeologicEvent</w:t>
            </w:r>
            <w:r>
              <w:rPr>
                <w:rStyle w:val="reqtext"/>
                <w:lang w:val="en-CA"/>
              </w:rPr>
              <w:t xml:space="preserve"> if </w:t>
            </w:r>
            <w:r w:rsidRPr="00DC32F6">
              <w:rPr>
                <w:rStyle w:val="Entity"/>
              </w:rPr>
              <w:t>GeologicFeature</w:t>
            </w:r>
            <w:r w:rsidR="00DC32F6" w:rsidRPr="00DC32F6">
              <w:rPr>
                <w:rStyle w:val="Entity"/>
              </w:rPr>
              <w:t>::</w:t>
            </w:r>
            <w:r w:rsidRPr="00DC32F6">
              <w:rPr>
                <w:rStyle w:val="Entity"/>
              </w:rPr>
              <w:t>geologicHistory</w:t>
            </w:r>
            <w:r>
              <w:rPr>
                <w:rStyle w:val="reqtext"/>
                <w:lang w:val="en-CA"/>
              </w:rPr>
              <w:t xml:space="preserve"> can </w:t>
            </w:r>
            <w:r w:rsidR="00FA4FE3">
              <w:rPr>
                <w:rStyle w:val="reqtext"/>
                <w:lang w:val="en-CA"/>
              </w:rPr>
              <w:t>provide the same information.</w:t>
            </w:r>
          </w:p>
        </w:tc>
      </w:tr>
    </w:tbl>
    <w:p w14:paraId="4065976A" w14:textId="77777777" w:rsidR="00894DAA" w:rsidRDefault="00894DAA" w:rsidP="00894DAA"/>
    <w:p w14:paraId="35279AC5" w14:textId="7B6D8570" w:rsidR="00894DAA" w:rsidRDefault="000D4260" w:rsidP="000D4260">
      <w:pPr>
        <w:pStyle w:val="Heading4"/>
        <w:rPr>
          <w:lang w:val="en-CA"/>
        </w:rPr>
      </w:pPr>
      <w:bookmarkStart w:id="747" w:name="_Ref440189613"/>
      <w:r>
        <w:rPr>
          <w:lang w:val="en-CA"/>
        </w:rPr>
        <w:t>GeologicFeatureRelation</w:t>
      </w:r>
      <w:bookmarkEnd w:id="747"/>
    </w:p>
    <w:p w14:paraId="40EA6690" w14:textId="77777777" w:rsidR="000D4260" w:rsidRDefault="000D4260" w:rsidP="00355CAB">
      <w:pPr>
        <w:rPr>
          <w:lang w:val="en-CA"/>
        </w:rPr>
      </w:pPr>
    </w:p>
    <w:p w14:paraId="37C20275" w14:textId="77777777" w:rsidR="00E6505F" w:rsidRDefault="000D4260" w:rsidP="000D4260">
      <w:pPr>
        <w:rPr>
          <w:lang w:val="en-CA"/>
        </w:rPr>
      </w:pPr>
      <w:r w:rsidRPr="000D4260">
        <w:rPr>
          <w:lang w:val="en-CA"/>
        </w:rPr>
        <w:t xml:space="preserve">The </w:t>
      </w:r>
      <w:r w:rsidRPr="00DC32F6">
        <w:rPr>
          <w:rStyle w:val="Entity"/>
        </w:rPr>
        <w:t>Geologic</w:t>
      </w:r>
      <w:r w:rsidR="000944A6" w:rsidRPr="00DC32F6">
        <w:rPr>
          <w:rStyle w:val="Entity"/>
        </w:rPr>
        <w:t>Feature</w:t>
      </w:r>
      <w:r w:rsidRPr="00DC32F6">
        <w:rPr>
          <w:rStyle w:val="Entity"/>
        </w:rPr>
        <w:t>Relation</w:t>
      </w:r>
      <w:r w:rsidRPr="000D4260">
        <w:rPr>
          <w:lang w:val="en-CA"/>
        </w:rPr>
        <w:t xml:space="preserve">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p>
    <w:p w14:paraId="20B29203" w14:textId="28E51800" w:rsidR="000D4260" w:rsidRPr="000D4260" w:rsidRDefault="000D4260" w:rsidP="000D4260">
      <w:pPr>
        <w:rPr>
          <w:lang w:val="en-CA"/>
        </w:rPr>
      </w:pP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7958C84E" w:rsidR="000D4260" w:rsidRDefault="000D4260" w:rsidP="000D4260">
      <w:pPr>
        <w:rPr>
          <w:lang w:val="en-CA"/>
        </w:rPr>
      </w:pPr>
      <w:r w:rsidRPr="000D4260">
        <w:rPr>
          <w:lang w:val="en-CA"/>
        </w:rPr>
        <w:t xml:space="preserve">Many other types of relationships can also be accommodated via GeologicRelation, for example, topological relations could be described where they are </w:t>
      </w:r>
      <w:r w:rsidR="00E6505F">
        <w:rPr>
          <w:lang w:val="en-CA"/>
        </w:rPr>
        <w:t>geologically</w:t>
      </w:r>
      <w:r w:rsidRPr="000D4260">
        <w:rPr>
          <w:lang w:val="en-CA"/>
        </w:rPr>
        <w:t xml:space="preserve"> significant.</w:t>
      </w:r>
    </w:p>
    <w:p w14:paraId="2E642AFC" w14:textId="61A35C78" w:rsidR="000D4260" w:rsidRDefault="008D1DC9" w:rsidP="000D4260">
      <w:pPr>
        <w:keepNext/>
      </w:pPr>
      <w:r>
        <w:rPr>
          <w:noProof/>
          <w:lang w:val="en-AU" w:eastAsia="en-AU"/>
        </w:rPr>
        <w:lastRenderedPageBreak/>
        <w:drawing>
          <wp:inline distT="0" distB="0" distL="0" distR="0" wp14:anchorId="7DF8CB7F" wp14:editId="7DAFF051">
            <wp:extent cx="4857115" cy="3430270"/>
            <wp:effectExtent l="0" t="0" r="63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15" cy="3430270"/>
                    </a:xfrm>
                    <a:prstGeom prst="rect">
                      <a:avLst/>
                    </a:prstGeom>
                    <a:noFill/>
                    <a:ln>
                      <a:noFill/>
                    </a:ln>
                  </pic:spPr>
                </pic:pic>
              </a:graphicData>
            </a:graphic>
          </wp:inline>
        </w:drawing>
      </w:r>
    </w:p>
    <w:p w14:paraId="146E8FDB" w14:textId="09D82D29"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34</w:t>
      </w:r>
      <w:r w:rsidR="00673E83">
        <w:rPr>
          <w:noProof/>
        </w:rPr>
        <w:fldChar w:fldCharType="end"/>
      </w:r>
      <w:r>
        <w:t>: Generic geologic feature relation</w:t>
      </w:r>
    </w:p>
    <w:p w14:paraId="6123B248" w14:textId="36569A64" w:rsidR="000944A6" w:rsidRPr="00E6505F" w:rsidRDefault="000944A6" w:rsidP="00E6505F">
      <w:pPr>
        <w:pStyle w:val="Heading5"/>
        <w:rPr>
          <w:lang w:val="en-CA"/>
        </w:rPr>
      </w:pPr>
      <w:r w:rsidRPr="00D970E9">
        <w:rPr>
          <w:lang w:val="en-CA"/>
        </w:rPr>
        <w:t>relationship</w:t>
      </w:r>
      <w:bookmarkStart w:id="748" w:name="BKM_D050A55A_5C1C_4F4B_986C_7C31687F2ED2"/>
      <w:bookmarkEnd w:id="748"/>
    </w:p>
    <w:p w14:paraId="29C61658" w14:textId="31591F45" w:rsidR="000D4260" w:rsidRDefault="000944A6" w:rsidP="00D20646">
      <w:pPr>
        <w:rPr>
          <w:lang w:val="en-CA"/>
        </w:rPr>
      </w:pPr>
      <w:r>
        <w:rPr>
          <w:lang w:val="en-CA"/>
        </w:rPr>
        <w:t xml:space="preserve">The </w:t>
      </w:r>
      <w:r w:rsidRPr="00DC32F6">
        <w:rPr>
          <w:rStyle w:val="Entity"/>
        </w:rPr>
        <w:t>relationship:GeologicRelationshipTerm</w:t>
      </w:r>
      <w:r>
        <w:rPr>
          <w:lang w:val="en-CA"/>
        </w:rPr>
        <w:t xml:space="preserve"> property contain</w:t>
      </w:r>
      <w:r w:rsidR="00E6505F">
        <w:rPr>
          <w:lang w:val="en-CA"/>
        </w:rPr>
        <w:t>s</w:t>
      </w:r>
      <w:r>
        <w:rPr>
          <w:lang w:val="en-CA"/>
        </w:rPr>
        <w:t xml:space="preserve">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4313B805" w14:textId="77DF066B" w:rsidR="000944A6" w:rsidRPr="00E6505F" w:rsidRDefault="000944A6" w:rsidP="00E6505F">
      <w:pPr>
        <w:pStyle w:val="Heading5"/>
        <w:rPr>
          <w:lang w:val="en-CA"/>
        </w:rPr>
      </w:pPr>
      <w:r w:rsidRPr="000944A6">
        <w:rPr>
          <w:lang w:val="en-CA"/>
        </w:rPr>
        <w:t>sourceRole</w:t>
      </w:r>
    </w:p>
    <w:p w14:paraId="01448E3E" w14:textId="594F64E4" w:rsidR="000944A6" w:rsidRPr="00424648" w:rsidRDefault="000944A6" w:rsidP="00424648">
      <w:pPr>
        <w:rPr>
          <w:lang w:val="en-CA"/>
        </w:rPr>
      </w:pPr>
      <w:r>
        <w:rPr>
          <w:lang w:val="en-CA"/>
        </w:rPr>
        <w:t xml:space="preserve">The property </w:t>
      </w:r>
      <w:r w:rsidR="00DC32F6">
        <w:rPr>
          <w:rStyle w:val="Entity"/>
        </w:rPr>
        <w:t>sourceRole:RelationRolePropert</w:t>
      </w:r>
      <w:r w:rsidRPr="00DC32F6">
        <w:rPr>
          <w:rStyle w:val="Entity"/>
        </w:rPr>
        <w:t>y</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11F6BAA1" w14:textId="622B9B8E" w:rsidR="000944A6" w:rsidRPr="00E6505F" w:rsidRDefault="000944A6" w:rsidP="00E6505F">
      <w:pPr>
        <w:pStyle w:val="Heading5"/>
        <w:rPr>
          <w:lang w:val="en-CA"/>
        </w:rPr>
      </w:pPr>
      <w:r w:rsidRPr="00D970E9">
        <w:rPr>
          <w:lang w:val="en-CA"/>
        </w:rPr>
        <w:t>targetRole</w:t>
      </w:r>
    </w:p>
    <w:p w14:paraId="41627506" w14:textId="72E98DB2" w:rsidR="000944A6" w:rsidRDefault="000944A6" w:rsidP="00D20646">
      <w:pPr>
        <w:rPr>
          <w:lang w:val="en-CA"/>
        </w:rPr>
      </w:pPr>
      <w:r>
        <w:rPr>
          <w:lang w:val="en-CA"/>
        </w:rPr>
        <w:t xml:space="preserve">The property </w:t>
      </w:r>
      <w:r w:rsidRPr="00DC32F6">
        <w:rPr>
          <w:rStyle w:val="Entity"/>
        </w:rPr>
        <w:t>targetRole:RelationRoleTerm</w:t>
      </w:r>
      <w:r>
        <w:rPr>
          <w:lang w:val="en-CA"/>
        </w:rPr>
        <w:t xml:space="preserve"> contain</w:t>
      </w:r>
      <w:r w:rsidR="00E6505F">
        <w:rPr>
          <w:lang w:val="en-CA"/>
        </w:rPr>
        <w:t>s</w:t>
      </w:r>
      <w:r>
        <w:rPr>
          <w:lang w:val="en-CA"/>
        </w:rPr>
        <w:t xml:space="preserve">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Heading4"/>
        <w:rPr>
          <w:lang w:val="en-CA"/>
        </w:rPr>
      </w:pPr>
      <w:bookmarkStart w:id="749" w:name="BKM_18C9D12A_7280_4CA8_9066_431A68398F08"/>
      <w:bookmarkStart w:id="750" w:name="BKM_B740241F_3BC0_40B4_9972_D590F470452B"/>
      <w:bookmarkStart w:id="751" w:name="BKM_38727CDD_F0E8_4D00_A48C_555F0912BF41"/>
      <w:bookmarkEnd w:id="749"/>
      <w:bookmarkEnd w:id="750"/>
      <w:bookmarkEnd w:id="751"/>
      <w:r>
        <w:rPr>
          <w:lang w:val="en-CA"/>
        </w:rPr>
        <w:t>MaterialRelation</w:t>
      </w:r>
    </w:p>
    <w:p w14:paraId="58666531" w14:textId="77777777" w:rsidR="00AE357E" w:rsidRDefault="00AE357E" w:rsidP="000D4260">
      <w:pPr>
        <w:rPr>
          <w:lang w:val="en-CA"/>
        </w:rPr>
      </w:pPr>
    </w:p>
    <w:p w14:paraId="472F088D" w14:textId="449314F9" w:rsidR="000D4260" w:rsidRPr="000D4260" w:rsidRDefault="000D4260" w:rsidP="000D4260">
      <w:pPr>
        <w:rPr>
          <w:lang w:val="en-CA"/>
        </w:rPr>
      </w:pPr>
      <w:r w:rsidRPr="000D4260">
        <w:rPr>
          <w:lang w:val="en-CA"/>
        </w:rPr>
        <w:t xml:space="preserve">The </w:t>
      </w:r>
      <w:r w:rsidRPr="00DC32F6">
        <w:rPr>
          <w:rStyle w:val="Entity"/>
        </w:rPr>
        <w:t>MaterialRelation</w:t>
      </w:r>
      <w:r w:rsidRPr="000D4260">
        <w:rPr>
          <w:lang w:val="en-CA"/>
        </w:rPr>
        <w:t xml:space="preserve"> class describes the relationships b</w:t>
      </w:r>
      <w:r w:rsidR="00DC32F6">
        <w:rPr>
          <w:lang w:val="en-CA"/>
        </w:rPr>
        <w:t xml:space="preserve">etween constituent parts in an </w:t>
      </w:r>
      <w:r w:rsidR="00DC32F6" w:rsidRPr="00DC32F6">
        <w:rPr>
          <w:rStyle w:val="Entity"/>
        </w:rPr>
        <w:t>Earth</w:t>
      </w:r>
      <w:r w:rsidRPr="00DC32F6">
        <w:rPr>
          <w:rStyle w:val="Entity"/>
        </w:rPr>
        <w:t>Material</w:t>
      </w:r>
      <w:r w:rsidRPr="000D4260">
        <w:rPr>
          <w:lang w:val="en-CA"/>
        </w:rPr>
        <w:t xml:space="preserve"> (</w:t>
      </w:r>
      <w:r w:rsidR="00166987" w:rsidRPr="000D4260">
        <w:rPr>
          <w:lang w:val="en-CA"/>
        </w:rPr>
        <w:t>e.g.</w:t>
      </w:r>
      <w:r w:rsidRPr="000D4260">
        <w:rPr>
          <w:lang w:val="en-CA"/>
        </w:rPr>
        <w:t>: A mineral overgrowth on a phenocryst within a granite).</w:t>
      </w:r>
      <w:r>
        <w:rPr>
          <w:lang w:val="en-CA"/>
        </w:rPr>
        <w:t xml:space="preserve">  </w:t>
      </w:r>
    </w:p>
    <w:p w14:paraId="67B11C35" w14:textId="60A66E85" w:rsidR="000D4260" w:rsidRDefault="000D4260" w:rsidP="000D4260">
      <w:pPr>
        <w:rPr>
          <w:lang w:val="en-CA"/>
        </w:rPr>
      </w:pPr>
      <w:r w:rsidRPr="000D4260">
        <w:rPr>
          <w:lang w:val="en-CA"/>
        </w:rPr>
        <w:t xml:space="preserve">Example:  Consider an overgrowth of albite on plagioclase in a granite. </w:t>
      </w:r>
      <w:r w:rsidR="00166987" w:rsidRPr="000D4260">
        <w:rPr>
          <w:lang w:val="en-CA"/>
        </w:rPr>
        <w:t>The Source</w:t>
      </w:r>
      <w:r w:rsidRPr="000D4260">
        <w:rPr>
          <w:lang w:val="en-CA"/>
        </w:rPr>
        <w:t xml:space="preserve"> would originate with the albite constituentPart description.  In this case, the Target would point to the plagioclase </w:t>
      </w:r>
      <w:r w:rsidRPr="00484FB5">
        <w:rPr>
          <w:rStyle w:val="Entity"/>
        </w:rPr>
        <w:t>constituentPart</w:t>
      </w:r>
      <w:r w:rsidRPr="000D4260">
        <w:rPr>
          <w:lang w:val="en-CA"/>
        </w:rPr>
        <w:t xml:space="preserve"> description and the relationship attribute would </w:t>
      </w:r>
      <w:r w:rsidRPr="000D4260">
        <w:rPr>
          <w:lang w:val="en-CA"/>
        </w:rPr>
        <w:lastRenderedPageBreak/>
        <w:t xml:space="preserve">be 'overgrowth' and the </w:t>
      </w:r>
      <w:r w:rsidRPr="00484FB5">
        <w:rPr>
          <w:rStyle w:val="Entity"/>
        </w:rPr>
        <w:t>sourceRole</w:t>
      </w:r>
      <w:r w:rsidRPr="000D4260">
        <w:rPr>
          <w:lang w:val="en-CA"/>
        </w:rPr>
        <w:t xml:space="preserve"> is 'overgrows'.  Other appropriate role attributes might include: crosscuts, replaces, etc. for crosscutting</w:t>
      </w:r>
      <w:r w:rsidR="00AE357E">
        <w:rPr>
          <w:lang w:val="en-CA"/>
        </w:rPr>
        <w:t xml:space="preserve"> and replacement relationships.  </w:t>
      </w:r>
      <w:r w:rsidRPr="000D4260">
        <w:rPr>
          <w:lang w:val="en-CA"/>
        </w:rPr>
        <w:t>Inverse relationships mus</w:t>
      </w:r>
      <w:r w:rsidR="00E6505F">
        <w:rPr>
          <w:lang w:val="en-CA"/>
        </w:rPr>
        <w:t>t be explicitly recorded</w:t>
      </w:r>
      <w:r w:rsidRPr="000D4260">
        <w:rPr>
          <w:lang w:val="en-CA"/>
        </w:rPr>
        <w:t>.</w:t>
      </w:r>
    </w:p>
    <w:p w14:paraId="4973FE14" w14:textId="77777777" w:rsidR="000D4260" w:rsidRDefault="000D4260" w:rsidP="00355CAB">
      <w:pPr>
        <w:rPr>
          <w:lang w:val="en-CA"/>
        </w:rPr>
      </w:pPr>
    </w:p>
    <w:p w14:paraId="26AF2964" w14:textId="6DC731DD" w:rsidR="000D4260" w:rsidRDefault="008D1DC9" w:rsidP="000D4260">
      <w:pPr>
        <w:keepNext/>
      </w:pPr>
      <w:r>
        <w:rPr>
          <w:noProof/>
          <w:lang w:val="en-AU" w:eastAsia="en-AU"/>
        </w:rPr>
        <w:drawing>
          <wp:inline distT="0" distB="0" distL="0" distR="0" wp14:anchorId="3D709A2B" wp14:editId="3CF067B4">
            <wp:extent cx="4717415" cy="4822190"/>
            <wp:effectExtent l="0" t="0" r="698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17415" cy="4822190"/>
                    </a:xfrm>
                    <a:prstGeom prst="rect">
                      <a:avLst/>
                    </a:prstGeom>
                    <a:noFill/>
                    <a:ln>
                      <a:noFill/>
                    </a:ln>
                  </pic:spPr>
                </pic:pic>
              </a:graphicData>
            </a:graphic>
          </wp:inline>
        </w:drawing>
      </w:r>
    </w:p>
    <w:p w14:paraId="01E71704" w14:textId="0B763B27"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35</w:t>
      </w:r>
      <w:r w:rsidR="00673E83">
        <w:rPr>
          <w:noProof/>
        </w:rPr>
        <w:fldChar w:fldCharType="end"/>
      </w:r>
      <w:r>
        <w:t>: Material relation</w:t>
      </w:r>
      <w:r w:rsidR="00853941">
        <w:t xml:space="preserve"> context diagram.</w:t>
      </w:r>
    </w:p>
    <w:p w14:paraId="358C8498" w14:textId="1BAFB95D" w:rsidR="001150E2" w:rsidRPr="00E6505F" w:rsidRDefault="001150E2" w:rsidP="00E6505F">
      <w:pPr>
        <w:pStyle w:val="Heading5"/>
        <w:rPr>
          <w:lang w:val="en-CA"/>
        </w:rPr>
      </w:pPr>
      <w:bookmarkStart w:id="752" w:name="BKM_C0695B09_DC02_4BDD_AE59_38E8AE1F4632"/>
      <w:bookmarkEnd w:id="752"/>
      <w:r>
        <w:rPr>
          <w:lang w:val="en-CA"/>
        </w:rPr>
        <w:t>relationship</w:t>
      </w:r>
    </w:p>
    <w:p w14:paraId="7FCB3E9F" w14:textId="66FC3A17" w:rsidR="001150E2" w:rsidRDefault="001150E2" w:rsidP="00D20646">
      <w:pPr>
        <w:rPr>
          <w:lang w:val="en-CA"/>
        </w:rPr>
      </w:pPr>
      <w:r>
        <w:rPr>
          <w:lang w:val="en-CA"/>
        </w:rPr>
        <w:t xml:space="preserve">The property </w:t>
      </w:r>
      <w:r w:rsidRPr="00484FB5">
        <w:rPr>
          <w:rStyle w:val="Entity"/>
        </w:rPr>
        <w:t>relationship:GeologicRelationshipTerm</w:t>
      </w:r>
      <w:r>
        <w:rPr>
          <w:lang w:val="en-CA"/>
        </w:rPr>
        <w:t xml:space="preserve"> contain</w:t>
      </w:r>
      <w:r w:rsidR="00E6505F">
        <w:rPr>
          <w:lang w:val="en-CA"/>
        </w:rPr>
        <w:t>s</w:t>
      </w:r>
      <w:r>
        <w:rPr>
          <w:lang w:val="en-CA"/>
        </w:rPr>
        <w:t xml:space="preserve">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Heading5"/>
        <w:rPr>
          <w:lang w:val="en-CA"/>
        </w:rPr>
      </w:pPr>
      <w:r w:rsidRPr="00D970E9">
        <w:rPr>
          <w:lang w:val="en-CA"/>
        </w:rPr>
        <w:t>sourceRole</w:t>
      </w:r>
    </w:p>
    <w:p w14:paraId="227A47C5" w14:textId="345A1361" w:rsidR="001150E2" w:rsidRDefault="001150E2" w:rsidP="00D20646">
      <w:pPr>
        <w:rPr>
          <w:lang w:val="en-CA"/>
        </w:rPr>
      </w:pPr>
      <w:r>
        <w:rPr>
          <w:lang w:val="en-CA"/>
        </w:rPr>
        <w:t xml:space="preserve">The property </w:t>
      </w:r>
      <w:r w:rsidRPr="00484FB5">
        <w:rPr>
          <w:rStyle w:val="Entity"/>
        </w:rPr>
        <w:t>sourceRole:RelationRoleTerm</w:t>
      </w:r>
      <w:r>
        <w:rPr>
          <w:lang w:val="en-CA"/>
        </w:rPr>
        <w:t xml:space="preserve"> contain</w:t>
      </w:r>
      <w:r w:rsidR="00E6505F">
        <w:rPr>
          <w:lang w:val="en-CA"/>
        </w:rPr>
        <w:t>s</w:t>
      </w:r>
      <w:r>
        <w:rPr>
          <w:lang w:val="en-CA"/>
        </w:rPr>
        <w:t xml:space="preserve">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31B3F423" w14:textId="4EEA796B" w:rsidR="001150E2" w:rsidRPr="00E6505F" w:rsidRDefault="001150E2" w:rsidP="00D20646">
      <w:pPr>
        <w:pStyle w:val="Heading5"/>
        <w:rPr>
          <w:lang w:val="en-CA"/>
        </w:rPr>
      </w:pPr>
      <w:r w:rsidRPr="001150E2">
        <w:rPr>
          <w:lang w:val="en-CA"/>
        </w:rPr>
        <w:t>targetRole</w:t>
      </w:r>
    </w:p>
    <w:p w14:paraId="52BB40AC" w14:textId="2C4526E6" w:rsidR="000D4260" w:rsidRDefault="001150E2" w:rsidP="00355CAB">
      <w:pPr>
        <w:rPr>
          <w:lang w:val="en-CA"/>
        </w:rPr>
      </w:pPr>
      <w:r>
        <w:rPr>
          <w:lang w:val="en-CA"/>
        </w:rPr>
        <w:lastRenderedPageBreak/>
        <w:t xml:space="preserve">The </w:t>
      </w:r>
      <w:r w:rsidR="00484FB5">
        <w:rPr>
          <w:lang w:val="en-CA"/>
        </w:rPr>
        <w:t xml:space="preserve">property </w:t>
      </w:r>
      <w:r w:rsidRPr="00484FB5">
        <w:rPr>
          <w:rStyle w:val="Entity"/>
        </w:rPr>
        <w:t>targetRole:RelationRoleTerm</w:t>
      </w:r>
      <w:r>
        <w:rPr>
          <w:lang w:val="en-CA"/>
        </w:rPr>
        <w:t xml:space="preserve"> contain</w:t>
      </w:r>
      <w:r w:rsidR="00E6505F">
        <w:rPr>
          <w:lang w:val="en-CA"/>
        </w:rPr>
        <w:t>s</w:t>
      </w:r>
      <w:r>
        <w:rPr>
          <w:lang w:val="en-CA"/>
        </w:rPr>
        <w:t xml:space="preserve">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753" w:name="BKM_F11CCC02_4943_439C_97BD_3878F0BA0970"/>
      <w:bookmarkStart w:id="754" w:name="BKM_8ABBD347_C257_4419_A3F6_0485375DCF7F"/>
      <w:bookmarkStart w:id="755" w:name="BKM_40919ABF_3C16_41E1_8906_0D3CE189EB1B"/>
      <w:bookmarkEnd w:id="753"/>
      <w:bookmarkEnd w:id="754"/>
      <w:bookmarkEnd w:id="755"/>
      <w:r w:rsidR="00853941">
        <w:rPr>
          <w:lang w:val="en-CA"/>
        </w:rPr>
        <w:t>.</w:t>
      </w:r>
    </w:p>
    <w:p w14:paraId="74ACF777" w14:textId="5B50C3FD" w:rsidR="000D4260" w:rsidRDefault="00AE357E" w:rsidP="00AE357E">
      <w:pPr>
        <w:pStyle w:val="Heading3"/>
        <w:rPr>
          <w:lang w:val="en-CA"/>
        </w:rPr>
      </w:pPr>
      <w:bookmarkStart w:id="756" w:name="_Toc458154227"/>
      <w:r>
        <w:rPr>
          <w:lang w:val="en-CA"/>
        </w:rPr>
        <w:t xml:space="preserve">Earth material </w:t>
      </w:r>
      <w:r w:rsidR="00481AF6">
        <w:rPr>
          <w:lang w:val="en-CA"/>
        </w:rPr>
        <w:t>details</w:t>
      </w:r>
      <w:bookmarkEnd w:id="756"/>
    </w:p>
    <w:p w14:paraId="5D73C1E8" w14:textId="77777777" w:rsidR="00AE357E" w:rsidRDefault="00AE357E" w:rsidP="00355CAB">
      <w:pPr>
        <w:rPr>
          <w:lang w:val="en-CA"/>
        </w:rPr>
      </w:pPr>
    </w:p>
    <w:p w14:paraId="06F8AE77" w14:textId="77777777" w:rsidR="009B560C" w:rsidRDefault="009B560C" w:rsidP="00355CAB">
      <w:pPr>
        <w:rPr>
          <w:lang w:val="en-CA"/>
        </w:rPr>
      </w:pPr>
      <w:r w:rsidRPr="00484FB5">
        <w:rPr>
          <w:rStyle w:val="Entity"/>
        </w:rPr>
        <w:t>EarthMaterialDescription</w:t>
      </w:r>
      <w:r>
        <w:rPr>
          <w:lang w:val="en-CA"/>
        </w:rPr>
        <w:t xml:space="preserve"> abstract class is materialised into a series of concrete classes to address various aspects of EarthMaterial descriptions:</w:t>
      </w:r>
    </w:p>
    <w:p w14:paraId="7D168D6E" w14:textId="44667C77" w:rsidR="009B560C" w:rsidRPr="00484FB5" w:rsidRDefault="009B560C" w:rsidP="00C44904">
      <w:pPr>
        <w:numPr>
          <w:ilvl w:val="0"/>
          <w:numId w:val="21"/>
        </w:numPr>
        <w:spacing w:after="0"/>
        <w:rPr>
          <w:rStyle w:val="Entity"/>
        </w:rPr>
      </w:pPr>
      <w:r w:rsidRPr="00484FB5">
        <w:rPr>
          <w:rStyle w:val="Entity"/>
        </w:rPr>
        <w:t xml:space="preserve">CompositionDescription </w:t>
      </w:r>
    </w:p>
    <w:p w14:paraId="7C1DF0CC" w14:textId="33B13367" w:rsidR="009B560C" w:rsidRPr="00484FB5" w:rsidRDefault="009B560C" w:rsidP="00C44904">
      <w:pPr>
        <w:numPr>
          <w:ilvl w:val="0"/>
          <w:numId w:val="21"/>
        </w:numPr>
        <w:spacing w:after="0"/>
        <w:rPr>
          <w:rStyle w:val="Entity"/>
        </w:rPr>
      </w:pPr>
      <w:r w:rsidRPr="00484FB5">
        <w:rPr>
          <w:rStyle w:val="Entity"/>
        </w:rPr>
        <w:t xml:space="preserve">FabricDescription </w:t>
      </w:r>
    </w:p>
    <w:p w14:paraId="0F7566F3" w14:textId="2E4C0DFD" w:rsidR="009B560C" w:rsidRPr="00484FB5" w:rsidRDefault="009B560C" w:rsidP="00C44904">
      <w:pPr>
        <w:numPr>
          <w:ilvl w:val="0"/>
          <w:numId w:val="21"/>
        </w:numPr>
        <w:spacing w:after="0"/>
        <w:rPr>
          <w:rStyle w:val="Entity"/>
        </w:rPr>
      </w:pPr>
      <w:r w:rsidRPr="00484FB5">
        <w:rPr>
          <w:rStyle w:val="Entity"/>
        </w:rPr>
        <w:t>RockMaterialDescription</w:t>
      </w:r>
    </w:p>
    <w:p w14:paraId="2AC1BDB2" w14:textId="6F1B322D" w:rsidR="009B560C" w:rsidRPr="00484FB5" w:rsidRDefault="009B560C" w:rsidP="00C44904">
      <w:pPr>
        <w:numPr>
          <w:ilvl w:val="0"/>
          <w:numId w:val="21"/>
        </w:numPr>
        <w:spacing w:after="0"/>
        <w:rPr>
          <w:rStyle w:val="Entity"/>
        </w:rPr>
      </w:pPr>
      <w:r w:rsidRPr="00484FB5">
        <w:rPr>
          <w:rStyle w:val="Entity"/>
        </w:rPr>
        <w:t>AlterationDescription</w:t>
      </w:r>
    </w:p>
    <w:p w14:paraId="65970EAF" w14:textId="7DFFB861" w:rsidR="009B560C" w:rsidRPr="00484FB5" w:rsidRDefault="009B560C" w:rsidP="00C44904">
      <w:pPr>
        <w:numPr>
          <w:ilvl w:val="0"/>
          <w:numId w:val="21"/>
        </w:numPr>
        <w:spacing w:after="0"/>
        <w:rPr>
          <w:rStyle w:val="Entity"/>
        </w:rPr>
      </w:pPr>
      <w:r w:rsidRPr="00484FB5">
        <w:rPr>
          <w:rStyle w:val="Entity"/>
        </w:rPr>
        <w:t>PhysicalDescription</w:t>
      </w:r>
    </w:p>
    <w:p w14:paraId="0160EA0D" w14:textId="0B33A7D8" w:rsidR="009B560C" w:rsidRPr="00484FB5" w:rsidRDefault="009B560C" w:rsidP="00C44904">
      <w:pPr>
        <w:numPr>
          <w:ilvl w:val="0"/>
          <w:numId w:val="21"/>
        </w:numPr>
        <w:spacing w:after="0"/>
        <w:rPr>
          <w:rStyle w:val="Entity"/>
        </w:rPr>
      </w:pPr>
      <w:r w:rsidRPr="00484FB5">
        <w:rPr>
          <w:rStyle w:val="Entity"/>
        </w:rPr>
        <w:t>MetamorphicDescription</w:t>
      </w:r>
    </w:p>
    <w:p w14:paraId="56516244" w14:textId="30AA9033" w:rsidR="009B560C" w:rsidRPr="00484FB5" w:rsidRDefault="009B560C" w:rsidP="00C44904">
      <w:pPr>
        <w:numPr>
          <w:ilvl w:val="0"/>
          <w:numId w:val="21"/>
        </w:numPr>
        <w:spacing w:after="0"/>
        <w:rPr>
          <w:rStyle w:val="Entity"/>
        </w:rPr>
      </w:pPr>
      <w:r w:rsidRPr="00484FB5">
        <w:rPr>
          <w:rStyle w:val="Entity"/>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7FA74B25" w:rsidR="00AE357E" w:rsidRDefault="00A052E8" w:rsidP="00AE357E">
      <w:pPr>
        <w:keepNext/>
      </w:pPr>
      <w:r>
        <w:rPr>
          <w:noProof/>
          <w:lang w:val="en-AU" w:eastAsia="en-AU"/>
        </w:rPr>
        <w:drawing>
          <wp:inline distT="0" distB="0" distL="0" distR="0" wp14:anchorId="22EEDAAD" wp14:editId="742C911C">
            <wp:extent cx="5486400" cy="3913845"/>
            <wp:effectExtent l="0" t="0" r="0"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913845"/>
                    </a:xfrm>
                    <a:prstGeom prst="rect">
                      <a:avLst/>
                    </a:prstGeom>
                    <a:noFill/>
                    <a:ln>
                      <a:noFill/>
                    </a:ln>
                  </pic:spPr>
                </pic:pic>
              </a:graphicData>
            </a:graphic>
          </wp:inline>
        </w:drawing>
      </w:r>
    </w:p>
    <w:p w14:paraId="787DD0D7" w14:textId="709E326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36</w:t>
      </w:r>
      <w:r w:rsidR="00673E83">
        <w:rPr>
          <w:noProof/>
        </w:rPr>
        <w:fldChar w:fldCharType="end"/>
      </w:r>
      <w:r>
        <w:t>: Overview of earth material description</w:t>
      </w:r>
      <w:r w:rsidR="00853941">
        <w:t>.</w:t>
      </w:r>
    </w:p>
    <w:p w14:paraId="6A6B155F" w14:textId="2A473E63" w:rsidR="00AE357E" w:rsidRDefault="00AE357E" w:rsidP="00AE357E">
      <w:pPr>
        <w:pStyle w:val="Heading4"/>
      </w:pPr>
      <w:r>
        <w:t>Alteration description</w:t>
      </w:r>
    </w:p>
    <w:p w14:paraId="601C9881" w14:textId="77777777" w:rsidR="00853941" w:rsidRDefault="00853941" w:rsidP="00AE357E"/>
    <w:p w14:paraId="2051B298" w14:textId="01D3D57E" w:rsidR="001150E2" w:rsidRDefault="00AE357E" w:rsidP="00AE357E">
      <w:r w:rsidRPr="00484FB5">
        <w:rPr>
          <w:rStyle w:val="Entity"/>
        </w:rPr>
        <w:lastRenderedPageBreak/>
        <w:t>AlterationDescription</w:t>
      </w:r>
      <w:r>
        <w:t xml:space="preserve">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w:t>
      </w:r>
      <w:r w:rsidRPr="00484FB5">
        <w:rPr>
          <w:rStyle w:val="Entity"/>
        </w:rPr>
        <w:t>GeologicUnit</w:t>
      </w:r>
      <w:r>
        <w:t xml:space="preserve"> </w:t>
      </w:r>
      <w:r w:rsidR="0016580A">
        <w:t>(</w:t>
      </w:r>
      <w:r w:rsidR="0016580A" w:rsidRPr="00484FB5">
        <w:rPr>
          <w:rStyle w:val="Entity"/>
        </w:rPr>
        <w:t>geologicUnitType</w:t>
      </w:r>
      <w:r w:rsidR="0016580A">
        <w:t xml:space="preserve"> = </w:t>
      </w:r>
      <w:r w:rsidR="0016580A" w:rsidRPr="00484FB5">
        <w:rPr>
          <w:rStyle w:val="xmlChar"/>
        </w:rPr>
        <w:t>PedologicUnit</w:t>
      </w:r>
      <w:r w:rsidR="0016580A">
        <w:t xml:space="preserve">) </w:t>
      </w:r>
      <w:r>
        <w:t xml:space="preserve">with unit parts representing the various horizons in the profile.  Thickness of a weathering profile can be delivered as </w:t>
      </w:r>
      <w:r w:rsidRPr="00484FB5">
        <w:rPr>
          <w:rStyle w:val="Entity"/>
        </w:rPr>
        <w:t>unitThickness</w:t>
      </w:r>
      <w:r>
        <w:t xml:space="preserve"> of a </w:t>
      </w:r>
      <w:r w:rsidR="001150E2" w:rsidRPr="00484FB5">
        <w:rPr>
          <w:rStyle w:val="Entity"/>
        </w:rPr>
        <w:t>GeologicUnit</w:t>
      </w:r>
      <w:r w:rsidR="001150E2">
        <w:t xml:space="preserve"> which </w:t>
      </w:r>
      <w:r w:rsidR="001150E2" w:rsidRPr="00484FB5">
        <w:rPr>
          <w:rStyle w:val="Entity"/>
        </w:rPr>
        <w:t>geologicUnitType</w:t>
      </w:r>
      <w:r w:rsidR="001150E2">
        <w:t xml:space="preserv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AU" w:eastAsia="en-AU"/>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Caption"/>
      </w:pPr>
      <w:r>
        <w:t xml:space="preserve">Figure </w:t>
      </w:r>
      <w:r>
        <w:fldChar w:fldCharType="begin"/>
      </w:r>
      <w:r>
        <w:instrText xml:space="preserve"> SEQ Figure \* ARABIC </w:instrText>
      </w:r>
      <w:r>
        <w:fldChar w:fldCharType="separate"/>
      </w:r>
      <w:r w:rsidR="00AD44BE">
        <w:rPr>
          <w:noProof/>
        </w:rPr>
        <w:t>37</w:t>
      </w:r>
      <w:r>
        <w:fldChar w:fldCharType="end"/>
      </w:r>
      <w:r>
        <w:t xml:space="preserve"> </w:t>
      </w:r>
      <w:r w:rsidRPr="000D2BCF">
        <w:t>Example of a weathering profile</w:t>
      </w:r>
      <w:r w:rsidR="00853941">
        <w:t>.</w:t>
      </w:r>
    </w:p>
    <w:p w14:paraId="56717D41" w14:textId="727AFD98" w:rsidR="0043586C" w:rsidRPr="00791B66" w:rsidRDefault="00A052E8" w:rsidP="00D20646">
      <w:pPr>
        <w:keepNext/>
        <w:rPr>
          <w:lang w:val="en-CA"/>
        </w:rPr>
      </w:pPr>
      <w:r>
        <w:rPr>
          <w:noProof/>
          <w:lang w:val="en-AU" w:eastAsia="en-AU"/>
        </w:rPr>
        <w:lastRenderedPageBreak/>
        <w:drawing>
          <wp:inline distT="0" distB="0" distL="0" distR="0" wp14:anchorId="5F432ACE" wp14:editId="5D62BF54">
            <wp:extent cx="5486400" cy="5875563"/>
            <wp:effectExtent l="0" t="0" r="0"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875563"/>
                    </a:xfrm>
                    <a:prstGeom prst="rect">
                      <a:avLst/>
                    </a:prstGeom>
                    <a:noFill/>
                    <a:ln>
                      <a:noFill/>
                    </a:ln>
                  </pic:spPr>
                </pic:pic>
              </a:graphicData>
            </a:graphic>
          </wp:inline>
        </w:drawing>
      </w:r>
    </w:p>
    <w:p w14:paraId="0A31306A" w14:textId="67EFFC58" w:rsidR="00AE357E" w:rsidRPr="006064ED" w:rsidRDefault="0043586C" w:rsidP="00D20646">
      <w:pPr>
        <w:pStyle w:val="Caption"/>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AD44BE">
        <w:rPr>
          <w:noProof/>
          <w:lang w:val="fr-CA"/>
        </w:rPr>
        <w:t>38</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AU" w:eastAsia="en-AU"/>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Caption"/>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AD44BE">
        <w:rPr>
          <w:noProof/>
        </w:rPr>
        <w:t>39</w:t>
      </w:r>
      <w:r>
        <w:fldChar w:fldCharType="end"/>
      </w:r>
      <w:r>
        <w:t xml:space="preserve"> : Example of describing alteration halo from Drewes</w:t>
      </w:r>
      <w:r w:rsidR="00BF4178">
        <w:t>.</w:t>
      </w:r>
    </w:p>
    <w:p w14:paraId="4953FB17" w14:textId="77777777" w:rsidR="0043586C" w:rsidRDefault="0043586C" w:rsidP="00AE357E"/>
    <w:p w14:paraId="006AABF8" w14:textId="79297120" w:rsidR="0016580A" w:rsidRPr="0016580A" w:rsidRDefault="0016580A" w:rsidP="00A14FB0">
      <w:pPr>
        <w:pStyle w:val="Heading5"/>
      </w:pPr>
      <w:r>
        <w:t>alterationType</w:t>
      </w:r>
    </w:p>
    <w:p w14:paraId="36214D7B" w14:textId="1A01B9B4" w:rsidR="0016580A" w:rsidRDefault="0016580A" w:rsidP="00AE357E">
      <w:r>
        <w:t xml:space="preserve">The property </w:t>
      </w:r>
      <w:r w:rsidRPr="00484FB5">
        <w:rPr>
          <w:rStyle w:val="Entity"/>
        </w:rPr>
        <w:t>alterationType:AlterationTypeTerm</w:t>
      </w:r>
      <w:r>
        <w:t xml:space="preserve"> contain</w:t>
      </w:r>
      <w:r w:rsidR="00A14FB0">
        <w:t>s</w:t>
      </w:r>
      <w:r>
        <w:t xml:space="preserve"> a term </w:t>
      </w:r>
      <w:r w:rsidRPr="0016580A">
        <w:t>from a controlled vocabulary of alteration types (</w:t>
      </w:r>
      <w:r w:rsidR="00166987" w:rsidRPr="0016580A">
        <w:t>e.g.</w:t>
      </w:r>
      <w:r w:rsidRPr="0016580A">
        <w:t>; potassic, argillic, advanced argillic)</w:t>
      </w:r>
      <w:r w:rsidR="00CB122C">
        <w:t>.</w:t>
      </w:r>
    </w:p>
    <w:p w14:paraId="218938D1" w14:textId="0477C05B" w:rsidR="0016580A" w:rsidRPr="00A14FB0" w:rsidRDefault="0016580A" w:rsidP="00A14FB0">
      <w:pPr>
        <w:pStyle w:val="Heading5"/>
        <w:rPr>
          <w:lang w:val="en-CA"/>
        </w:rPr>
      </w:pPr>
      <w:r w:rsidRPr="00D970E9">
        <w:rPr>
          <w:lang w:val="en-CA"/>
        </w:rPr>
        <w:t>alterationProduct</w:t>
      </w:r>
    </w:p>
    <w:p w14:paraId="6F237C1F" w14:textId="6E3DC668" w:rsidR="0016580A" w:rsidRDefault="0016580A" w:rsidP="00AE357E">
      <w:r>
        <w:t xml:space="preserve">The property </w:t>
      </w:r>
      <w:r w:rsidRPr="00484FB5">
        <w:rPr>
          <w:rStyle w:val="Entity"/>
        </w:rPr>
        <w:t>alterationProduct</w:t>
      </w:r>
      <w:r>
        <w:t xml:space="preserve"> </w:t>
      </w:r>
      <w:r w:rsidR="00A14FB0">
        <w:t>is</w:t>
      </w:r>
      <w:r>
        <w:t xml:space="preserve"> an association between the </w:t>
      </w:r>
      <w:r w:rsidRPr="00484FB5">
        <w:rPr>
          <w:rStyle w:val="Entity"/>
        </w:rPr>
        <w:t>AlterationDescripton</w:t>
      </w:r>
      <w:r>
        <w:t xml:space="preserve"> and </w:t>
      </w:r>
      <w:r w:rsidRPr="00484FB5">
        <w:rPr>
          <w:rStyle w:val="Entity"/>
        </w:rPr>
        <w:t>EarthMaterial</w:t>
      </w:r>
      <w:r>
        <w:t xml:space="preserve">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03CE8B1A" w14:textId="197C8B10" w:rsidR="0016580A" w:rsidRPr="00A14FB0" w:rsidRDefault="0016580A" w:rsidP="00A14FB0">
      <w:pPr>
        <w:pStyle w:val="Heading5"/>
        <w:rPr>
          <w:lang w:val="en-CA"/>
        </w:rPr>
      </w:pPr>
      <w:r w:rsidRPr="00D970E9">
        <w:rPr>
          <w:lang w:val="en-CA"/>
        </w:rPr>
        <w:t>alterationDistribution</w:t>
      </w:r>
    </w:p>
    <w:p w14:paraId="0167B527" w14:textId="5770C113" w:rsidR="0016580A" w:rsidRDefault="0016580A" w:rsidP="00AE357E">
      <w:r>
        <w:t xml:space="preserve">The </w:t>
      </w:r>
      <w:r w:rsidRPr="00484FB5">
        <w:rPr>
          <w:rStyle w:val="Entity"/>
        </w:rPr>
        <w:t>alterationDistribution</w:t>
      </w:r>
      <w:r>
        <w:t xml:space="preserve"> </w:t>
      </w:r>
      <w:r w:rsidR="00484FB5">
        <w:t>(</w:t>
      </w:r>
      <w:r w:rsidR="008F3406">
        <w:rPr>
          <w:rStyle w:val="Entity"/>
        </w:rPr>
        <w:t>SWE::Category</w:t>
      </w:r>
      <w:r>
        <w:t xml:space="preserve">) property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2587662E" w14:textId="2685569F" w:rsidR="0016580A" w:rsidRPr="00A14FB0" w:rsidRDefault="0016580A" w:rsidP="00A14FB0">
      <w:pPr>
        <w:pStyle w:val="Heading5"/>
        <w:rPr>
          <w:lang w:val="en-CA"/>
        </w:rPr>
      </w:pPr>
      <w:bookmarkStart w:id="757" w:name="BKM_8201810A_8593_4A0C_A4FE_B4A134FDF11D"/>
      <w:bookmarkEnd w:id="757"/>
      <w:r w:rsidRPr="00D970E9">
        <w:rPr>
          <w:lang w:val="en-CA"/>
        </w:rPr>
        <w:t>alterationDegree</w:t>
      </w:r>
    </w:p>
    <w:p w14:paraId="5667B120" w14:textId="29D4979E" w:rsidR="0016580A" w:rsidRDefault="0016580A" w:rsidP="00D20646">
      <w:pPr>
        <w:rPr>
          <w:lang w:val="en-CA"/>
        </w:rPr>
      </w:pPr>
      <w:r>
        <w:rPr>
          <w:lang w:val="en-CA"/>
        </w:rPr>
        <w:t xml:space="preserve">The property </w:t>
      </w:r>
      <w:r w:rsidRPr="00484FB5">
        <w:rPr>
          <w:rStyle w:val="Entity"/>
        </w:rPr>
        <w:t>alterationDegree</w:t>
      </w:r>
      <w:r>
        <w:rPr>
          <w:lang w:val="en-CA"/>
        </w:rPr>
        <w:t xml:space="preserve"> </w:t>
      </w:r>
      <w:r w:rsidR="00484FB5">
        <w:rPr>
          <w:lang w:val="en-CA"/>
        </w:rPr>
        <w:t>(</w:t>
      </w:r>
      <w:r w:rsidR="008F3406" w:rsidRPr="00424648">
        <w:rPr>
          <w:rStyle w:val="Entity"/>
        </w:rPr>
        <w:t>SWE::Category</w:t>
      </w:r>
      <w:r>
        <w:rPr>
          <w:lang w:val="en-CA"/>
        </w:rPr>
        <w:t xml:space="preserve">) </w:t>
      </w:r>
      <w:r w:rsidR="00A14FB0">
        <w:rPr>
          <w:lang w:val="en-CA"/>
        </w:rPr>
        <w:t xml:space="preserve">contains </w:t>
      </w:r>
      <w:r w:rsidR="0083280E">
        <w:rPr>
          <w:lang w:val="en-CA"/>
        </w:rPr>
        <w:t>a t</w:t>
      </w:r>
      <w:r w:rsidR="0083280E" w:rsidRPr="0083280E">
        <w:rPr>
          <w:lang w:val="en-CA"/>
        </w:rPr>
        <w:t>erm from a controlled vocabu</w:t>
      </w:r>
      <w:r w:rsidR="00A14FB0">
        <w:rPr>
          <w:lang w:val="en-CA"/>
        </w:rPr>
        <w:t>lary to indicate the magnitude</w:t>
      </w:r>
      <w:r w:rsidR="0083280E" w:rsidRPr="0083280E">
        <w:rPr>
          <w:lang w:val="en-CA"/>
        </w:rPr>
        <w:t xml:space="preserve"> of observed alteration.</w:t>
      </w:r>
    </w:p>
    <w:p w14:paraId="06D9839A" w14:textId="53B6DE00" w:rsidR="0083280E" w:rsidRDefault="0083280E" w:rsidP="00D20646">
      <w:pPr>
        <w:pStyle w:val="Heading5"/>
        <w:rPr>
          <w:lang w:val="en-CA"/>
        </w:rPr>
      </w:pPr>
      <w:r w:rsidRPr="0083280E">
        <w:rPr>
          <w:lang w:val="en-CA"/>
        </w:rPr>
        <w:t>alterationEvent</w:t>
      </w:r>
    </w:p>
    <w:p w14:paraId="296F9AAA" w14:textId="3FE0E08D" w:rsidR="0083280E" w:rsidRDefault="0083280E" w:rsidP="00D20646">
      <w:pPr>
        <w:rPr>
          <w:lang w:val="en-CA"/>
        </w:rPr>
      </w:pPr>
      <w:r>
        <w:rPr>
          <w:lang w:val="en-CA"/>
        </w:rPr>
        <w:t xml:space="preserve">The property </w:t>
      </w:r>
      <w:r w:rsidRPr="00484FB5">
        <w:rPr>
          <w:rStyle w:val="Entity"/>
        </w:rPr>
        <w:t>alterationEvent</w:t>
      </w:r>
      <w:r>
        <w:rPr>
          <w:lang w:val="en-CA"/>
        </w:rPr>
        <w:t xml:space="preserve"> </w:t>
      </w:r>
      <w:r w:rsidR="00A14FB0">
        <w:rPr>
          <w:lang w:val="en-CA"/>
        </w:rPr>
        <w:t>is</w:t>
      </w:r>
      <w:r>
        <w:rPr>
          <w:lang w:val="en-CA"/>
        </w:rPr>
        <w:t xml:space="preserve"> an association between an </w:t>
      </w:r>
      <w:r w:rsidRPr="00484FB5">
        <w:rPr>
          <w:rStyle w:val="Entity"/>
        </w:rPr>
        <w:t>AlterationDescri</w:t>
      </w:r>
      <w:r w:rsidR="00166987" w:rsidRPr="00484FB5">
        <w:rPr>
          <w:rStyle w:val="Entity"/>
        </w:rPr>
        <w:t>p</w:t>
      </w:r>
      <w:r w:rsidRPr="00484FB5">
        <w:rPr>
          <w:rStyle w:val="Entity"/>
        </w:rPr>
        <w:t>tion</w:t>
      </w:r>
      <w:r>
        <w:rPr>
          <w:lang w:val="en-CA"/>
        </w:rPr>
        <w:t xml:space="preserve"> and a </w:t>
      </w:r>
      <w:r w:rsidRPr="00484FB5">
        <w:rPr>
          <w:rStyle w:val="Entity"/>
        </w:rPr>
        <w:t>GeologicEvent</w:t>
      </w:r>
      <w:r>
        <w:rPr>
          <w:lang w:val="en-CA"/>
        </w:rPr>
        <w:t xml:space="preserve"> describing the </w:t>
      </w:r>
      <w:r w:rsidRPr="00484FB5">
        <w:rPr>
          <w:rStyle w:val="Entity"/>
        </w:rPr>
        <w:t>GeologicEvent</w:t>
      </w:r>
      <w:r>
        <w:rPr>
          <w:lang w:val="en-CA"/>
        </w:rPr>
        <w:t xml:space="preserve"> associated with the alteration.</w:t>
      </w:r>
    </w:p>
    <w:p w14:paraId="2697A4C6" w14:textId="1579B09A" w:rsidR="00604E1E" w:rsidRDefault="00604E1E" w:rsidP="00604E1E">
      <w:pPr>
        <w:pStyle w:val="Heading4"/>
      </w:pPr>
      <w:bookmarkStart w:id="758" w:name="BKM_7C508FBF_33D9_484F_911B_6377C69AD667"/>
      <w:bookmarkStart w:id="759" w:name="BKM_ED5D19E5_9BBB_4493_91D3_D708625FA37A"/>
      <w:bookmarkStart w:id="760" w:name="BKM_E45C3931_F3F9_4BB2_B916_F57604E1D027"/>
      <w:bookmarkStart w:id="761" w:name="BKM_26449531_DA00_4286_BEAD_53641C8C6B18"/>
      <w:bookmarkEnd w:id="758"/>
      <w:bookmarkEnd w:id="759"/>
      <w:bookmarkEnd w:id="760"/>
      <w:bookmarkEnd w:id="761"/>
      <w:r>
        <w:lastRenderedPageBreak/>
        <w:t>Chemical Composition</w:t>
      </w:r>
    </w:p>
    <w:p w14:paraId="599250ED" w14:textId="77777777" w:rsidR="009B560C" w:rsidRDefault="009B560C" w:rsidP="00AE357E"/>
    <w:p w14:paraId="22990790" w14:textId="325D11F6" w:rsidR="00604E1E" w:rsidRDefault="009B560C" w:rsidP="00AE357E">
      <w:r w:rsidRPr="00484FB5">
        <w:rPr>
          <w:rStyle w:val="Entity"/>
        </w:rPr>
        <w:t>ChemicalComposition</w:t>
      </w:r>
      <w:r>
        <w:t xml:space="preserve"> is </w:t>
      </w:r>
      <w:r w:rsidR="00A02014">
        <w:t xml:space="preserve">a </w:t>
      </w:r>
      <w:r w:rsidR="00A02014" w:rsidRPr="00604E1E">
        <w:t>kind</w:t>
      </w:r>
      <w:r>
        <w:t xml:space="preserve"> of </w:t>
      </w:r>
      <w:r w:rsidRPr="00484FB5">
        <w:rPr>
          <w:rStyle w:val="Entity"/>
        </w:rPr>
        <w:t>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11EEE563" w:rsidR="00604E1E" w:rsidRDefault="00A052E8" w:rsidP="00604E1E">
      <w:pPr>
        <w:keepNext/>
      </w:pPr>
      <w:r>
        <w:rPr>
          <w:noProof/>
          <w:lang w:val="en-AU" w:eastAsia="en-AU"/>
        </w:rPr>
        <w:drawing>
          <wp:inline distT="0" distB="0" distL="0" distR="0" wp14:anchorId="674FE470" wp14:editId="001A745E">
            <wp:extent cx="4659630" cy="3040380"/>
            <wp:effectExtent l="0" t="0" r="7620" b="762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9630" cy="3040380"/>
                    </a:xfrm>
                    <a:prstGeom prst="rect">
                      <a:avLst/>
                    </a:prstGeom>
                    <a:noFill/>
                    <a:ln>
                      <a:noFill/>
                    </a:ln>
                  </pic:spPr>
                </pic:pic>
              </a:graphicData>
            </a:graphic>
          </wp:inline>
        </w:drawing>
      </w:r>
    </w:p>
    <w:p w14:paraId="63C3EBAA" w14:textId="0705A371"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40</w:t>
      </w:r>
      <w:r w:rsidR="00673E83">
        <w:rPr>
          <w:noProof/>
        </w:rPr>
        <w:fldChar w:fldCharType="end"/>
      </w:r>
      <w:r>
        <w:t>: Chemical composition</w:t>
      </w:r>
      <w:r w:rsidR="00CB122C">
        <w:t xml:space="preserve"> context diagram.</w:t>
      </w:r>
    </w:p>
    <w:p w14:paraId="75970A9E" w14:textId="14E00E8E" w:rsidR="00BF4178" w:rsidRPr="00A14FB0" w:rsidRDefault="00BF4178" w:rsidP="00A14FB0">
      <w:pPr>
        <w:pStyle w:val="Heading5"/>
        <w:rPr>
          <w:lang w:val="en-CA"/>
        </w:rPr>
      </w:pPr>
      <w:bookmarkStart w:id="762" w:name="BKM_D4FBCA43_958A_4AEF_8332_5F96792672DF"/>
      <w:bookmarkEnd w:id="762"/>
      <w:r w:rsidRPr="00D970E9">
        <w:rPr>
          <w:lang w:val="en-CA"/>
        </w:rPr>
        <w:t>chemicalAnalysis</w:t>
      </w:r>
    </w:p>
    <w:p w14:paraId="3E7F39CC" w14:textId="69F92A9D" w:rsidR="00BF4178" w:rsidRDefault="00BF4178" w:rsidP="00D20646">
      <w:pPr>
        <w:rPr>
          <w:lang w:val="en-CA"/>
        </w:rPr>
      </w:pPr>
      <w:r>
        <w:rPr>
          <w:lang w:val="en-CA"/>
        </w:rPr>
        <w:t xml:space="preserve">The </w:t>
      </w:r>
      <w:r w:rsidRPr="00484FB5">
        <w:rPr>
          <w:rStyle w:val="Entity"/>
        </w:rPr>
        <w:t>chemicalAnalysis</w:t>
      </w:r>
      <w:r>
        <w:rPr>
          <w:lang w:val="en-CA"/>
        </w:rPr>
        <w:t xml:space="preserve"> </w:t>
      </w:r>
      <w:r w:rsidR="00484FB5">
        <w:rPr>
          <w:lang w:val="en-CA"/>
        </w:rPr>
        <w:t>property (</w:t>
      </w:r>
      <w:r w:rsidR="00484FB5" w:rsidRPr="00484FB5">
        <w:rPr>
          <w:rStyle w:val="Entity"/>
        </w:rPr>
        <w:t>SWE</w:t>
      </w:r>
      <w:r w:rsidRPr="00484FB5">
        <w:rPr>
          <w:rStyle w:val="Entity"/>
        </w:rPr>
        <w:t>:DataRecord</w:t>
      </w:r>
      <w:r>
        <w:rPr>
          <w:lang w:val="en-CA"/>
        </w:rPr>
        <w:t>) contain</w:t>
      </w:r>
      <w:r w:rsidR="00A14FB0">
        <w:rPr>
          <w:lang w:val="en-CA"/>
        </w:rPr>
        <w:t>s</w:t>
      </w:r>
      <w:r>
        <w:rPr>
          <w:lang w:val="en-CA"/>
        </w:rPr>
        <w:t xml:space="preserve"> a collection of geochemical results in a form of a </w:t>
      </w:r>
      <w:r w:rsidRPr="00484FB5">
        <w:rPr>
          <w:rStyle w:val="Entity"/>
        </w:rPr>
        <w:t>DataRecord</w:t>
      </w:r>
      <w:r>
        <w:rPr>
          <w:lang w:val="en-CA"/>
        </w:rPr>
        <w:t xml:space="preserve"> (a collection of fields composed of description and values)</w:t>
      </w:r>
      <w:r w:rsidR="00CB122C">
        <w:rPr>
          <w:lang w:val="en-CA"/>
        </w:rPr>
        <w:t>.</w:t>
      </w:r>
    </w:p>
    <w:p w14:paraId="6A6F8840" w14:textId="77777777" w:rsidR="00AE357E" w:rsidRDefault="00AE357E" w:rsidP="00AE357E">
      <w:bookmarkStart w:id="763" w:name="BKM_7DA6E39E_93F3_43B7_9C51_9F05A691932A"/>
      <w:bookmarkEnd w:id="763"/>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5B5AE85C" w:rsidR="00604E1E" w:rsidRDefault="00224DF5" w:rsidP="00AE357E">
      <w:r>
        <w:t xml:space="preserve">The </w:t>
      </w:r>
      <w:r w:rsidRPr="00484FB5">
        <w:rPr>
          <w:rStyle w:val="Entity"/>
        </w:rPr>
        <w:t>CompoundMaterialDescription</w:t>
      </w:r>
      <w:r>
        <w:t xml:space="preserve"> class is a </w:t>
      </w:r>
      <w:r w:rsidR="00A02014">
        <w:t>kind</w:t>
      </w:r>
      <w:r>
        <w:t xml:space="preserve"> of </w:t>
      </w:r>
      <w:r w:rsidRPr="00484FB5">
        <w:rPr>
          <w:rStyle w:val="Entity"/>
        </w:rPr>
        <w:t>EarthMaterialDescription</w:t>
      </w:r>
      <w:r>
        <w:t xml:space="preserve">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647DEDF7" w:rsidR="00604E1E" w:rsidRDefault="00A052E8" w:rsidP="00604E1E">
      <w:pPr>
        <w:keepNext/>
      </w:pPr>
      <w:r>
        <w:rPr>
          <w:noProof/>
          <w:lang w:val="en-AU" w:eastAsia="en-AU"/>
        </w:rPr>
        <w:lastRenderedPageBreak/>
        <w:drawing>
          <wp:inline distT="0" distB="0" distL="0" distR="0" wp14:anchorId="4D487D45" wp14:editId="13A412CC">
            <wp:extent cx="5486400" cy="4853188"/>
            <wp:effectExtent l="0" t="0" r="0" b="508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853188"/>
                    </a:xfrm>
                    <a:prstGeom prst="rect">
                      <a:avLst/>
                    </a:prstGeom>
                    <a:noFill/>
                    <a:ln>
                      <a:noFill/>
                    </a:ln>
                  </pic:spPr>
                </pic:pic>
              </a:graphicData>
            </a:graphic>
          </wp:inline>
        </w:drawing>
      </w:r>
    </w:p>
    <w:p w14:paraId="34F96725" w14:textId="5B30C923"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41</w:t>
      </w:r>
      <w:r w:rsidR="00673E83">
        <w:rPr>
          <w:noProof/>
        </w:rPr>
        <w:fldChar w:fldCharType="end"/>
      </w:r>
      <w:r>
        <w:t>: Compound material description</w:t>
      </w:r>
      <w:r w:rsidR="00CB122C">
        <w:t xml:space="preserve"> context diagram.</w:t>
      </w:r>
    </w:p>
    <w:p w14:paraId="1DC7B4CC" w14:textId="680B0619" w:rsidR="00224DF5" w:rsidRPr="00A14FB0" w:rsidRDefault="00224DF5" w:rsidP="00A14FB0">
      <w:pPr>
        <w:pStyle w:val="Heading5"/>
        <w:rPr>
          <w:lang w:val="en-CA"/>
        </w:rPr>
      </w:pPr>
      <w:bookmarkStart w:id="764" w:name="BKM_0126A46B_77F6_4F3D_8366_99D7292A119E"/>
      <w:bookmarkEnd w:id="764"/>
      <w:r w:rsidRPr="00D970E9">
        <w:rPr>
          <w:lang w:val="en-CA"/>
        </w:rPr>
        <w:t>compositionCategory</w:t>
      </w:r>
    </w:p>
    <w:p w14:paraId="2DFC5351" w14:textId="577173D7" w:rsidR="00224DF5" w:rsidRDefault="00224DF5" w:rsidP="00D20646">
      <w:pPr>
        <w:rPr>
          <w:lang w:val="en-CA"/>
        </w:rPr>
      </w:pPr>
      <w:r>
        <w:rPr>
          <w:lang w:val="en-CA"/>
        </w:rPr>
        <w:t xml:space="preserve">The </w:t>
      </w:r>
      <w:r w:rsidRPr="00484FB5">
        <w:rPr>
          <w:rStyle w:val="Entity"/>
        </w:rPr>
        <w:t>compositionCategory</w:t>
      </w:r>
      <w:r>
        <w:rPr>
          <w:lang w:val="en-CA"/>
        </w:rPr>
        <w:t xml:space="preserve"> </w:t>
      </w:r>
      <w:r w:rsidR="00484FB5">
        <w:rPr>
          <w:lang w:val="en-CA"/>
        </w:rPr>
        <w:t>property (</w:t>
      </w:r>
      <w:r w:rsidR="008F3406">
        <w:rPr>
          <w:rStyle w:val="Entity"/>
        </w:rPr>
        <w:t>SWE::Category</w:t>
      </w:r>
      <w:r>
        <w:rPr>
          <w:lang w:val="en-CA"/>
        </w:rPr>
        <w:t>) provide</w:t>
      </w:r>
      <w:r w:rsidR="00A14FB0">
        <w:rPr>
          <w:lang w:val="en-CA"/>
        </w:rPr>
        <w:t>s</w:t>
      </w:r>
      <w:r>
        <w:rPr>
          <w:lang w:val="en-CA"/>
        </w:rPr>
        <w:t xml:space="preserv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r w:rsidRPr="00D970E9">
        <w:rPr>
          <w:lang w:val="en-CA"/>
        </w:rPr>
        <w:t>geneticCategory</w:t>
      </w:r>
    </w:p>
    <w:p w14:paraId="43478367" w14:textId="63E51881" w:rsidR="00224DF5" w:rsidRDefault="00224DF5" w:rsidP="00D20646">
      <w:pPr>
        <w:rPr>
          <w:lang w:val="en-CA"/>
        </w:rPr>
      </w:pPr>
      <w:r>
        <w:rPr>
          <w:lang w:val="en-CA"/>
        </w:rPr>
        <w:t>T</w:t>
      </w:r>
      <w:r w:rsidR="00484FB5">
        <w:rPr>
          <w:lang w:val="en-CA"/>
        </w:rPr>
        <w:t>he property geneticCategory (</w:t>
      </w:r>
      <w:r w:rsidR="008F3406">
        <w:rPr>
          <w:rStyle w:val="Entity"/>
        </w:rPr>
        <w:t>SWE::Category</w:t>
      </w:r>
      <w:r>
        <w:rPr>
          <w:lang w:val="en-CA"/>
        </w:rPr>
        <w:t>) provide</w:t>
      </w:r>
      <w:r w:rsidR="00A14FB0">
        <w:rPr>
          <w:lang w:val="en-CA"/>
        </w:rPr>
        <w:t>s</w:t>
      </w:r>
      <w:r>
        <w:rPr>
          <w:lang w:val="en-CA"/>
        </w:rPr>
        <w:t xml:space="preserv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r w:rsidR="00A02014" w:rsidRPr="00224DF5">
        <w:rPr>
          <w:lang w:val="en-CA"/>
        </w:rPr>
        <w:t>i.e.</w:t>
      </w:r>
      <w:r w:rsidRPr="00224DF5">
        <w:rPr>
          <w:lang w:val="en-CA"/>
        </w:rPr>
        <w:t xml:space="preserve">, a genetic </w:t>
      </w:r>
      <w:r w:rsidRPr="00224DF5">
        <w:rPr>
          <w:lang w:val="en-CA"/>
        </w:rPr>
        <w:lastRenderedPageBreak/>
        <w:t>process classifier term). Examples include igneous, sedimentary, metamorphic, shock metamorphic, volcanic, pyroclastic.</w:t>
      </w:r>
    </w:p>
    <w:p w14:paraId="1C023176" w14:textId="2F58E2FE" w:rsidR="00224DF5" w:rsidRPr="00A14FB0" w:rsidRDefault="00224DF5" w:rsidP="00D20646">
      <w:pPr>
        <w:pStyle w:val="Heading5"/>
        <w:rPr>
          <w:lang w:val="en-CA"/>
        </w:rPr>
      </w:pPr>
      <w:r w:rsidRPr="00224DF5">
        <w:rPr>
          <w:lang w:val="en-CA"/>
        </w:rPr>
        <w:t>particleGeometry</w:t>
      </w:r>
    </w:p>
    <w:p w14:paraId="4B1E1EC7" w14:textId="537FBE98" w:rsidR="00224DF5" w:rsidRDefault="00224DF5" w:rsidP="00D20646">
      <w:pPr>
        <w:rPr>
          <w:lang w:val="en-CA"/>
        </w:rPr>
      </w:pPr>
      <w:r>
        <w:rPr>
          <w:lang w:val="en-CA"/>
        </w:rPr>
        <w:t xml:space="preserve">The </w:t>
      </w:r>
      <w:r w:rsidRPr="00484FB5">
        <w:rPr>
          <w:rStyle w:val="Entity"/>
        </w:rPr>
        <w:t>particleGeometry:ParticleGeometryDescription</w:t>
      </w:r>
      <w:r>
        <w:rPr>
          <w:lang w:val="en-CA"/>
        </w:rPr>
        <w:t xml:space="preserve"> contain</w:t>
      </w:r>
      <w:r w:rsidR="00A14FB0">
        <w:rPr>
          <w:lang w:val="en-CA"/>
        </w:rPr>
        <w:t>s</w:t>
      </w:r>
      <w:r>
        <w:rPr>
          <w:lang w:val="en-CA"/>
        </w:rPr>
        <w:t xml:space="preserve"> an instance of </w:t>
      </w:r>
      <w:r w:rsidRPr="00484FB5">
        <w:rPr>
          <w:rStyle w:val="Entity"/>
        </w:rPr>
        <w:t>ParticleGeometryDescription</w:t>
      </w:r>
      <w:r w:rsidR="0011222F">
        <w:rPr>
          <w:lang w:val="en-CA"/>
        </w:rPr>
        <w:t>.</w:t>
      </w:r>
    </w:p>
    <w:p w14:paraId="31B6F5E2" w14:textId="5CB6F2EE" w:rsidR="004B1BCF" w:rsidRPr="00A14FB0" w:rsidRDefault="00484FB5" w:rsidP="00D20646">
      <w:pPr>
        <w:pStyle w:val="Heading5"/>
        <w:rPr>
          <w:lang w:val="en-CA"/>
        </w:rPr>
      </w:pPr>
      <w:r>
        <w:rPr>
          <w:lang w:val="en-CA"/>
        </w:rPr>
        <w:t>c</w:t>
      </w:r>
      <w:r w:rsidR="00224DF5" w:rsidRPr="00D970E9">
        <w:rPr>
          <w:lang w:val="en-CA"/>
        </w:rPr>
        <w:t>onstituent</w:t>
      </w:r>
    </w:p>
    <w:p w14:paraId="44DADA49" w14:textId="2E7B90EE" w:rsidR="00224DF5" w:rsidRDefault="00224DF5" w:rsidP="00D20646">
      <w:pPr>
        <w:rPr>
          <w:lang w:val="en-CA"/>
        </w:rPr>
      </w:pPr>
      <w:r>
        <w:rPr>
          <w:lang w:val="en-CA"/>
        </w:rPr>
        <w:t xml:space="preserve">The property </w:t>
      </w:r>
      <w:r w:rsidRPr="00484FB5">
        <w:rPr>
          <w:rStyle w:val="Entity"/>
        </w:rPr>
        <w:t>constituent</w:t>
      </w:r>
      <w:r>
        <w:rPr>
          <w:lang w:val="en-CA"/>
        </w:rPr>
        <w:t xml:space="preserve"> </w:t>
      </w:r>
      <w:r w:rsidR="00A14FB0">
        <w:rPr>
          <w:lang w:val="en-CA"/>
        </w:rPr>
        <w:t>is</w:t>
      </w:r>
      <w:r>
        <w:rPr>
          <w:lang w:val="en-CA"/>
        </w:rPr>
        <w:t xml:space="preserve"> an association between a </w:t>
      </w:r>
      <w:r w:rsidR="004B1BCF" w:rsidRPr="00484FB5">
        <w:rPr>
          <w:rStyle w:val="Entity"/>
        </w:rPr>
        <w:t>CompoundMaterialDescription</w:t>
      </w:r>
      <w:r w:rsidR="004B1BCF">
        <w:rPr>
          <w:lang w:val="en-CA"/>
        </w:rPr>
        <w:t xml:space="preserve"> and a </w:t>
      </w:r>
      <w:r w:rsidR="004B1BCF" w:rsidRPr="00484FB5">
        <w:rPr>
          <w:rStyle w:val="Entity"/>
        </w:rPr>
        <w:t>ConstituentPart</w:t>
      </w:r>
      <w:r w:rsidR="004B1BCF">
        <w:rPr>
          <w:lang w:val="en-CA"/>
        </w:rPr>
        <w:t xml:space="preserve"> that </w:t>
      </w:r>
      <w:r w:rsidR="004B1BCF" w:rsidRPr="004B1BCF">
        <w:rPr>
          <w:lang w:val="en-CA"/>
        </w:rPr>
        <w:t xml:space="preserve">makes up part of the </w:t>
      </w:r>
      <w:r w:rsidR="004B1BCF" w:rsidRPr="00484FB5">
        <w:rPr>
          <w:rStyle w:val="Entity"/>
        </w:rPr>
        <w:t>CompoundMaterial</w:t>
      </w:r>
      <w:r w:rsidR="004B1BCF">
        <w:rPr>
          <w:lang w:val="en-CA"/>
        </w:rPr>
        <w:t>.</w:t>
      </w:r>
    </w:p>
    <w:p w14:paraId="7ED6961E" w14:textId="1C7BC235" w:rsidR="00604E1E" w:rsidRDefault="00E66A9E" w:rsidP="00E66A9E">
      <w:pPr>
        <w:pStyle w:val="Heading4"/>
      </w:pPr>
      <w:bookmarkStart w:id="765" w:name="BKM_68F68CA6_F7FB_411D_8560_851B7315C00E"/>
      <w:bookmarkStart w:id="766" w:name="BKM_F5243BEF_0ABC_4433_AFCB_2FCD01906472"/>
      <w:bookmarkEnd w:id="765"/>
      <w:bookmarkEnd w:id="766"/>
      <w:r>
        <w:t>ParticleGeometryDescription</w:t>
      </w:r>
    </w:p>
    <w:p w14:paraId="125F1862" w14:textId="77777777" w:rsidR="00E66A9E" w:rsidRDefault="00E66A9E" w:rsidP="00AE357E"/>
    <w:p w14:paraId="705F8B9C" w14:textId="6FA1E6BC" w:rsidR="00E66A9E" w:rsidRDefault="00E66A9E" w:rsidP="00AE357E">
      <w:r w:rsidRPr="00484FB5">
        <w:rPr>
          <w:rStyle w:val="Entity"/>
        </w:rPr>
        <w:t>ParticleGeometryDescription</w:t>
      </w:r>
      <w:r w:rsidRPr="00E66A9E">
        <w:t xml:space="preserve"> describes particles in a </w:t>
      </w:r>
      <w:r w:rsidRPr="00484FB5">
        <w:rPr>
          <w:rStyle w:val="Entity"/>
        </w:rPr>
        <w:t>CompoundMaterial</w:t>
      </w:r>
      <w:r w:rsidRPr="00E66A9E">
        <w:t xml:space="preserve"> independent of their relationship to each other or orientation. It is distinguished from </w:t>
      </w:r>
      <w:r w:rsidRPr="00484FB5">
        <w:rPr>
          <w:rStyle w:val="Entity"/>
        </w:rPr>
        <w:t>Fabric</w:t>
      </w:r>
      <w:r w:rsidRPr="00E66A9E">
        <w:t xml:space="preserve"> in that the </w:t>
      </w:r>
      <w:r w:rsidRPr="00484FB5">
        <w:rPr>
          <w:rStyle w:val="Entity"/>
        </w:rPr>
        <w:t>ParticleGeometryDescription</w:t>
      </w:r>
      <w:r w:rsidRPr="00E66A9E">
        <w:t xml:space="preserve"> remains constant if the material is disaggregated into its constituent particles, whereas </w:t>
      </w:r>
      <w:r w:rsidRPr="00484FB5">
        <w:rPr>
          <w:rStyle w:val="Entity"/>
        </w:rPr>
        <w:t>Fabric</w:t>
      </w:r>
      <w:r w:rsidRPr="00E66A9E">
        <w:t xml:space="preserve">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w:t>
      </w:r>
      <w:r w:rsidR="00484FB5">
        <w:t xml:space="preserve"> r</w:t>
      </w:r>
      <w:r w:rsidRPr="00E66A9E">
        <w:t>atio (</w:t>
      </w:r>
      <w:r w:rsidR="00797CDE" w:rsidRPr="00E66A9E">
        <w:t>e.g.</w:t>
      </w:r>
      <w:r w:rsidRPr="00E66A9E">
        <w:t>: elongated, platy, bladed, compact, acicular).</w:t>
      </w:r>
    </w:p>
    <w:p w14:paraId="7E62D424" w14:textId="59A54154" w:rsidR="00DE657E" w:rsidRDefault="00A052E8" w:rsidP="00D20646">
      <w:pPr>
        <w:keepNext/>
      </w:pPr>
      <w:r>
        <w:rPr>
          <w:noProof/>
          <w:lang w:val="en-AU" w:eastAsia="en-AU"/>
        </w:rPr>
        <w:lastRenderedPageBreak/>
        <w:drawing>
          <wp:inline distT="0" distB="0" distL="0" distR="0" wp14:anchorId="17919811" wp14:editId="70A08899">
            <wp:extent cx="2416810" cy="4030345"/>
            <wp:effectExtent l="0" t="0" r="2540" b="8255"/>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516FE13B" w14:textId="07A39A57" w:rsidR="00DE657E" w:rsidRDefault="00DE657E" w:rsidP="00D20646">
      <w:pPr>
        <w:pStyle w:val="Caption"/>
      </w:pPr>
      <w:r>
        <w:t xml:space="preserve">Figure </w:t>
      </w:r>
      <w:r>
        <w:fldChar w:fldCharType="begin"/>
      </w:r>
      <w:r>
        <w:instrText xml:space="preserve"> SEQ Figure \* ARABIC </w:instrText>
      </w:r>
      <w:r>
        <w:fldChar w:fldCharType="separate"/>
      </w:r>
      <w:r w:rsidR="00AD44BE">
        <w:rPr>
          <w:noProof/>
        </w:rPr>
        <w:t>42</w:t>
      </w:r>
      <w:r>
        <w:fldChar w:fldCharType="end"/>
      </w:r>
      <w:r>
        <w:t>: ParticleGeometry</w:t>
      </w:r>
      <w:r w:rsidR="004B1BCF">
        <w:t xml:space="preserve"> context diagram</w:t>
      </w:r>
    </w:p>
    <w:p w14:paraId="5796C57D" w14:textId="557E978B" w:rsidR="00E105E6" w:rsidRDefault="004B1BCF" w:rsidP="00791B66">
      <w:pPr>
        <w:pStyle w:val="Heading5"/>
      </w:pPr>
      <w:r w:rsidRPr="004B1BCF">
        <w:t>particleType</w:t>
      </w:r>
    </w:p>
    <w:p w14:paraId="5573BF52" w14:textId="598ED498" w:rsidR="00A14FB0" w:rsidRPr="00A14FB0" w:rsidRDefault="004B1BCF" w:rsidP="00A14FB0">
      <w:r w:rsidRPr="00A14FB0">
        <w:t xml:space="preserve">The </w:t>
      </w:r>
      <w:r w:rsidRPr="00484FB5">
        <w:rPr>
          <w:rStyle w:val="Entity"/>
        </w:rPr>
        <w:t>particleType:ParticleTypeTerm</w:t>
      </w:r>
      <w:r w:rsidRPr="00A14FB0">
        <w:t xml:space="preserve"> provide a term from a controlled vocabulary to specify the nature of individual particles </w:t>
      </w:r>
      <w:r w:rsidR="00484FB5">
        <w:t xml:space="preserve">of each constituent in an </w:t>
      </w:r>
      <w:r w:rsidR="00484FB5" w:rsidRPr="00484FB5">
        <w:rPr>
          <w:rStyle w:val="Entity"/>
        </w:rPr>
        <w:t>Earth</w:t>
      </w:r>
      <w:r w:rsidRPr="00484FB5">
        <w:rPr>
          <w:rStyle w:val="Entity"/>
        </w:rPr>
        <w:t>Material</w:t>
      </w:r>
      <w:r w:rsidRPr="00A14FB0">
        <w:t xml:space="preserve"> aggregation, bas</w:t>
      </w:r>
      <w:r w:rsidR="007F03F0" w:rsidRPr="00A14FB0">
        <w:t xml:space="preserve">ed mostly on their genesis.  When </w:t>
      </w:r>
      <w:r w:rsidRPr="00A14FB0">
        <w:t xml:space="preserve">applied on </w:t>
      </w:r>
      <w:r w:rsidRPr="00484FB5">
        <w:rPr>
          <w:rStyle w:val="Entity"/>
        </w:rPr>
        <w:t>ParticleDescription</w:t>
      </w:r>
      <w:r w:rsidRPr="00A14FB0">
        <w:t xml:space="preserve"> for </w:t>
      </w:r>
      <w:r w:rsidRPr="00484FB5">
        <w:rPr>
          <w:rStyle w:val="Entity"/>
        </w:rPr>
        <w:t>CompoundMaterial</w:t>
      </w:r>
      <w:r w:rsidRPr="00A14FB0">
        <w:t xml:space="preserve">, then </w:t>
      </w:r>
      <w:r w:rsidR="007F03F0" w:rsidRPr="00A14FB0">
        <w:t xml:space="preserve">it </w:t>
      </w:r>
      <w:r w:rsidRPr="00A14FB0">
        <w:t>would characteri</w:t>
      </w:r>
      <w:r w:rsidR="004D2792" w:rsidRPr="00A14FB0">
        <w:t>s</w:t>
      </w:r>
      <w:r w:rsidRPr="00A14FB0">
        <w:t xml:space="preserve">e all particles in aggregate. Use this property on </w:t>
      </w:r>
      <w:r w:rsidRPr="00484FB5">
        <w:rPr>
          <w:rStyle w:val="Entity"/>
        </w:rPr>
        <w:t>CompoundMaterial</w:t>
      </w:r>
      <w:r w:rsidRPr="00A14FB0">
        <w:t xml:space="preserve">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rsidRPr="00A14FB0">
        <w:t xml:space="preserve"> compound material aggregation.</w:t>
      </w:r>
    </w:p>
    <w:p w14:paraId="6FF52C91" w14:textId="029B63AB" w:rsidR="00E105E6" w:rsidRDefault="0032727A" w:rsidP="004B1BCF">
      <w:pPr>
        <w:pStyle w:val="Heading5"/>
      </w:pPr>
      <w:r w:rsidRPr="0032727A">
        <w:t>aspectRatio</w:t>
      </w:r>
    </w:p>
    <w:p w14:paraId="6E5DDB30" w14:textId="56E94CFB" w:rsidR="0032727A" w:rsidRDefault="0032727A" w:rsidP="004B1BCF">
      <w:r>
        <w:t xml:space="preserve">The </w:t>
      </w:r>
      <w:r w:rsidRPr="00484FB5">
        <w:rPr>
          <w:rStyle w:val="Entity"/>
        </w:rPr>
        <w:t>aspectRatio</w:t>
      </w:r>
      <w:r>
        <w:t xml:space="preserve"> property (</w:t>
      </w:r>
      <w:r w:rsidR="0057428A" w:rsidRPr="00484FB5">
        <w:rPr>
          <w:rStyle w:val="Entity"/>
        </w:rPr>
        <w:t>SWE:</w:t>
      </w:r>
      <w:r w:rsidRPr="00484FB5">
        <w:rPr>
          <w:rStyle w:val="Entity"/>
        </w:rPr>
        <w:t>:Category</w:t>
      </w:r>
      <w:r>
        <w:t>) contain</w:t>
      </w:r>
      <w:r w:rsidR="00A14FB0">
        <w:t>s</w:t>
      </w:r>
      <w:r>
        <w:t xml:space="preserve"> a term from a controlled </w:t>
      </w:r>
      <w:r w:rsidR="00A14FB0">
        <w:t>vocabulary</w:t>
      </w:r>
      <w:r>
        <w:t xml:space="preserve">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w:t>
      </w:r>
      <w:r w:rsidR="00424648">
        <w:t>[</w:t>
      </w:r>
      <w:r w:rsidR="00424648">
        <w:fldChar w:fldCharType="begin"/>
      </w:r>
      <w:r w:rsidR="00424648">
        <w:instrText xml:space="preserve"> REF _Ref458066644 \n \h </w:instrText>
      </w:r>
      <w:r w:rsidR="00424648">
        <w:fldChar w:fldCharType="separate"/>
      </w:r>
      <w:r w:rsidR="00AD44BE">
        <w:t>16</w:t>
      </w:r>
      <w:r w:rsidR="00424648">
        <w:fldChar w:fldCharType="end"/>
      </w:r>
      <w:r w:rsidR="00424648">
        <w:t>] [</w:t>
      </w:r>
      <w:r w:rsidR="00424648">
        <w:fldChar w:fldCharType="begin"/>
      </w:r>
      <w:r w:rsidR="00424648">
        <w:instrText xml:space="preserve"> REF _Ref458066647 \n \h </w:instrText>
      </w:r>
      <w:r w:rsidR="00424648">
        <w:fldChar w:fldCharType="separate"/>
      </w:r>
      <w:r w:rsidR="00AD44BE">
        <w:t>24</w:t>
      </w:r>
      <w:r w:rsidR="00424648">
        <w:fldChar w:fldCharType="end"/>
      </w:r>
      <w:r w:rsidR="00424648">
        <w:t>]</w:t>
      </w:r>
      <w:r w:rsidRPr="0032727A">
        <w:t>. (</w:t>
      </w:r>
      <w:r w:rsidR="00797CDE" w:rsidRPr="0032727A">
        <w:t>e.g.</w:t>
      </w:r>
      <w:r w:rsidRPr="0032727A">
        <w:t>: prolate, slightly flattened, very bladed, equant, acicular, tabular)</w:t>
      </w:r>
      <w:r w:rsidR="00CB122C">
        <w:t>.</w:t>
      </w:r>
    </w:p>
    <w:p w14:paraId="6B53B85D" w14:textId="5A8FD259" w:rsidR="0032727A" w:rsidRPr="0032727A" w:rsidRDefault="0032727A" w:rsidP="0067785F">
      <w:pPr>
        <w:pStyle w:val="Heading5"/>
      </w:pPr>
      <w:r>
        <w:t>s</w:t>
      </w:r>
      <w:r w:rsidRPr="0032727A">
        <w:t>hape</w:t>
      </w:r>
    </w:p>
    <w:p w14:paraId="028A1B0E" w14:textId="39049961" w:rsidR="0032727A" w:rsidRDefault="0032727A" w:rsidP="004B1BCF">
      <w:r>
        <w:lastRenderedPageBreak/>
        <w:t xml:space="preserve">The </w:t>
      </w:r>
      <w:r w:rsidRPr="00484FB5">
        <w:rPr>
          <w:rStyle w:val="Entity"/>
        </w:rPr>
        <w:t>shape</w:t>
      </w:r>
      <w:r w:rsidRPr="0032727A">
        <w:t xml:space="preserve"> </w:t>
      </w:r>
      <w:r>
        <w:t>property (</w:t>
      </w:r>
      <w:r w:rsidR="008F3406">
        <w:rPr>
          <w:rStyle w:val="Entity"/>
        </w:rPr>
        <w:t>SWE::Category</w:t>
      </w:r>
      <w:r>
        <w:t xml:space="preserve">) </w:t>
      </w:r>
      <w:r w:rsidRPr="0032727A">
        <w:t>describe</w:t>
      </w:r>
      <w:r w:rsidR="0067785F">
        <w:t>s</w:t>
      </w:r>
      <w:r w:rsidRPr="0032727A">
        <w:t xml:space="preserve">, </w:t>
      </w:r>
    </w:p>
    <w:p w14:paraId="3890B2DD" w14:textId="46597D69" w:rsidR="0032727A" w:rsidRDefault="0032727A" w:rsidP="00C44904">
      <w:pPr>
        <w:numPr>
          <w:ilvl w:val="0"/>
          <w:numId w:val="22"/>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1594C5F7" w:rsidR="0032727A" w:rsidRDefault="0057428A" w:rsidP="00C44904">
      <w:pPr>
        <w:numPr>
          <w:ilvl w:val="0"/>
          <w:numId w:val="22"/>
        </w:numPr>
        <w:spacing w:after="0"/>
      </w:pPr>
      <w:r>
        <w:t xml:space="preserve">the </w:t>
      </w:r>
      <w:r w:rsidR="0032727A" w:rsidRPr="0032727A">
        <w:t>surface rounding of grains in sedimentary rocks. Roundness is a measure of the sharpness of the edges between surfaces bounding a particle</w:t>
      </w:r>
      <w:r w:rsidR="00424648">
        <w:t xml:space="preserve"> [</w:t>
      </w:r>
      <w:r w:rsidR="00424648">
        <w:fldChar w:fldCharType="begin"/>
      </w:r>
      <w:r w:rsidR="00424648">
        <w:instrText xml:space="preserve"> REF _Ref458066676 \n \h </w:instrText>
      </w:r>
      <w:r w:rsidR="00424648">
        <w:fldChar w:fldCharType="separate"/>
      </w:r>
      <w:r w:rsidR="00AD44BE">
        <w:t>10</w:t>
      </w:r>
      <w:r w:rsidR="00424648">
        <w:fldChar w:fldCharType="end"/>
      </w:r>
      <w:r w:rsidR="00424648">
        <w:t>] [</w:t>
      </w:r>
      <w:r w:rsidR="00424648">
        <w:fldChar w:fldCharType="begin"/>
      </w:r>
      <w:r w:rsidR="00424648">
        <w:instrText xml:space="preserve"> REF _Ref458066679 \n \h </w:instrText>
      </w:r>
      <w:r w:rsidR="00424648">
        <w:fldChar w:fldCharType="separate"/>
      </w:r>
      <w:r w:rsidR="00AD44BE">
        <w:t>22</w:t>
      </w:r>
      <w:r w:rsidR="00424648">
        <w:fldChar w:fldCharType="end"/>
      </w:r>
      <w:r w:rsidR="00424648">
        <w:t>]</w:t>
      </w:r>
      <w:r w:rsidR="0032727A" w:rsidRPr="0032727A">
        <w:t xml:space="preserve">.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3F26D7A1" w14:textId="7BA6D0AE" w:rsidR="00DE441D" w:rsidRDefault="00DE441D" w:rsidP="004B1BCF">
      <w:pPr>
        <w:pStyle w:val="Heading5"/>
      </w:pPr>
      <w:r>
        <w:t>s</w:t>
      </w:r>
      <w:r w:rsidRPr="00DE441D">
        <w:t>ize</w:t>
      </w:r>
    </w:p>
    <w:p w14:paraId="67A0AB71" w14:textId="6F999AE1" w:rsidR="00DE441D" w:rsidRDefault="00DE441D" w:rsidP="00484FB5">
      <w:pPr>
        <w:pStyle w:val="NoSpacing"/>
      </w:pPr>
      <w:r>
        <w:t xml:space="preserve">The property </w:t>
      </w:r>
      <w:r w:rsidRPr="00484FB5">
        <w:rPr>
          <w:rStyle w:val="Entity"/>
        </w:rPr>
        <w:t>size</w:t>
      </w:r>
      <w:r>
        <w:t xml:space="preserve"> (</w:t>
      </w:r>
      <w:r w:rsidR="008F3406">
        <w:rPr>
          <w:rStyle w:val="Entity"/>
        </w:rPr>
        <w:t>SWE::Quantity</w:t>
      </w:r>
      <w:r w:rsidRPr="00484FB5">
        <w:rPr>
          <w:rStyle w:val="Entity"/>
        </w:rPr>
        <w:t>Range</w:t>
      </w:r>
      <w:r>
        <w:t>) report</w:t>
      </w:r>
      <w:r w:rsidR="0067785F">
        <w:t>s</w:t>
      </w:r>
      <w:r>
        <w:t xml:space="preserve"> the s</w:t>
      </w:r>
      <w:r w:rsidRPr="00DE441D">
        <w:t xml:space="preserve">ize </w:t>
      </w:r>
      <w:r>
        <w:t>that</w:t>
      </w:r>
      <w:r w:rsidRPr="00DE441D">
        <w:t xml:space="preserve"> specifies particle grainsize.  Values may be reported using absolute measurements (</w:t>
      </w:r>
      <w:r w:rsidR="00797CDE" w:rsidRPr="00DE441D">
        <w:t>e.g.</w:t>
      </w:r>
      <w:r w:rsidRPr="00DE441D">
        <w:t>: range, mean, median, mode, maximum</w:t>
      </w:r>
      <w:r w:rsidR="0067785F">
        <w:t>).</w:t>
      </w:r>
    </w:p>
    <w:p w14:paraId="5B3BEB1A" w14:textId="710280F8" w:rsidR="00DE441D" w:rsidRPr="0067785F" w:rsidRDefault="00DE441D" w:rsidP="0067785F">
      <w:pPr>
        <w:pStyle w:val="Heading5"/>
        <w:rPr>
          <w:lang w:val="en-CA"/>
        </w:rPr>
      </w:pPr>
      <w:r>
        <w:rPr>
          <w:lang w:val="en-CA"/>
        </w:rPr>
        <w:t>s</w:t>
      </w:r>
      <w:r w:rsidRPr="00D970E9">
        <w:rPr>
          <w:lang w:val="en-CA"/>
        </w:rPr>
        <w:t>orting</w:t>
      </w:r>
    </w:p>
    <w:p w14:paraId="4FD88E0A" w14:textId="4ED8DF2E" w:rsidR="00DE441D" w:rsidRDefault="00DE441D">
      <w:pPr>
        <w:rPr>
          <w:lang w:val="en-CA"/>
        </w:rPr>
      </w:pPr>
      <w:r>
        <w:rPr>
          <w:lang w:val="en-CA"/>
        </w:rPr>
        <w:t xml:space="preserve">The </w:t>
      </w:r>
      <w:r w:rsidRPr="00484FB5">
        <w:rPr>
          <w:rStyle w:val="Entity"/>
        </w:rPr>
        <w:t>sorting</w:t>
      </w:r>
      <w:r>
        <w:rPr>
          <w:lang w:val="en-CA"/>
        </w:rPr>
        <w:t xml:space="preserve"> </w:t>
      </w:r>
      <w:r w:rsidR="00484FB5">
        <w:rPr>
          <w:lang w:val="en-CA"/>
        </w:rPr>
        <w:t>property (</w:t>
      </w:r>
      <w:r w:rsidR="008F3406">
        <w:rPr>
          <w:rStyle w:val="Entity"/>
        </w:rPr>
        <w:t>SWE::Category</w:t>
      </w:r>
      <w:r>
        <w:rPr>
          <w:lang w:val="en-CA"/>
        </w:rPr>
        <w:t xml:space="preserve">) </w:t>
      </w:r>
      <w:r w:rsidR="0067785F">
        <w:rPr>
          <w:lang w:val="en-CA"/>
        </w:rPr>
        <w:t xml:space="preserve">contains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w:t>
      </w:r>
      <w:r w:rsidRPr="00484FB5">
        <w:rPr>
          <w:rStyle w:val="Entity"/>
        </w:rPr>
        <w:t>CompoundMaterial</w:t>
      </w:r>
      <w:r w:rsidRPr="00DE441D">
        <w:rPr>
          <w:lang w:val="en-CA"/>
        </w:rPr>
        <w:t>. Terminology for sorting in sedimentary rocks is based on the quantitative Graphic Standard Deviation (IGSD) scheme proposed by Folk</w:t>
      </w:r>
      <w:r w:rsidR="00680CF9">
        <w:rPr>
          <w:lang w:val="en-CA"/>
        </w:rPr>
        <w:t xml:space="preserve"> [</w:t>
      </w:r>
      <w:r w:rsidR="00680CF9">
        <w:rPr>
          <w:lang w:val="en-CA"/>
        </w:rPr>
        <w:fldChar w:fldCharType="begin"/>
      </w:r>
      <w:r w:rsidR="00680CF9">
        <w:rPr>
          <w:lang w:val="en-CA"/>
        </w:rPr>
        <w:instrText xml:space="preserve"> REF _Ref458066719 \n \h </w:instrText>
      </w:r>
      <w:r w:rsidR="00680CF9">
        <w:rPr>
          <w:lang w:val="en-CA"/>
        </w:rPr>
      </w:r>
      <w:r w:rsidR="00680CF9">
        <w:rPr>
          <w:lang w:val="en-CA"/>
        </w:rPr>
        <w:fldChar w:fldCharType="separate"/>
      </w:r>
      <w:r w:rsidR="00AD44BE">
        <w:rPr>
          <w:lang w:val="en-CA"/>
        </w:rPr>
        <w:t>5</w:t>
      </w:r>
      <w:r w:rsidR="00680CF9">
        <w:rPr>
          <w:lang w:val="en-CA"/>
        </w:rPr>
        <w:fldChar w:fldCharType="end"/>
      </w:r>
      <w:r w:rsidR="00680CF9">
        <w:rPr>
          <w:lang w:val="en-CA"/>
        </w:rPr>
        <w:t>] [</w:t>
      </w:r>
      <w:r w:rsidR="00680CF9">
        <w:rPr>
          <w:lang w:val="en-CA"/>
        </w:rPr>
        <w:fldChar w:fldCharType="begin"/>
      </w:r>
      <w:r w:rsidR="00680CF9">
        <w:rPr>
          <w:lang w:val="en-CA"/>
        </w:rPr>
        <w:instrText xml:space="preserve"> REF _Ref458066721 \n \h </w:instrText>
      </w:r>
      <w:r w:rsidR="00680CF9">
        <w:rPr>
          <w:lang w:val="en-CA"/>
        </w:rPr>
      </w:r>
      <w:r w:rsidR="00680CF9">
        <w:rPr>
          <w:lang w:val="en-CA"/>
        </w:rPr>
        <w:fldChar w:fldCharType="separate"/>
      </w:r>
      <w:r w:rsidR="00AD44BE">
        <w:rPr>
          <w:lang w:val="en-CA"/>
        </w:rPr>
        <w:t>6</w:t>
      </w:r>
      <w:r w:rsidR="00680CF9">
        <w:rPr>
          <w:lang w:val="en-CA"/>
        </w:rPr>
        <w:fldChar w:fldCharType="end"/>
      </w:r>
      <w:r w:rsidR="00680CF9">
        <w:rPr>
          <w:lang w:val="en-CA"/>
        </w:rPr>
        <w:t>]</w:t>
      </w:r>
      <w:r w:rsidRPr="00DE441D">
        <w:rPr>
          <w:lang w:val="en-CA"/>
        </w:rPr>
        <w:t>.  Example for this attribute may include sedimentary terms such as well sorted and poorly sorted, or igneous terms such as porphyritic, equigranuilar, seriate.</w:t>
      </w:r>
    </w:p>
    <w:p w14:paraId="13061897" w14:textId="2C874D62" w:rsidR="003B691E" w:rsidRPr="0067785F" w:rsidRDefault="003B691E" w:rsidP="0067785F">
      <w:pPr>
        <w:pStyle w:val="Heading5"/>
        <w:rPr>
          <w:lang w:val="en-CA"/>
        </w:rPr>
      </w:pPr>
      <w:r w:rsidRPr="00D970E9">
        <w:rPr>
          <w:lang w:val="en-CA"/>
        </w:rPr>
        <w:t>sourceOrganism</w:t>
      </w:r>
    </w:p>
    <w:p w14:paraId="2C6007F3" w14:textId="5AE9AC68" w:rsidR="003B691E" w:rsidRDefault="003B691E">
      <w:r>
        <w:t xml:space="preserve">The </w:t>
      </w:r>
      <w:r w:rsidRPr="00484FB5">
        <w:rPr>
          <w:rStyle w:val="Entity"/>
        </w:rPr>
        <w:t>sourceOrganism</w:t>
      </w:r>
      <w:r>
        <w:t xml:space="preserve"> property </w:t>
      </w:r>
      <w:r w:rsidR="0067785F">
        <w:t>is</w:t>
      </w:r>
      <w:r>
        <w:t xml:space="preserve"> an association between a </w:t>
      </w:r>
      <w:r w:rsidRPr="00484FB5">
        <w:rPr>
          <w:rStyle w:val="Entity"/>
        </w:rPr>
        <w:t>ParticleGeometryDescription</w:t>
      </w:r>
      <w:r>
        <w:t xml:space="preserve"> and an </w:t>
      </w:r>
      <w:r w:rsidRPr="00484FB5">
        <w:rPr>
          <w:rStyle w:val="Entity"/>
        </w:rPr>
        <w:t>Organism</w:t>
      </w:r>
      <w:r w:rsidRPr="003B691E">
        <w:t xml:space="preserve">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Heading4"/>
      </w:pPr>
      <w:bookmarkStart w:id="767" w:name="BKM_D2D5D1B2_3FF4_4650_95E3_DA08EE4A7DFF"/>
      <w:bookmarkStart w:id="768" w:name="BKM_7D2E3FD4_C90D_40DB_8BA1_3E5458C981C0"/>
      <w:bookmarkStart w:id="769" w:name="BKM_13EF909A_AB70_4901_8CA1_C3BA3F992378"/>
      <w:bookmarkStart w:id="770" w:name="BKM_A7128990_6B6B_49DD_9D88_9E8D7207A879"/>
      <w:bookmarkStart w:id="771" w:name="BKM_92F07FBA_BBCD_4C39_9112_B2569C6076C8"/>
      <w:bookmarkStart w:id="772" w:name="BKM_02F24C6F_6A70_4304_88F6_978891E8D391"/>
      <w:bookmarkEnd w:id="767"/>
      <w:bookmarkEnd w:id="768"/>
      <w:bookmarkEnd w:id="769"/>
      <w:bookmarkEnd w:id="770"/>
      <w:bookmarkEnd w:id="771"/>
      <w:bookmarkEnd w:id="772"/>
      <w:r w:rsidRPr="00E66A9E">
        <w:t>ConstituentPart</w:t>
      </w:r>
    </w:p>
    <w:p w14:paraId="33C81500" w14:textId="77777777" w:rsidR="00A052E8" w:rsidRDefault="00A052E8" w:rsidP="00E66A9E"/>
    <w:p w14:paraId="40C56803" w14:textId="77777777" w:rsidR="00A052E8" w:rsidRDefault="00A052E8" w:rsidP="00A052E8">
      <w:pPr>
        <w:keepNext/>
      </w:pPr>
      <w:r>
        <w:rPr>
          <w:noProof/>
          <w:lang w:val="en-AU" w:eastAsia="en-AU"/>
        </w:rPr>
        <w:lastRenderedPageBreak/>
        <w:drawing>
          <wp:inline distT="0" distB="0" distL="0" distR="0" wp14:anchorId="3EF7CEB5" wp14:editId="0BBEC9FD">
            <wp:extent cx="5486400" cy="6317462"/>
            <wp:effectExtent l="0" t="0" r="0" b="7620"/>
            <wp:docPr id="490" name="Imag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6317462"/>
                    </a:xfrm>
                    <a:prstGeom prst="rect">
                      <a:avLst/>
                    </a:prstGeom>
                    <a:noFill/>
                    <a:ln>
                      <a:noFill/>
                    </a:ln>
                  </pic:spPr>
                </pic:pic>
              </a:graphicData>
            </a:graphic>
          </wp:inline>
        </w:drawing>
      </w:r>
    </w:p>
    <w:p w14:paraId="1DDA608B" w14:textId="353F699A" w:rsidR="00A052E8" w:rsidRDefault="00A052E8" w:rsidP="00A052E8">
      <w:pPr>
        <w:pStyle w:val="Caption"/>
      </w:pPr>
      <w:r>
        <w:t xml:space="preserve">Figure </w:t>
      </w:r>
      <w:r>
        <w:fldChar w:fldCharType="begin"/>
      </w:r>
      <w:r>
        <w:instrText xml:space="preserve"> SEQ Figure \* ARABIC </w:instrText>
      </w:r>
      <w:r>
        <w:fldChar w:fldCharType="separate"/>
      </w:r>
      <w:r w:rsidR="00AD44BE">
        <w:rPr>
          <w:noProof/>
        </w:rPr>
        <w:t>43</w:t>
      </w:r>
      <w:r>
        <w:fldChar w:fldCharType="end"/>
      </w:r>
      <w:r>
        <w:t xml:space="preserve"> : ConstituentPart context diagram</w:t>
      </w:r>
    </w:p>
    <w:p w14:paraId="58AC1117" w14:textId="75BBDFC4" w:rsidR="00E66A9E" w:rsidRDefault="00E42D7C" w:rsidP="00E66A9E">
      <w:r>
        <w:t xml:space="preserve">The </w:t>
      </w:r>
      <w:r w:rsidRPr="00E42D7C">
        <w:rPr>
          <w:rStyle w:val="Entity"/>
        </w:rPr>
        <w:t>Constituent</w:t>
      </w:r>
      <w:r w:rsidR="00E66A9E" w:rsidRPr="00E42D7C">
        <w:rPr>
          <w:rStyle w:val="Entity"/>
        </w:rPr>
        <w:t>Part</w:t>
      </w:r>
      <w:r w:rsidR="00E66A9E">
        <w:t xml:space="preserve"> </w:t>
      </w:r>
      <w:r>
        <w:t>class describes how Earth m</w:t>
      </w:r>
      <w:r w:rsidR="00E66A9E">
        <w:t>aterials</w:t>
      </w:r>
      <w:r>
        <w:t xml:space="preserve"> may be made up of other Earth m</w:t>
      </w:r>
      <w:r w:rsidR="00E66A9E">
        <w:t>aterials, including the proportion of the constituent part in the whole (</w:t>
      </w:r>
      <w:r w:rsidR="00797CDE">
        <w:t>e.g.</w:t>
      </w:r>
      <w:r w:rsidR="00E66A9E">
        <w:t xml:space="preserve">: 20%, minor, dominant); </w:t>
      </w:r>
      <w:r w:rsidR="00D16D48">
        <w:t xml:space="preserve">and </w:t>
      </w:r>
      <w:r w:rsidR="00E66A9E">
        <w:t>the role that the constituent plays in the whole (</w:t>
      </w:r>
      <w:r w:rsidR="00797CDE">
        <w:t>e.g.</w:t>
      </w:r>
      <w:r w:rsidR="00E66A9E">
        <w:t xml:space="preserve">: matrix, groundmass, framework, phenocryst, xenolith, vein). </w:t>
      </w:r>
    </w:p>
    <w:p w14:paraId="5C188B7A" w14:textId="6E09D3F7" w:rsidR="00E66A9E" w:rsidRDefault="00E66A9E" w:rsidP="00E66A9E">
      <w:r>
        <w:t>The distinction between "</w:t>
      </w:r>
      <w:r w:rsidRPr="00F47ED7">
        <w:rPr>
          <w:rStyle w:val="Entity"/>
        </w:rPr>
        <w:t>role</w:t>
      </w:r>
      <w:r>
        <w:t>" and "</w:t>
      </w:r>
      <w:r w:rsidRPr="00F47ED7">
        <w:rPr>
          <w:rStyle w:val="Entity"/>
        </w:rPr>
        <w:t>particleType</w:t>
      </w:r>
      <w:r>
        <w:t xml:space="preserve">" is subtle.  An operational test is that </w:t>
      </w:r>
      <w:r w:rsidR="00EA6BB5">
        <w:rPr>
          <w:rStyle w:val="Entity"/>
        </w:rPr>
        <w:t>particle</w:t>
      </w:r>
      <w:r w:rsidRPr="00F47ED7">
        <w:rPr>
          <w:rStyle w:val="Entity"/>
        </w:rPr>
        <w:t>Type</w:t>
      </w:r>
      <w:r>
        <w:t xml:space="preserve"> may be determined independent of relationship between particles in the aggregation, whereas role requires consideration of the relationship to other particles. A </w:t>
      </w:r>
      <w:r>
        <w:lastRenderedPageBreak/>
        <w:t xml:space="preserve">particle may be identified as clast, independent of its material composition, and independent of its relationship to other grains in a rock. The term 'floating clast' is a </w:t>
      </w:r>
      <w:r w:rsidRPr="00F47ED7">
        <w:rPr>
          <w:rStyle w:val="Entity"/>
        </w:rPr>
        <w:t>role</w:t>
      </w:r>
      <w:r>
        <w:t xml:space="preserve">, because it is dependent on the relationship 'not in contact with other clasts'. </w:t>
      </w:r>
      <w:r w:rsidR="00D16D48">
        <w:t>Readers should c</w:t>
      </w:r>
      <w:r>
        <w:t>onsider Dunham's textural classification of carbonate rocks (wackestone, packstone, grainstone...) in the description of carbonate rocks</w:t>
      </w:r>
      <w:r w:rsidR="00680CF9">
        <w:t xml:space="preserve"> [</w:t>
      </w:r>
      <w:r w:rsidR="00680CF9">
        <w:fldChar w:fldCharType="begin"/>
      </w:r>
      <w:r w:rsidR="00680CF9">
        <w:instrText xml:space="preserve"> REF _Ref458066747 \n \h </w:instrText>
      </w:r>
      <w:r w:rsidR="00680CF9">
        <w:fldChar w:fldCharType="separate"/>
      </w:r>
      <w:r w:rsidR="00AD44BE">
        <w:t>4</w:t>
      </w:r>
      <w:r w:rsidR="00680CF9">
        <w:fldChar w:fldCharType="end"/>
      </w:r>
      <w:r w:rsidR="00680CF9">
        <w:t>]</w:t>
      </w:r>
      <w:r>
        <w:t>.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54F3EC68" w14:textId="70C92DC6" w:rsidR="00D16D48" w:rsidRPr="0067785F" w:rsidRDefault="00D16D48" w:rsidP="0067785F">
      <w:pPr>
        <w:pStyle w:val="Heading5"/>
        <w:rPr>
          <w:lang w:val="en-CA"/>
        </w:rPr>
      </w:pPr>
      <w:bookmarkStart w:id="773" w:name="BKM_D2385579_8CEC_41FC_ACD0_1242C0AEF96E"/>
      <w:bookmarkEnd w:id="773"/>
      <w:r>
        <w:rPr>
          <w:lang w:val="en-CA"/>
        </w:rPr>
        <w:t>role</w:t>
      </w:r>
    </w:p>
    <w:p w14:paraId="3E1D77AF" w14:textId="71991119" w:rsidR="00D16D48" w:rsidRDefault="00D16D48" w:rsidP="00D20646">
      <w:pPr>
        <w:rPr>
          <w:lang w:val="en-CA"/>
        </w:rPr>
      </w:pPr>
      <w:r>
        <w:rPr>
          <w:lang w:val="en-CA"/>
        </w:rPr>
        <w:t xml:space="preserve">The </w:t>
      </w:r>
      <w:r w:rsidRPr="00FB5E7B">
        <w:rPr>
          <w:rStyle w:val="Entity"/>
        </w:rPr>
        <w:t>role: ConstituentPartRoleTerm</w:t>
      </w:r>
      <w:r>
        <w:rPr>
          <w:lang w:val="en-CA"/>
        </w:rPr>
        <w:t xml:space="preserve"> property contain</w:t>
      </w:r>
      <w:r w:rsidR="0067785F">
        <w:rPr>
          <w:lang w:val="en-CA"/>
        </w:rPr>
        <w:t>s</w:t>
      </w:r>
      <w:r>
        <w:rPr>
          <w:lang w:val="en-CA"/>
        </w:rPr>
        <w:t xml:space="preserve"> a term from a controlled vocabulary that describes t</w:t>
      </w:r>
      <w:r w:rsidRPr="00D16D48">
        <w:rPr>
          <w:lang w:val="en-CA"/>
        </w:rPr>
        <w:t xml:space="preserve">he role a </w:t>
      </w:r>
      <w:r w:rsidRPr="00FB5E7B">
        <w:rPr>
          <w:rStyle w:val="Entity"/>
        </w:rPr>
        <w:t>ConstituentPart</w:t>
      </w:r>
      <w:r w:rsidRPr="00D16D48">
        <w:rPr>
          <w:lang w:val="en-CA"/>
        </w:rPr>
        <w:t xml:space="preserve"> plays in a </w:t>
      </w:r>
      <w:r w:rsidRPr="00FB5E7B">
        <w:rPr>
          <w:rStyle w:val="Entity"/>
        </w:rPr>
        <w:t>CompoundMaterial</w:t>
      </w:r>
      <w:r w:rsidRPr="00D16D48">
        <w:rPr>
          <w:lang w:val="en-CA"/>
        </w:rPr>
        <w:t xml:space="preserve"> aggregation. The same </w:t>
      </w:r>
      <w:r w:rsidRPr="00FB5E7B">
        <w:rPr>
          <w:rStyle w:val="Entity"/>
        </w:rPr>
        <w:t>EarthMaterial</w:t>
      </w:r>
      <w:r w:rsidRPr="00D16D48">
        <w:rPr>
          <w:lang w:val="en-CA"/>
        </w:rPr>
        <w:t xml:space="preserve"> may occur as different </w:t>
      </w:r>
      <w:r w:rsidRPr="00FB5E7B">
        <w:rPr>
          <w:rStyle w:val="Entity"/>
        </w:rPr>
        <w:t>ConstituentParts</w:t>
      </w:r>
      <w:r w:rsidRPr="00D16D48">
        <w:rPr>
          <w:lang w:val="en-CA"/>
        </w:rPr>
        <w:t xml:space="preserve"> playing different roles within </w:t>
      </w:r>
      <w:r w:rsidR="00EC59A6">
        <w:rPr>
          <w:lang w:val="en-CA"/>
        </w:rPr>
        <w:t>one</w:t>
      </w:r>
      <w:r w:rsidRPr="00D16D48">
        <w:rPr>
          <w:lang w:val="en-CA"/>
        </w:rPr>
        <w:t xml:space="preserve"> </w:t>
      </w:r>
      <w:r w:rsidRPr="00FB5E7B">
        <w:rPr>
          <w:rStyle w:val="Entity"/>
        </w:rPr>
        <w:t>CompoundMaterial</w:t>
      </w:r>
      <w:r w:rsidRPr="00D16D48">
        <w:rPr>
          <w:lang w:val="en-CA"/>
        </w:rPr>
        <w:t>.  For example, feldspar may be present as</w:t>
      </w:r>
      <w:r>
        <w:rPr>
          <w:lang w:val="en-CA"/>
        </w:rPr>
        <w:t xml:space="preserve"> groundmass (</w:t>
      </w:r>
      <w:r w:rsidR="00AC23CF">
        <w:rPr>
          <w:lang w:val="en-CA"/>
        </w:rPr>
        <w:t xml:space="preserve">“groundmass” is </w:t>
      </w:r>
      <w:r>
        <w:rPr>
          <w:lang w:val="en-CA"/>
        </w:rPr>
        <w:t xml:space="preserve">a </w:t>
      </w:r>
      <w:r w:rsidRPr="00FB5E7B">
        <w:rPr>
          <w:rStyle w:val="Entity"/>
        </w:rPr>
        <w:t>ConstituentPart</w:t>
      </w:r>
      <w:r w:rsidR="00AC23CF" w:rsidRPr="00FB5E7B">
        <w:rPr>
          <w:rStyle w:val="Entity"/>
        </w:rPr>
        <w:t>::</w:t>
      </w:r>
      <w:r w:rsidRPr="00FB5E7B">
        <w:rPr>
          <w:rStyle w:val="Entity"/>
        </w:rPr>
        <w:t>role</w:t>
      </w:r>
      <w:r w:rsidRPr="00D16D48">
        <w:rPr>
          <w:lang w:val="en-CA"/>
        </w:rPr>
        <w:t>) and as p</w:t>
      </w:r>
      <w:r>
        <w:rPr>
          <w:lang w:val="en-CA"/>
        </w:rPr>
        <w:t xml:space="preserve">henocrysts </w:t>
      </w:r>
      <w:r w:rsidR="00AC23CF">
        <w:rPr>
          <w:lang w:val="en-CA"/>
        </w:rPr>
        <w:t>(“phenocryst” is another</w:t>
      </w:r>
      <w:r>
        <w:rPr>
          <w:lang w:val="en-CA"/>
        </w:rPr>
        <w:t xml:space="preserve"> </w:t>
      </w:r>
      <w:r w:rsidRPr="00FB5E7B">
        <w:rPr>
          <w:rStyle w:val="Entity"/>
        </w:rPr>
        <w:t>ConstituentPart</w:t>
      </w:r>
      <w:r w:rsidR="00AC23CF" w:rsidRPr="00FB5E7B">
        <w:rPr>
          <w:rStyle w:val="Entity"/>
        </w:rPr>
        <w:t>::</w:t>
      </w:r>
      <w:r w:rsidRPr="00FB5E7B">
        <w:rPr>
          <w:rStyle w:val="Entity"/>
        </w:rPr>
        <w:t>role</w:t>
      </w:r>
      <w:r w:rsidRPr="00D16D48">
        <w:rPr>
          <w:lang w:val="en-CA"/>
        </w:rPr>
        <w:t>) within a single igneous rock.</w:t>
      </w:r>
    </w:p>
    <w:p w14:paraId="6ABD01A4" w14:textId="14B404D9" w:rsidR="00D16D48" w:rsidRPr="0067785F" w:rsidRDefault="00AC23CF" w:rsidP="0067785F">
      <w:pPr>
        <w:pStyle w:val="Heading5"/>
        <w:rPr>
          <w:lang w:val="en-CA"/>
        </w:rPr>
      </w:pPr>
      <w:r>
        <w:rPr>
          <w:lang w:val="en-CA"/>
        </w:rPr>
        <w:t>p</w:t>
      </w:r>
      <w:r w:rsidR="00D16D48" w:rsidRPr="00D16D48">
        <w:rPr>
          <w:lang w:val="en-CA"/>
        </w:rPr>
        <w:t>roportion</w:t>
      </w:r>
    </w:p>
    <w:p w14:paraId="6ECBC4A2" w14:textId="69358E5D" w:rsidR="00D16D48" w:rsidRDefault="00D16D48" w:rsidP="00D20646">
      <w:pPr>
        <w:rPr>
          <w:lang w:val="en-CA"/>
        </w:rPr>
      </w:pPr>
      <w:r>
        <w:rPr>
          <w:lang w:val="en-CA"/>
        </w:rPr>
        <w:t xml:space="preserve">The </w:t>
      </w:r>
      <w:r w:rsidRPr="00FB5E7B">
        <w:rPr>
          <w:rStyle w:val="Entity"/>
        </w:rPr>
        <w:t>proportion</w:t>
      </w:r>
      <w:r>
        <w:rPr>
          <w:lang w:val="en-CA"/>
        </w:rPr>
        <w:t xml:space="preserve"> property (</w:t>
      </w:r>
      <w:r w:rsidR="00253146" w:rsidRPr="00FB5E7B">
        <w:rPr>
          <w:rStyle w:val="Entity"/>
        </w:rPr>
        <w:t>SWE::Quantity</w:t>
      </w:r>
      <w:r w:rsidRPr="00FB5E7B">
        <w:rPr>
          <w:rStyle w:val="Entity"/>
        </w:rPr>
        <w:t>Range</w:t>
      </w:r>
      <w:r>
        <w:rPr>
          <w:lang w:val="en-CA"/>
        </w:rPr>
        <w:t>) report</w:t>
      </w:r>
      <w:r w:rsidR="0067785F">
        <w:rPr>
          <w:lang w:val="en-CA"/>
        </w:rPr>
        <w:t>s</w:t>
      </w:r>
      <w:r>
        <w:rPr>
          <w:lang w:val="en-CA"/>
        </w:rPr>
        <w:t xml:space="preserve">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w:t>
      </w:r>
      <w:r w:rsidRPr="00FB5E7B">
        <w:rPr>
          <w:rStyle w:val="Entity"/>
        </w:rPr>
        <w:t>ConstituentPart</w:t>
      </w:r>
      <w:r w:rsidRPr="00D16D48">
        <w:rPr>
          <w:lang w:val="en-CA"/>
        </w:rPr>
        <w:t xml:space="preserve"> portion in a </w:t>
      </w:r>
      <w:r w:rsidRPr="00FB5E7B">
        <w:rPr>
          <w:rStyle w:val="Entity"/>
        </w:rPr>
        <w:t>CompoundMaterial</w:t>
      </w:r>
      <w:r w:rsidRPr="00D16D48">
        <w:rPr>
          <w:lang w:val="en-CA"/>
        </w:rPr>
        <w:t xml:space="preserve">. </w:t>
      </w:r>
      <w:r>
        <w:rPr>
          <w:lang w:val="en-CA"/>
        </w:rPr>
        <w:t xml:space="preserve"> It</w:t>
      </w:r>
      <w:r w:rsidRPr="00D16D48">
        <w:rPr>
          <w:lang w:val="en-CA"/>
        </w:rPr>
        <w:t xml:space="preserve"> specifies the fraction of the </w:t>
      </w:r>
      <w:r w:rsidRPr="00FB5E7B">
        <w:rPr>
          <w:rStyle w:val="Entity"/>
        </w:rPr>
        <w:t>EarthMaterial</w:t>
      </w:r>
      <w:r w:rsidRPr="00D16D48">
        <w:rPr>
          <w:lang w:val="en-CA"/>
        </w:rPr>
        <w:t xml:space="preserve"> formed by the part (</w:t>
      </w:r>
      <w:r w:rsidR="00797CDE" w:rsidRPr="00D16D48">
        <w:rPr>
          <w:lang w:val="en-CA"/>
        </w:rPr>
        <w:t>e.g.</w:t>
      </w:r>
      <w:r w:rsidRPr="00D16D48">
        <w:rPr>
          <w:lang w:val="en-CA"/>
        </w:rPr>
        <w:t>: 20%, minor, dominant)</w:t>
      </w:r>
      <w:r>
        <w:rPr>
          <w:lang w:val="en-CA"/>
        </w:rPr>
        <w:t>.</w:t>
      </w:r>
    </w:p>
    <w:p w14:paraId="3156E009" w14:textId="1AD652FC" w:rsidR="00CB122C" w:rsidRPr="0067785F" w:rsidRDefault="00D16D48" w:rsidP="00D20646">
      <w:pPr>
        <w:pStyle w:val="Heading5"/>
        <w:rPr>
          <w:lang w:val="en-CA"/>
        </w:rPr>
      </w:pPr>
      <w:r w:rsidRPr="00D16D48">
        <w:rPr>
          <w:lang w:val="en-CA"/>
        </w:rPr>
        <w:t>constituentMaterial</w:t>
      </w:r>
    </w:p>
    <w:p w14:paraId="5C94F73F" w14:textId="09CE0FB0" w:rsidR="00D16D48" w:rsidRDefault="00D16D48" w:rsidP="00D20646">
      <w:pPr>
        <w:rPr>
          <w:lang w:val="en-CA"/>
        </w:rPr>
      </w:pPr>
      <w:r>
        <w:rPr>
          <w:lang w:val="en-CA"/>
        </w:rPr>
        <w:t xml:space="preserve">The </w:t>
      </w:r>
      <w:r w:rsidRPr="00FB5E7B">
        <w:rPr>
          <w:rStyle w:val="Entity"/>
        </w:rPr>
        <w:t>constituentMaterial</w:t>
      </w:r>
      <w:r>
        <w:rPr>
          <w:lang w:val="en-CA"/>
        </w:rPr>
        <w:t xml:space="preserve"> property </w:t>
      </w:r>
      <w:r w:rsidR="0067785F">
        <w:rPr>
          <w:lang w:val="en-CA"/>
        </w:rPr>
        <w:t>is</w:t>
      </w:r>
      <w:r>
        <w:rPr>
          <w:lang w:val="en-CA"/>
        </w:rPr>
        <w:t xml:space="preserve"> an association between a </w:t>
      </w:r>
      <w:r w:rsidRPr="00FB5E7B">
        <w:rPr>
          <w:rStyle w:val="Entity"/>
        </w:rPr>
        <w:t>ConstituentPart</w:t>
      </w:r>
      <w:r>
        <w:rPr>
          <w:lang w:val="en-CA"/>
        </w:rPr>
        <w:t xml:space="preserve"> and an </w:t>
      </w:r>
      <w:r w:rsidRPr="00FB5E7B">
        <w:rPr>
          <w:rStyle w:val="Entity"/>
        </w:rPr>
        <w:t>EarthMaterial</w:t>
      </w:r>
      <w:r>
        <w:rPr>
          <w:lang w:val="en-CA"/>
        </w:rPr>
        <w:t xml:space="preserve"> that s</w:t>
      </w:r>
      <w:r w:rsidRPr="00D16D48">
        <w:rPr>
          <w:lang w:val="en-CA"/>
        </w:rPr>
        <w:t xml:space="preserve">pecifies the </w:t>
      </w:r>
      <w:r w:rsidRPr="00FB5E7B">
        <w:rPr>
          <w:rStyle w:val="Entity"/>
        </w:rPr>
        <w:t>EarthMaterial</w:t>
      </w:r>
      <w:r w:rsidRPr="00D16D48">
        <w:rPr>
          <w:lang w:val="en-CA"/>
        </w:rPr>
        <w:t xml:space="preserve"> that is forming the </w:t>
      </w:r>
      <w:r w:rsidRPr="00FB5E7B">
        <w:rPr>
          <w:rStyle w:val="Entity"/>
        </w:rPr>
        <w:t>ConstituentPart</w:t>
      </w:r>
      <w:r>
        <w:rPr>
          <w:lang w:val="en-CA"/>
        </w:rPr>
        <w:t>.</w:t>
      </w:r>
    </w:p>
    <w:p w14:paraId="5849D37D" w14:textId="77777777" w:rsidR="008E4068" w:rsidRDefault="008E4068" w:rsidP="00AE357E">
      <w:bookmarkStart w:id="774" w:name="BKM_C5A88E79_2FB3_4893_8914_60419C00F2D2"/>
      <w:bookmarkStart w:id="775" w:name="BKM_A4F3FCE3_772C_4588_A2A4_96535416D1B6"/>
      <w:bookmarkEnd w:id="774"/>
      <w:bookmarkEnd w:id="775"/>
    </w:p>
    <w:p w14:paraId="2343428C" w14:textId="59DBA3B7" w:rsidR="008E4068" w:rsidRDefault="003A479F" w:rsidP="003A479F">
      <w:pPr>
        <w:pStyle w:val="Heading4"/>
      </w:pPr>
      <w:r>
        <w:t>Fabric Description</w:t>
      </w:r>
    </w:p>
    <w:p w14:paraId="683123E5" w14:textId="77777777" w:rsidR="003A479F" w:rsidRDefault="003A479F" w:rsidP="003A479F"/>
    <w:p w14:paraId="20F0A6D9" w14:textId="5E8ADA27" w:rsidR="003A479F" w:rsidRDefault="003A479F" w:rsidP="003A479F">
      <w:r>
        <w:t xml:space="preserve">The </w:t>
      </w:r>
      <w:r w:rsidRPr="00FB5E7B">
        <w:rPr>
          <w:rStyle w:val="Entity"/>
        </w:rPr>
        <w:t>FabricDescription</w:t>
      </w:r>
      <w:r>
        <w:t xml:space="preserve"> </w:t>
      </w:r>
      <w:r w:rsidR="00656751">
        <w:t xml:space="preserve">Data Type </w:t>
      </w:r>
      <w:r>
        <w:t xml:space="preserve">describes all types of fabrics associated with a </w:t>
      </w:r>
      <w:r w:rsidRPr="00FB5E7B">
        <w:rPr>
          <w:rStyle w:val="Entity"/>
        </w:rPr>
        <w:t>CompoundMaterial</w:t>
      </w:r>
      <w:r>
        <w:t xml:space="preserve"> (</w:t>
      </w:r>
      <w:r w:rsidR="00797CDE">
        <w:t>i.e.</w:t>
      </w:r>
      <w:r>
        <w:t xml:space="preserve">, tectonic, metamorphic, sedimentary, igneous fabrics or textures).  It denotes a pattern, defined by one or more </w:t>
      </w:r>
      <w:r w:rsidRPr="00FB5E7B">
        <w:rPr>
          <w:rStyle w:val="Entity"/>
        </w:rPr>
        <w:t>CompoundMaterial</w:t>
      </w:r>
      <w:r>
        <w:t xml:space="preserve"> constituents, that is present throughout a rock body when considered at some scale.  </w:t>
      </w:r>
      <w:r w:rsidRPr="00FB5E7B">
        <w:rPr>
          <w:rStyle w:val="Entity"/>
        </w:rPr>
        <w:t>FabricDescription</w:t>
      </w:r>
      <w:r>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t>, and are repeated at distances that are small relative to the scale of the whole, such that they can be considered to pervade the whole uniformly (</w:t>
      </w:r>
      <w:r w:rsidR="00680CF9">
        <w:t>[</w:t>
      </w:r>
      <w:r w:rsidR="00680CF9">
        <w:fldChar w:fldCharType="begin"/>
      </w:r>
      <w:r w:rsidR="00680CF9">
        <w:instrText xml:space="preserve"> REF _Ref458066787 \n \h </w:instrText>
      </w:r>
      <w:r w:rsidR="00680CF9">
        <w:fldChar w:fldCharType="separate"/>
      </w:r>
      <w:r w:rsidR="00AD44BE">
        <w:t>19</w:t>
      </w:r>
      <w:r w:rsidR="00680CF9">
        <w:fldChar w:fldCharType="end"/>
      </w:r>
      <w:r w:rsidR="00680CF9">
        <w:t xml:space="preserve">] </w:t>
      </w:r>
      <w:r>
        <w:t xml:space="preserve">p. 21-24; </w:t>
      </w:r>
      <w:r w:rsidR="00680CF9">
        <w:t>[</w:t>
      </w:r>
      <w:r w:rsidR="00680CF9">
        <w:fldChar w:fldCharType="begin"/>
      </w:r>
      <w:r w:rsidR="00680CF9">
        <w:instrText xml:space="preserve"> REF _Ref458066806 \n \h </w:instrText>
      </w:r>
      <w:r w:rsidR="00680CF9">
        <w:fldChar w:fldCharType="separate"/>
      </w:r>
      <w:r w:rsidR="00AD44BE">
        <w:t>7</w:t>
      </w:r>
      <w:r w:rsidR="00680CF9">
        <w:fldChar w:fldCharType="end"/>
      </w:r>
      <w:r w:rsidR="00680CF9">
        <w:t>]</w:t>
      </w:r>
      <w:r>
        <w:t xml:space="preserve"> p. 73; [</w:t>
      </w:r>
      <w:r w:rsidR="00680CF9">
        <w:fldChar w:fldCharType="begin"/>
      </w:r>
      <w:r w:rsidR="00680CF9">
        <w:instrText xml:space="preserve"> REF _Ref458066676 \n \h </w:instrText>
      </w:r>
      <w:r w:rsidR="00680CF9">
        <w:fldChar w:fldCharType="separate"/>
      </w:r>
      <w:r w:rsidR="00AD44BE">
        <w:t>10</w:t>
      </w:r>
      <w:r w:rsidR="00680CF9">
        <w:fldChar w:fldCharType="end"/>
      </w:r>
      <w:r w:rsidR="00680CF9">
        <w:t>],</w:t>
      </w:r>
      <w:r>
        <w:t>[</w:t>
      </w:r>
      <w:r w:rsidR="00680CF9">
        <w:fldChar w:fldCharType="begin"/>
      </w:r>
      <w:r w:rsidR="00680CF9">
        <w:instrText xml:space="preserve"> REF _Ref458066762 \n \h </w:instrText>
      </w:r>
      <w:r w:rsidR="00680CF9">
        <w:fldChar w:fldCharType="separate"/>
      </w:r>
      <w:r w:rsidR="00AD44BE">
        <w:t>15</w:t>
      </w:r>
      <w:r w:rsidR="00680CF9">
        <w:fldChar w:fldCharType="end"/>
      </w:r>
      <w:r>
        <w:t xml:space="preserve">]). </w:t>
      </w:r>
    </w:p>
    <w:p w14:paraId="12A9B2A0" w14:textId="064A5B46" w:rsidR="003A479F" w:rsidRPr="00FF0DC1" w:rsidRDefault="003A479F" w:rsidP="003A479F">
      <w:pPr>
        <w:rPr>
          <w:lang w:val="en-CA"/>
        </w:rPr>
      </w:pPr>
      <w:r w:rsidRPr="00FB5E7B">
        <w:rPr>
          <w:rStyle w:val="Entity"/>
        </w:rPr>
        <w:t>FabricDescription</w:t>
      </w:r>
      <w:r>
        <w:t xml:space="preserve"> </w:t>
      </w:r>
      <w:r w:rsidR="00FB5E7B">
        <w:t xml:space="preserve">is distinguished from </w:t>
      </w:r>
      <w:r w:rsidR="00FB5E7B" w:rsidRPr="00FB5E7B">
        <w:rPr>
          <w:rStyle w:val="Entity"/>
        </w:rPr>
        <w:t>Particle</w:t>
      </w:r>
      <w:r w:rsidRPr="00FB5E7B">
        <w:rPr>
          <w:rStyle w:val="Entity"/>
        </w:rPr>
        <w:t>Geometry</w:t>
      </w:r>
      <w:r>
        <w:t xml:space="preserve"> based on the criteria that </w:t>
      </w:r>
      <w:r w:rsidR="004A04F6">
        <w:t>p</w:t>
      </w:r>
      <w:r>
        <w:t xml:space="preserve">article </w:t>
      </w:r>
      <w:r w:rsidR="004A04F6">
        <w:t>g</w:t>
      </w:r>
      <w:r>
        <w:t xml:space="preserve">eometry is preserved if a </w:t>
      </w:r>
      <w:r w:rsidRPr="00FB5E7B">
        <w:rPr>
          <w:rStyle w:val="Entity"/>
        </w:rPr>
        <w:t>CompoundMaterial</w:t>
      </w:r>
      <w:r>
        <w:t xml:space="preserve"> is disaggregated, while </w:t>
      </w:r>
      <w:r w:rsidRPr="00FB5E7B">
        <w:rPr>
          <w:rStyle w:val="Entity"/>
        </w:rPr>
        <w:t>FabricDescription</w:t>
      </w:r>
      <w:r>
        <w:t xml:space="preserve"> is not defined if the material is disaggr</w:t>
      </w:r>
      <w:r w:rsidRPr="00FF0DC1">
        <w:rPr>
          <w:lang w:val="en-CA"/>
        </w:rPr>
        <w:t>egated.</w:t>
      </w:r>
    </w:p>
    <w:p w14:paraId="18CFB605" w14:textId="46A4176C" w:rsidR="003A479F" w:rsidRPr="00FF0DC1" w:rsidRDefault="00A052E8" w:rsidP="003A479F">
      <w:pPr>
        <w:keepNext/>
        <w:rPr>
          <w:lang w:val="en-CA"/>
        </w:rPr>
      </w:pPr>
      <w:r>
        <w:rPr>
          <w:noProof/>
          <w:lang w:val="en-AU" w:eastAsia="en-AU"/>
        </w:rPr>
        <w:lastRenderedPageBreak/>
        <w:drawing>
          <wp:inline distT="0" distB="0" distL="0" distR="0" wp14:anchorId="6C732196" wp14:editId="1383E991">
            <wp:extent cx="4065270" cy="3086735"/>
            <wp:effectExtent l="0" t="0" r="0" b="0"/>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5270" cy="3086735"/>
                    </a:xfrm>
                    <a:prstGeom prst="rect">
                      <a:avLst/>
                    </a:prstGeom>
                    <a:noFill/>
                    <a:ln>
                      <a:noFill/>
                    </a:ln>
                  </pic:spPr>
                </pic:pic>
              </a:graphicData>
            </a:graphic>
          </wp:inline>
        </w:drawing>
      </w:r>
    </w:p>
    <w:p w14:paraId="13AEE541" w14:textId="6A4F13F2" w:rsidR="003A479F" w:rsidRPr="006064ED" w:rsidRDefault="003A479F" w:rsidP="003A479F">
      <w:pPr>
        <w:pStyle w:val="Caption"/>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AD44BE">
        <w:rPr>
          <w:noProof/>
          <w:lang w:val="fr-CA"/>
        </w:rPr>
        <w:t>44</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100E2C46" w14:textId="223B425C" w:rsidR="004A04F6" w:rsidRPr="0067785F" w:rsidRDefault="004A04F6" w:rsidP="00D20646">
      <w:pPr>
        <w:pStyle w:val="Heading5"/>
        <w:rPr>
          <w:lang w:val="en-CA"/>
        </w:rPr>
      </w:pPr>
      <w:r w:rsidRPr="00D970E9">
        <w:rPr>
          <w:lang w:val="en-CA"/>
        </w:rPr>
        <w:t>fabricType</w:t>
      </w:r>
    </w:p>
    <w:p w14:paraId="66B9EE24" w14:textId="3E9B3793" w:rsidR="004A04F6" w:rsidRDefault="004A04F6" w:rsidP="00D20646">
      <w:r>
        <w:t xml:space="preserve">The </w:t>
      </w:r>
      <w:r w:rsidRPr="00FB5E7B">
        <w:rPr>
          <w:rStyle w:val="Entity"/>
        </w:rPr>
        <w:t>fabricType:FabricTypeTerm</w:t>
      </w:r>
      <w:r>
        <w:t xml:space="preserve"> property contain</w:t>
      </w:r>
      <w:r w:rsidR="0067785F">
        <w:t>s</w:t>
      </w:r>
      <w:r>
        <w:t xml:space="preserve"> a term from a controlled vocabulary</w:t>
      </w:r>
      <w:r w:rsidRPr="004A04F6">
        <w:t xml:space="preserve"> to denote the type of fabric in the </w:t>
      </w:r>
      <w:r w:rsidRPr="00FB5E7B">
        <w:rPr>
          <w:rStyle w:val="Entity"/>
        </w:rPr>
        <w:t>CompoundMaterial</w:t>
      </w:r>
      <w:r w:rsidRPr="004A04F6">
        <w:t xml:space="preserve"> (</w:t>
      </w:r>
      <w:r w:rsidR="00797CDE" w:rsidRPr="004A04F6">
        <w:t>e.g.</w:t>
      </w:r>
      <w:r w:rsidRPr="004A04F6">
        <w:t xml:space="preserve">, rapikivi texture, autobrecciation, spaced cleavage, porphyroblastic, cross-bedding).  The </w:t>
      </w:r>
      <w:r w:rsidRPr="00FB5E7B">
        <w:rPr>
          <w:rStyle w:val="Entity"/>
        </w:rPr>
        <w:t>fabricType</w:t>
      </w:r>
      <w:r w:rsidRPr="004A04F6">
        <w:t xml:space="preserve"> describes a pattern, defined by one or more </w:t>
      </w:r>
      <w:r w:rsidRPr="00FB5E7B">
        <w:rPr>
          <w:rStyle w:val="Entity"/>
        </w:rPr>
        <w:t>CompoundMaterial</w:t>
      </w:r>
      <w:r w:rsidRPr="004A04F6">
        <w:t xml:space="preserve">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80CF9">
        <w:t>[</w:t>
      </w:r>
      <w:r w:rsidR="00680CF9">
        <w:fldChar w:fldCharType="begin"/>
      </w:r>
      <w:r w:rsidR="00680CF9">
        <w:instrText xml:space="preserve"> REF _Ref458066762 \n \h </w:instrText>
      </w:r>
      <w:r w:rsidR="00680CF9">
        <w:fldChar w:fldCharType="separate"/>
      </w:r>
      <w:r w:rsidR="00AD44BE">
        <w:t>15</w:t>
      </w:r>
      <w:r w:rsidR="00680CF9">
        <w:fldChar w:fldCharType="end"/>
      </w:r>
      <w:r w:rsidR="00680CF9">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776" w:name="BKM_CEE739CE_1DAA_46F5_B493_438C458DE763"/>
      <w:bookmarkStart w:id="777" w:name="BKM_F9869380_E0FA_4E99_89A5_99DF9CC6BB40"/>
      <w:bookmarkEnd w:id="776"/>
      <w:bookmarkEnd w:id="777"/>
      <w:r>
        <w:t>Inorganic fluid</w:t>
      </w:r>
    </w:p>
    <w:p w14:paraId="216E48B8" w14:textId="77777777" w:rsidR="00656751" w:rsidRDefault="00656751" w:rsidP="003A479F"/>
    <w:p w14:paraId="47D3B8EF" w14:textId="1782050E" w:rsidR="003A479F" w:rsidRDefault="003A479F" w:rsidP="003A479F">
      <w:r>
        <w:t>An inorganic</w:t>
      </w:r>
      <w:r w:rsidR="00656751">
        <w:t xml:space="preserve"> fluid</w:t>
      </w:r>
      <w:r w:rsidR="004A04F6">
        <w:t xml:space="preserve"> is a</w:t>
      </w:r>
      <w:r>
        <w:t xml:space="preserve"> non-crystalline </w:t>
      </w:r>
      <w:r w:rsidRPr="00FB5E7B">
        <w:rPr>
          <w:rStyle w:val="Entity"/>
        </w:rPr>
        <w:t>EarthMaterial</w:t>
      </w:r>
      <w:r>
        <w:t xml:space="preserve"> (solid, liquid, or gas) that tends to flow or conform to the shape of its container</w:t>
      </w:r>
      <w:r w:rsidR="00656751">
        <w:t xml:space="preserve"> (examples: water, brine, glass)</w:t>
      </w:r>
      <w:r>
        <w:t>..  By convention liquid mercury is considered a mineral.   This class is an empty placeholder for extension at a later date, or by other domain models.</w:t>
      </w:r>
    </w:p>
    <w:p w14:paraId="69E636DF" w14:textId="77777777" w:rsidR="003A479F" w:rsidRDefault="003A479F" w:rsidP="00AE357E"/>
    <w:p w14:paraId="4C29A535" w14:textId="29DE6813" w:rsidR="003A479F" w:rsidRDefault="00A052E8" w:rsidP="003A479F">
      <w:pPr>
        <w:keepNext/>
      </w:pPr>
      <w:r>
        <w:rPr>
          <w:noProof/>
          <w:lang w:val="en-AU" w:eastAsia="en-AU"/>
        </w:rPr>
        <w:lastRenderedPageBreak/>
        <w:drawing>
          <wp:inline distT="0" distB="0" distL="0" distR="0" wp14:anchorId="4B9939C7" wp14:editId="0EB3FC30">
            <wp:extent cx="2743200" cy="3209290"/>
            <wp:effectExtent l="0" t="0" r="0"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31C59C31"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45</w:t>
      </w:r>
      <w:r w:rsidR="00673E83">
        <w:rPr>
          <w:noProof/>
        </w:rPr>
        <w:fldChar w:fldCharType="end"/>
      </w:r>
      <w:r>
        <w:t>: Inorganic fluid</w:t>
      </w:r>
      <w:r w:rsidR="00CB122C">
        <w:t xml:space="preserve"> context diagram.</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2AC8A38C" w:rsidR="003A479F" w:rsidRDefault="00B11874" w:rsidP="00AE357E">
      <w:r>
        <w:t xml:space="preserve">The </w:t>
      </w:r>
      <w:r w:rsidR="00FB5E7B">
        <w:t xml:space="preserve">data type </w:t>
      </w:r>
      <w:r w:rsidR="009021BE" w:rsidRPr="00FB5E7B">
        <w:rPr>
          <w:rStyle w:val="Entity"/>
        </w:rPr>
        <w:t>MetamorphicDescription</w:t>
      </w:r>
      <w:r w:rsidR="009021BE" w:rsidRPr="009021BE">
        <w:t xml:space="preserve"> describes the character of metamorphism applied to a </w:t>
      </w:r>
      <w:r w:rsidR="009021BE" w:rsidRPr="00FB5E7B">
        <w:rPr>
          <w:rStyle w:val="Entity"/>
        </w:rPr>
        <w:t>CompoundMaterial</w:t>
      </w:r>
      <w:r w:rsidR="009021BE" w:rsidRPr="009021BE">
        <w:t xml:space="preserve"> or </w:t>
      </w:r>
      <w:r w:rsidR="009021BE" w:rsidRPr="00FB5E7B">
        <w:rPr>
          <w:rStyle w:val="Entity"/>
        </w:rPr>
        <w:t>GeologicUnit</w:t>
      </w:r>
      <w:r w:rsidR="009021BE" w:rsidRPr="009021BE">
        <w:t xml:space="preserve">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w:t>
      </w:r>
      <w:r w:rsidR="00FB4793" w:rsidRPr="00FB5E7B">
        <w:rPr>
          <w:rStyle w:val="Entity"/>
        </w:rPr>
        <w:t>MetamorphicDescription</w:t>
      </w:r>
      <w:r w:rsidR="00FB4793">
        <w:t xml:space="preserve"> provides a link to the </w:t>
      </w:r>
      <w:r w:rsidR="00FB4793" w:rsidRPr="00FB5E7B">
        <w:rPr>
          <w:rStyle w:val="Entity"/>
        </w:rPr>
        <w:t>GeologicEven</w:t>
      </w:r>
      <w:r w:rsidR="00797CDE" w:rsidRPr="00FB5E7B">
        <w:rPr>
          <w:rStyle w:val="Entity"/>
        </w:rPr>
        <w:t>t</w:t>
      </w:r>
      <w:r w:rsidR="00FB4793">
        <w:t xml:space="preserve"> associated to the metamorphic event.</w:t>
      </w:r>
    </w:p>
    <w:p w14:paraId="25C51777" w14:textId="139BA7E4" w:rsidR="003A479F" w:rsidRDefault="00A052E8" w:rsidP="003A479F">
      <w:pPr>
        <w:keepNext/>
      </w:pPr>
      <w:r>
        <w:rPr>
          <w:noProof/>
          <w:lang w:val="en-AU" w:eastAsia="en-AU"/>
        </w:rPr>
        <w:lastRenderedPageBreak/>
        <w:drawing>
          <wp:inline distT="0" distB="0" distL="0" distR="0" wp14:anchorId="451F7EC1" wp14:editId="2BB06FEB">
            <wp:extent cx="5486400" cy="5831786"/>
            <wp:effectExtent l="0" t="0" r="0" b="0"/>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831786"/>
                    </a:xfrm>
                    <a:prstGeom prst="rect">
                      <a:avLst/>
                    </a:prstGeom>
                    <a:noFill/>
                    <a:ln>
                      <a:noFill/>
                    </a:ln>
                  </pic:spPr>
                </pic:pic>
              </a:graphicData>
            </a:graphic>
          </wp:inline>
        </w:drawing>
      </w:r>
    </w:p>
    <w:p w14:paraId="57CFA55C" w14:textId="339ACF7A" w:rsidR="003A479F" w:rsidRPr="006064ED" w:rsidRDefault="003A479F" w:rsidP="003A479F">
      <w:pPr>
        <w:pStyle w:val="Caption"/>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AD44BE">
        <w:rPr>
          <w:noProof/>
          <w:lang w:val="fr-CA"/>
        </w:rPr>
        <w:t>46</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660FA01A" w14:textId="2246A0BF" w:rsidR="00B11874" w:rsidRPr="00B11874" w:rsidRDefault="00B11874" w:rsidP="001D1B97">
      <w:pPr>
        <w:pStyle w:val="Heading5"/>
      </w:pPr>
      <w:r w:rsidRPr="00B11874">
        <w:t>metamorphicFacies</w:t>
      </w:r>
    </w:p>
    <w:p w14:paraId="37390CEA" w14:textId="593E4155" w:rsidR="00B11874" w:rsidRDefault="00B11874" w:rsidP="009021BE">
      <w:r>
        <w:t xml:space="preserve">The </w:t>
      </w:r>
      <w:r w:rsidRPr="00FB5E7B">
        <w:rPr>
          <w:rStyle w:val="Entity"/>
        </w:rPr>
        <w:t>metamorphicFacies</w:t>
      </w:r>
      <w:r>
        <w:t xml:space="preserve"> property (</w:t>
      </w:r>
      <w:r w:rsidR="00FB4793" w:rsidRPr="00FB5E7B">
        <w:rPr>
          <w:rStyle w:val="Entity"/>
        </w:rPr>
        <w:t>SWE</w:t>
      </w:r>
      <w:r w:rsidRPr="00FB5E7B">
        <w:rPr>
          <w:rStyle w:val="Entity"/>
        </w:rPr>
        <w:t>:</w:t>
      </w:r>
      <w:r w:rsidR="00325D59">
        <w:rPr>
          <w:rStyle w:val="Entity"/>
        </w:rPr>
        <w:t>:</w:t>
      </w:r>
      <w:r w:rsidRPr="00FB5E7B">
        <w:rPr>
          <w:rStyle w:val="Entity"/>
        </w:rPr>
        <w:t>Category</w:t>
      </w:r>
      <w:r>
        <w:t>) contain</w:t>
      </w:r>
      <w:r w:rsidR="001D1B97">
        <w:t>s</w:t>
      </w:r>
      <w:r>
        <w:t xml:space="preserve">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Heading5"/>
      </w:pPr>
      <w:r w:rsidRPr="00F21FA6">
        <w:t>metamorphicGrade</w:t>
      </w:r>
    </w:p>
    <w:p w14:paraId="0B1DFD96" w14:textId="445D4F37" w:rsidR="00F21FA6" w:rsidRDefault="00F21FA6" w:rsidP="00F21FA6">
      <w:r>
        <w:t xml:space="preserve">The </w:t>
      </w:r>
      <w:r w:rsidRPr="00FB5E7B">
        <w:rPr>
          <w:rStyle w:val="Entity"/>
        </w:rPr>
        <w:t>metamorphicGrade</w:t>
      </w:r>
      <w:r>
        <w:t xml:space="preserve"> property (</w:t>
      </w:r>
      <w:r w:rsidR="00FB4793" w:rsidRPr="00FB5E7B">
        <w:rPr>
          <w:rStyle w:val="Entity"/>
        </w:rPr>
        <w:t>SWE</w:t>
      </w:r>
      <w:r w:rsidR="001D1B97" w:rsidRPr="00FB5E7B">
        <w:rPr>
          <w:rStyle w:val="Entity"/>
        </w:rPr>
        <w:t>:</w:t>
      </w:r>
      <w:r w:rsidR="00325D59">
        <w:rPr>
          <w:rStyle w:val="Entity"/>
        </w:rPr>
        <w:t>:</w:t>
      </w:r>
      <w:r w:rsidR="001D1B97" w:rsidRPr="00FB5E7B">
        <w:rPr>
          <w:rStyle w:val="Entity"/>
        </w:rPr>
        <w:t>Category</w:t>
      </w:r>
      <w:r w:rsidR="001D1B97">
        <w:t>)</w:t>
      </w:r>
      <w:r>
        <w:t xml:space="preserve"> contain</w:t>
      </w:r>
      <w:r w:rsidR="001D1B97">
        <w:t>s</w:t>
      </w:r>
      <w:r>
        <w:t xml:space="preserve"> a term from a controlled vocabulary that indicates the intensity or rank of metamorphism applied to an </w:t>
      </w:r>
      <w:r w:rsidRPr="00FB5E7B">
        <w:rPr>
          <w:rStyle w:val="Entity"/>
        </w:rPr>
        <w:t>EarthMaterial</w:t>
      </w:r>
      <w:r>
        <w:t xml:space="preserve"> (</w:t>
      </w:r>
      <w:r w:rsidR="00797CDE">
        <w:t>e.g.</w:t>
      </w:r>
      <w:r>
        <w:t>: high metamorphic grade, low metamorphic grade).</w:t>
      </w:r>
    </w:p>
    <w:p w14:paraId="009BD2CF" w14:textId="3E0A19A8" w:rsidR="00F21FA6" w:rsidRDefault="00F21FA6" w:rsidP="00F21FA6">
      <w:r>
        <w:lastRenderedPageBreak/>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28C9A59" w14:textId="5062B2A0" w:rsidR="00F21FA6" w:rsidRDefault="00F21FA6" w:rsidP="009021BE">
      <w:pPr>
        <w:pStyle w:val="Heading5"/>
      </w:pPr>
      <w:r w:rsidRPr="00F21FA6">
        <w:t>peakPressureValue</w:t>
      </w:r>
    </w:p>
    <w:p w14:paraId="6DB3E9C2" w14:textId="044FCDA5" w:rsidR="00F21FA6" w:rsidRDefault="00F21FA6" w:rsidP="009021BE">
      <w:r>
        <w:t xml:space="preserve">The </w:t>
      </w:r>
      <w:r w:rsidRPr="00FB5E7B">
        <w:rPr>
          <w:rStyle w:val="Entity"/>
        </w:rPr>
        <w:t>peakPressureValue</w:t>
      </w:r>
      <w:r>
        <w:t xml:space="preserve"> property (</w:t>
      </w:r>
      <w:r w:rsidR="00325D59">
        <w:rPr>
          <w:rStyle w:val="Entity"/>
        </w:rPr>
        <w:t>SWE::</w:t>
      </w:r>
      <w:r w:rsidR="00253146" w:rsidRPr="00FB5E7B">
        <w:rPr>
          <w:rStyle w:val="Entity"/>
        </w:rPr>
        <w:t>Quantity</w:t>
      </w:r>
      <w:r w:rsidR="001D1B97">
        <w:t>)</w:t>
      </w:r>
      <w:r>
        <w:t xml:space="preserve"> report</w:t>
      </w:r>
      <w:r w:rsidR="001D1B97">
        <w:t>s</w:t>
      </w:r>
      <w:r>
        <w:t xml:space="preserve"> a</w:t>
      </w:r>
      <w:r w:rsidRPr="00F21FA6">
        <w:t xml:space="preserve"> numerical value to indicate the estimated pressure at peak metamorphic conditions.</w:t>
      </w:r>
    </w:p>
    <w:p w14:paraId="50495A0B" w14:textId="1093CE9B" w:rsidR="00F21FA6" w:rsidRDefault="00F21FA6" w:rsidP="009021BE">
      <w:pPr>
        <w:pStyle w:val="Heading5"/>
      </w:pPr>
      <w:r w:rsidRPr="00F21FA6">
        <w:t>peakTemperatureValue</w:t>
      </w:r>
    </w:p>
    <w:p w14:paraId="59AB70B8" w14:textId="0490EE10" w:rsidR="00F21FA6" w:rsidRDefault="00F21FA6" w:rsidP="009021BE">
      <w:r>
        <w:t xml:space="preserve">The </w:t>
      </w:r>
      <w:r w:rsidRPr="00FB5E7B">
        <w:rPr>
          <w:rStyle w:val="Entity"/>
        </w:rPr>
        <w:t>peakTemperatureValue</w:t>
      </w:r>
      <w:r>
        <w:t xml:space="preserve"> property (</w:t>
      </w:r>
      <w:r w:rsidR="00325D59">
        <w:rPr>
          <w:rStyle w:val="Entity"/>
        </w:rPr>
        <w:t>SWE:</w:t>
      </w:r>
      <w:r w:rsidR="00253146" w:rsidRPr="00FB5E7B">
        <w:rPr>
          <w:rStyle w:val="Entity"/>
        </w:rPr>
        <w:t>:Quantity</w:t>
      </w:r>
      <w:r>
        <w:t>) report</w:t>
      </w:r>
      <w:r w:rsidR="001D1B97">
        <w:t>s</w:t>
      </w:r>
      <w:r>
        <w:t xml:space="preserve"> a</w:t>
      </w:r>
      <w:r w:rsidRPr="00F21FA6">
        <w:t xml:space="preserve"> numerical value to indicate the estimated temperature at peak metamorphic conditions.</w:t>
      </w:r>
    </w:p>
    <w:p w14:paraId="10BF3859" w14:textId="5F694618" w:rsidR="00F21FA6" w:rsidRDefault="00F21FA6" w:rsidP="009021BE">
      <w:pPr>
        <w:pStyle w:val="Heading5"/>
      </w:pPr>
      <w:r w:rsidRPr="00F21FA6">
        <w:t>protolithLithology</w:t>
      </w:r>
    </w:p>
    <w:p w14:paraId="6D6F907B" w14:textId="2CAEE149" w:rsidR="00F21FA6" w:rsidRDefault="001D1B97" w:rsidP="009021BE">
      <w:r>
        <w:t xml:space="preserve">The </w:t>
      </w:r>
      <w:r w:rsidRPr="00325D59">
        <w:rPr>
          <w:rStyle w:val="Entity"/>
        </w:rPr>
        <w:t>protolithLithology</w:t>
      </w:r>
      <w:r>
        <w:t xml:space="preserve"> is</w:t>
      </w:r>
      <w:r w:rsidR="00F21FA6">
        <w:t xml:space="preserve"> an association between a </w:t>
      </w:r>
      <w:r w:rsidR="00F21FA6" w:rsidRPr="00325D59">
        <w:rPr>
          <w:rStyle w:val="Entity"/>
        </w:rPr>
        <w:t>MetamorphicDescription</w:t>
      </w:r>
      <w:r w:rsidR="00F21FA6">
        <w:t xml:space="preserve"> and an </w:t>
      </w:r>
      <w:r w:rsidR="00F21FA6" w:rsidRPr="00325D59">
        <w:rPr>
          <w:rStyle w:val="Entity"/>
        </w:rPr>
        <w:t>EarthMaterial</w:t>
      </w:r>
      <w:r w:rsidR="00F21FA6">
        <w:t xml:space="preserve"> </w:t>
      </w:r>
      <w:r w:rsidR="00F21FA6" w:rsidRPr="00F21FA6">
        <w:t xml:space="preserve">that </w:t>
      </w:r>
      <w:r w:rsidR="003607F6">
        <w:t>describes</w:t>
      </w:r>
      <w:r w:rsidR="003607F6" w:rsidRPr="00F21FA6">
        <w:t xml:space="preserve"> </w:t>
      </w:r>
      <w:r w:rsidR="00F21FA6" w:rsidRPr="00F21FA6">
        <w:t xml:space="preserve">the pre-metamorphic lithology for this metamorphosed </w:t>
      </w:r>
      <w:r w:rsidR="00F21FA6" w:rsidRPr="00325D59">
        <w:rPr>
          <w:rStyle w:val="Entity"/>
        </w:rPr>
        <w:t>CompoundMaterial</w:t>
      </w:r>
      <w:r w:rsidR="00F21FA6" w:rsidRPr="00F21FA6">
        <w:t>.</w:t>
      </w:r>
    </w:p>
    <w:p w14:paraId="52FFF882" w14:textId="6E3C6AA0" w:rsidR="00F21FA6" w:rsidRPr="00F21FA6" w:rsidRDefault="00F21FA6" w:rsidP="001D1B97">
      <w:pPr>
        <w:pStyle w:val="Heading5"/>
      </w:pPr>
      <w:r w:rsidRPr="00F21FA6">
        <w:t>metamorphicEvent</w:t>
      </w:r>
    </w:p>
    <w:p w14:paraId="718F9F5D" w14:textId="1AAC2284" w:rsidR="009021BE" w:rsidRDefault="00F21FA6" w:rsidP="00D20646">
      <w:pPr>
        <w:rPr>
          <w:lang w:val="en-CA"/>
        </w:rPr>
      </w:pPr>
      <w:bookmarkStart w:id="778" w:name="BKM_593C69E3_0EC2_4CB1_8B2B_D0FE22B7C017"/>
      <w:bookmarkEnd w:id="778"/>
      <w:r>
        <w:rPr>
          <w:lang w:val="en-CA"/>
        </w:rPr>
        <w:t xml:space="preserve">The </w:t>
      </w:r>
      <w:r w:rsidRPr="00325D59">
        <w:rPr>
          <w:rStyle w:val="Entity"/>
        </w:rPr>
        <w:t>metamorphicEvent</w:t>
      </w:r>
      <w:r>
        <w:rPr>
          <w:lang w:val="en-CA"/>
        </w:rPr>
        <w:t xml:space="preserve"> property </w:t>
      </w:r>
      <w:r w:rsidR="001D1B97">
        <w:rPr>
          <w:lang w:val="en-CA"/>
        </w:rPr>
        <w:t>is</w:t>
      </w:r>
      <w:r>
        <w:rPr>
          <w:lang w:val="en-CA"/>
        </w:rPr>
        <w:t xml:space="preserve"> an association between a </w:t>
      </w:r>
      <w:r w:rsidRPr="00325D59">
        <w:rPr>
          <w:rStyle w:val="Entity"/>
        </w:rPr>
        <w:t>MetamorphicDescription</w:t>
      </w:r>
      <w:r>
        <w:rPr>
          <w:lang w:val="en-CA"/>
        </w:rPr>
        <w:t xml:space="preserve"> and a </w:t>
      </w:r>
      <w:r w:rsidRPr="00325D59">
        <w:rPr>
          <w:rStyle w:val="Entity"/>
        </w:rPr>
        <w:t>GeologicEven</w:t>
      </w:r>
      <w:r w:rsidR="00797CDE" w:rsidRPr="00325D59">
        <w:rPr>
          <w:rStyle w:val="Entity"/>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w:t>
      </w:r>
      <w:r w:rsidRPr="00325D59">
        <w:rPr>
          <w:rStyle w:val="Entity"/>
        </w:rPr>
        <w:t>GeologicUnit</w:t>
      </w:r>
      <w:r w:rsidR="00CB122C">
        <w:rPr>
          <w:lang w:val="en-CA"/>
        </w:rPr>
        <w:t>.</w:t>
      </w:r>
    </w:p>
    <w:p w14:paraId="579E742D" w14:textId="3E22C134" w:rsidR="009021BE" w:rsidRDefault="00267D2C" w:rsidP="00267D2C">
      <w:pPr>
        <w:pStyle w:val="Heading4"/>
      </w:pPr>
      <w:bookmarkStart w:id="779" w:name="BKM_0ACE92C1_088C_42CF_93C8_D003E3CC8FC3"/>
      <w:bookmarkStart w:id="780" w:name="BKM_14E0F14F_4532_4342_B7F1_67313964C676"/>
      <w:bookmarkStart w:id="781" w:name="BKM_80AE61D4_C509_4CAA_B004_0231DB42B137"/>
      <w:bookmarkStart w:id="782" w:name="BKM_5F5D6549_09AD_4BCF_806A_9B95D5D4E734"/>
      <w:bookmarkStart w:id="783" w:name="BKM_80BAF21E_2C4E_40CD_B42E_41BCEA94DECC"/>
      <w:bookmarkEnd w:id="779"/>
      <w:bookmarkEnd w:id="780"/>
      <w:bookmarkEnd w:id="781"/>
      <w:bookmarkEnd w:id="782"/>
      <w:bookmarkEnd w:id="783"/>
      <w:r>
        <w:t>OrganicMaterial</w:t>
      </w:r>
    </w:p>
    <w:p w14:paraId="50ADFF2A" w14:textId="77777777" w:rsidR="00267D2C" w:rsidRDefault="00267D2C" w:rsidP="009021BE"/>
    <w:p w14:paraId="1370954B" w14:textId="4349E12A" w:rsidR="00267D2C" w:rsidRDefault="00746E7F" w:rsidP="00267D2C">
      <w:r w:rsidRPr="00325D59">
        <w:rPr>
          <w:rStyle w:val="Entity"/>
        </w:rPr>
        <w:t>Organi</w:t>
      </w:r>
      <w:r w:rsidR="003607F6" w:rsidRPr="00325D59">
        <w:rPr>
          <w:rStyle w:val="Entity"/>
        </w:rPr>
        <w:t>c</w:t>
      </w:r>
      <w:r w:rsidRPr="00325D59">
        <w:rPr>
          <w:rStyle w:val="Entity"/>
        </w:rPr>
        <w:t>Material</w:t>
      </w:r>
      <w:r>
        <w:t xml:space="preserve"> is a</w:t>
      </w:r>
      <w:r w:rsidR="00267D2C">
        <w:t xml:space="preserve">n </w:t>
      </w:r>
      <w:r w:rsidR="00267D2C" w:rsidRPr="00325D59">
        <w:rPr>
          <w:rStyle w:val="Entity"/>
        </w:rPr>
        <w:t>EarthMaterial</w:t>
      </w:r>
      <w:r w:rsidR="00267D2C">
        <w:t xml:space="preserve"> that belongs to the class of chemical compounds having a reduced carbon basis (as distinct from carbonates), and derived from living organisms. </w:t>
      </w:r>
      <w:r>
        <w:t>It</w:t>
      </w:r>
      <w:r w:rsidR="00267D2C">
        <w:t xml:space="preserve"> </w:t>
      </w:r>
      <w:r>
        <w:t>i</w:t>
      </w:r>
      <w:r w:rsidR="00267D2C">
        <w:t xml:space="preserve">ncludes high-carbon </w:t>
      </w:r>
      <w:r w:rsidR="00267D2C" w:rsidRPr="00325D59">
        <w:rPr>
          <w:rStyle w:val="Entity"/>
        </w:rPr>
        <w:t>EarthMaterials</w:t>
      </w:r>
      <w:r w:rsidR="00267D2C">
        <w:t xml:space="preserve"> such as bitumen, peat, and coal.   This class is an empty placeholder for extension at a later date, or by other domain models</w:t>
      </w:r>
      <w:r w:rsidR="00CB122C">
        <w:t>.</w:t>
      </w:r>
    </w:p>
    <w:p w14:paraId="15D8A032" w14:textId="1A3B1015" w:rsidR="00CB122C" w:rsidRDefault="00A052E8" w:rsidP="00FF0DC1">
      <w:pPr>
        <w:keepNext/>
      </w:pPr>
      <w:r>
        <w:rPr>
          <w:noProof/>
          <w:lang w:val="en-AU" w:eastAsia="en-AU"/>
        </w:rPr>
        <w:lastRenderedPageBreak/>
        <w:drawing>
          <wp:inline distT="0" distB="0" distL="0" distR="0" wp14:anchorId="2AB446FD" wp14:editId="5E7A7082">
            <wp:extent cx="2743200" cy="3098165"/>
            <wp:effectExtent l="0" t="0" r="0" b="698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43200" cy="3098165"/>
                    </a:xfrm>
                    <a:prstGeom prst="rect">
                      <a:avLst/>
                    </a:prstGeom>
                    <a:noFill/>
                    <a:ln>
                      <a:noFill/>
                    </a:ln>
                  </pic:spPr>
                </pic:pic>
              </a:graphicData>
            </a:graphic>
          </wp:inline>
        </w:drawing>
      </w:r>
    </w:p>
    <w:p w14:paraId="565AC4A7" w14:textId="060B4AFF" w:rsidR="00267D2C" w:rsidRDefault="00CB122C" w:rsidP="00FF0DC1">
      <w:pPr>
        <w:pStyle w:val="Caption"/>
      </w:pPr>
      <w:r>
        <w:t xml:space="preserve">Figure </w:t>
      </w:r>
      <w:r>
        <w:fldChar w:fldCharType="begin"/>
      </w:r>
      <w:r>
        <w:instrText xml:space="preserve"> SEQ Figure \* ARABIC </w:instrText>
      </w:r>
      <w:r>
        <w:fldChar w:fldCharType="separate"/>
      </w:r>
      <w:r w:rsidR="00AD44BE">
        <w:rPr>
          <w:noProof/>
        </w:rPr>
        <w:t>47</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Heading4"/>
      </w:pPr>
      <w:r>
        <w:t>Organism</w:t>
      </w:r>
    </w:p>
    <w:p w14:paraId="65AEEC56" w14:textId="77777777" w:rsidR="00267D2C" w:rsidRDefault="00267D2C" w:rsidP="009021BE"/>
    <w:p w14:paraId="3A4007D8" w14:textId="69000880" w:rsidR="00267D2C" w:rsidRDefault="00746E7F" w:rsidP="009021BE">
      <w:r w:rsidRPr="00325D59">
        <w:rPr>
          <w:rStyle w:val="Entity"/>
        </w:rPr>
        <w:t>Organism</w:t>
      </w:r>
      <w:r>
        <w:t xml:space="preserve">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52DE05E" w:rsidR="00267D2C" w:rsidRDefault="00A052E8" w:rsidP="00267D2C">
      <w:pPr>
        <w:keepNext/>
      </w:pPr>
      <w:r>
        <w:rPr>
          <w:noProof/>
          <w:lang w:val="en-AU" w:eastAsia="en-AU"/>
        </w:rPr>
        <w:lastRenderedPageBreak/>
        <w:drawing>
          <wp:inline distT="0" distB="0" distL="0" distR="0" wp14:anchorId="53016CDC" wp14:editId="4B505DDE">
            <wp:extent cx="2416810" cy="4030345"/>
            <wp:effectExtent l="0" t="0" r="2540" b="825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16810" cy="4030345"/>
                    </a:xfrm>
                    <a:prstGeom prst="rect">
                      <a:avLst/>
                    </a:prstGeom>
                    <a:noFill/>
                    <a:ln>
                      <a:noFill/>
                    </a:ln>
                  </pic:spPr>
                </pic:pic>
              </a:graphicData>
            </a:graphic>
          </wp:inline>
        </w:drawing>
      </w:r>
    </w:p>
    <w:p w14:paraId="107DAD59" w14:textId="7AF1414B"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48</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Heading4"/>
      </w:pPr>
      <w:bookmarkStart w:id="784" w:name="_Ref447104844"/>
      <w:r>
        <w:t>Physical Description</w:t>
      </w:r>
      <w:bookmarkEnd w:id="784"/>
    </w:p>
    <w:p w14:paraId="790A9EF7" w14:textId="77777777" w:rsidR="00267D2C" w:rsidRDefault="00267D2C" w:rsidP="00267D2C"/>
    <w:p w14:paraId="76D60FE7" w14:textId="4B2100AD" w:rsidR="00267D2C" w:rsidRDefault="00746E7F" w:rsidP="00267D2C">
      <w:r w:rsidRPr="00325D59">
        <w:rPr>
          <w:rStyle w:val="Entity"/>
        </w:rPr>
        <w:t>PhysicalDescription</w:t>
      </w:r>
      <w:r>
        <w:t xml:space="preserve"> is a</w:t>
      </w:r>
      <w:r w:rsidR="00267D2C">
        <w:t xml:space="preserve"> class t</w:t>
      </w:r>
      <w:r>
        <w:t>hat</w:t>
      </w:r>
      <w:r w:rsidR="00267D2C">
        <w:t xml:space="preserve"> describe</w:t>
      </w:r>
      <w:r>
        <w:t>s</w:t>
      </w:r>
      <w:r w:rsidR="00267D2C">
        <w:t xml:space="preserve"> the numeric physical properties of a geologic unit</w:t>
      </w:r>
      <w:r w:rsidR="006619B2">
        <w:t xml:space="preserve"> (</w:t>
      </w:r>
      <w:r w:rsidR="006619B2" w:rsidRPr="00325D59">
        <w:rPr>
          <w:rStyle w:val="Entity"/>
        </w:rPr>
        <w:t>GeologicUnit</w:t>
      </w:r>
      <w:r w:rsidR="006619B2">
        <w:t xml:space="preserve"> </w:t>
      </w:r>
      <w:r w:rsidR="006619B2">
        <w:fldChar w:fldCharType="begin"/>
      </w:r>
      <w:r w:rsidR="006619B2">
        <w:instrText xml:space="preserve"> REF _Ref440800006 \n \h </w:instrText>
      </w:r>
      <w:r w:rsidR="006619B2">
        <w:fldChar w:fldCharType="separate"/>
      </w:r>
      <w:r w:rsidR="00AD44BE">
        <w:t>8.4.1.3</w:t>
      </w:r>
      <w:r w:rsidR="006619B2">
        <w:fldChar w:fldCharType="end"/>
      </w:r>
      <w:r w:rsidR="006619B2">
        <w:t>)</w:t>
      </w:r>
      <w:r w:rsidR="00267D2C">
        <w:t>, earth material</w:t>
      </w:r>
      <w:r w:rsidR="006619B2">
        <w:t xml:space="preserve"> (</w:t>
      </w:r>
      <w:r w:rsidR="006619B2" w:rsidRPr="00325D59">
        <w:rPr>
          <w:rStyle w:val="Entity"/>
        </w:rPr>
        <w:t>EarthMaterial</w:t>
      </w:r>
      <w:r w:rsidR="006619B2">
        <w:t xml:space="preserve"> </w:t>
      </w:r>
      <w:r w:rsidR="006619B2">
        <w:fldChar w:fldCharType="begin"/>
      </w:r>
      <w:r w:rsidR="006619B2">
        <w:instrText xml:space="preserve"> REF _Ref440800018 \n \h </w:instrText>
      </w:r>
      <w:r w:rsidR="006619B2">
        <w:fldChar w:fldCharType="separate"/>
      </w:r>
      <w:r w:rsidR="00AD44BE">
        <w:t>8.4.1.6</w:t>
      </w:r>
      <w:r w:rsidR="006619B2">
        <w:fldChar w:fldCharType="end"/>
      </w:r>
      <w:r w:rsidR="006619B2">
        <w:t>)</w:t>
      </w:r>
      <w:r w:rsidR="00267D2C">
        <w:t>, or geologic structure</w:t>
      </w:r>
      <w:r w:rsidR="006619B2">
        <w:t xml:space="preserve"> (</w:t>
      </w:r>
      <w:r w:rsidR="006619B2" w:rsidRPr="00325D59">
        <w:rPr>
          <w:rStyle w:val="Entity"/>
        </w:rPr>
        <w:t>GeologicStructure</w:t>
      </w:r>
      <w:r w:rsidR="006619B2">
        <w:t xml:space="preserve"> </w:t>
      </w:r>
      <w:r w:rsidR="006619B2">
        <w:fldChar w:fldCharType="begin"/>
      </w:r>
      <w:r w:rsidR="006619B2">
        <w:instrText xml:space="preserve"> REF _Ref440800034 \n \h </w:instrText>
      </w:r>
      <w:r w:rsidR="006619B2">
        <w:fldChar w:fldCharType="separate"/>
      </w:r>
      <w:r w:rsidR="00AD44BE">
        <w:t>8.4.3.1</w:t>
      </w:r>
      <w:r w:rsidR="006619B2">
        <w:fldChar w:fldCharType="end"/>
      </w:r>
      <w:r w:rsidR="006619B2">
        <w:t>)</w:t>
      </w:r>
      <w:r w:rsidR="00267D2C">
        <w:t>. (</w:t>
      </w:r>
      <w:r w:rsidR="00797CDE">
        <w:t>e.g.</w:t>
      </w:r>
      <w:r w:rsidR="00267D2C">
        <w:t>; density, po</w:t>
      </w:r>
      <w:r w:rsidR="00680CF9">
        <w:t>rosity, magnetic susceptibility, remanent</w:t>
      </w:r>
      <w:r w:rsidR="00267D2C">
        <w:t xml:space="preserve"> magnetism).  These properties are modelled here as scalar numeric values (</w:t>
      </w:r>
      <w:r w:rsidR="00253146" w:rsidRPr="00325D59">
        <w:rPr>
          <w:rStyle w:val="Entity"/>
        </w:rPr>
        <w:t>SWE::Quantity</w:t>
      </w:r>
      <w:r w:rsidR="00267D2C">
        <w:t xml:space="preserve">).  </w:t>
      </w:r>
    </w:p>
    <w:p w14:paraId="798742E7" w14:textId="5F9E485F" w:rsidR="00267D2C" w:rsidRDefault="00267D2C" w:rsidP="00267D2C">
      <w:r>
        <w:t xml:space="preserve">Vector and tensor physical properties are considered to be more applicable to located observations and should be delivered as </w:t>
      </w:r>
      <w:r w:rsidR="00746E7F" w:rsidRPr="00325D59">
        <w:rPr>
          <w:rStyle w:val="Entity"/>
        </w:rPr>
        <w:t>OM_</w:t>
      </w:r>
      <w:r w:rsidRPr="00325D59">
        <w:rPr>
          <w:rStyle w:val="Entity"/>
        </w:rPr>
        <w:t>Observations</w:t>
      </w:r>
      <w:r>
        <w:t xml:space="preserve">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xml:space="preserve">”, and hence any </w:t>
      </w:r>
      <w:r w:rsidR="006619B2" w:rsidRPr="00325D59">
        <w:rPr>
          <w:rStyle w:val="Entity"/>
        </w:rPr>
        <w:t>GeologicUnit</w:t>
      </w:r>
      <w:r w:rsidR="006619B2">
        <w:t xml:space="preserve">, </w:t>
      </w:r>
      <w:r w:rsidR="006619B2" w:rsidRPr="00325D59">
        <w:rPr>
          <w:rStyle w:val="Entity"/>
        </w:rPr>
        <w:t>GeologicStructure</w:t>
      </w:r>
      <w:r w:rsidR="006619B2">
        <w:t xml:space="preserve"> are valid feature</w:t>
      </w:r>
      <w:r w:rsidR="003607F6">
        <w:t>s</w:t>
      </w:r>
      <w:r w:rsidR="006619B2">
        <w:t xml:space="preserve"> of interest</w:t>
      </w:r>
      <w:r w:rsidR="003607F6">
        <w:t xml:space="preserve"> for any </w:t>
      </w:r>
      <w:r w:rsidR="003607F6" w:rsidRPr="00325D59">
        <w:rPr>
          <w:rStyle w:val="Entity"/>
        </w:rPr>
        <w:t>OM_Observation</w:t>
      </w:r>
      <w:r w:rsidR="001D1B97">
        <w:t>.</w:t>
      </w:r>
    </w:p>
    <w:p w14:paraId="038780F7" w14:textId="77777777" w:rsidR="006619B2" w:rsidRDefault="006619B2" w:rsidP="00267D2C"/>
    <w:p w14:paraId="51ADD180" w14:textId="7584D246" w:rsidR="00267D2C" w:rsidRDefault="00A052E8" w:rsidP="00267D2C">
      <w:pPr>
        <w:keepNext/>
      </w:pPr>
      <w:r>
        <w:rPr>
          <w:noProof/>
          <w:lang w:val="en-AU" w:eastAsia="en-AU"/>
        </w:rPr>
        <w:lastRenderedPageBreak/>
        <w:drawing>
          <wp:inline distT="0" distB="0" distL="0" distR="0" wp14:anchorId="74DE3B9D" wp14:editId="305CDC86">
            <wp:extent cx="4874895" cy="4764405"/>
            <wp:effectExtent l="0" t="0" r="1905" b="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74895" cy="4764405"/>
                    </a:xfrm>
                    <a:prstGeom prst="rect">
                      <a:avLst/>
                    </a:prstGeom>
                    <a:noFill/>
                    <a:ln>
                      <a:noFill/>
                    </a:ln>
                  </pic:spPr>
                </pic:pic>
              </a:graphicData>
            </a:graphic>
          </wp:inline>
        </w:drawing>
      </w:r>
    </w:p>
    <w:p w14:paraId="115CF369" w14:textId="4D25CB5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49</w:t>
      </w:r>
      <w:r w:rsidR="00673E83">
        <w:rPr>
          <w:noProof/>
        </w:rPr>
        <w:fldChar w:fldCharType="end"/>
      </w:r>
      <w:r>
        <w:t xml:space="preserve">: Physical </w:t>
      </w:r>
      <w:r w:rsidR="00CB122C">
        <w:t>d</w:t>
      </w:r>
      <w:r>
        <w:t>escription</w:t>
      </w:r>
      <w:r w:rsidR="00CB122C">
        <w:t xml:space="preserve"> context diagram.</w:t>
      </w:r>
    </w:p>
    <w:p w14:paraId="11F0E779" w14:textId="0DDF5DDA" w:rsidR="00746E7F" w:rsidRDefault="00746E7F" w:rsidP="00267D2C">
      <w:pPr>
        <w:pStyle w:val="Heading5"/>
      </w:pPr>
      <w:r>
        <w:t>propertyName</w:t>
      </w:r>
    </w:p>
    <w:p w14:paraId="29F1A6CE" w14:textId="66793953" w:rsidR="00746E7F" w:rsidRDefault="00746E7F" w:rsidP="00267D2C">
      <w:r>
        <w:t xml:space="preserve">The property </w:t>
      </w:r>
      <w:r w:rsidRPr="00325D59">
        <w:rPr>
          <w:rStyle w:val="Entity"/>
        </w:rPr>
        <w:t>propertyName:PhysicalPropertyTerm</w:t>
      </w:r>
      <w:r w:rsidRPr="00746E7F">
        <w:t xml:space="preserve"> </w:t>
      </w:r>
      <w:r>
        <w:t>contain</w:t>
      </w:r>
      <w:r w:rsidR="001D1B97">
        <w:t>s</w:t>
      </w:r>
      <w:r>
        <w:t xml:space="preserve">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194AC483" w14:textId="447E986A" w:rsidR="00746E7F" w:rsidRPr="001D1B97" w:rsidRDefault="00746E7F" w:rsidP="00267D2C">
      <w:pPr>
        <w:pStyle w:val="Heading5"/>
        <w:rPr>
          <w:lang w:val="en-CA"/>
        </w:rPr>
      </w:pPr>
      <w:r w:rsidRPr="00D970E9">
        <w:rPr>
          <w:lang w:val="en-CA"/>
        </w:rPr>
        <w:t>propertyMeasure</w:t>
      </w:r>
    </w:p>
    <w:p w14:paraId="6096A0D4" w14:textId="1FDF1194" w:rsidR="00746E7F" w:rsidRDefault="00746E7F" w:rsidP="00267D2C">
      <w:r>
        <w:t xml:space="preserve">The </w:t>
      </w:r>
      <w:r w:rsidRPr="00325D59">
        <w:rPr>
          <w:rStyle w:val="Entity"/>
        </w:rPr>
        <w:t>propertyMeasure</w:t>
      </w:r>
      <w:r>
        <w:t xml:space="preserve"> property (</w:t>
      </w:r>
      <w:r w:rsidR="00253146" w:rsidRPr="00325D59">
        <w:rPr>
          <w:rStyle w:val="Entity"/>
        </w:rPr>
        <w:t>SWE::Quantity</w:t>
      </w:r>
      <w:r>
        <w:t xml:space="preserve">) </w:t>
      </w:r>
      <w:r w:rsidR="001D1B97">
        <w:t xml:space="preserve">is </w:t>
      </w:r>
      <w:r>
        <w:t>a</w:t>
      </w:r>
      <w:r w:rsidRPr="00746E7F">
        <w:t xml:space="preserve"> scalar measurement of the physical property of a rock material, unit or structure</w:t>
      </w:r>
      <w:r w:rsidR="00CB122C">
        <w:t>.</w:t>
      </w:r>
    </w:p>
    <w:p w14:paraId="3F6B2C30" w14:textId="77777777" w:rsidR="00267D2C" w:rsidRDefault="00267D2C" w:rsidP="00267D2C">
      <w:bookmarkStart w:id="785" w:name="BKM_DF21AB41_C085_4AC9_B6F6_DFFDFCF925FF"/>
      <w:bookmarkStart w:id="786" w:name="BKM_41B8BC40_9B55_499E_B59B_A3F4FD630754"/>
      <w:bookmarkStart w:id="787" w:name="BKM_1184394F_75EC_44D4_8904_2EB2061759E4"/>
      <w:bookmarkEnd w:id="785"/>
      <w:bookmarkEnd w:id="786"/>
      <w:bookmarkEnd w:id="787"/>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rsidRPr="00325D59">
        <w:rPr>
          <w:rStyle w:val="Entity"/>
        </w:rPr>
        <w:t>RockMaterialDescription</w:t>
      </w:r>
      <w:r>
        <w:t xml:space="preserve"> provides extended description of </w:t>
      </w:r>
      <w:r w:rsidRPr="00325D59">
        <w:rPr>
          <w:rStyle w:val="Entity"/>
        </w:rPr>
        <w:t>RockMaterial</w:t>
      </w:r>
      <w:r>
        <w:t>.</w:t>
      </w:r>
    </w:p>
    <w:p w14:paraId="51DD3B26" w14:textId="118386C0" w:rsidR="00267D2C" w:rsidRDefault="00A052E8" w:rsidP="00267D2C">
      <w:pPr>
        <w:keepNext/>
      </w:pPr>
      <w:r>
        <w:rPr>
          <w:noProof/>
          <w:lang w:val="en-AU" w:eastAsia="en-AU"/>
        </w:rPr>
        <w:lastRenderedPageBreak/>
        <w:drawing>
          <wp:inline distT="0" distB="0" distL="0" distR="0" wp14:anchorId="69492E6C" wp14:editId="2574EBB7">
            <wp:extent cx="2370455" cy="661035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0455" cy="6610350"/>
                    </a:xfrm>
                    <a:prstGeom prst="rect">
                      <a:avLst/>
                    </a:prstGeom>
                    <a:noFill/>
                    <a:ln>
                      <a:noFill/>
                    </a:ln>
                  </pic:spPr>
                </pic:pic>
              </a:graphicData>
            </a:graphic>
          </wp:inline>
        </w:drawing>
      </w:r>
    </w:p>
    <w:p w14:paraId="5D13B185" w14:textId="476A6D37"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50</w:t>
      </w:r>
      <w:r w:rsidR="00673E83">
        <w:rPr>
          <w:noProof/>
        </w:rPr>
        <w:fldChar w:fldCharType="end"/>
      </w:r>
      <w:r>
        <w:t>: Rock material description</w:t>
      </w:r>
      <w:r w:rsidR="00CB122C">
        <w:t xml:space="preserve"> context diagram.</w:t>
      </w:r>
    </w:p>
    <w:p w14:paraId="0BB29AF8" w14:textId="7A2F77F8" w:rsidR="00994C33" w:rsidRPr="001D1B97" w:rsidRDefault="00994C33" w:rsidP="001D1B97">
      <w:pPr>
        <w:pStyle w:val="Heading5"/>
        <w:rPr>
          <w:lang w:val="en-CA"/>
        </w:rPr>
      </w:pPr>
      <w:bookmarkStart w:id="788" w:name="BKM_54B0933A_5E39_4E6A_A950_9E63F5E10F0B"/>
      <w:bookmarkEnd w:id="788"/>
      <w:r w:rsidRPr="00994C33">
        <w:rPr>
          <w:lang w:val="en-CA"/>
        </w:rPr>
        <w:t>consolidationDegree</w:t>
      </w:r>
    </w:p>
    <w:p w14:paraId="00C47DE6" w14:textId="405F669D" w:rsidR="00994C33" w:rsidRDefault="00994C33" w:rsidP="00D20646">
      <w:pPr>
        <w:rPr>
          <w:lang w:val="en-CA"/>
        </w:rPr>
      </w:pPr>
      <w:r>
        <w:rPr>
          <w:lang w:val="en-CA"/>
        </w:rPr>
        <w:t xml:space="preserve">The </w:t>
      </w:r>
      <w:r w:rsidRPr="00325D59">
        <w:rPr>
          <w:rStyle w:val="Entity"/>
        </w:rPr>
        <w:t>consolidationDegree</w:t>
      </w:r>
      <w:r w:rsidRPr="00994C33">
        <w:rPr>
          <w:lang w:val="en-CA"/>
        </w:rPr>
        <w:t xml:space="preserve"> property</w:t>
      </w:r>
      <w:r>
        <w:rPr>
          <w:lang w:val="en-CA"/>
        </w:rPr>
        <w:t xml:space="preserve"> (</w:t>
      </w:r>
      <w:r w:rsidR="003607F6" w:rsidRPr="00325D59">
        <w:rPr>
          <w:rStyle w:val="Entity"/>
        </w:rPr>
        <w:t>SWE</w:t>
      </w:r>
      <w:r w:rsidRPr="00325D59">
        <w:rPr>
          <w:rStyle w:val="Entity"/>
        </w:rPr>
        <w:t>:</w:t>
      </w:r>
      <w:r w:rsidR="00325D59" w:rsidRPr="00325D59">
        <w:rPr>
          <w:rStyle w:val="Entity"/>
        </w:rPr>
        <w:t>:</w:t>
      </w:r>
      <w:r w:rsidRPr="00325D59">
        <w:rPr>
          <w:rStyle w:val="Entity"/>
        </w:rPr>
        <w:t>Category</w:t>
      </w:r>
      <w:r>
        <w:rPr>
          <w:lang w:val="en-CA"/>
        </w:rPr>
        <w:t>) contain</w:t>
      </w:r>
      <w:r w:rsidR="001D1B97">
        <w:rPr>
          <w:lang w:val="en-CA"/>
        </w:rPr>
        <w:t>s</w:t>
      </w:r>
      <w:r>
        <w:rPr>
          <w:lang w:val="en-CA"/>
        </w:rPr>
        <w:t xml:space="preserve"> a term from a controlled vocabulary</w:t>
      </w:r>
      <w:r w:rsidRPr="00994C33">
        <w:rPr>
          <w:lang w:val="en-CA"/>
        </w:rPr>
        <w:t xml:space="preserve"> that specifies the degree to which an aggregation of </w:t>
      </w:r>
      <w:r w:rsidRPr="00325D59">
        <w:rPr>
          <w:rStyle w:val="Entity"/>
        </w:rPr>
        <w:t>EarthMaterial</w:t>
      </w:r>
      <w:r w:rsidRPr="00994C33">
        <w:rPr>
          <w:lang w:val="en-CA"/>
        </w:rPr>
        <w:t xml:space="preserve"> particles is a distinct solid material. Consolidation and induration are related concepts specified by this property. They define a continuum from unconsolidated material to very hard rock. Induration is the degree to which a consolidated material is made hard, operationally </w:t>
      </w:r>
      <w:r w:rsidRPr="00994C33">
        <w:rPr>
          <w:lang w:val="en-CA"/>
        </w:rPr>
        <w:lastRenderedPageBreak/>
        <w:t>determined by how difficult it is to break a piece of the material. Consolidated materials may have</w:t>
      </w:r>
      <w:r w:rsidR="00680CF9">
        <w:rPr>
          <w:lang w:val="en-CA"/>
        </w:rPr>
        <w:t xml:space="preserve"> varying degrees of induration [</w:t>
      </w:r>
      <w:r w:rsidR="00680CF9">
        <w:rPr>
          <w:lang w:val="en-CA"/>
        </w:rPr>
        <w:fldChar w:fldCharType="begin"/>
      </w:r>
      <w:r w:rsidR="00680CF9">
        <w:rPr>
          <w:lang w:val="en-CA"/>
        </w:rPr>
        <w:instrText xml:space="preserve"> REF _Ref458066370 \n \h </w:instrText>
      </w:r>
      <w:r w:rsidR="00680CF9">
        <w:rPr>
          <w:lang w:val="en-CA"/>
        </w:rPr>
      </w:r>
      <w:r w:rsidR="00680CF9">
        <w:rPr>
          <w:lang w:val="en-CA"/>
        </w:rPr>
        <w:fldChar w:fldCharType="separate"/>
      </w:r>
      <w:r w:rsidR="00AD44BE">
        <w:rPr>
          <w:lang w:val="en-CA"/>
        </w:rPr>
        <w:t>13</w:t>
      </w:r>
      <w:r w:rsidR="00680CF9">
        <w:rPr>
          <w:lang w:val="en-CA"/>
        </w:rPr>
        <w:fldChar w:fldCharType="end"/>
      </w:r>
      <w:r w:rsidR="00680CF9">
        <w:rPr>
          <w:lang w:val="en-CA"/>
        </w:rPr>
        <w:t>]</w:t>
      </w:r>
      <w:r w:rsidR="00CB122C">
        <w:rPr>
          <w:lang w:val="en-CA"/>
        </w:rPr>
        <w:t>.</w:t>
      </w:r>
    </w:p>
    <w:p w14:paraId="447B9940" w14:textId="73E087CF" w:rsidR="00481AF6" w:rsidRDefault="00481AF6" w:rsidP="00481AF6">
      <w:pPr>
        <w:pStyle w:val="Heading3"/>
      </w:pPr>
      <w:bookmarkStart w:id="789" w:name="BKM_CE58381D_F747_4812_83C3_00C6282DB05A"/>
      <w:bookmarkStart w:id="790" w:name="_Toc458154228"/>
      <w:bookmarkEnd w:id="789"/>
      <w:r>
        <w:t>GeologicAgeDetails</w:t>
      </w:r>
      <w:bookmarkEnd w:id="790"/>
    </w:p>
    <w:p w14:paraId="2618636E" w14:textId="77777777" w:rsidR="00531DC8" w:rsidRDefault="00531DC8" w:rsidP="00267D2C"/>
    <w:p w14:paraId="54B30C02" w14:textId="74E4C453" w:rsidR="00481AF6" w:rsidRDefault="00531DC8" w:rsidP="00267D2C">
      <w:r w:rsidRPr="00325D59">
        <w:rPr>
          <w:rStyle w:val="Entity"/>
        </w:rPr>
        <w:t>GeologicEventDescription</w:t>
      </w:r>
      <w:r w:rsidRPr="00531DC8">
        <w:t xml:space="preserve"> provides extended description of geologic events through links to </w:t>
      </w:r>
      <w:r w:rsidRPr="00325D59">
        <w:rPr>
          <w:rStyle w:val="Entity"/>
        </w:rPr>
        <w:t>GeochronologicEras</w:t>
      </w:r>
      <w:r w:rsidRPr="00531DC8">
        <w:t xml:space="preserve"> in the GeologicTimescale </w:t>
      </w:r>
      <w:r w:rsidR="001D1B97">
        <w:t>model</w:t>
      </w:r>
      <w:r w:rsidRPr="00531DC8">
        <w:t>.</w:t>
      </w:r>
      <w:r w:rsidR="00AB10FC">
        <w:t xml:space="preserve">  GeoSciM</w:t>
      </w:r>
      <w:r w:rsidR="001D1B97">
        <w:t>L basic provides terms whereas E</w:t>
      </w:r>
      <w:r w:rsidR="00AB10FC">
        <w:t xml:space="preserve">xtension provides a full ontology to describe geochronology (see </w:t>
      </w:r>
      <w:r w:rsidR="00AB10FC">
        <w:fldChar w:fldCharType="begin"/>
      </w:r>
      <w:r w:rsidR="00AB10FC">
        <w:instrText xml:space="preserve"> REF _Ref432948522 \r \h </w:instrText>
      </w:r>
      <w:r w:rsidR="00AB10FC">
        <w:fldChar w:fldCharType="separate"/>
      </w:r>
      <w:r w:rsidR="00AD44BE">
        <w:t>8.6</w:t>
      </w:r>
      <w:r w:rsidR="00AB10FC">
        <w:fldChar w:fldCharType="end"/>
      </w:r>
      <w:r w:rsidR="00AB10FC">
        <w:t>).</w:t>
      </w:r>
    </w:p>
    <w:p w14:paraId="32597B25" w14:textId="16D3566A" w:rsidR="00AB10FC" w:rsidRPr="00A052E8" w:rsidRDefault="00A052E8" w:rsidP="00AB10FC">
      <w:pPr>
        <w:keepNext/>
      </w:pPr>
      <w:r>
        <w:rPr>
          <w:noProof/>
          <w:lang w:val="en-AU" w:eastAsia="en-AU"/>
        </w:rPr>
        <w:lastRenderedPageBreak/>
        <w:drawing>
          <wp:inline distT="0" distB="0" distL="0" distR="0" wp14:anchorId="17D9D23F" wp14:editId="1EE9E8D5">
            <wp:extent cx="5486400" cy="726663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7266635"/>
                    </a:xfrm>
                    <a:prstGeom prst="rect">
                      <a:avLst/>
                    </a:prstGeom>
                    <a:noFill/>
                    <a:ln>
                      <a:noFill/>
                    </a:ln>
                  </pic:spPr>
                </pic:pic>
              </a:graphicData>
            </a:graphic>
          </wp:inline>
        </w:drawing>
      </w:r>
    </w:p>
    <w:p w14:paraId="41259C92" w14:textId="47F7BC63"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51</w:t>
      </w:r>
      <w:r w:rsidR="00673E83">
        <w:rPr>
          <w:noProof/>
        </w:rPr>
        <w:fldChar w:fldCharType="end"/>
      </w:r>
      <w:r>
        <w:t xml:space="preserve">: GeologicEventDescription </w:t>
      </w:r>
      <w:r w:rsidR="00CB122C">
        <w:t>summary diagram.</w:t>
      </w:r>
    </w:p>
    <w:p w14:paraId="7C4A5005" w14:textId="1A0CF221" w:rsidR="00633964" w:rsidRPr="001D1B97" w:rsidRDefault="00633964" w:rsidP="00267D2C">
      <w:pPr>
        <w:pStyle w:val="Heading4"/>
        <w:rPr>
          <w:lang w:val="en-CA"/>
        </w:rPr>
      </w:pPr>
      <w:r w:rsidRPr="00D970E9">
        <w:rPr>
          <w:lang w:val="en-CA"/>
        </w:rPr>
        <w:lastRenderedPageBreak/>
        <w:t>olderGeochronologicEra</w:t>
      </w:r>
    </w:p>
    <w:p w14:paraId="004D2F45" w14:textId="10895CE9" w:rsidR="00633964" w:rsidRDefault="00633964" w:rsidP="00267D2C">
      <w:r>
        <w:t xml:space="preserve">The </w:t>
      </w:r>
      <w:r w:rsidRPr="00325D59">
        <w:rPr>
          <w:rStyle w:val="Entity"/>
        </w:rPr>
        <w:t>olderGeochronologicalEra</w:t>
      </w:r>
      <w:r w:rsidR="001D1B97">
        <w:t xml:space="preserve"> property</w:t>
      </w:r>
      <w:r>
        <w:t xml:space="preserve"> </w:t>
      </w:r>
      <w:r w:rsidR="001D1B97">
        <w:t>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36CA2CFA" w14:textId="58C586F3" w:rsidR="00633964" w:rsidRPr="001D1B97" w:rsidRDefault="00633964" w:rsidP="00633964">
      <w:pPr>
        <w:pStyle w:val="Heading4"/>
        <w:rPr>
          <w:lang w:val="en-CA"/>
        </w:rPr>
      </w:pPr>
      <w:r>
        <w:rPr>
          <w:lang w:val="en-CA"/>
        </w:rPr>
        <w:t>younger</w:t>
      </w:r>
      <w:r w:rsidRPr="00D970E9">
        <w:rPr>
          <w:lang w:val="en-CA"/>
        </w:rPr>
        <w:t>GeochronologicEra</w:t>
      </w:r>
    </w:p>
    <w:p w14:paraId="052C35E3" w14:textId="00BE1045" w:rsidR="00633964" w:rsidRDefault="00633964" w:rsidP="00633964">
      <w:r>
        <w:t>The yo</w:t>
      </w:r>
      <w:r w:rsidR="001D1B97">
        <w:t>ungerGeochronologicEra property is</w:t>
      </w:r>
      <w:r>
        <w:t xml:space="preserve"> an association between a </w:t>
      </w:r>
      <w:r w:rsidRPr="00325D59">
        <w:rPr>
          <w:rStyle w:val="Entity"/>
        </w:rPr>
        <w:t>GeologicEventDescription</w:t>
      </w:r>
      <w:r>
        <w:t xml:space="preserve"> and a </w:t>
      </w:r>
      <w:r w:rsidRPr="00325D59">
        <w:rPr>
          <w:rStyle w:val="Entity"/>
        </w:rPr>
        <w:t>GeochronologicEra</w:t>
      </w:r>
      <w:r>
        <w:t xml:space="preserve">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Heading3"/>
      </w:pPr>
      <w:bookmarkStart w:id="791" w:name="BKM_D8A9D87B_FAA3_4CC2_BC9F_D27B111A2980"/>
      <w:bookmarkStart w:id="792" w:name="BKM_C843AC0B_80BB_4AD8_B2F6_459B6FFBBEB7"/>
      <w:bookmarkStart w:id="793" w:name="_Toc458154229"/>
      <w:bookmarkEnd w:id="791"/>
      <w:bookmarkEnd w:id="792"/>
      <w:r>
        <w:t>Geologic Structure Details</w:t>
      </w:r>
      <w:bookmarkEnd w:id="793"/>
    </w:p>
    <w:p w14:paraId="234AB6D3" w14:textId="77777777" w:rsidR="00733354" w:rsidRDefault="00733354" w:rsidP="00267D2C"/>
    <w:p w14:paraId="264C8A90" w14:textId="31C6D45A" w:rsidR="00AB10FC" w:rsidRDefault="00AB10FC" w:rsidP="00267D2C">
      <w:r w:rsidRPr="00AB10FC">
        <w:t>The Geologic</w:t>
      </w:r>
      <w:r w:rsidR="00325D59">
        <w:t xml:space="preserve"> </w:t>
      </w:r>
      <w:r w:rsidRPr="00AB10FC">
        <w:t>Structure</w:t>
      </w:r>
      <w:r w:rsidR="00733354">
        <w:t xml:space="preserve"> </w:t>
      </w:r>
      <w:r w:rsidRPr="00AB10FC">
        <w:t>Details package provides for extended descriptions of geologic structures.</w:t>
      </w:r>
      <w:r>
        <w:t xml:space="preserve">  </w:t>
      </w:r>
    </w:p>
    <w:p w14:paraId="50C723CE" w14:textId="1BBCD006" w:rsidR="00AB10FC" w:rsidRDefault="0095264C" w:rsidP="00AB10FC">
      <w:pPr>
        <w:keepNext/>
      </w:pPr>
      <w:r>
        <w:rPr>
          <w:noProof/>
          <w:lang w:val="en-AU" w:eastAsia="en-AU"/>
        </w:rPr>
        <w:drawing>
          <wp:inline distT="0" distB="0" distL="0" distR="0" wp14:anchorId="5D6B6E0C" wp14:editId="27A35C1B">
            <wp:extent cx="5486400" cy="4262464"/>
            <wp:effectExtent l="0" t="0" r="0" b="508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262464"/>
                    </a:xfrm>
                    <a:prstGeom prst="rect">
                      <a:avLst/>
                    </a:prstGeom>
                    <a:noFill/>
                    <a:ln>
                      <a:noFill/>
                    </a:ln>
                  </pic:spPr>
                </pic:pic>
              </a:graphicData>
            </a:graphic>
          </wp:inline>
        </w:drawing>
      </w:r>
    </w:p>
    <w:p w14:paraId="35EDFFC2" w14:textId="75C46DB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52</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Heading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rsidRPr="00325D59">
        <w:rPr>
          <w:rStyle w:val="Entity"/>
        </w:rPr>
        <w:t>Contact</w:t>
      </w:r>
      <w:r w:rsidR="008B0EF5" w:rsidRPr="00325D59">
        <w:rPr>
          <w:rStyle w:val="Entity"/>
        </w:rPr>
        <w:t>D</w:t>
      </w:r>
      <w:r w:rsidR="00FC626E" w:rsidRPr="00325D59">
        <w:rPr>
          <w:rStyle w:val="Entity"/>
        </w:rPr>
        <w:t>escription</w:t>
      </w:r>
      <w:r w:rsidR="00FC626E">
        <w:t xml:space="preserve"> provides e</w:t>
      </w:r>
      <w:r w:rsidR="00FC626E" w:rsidRPr="00FC626E">
        <w:t>xtended descriptive properties of a geologic contact.</w:t>
      </w:r>
      <w:r w:rsidR="00FC626E">
        <w:t xml:space="preserve">  If the contact type is </w:t>
      </w:r>
      <w:r w:rsidR="00FC626E" w:rsidRPr="00325D59">
        <w:rPr>
          <w:rStyle w:val="Entity"/>
        </w:rPr>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64CBCBAF" w:rsidR="00FC626E" w:rsidRPr="00650C18" w:rsidRDefault="0095264C" w:rsidP="00FC626E">
      <w:pPr>
        <w:keepNext/>
        <w:rPr>
          <w:lang w:val="en-CA"/>
        </w:rPr>
      </w:pPr>
      <w:r>
        <w:rPr>
          <w:noProof/>
          <w:lang w:val="en-AU" w:eastAsia="en-AU"/>
        </w:rPr>
        <w:drawing>
          <wp:inline distT="0" distB="0" distL="0" distR="0" wp14:anchorId="625F86E8" wp14:editId="1DE71FAC">
            <wp:extent cx="5486400" cy="4950289"/>
            <wp:effectExtent l="0" t="0" r="0" b="317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950289"/>
                    </a:xfrm>
                    <a:prstGeom prst="rect">
                      <a:avLst/>
                    </a:prstGeom>
                    <a:noFill/>
                    <a:ln>
                      <a:noFill/>
                    </a:ln>
                  </pic:spPr>
                </pic:pic>
              </a:graphicData>
            </a:graphic>
          </wp:inline>
        </w:drawing>
      </w:r>
    </w:p>
    <w:p w14:paraId="777DACC5" w14:textId="401B4A84" w:rsidR="00AB10FC" w:rsidRPr="006064ED" w:rsidRDefault="00FC626E" w:rsidP="00FC626E">
      <w:pPr>
        <w:pStyle w:val="Caption"/>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AD44BE">
        <w:rPr>
          <w:noProof/>
          <w:lang w:val="fr-CA"/>
        </w:rPr>
        <w:t>53</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794" w:name="BKM_E2CFECC1_AAB5_40F6_ABD4_D77907DA9990"/>
      <w:bookmarkEnd w:id="794"/>
    </w:p>
    <w:p w14:paraId="51D46C0C" w14:textId="439DD910" w:rsidR="008B0EF5" w:rsidRPr="001D1B97" w:rsidRDefault="008B0EF5" w:rsidP="001D1B97">
      <w:pPr>
        <w:pStyle w:val="Heading5"/>
        <w:rPr>
          <w:lang w:val="en-CA"/>
        </w:rPr>
      </w:pPr>
      <w:r w:rsidRPr="00E44A26">
        <w:rPr>
          <w:lang w:val="en-CA"/>
        </w:rPr>
        <w:t>contactCharacter</w:t>
      </w:r>
    </w:p>
    <w:p w14:paraId="5CB1C26D" w14:textId="3588CD30" w:rsidR="0010071D" w:rsidRDefault="008B0EF5" w:rsidP="00650C18">
      <w:pPr>
        <w:rPr>
          <w:lang w:val="en-CA"/>
        </w:rPr>
      </w:pPr>
      <w:r>
        <w:rPr>
          <w:lang w:val="en-CA"/>
        </w:rPr>
        <w:t xml:space="preserve">The </w:t>
      </w:r>
      <w:r w:rsidRPr="00325D59">
        <w:rPr>
          <w:rStyle w:val="Entity"/>
        </w:rPr>
        <w:t>contactCharacter</w:t>
      </w:r>
      <w:r>
        <w:rPr>
          <w:lang w:val="en-CA"/>
        </w:rPr>
        <w:t xml:space="preserve"> (</w:t>
      </w:r>
      <w:r w:rsidR="008F3406">
        <w:rPr>
          <w:rStyle w:val="Entity"/>
        </w:rPr>
        <w:t>SWE::Category</w:t>
      </w:r>
      <w:r>
        <w:rPr>
          <w:lang w:val="en-CA"/>
        </w:rPr>
        <w:t>) contain</w:t>
      </w:r>
      <w:r w:rsidR="001D1B97">
        <w:rPr>
          <w:lang w:val="en-CA"/>
        </w:rPr>
        <w:t>s</w:t>
      </w:r>
      <w:r>
        <w:rPr>
          <w:lang w:val="en-CA"/>
        </w:rPr>
        <w:t xml:space="preserve">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665326F0" w14:textId="17D9CD43" w:rsidR="008B0EF5" w:rsidRPr="001D1B97" w:rsidRDefault="008B0EF5" w:rsidP="00D20646">
      <w:pPr>
        <w:pStyle w:val="Heading6"/>
        <w:rPr>
          <w:lang w:val="en-CA"/>
        </w:rPr>
      </w:pPr>
      <w:r>
        <w:rPr>
          <w:lang w:val="en-CA"/>
        </w:rPr>
        <w:t>orientation</w:t>
      </w:r>
    </w:p>
    <w:p w14:paraId="08ED4D63" w14:textId="4FA355E3" w:rsidR="008B0EF5" w:rsidRDefault="008B0EF5" w:rsidP="00D20646">
      <w:pPr>
        <w:rPr>
          <w:lang w:val="en-CA"/>
        </w:rPr>
      </w:pPr>
      <w:r>
        <w:rPr>
          <w:lang w:val="en-CA"/>
        </w:rPr>
        <w:lastRenderedPageBreak/>
        <w:t xml:space="preserve">The </w:t>
      </w:r>
      <w:r w:rsidRPr="00707C33">
        <w:rPr>
          <w:rStyle w:val="Entity"/>
        </w:rPr>
        <w:t>orientation:GSML_PlanarOrientation</w:t>
      </w:r>
      <w:r>
        <w:rPr>
          <w:lang w:val="en-CA"/>
        </w:rPr>
        <w:t xml:space="preserve"> property report</w:t>
      </w:r>
      <w:r w:rsidR="001D1B97">
        <w:rPr>
          <w:lang w:val="en-CA"/>
        </w:rPr>
        <w:t>s</w:t>
      </w:r>
      <w:r>
        <w:rPr>
          <w:lang w:val="en-CA"/>
        </w:rPr>
        <w:t xml:space="preserve">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2CE6977C" w14:textId="0BCBE574" w:rsidR="008B0EF5" w:rsidRPr="001D1B97" w:rsidRDefault="008B0EF5" w:rsidP="00D20646">
      <w:pPr>
        <w:pStyle w:val="Heading5"/>
        <w:rPr>
          <w:lang w:val="en-CA"/>
        </w:rPr>
      </w:pPr>
      <w:r w:rsidRPr="00D970E9">
        <w:rPr>
          <w:lang w:val="en-CA"/>
        </w:rPr>
        <w:t>correlatesWith</w:t>
      </w:r>
    </w:p>
    <w:p w14:paraId="39BB7009" w14:textId="571A598B" w:rsidR="008B0EF5" w:rsidRPr="001D1B97" w:rsidRDefault="008B0EF5" w:rsidP="00D20646">
      <w:r>
        <w:rPr>
          <w:lang w:val="en-CA"/>
        </w:rPr>
        <w:t xml:space="preserve">The </w:t>
      </w:r>
      <w:r w:rsidRPr="00707C33">
        <w:rPr>
          <w:rStyle w:val="Entity"/>
        </w:rPr>
        <w:t>correlatesWith</w:t>
      </w:r>
      <w:r>
        <w:rPr>
          <w:lang w:val="en-CA"/>
        </w:rPr>
        <w:t xml:space="preserve"> property </w:t>
      </w:r>
      <w:r w:rsidR="001D1B97">
        <w:rPr>
          <w:lang w:val="en-CA"/>
        </w:rPr>
        <w:t>is</w:t>
      </w:r>
      <w:r>
        <w:rPr>
          <w:lang w:val="en-CA"/>
        </w:rPr>
        <w:t xml:space="preserve"> an association between </w:t>
      </w:r>
      <w:r w:rsidRPr="00707C33">
        <w:rPr>
          <w:rStyle w:val="Entity"/>
        </w:rPr>
        <w:t>ContactDescription</w:t>
      </w:r>
      <w:r>
        <w:rPr>
          <w:lang w:val="en-CA"/>
        </w:rPr>
        <w:t xml:space="preserve"> and a </w:t>
      </w:r>
      <w:r w:rsidRPr="00707C33">
        <w:rPr>
          <w:rStyle w:val="Entity"/>
        </w:rPr>
        <w:t>GeochronologicBoundary</w:t>
      </w:r>
      <w:r>
        <w:rPr>
          <w:lang w:val="en-CA"/>
        </w:rPr>
        <w:t xml:space="preserve"> describing </w:t>
      </w:r>
      <w:r w:rsidRPr="008B0EF5">
        <w:rPr>
          <w:lang w:val="en-CA"/>
        </w:rPr>
        <w:t>a geochronologic (</w:t>
      </w:r>
      <w:r w:rsidR="00EB7A36" w:rsidRPr="008B0EF5">
        <w:rPr>
          <w:lang w:val="en-CA"/>
        </w:rPr>
        <w:t>i.e.</w:t>
      </w:r>
      <w:r w:rsidRPr="008B0EF5">
        <w:rPr>
          <w:lang w:val="en-CA"/>
        </w:rPr>
        <w:t>, time zone) boundary that may correlate with it.</w:t>
      </w:r>
      <w:r w:rsidR="001D1B97">
        <w:rPr>
          <w:lang w:val="en-CA"/>
        </w:rPr>
        <w:t xml:space="preserve">  Therefore, </w:t>
      </w:r>
      <w:r w:rsidR="001D1B97">
        <w:t xml:space="preserve">a contact correlation with a </w:t>
      </w:r>
      <w:r w:rsidR="001D1B97" w:rsidRPr="00707C33">
        <w:rPr>
          <w:rStyle w:val="Entity"/>
        </w:rPr>
        <w:t>GeochronologicBoundary</w:t>
      </w:r>
      <w:r w:rsidR="001D1B97">
        <w:t xml:space="preserve"> SHALL ONLY be allowed when the </w:t>
      </w:r>
      <w:r w:rsidR="001D1B97" w:rsidRPr="00707C33">
        <w:rPr>
          <w:rStyle w:val="Entity"/>
        </w:rPr>
        <w:t>contactType</w:t>
      </w:r>
      <w:r w:rsidR="001D1B97">
        <w:t xml:space="preserve"> is a </w:t>
      </w:r>
      <w:r w:rsidR="001D1B97" w:rsidRPr="00707C33">
        <w:rPr>
          <w:rStyle w:val="Entity"/>
        </w:rPr>
        <w:t>ChronostratigraphicBoundary</w:t>
      </w:r>
      <w:r w:rsidR="001D1B97">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795" w:name="BKM_C1076615_3AE6_4988_8393_E66493CD8FB0"/>
            <w:bookmarkStart w:id="796" w:name="BKM_A9BDB16E_7011_463E_B96E_FB003E3472AA"/>
            <w:bookmarkEnd w:id="795"/>
            <w:bookmarkEnd w:id="796"/>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02406311" w:rsidR="00FC626E" w:rsidRPr="00FA4FE3" w:rsidRDefault="00FC626E" w:rsidP="00FA4FE3">
            <w:pPr>
              <w:pStyle w:val="Tabletext10"/>
              <w:jc w:val="left"/>
              <w:rPr>
                <w:rStyle w:val="reqtext"/>
                <w:szCs w:val="18"/>
                <w:lang w:val="en-CA"/>
              </w:rPr>
            </w:pPr>
            <w:r w:rsidRPr="00FA4FE3">
              <w:rPr>
                <w:rStyle w:val="Entity"/>
                <w:sz w:val="18"/>
                <w:szCs w:val="18"/>
              </w:rPr>
              <w:t>correlatesWith</w:t>
            </w:r>
            <w:r w:rsidRPr="00FA4FE3">
              <w:rPr>
                <w:rStyle w:val="reqtext"/>
                <w:szCs w:val="18"/>
                <w:lang w:val="en-CA"/>
              </w:rPr>
              <w:t xml:space="preserve"> association to a </w:t>
            </w:r>
            <w:r w:rsidRPr="00FA4FE3">
              <w:rPr>
                <w:rStyle w:val="Entity"/>
                <w:sz w:val="18"/>
                <w:szCs w:val="18"/>
              </w:rPr>
              <w:t>GeochronologicBondary</w:t>
            </w:r>
            <w:r w:rsidRPr="00FA4FE3">
              <w:rPr>
                <w:rStyle w:val="reqtext"/>
                <w:szCs w:val="18"/>
                <w:lang w:val="en-CA"/>
              </w:rPr>
              <w:t xml:space="preserve"> SHALL be allowed only when </w:t>
            </w:r>
            <w:r w:rsidRPr="00FA4FE3">
              <w:rPr>
                <w:rStyle w:val="Entity"/>
                <w:sz w:val="18"/>
                <w:szCs w:val="18"/>
              </w:rPr>
              <w:t>contactType</w:t>
            </w:r>
            <w:r w:rsidRPr="00FA4FE3">
              <w:rPr>
                <w:rStyle w:val="reqtext"/>
                <w:szCs w:val="18"/>
                <w:lang w:val="en-CA"/>
              </w:rPr>
              <w:t xml:space="preserve"> </w:t>
            </w:r>
            <w:r w:rsidR="00FA4FE3" w:rsidRPr="00FA4FE3">
              <w:rPr>
                <w:rStyle w:val="reqtext"/>
                <w:szCs w:val="18"/>
                <w:lang w:val="en-CA"/>
              </w:rPr>
              <w:t>=</w:t>
            </w:r>
            <w:r w:rsidRPr="00FA4FE3">
              <w:rPr>
                <w:rStyle w:val="reqtext"/>
                <w:szCs w:val="18"/>
                <w:lang w:val="en-CA"/>
              </w:rPr>
              <w:t xml:space="preserve"> ChronostratigraphicBoundary</w:t>
            </w:r>
            <w:r w:rsidR="00CB122C" w:rsidRPr="00FA4FE3">
              <w:rPr>
                <w:rStyle w:val="reqtext"/>
                <w:szCs w:val="18"/>
                <w:lang w:val="en-CA"/>
              </w:rPr>
              <w:t>.</w:t>
            </w:r>
          </w:p>
        </w:tc>
      </w:tr>
    </w:tbl>
    <w:p w14:paraId="416180C4" w14:textId="77777777" w:rsidR="008B0EF5" w:rsidRDefault="008B0EF5" w:rsidP="00AB10FC"/>
    <w:p w14:paraId="06743E2A" w14:textId="68CAE696" w:rsidR="00FC626E" w:rsidRDefault="00FC626E" w:rsidP="00FC626E">
      <w:pPr>
        <w:pStyle w:val="Heading4"/>
      </w:pPr>
      <w:bookmarkStart w:id="797" w:name="_Ref456030847"/>
      <w:r>
        <w:t>DisplacementEvent</w:t>
      </w:r>
      <w:bookmarkEnd w:id="797"/>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AA29A94" w:rsidR="00FC626E" w:rsidRDefault="0095264C" w:rsidP="00FC626E">
      <w:pPr>
        <w:keepNext/>
      </w:pPr>
      <w:r>
        <w:rPr>
          <w:noProof/>
          <w:lang w:val="en-AU" w:eastAsia="en-AU"/>
        </w:rPr>
        <w:lastRenderedPageBreak/>
        <w:drawing>
          <wp:inline distT="0" distB="0" distL="0" distR="0" wp14:anchorId="02E54BAD" wp14:editId="6F71C515">
            <wp:extent cx="3925570" cy="5760085"/>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25570" cy="5760085"/>
                    </a:xfrm>
                    <a:prstGeom prst="rect">
                      <a:avLst/>
                    </a:prstGeom>
                    <a:noFill/>
                    <a:ln>
                      <a:noFill/>
                    </a:ln>
                  </pic:spPr>
                </pic:pic>
              </a:graphicData>
            </a:graphic>
          </wp:inline>
        </w:drawing>
      </w:r>
    </w:p>
    <w:p w14:paraId="40398DF5" w14:textId="5DE7AE8A" w:rsidR="00FC626E" w:rsidRDefault="00FC626E" w:rsidP="00FC626E">
      <w:pPr>
        <w:pStyle w:val="Caption"/>
      </w:pPr>
      <w:bookmarkStart w:id="798" w:name="_Ref446932377"/>
      <w:r>
        <w:t xml:space="preserve">Figure </w:t>
      </w:r>
      <w:r w:rsidR="00673E83">
        <w:fldChar w:fldCharType="begin"/>
      </w:r>
      <w:r w:rsidR="00673E83">
        <w:instrText xml:space="preserve"> SEQ Figure \* ARABIC </w:instrText>
      </w:r>
      <w:r w:rsidR="00673E83">
        <w:fldChar w:fldCharType="separate"/>
      </w:r>
      <w:r w:rsidR="00AD44BE">
        <w:rPr>
          <w:noProof/>
        </w:rPr>
        <w:t>54</w:t>
      </w:r>
      <w:r w:rsidR="00673E83">
        <w:rPr>
          <w:noProof/>
        </w:rPr>
        <w:fldChar w:fldCharType="end"/>
      </w:r>
      <w:bookmarkEnd w:id="798"/>
      <w:r>
        <w:t>: DisplacementEvent</w:t>
      </w:r>
      <w:r w:rsidR="00A63650">
        <w:t xml:space="preserve"> context diagram</w:t>
      </w:r>
    </w:p>
    <w:p w14:paraId="484C4FD9" w14:textId="4372163F" w:rsidR="00A63650" w:rsidRPr="00B538DE" w:rsidRDefault="00A63650" w:rsidP="00D20646">
      <w:pPr>
        <w:pStyle w:val="Heading5"/>
        <w:rPr>
          <w:lang w:val="en-CA"/>
        </w:rPr>
      </w:pPr>
      <w:r w:rsidRPr="00D970E9">
        <w:rPr>
          <w:lang w:val="en-CA"/>
        </w:rPr>
        <w:t>incrementalDisplacement</w:t>
      </w:r>
    </w:p>
    <w:p w14:paraId="26D8AAE4" w14:textId="0B72CC97" w:rsidR="00A63650" w:rsidRDefault="00A63650" w:rsidP="00D20646">
      <w:r>
        <w:t xml:space="preserve">The </w:t>
      </w:r>
      <w:r w:rsidRPr="00707C33">
        <w:rPr>
          <w:rStyle w:val="Entity"/>
        </w:rPr>
        <w:t>incrementalDisplacement:DisplacementValue</w:t>
      </w:r>
      <w:r>
        <w:t xml:space="preserve"> property </w:t>
      </w:r>
      <w:r w:rsidR="00B538DE">
        <w:t>contains a</w:t>
      </w:r>
      <w:r w:rsidR="003C6266">
        <w:t xml:space="preserve"> </w:t>
      </w:r>
      <w:r w:rsidR="003C6266" w:rsidRPr="00707C33">
        <w:rPr>
          <w:rStyle w:val="Entity"/>
        </w:rPr>
        <w:t>DisplacementValue</w:t>
      </w:r>
      <w:r w:rsidR="003C6266">
        <w:t xml:space="preserve"> </w:t>
      </w:r>
      <w:r w:rsidR="00B538DE">
        <w:t>(</w:t>
      </w:r>
      <w:r w:rsidR="00B538DE">
        <w:fldChar w:fldCharType="begin"/>
      </w:r>
      <w:r w:rsidR="00B538DE">
        <w:instrText xml:space="preserve"> REF _Ref456439485 \r \h </w:instrText>
      </w:r>
      <w:r w:rsidR="00B538DE">
        <w:fldChar w:fldCharType="separate"/>
      </w:r>
      <w:r w:rsidR="00AD44BE">
        <w:t>8.5.4.4</w:t>
      </w:r>
      <w:r w:rsidR="00B538DE">
        <w:fldChar w:fldCharType="end"/>
      </w:r>
      <w:r w:rsidR="00B538DE">
        <w:t xml:space="preserve">) </w:t>
      </w:r>
      <w:r>
        <w:t>report</w:t>
      </w:r>
      <w:r w:rsidR="003C6266">
        <w:t>ing</w:t>
      </w:r>
      <w:r>
        <w:t xml:space="preserve"> </w:t>
      </w:r>
      <w:r w:rsidRPr="00A63650">
        <w:t>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1B2FD468" w:rsidR="009A0D4B" w:rsidRDefault="003C6266" w:rsidP="00D20646">
      <w:r>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rsidR="00680CF9">
        <w:t xml:space="preserve"> [</w:t>
      </w:r>
      <w:r w:rsidR="00680CF9">
        <w:fldChar w:fldCharType="begin"/>
      </w:r>
      <w:r w:rsidR="00680CF9">
        <w:instrText xml:space="preserve"> REF _Ref458066370 \n \h </w:instrText>
      </w:r>
      <w:r w:rsidR="00680CF9">
        <w:fldChar w:fldCharType="separate"/>
      </w:r>
      <w:r w:rsidR="00AD44BE">
        <w:t>13</w:t>
      </w:r>
      <w:r w:rsidR="00680CF9">
        <w:fldChar w:fldCharType="end"/>
      </w:r>
      <w:r w:rsidR="00680CF9">
        <w:t>]</w:t>
      </w:r>
      <w:r w:rsidR="00B538DE">
        <w:t xml:space="preserve">.  The </w:t>
      </w:r>
      <w:r w:rsidR="009A0D4B" w:rsidRPr="00707C33">
        <w:rPr>
          <w:rStyle w:val="Entity"/>
        </w:rPr>
        <w:t>GeologicStructure</w:t>
      </w:r>
      <w:r w:rsidR="009A0D4B" w:rsidRPr="009A0D4B">
        <w:t xml:space="preserve"> characteristic of gneiss is layering. </w:t>
      </w:r>
    </w:p>
    <w:p w14:paraId="4319CBB1" w14:textId="00CE8B01" w:rsidR="009A0D4B" w:rsidRDefault="0095264C" w:rsidP="00D20646">
      <w:pPr>
        <w:keepNext/>
      </w:pPr>
      <w:r>
        <w:rPr>
          <w:noProof/>
          <w:lang w:val="en-AU" w:eastAsia="en-AU"/>
        </w:rPr>
        <w:lastRenderedPageBreak/>
        <w:drawing>
          <wp:inline distT="0" distB="0" distL="0" distR="0" wp14:anchorId="22BD6CAC" wp14:editId="4C2349AF">
            <wp:extent cx="4898390" cy="390779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98390" cy="3907790"/>
                    </a:xfrm>
                    <a:prstGeom prst="rect">
                      <a:avLst/>
                    </a:prstGeom>
                    <a:noFill/>
                    <a:ln>
                      <a:noFill/>
                    </a:ln>
                  </pic:spPr>
                </pic:pic>
              </a:graphicData>
            </a:graphic>
          </wp:inline>
        </w:drawing>
      </w:r>
    </w:p>
    <w:p w14:paraId="46B783CF" w14:textId="752414B0" w:rsidR="009A0D4B" w:rsidRDefault="009A0D4B" w:rsidP="00D20646">
      <w:pPr>
        <w:pStyle w:val="Caption"/>
      </w:pPr>
      <w:r>
        <w:t xml:space="preserve">Figure </w:t>
      </w:r>
      <w:r>
        <w:fldChar w:fldCharType="begin"/>
      </w:r>
      <w:r>
        <w:instrText xml:space="preserve"> SEQ Figure \* ARABIC </w:instrText>
      </w:r>
      <w:r>
        <w:fldChar w:fldCharType="separate"/>
      </w:r>
      <w:r w:rsidR="00AD44BE">
        <w:rPr>
          <w:noProof/>
        </w:rPr>
        <w:t>55</w:t>
      </w:r>
      <w:r>
        <w:fldChar w:fldCharType="end"/>
      </w:r>
      <w:r>
        <w:t>: Layering</w:t>
      </w:r>
      <w:r w:rsidR="00A63650">
        <w:t xml:space="preserve"> context diagram</w:t>
      </w:r>
    </w:p>
    <w:p w14:paraId="72B8C7C9" w14:textId="77777777" w:rsidR="009A0D4B" w:rsidRDefault="009A0D4B" w:rsidP="00D20646"/>
    <w:p w14:paraId="0B4252AC" w14:textId="47087BBE" w:rsidR="00A63650" w:rsidRDefault="00A63650" w:rsidP="00D20646">
      <w:pPr>
        <w:pStyle w:val="Heading5"/>
      </w:pPr>
      <w:r>
        <w:t>layeringComposition</w:t>
      </w:r>
    </w:p>
    <w:p w14:paraId="092A68DA" w14:textId="69BA429C" w:rsidR="00A63650" w:rsidRPr="00777586" w:rsidRDefault="00A63650" w:rsidP="00A63650">
      <w:r w:rsidRPr="00A63650">
        <w:t xml:space="preserve">The </w:t>
      </w:r>
      <w:r w:rsidRPr="00707C33">
        <w:rPr>
          <w:rStyle w:val="Entity"/>
        </w:rPr>
        <w:t>layeringComposition</w:t>
      </w:r>
      <w:r w:rsidRPr="00A63650">
        <w:t xml:space="preserve"> property </w:t>
      </w:r>
      <w:r w:rsidR="00B538DE">
        <w:t xml:space="preserve">is </w:t>
      </w:r>
      <w:r w:rsidRPr="00A63650">
        <w:t xml:space="preserve">an association between a </w:t>
      </w:r>
      <w:r w:rsidRPr="00707C33">
        <w:rPr>
          <w:rStyle w:val="Entity"/>
        </w:rPr>
        <w:t>Layering</w:t>
      </w:r>
      <w:r w:rsidRPr="00A63650">
        <w:t xml:space="preserve"> and a </w:t>
      </w:r>
      <w:r w:rsidRPr="00707C33">
        <w:rPr>
          <w:rStyle w:val="Entity"/>
        </w:rPr>
        <w:t>RockMaterial</w:t>
      </w:r>
      <w:r w:rsidRPr="00A63650">
        <w:t xml:space="preserve">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Heading4"/>
      </w:pPr>
      <w:bookmarkStart w:id="799" w:name="_Ref456439485"/>
      <w:r>
        <w:t>DisplacementValue</w:t>
      </w:r>
      <w:bookmarkEnd w:id="799"/>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4365D40A" w:rsidR="00386910" w:rsidRDefault="0095264C" w:rsidP="00386910">
      <w:pPr>
        <w:keepNext/>
      </w:pPr>
      <w:r>
        <w:rPr>
          <w:noProof/>
          <w:lang w:val="en-AU" w:eastAsia="en-AU"/>
        </w:rPr>
        <w:lastRenderedPageBreak/>
        <w:drawing>
          <wp:inline distT="0" distB="0" distL="0" distR="0" wp14:anchorId="570ABC81" wp14:editId="1CDF8116">
            <wp:extent cx="5486400" cy="4974665"/>
            <wp:effectExtent l="0" t="0" r="0" b="0"/>
            <wp:docPr id="506" name="Imag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974665"/>
                    </a:xfrm>
                    <a:prstGeom prst="rect">
                      <a:avLst/>
                    </a:prstGeom>
                    <a:noFill/>
                    <a:ln>
                      <a:noFill/>
                    </a:ln>
                  </pic:spPr>
                </pic:pic>
              </a:graphicData>
            </a:graphic>
          </wp:inline>
        </w:drawing>
      </w:r>
    </w:p>
    <w:p w14:paraId="6B5034BE" w14:textId="019FF739"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56</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800" w:name="BKM_0148DBC7_BEFE_411F_BDA0_ED2509780C45"/>
      <w:bookmarkEnd w:id="800"/>
    </w:p>
    <w:p w14:paraId="0DCD049C" w14:textId="34699162" w:rsidR="00A41036" w:rsidRPr="00B538DE" w:rsidRDefault="00A41036" w:rsidP="00B538DE">
      <w:pPr>
        <w:pStyle w:val="Heading5"/>
        <w:rPr>
          <w:lang w:val="en-CA"/>
        </w:rPr>
      </w:pPr>
      <w:r w:rsidRPr="00D970E9">
        <w:rPr>
          <w:lang w:val="en-CA"/>
        </w:rPr>
        <w:t>hangingWallDirection</w:t>
      </w:r>
    </w:p>
    <w:p w14:paraId="0D368CB9" w14:textId="50A95B9E" w:rsidR="00A41036" w:rsidRDefault="00A41036" w:rsidP="00D20646">
      <w:pPr>
        <w:rPr>
          <w:lang w:val="en-CA"/>
        </w:rPr>
      </w:pPr>
      <w:r>
        <w:rPr>
          <w:lang w:val="en-CA"/>
        </w:rPr>
        <w:t xml:space="preserve">The property </w:t>
      </w:r>
      <w:r w:rsidRPr="00707C33">
        <w:rPr>
          <w:rStyle w:val="Entity"/>
        </w:rPr>
        <w:t>hangingWallDirection:GSML_LinearOrientation</w:t>
      </w:r>
      <w:r>
        <w:rPr>
          <w:lang w:val="en-CA"/>
        </w:rPr>
        <w:t xml:space="preserve"> describe</w:t>
      </w:r>
      <w:r w:rsidR="00B538DE">
        <w:rPr>
          <w:lang w:val="en-CA"/>
        </w:rPr>
        <w:t>s</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5584D448" w14:textId="5F50B9D4" w:rsidR="00AF6A26" w:rsidRPr="00B538DE" w:rsidRDefault="00AF6A26" w:rsidP="00B538DE">
      <w:pPr>
        <w:pStyle w:val="Heading5"/>
        <w:rPr>
          <w:lang w:val="en-CA"/>
        </w:rPr>
      </w:pPr>
      <w:r>
        <w:rPr>
          <w:lang w:val="en-CA"/>
        </w:rPr>
        <w:t>movementSense</w:t>
      </w:r>
    </w:p>
    <w:p w14:paraId="1EFFA905" w14:textId="274351BE" w:rsidR="00AF6A26" w:rsidRDefault="00AF6A26" w:rsidP="00D20646">
      <w:pPr>
        <w:rPr>
          <w:lang w:val="en-CA"/>
        </w:rPr>
      </w:pPr>
      <w:r>
        <w:rPr>
          <w:lang w:val="en-CA"/>
        </w:rPr>
        <w:t>The</w:t>
      </w:r>
      <w:r w:rsidR="00707C33">
        <w:rPr>
          <w:lang w:val="en-CA"/>
        </w:rPr>
        <w:t xml:space="preserve"> property</w:t>
      </w:r>
      <w:r>
        <w:rPr>
          <w:lang w:val="en-CA"/>
        </w:rPr>
        <w:t xml:space="preserve"> </w:t>
      </w:r>
      <w:r w:rsidRPr="00707C33">
        <w:rPr>
          <w:rStyle w:val="Entity"/>
        </w:rPr>
        <w:t>movementSense:MovementSenseTerm</w:t>
      </w:r>
      <w:r>
        <w:rPr>
          <w:lang w:val="en-CA"/>
        </w:rPr>
        <w:t xml:space="preserve"> </w:t>
      </w:r>
      <w:r w:rsidR="00B538DE">
        <w:rPr>
          <w:lang w:val="en-CA"/>
        </w:rPr>
        <w:t>contains a</w:t>
      </w:r>
      <w:r>
        <w:rPr>
          <w:lang w:val="en-CA"/>
        </w:rPr>
        <w:t xml:space="preserve">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Heading5"/>
        <w:rPr>
          <w:lang w:val="en-CA"/>
        </w:rPr>
      </w:pPr>
      <w:r w:rsidRPr="00D970E9">
        <w:rPr>
          <w:lang w:val="en-CA"/>
        </w:rPr>
        <w:t>movementType</w:t>
      </w:r>
    </w:p>
    <w:p w14:paraId="6B1E694D" w14:textId="04C0E03B" w:rsidR="00AF6A26" w:rsidRDefault="00AF6A26" w:rsidP="00D20646">
      <w:pPr>
        <w:rPr>
          <w:lang w:val="en-CA"/>
        </w:rPr>
      </w:pPr>
      <w:r>
        <w:rPr>
          <w:lang w:val="en-CA"/>
        </w:rPr>
        <w:t xml:space="preserve">The property </w:t>
      </w:r>
      <w:r w:rsidRPr="00707C33">
        <w:rPr>
          <w:rStyle w:val="Entity"/>
        </w:rPr>
        <w:t>mov</w:t>
      </w:r>
      <w:r w:rsidR="00B538DE" w:rsidRPr="00707C33">
        <w:rPr>
          <w:rStyle w:val="Entity"/>
        </w:rPr>
        <w:t>ementType:MovementTypeTerm</w:t>
      </w:r>
      <w:r>
        <w:rPr>
          <w:lang w:val="en-CA"/>
        </w:rPr>
        <w:t xml:space="preserve"> contain</w:t>
      </w:r>
      <w:r w:rsidR="00B538DE">
        <w:rPr>
          <w:lang w:val="en-CA"/>
        </w:rPr>
        <w:t>s</w:t>
      </w:r>
      <w:r>
        <w:rPr>
          <w:lang w:val="en-CA"/>
        </w:rPr>
        <w:t xml:space="preserve">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Heading5"/>
        <w:rPr>
          <w:lang w:val="en-CA"/>
        </w:rPr>
      </w:pPr>
      <w:r w:rsidRPr="00D970E9">
        <w:rPr>
          <w:lang w:val="en-CA"/>
        </w:rPr>
        <w:lastRenderedPageBreak/>
        <w:t>displacementEvent</w:t>
      </w:r>
    </w:p>
    <w:p w14:paraId="27FE90A0" w14:textId="5CA3A809" w:rsidR="00AF6A26" w:rsidRDefault="00AF6A26" w:rsidP="00D20646">
      <w:pPr>
        <w:rPr>
          <w:lang w:val="en-CA"/>
        </w:rPr>
      </w:pPr>
      <w:r>
        <w:rPr>
          <w:lang w:val="en-CA"/>
        </w:rPr>
        <w:t xml:space="preserve">The property </w:t>
      </w:r>
      <w:r w:rsidRPr="00707C33">
        <w:rPr>
          <w:rStyle w:val="Entity"/>
        </w:rPr>
        <w:t>displacementEvent</w:t>
      </w:r>
      <w:r>
        <w:rPr>
          <w:lang w:val="en-CA"/>
        </w:rPr>
        <w:t xml:space="preserve"> </w:t>
      </w:r>
      <w:r w:rsidR="00B538DE">
        <w:rPr>
          <w:lang w:val="en-CA"/>
        </w:rPr>
        <w:t>is</w:t>
      </w:r>
      <w:r w:rsidR="003C6266">
        <w:rPr>
          <w:lang w:val="en-CA"/>
        </w:rPr>
        <w:t xml:space="preserve"> an association between a </w:t>
      </w:r>
      <w:r w:rsidR="003C6266" w:rsidRPr="00707C33">
        <w:rPr>
          <w:rStyle w:val="Entity"/>
        </w:rPr>
        <w:t>Displacement</w:t>
      </w:r>
      <w:r w:rsidR="003C6266">
        <w:rPr>
          <w:lang w:val="en-CA"/>
        </w:rPr>
        <w:t xml:space="preserve"> and a </w:t>
      </w:r>
      <w:r w:rsidR="003C6266" w:rsidRPr="00707C33">
        <w:rPr>
          <w:rStyle w:val="Entity"/>
        </w:rPr>
        <w:t>GeologicEvent</w:t>
      </w:r>
      <w:r w:rsidR="003C6266">
        <w:rPr>
          <w:lang w:val="en-CA"/>
        </w:rPr>
        <w:t xml:space="preserve">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801" w:name="BKM_3201DCDD_D133_49AE_90CB_9F86F5B18ACE"/>
      <w:bookmarkStart w:id="802" w:name="BKM_5AEA7724_2100_40A1_BA99_6516E4CE2A3E"/>
      <w:bookmarkStart w:id="803" w:name="BKM_65E9638C_341E_4069_9C8F_D8BC2F8B7601"/>
      <w:bookmarkEnd w:id="801"/>
      <w:bookmarkEnd w:id="802"/>
      <w:bookmarkEnd w:id="803"/>
      <w:r>
        <w:t>SeparationValue</w:t>
      </w:r>
    </w:p>
    <w:p w14:paraId="0835FC54" w14:textId="77777777" w:rsidR="008279FB" w:rsidRDefault="008279FB" w:rsidP="00AB10FC"/>
    <w:p w14:paraId="41A1AB52" w14:textId="2173FD72" w:rsidR="00777586" w:rsidRDefault="00C74871" w:rsidP="00AB10FC">
      <w:r w:rsidRPr="00707C33">
        <w:rPr>
          <w:rStyle w:val="Entity"/>
        </w:rPr>
        <w:t>SeparationValue</w:t>
      </w:r>
      <w:r>
        <w:t xml:space="preserve"> is a kind of </w:t>
      </w:r>
      <w:r w:rsidRPr="00707C33">
        <w:rPr>
          <w:rStyle w:val="Entity"/>
        </w:rPr>
        <w:t>DisplacementValue</w:t>
      </w:r>
      <w:r>
        <w:t xml:space="preserve"> that describes t</w:t>
      </w:r>
      <w:r w:rsidR="00777586" w:rsidRPr="00777586">
        <w:t>he amount of separation displacement across a structure.</w:t>
      </w:r>
    </w:p>
    <w:p w14:paraId="5AA86401" w14:textId="07FCC3D8" w:rsidR="00C74871" w:rsidRPr="00B538DE" w:rsidRDefault="00B538DE" w:rsidP="00B538DE">
      <w:pPr>
        <w:pStyle w:val="Heading5"/>
        <w:rPr>
          <w:lang w:val="en-CA"/>
        </w:rPr>
      </w:pPr>
      <w:r>
        <w:rPr>
          <w:lang w:val="en-CA"/>
        </w:rPr>
        <w:t>s</w:t>
      </w:r>
      <w:r w:rsidR="00C74871" w:rsidRPr="00D970E9">
        <w:rPr>
          <w:lang w:val="en-CA"/>
        </w:rPr>
        <w:t>eparation</w:t>
      </w:r>
    </w:p>
    <w:p w14:paraId="4BB6DBF2" w14:textId="0BCCC335" w:rsidR="00C74871" w:rsidRDefault="00C74871" w:rsidP="00AB10FC">
      <w:r>
        <w:t xml:space="preserve">The property </w:t>
      </w:r>
      <w:r w:rsidRPr="00707C33">
        <w:rPr>
          <w:rStyle w:val="Entity"/>
        </w:rPr>
        <w:t>separation:GSML_Vector</w:t>
      </w:r>
      <w:r>
        <w:t xml:space="preserve"> report</w:t>
      </w:r>
      <w:r w:rsidR="00B538DE">
        <w:t>s</w:t>
      </w:r>
      <w:r>
        <w:t xml:space="preserve">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Heading4"/>
      </w:pPr>
      <w:bookmarkStart w:id="804" w:name="BKM_08A92A70_F1F3_4B2A_9DC3_7E931F02BD38"/>
      <w:bookmarkStart w:id="805" w:name="BKM_3F7EC057_E707_4A06_A6E3_17A0DD602106"/>
      <w:bookmarkEnd w:id="804"/>
      <w:bookmarkEnd w:id="805"/>
      <w:r>
        <w:t>NetSlipValue</w:t>
      </w:r>
    </w:p>
    <w:p w14:paraId="0786FEA3" w14:textId="77777777" w:rsidR="00777586" w:rsidRPr="00777586" w:rsidRDefault="00777586" w:rsidP="00777586"/>
    <w:p w14:paraId="1A3385D7" w14:textId="79CED148" w:rsidR="00777586" w:rsidRDefault="00C74871" w:rsidP="00AB10FC">
      <w:r w:rsidRPr="00707C33">
        <w:rPr>
          <w:rStyle w:val="Entity"/>
        </w:rPr>
        <w:t>NetSlipValue</w:t>
      </w:r>
      <w:r>
        <w:t xml:space="preserve"> is a kind of </w:t>
      </w:r>
      <w:r w:rsidRPr="00707C33">
        <w:rPr>
          <w:rStyle w:val="Entity"/>
        </w:rPr>
        <w:t>DisplacementValue</w:t>
      </w:r>
      <w:r>
        <w:t xml:space="preserve"> that describes the </w:t>
      </w:r>
      <w:r w:rsidR="00777586" w:rsidRPr="00777586">
        <w:t>total amount of slip displacement along a structure.</w:t>
      </w:r>
    </w:p>
    <w:p w14:paraId="1FEE56C3" w14:textId="0C6F2D77" w:rsidR="00C74871" w:rsidRPr="00B538DE" w:rsidRDefault="00C74871" w:rsidP="00B538DE">
      <w:pPr>
        <w:pStyle w:val="Heading5"/>
        <w:rPr>
          <w:lang w:val="en-CA"/>
        </w:rPr>
      </w:pPr>
      <w:r w:rsidRPr="00D970E9">
        <w:rPr>
          <w:lang w:val="en-CA"/>
        </w:rPr>
        <w:t>netSlip</w:t>
      </w:r>
    </w:p>
    <w:p w14:paraId="63409A79" w14:textId="683A8B31" w:rsidR="00C74871" w:rsidRDefault="00C74871">
      <w:pPr>
        <w:rPr>
          <w:lang w:val="en-CA"/>
        </w:rPr>
      </w:pPr>
      <w:r>
        <w:rPr>
          <w:lang w:val="en-CA"/>
        </w:rPr>
        <w:t xml:space="preserve">The property </w:t>
      </w:r>
      <w:r w:rsidRPr="00707C33">
        <w:rPr>
          <w:rStyle w:val="Entity"/>
        </w:rPr>
        <w:t>netSlip:GSML_Vector</w:t>
      </w:r>
      <w:r>
        <w:rPr>
          <w:lang w:val="en-CA"/>
        </w:rPr>
        <w:t xml:space="preserve"> report</w:t>
      </w:r>
      <w:r w:rsidR="00B538DE">
        <w:rPr>
          <w:lang w:val="en-CA"/>
        </w:rPr>
        <w:t>s</w:t>
      </w:r>
      <w:r>
        <w:rPr>
          <w:lang w:val="en-CA"/>
        </w:rPr>
        <w:t xml:space="preserve"> t</w:t>
      </w:r>
      <w:r w:rsidRPr="00C74871">
        <w:rPr>
          <w:lang w:val="en-CA"/>
        </w:rPr>
        <w:t xml:space="preserve">he value of the net slip, expressed as </w:t>
      </w:r>
      <w:r w:rsidR="003C6266">
        <w:rPr>
          <w:lang w:val="en-CA"/>
        </w:rPr>
        <w:t xml:space="preserve">a </w:t>
      </w:r>
      <w:r w:rsidRPr="00C74871">
        <w:rPr>
          <w:lang w:val="en-CA"/>
        </w:rPr>
        <w:t>vector.</w:t>
      </w:r>
    </w:p>
    <w:p w14:paraId="26EAEE9A" w14:textId="708C6F54" w:rsidR="00C74871" w:rsidRPr="00B538DE" w:rsidRDefault="00C74871" w:rsidP="00C74871">
      <w:pPr>
        <w:pStyle w:val="Heading5"/>
        <w:rPr>
          <w:lang w:val="en-CA"/>
        </w:rPr>
      </w:pPr>
      <w:r w:rsidRPr="00D970E9">
        <w:rPr>
          <w:lang w:val="en-CA"/>
        </w:rPr>
        <w:t>slipComponent</w:t>
      </w:r>
    </w:p>
    <w:p w14:paraId="328BE539" w14:textId="1B80F9F1" w:rsidR="00C74871" w:rsidRDefault="00C74871" w:rsidP="00C74871">
      <w:r>
        <w:t xml:space="preserve">The </w:t>
      </w:r>
      <w:r w:rsidRPr="00707C33">
        <w:rPr>
          <w:rStyle w:val="Entity"/>
        </w:rPr>
        <w:t>slipComponent:SlipComponents</w:t>
      </w:r>
      <w:r>
        <w:t xml:space="preserve"> property associate</w:t>
      </w:r>
      <w:r w:rsidR="00B538DE">
        <w:t>s</w:t>
      </w:r>
      <w:r w:rsidRPr="00C74871">
        <w:t xml:space="preserve"> the individual slip components with the net slip values.</w:t>
      </w:r>
    </w:p>
    <w:p w14:paraId="15BF2CAA" w14:textId="6830264E" w:rsidR="00FE753A" w:rsidRDefault="00FE753A" w:rsidP="00FE753A">
      <w:pPr>
        <w:pStyle w:val="Heading4"/>
      </w:pPr>
      <w:bookmarkStart w:id="806" w:name="BKM_5D7D3A73_2BA5_4999_B2D9_B2638FD2E3F3"/>
      <w:bookmarkStart w:id="807" w:name="BKM_7025CFD1_5818_4184_A744_DEA2C7504840"/>
      <w:bookmarkEnd w:id="806"/>
      <w:bookmarkEnd w:id="807"/>
      <w:r>
        <w:t>SlipComponents</w:t>
      </w:r>
    </w:p>
    <w:p w14:paraId="662F6527" w14:textId="77777777" w:rsidR="00FE753A" w:rsidRDefault="00FE753A" w:rsidP="00AB10FC"/>
    <w:p w14:paraId="2FF514EA" w14:textId="619E9C7C" w:rsidR="00FE753A" w:rsidRDefault="0044096A" w:rsidP="00AB10FC">
      <w:r w:rsidRPr="00707C33">
        <w:rPr>
          <w:rStyle w:val="Entity"/>
        </w:rPr>
        <w:t>SlipComponents</w:t>
      </w:r>
      <w:r>
        <w:t xml:space="preserve"> is a kind of </w:t>
      </w:r>
      <w:r w:rsidRPr="00707C33">
        <w:rPr>
          <w:rStyle w:val="Entity"/>
        </w:rPr>
        <w:t>DisplacementValue</w:t>
      </w:r>
      <w:r>
        <w:t xml:space="preserve"> </w:t>
      </w:r>
      <w:r w:rsidR="00E231D7">
        <w:t>that is a r</w:t>
      </w:r>
      <w:r w:rsidR="00FE753A" w:rsidRPr="00FE753A">
        <w:t xml:space="preserve">epresentation of slip as vector resolved into components </w:t>
      </w:r>
      <w:r w:rsidR="00EA6BB5">
        <w:t>within</w:t>
      </w:r>
      <w:r w:rsidR="00747A08">
        <w:t xml:space="preserve"> a</w:t>
      </w:r>
      <w:r w:rsidR="00FE753A" w:rsidRPr="00FE753A">
        <w:t xml:space="preserve">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1EEC3163" w:rsidR="00CF2518" w:rsidRPr="00D12552" w:rsidRDefault="00CF2518" w:rsidP="003C6266">
            <w:pPr>
              <w:pStyle w:val="Tabletext10"/>
              <w:jc w:val="left"/>
              <w:rPr>
                <w:rStyle w:val="reqtext"/>
                <w:lang w:val="en-CA"/>
              </w:rPr>
            </w:pPr>
            <w:r w:rsidRPr="00707C33">
              <w:rPr>
                <w:rStyle w:val="Entity"/>
              </w:rPr>
              <w:t>SlipComponents</w:t>
            </w:r>
            <w:r>
              <w:rPr>
                <w:rStyle w:val="reqtext"/>
                <w:lang w:val="en-CA"/>
              </w:rPr>
              <w:t xml:space="preserve">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62D635F3" w14:textId="7EFD7A39" w:rsidR="00CF2518" w:rsidRPr="00B538DE" w:rsidRDefault="00CF2518" w:rsidP="00B538DE">
      <w:pPr>
        <w:pStyle w:val="Heading5"/>
        <w:rPr>
          <w:lang w:val="en-CA"/>
        </w:rPr>
      </w:pPr>
      <w:r>
        <w:rPr>
          <w:lang w:val="en-CA"/>
        </w:rPr>
        <w:t>h</w:t>
      </w:r>
      <w:r w:rsidRPr="00D970E9">
        <w:rPr>
          <w:lang w:val="en-CA"/>
        </w:rPr>
        <w:t>eave</w:t>
      </w:r>
    </w:p>
    <w:p w14:paraId="72EF29A5" w14:textId="0489D1E4" w:rsidR="00CF2518" w:rsidRDefault="00CF2518">
      <w:pPr>
        <w:rPr>
          <w:lang w:val="en-CA"/>
        </w:rPr>
      </w:pPr>
      <w:r>
        <w:rPr>
          <w:lang w:val="en-CA"/>
        </w:rPr>
        <w:t xml:space="preserve">The property </w:t>
      </w:r>
      <w:r w:rsidRPr="00707C33">
        <w:rPr>
          <w:rStyle w:val="Entity"/>
        </w:rPr>
        <w:t>heave:GSML_Vector</w:t>
      </w:r>
      <w:r>
        <w:rPr>
          <w:lang w:val="en-CA"/>
        </w:rPr>
        <w:t xml:space="preserve"> contain</w:t>
      </w:r>
      <w:r w:rsidR="00B538DE">
        <w:rPr>
          <w:lang w:val="en-CA"/>
        </w:rPr>
        <w:t>s</w:t>
      </w:r>
      <w:r>
        <w:rPr>
          <w:lang w:val="en-CA"/>
        </w:rPr>
        <w:t xml:space="preserve"> a c</w:t>
      </w:r>
      <w:r w:rsidRPr="00CF2518">
        <w:rPr>
          <w:lang w:val="en-CA"/>
        </w:rPr>
        <w:t>omponent of slip in the horizontal, and perpendicular to the strike of the fault</w:t>
      </w:r>
      <w:r w:rsidR="008279FB">
        <w:rPr>
          <w:lang w:val="en-CA"/>
        </w:rPr>
        <w:t>.</w:t>
      </w:r>
    </w:p>
    <w:p w14:paraId="365774C3" w14:textId="24287C4C" w:rsidR="00CF2518" w:rsidRPr="00CF2518" w:rsidRDefault="00CF2518" w:rsidP="00B538DE">
      <w:pPr>
        <w:pStyle w:val="Heading5"/>
      </w:pPr>
      <w:r w:rsidRPr="00CF2518">
        <w:t>horizontalSlip</w:t>
      </w:r>
    </w:p>
    <w:p w14:paraId="605A0376" w14:textId="43E4BFE0" w:rsidR="00CF2518" w:rsidRDefault="00CF2518" w:rsidP="00CF2518">
      <w:r>
        <w:lastRenderedPageBreak/>
        <w:t xml:space="preserve">The property </w:t>
      </w:r>
      <w:r w:rsidR="00B538DE" w:rsidRPr="00707C33">
        <w:rPr>
          <w:rStyle w:val="Entity"/>
        </w:rPr>
        <w:t>horizontalSlip:GSML_Vector</w:t>
      </w:r>
      <w:r>
        <w:t xml:space="preserve"> contain</w:t>
      </w:r>
      <w:r w:rsidR="00B538DE">
        <w:t>s</w:t>
      </w:r>
      <w:r>
        <w:t xml:space="preserve"> a s</w:t>
      </w:r>
      <w:r w:rsidRPr="00CF2518">
        <w:t>lip component that is horizontal and parallel to strike of the fault</w:t>
      </w:r>
      <w:r>
        <w:t>.</w:t>
      </w:r>
    </w:p>
    <w:p w14:paraId="6C315263" w14:textId="6EE496D9" w:rsidR="00CF2518" w:rsidRPr="00B538DE" w:rsidRDefault="00CF2518" w:rsidP="00B538DE">
      <w:pPr>
        <w:pStyle w:val="Heading5"/>
        <w:rPr>
          <w:lang w:val="en-CA"/>
        </w:rPr>
      </w:pPr>
      <w:r>
        <w:rPr>
          <w:lang w:val="en-CA"/>
        </w:rPr>
        <w:t>t</w:t>
      </w:r>
      <w:r w:rsidRPr="00D970E9">
        <w:rPr>
          <w:lang w:val="en-CA"/>
        </w:rPr>
        <w:t>hrow</w:t>
      </w:r>
    </w:p>
    <w:p w14:paraId="021E884D" w14:textId="64ACF362" w:rsidR="00CF2518" w:rsidRDefault="00CF2518">
      <w:r>
        <w:rPr>
          <w:lang w:val="en-CA"/>
        </w:rPr>
        <w:t xml:space="preserve">The property </w:t>
      </w:r>
      <w:r w:rsidRPr="00707C33">
        <w:rPr>
          <w:rStyle w:val="Entity"/>
        </w:rPr>
        <w:t>throw:GSML_Vector</w:t>
      </w:r>
      <w:r>
        <w:rPr>
          <w:lang w:val="en-CA"/>
        </w:rPr>
        <w:t xml:space="preserve"> contain</w:t>
      </w:r>
      <w:r w:rsidR="00B538DE">
        <w:rPr>
          <w:lang w:val="en-CA"/>
        </w:rPr>
        <w:t>s</w:t>
      </w:r>
      <w:r>
        <w:rPr>
          <w:lang w:val="en-CA"/>
        </w:rPr>
        <w:t xml:space="preserve"> the v</w:t>
      </w:r>
      <w:r w:rsidRPr="00CF2518">
        <w:rPr>
          <w:lang w:val="en-CA"/>
        </w:rPr>
        <w:t>ertical component of slip.</w:t>
      </w:r>
    </w:p>
    <w:p w14:paraId="16A51A8E" w14:textId="77777777" w:rsidR="00E231D7" w:rsidRDefault="00E231D7" w:rsidP="00AB10FC">
      <w:bookmarkStart w:id="808" w:name="BKM_D8F0C163_8545_458E_90CD_CA5151787B07"/>
      <w:bookmarkStart w:id="809" w:name="BKM_C37626AA_696F_429A_B16D_4833F8339B50"/>
      <w:bookmarkStart w:id="810" w:name="BKM_8E0A8CD6_1952_49E4_ACE7_469172BABBA7"/>
      <w:bookmarkStart w:id="811" w:name="BKM_498C83DB_DFDB_4234_B978_7C656FD73043"/>
      <w:bookmarkEnd w:id="808"/>
      <w:bookmarkEnd w:id="809"/>
      <w:bookmarkEnd w:id="810"/>
      <w:bookmarkEnd w:id="811"/>
    </w:p>
    <w:p w14:paraId="5BB0F76E" w14:textId="3DDDCD36" w:rsidR="00FE753A" w:rsidRDefault="00FE753A" w:rsidP="00FE753A">
      <w:pPr>
        <w:pStyle w:val="Heading4"/>
      </w:pPr>
      <w:r>
        <w:t>FoldDescription</w:t>
      </w:r>
    </w:p>
    <w:p w14:paraId="2F11184B" w14:textId="77777777" w:rsidR="00FE753A" w:rsidRDefault="00FE753A" w:rsidP="00AB10FC"/>
    <w:p w14:paraId="19D35EBD" w14:textId="523EC8C7" w:rsidR="00FC626E" w:rsidRDefault="00072862" w:rsidP="00AB10FC">
      <w:r w:rsidRPr="00707C33">
        <w:rPr>
          <w:rStyle w:val="Entity"/>
        </w:rPr>
        <w:t>FoldDescription</w:t>
      </w:r>
      <w:r>
        <w:t xml:space="preserve"> is an e</w:t>
      </w:r>
      <w:r w:rsidR="00FE753A" w:rsidRPr="00FE753A">
        <w:t>xtended descriptive propert</w:t>
      </w:r>
      <w:r w:rsidR="008279FB">
        <w:t>y</w:t>
      </w:r>
      <w:r w:rsidR="00FE753A" w:rsidRPr="00FE753A">
        <w:t xml:space="preserve"> of a fold structure.</w:t>
      </w:r>
    </w:p>
    <w:p w14:paraId="0C9B8DB0" w14:textId="52468FE2" w:rsidR="00FE753A" w:rsidRDefault="001E6E27" w:rsidP="00FE753A">
      <w:pPr>
        <w:keepNext/>
      </w:pPr>
      <w:r w:rsidRPr="001E6E27">
        <w:t xml:space="preserve"> </w:t>
      </w:r>
      <w:r w:rsidR="0095264C">
        <w:rPr>
          <w:noProof/>
          <w:lang w:val="en-AU" w:eastAsia="en-AU"/>
        </w:rPr>
        <w:drawing>
          <wp:inline distT="0" distB="0" distL="0" distR="0" wp14:anchorId="1D9E89BF" wp14:editId="733EAE07">
            <wp:extent cx="5486400" cy="5087765"/>
            <wp:effectExtent l="0" t="0" r="0"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5087765"/>
                    </a:xfrm>
                    <a:prstGeom prst="rect">
                      <a:avLst/>
                    </a:prstGeom>
                    <a:noFill/>
                    <a:ln>
                      <a:noFill/>
                    </a:ln>
                  </pic:spPr>
                </pic:pic>
              </a:graphicData>
            </a:graphic>
          </wp:inline>
        </w:drawing>
      </w:r>
    </w:p>
    <w:p w14:paraId="67314E9E" w14:textId="6478EA2B"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57</w:t>
      </w:r>
      <w:r w:rsidR="00673E83">
        <w:rPr>
          <w:noProof/>
        </w:rPr>
        <w:fldChar w:fldCharType="end"/>
      </w:r>
      <w:r>
        <w:t>: FoldDescription</w:t>
      </w:r>
      <w:r w:rsidR="001E6E27">
        <w:t xml:space="preserve"> context diagram</w:t>
      </w:r>
      <w:r w:rsidR="008279FB">
        <w:t>.</w:t>
      </w:r>
    </w:p>
    <w:p w14:paraId="07E5DEED" w14:textId="05E5C6AF" w:rsidR="00385692" w:rsidRPr="003A73F1" w:rsidRDefault="00385692" w:rsidP="003A73F1">
      <w:pPr>
        <w:pStyle w:val="Heading5"/>
        <w:rPr>
          <w:lang w:val="en-CA"/>
        </w:rPr>
      </w:pPr>
      <w:bookmarkStart w:id="812" w:name="BKM_D8139323_6092_443C_A360_3F3BE3361CC0"/>
      <w:bookmarkEnd w:id="812"/>
      <w:r>
        <w:rPr>
          <w:lang w:val="en-CA"/>
        </w:rPr>
        <w:t>amplitude</w:t>
      </w:r>
    </w:p>
    <w:p w14:paraId="3C1CC4D4" w14:textId="3C2E47F5" w:rsidR="00385692" w:rsidRDefault="00385692" w:rsidP="00D20646">
      <w:pPr>
        <w:rPr>
          <w:lang w:val="en-CA"/>
        </w:rPr>
      </w:pPr>
      <w:r>
        <w:rPr>
          <w:lang w:val="en-CA"/>
        </w:rPr>
        <w:lastRenderedPageBreak/>
        <w:t xml:space="preserve">The </w:t>
      </w:r>
      <w:r w:rsidRPr="00707C33">
        <w:rPr>
          <w:rStyle w:val="Entity"/>
        </w:rPr>
        <w:t>amplitude</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the l</w:t>
      </w:r>
      <w:r w:rsidRPr="00385692">
        <w:rPr>
          <w:lang w:val="en-CA"/>
        </w:rPr>
        <w:t>ength from line segment connecting inflection points on adjacent fold limbs to the intervening fold hinge</w:t>
      </w:r>
      <w:r>
        <w:rPr>
          <w:lang w:val="en-CA"/>
        </w:rPr>
        <w:t>.</w:t>
      </w:r>
    </w:p>
    <w:p w14:paraId="3FDF5BF1" w14:textId="7EA0A191" w:rsidR="00385692" w:rsidRPr="003A73F1" w:rsidRDefault="00385692" w:rsidP="00D20646">
      <w:pPr>
        <w:pStyle w:val="Heading5"/>
        <w:rPr>
          <w:lang w:val="en-CA"/>
        </w:rPr>
      </w:pPr>
      <w:r w:rsidRPr="00D970E9">
        <w:rPr>
          <w:lang w:val="en-CA"/>
        </w:rPr>
        <w:t>axialSurfaceOrientation</w:t>
      </w:r>
    </w:p>
    <w:p w14:paraId="1B185FCA" w14:textId="4DEBD681" w:rsidR="00385692" w:rsidRDefault="00385692" w:rsidP="00D20646">
      <w:pPr>
        <w:rPr>
          <w:lang w:val="en-CA"/>
        </w:rPr>
      </w:pPr>
      <w:r>
        <w:rPr>
          <w:lang w:val="en-CA"/>
        </w:rPr>
        <w:t xml:space="preserve">The property </w:t>
      </w:r>
      <w:r w:rsidRPr="00707C33">
        <w:rPr>
          <w:rStyle w:val="Entity"/>
        </w:rPr>
        <w:t>axialSurfaceOrientation:GSML_PlanarOrientation</w:t>
      </w:r>
      <w:r>
        <w:rPr>
          <w:lang w:val="en-CA"/>
        </w:rPr>
        <w:t xml:space="preserve"> </w:t>
      </w:r>
      <w:r w:rsidR="003A73F1">
        <w:rPr>
          <w:lang w:val="en-CA"/>
        </w:rPr>
        <w:t xml:space="preserve">is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30FD95EC" w14:textId="36B3F0FD" w:rsidR="00385692" w:rsidRPr="00707C33" w:rsidRDefault="00385692" w:rsidP="00707C33">
      <w:pPr>
        <w:pStyle w:val="Heading5"/>
        <w:rPr>
          <w:lang w:val="en-CA"/>
        </w:rPr>
      </w:pPr>
      <w:r w:rsidRPr="00D970E9">
        <w:rPr>
          <w:lang w:val="en-CA"/>
        </w:rPr>
        <w:t>geneticModel</w:t>
      </w:r>
    </w:p>
    <w:p w14:paraId="7A53A074" w14:textId="3109703F" w:rsidR="00385692" w:rsidRDefault="00385692" w:rsidP="00D20646">
      <w:r>
        <w:rPr>
          <w:lang w:val="en-CA"/>
        </w:rPr>
        <w:t xml:space="preserve">The property </w:t>
      </w:r>
      <w:r w:rsidRPr="00707C33">
        <w:rPr>
          <w:rStyle w:val="Entity"/>
        </w:rPr>
        <w:t>geneticModel</w:t>
      </w:r>
      <w:r>
        <w:rPr>
          <w:lang w:val="en-CA"/>
        </w:rPr>
        <w:t xml:space="preserve"> (</w:t>
      </w:r>
      <w:r w:rsidR="00732681" w:rsidRPr="00707C33">
        <w:rPr>
          <w:rStyle w:val="Entity"/>
        </w:rPr>
        <w:t>SWE:</w:t>
      </w:r>
      <w:r w:rsidRPr="00707C33">
        <w:rPr>
          <w:rStyle w:val="Entity"/>
        </w:rPr>
        <w:t>:Category</w:t>
      </w:r>
      <w:r>
        <w:rPr>
          <w:lang w:val="en-CA"/>
        </w:rPr>
        <w:t>) contain</w:t>
      </w:r>
      <w:r w:rsidR="003A73F1">
        <w:rPr>
          <w:lang w:val="en-CA"/>
        </w:rPr>
        <w:t>s</w:t>
      </w:r>
      <w:r>
        <w:rPr>
          <w:lang w:val="en-CA"/>
        </w:rPr>
        <w:t xml:space="preserve">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A49D19A" w14:textId="0AEC718B" w:rsidR="00385692" w:rsidRPr="003A73F1" w:rsidRDefault="00385692" w:rsidP="00D20646">
      <w:pPr>
        <w:pStyle w:val="Heading5"/>
        <w:rPr>
          <w:lang w:val="en-CA"/>
        </w:rPr>
      </w:pPr>
      <w:r w:rsidRPr="00385692">
        <w:rPr>
          <w:lang w:val="en-CA"/>
        </w:rPr>
        <w:t>hingeLineCurvature</w:t>
      </w:r>
    </w:p>
    <w:p w14:paraId="36BBC52F" w14:textId="7E13279F" w:rsidR="00385692" w:rsidRPr="00D970E9" w:rsidRDefault="00732681" w:rsidP="00D20646">
      <w:pPr>
        <w:rPr>
          <w:lang w:val="en-CA"/>
        </w:rPr>
      </w:pPr>
      <w:r>
        <w:rPr>
          <w:lang w:val="en-CA"/>
        </w:rPr>
        <w:t>T</w:t>
      </w:r>
      <w:r w:rsidR="00385692">
        <w:rPr>
          <w:lang w:val="en-CA"/>
        </w:rPr>
        <w:t xml:space="preserve">he </w:t>
      </w:r>
      <w:r w:rsidR="00385692" w:rsidRPr="00707C33">
        <w:rPr>
          <w:rStyle w:val="Entity"/>
        </w:rPr>
        <w:t>hingeLineCurvature</w:t>
      </w:r>
      <w:r w:rsidR="00385692">
        <w:rPr>
          <w:lang w:val="en-CA"/>
        </w:rPr>
        <w:t xml:space="preserve"> property (</w:t>
      </w:r>
      <w:r w:rsidRPr="00707C33">
        <w:rPr>
          <w:rStyle w:val="Entity"/>
        </w:rPr>
        <w:t>SWE</w:t>
      </w:r>
      <w:r w:rsidR="00385692" w:rsidRPr="00707C33">
        <w:rPr>
          <w:rStyle w:val="Entity"/>
        </w:rPr>
        <w:t>:</w:t>
      </w:r>
      <w:r w:rsidR="00707C33">
        <w:rPr>
          <w:rStyle w:val="Entity"/>
        </w:rPr>
        <w:t>:</w:t>
      </w:r>
      <w:r w:rsidR="00385692" w:rsidRPr="00707C33">
        <w:rPr>
          <w:rStyle w:val="Entity"/>
        </w:rPr>
        <w:t>Category</w:t>
      </w:r>
      <w:r w:rsidR="00385692">
        <w:rPr>
          <w:lang w:val="en-CA"/>
        </w:rPr>
        <w:t>) contain</w:t>
      </w:r>
      <w:r w:rsidR="003A73F1">
        <w:rPr>
          <w:lang w:val="en-CA"/>
        </w:rPr>
        <w:t>s</w:t>
      </w:r>
      <w:r w:rsidR="00385692">
        <w:rPr>
          <w:lang w:val="en-CA"/>
        </w:rPr>
        <w:t xml:space="preserve">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52A6F2C" w14:textId="57F0885A" w:rsidR="007A315C" w:rsidRPr="003A73F1" w:rsidRDefault="007A315C" w:rsidP="003A73F1">
      <w:pPr>
        <w:pStyle w:val="Heading5"/>
        <w:rPr>
          <w:lang w:val="en-CA"/>
        </w:rPr>
      </w:pPr>
      <w:r w:rsidRPr="007A315C">
        <w:rPr>
          <w:lang w:val="en-CA"/>
        </w:rPr>
        <w:t>hingeLineOrientation</w:t>
      </w:r>
    </w:p>
    <w:p w14:paraId="47F7A401" w14:textId="7757214E" w:rsidR="007A315C" w:rsidRDefault="007A315C" w:rsidP="00D20646">
      <w:pPr>
        <w:rPr>
          <w:lang w:val="en-CA"/>
        </w:rPr>
      </w:pPr>
      <w:r>
        <w:rPr>
          <w:lang w:val="en-CA"/>
        </w:rPr>
        <w:t xml:space="preserve">The property </w:t>
      </w:r>
      <w:r w:rsidRPr="00707C33">
        <w:rPr>
          <w:rStyle w:val="Entity"/>
        </w:rPr>
        <w:t>hingeLineOrientation:GSML_LinearOrientation</w:t>
      </w:r>
      <w:r>
        <w:rPr>
          <w:lang w:val="en-CA"/>
        </w:rPr>
        <w:t xml:space="preserve"> report</w:t>
      </w:r>
      <w:r w:rsidR="003A73F1">
        <w:rPr>
          <w:lang w:val="en-CA"/>
        </w:rPr>
        <w:t>s</w:t>
      </w:r>
      <w:r>
        <w:rPr>
          <w:lang w:val="en-CA"/>
        </w:rPr>
        <w:t xml:space="preserve"> the s</w:t>
      </w:r>
      <w:r w:rsidRPr="007A315C">
        <w:rPr>
          <w:lang w:val="en-CA"/>
        </w:rPr>
        <w:t>pecification of hing</w:t>
      </w:r>
      <w:r>
        <w:rPr>
          <w:lang w:val="en-CA"/>
        </w:rPr>
        <w:t xml:space="preserve">e line orientation for fold.  </w:t>
      </w:r>
      <w:r w:rsidRPr="00707C33">
        <w:rPr>
          <w:rStyle w:val="Entity"/>
        </w:rPr>
        <w:t>GSML_LinearOrientation</w:t>
      </w:r>
      <w:r w:rsidRPr="007A315C">
        <w:rPr>
          <w:lang w:val="en-CA"/>
        </w:rPr>
        <w:t xml:space="preserve"> allows for a term value specification or a numeric specification of either or both the t</w:t>
      </w:r>
      <w:r>
        <w:rPr>
          <w:lang w:val="en-CA"/>
        </w:rPr>
        <w:t xml:space="preserve">rend and plunge of hinge line.  </w:t>
      </w:r>
      <w:r w:rsidRPr="007A315C">
        <w:rPr>
          <w:lang w:val="en-CA"/>
        </w:rPr>
        <w:t>Hinge plunge term examples: sub-vertical, steeply plunging, sub-horizontal, reclined and vertical for special cases in which hinge plunge is close to axial surface dip. 0..* cardinality allows for both a numeric specification a term specification.</w:t>
      </w:r>
    </w:p>
    <w:p w14:paraId="1E0C2E26" w14:textId="50D92777" w:rsidR="007A315C" w:rsidRPr="003A73F1" w:rsidRDefault="007A315C" w:rsidP="003A73F1">
      <w:pPr>
        <w:pStyle w:val="Heading5"/>
        <w:rPr>
          <w:lang w:val="en-CA"/>
        </w:rPr>
      </w:pPr>
      <w:r w:rsidRPr="00D970E9">
        <w:rPr>
          <w:lang w:val="en-CA"/>
        </w:rPr>
        <w:t>hingeShape</w:t>
      </w:r>
    </w:p>
    <w:p w14:paraId="0D63B090" w14:textId="3030F88C" w:rsidR="007A315C" w:rsidRDefault="007A315C" w:rsidP="00083053">
      <w:pPr>
        <w:rPr>
          <w:rFonts w:ascii="Calibri" w:hAnsi="Calibri"/>
          <w:b/>
          <w:bCs/>
          <w:color w:val="000000"/>
          <w:sz w:val="20"/>
          <w:szCs w:val="20"/>
          <w:lang w:val="en-CA"/>
        </w:rPr>
      </w:pPr>
      <w:r w:rsidRPr="00D20646">
        <w:rPr>
          <w:bCs/>
          <w:lang w:val="en-CA"/>
        </w:rPr>
        <w:t xml:space="preserve">The property </w:t>
      </w:r>
      <w:r w:rsidRPr="00707C33">
        <w:rPr>
          <w:rStyle w:val="Entity"/>
        </w:rPr>
        <w:t>hingeShape</w:t>
      </w:r>
      <w:r w:rsidRPr="00D20646">
        <w:rPr>
          <w:bCs/>
          <w:lang w:val="en-CA"/>
        </w:rPr>
        <w:t xml:space="preserve"> (</w:t>
      </w:r>
      <w:r w:rsidR="00C1314B" w:rsidRPr="00707C33">
        <w:rPr>
          <w:rStyle w:val="Entity"/>
        </w:rPr>
        <w:t>SWE</w:t>
      </w:r>
      <w:r w:rsidR="00707C33">
        <w:rPr>
          <w:rStyle w:val="Entity"/>
        </w:rPr>
        <w:t>:</w:t>
      </w:r>
      <w:r w:rsidRPr="00707C33">
        <w:rPr>
          <w:rStyle w:val="Entity"/>
        </w:rPr>
        <w:t>:Category</w:t>
      </w:r>
      <w:r w:rsidRPr="00D20646">
        <w:rPr>
          <w:bCs/>
          <w:lang w:val="en-CA"/>
        </w:rPr>
        <w:t>) report</w:t>
      </w:r>
      <w:r w:rsidR="003A73F1">
        <w:rPr>
          <w:bCs/>
          <w:lang w:val="en-CA"/>
        </w:rPr>
        <w:t>s</w:t>
      </w:r>
      <w:r w:rsidRPr="00D20646">
        <w:rPr>
          <w:bCs/>
          <w:lang w:val="en-CA"/>
        </w:rPr>
        <w:t xml:space="preserve">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62E94121" w14:textId="3296AA94" w:rsidR="00385692" w:rsidRPr="003A73F1" w:rsidRDefault="00B66D7C" w:rsidP="003A73F1">
      <w:pPr>
        <w:pStyle w:val="Heading5"/>
        <w:rPr>
          <w:lang w:val="en-CA"/>
        </w:rPr>
      </w:pPr>
      <w:r>
        <w:rPr>
          <w:lang w:val="en-CA"/>
        </w:rPr>
        <w:t>interLimbAngle</w:t>
      </w:r>
    </w:p>
    <w:p w14:paraId="716057D2" w14:textId="61BBD625" w:rsidR="00B66D7C" w:rsidRDefault="00B66D7C" w:rsidP="00B66D7C">
      <w:pPr>
        <w:rPr>
          <w:lang w:val="en-CA"/>
        </w:rPr>
      </w:pPr>
      <w:r>
        <w:rPr>
          <w:lang w:val="en-CA"/>
        </w:rPr>
        <w:t xml:space="preserve">The property </w:t>
      </w:r>
      <w:r w:rsidRPr="00707C33">
        <w:rPr>
          <w:rStyle w:val="Entity"/>
        </w:rPr>
        <w:t>interLimbAngle</w:t>
      </w:r>
      <w:r>
        <w:rPr>
          <w:lang w:val="en-CA"/>
        </w:rPr>
        <w:t xml:space="preserve">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00D0B916" w14:textId="4C6B3A44" w:rsidR="00B66D7C" w:rsidRPr="003A73F1" w:rsidRDefault="00B66D7C" w:rsidP="003A73F1">
      <w:pPr>
        <w:pStyle w:val="Heading5"/>
        <w:rPr>
          <w:lang w:val="en-CA"/>
        </w:rPr>
      </w:pPr>
      <w:r w:rsidRPr="00B66D7C">
        <w:rPr>
          <w:lang w:val="en-CA"/>
        </w:rPr>
        <w:t>limbShape</w:t>
      </w:r>
    </w:p>
    <w:p w14:paraId="7E0EE71C" w14:textId="3FE40B54" w:rsidR="00B66D7C" w:rsidRDefault="00B66D7C" w:rsidP="00B66D7C">
      <w:pPr>
        <w:rPr>
          <w:lang w:val="en-CA"/>
        </w:rPr>
      </w:pPr>
      <w:r>
        <w:rPr>
          <w:lang w:val="en-CA"/>
        </w:rPr>
        <w:t xml:space="preserve">The </w:t>
      </w:r>
      <w:r w:rsidRPr="00707C33">
        <w:rPr>
          <w:rStyle w:val="Entity"/>
        </w:rPr>
        <w:t>limbShape</w:t>
      </w:r>
      <w:r>
        <w:rPr>
          <w:lang w:val="en-CA"/>
        </w:rPr>
        <w:t xml:space="preserve"> property (</w:t>
      </w:r>
      <w:r w:rsidR="00C1314B" w:rsidRPr="00707C33">
        <w:rPr>
          <w:rStyle w:val="Entity"/>
        </w:rPr>
        <w:t>SWE</w:t>
      </w:r>
      <w:r w:rsidRPr="00707C33">
        <w:rPr>
          <w:rStyle w:val="Entity"/>
        </w:rPr>
        <w:t>:</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003A73F1">
        <w:rPr>
          <w:lang w:val="en-CA"/>
        </w:rPr>
        <w:t>s</w:t>
      </w:r>
      <w:r w:rsidRPr="00B66D7C">
        <w:rPr>
          <w:lang w:val="en-CA"/>
        </w:rPr>
        <w:t>traight vs curved limbs, kink, chevron, sinusoidal, box</w:t>
      </w:r>
      <w:r>
        <w:rPr>
          <w:lang w:val="en-CA"/>
        </w:rPr>
        <w:t>).</w:t>
      </w:r>
    </w:p>
    <w:p w14:paraId="13589B9B" w14:textId="631F85D0" w:rsidR="00B66D7C" w:rsidRDefault="00B66D7C" w:rsidP="00D20646">
      <w:pPr>
        <w:pStyle w:val="Heading5"/>
        <w:rPr>
          <w:lang w:val="en-CA"/>
        </w:rPr>
      </w:pPr>
      <w:r>
        <w:rPr>
          <w:lang w:val="en-CA"/>
        </w:rPr>
        <w:t>s</w:t>
      </w:r>
      <w:r w:rsidRPr="00D970E9">
        <w:rPr>
          <w:lang w:val="en-CA"/>
        </w:rPr>
        <w:t>pan</w:t>
      </w:r>
    </w:p>
    <w:p w14:paraId="12F43895" w14:textId="53A39B54" w:rsidR="00B66D7C" w:rsidRDefault="00B66D7C">
      <w:pPr>
        <w:rPr>
          <w:lang w:val="en-CA"/>
        </w:rPr>
      </w:pPr>
      <w:r>
        <w:rPr>
          <w:lang w:val="en-CA"/>
        </w:rPr>
        <w:lastRenderedPageBreak/>
        <w:t xml:space="preserve">The </w:t>
      </w:r>
      <w:r w:rsidRPr="00707C33">
        <w:rPr>
          <w:rStyle w:val="Entity"/>
        </w:rPr>
        <w:t>span</w:t>
      </w:r>
      <w:r>
        <w:rPr>
          <w:lang w:val="en-CA"/>
        </w:rPr>
        <w:t xml:space="preserve"> property (</w:t>
      </w:r>
      <w:r w:rsidR="00253146" w:rsidRPr="00707C33">
        <w:rPr>
          <w:rStyle w:val="Entity"/>
        </w:rPr>
        <w:t>SWE::Quantity</w:t>
      </w:r>
      <w:r w:rsidRPr="00707C33">
        <w:rPr>
          <w:rStyle w:val="Entity"/>
        </w:rPr>
        <w:t>Range</w:t>
      </w:r>
      <w:r>
        <w:rPr>
          <w:lang w:val="en-CA"/>
        </w:rPr>
        <w:t>) report</w:t>
      </w:r>
      <w:r w:rsidR="003A73F1">
        <w:rPr>
          <w:lang w:val="en-CA"/>
        </w:rPr>
        <w:t>s</w:t>
      </w:r>
      <w:r>
        <w:rPr>
          <w:lang w:val="en-CA"/>
        </w:rPr>
        <w:t xml:space="preserve"> a value describing the </w:t>
      </w:r>
      <w:r w:rsidRPr="00B66D7C">
        <w:rPr>
          <w:lang w:val="en-CA"/>
        </w:rPr>
        <w:t>linear distance between inflection points in a single fold</w:t>
      </w:r>
      <w:r>
        <w:rPr>
          <w:lang w:val="en-CA"/>
        </w:rPr>
        <w:t>.</w:t>
      </w:r>
    </w:p>
    <w:p w14:paraId="75FF131E" w14:textId="443BE6C6" w:rsidR="007E7F7B" w:rsidRPr="003A73F1" w:rsidRDefault="007E7F7B" w:rsidP="003A73F1">
      <w:pPr>
        <w:pStyle w:val="Heading5"/>
        <w:rPr>
          <w:lang w:val="en-CA"/>
        </w:rPr>
      </w:pPr>
      <w:r>
        <w:rPr>
          <w:lang w:val="en-CA"/>
        </w:rPr>
        <w:t>s</w:t>
      </w:r>
      <w:r w:rsidRPr="007E7F7B">
        <w:rPr>
          <w:lang w:val="en-CA"/>
        </w:rPr>
        <w:t>ymmetry</w:t>
      </w:r>
    </w:p>
    <w:p w14:paraId="01290D45" w14:textId="2A936611" w:rsidR="007E7F7B" w:rsidRDefault="007E7F7B" w:rsidP="00B66D7C">
      <w:pPr>
        <w:rPr>
          <w:lang w:val="en-CA"/>
        </w:rPr>
      </w:pPr>
      <w:r>
        <w:rPr>
          <w:lang w:val="en-CA"/>
        </w:rPr>
        <w:t xml:space="preserve">The </w:t>
      </w:r>
      <w:r w:rsidRPr="00707C33">
        <w:rPr>
          <w:rStyle w:val="Entity"/>
        </w:rPr>
        <w:t>symmetry</w:t>
      </w:r>
      <w:r>
        <w:rPr>
          <w:lang w:val="en-CA"/>
        </w:rPr>
        <w:t xml:space="preserve"> property (</w:t>
      </w:r>
      <w:r w:rsidR="00C1314B" w:rsidRPr="00707C33">
        <w:rPr>
          <w:rStyle w:val="Entity"/>
        </w:rPr>
        <w:t>SWE</w:t>
      </w:r>
      <w:r w:rsidR="00707C33">
        <w:rPr>
          <w:rStyle w:val="Entity"/>
        </w:rPr>
        <w:t>:</w:t>
      </w:r>
      <w:r w:rsidRPr="00707C33">
        <w:rPr>
          <w:rStyle w:val="Entity"/>
        </w:rPr>
        <w:t>:Category</w:t>
      </w:r>
      <w:r>
        <w:rPr>
          <w:lang w:val="en-CA"/>
        </w:rPr>
        <w:t>) contain</w:t>
      </w:r>
      <w:r w:rsidR="003A73F1">
        <w:rPr>
          <w:lang w:val="en-CA"/>
        </w:rPr>
        <w:t>s</w:t>
      </w:r>
      <w:r>
        <w:rPr>
          <w:lang w:val="en-CA"/>
        </w:rPr>
        <w:t xml:space="preserve">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6F2457DE" w14:textId="230FF16A" w:rsidR="007E7F7B" w:rsidRPr="003A73F1" w:rsidRDefault="00C1314B" w:rsidP="003A73F1">
      <w:pPr>
        <w:pStyle w:val="Heading5"/>
        <w:rPr>
          <w:lang w:val="en-CA"/>
        </w:rPr>
      </w:pPr>
      <w:r>
        <w:rPr>
          <w:lang w:val="en-CA"/>
        </w:rPr>
        <w:t>s</w:t>
      </w:r>
      <w:r w:rsidR="007E7F7B" w:rsidRPr="00D970E9">
        <w:rPr>
          <w:lang w:val="en-CA"/>
        </w:rPr>
        <w:t>ystem</w:t>
      </w:r>
    </w:p>
    <w:p w14:paraId="0845962F" w14:textId="7C610A95" w:rsidR="007E7F7B" w:rsidRPr="00B66D7C" w:rsidRDefault="007E7F7B" w:rsidP="00B66D7C">
      <w:pPr>
        <w:rPr>
          <w:lang w:val="en-CA"/>
        </w:rPr>
      </w:pPr>
      <w:r>
        <w:rPr>
          <w:lang w:val="en-CA"/>
        </w:rPr>
        <w:t xml:space="preserve">The </w:t>
      </w:r>
      <w:r w:rsidRPr="00707C33">
        <w:rPr>
          <w:rStyle w:val="Entity"/>
        </w:rPr>
        <w:t>system</w:t>
      </w:r>
      <w:r>
        <w:rPr>
          <w:lang w:val="en-CA"/>
        </w:rPr>
        <w:t xml:space="preserve"> property </w:t>
      </w:r>
      <w:r w:rsidR="003A73F1">
        <w:rPr>
          <w:lang w:val="en-CA"/>
        </w:rPr>
        <w:t>is</w:t>
      </w:r>
      <w:r>
        <w:rPr>
          <w:lang w:val="en-CA"/>
        </w:rPr>
        <w:t xml:space="preserve"> an association between a </w:t>
      </w:r>
      <w:r w:rsidRPr="00707C33">
        <w:rPr>
          <w:rStyle w:val="Entity"/>
        </w:rPr>
        <w:t>FoldDescription</w:t>
      </w:r>
      <w:r>
        <w:rPr>
          <w:lang w:val="en-CA"/>
        </w:rPr>
        <w:t xml:space="preserve"> and a </w:t>
      </w:r>
      <w:r w:rsidRPr="00707C33">
        <w:rPr>
          <w:rStyle w:val="Entity"/>
        </w:rPr>
        <w:t>FoldSystem</w:t>
      </w:r>
      <w:r>
        <w:rPr>
          <w:lang w:val="en-CA"/>
        </w:rPr>
        <w:t xml:space="preserve">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813" w:name="BKM_9F55EEFA_C0E3_452C_8F3E_4601CB5BDD65"/>
      <w:bookmarkStart w:id="814" w:name="BKM_B6CF2C95_A27D_49AD_BB55_36897A8B9A93"/>
      <w:bookmarkStart w:id="815" w:name="BKM_C47055C6_23E4_4FE1_89C3_7EA3E53F016F"/>
      <w:bookmarkStart w:id="816" w:name="BKM_BE3EB69A_2E9F_4015_9A53_7E29585ADF99"/>
      <w:bookmarkStart w:id="817" w:name="BKM_D49811C3_C3B3_4361_989B_69411D4795BC"/>
      <w:bookmarkStart w:id="818" w:name="BKM_6411C0D6_8DBF_4DB6_A7B6_ADED17047AE5"/>
      <w:bookmarkStart w:id="819" w:name="BKM_2C450E0F_0DB6_4DEB_964F_DE2661303D3A"/>
      <w:bookmarkStart w:id="820" w:name="BKM_5CAB0B26_2CE6_42AB_B2CE_2FA413E9F025"/>
      <w:bookmarkStart w:id="821" w:name="BKM_FA6FE08B_7A03_4337_979E_0DF7D1B98F33"/>
      <w:bookmarkStart w:id="822" w:name="BKM_922E2E10_A22B_488C_B866_3D68572C1248"/>
      <w:bookmarkEnd w:id="813"/>
      <w:bookmarkEnd w:id="814"/>
      <w:bookmarkEnd w:id="815"/>
      <w:bookmarkEnd w:id="816"/>
      <w:bookmarkEnd w:id="817"/>
      <w:bookmarkEnd w:id="818"/>
      <w:bookmarkEnd w:id="819"/>
      <w:bookmarkEnd w:id="820"/>
      <w:bookmarkEnd w:id="821"/>
      <w:bookmarkEnd w:id="822"/>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rsidRPr="008F3406">
        <w:rPr>
          <w:rStyle w:val="Entity"/>
        </w:rPr>
        <w:t>FoldSystem</w:t>
      </w:r>
      <w:r w:rsidR="007E7F7B">
        <w:t xml:space="preserve">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390C1FFC" w:rsidR="00FE753A" w:rsidRDefault="0095264C" w:rsidP="00FE753A">
      <w:pPr>
        <w:keepNext/>
      </w:pPr>
      <w:r>
        <w:rPr>
          <w:noProof/>
          <w:lang w:val="en-AU" w:eastAsia="en-AU"/>
        </w:rPr>
        <w:lastRenderedPageBreak/>
        <w:drawing>
          <wp:inline distT="0" distB="0" distL="0" distR="0" wp14:anchorId="07B29D64" wp14:editId="3650C81D">
            <wp:extent cx="5486400" cy="5730196"/>
            <wp:effectExtent l="0" t="0" r="0" b="4445"/>
            <wp:docPr id="507" name="Imag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730196"/>
                    </a:xfrm>
                    <a:prstGeom prst="rect">
                      <a:avLst/>
                    </a:prstGeom>
                    <a:noFill/>
                    <a:ln>
                      <a:noFill/>
                    </a:ln>
                  </pic:spPr>
                </pic:pic>
              </a:graphicData>
            </a:graphic>
          </wp:inline>
        </w:drawing>
      </w:r>
    </w:p>
    <w:p w14:paraId="580337F0" w14:textId="54B9827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58</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823" w:name="BKM_60CC5835_79D2_4A13_B4A8_D7D9DBF215A3"/>
      <w:bookmarkEnd w:id="823"/>
    </w:p>
    <w:p w14:paraId="09A70291" w14:textId="3A63279D" w:rsidR="007E7F7B" w:rsidRPr="003A73F1" w:rsidRDefault="007E7F7B" w:rsidP="003A73F1">
      <w:pPr>
        <w:pStyle w:val="Heading5"/>
        <w:rPr>
          <w:lang w:val="en-CA"/>
        </w:rPr>
      </w:pPr>
      <w:r>
        <w:rPr>
          <w:lang w:val="en-CA"/>
        </w:rPr>
        <w:t>periodic</w:t>
      </w:r>
    </w:p>
    <w:p w14:paraId="2A0E1BF0" w14:textId="4B10BCA2" w:rsidR="007E7F7B" w:rsidRDefault="007E7F7B" w:rsidP="00D20646">
      <w:pPr>
        <w:rPr>
          <w:lang w:val="en-CA"/>
        </w:rPr>
      </w:pPr>
      <w:r>
        <w:rPr>
          <w:lang w:val="en-CA"/>
        </w:rPr>
        <w:t xml:space="preserve">The property </w:t>
      </w:r>
      <w:r w:rsidRPr="008F3406">
        <w:rPr>
          <w:rStyle w:val="Entity"/>
        </w:rPr>
        <w:t>periodic:</w:t>
      </w:r>
      <w:r w:rsidR="00C1314B" w:rsidRPr="008F3406">
        <w:rPr>
          <w:rStyle w:val="Entity"/>
        </w:rPr>
        <w:t>Primitive::</w:t>
      </w:r>
      <w:r w:rsidRPr="008F3406">
        <w:rPr>
          <w:rStyle w:val="Entity"/>
        </w:rPr>
        <w:t>Boolean</w:t>
      </w:r>
      <w:r>
        <w:rPr>
          <w:lang w:val="en-CA"/>
        </w:rPr>
        <w:t xml:space="preserve"> report</w:t>
      </w:r>
      <w:r w:rsidR="003A73F1">
        <w:rPr>
          <w:lang w:val="en-CA"/>
        </w:rPr>
        <w:t>s TRUE if</w:t>
      </w:r>
      <w:r>
        <w:rPr>
          <w:lang w:val="en-CA"/>
        </w:rPr>
        <w:t xml:space="preserve"> the hinges in a train are regularly spaced, and FALSE otherwise.</w:t>
      </w:r>
    </w:p>
    <w:p w14:paraId="5408D9BE" w14:textId="552322AC" w:rsidR="007E7F7B" w:rsidRPr="003A73F1" w:rsidRDefault="007E7F7B" w:rsidP="00D20646">
      <w:pPr>
        <w:pStyle w:val="Heading5"/>
        <w:rPr>
          <w:lang w:val="en-CA"/>
        </w:rPr>
      </w:pPr>
      <w:r>
        <w:rPr>
          <w:lang w:val="en-CA"/>
        </w:rPr>
        <w:t>wavelength</w:t>
      </w:r>
    </w:p>
    <w:p w14:paraId="44AFF6BB" w14:textId="5BEFC40C" w:rsidR="007E7F7B" w:rsidRDefault="007E7F7B" w:rsidP="00D20646">
      <w:pPr>
        <w:rPr>
          <w:lang w:val="en-CA"/>
        </w:rPr>
      </w:pPr>
      <w:r>
        <w:rPr>
          <w:lang w:val="en-CA"/>
        </w:rPr>
        <w:t xml:space="preserve">The property </w:t>
      </w:r>
      <w:r w:rsidRPr="008F3406">
        <w:rPr>
          <w:rStyle w:val="Entity"/>
        </w:rPr>
        <w:t>wavelength</w:t>
      </w:r>
      <w:r>
        <w:rPr>
          <w:lang w:val="en-CA"/>
        </w:rPr>
        <w:t xml:space="preserve">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Heading5"/>
        <w:rPr>
          <w:lang w:val="en-CA"/>
        </w:rPr>
      </w:pPr>
      <w:r w:rsidRPr="00D970E9">
        <w:rPr>
          <w:lang w:val="en-CA"/>
        </w:rPr>
        <w:t>foldSystemMember</w:t>
      </w:r>
    </w:p>
    <w:p w14:paraId="22B2235C" w14:textId="1F3E7D32" w:rsidR="007E7F7B" w:rsidRDefault="007E7F7B" w:rsidP="00D20646">
      <w:pPr>
        <w:rPr>
          <w:lang w:val="en-CA"/>
        </w:rPr>
      </w:pPr>
      <w:r>
        <w:rPr>
          <w:lang w:val="en-CA"/>
        </w:rPr>
        <w:lastRenderedPageBreak/>
        <w:t xml:space="preserve">The </w:t>
      </w:r>
      <w:r w:rsidRPr="008F3406">
        <w:rPr>
          <w:rStyle w:val="Entity"/>
        </w:rPr>
        <w:t>foldSystemMember</w:t>
      </w:r>
      <w:r>
        <w:rPr>
          <w:lang w:val="en-CA"/>
        </w:rPr>
        <w:t xml:space="preserve"> </w:t>
      </w:r>
      <w:r w:rsidR="003A73F1">
        <w:rPr>
          <w:lang w:val="en-CA"/>
        </w:rPr>
        <w:t>is</w:t>
      </w:r>
      <w:r>
        <w:rPr>
          <w:lang w:val="en-CA"/>
        </w:rPr>
        <w:t xml:space="preserve"> an association between a </w:t>
      </w:r>
      <w:r w:rsidRPr="008F3406">
        <w:rPr>
          <w:rStyle w:val="Entity"/>
        </w:rPr>
        <w:t>FoldSystem</w:t>
      </w:r>
      <w:r>
        <w:rPr>
          <w:lang w:val="en-CA"/>
        </w:rPr>
        <w:t xml:space="preserve"> and the </w:t>
      </w:r>
      <w:r w:rsidRPr="008F3406">
        <w:rPr>
          <w:rStyle w:val="Entity"/>
        </w:rPr>
        <w:t>Folds</w:t>
      </w:r>
      <w:r>
        <w:rPr>
          <w:lang w:val="en-CA"/>
        </w:rPr>
        <w:t xml:space="preserve"> that are member</w:t>
      </w:r>
      <w:r w:rsidR="00C1314B">
        <w:rPr>
          <w:lang w:val="en-CA"/>
        </w:rPr>
        <w:t>s</w:t>
      </w:r>
      <w:r>
        <w:rPr>
          <w:lang w:val="en-CA"/>
        </w:rPr>
        <w:t xml:space="preserve"> of that system.</w:t>
      </w:r>
    </w:p>
    <w:p w14:paraId="69156B22" w14:textId="4576B81B" w:rsidR="00FE753A" w:rsidRDefault="003804FE" w:rsidP="003804FE">
      <w:pPr>
        <w:pStyle w:val="Heading4"/>
      </w:pPr>
      <w:bookmarkStart w:id="824" w:name="BKM_50AAAF20_CB99_4ABC_9FAE_60AD6D1987FD"/>
      <w:bookmarkStart w:id="825" w:name="BKM_15CC129A_078F_4F7E_80FD_248D1D0D33F2"/>
      <w:bookmarkEnd w:id="824"/>
      <w:bookmarkEnd w:id="825"/>
      <w:r>
        <w:t>FoliationDescription</w:t>
      </w:r>
    </w:p>
    <w:p w14:paraId="37BF6AF3" w14:textId="77777777" w:rsidR="003804FE" w:rsidRDefault="003804FE" w:rsidP="00AB10FC"/>
    <w:p w14:paraId="49A2EDDB" w14:textId="1696FF9A" w:rsidR="003804FE" w:rsidRDefault="007E7F7B" w:rsidP="00AB10FC">
      <w:r w:rsidRPr="008F3406">
        <w:rPr>
          <w:rStyle w:val="Entity"/>
        </w:rPr>
        <w:t>FoliationDescription</w:t>
      </w:r>
      <w:r>
        <w:t xml:space="preserve"> provides e</w:t>
      </w:r>
      <w:r w:rsidR="003804FE" w:rsidRPr="003804FE">
        <w:t>xtended descriptive properties of a foliation structure.</w:t>
      </w:r>
    </w:p>
    <w:p w14:paraId="0AA5820D" w14:textId="77777777" w:rsidR="003804FE" w:rsidRDefault="003804FE" w:rsidP="00AB10FC"/>
    <w:p w14:paraId="5082C7BD" w14:textId="37EBD7A4" w:rsidR="003804FE" w:rsidRDefault="0095264C" w:rsidP="003804FE">
      <w:pPr>
        <w:keepNext/>
      </w:pPr>
      <w:r>
        <w:rPr>
          <w:noProof/>
          <w:lang w:val="en-AU" w:eastAsia="en-AU"/>
        </w:rPr>
        <w:drawing>
          <wp:inline distT="0" distB="0" distL="0" distR="0" wp14:anchorId="432337D8" wp14:editId="41076E9D">
            <wp:extent cx="5486400" cy="5862004"/>
            <wp:effectExtent l="0" t="0" r="0" b="5715"/>
            <wp:docPr id="508" name="Imag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5862004"/>
                    </a:xfrm>
                    <a:prstGeom prst="rect">
                      <a:avLst/>
                    </a:prstGeom>
                    <a:noFill/>
                    <a:ln>
                      <a:noFill/>
                    </a:ln>
                  </pic:spPr>
                </pic:pic>
              </a:graphicData>
            </a:graphic>
          </wp:inline>
        </w:drawing>
      </w:r>
    </w:p>
    <w:p w14:paraId="0A7AE18D" w14:textId="6ED11ED7"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59</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826" w:name="BKM_FDDB3C9C_445F_40FB_AB70_ED1438E267DC"/>
      <w:bookmarkEnd w:id="826"/>
    </w:p>
    <w:p w14:paraId="6456629C" w14:textId="7A00994A" w:rsidR="007E7F7B" w:rsidRPr="003A73F1" w:rsidRDefault="007E7F7B" w:rsidP="003A73F1">
      <w:pPr>
        <w:pStyle w:val="Heading5"/>
        <w:rPr>
          <w:lang w:val="en-CA"/>
        </w:rPr>
      </w:pPr>
      <w:r>
        <w:rPr>
          <w:lang w:val="en-CA"/>
        </w:rPr>
        <w:lastRenderedPageBreak/>
        <w:t xml:space="preserve">definingElement </w:t>
      </w:r>
    </w:p>
    <w:p w14:paraId="022559B6" w14:textId="42462D58" w:rsidR="007E7F7B" w:rsidRPr="008F3406" w:rsidRDefault="007E7F7B" w:rsidP="008F3406">
      <w:pPr>
        <w:rPr>
          <w:lang w:val="en-CA"/>
        </w:rPr>
      </w:pPr>
      <w:r>
        <w:rPr>
          <w:lang w:val="en-CA"/>
        </w:rPr>
        <w:t xml:space="preserve">The property </w:t>
      </w:r>
      <w:r w:rsidRPr="008F3406">
        <w:rPr>
          <w:rStyle w:val="Entity"/>
        </w:rPr>
        <w:t>definingElement</w:t>
      </w:r>
      <w:r>
        <w:rPr>
          <w:lang w:val="en-CA"/>
        </w:rPr>
        <w:t xml:space="preserve">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describing the k</w:t>
      </w:r>
      <w:r w:rsidRPr="007E7F7B">
        <w:rPr>
          <w:lang w:val="en-CA"/>
        </w:rPr>
        <w:t xml:space="preserve">inds of describable inhomogeneity in a rock body that may define a </w:t>
      </w:r>
      <w:r w:rsidRPr="008F3406">
        <w:rPr>
          <w:rStyle w:val="Entity"/>
        </w:rPr>
        <w:t>GeologicStructure</w:t>
      </w:r>
      <w:r w:rsidRPr="007E7F7B">
        <w:rPr>
          <w:lang w:val="en-CA"/>
        </w:rPr>
        <w:t xml:space="preserve">.   Examples include </w:t>
      </w:r>
      <w:r w:rsidR="008F3406">
        <w:rPr>
          <w:lang w:val="en-CA"/>
        </w:rPr>
        <w:t>d</w:t>
      </w:r>
      <w:r w:rsidRPr="007E7F7B">
        <w:rPr>
          <w:lang w:val="en-CA"/>
        </w:rPr>
        <w:t>iscontinuity</w:t>
      </w:r>
      <w:r w:rsidR="008F3406">
        <w:rPr>
          <w:lang w:val="en-CA"/>
        </w:rPr>
        <w:t>, shaped surface, oriented p</w:t>
      </w:r>
      <w:r w:rsidRPr="007E7F7B">
        <w:rPr>
          <w:lang w:val="en-CA"/>
        </w:rPr>
        <w:t xml:space="preserve">article, </w:t>
      </w:r>
      <w:r w:rsidR="008F3406">
        <w:rPr>
          <w:lang w:val="en-CA"/>
        </w:rPr>
        <w:t>material boundary, and l</w:t>
      </w:r>
      <w:r w:rsidRPr="007E7F7B">
        <w:rPr>
          <w:lang w:val="en-CA"/>
        </w:rPr>
        <w:t xml:space="preserve">ayer.  </w:t>
      </w:r>
    </w:p>
    <w:p w14:paraId="75788F81" w14:textId="744DA3BD" w:rsidR="00DA196D" w:rsidRPr="003A73F1" w:rsidRDefault="00DA196D" w:rsidP="009C163F">
      <w:pPr>
        <w:pStyle w:val="Heading5"/>
        <w:rPr>
          <w:lang w:val="en-CA"/>
        </w:rPr>
      </w:pPr>
      <w:r>
        <w:rPr>
          <w:lang w:val="en-CA"/>
        </w:rPr>
        <w:t>c</w:t>
      </w:r>
      <w:r w:rsidRPr="00DA196D">
        <w:rPr>
          <w:lang w:val="en-CA"/>
        </w:rPr>
        <w:t>ontinuity</w:t>
      </w:r>
    </w:p>
    <w:p w14:paraId="618CB52B" w14:textId="4F246511" w:rsidR="00DA196D" w:rsidRPr="008F3406" w:rsidRDefault="00DA196D" w:rsidP="008F3406">
      <w:pPr>
        <w:rPr>
          <w:lang w:val="en-CA"/>
        </w:rPr>
      </w:pPr>
      <w:r>
        <w:rPr>
          <w:lang w:val="en-CA"/>
        </w:rPr>
        <w:t xml:space="preserve">The </w:t>
      </w:r>
      <w:r w:rsidRPr="008F3406">
        <w:rPr>
          <w:rStyle w:val="Entity"/>
        </w:rPr>
        <w:t>continuity</w:t>
      </w:r>
      <w:r>
        <w:rPr>
          <w:lang w:val="en-CA"/>
        </w:rPr>
        <w:t xml:space="preserve"> proper</w:t>
      </w:r>
      <w:r w:rsidR="00734129">
        <w:rPr>
          <w:lang w:val="en-CA"/>
        </w:rPr>
        <w:t>t</w:t>
      </w:r>
      <w:r>
        <w:rPr>
          <w:lang w:val="en-CA"/>
        </w:rPr>
        <w:t>y (</w:t>
      </w:r>
      <w:r w:rsidR="00734129" w:rsidRPr="008F3406">
        <w:rPr>
          <w:rStyle w:val="Entity"/>
        </w:rPr>
        <w:t>SWE</w:t>
      </w:r>
      <w:r w:rsidRPr="008F3406">
        <w:rPr>
          <w:rStyle w:val="Entity"/>
        </w:rPr>
        <w:t>:</w:t>
      </w:r>
      <w:r w:rsidR="008F3406">
        <w:rPr>
          <w:rStyle w:val="Entity"/>
        </w:rPr>
        <w:t>:</w:t>
      </w:r>
      <w:r w:rsidRPr="008F3406">
        <w:rPr>
          <w:rStyle w:val="Entity"/>
        </w:rPr>
        <w:t>Category</w:t>
      </w:r>
      <w:r>
        <w:rPr>
          <w:lang w:val="en-CA"/>
        </w:rPr>
        <w:t>) report</w:t>
      </w:r>
      <w:r w:rsidR="003A73F1">
        <w:rPr>
          <w:lang w:val="en-CA"/>
        </w:rPr>
        <w:t>s</w:t>
      </w:r>
      <w:r>
        <w:rPr>
          <w:lang w:val="en-CA"/>
        </w:rPr>
        <w:t xml:space="preserve"> a term from a controlled vocabulary </w:t>
      </w:r>
      <w:r w:rsidRPr="00DA196D">
        <w:rPr>
          <w:lang w:val="en-CA"/>
        </w:rPr>
        <w:t>to distinguish continuous vs. disjunct cleavages</w:t>
      </w:r>
      <w:r w:rsidR="008F3406">
        <w:rPr>
          <w:lang w:val="en-CA"/>
        </w:rPr>
        <w:t>.</w:t>
      </w:r>
    </w:p>
    <w:p w14:paraId="31CCB8BC" w14:textId="341A2226" w:rsidR="00DA196D" w:rsidRPr="003A73F1" w:rsidRDefault="00DA196D" w:rsidP="003A73F1">
      <w:pPr>
        <w:pStyle w:val="Heading5"/>
        <w:rPr>
          <w:lang w:val="en-CA"/>
        </w:rPr>
      </w:pPr>
      <w:r>
        <w:rPr>
          <w:lang w:val="en-CA"/>
        </w:rPr>
        <w:t>intensity</w:t>
      </w:r>
    </w:p>
    <w:p w14:paraId="305EE0CC" w14:textId="19465F97" w:rsidR="00DA196D" w:rsidRPr="00DA196D" w:rsidRDefault="00DA196D" w:rsidP="00DA196D">
      <w:pPr>
        <w:rPr>
          <w:lang w:val="en-CA"/>
        </w:rPr>
      </w:pPr>
      <w:r>
        <w:rPr>
          <w:lang w:val="en-CA"/>
        </w:rPr>
        <w:t xml:space="preserve">The </w:t>
      </w:r>
      <w:r w:rsidR="00FA3C67" w:rsidRPr="008F3406">
        <w:rPr>
          <w:rStyle w:val="Entity"/>
        </w:rPr>
        <w:t>intensity</w:t>
      </w:r>
      <w:r w:rsidR="00FA3C67">
        <w:rPr>
          <w:lang w:val="en-CA"/>
        </w:rPr>
        <w:t xml:space="preserve"> </w:t>
      </w:r>
      <w:r>
        <w:rPr>
          <w:lang w:val="en-CA"/>
        </w:rPr>
        <w:t>property (</w:t>
      </w:r>
      <w:r w:rsidR="00FA3C67" w:rsidRPr="008F3406">
        <w:rPr>
          <w:rStyle w:val="Entity"/>
        </w:rPr>
        <w:t>SWE</w:t>
      </w:r>
      <w:r w:rsidRPr="008F3406">
        <w:rPr>
          <w:rStyle w:val="Entity"/>
        </w:rPr>
        <w:t>:</w:t>
      </w:r>
      <w:r w:rsidR="008F3406">
        <w:rPr>
          <w:rStyle w:val="Entity"/>
        </w:rPr>
        <w:t>:</w:t>
      </w:r>
      <w:r w:rsidRPr="008F3406">
        <w:rPr>
          <w:rStyle w:val="Entity"/>
        </w:rPr>
        <w:t>Category</w:t>
      </w:r>
      <w:r>
        <w:rPr>
          <w:lang w:val="en-CA"/>
        </w:rPr>
        <w:t>) contain</w:t>
      </w:r>
      <w:r w:rsidR="003A73F1">
        <w:rPr>
          <w:lang w:val="en-CA"/>
        </w:rPr>
        <w:t>s</w:t>
      </w:r>
      <w:r>
        <w:rPr>
          <w:lang w:val="en-CA"/>
        </w:rPr>
        <w:t xml:space="preserve">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4573C1F7" w14:textId="278D4EFC" w:rsidR="00DA196D" w:rsidRPr="003A73F1" w:rsidRDefault="00DA196D" w:rsidP="003A73F1">
      <w:pPr>
        <w:pStyle w:val="Heading5"/>
        <w:rPr>
          <w:lang w:val="en-CA"/>
        </w:rPr>
      </w:pPr>
      <w:r w:rsidRPr="00DA196D">
        <w:rPr>
          <w:lang w:val="en-CA"/>
        </w:rPr>
        <w:t>mineralElement</w:t>
      </w:r>
    </w:p>
    <w:p w14:paraId="04E4E897" w14:textId="4C1681F4" w:rsidR="00DA196D" w:rsidRDefault="00DA196D" w:rsidP="009C163F">
      <w:pPr>
        <w:rPr>
          <w:lang w:val="en-CA"/>
        </w:rPr>
      </w:pPr>
      <w:r>
        <w:rPr>
          <w:lang w:val="en-CA"/>
        </w:rPr>
        <w:t xml:space="preserve">The </w:t>
      </w:r>
      <w:r w:rsidRPr="008F3406">
        <w:rPr>
          <w:rStyle w:val="Entity"/>
        </w:rPr>
        <w:t>mineralElement</w:t>
      </w:r>
      <w:r>
        <w:rPr>
          <w:lang w:val="en-CA"/>
        </w:rPr>
        <w:t xml:space="preserve"> property </w:t>
      </w:r>
      <w:r w:rsidR="003A73F1">
        <w:rPr>
          <w:lang w:val="en-CA"/>
        </w:rPr>
        <w:t xml:space="preserve">is </w:t>
      </w:r>
      <w:r>
        <w:rPr>
          <w:lang w:val="en-CA"/>
        </w:rPr>
        <w:t xml:space="preserve">an association between </w:t>
      </w:r>
      <w:r w:rsidRPr="008F3406">
        <w:rPr>
          <w:rStyle w:val="Entity"/>
        </w:rPr>
        <w:t>FoliationDescription</w:t>
      </w:r>
      <w:r>
        <w:rPr>
          <w:lang w:val="en-CA"/>
        </w:rPr>
        <w:t xml:space="preserve"> and a </w:t>
      </w:r>
      <w:r w:rsidRPr="008F3406">
        <w:rPr>
          <w:rStyle w:val="Entity"/>
        </w:rPr>
        <w:t>Mineral</w:t>
      </w:r>
      <w:r>
        <w:rPr>
          <w:lang w:val="en-CA"/>
        </w:rPr>
        <w:t xml:space="preserve"> that defines that foliation.</w:t>
      </w:r>
    </w:p>
    <w:p w14:paraId="24ECEB6F" w14:textId="55BBD5F6" w:rsidR="00DA196D" w:rsidRPr="003A73F1" w:rsidRDefault="00DA196D" w:rsidP="003A73F1">
      <w:pPr>
        <w:pStyle w:val="Heading5"/>
        <w:rPr>
          <w:lang w:val="en-CA"/>
        </w:rPr>
      </w:pPr>
      <w:r>
        <w:rPr>
          <w:lang w:val="en-CA"/>
        </w:rPr>
        <w:t>o</w:t>
      </w:r>
      <w:r w:rsidRPr="00DA196D">
        <w:rPr>
          <w:lang w:val="en-CA"/>
        </w:rPr>
        <w:t>rientation</w:t>
      </w:r>
    </w:p>
    <w:p w14:paraId="39D7C545" w14:textId="4853B508" w:rsidR="00DA196D" w:rsidRDefault="00DA196D" w:rsidP="009C163F">
      <w:pPr>
        <w:rPr>
          <w:lang w:val="en-CA"/>
        </w:rPr>
      </w:pPr>
      <w:r>
        <w:rPr>
          <w:lang w:val="en-CA"/>
        </w:rPr>
        <w:t xml:space="preserve">The </w:t>
      </w:r>
      <w:r w:rsidRPr="008F3406">
        <w:rPr>
          <w:rStyle w:val="Entity"/>
        </w:rPr>
        <w:t>orientation:GSML_PlanarOrientation</w:t>
      </w:r>
      <w:r>
        <w:rPr>
          <w:lang w:val="en-CA"/>
        </w:rPr>
        <w:t xml:space="preserve"> contain</w:t>
      </w:r>
      <w:r w:rsidR="003A73F1">
        <w:rPr>
          <w:lang w:val="en-CA"/>
        </w:rPr>
        <w:t>s</w:t>
      </w:r>
      <w:r>
        <w:rPr>
          <w:lang w:val="en-CA"/>
        </w:rPr>
        <w:t xml:space="preserve"> an e</w:t>
      </w:r>
      <w:r w:rsidRPr="00DA196D">
        <w:rPr>
          <w:lang w:val="en-CA"/>
        </w:rPr>
        <w:t>stimate of the planar orientation of the foliation structure.</w:t>
      </w:r>
    </w:p>
    <w:p w14:paraId="51982F6D" w14:textId="47557E7B" w:rsidR="009C163F" w:rsidRDefault="009C163F" w:rsidP="009C163F">
      <w:pPr>
        <w:pStyle w:val="Heading5"/>
        <w:rPr>
          <w:lang w:val="en-CA"/>
        </w:rPr>
      </w:pPr>
      <w:r>
        <w:rPr>
          <w:lang w:val="en-CA"/>
        </w:rPr>
        <w:t>s</w:t>
      </w:r>
      <w:r w:rsidRPr="00D970E9">
        <w:rPr>
          <w:lang w:val="en-CA"/>
        </w:rPr>
        <w:t>pacing</w:t>
      </w:r>
    </w:p>
    <w:p w14:paraId="45BF15E9" w14:textId="7927E414" w:rsidR="009C163F" w:rsidRDefault="009C163F" w:rsidP="009C163F">
      <w:pPr>
        <w:rPr>
          <w:lang w:val="en-CA"/>
        </w:rPr>
      </w:pPr>
      <w:r>
        <w:rPr>
          <w:lang w:val="en-CA"/>
        </w:rPr>
        <w:t xml:space="preserve">The </w:t>
      </w:r>
      <w:r w:rsidRPr="008F3406">
        <w:rPr>
          <w:rStyle w:val="Entity"/>
        </w:rPr>
        <w:t>spacing</w:t>
      </w:r>
      <w:r>
        <w:rPr>
          <w:lang w:val="en-CA"/>
        </w:rPr>
        <w:t xml:space="preserve"> property (</w:t>
      </w:r>
      <w:r w:rsidR="00253146" w:rsidRPr="008F3406">
        <w:rPr>
          <w:rStyle w:val="Entity"/>
        </w:rPr>
        <w:t>SWE::Quantity</w:t>
      </w:r>
      <w:r w:rsidRPr="008F3406">
        <w:rPr>
          <w:rStyle w:val="Entity"/>
        </w:rPr>
        <w:t>Range</w:t>
      </w:r>
      <w:r>
        <w:rPr>
          <w:lang w:val="en-CA"/>
        </w:rPr>
        <w:t>) contain</w:t>
      </w:r>
      <w:r w:rsidR="003A73F1">
        <w:rPr>
          <w:lang w:val="en-CA"/>
        </w:rPr>
        <w:t>s</w:t>
      </w:r>
      <w:r>
        <w:rPr>
          <w:lang w:val="en-CA"/>
        </w:rPr>
        <w:t xml:space="preserve">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827" w:name="BKM_19D968ED_E9E9_4696_A463_9B8A89B9A29C"/>
      <w:bookmarkStart w:id="828" w:name="BKM_A9E84D60_87E8_4274_B497_38C594525434"/>
      <w:bookmarkStart w:id="829" w:name="BKM_F7EC3986_4D93_479D_BDAB_FDA23552D58F"/>
      <w:bookmarkStart w:id="830" w:name="BKM_3788366B_341E_49F9_A366_57B90FBEF589"/>
      <w:bookmarkStart w:id="831" w:name="BKM_472C9381_9698_46F2_8E04_2E603A1474CC"/>
      <w:bookmarkStart w:id="832" w:name="BKM_33E4A038_4438_4CEF_A4A6_6E8349B6FDCC"/>
      <w:bookmarkEnd w:id="827"/>
      <w:bookmarkEnd w:id="828"/>
      <w:bookmarkEnd w:id="829"/>
      <w:bookmarkEnd w:id="830"/>
      <w:bookmarkEnd w:id="831"/>
      <w:bookmarkEnd w:id="832"/>
      <w:r>
        <w:t>ShearDisplacementStructureDescription</w:t>
      </w:r>
    </w:p>
    <w:p w14:paraId="7ACDA1D5" w14:textId="77777777" w:rsidR="00617E36" w:rsidRDefault="00617E36" w:rsidP="00AB10FC"/>
    <w:p w14:paraId="0ACBB233" w14:textId="42FE0D3D" w:rsidR="00617E36" w:rsidRDefault="009C163F" w:rsidP="00AB10FC">
      <w:r w:rsidRPr="008F3406">
        <w:rPr>
          <w:rStyle w:val="Entity"/>
        </w:rPr>
        <w:t>ShearDisplacementStructureDescription</w:t>
      </w:r>
      <w:r>
        <w:t xml:space="preserve">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AD44BE">
        <w:t>8.4.3.5</w:t>
      </w:r>
      <w:r>
        <w:fldChar w:fldCharType="end"/>
      </w:r>
      <w:r>
        <w:t xml:space="preserve"> by extending the abstract property block </w:t>
      </w:r>
      <w:r w:rsidRPr="008F3406">
        <w:rPr>
          <w:rStyle w:val="Entity"/>
        </w:rPr>
        <w:t>ShearDisplacementStructureAbstractDescription</w:t>
      </w:r>
      <w:r>
        <w:t>.</w:t>
      </w:r>
    </w:p>
    <w:p w14:paraId="30DEBDCB" w14:textId="316764EF" w:rsidR="00617E36" w:rsidRDefault="0095264C" w:rsidP="00617E36">
      <w:pPr>
        <w:keepNext/>
      </w:pPr>
      <w:r>
        <w:rPr>
          <w:noProof/>
          <w:lang w:val="en-AU" w:eastAsia="en-AU"/>
        </w:rPr>
        <w:lastRenderedPageBreak/>
        <w:drawing>
          <wp:inline distT="0" distB="0" distL="0" distR="0" wp14:anchorId="1ADF83B7" wp14:editId="79BB6E3F">
            <wp:extent cx="5486400" cy="4049757"/>
            <wp:effectExtent l="0" t="0" r="0" b="8255"/>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49757"/>
                    </a:xfrm>
                    <a:prstGeom prst="rect">
                      <a:avLst/>
                    </a:prstGeom>
                    <a:noFill/>
                    <a:ln>
                      <a:noFill/>
                    </a:ln>
                  </pic:spPr>
                </pic:pic>
              </a:graphicData>
            </a:graphic>
          </wp:inline>
        </w:drawing>
      </w:r>
    </w:p>
    <w:p w14:paraId="3149E471" w14:textId="070090BE"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60</w:t>
      </w:r>
      <w:r w:rsidR="00673E83">
        <w:rPr>
          <w:noProof/>
        </w:rPr>
        <w:fldChar w:fldCharType="end"/>
      </w:r>
      <w:r>
        <w:t>: ShearDisplacementStructureDescription</w:t>
      </w:r>
      <w:r w:rsidR="008279FB">
        <w:t xml:space="preserve"> context diagram.</w:t>
      </w:r>
    </w:p>
    <w:p w14:paraId="584B105E" w14:textId="772909F4" w:rsidR="001B4102" w:rsidRPr="003A73F1" w:rsidRDefault="001B4102" w:rsidP="003A73F1">
      <w:pPr>
        <w:pStyle w:val="Heading5"/>
        <w:rPr>
          <w:lang w:val="en-CA"/>
        </w:rPr>
      </w:pPr>
      <w:bookmarkStart w:id="833" w:name="BKM_E32F3F79_7117_4294_86FD_A68126B03F62"/>
      <w:bookmarkEnd w:id="833"/>
      <w:r w:rsidRPr="001B4102">
        <w:rPr>
          <w:lang w:val="en-CA"/>
        </w:rPr>
        <w:t>deformationStyle</w:t>
      </w:r>
    </w:p>
    <w:p w14:paraId="52BFD03F" w14:textId="68911B0B" w:rsidR="001B4102" w:rsidRDefault="001B4102" w:rsidP="00D20646">
      <w:pPr>
        <w:rPr>
          <w:lang w:val="en-CA"/>
        </w:rPr>
      </w:pPr>
      <w:r>
        <w:rPr>
          <w:lang w:val="en-CA"/>
        </w:rPr>
        <w:t xml:space="preserve">The </w:t>
      </w:r>
      <w:r w:rsidRPr="008F3406">
        <w:rPr>
          <w:rStyle w:val="Entity"/>
        </w:rPr>
        <w:t>deformationStyle:DeformationStyleTerm</w:t>
      </w:r>
      <w:r>
        <w:rPr>
          <w:lang w:val="en-CA"/>
        </w:rPr>
        <w:t xml:space="preserve"> contain</w:t>
      </w:r>
      <w:r w:rsidR="003A73F1">
        <w:rPr>
          <w:lang w:val="en-CA"/>
        </w:rPr>
        <w:t>s</w:t>
      </w:r>
      <w:r>
        <w:rPr>
          <w:lang w:val="en-CA"/>
        </w:rPr>
        <w:t xml:space="preserve">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0D130A1B" w14:textId="7F3476EB" w:rsidR="001B4102" w:rsidRPr="003A73F1" w:rsidRDefault="001B4102" w:rsidP="00D20646">
      <w:pPr>
        <w:pStyle w:val="Heading5"/>
        <w:rPr>
          <w:lang w:val="en-CA"/>
        </w:rPr>
      </w:pPr>
      <w:r w:rsidRPr="001B4102">
        <w:rPr>
          <w:lang w:val="en-CA"/>
        </w:rPr>
        <w:t>planeOrientation</w:t>
      </w:r>
    </w:p>
    <w:p w14:paraId="44426849" w14:textId="38A23922" w:rsidR="001B4102" w:rsidRDefault="001B4102" w:rsidP="00D20646">
      <w:pPr>
        <w:rPr>
          <w:lang w:val="en-CA"/>
        </w:rPr>
      </w:pPr>
      <w:r>
        <w:rPr>
          <w:lang w:val="en-CA"/>
        </w:rPr>
        <w:t xml:space="preserve">The property </w:t>
      </w:r>
      <w:r w:rsidRPr="008F3406">
        <w:rPr>
          <w:rStyle w:val="Entity"/>
        </w:rPr>
        <w:t>planeOrientation:GSML_PlanarOrientation</w:t>
      </w:r>
      <w:r>
        <w:rPr>
          <w:lang w:val="en-CA"/>
        </w:rPr>
        <w:t xml:space="preserve"> contain</w:t>
      </w:r>
      <w:r w:rsidR="003A73F1">
        <w:rPr>
          <w:lang w:val="en-CA"/>
        </w:rPr>
        <w:t>s</w:t>
      </w:r>
      <w:r>
        <w:rPr>
          <w:lang w:val="en-CA"/>
        </w:rPr>
        <w:t xml:space="preserve"> a description </w:t>
      </w:r>
      <w:r w:rsidRPr="001B4102">
        <w:rPr>
          <w:lang w:val="en-CA"/>
        </w:rPr>
        <w:t xml:space="preserve">capturing the orientation of the </w:t>
      </w:r>
      <w:r>
        <w:rPr>
          <w:lang w:val="en-CA"/>
        </w:rPr>
        <w:t>structure’s plane.</w:t>
      </w:r>
    </w:p>
    <w:p w14:paraId="6316CB63" w14:textId="351F90CC" w:rsidR="001B4102" w:rsidRPr="003A73F1" w:rsidRDefault="001B4102" w:rsidP="00D20646">
      <w:pPr>
        <w:pStyle w:val="Heading5"/>
        <w:rPr>
          <w:lang w:val="en-CA"/>
        </w:rPr>
      </w:pPr>
      <w:r w:rsidRPr="00D970E9">
        <w:rPr>
          <w:lang w:val="en-CA"/>
        </w:rPr>
        <w:t>stPhysicalProperty</w:t>
      </w:r>
    </w:p>
    <w:p w14:paraId="0E6B94EF" w14:textId="7C20705F" w:rsidR="001B4102" w:rsidRDefault="001B4102" w:rsidP="00D20646">
      <w:pPr>
        <w:rPr>
          <w:lang w:val="en-CA"/>
        </w:rPr>
      </w:pPr>
      <w:r>
        <w:rPr>
          <w:lang w:val="en-CA"/>
        </w:rPr>
        <w:t xml:space="preserve">The property </w:t>
      </w:r>
      <w:r w:rsidRPr="008F3406">
        <w:rPr>
          <w:rStyle w:val="Entity"/>
        </w:rPr>
        <w:t>stPhysicalProperty:PhysicalDescription</w:t>
      </w:r>
      <w:r>
        <w:rPr>
          <w:lang w:val="en-CA"/>
        </w:rPr>
        <w:t xml:space="preserve"> contain</w:t>
      </w:r>
      <w:r w:rsidR="003A73F1">
        <w:rPr>
          <w:lang w:val="en-CA"/>
        </w:rPr>
        <w:t>s</w:t>
      </w:r>
      <w:r>
        <w:rPr>
          <w:lang w:val="en-CA"/>
        </w:rPr>
        <w:t xml:space="preserve"> value of generic physical properties </w:t>
      </w:r>
      <w:r w:rsidR="008F3406">
        <w:rPr>
          <w:lang w:val="en-CA"/>
        </w:rPr>
        <w:t>(</w:t>
      </w:r>
      <w:r w:rsidR="008F3406">
        <w:rPr>
          <w:lang w:val="en-CA"/>
        </w:rPr>
        <w:fldChar w:fldCharType="begin"/>
      </w:r>
      <w:r w:rsidR="008F3406">
        <w:rPr>
          <w:lang w:val="en-CA"/>
        </w:rPr>
        <w:instrText xml:space="preserve"> REF _Ref447104844 \r \h </w:instrText>
      </w:r>
      <w:r w:rsidR="008F3406">
        <w:rPr>
          <w:lang w:val="en-CA"/>
        </w:rPr>
      </w:r>
      <w:r w:rsidR="008F3406">
        <w:rPr>
          <w:lang w:val="en-CA"/>
        </w:rPr>
        <w:fldChar w:fldCharType="separate"/>
      </w:r>
      <w:r w:rsidR="00AD44BE">
        <w:rPr>
          <w:lang w:val="en-CA"/>
        </w:rPr>
        <w:t>8.5.2.11</w:t>
      </w:r>
      <w:r w:rsidR="008F3406">
        <w:rPr>
          <w:lang w:val="en-CA"/>
        </w:rPr>
        <w:fldChar w:fldCharType="end"/>
      </w:r>
      <w:r w:rsidR="008F3406">
        <w:rPr>
          <w:lang w:val="en-CA"/>
        </w:rPr>
        <w:t xml:space="preserve">) </w:t>
      </w:r>
      <w:r>
        <w:rPr>
          <w:lang w:val="en-CA"/>
        </w:rPr>
        <w:t>not addressed in this specification.</w:t>
      </w:r>
    </w:p>
    <w:p w14:paraId="16C26230" w14:textId="4787F2BB" w:rsidR="00CB339F" w:rsidRDefault="00CB339F" w:rsidP="00CB339F">
      <w:pPr>
        <w:pStyle w:val="Heading3"/>
      </w:pPr>
      <w:bookmarkStart w:id="834" w:name="BKM_76F0AF36_F011_4216_B99A_7C75820C7A2C"/>
      <w:bookmarkStart w:id="835" w:name="BKM_B13360B8_167E_4DA8_A7B7_EA7DCABE7993"/>
      <w:bookmarkStart w:id="836" w:name="_Toc458154230"/>
      <w:bookmarkEnd w:id="834"/>
      <w:bookmarkEnd w:id="835"/>
      <w:r>
        <w:t>Geologic Unit Details</w:t>
      </w:r>
      <w:bookmarkEnd w:id="836"/>
    </w:p>
    <w:p w14:paraId="0EEDACEA" w14:textId="77777777" w:rsidR="00CB339F" w:rsidRDefault="00CB339F" w:rsidP="00AB10FC"/>
    <w:p w14:paraId="54DF5947" w14:textId="0C36B6FE" w:rsidR="00FE753A" w:rsidRDefault="00CB339F" w:rsidP="00AB10FC">
      <w:r w:rsidRPr="00CB339F">
        <w:t xml:space="preserve">The </w:t>
      </w:r>
      <w:r w:rsidRPr="008F3406">
        <w:rPr>
          <w:rStyle w:val="Entity"/>
        </w:rPr>
        <w:t>GeologicUnitDetails</w:t>
      </w:r>
      <w:r w:rsidRPr="00CB339F">
        <w:t xml:space="preserve">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AD44BE">
        <w:t>8.4.1.3</w:t>
      </w:r>
      <w:r w:rsidR="00297011">
        <w:fldChar w:fldCharType="end"/>
      </w:r>
      <w:r w:rsidR="00297011">
        <w:t>)</w:t>
      </w:r>
      <w:r w:rsidRPr="00CB339F">
        <w:t>.</w:t>
      </w:r>
    </w:p>
    <w:p w14:paraId="47A20F63" w14:textId="3F1B2216" w:rsidR="00CB339F" w:rsidRDefault="0095264C" w:rsidP="00CB339F">
      <w:pPr>
        <w:keepNext/>
      </w:pPr>
      <w:r>
        <w:rPr>
          <w:noProof/>
          <w:lang w:val="en-AU" w:eastAsia="en-AU"/>
        </w:rPr>
        <w:lastRenderedPageBreak/>
        <w:drawing>
          <wp:inline distT="0" distB="0" distL="0" distR="0" wp14:anchorId="680742D4" wp14:editId="77BD9572">
            <wp:extent cx="3220720" cy="7041515"/>
            <wp:effectExtent l="0" t="0" r="0" b="6985"/>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20720" cy="7041515"/>
                    </a:xfrm>
                    <a:prstGeom prst="rect">
                      <a:avLst/>
                    </a:prstGeom>
                    <a:noFill/>
                    <a:ln>
                      <a:noFill/>
                    </a:ln>
                  </pic:spPr>
                </pic:pic>
              </a:graphicData>
            </a:graphic>
          </wp:inline>
        </w:drawing>
      </w:r>
    </w:p>
    <w:p w14:paraId="0BFCB1FE" w14:textId="4D1D3621"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61</w:t>
      </w:r>
      <w:r w:rsidR="00673E83">
        <w:rPr>
          <w:noProof/>
        </w:rPr>
        <w:fldChar w:fldCharType="end"/>
      </w:r>
      <w:r>
        <w:t>: GeologicUnitDetails</w:t>
      </w:r>
    </w:p>
    <w:p w14:paraId="7845201B" w14:textId="14FAF705" w:rsidR="00CB339F" w:rsidRDefault="00CB339F" w:rsidP="00CB339F">
      <w:pPr>
        <w:pStyle w:val="Heading4"/>
      </w:pPr>
      <w:r>
        <w:t>GeologicUnitDescription</w:t>
      </w:r>
    </w:p>
    <w:p w14:paraId="369CCE5F" w14:textId="77777777" w:rsidR="00CB339F" w:rsidRDefault="00CB339F" w:rsidP="00AB10FC"/>
    <w:p w14:paraId="4577D310" w14:textId="735997EA" w:rsidR="00CB339F" w:rsidRDefault="00297011" w:rsidP="00AB10FC">
      <w:r w:rsidRPr="008F3406">
        <w:rPr>
          <w:rStyle w:val="Entity"/>
        </w:rPr>
        <w:lastRenderedPageBreak/>
        <w:t>GeologicUnitDescription</w:t>
      </w:r>
      <w:r>
        <w:t xml:space="preserve">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AD44BE">
        <w:t>8.4.1.3</w:t>
      </w:r>
      <w:r>
        <w:fldChar w:fldCharType="end"/>
      </w:r>
      <w:r>
        <w:t>)</w:t>
      </w:r>
      <w:r w:rsidRPr="00CB339F">
        <w:t>.</w:t>
      </w:r>
    </w:p>
    <w:p w14:paraId="7B43DA20" w14:textId="1D1E3269" w:rsidR="00297011" w:rsidRPr="003A73F1" w:rsidRDefault="00297011" w:rsidP="00D20646">
      <w:pPr>
        <w:pStyle w:val="Heading5"/>
        <w:rPr>
          <w:lang w:val="en-CA"/>
        </w:rPr>
      </w:pPr>
      <w:bookmarkStart w:id="837" w:name="BKM_E8CC2926_B007_4DFB_997F_F78EC469DF9A"/>
      <w:bookmarkEnd w:id="837"/>
      <w:r w:rsidRPr="00297011">
        <w:rPr>
          <w:lang w:val="en-CA"/>
        </w:rPr>
        <w:t>bodyMorphology</w:t>
      </w:r>
    </w:p>
    <w:p w14:paraId="7513F6EE" w14:textId="0383EB85" w:rsidR="00297011" w:rsidRDefault="00297011" w:rsidP="00D20646">
      <w:pPr>
        <w:rPr>
          <w:lang w:val="en-CA"/>
        </w:rPr>
      </w:pPr>
      <w:r>
        <w:rPr>
          <w:lang w:val="en-CA"/>
        </w:rPr>
        <w:t xml:space="preserve">The </w:t>
      </w:r>
      <w:r w:rsidRPr="008F3406">
        <w:rPr>
          <w:rStyle w:val="Entity"/>
        </w:rPr>
        <w:t>bodyMorphology</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controlled vocabulary describing the </w:t>
      </w:r>
      <w:r w:rsidRPr="00297011">
        <w:rPr>
          <w:lang w:val="en-CA"/>
        </w:rPr>
        <w:t xml:space="preserve">geometry or form of a </w:t>
      </w:r>
      <w:r w:rsidRPr="008F3406">
        <w:rPr>
          <w:rStyle w:val="Entity"/>
        </w:rPr>
        <w:t>GeologicUnit</w:t>
      </w:r>
      <w:r w:rsidRPr="00297011">
        <w:rPr>
          <w:lang w:val="en-CA"/>
        </w:rPr>
        <w:t xml:space="preserve">.  Examples include: dike (dyke), cone, fan, sheet, etc. </w:t>
      </w:r>
      <w:r>
        <w:rPr>
          <w:lang w:val="en-CA"/>
        </w:rPr>
        <w:t>The m</w:t>
      </w:r>
      <w:r w:rsidRPr="00297011">
        <w:rPr>
          <w:lang w:val="en-CA"/>
        </w:rPr>
        <w:t>orphology is independent of the substance (</w:t>
      </w:r>
      <w:r w:rsidRPr="008F3406">
        <w:rPr>
          <w:rStyle w:val="Entity"/>
        </w:rPr>
        <w:t>EarthMaterial</w:t>
      </w:r>
      <w:r w:rsidRPr="00297011">
        <w:rPr>
          <w:lang w:val="en-CA"/>
        </w:rPr>
        <w:t xml:space="preserve">) that composes the </w:t>
      </w:r>
      <w:r w:rsidRPr="008F3406">
        <w:rPr>
          <w:rStyle w:val="Entity"/>
        </w:rPr>
        <w:t>GeologicUnit</w:t>
      </w:r>
      <w:r w:rsidRPr="00297011">
        <w:rPr>
          <w:lang w:val="en-CA"/>
        </w:rPr>
        <w:t xml:space="preserve"> or process that formed it.</w:t>
      </w:r>
    </w:p>
    <w:p w14:paraId="4CB2A0FC" w14:textId="7701CC37" w:rsidR="00297011" w:rsidRPr="003A73F1" w:rsidRDefault="00297011" w:rsidP="003A73F1">
      <w:pPr>
        <w:pStyle w:val="Heading5"/>
        <w:rPr>
          <w:lang w:val="en-CA"/>
        </w:rPr>
      </w:pPr>
      <w:r w:rsidRPr="00D970E9">
        <w:rPr>
          <w:lang w:val="en-CA"/>
        </w:rPr>
        <w:t>unitComposition</w:t>
      </w:r>
    </w:p>
    <w:p w14:paraId="7BD6B331" w14:textId="76EEFC4B" w:rsidR="00297011" w:rsidRDefault="00297011" w:rsidP="00D20646">
      <w:pPr>
        <w:rPr>
          <w:lang w:val="en-CA"/>
        </w:rPr>
      </w:pPr>
      <w:r>
        <w:rPr>
          <w:lang w:val="en-CA"/>
        </w:rPr>
        <w:t xml:space="preserve">The </w:t>
      </w:r>
      <w:r w:rsidRPr="008F3406">
        <w:rPr>
          <w:rStyle w:val="Entity"/>
        </w:rPr>
        <w:t>unitComposition</w:t>
      </w:r>
      <w:r>
        <w:rPr>
          <w:lang w:val="en-CA"/>
        </w:rPr>
        <w:t xml:space="preserve"> property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w:t>
      </w:r>
      <w:r w:rsidR="003A73F1">
        <w:rPr>
          <w:lang w:val="en-CA"/>
        </w:rPr>
        <w:t>s</w:t>
      </w:r>
      <w:r>
        <w:rPr>
          <w:lang w:val="en-CA"/>
        </w:rPr>
        <w:t xml:space="preserv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83964F0" w14:textId="03AA8FF5" w:rsidR="00297011" w:rsidRPr="003A73F1" w:rsidRDefault="00297011" w:rsidP="00D20646">
      <w:pPr>
        <w:pStyle w:val="Heading5"/>
        <w:rPr>
          <w:lang w:val="en-CA"/>
        </w:rPr>
      </w:pPr>
      <w:r w:rsidRPr="00297011">
        <w:rPr>
          <w:lang w:val="en-CA"/>
        </w:rPr>
        <w:t>outcropCharacter</w:t>
      </w:r>
    </w:p>
    <w:p w14:paraId="40C3828C" w14:textId="4951C52D" w:rsidR="00297011" w:rsidRDefault="00297011" w:rsidP="00D20646">
      <w:pPr>
        <w:rPr>
          <w:lang w:val="en-CA"/>
        </w:rPr>
      </w:pPr>
      <w:r>
        <w:rPr>
          <w:lang w:val="en-CA"/>
        </w:rPr>
        <w:t xml:space="preserve">The property </w:t>
      </w:r>
      <w:r w:rsidRPr="008F3406">
        <w:rPr>
          <w:rStyle w:val="Entity"/>
        </w:rPr>
        <w:t>outcropCharacter</w:t>
      </w:r>
      <w:r>
        <w:rPr>
          <w:lang w:val="en-CA"/>
        </w:rPr>
        <w:t xml:space="preserve"> (</w:t>
      </w:r>
      <w:r w:rsidR="00D331B1" w:rsidRPr="008F3406">
        <w:rPr>
          <w:rStyle w:val="Entity"/>
        </w:rPr>
        <w:t>SWE</w:t>
      </w:r>
      <w:r w:rsidRPr="008F3406">
        <w:rPr>
          <w:rStyle w:val="Entity"/>
        </w:rPr>
        <w:t>:</w:t>
      </w:r>
      <w:r w:rsidR="008F3406">
        <w:rPr>
          <w:rStyle w:val="Entity"/>
        </w:rPr>
        <w:t>:</w:t>
      </w:r>
      <w:r w:rsidRPr="008F3406">
        <w:rPr>
          <w:rStyle w:val="Entity"/>
        </w:rPr>
        <w:t>Category</w:t>
      </w:r>
      <w:r>
        <w:rPr>
          <w:lang w:val="en-CA"/>
        </w:rPr>
        <w:t>) provide a term that d</w:t>
      </w:r>
      <w:r w:rsidRPr="00297011">
        <w:rPr>
          <w:lang w:val="en-CA"/>
        </w:rPr>
        <w:t>escribes the nature of outcrops formed by a geologic unit. Examples</w:t>
      </w:r>
      <w:r>
        <w:rPr>
          <w:lang w:val="en-CA"/>
        </w:rPr>
        <w:t xml:space="preserve"> are</w:t>
      </w:r>
      <w:r w:rsidRPr="00297011">
        <w:rPr>
          <w:lang w:val="en-CA"/>
        </w:rPr>
        <w:t>: bouldery, cliff-forming, ledge-forming, slope-forming, poorly exposed</w:t>
      </w:r>
      <w:r>
        <w:rPr>
          <w:lang w:val="en-CA"/>
        </w:rPr>
        <w:t>.</w:t>
      </w:r>
    </w:p>
    <w:p w14:paraId="31F9C15B" w14:textId="6BFEEBF2" w:rsidR="00297011" w:rsidRPr="003A73F1" w:rsidRDefault="00297011" w:rsidP="00D20646">
      <w:pPr>
        <w:pStyle w:val="Heading5"/>
        <w:rPr>
          <w:lang w:val="en-CA"/>
        </w:rPr>
      </w:pPr>
      <w:r w:rsidRPr="00D970E9">
        <w:rPr>
          <w:lang w:val="en-CA"/>
        </w:rPr>
        <w:t>unitThickness</w:t>
      </w:r>
      <w:r>
        <w:rPr>
          <w:lang w:val="en-CA"/>
        </w:rPr>
        <w:t xml:space="preserve"> </w:t>
      </w:r>
    </w:p>
    <w:p w14:paraId="2ED0352E" w14:textId="77777777" w:rsidR="00EF5FC1" w:rsidRDefault="00297011" w:rsidP="00EF5FC1">
      <w:pPr>
        <w:rPr>
          <w:lang w:val="en-CA"/>
        </w:rPr>
      </w:pPr>
      <w:r>
        <w:rPr>
          <w:lang w:val="en-CA"/>
        </w:rPr>
        <w:t xml:space="preserve">The property </w:t>
      </w:r>
      <w:r w:rsidRPr="008F3406">
        <w:rPr>
          <w:rStyle w:val="Entity"/>
        </w:rPr>
        <w:t>unitThickness</w:t>
      </w:r>
      <w:r>
        <w:rPr>
          <w:lang w:val="en-CA"/>
        </w:rPr>
        <w:t xml:space="preserve"> (</w:t>
      </w:r>
      <w:r w:rsidR="00253146" w:rsidRPr="008F3406">
        <w:rPr>
          <w:rStyle w:val="Entity"/>
        </w:rPr>
        <w:t>SWE::Quantity</w:t>
      </w:r>
      <w:r w:rsidRPr="008F3406">
        <w:rPr>
          <w:rStyle w:val="Entity"/>
        </w:rPr>
        <w:t>Range</w:t>
      </w:r>
      <w:r>
        <w:rPr>
          <w:lang w:val="en-CA"/>
        </w:rPr>
        <w:t>) provide</w:t>
      </w:r>
      <w:r w:rsidR="003A73F1">
        <w:rPr>
          <w:lang w:val="en-CA"/>
        </w:rPr>
        <w:t>s</w:t>
      </w:r>
      <w:r>
        <w:rPr>
          <w:lang w:val="en-CA"/>
        </w:rPr>
        <w:t xml:space="preserve"> a value that represents the t</w:t>
      </w:r>
      <w:r w:rsidRPr="00297011">
        <w:rPr>
          <w:lang w:val="en-CA"/>
        </w:rPr>
        <w:t xml:space="preserve">ypical thickness of the geologic unit. </w:t>
      </w:r>
      <w:r>
        <w:rPr>
          <w:lang w:val="en-CA"/>
        </w:rPr>
        <w:t>It is a</w:t>
      </w:r>
      <w:r w:rsidRPr="00297011">
        <w:rPr>
          <w:lang w:val="en-CA"/>
        </w:rPr>
        <w:t>lways reported as a range.</w:t>
      </w:r>
    </w:p>
    <w:p w14:paraId="203C7EA5" w14:textId="0E98E55D" w:rsidR="00E97193" w:rsidRPr="00EF5FC1" w:rsidRDefault="00EF5FC1" w:rsidP="00D20646">
      <w:pPr>
        <w:pStyle w:val="Heading5"/>
        <w:rPr>
          <w:lang w:val="en-CA"/>
        </w:rPr>
      </w:pPr>
      <w:r>
        <w:rPr>
          <w:lang w:val="en-CA"/>
        </w:rPr>
        <w:t xml:space="preserve"> </w:t>
      </w:r>
      <w:r w:rsidR="00E97193">
        <w:rPr>
          <w:lang w:val="en-CA"/>
        </w:rPr>
        <w:t>b</w:t>
      </w:r>
      <w:r w:rsidR="00297011" w:rsidRPr="00D970E9">
        <w:rPr>
          <w:lang w:val="en-CA"/>
        </w:rPr>
        <w:t>edding</w:t>
      </w:r>
    </w:p>
    <w:p w14:paraId="0B9C9B62" w14:textId="1C82AF74" w:rsidR="00297011" w:rsidRDefault="00297011" w:rsidP="00D20646">
      <w:pPr>
        <w:rPr>
          <w:lang w:val="en-CA"/>
        </w:rPr>
      </w:pPr>
      <w:r>
        <w:rPr>
          <w:lang w:val="en-CA"/>
        </w:rPr>
        <w:t xml:space="preserve">The </w:t>
      </w:r>
      <w:r w:rsidRPr="008F3406">
        <w:rPr>
          <w:rStyle w:val="Entity"/>
        </w:rPr>
        <w:t>bedding:BeddingDescription</w:t>
      </w:r>
      <w:r>
        <w:rPr>
          <w:lang w:val="en-CA"/>
        </w:rPr>
        <w:t xml:space="preserve"> property report</w:t>
      </w:r>
      <w:r w:rsidR="00EF5FC1">
        <w:rPr>
          <w:lang w:val="en-CA"/>
        </w:rPr>
        <w:t>s</w:t>
      </w:r>
      <w:r>
        <w:rPr>
          <w:lang w:val="en-CA"/>
        </w:rPr>
        <w:t xml:space="preserve">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AD44BE">
        <w:rPr>
          <w:lang w:val="en-CA"/>
        </w:rPr>
        <w:t>8.5.5.2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Heading4"/>
      </w:pPr>
      <w:bookmarkStart w:id="838" w:name="BKM_BB58E692_A1AE_4D52_B50D_8A8583AB1BE4"/>
      <w:bookmarkStart w:id="839" w:name="BKM_31BF4296_6E8D_413D_AA94_37BAA601A4E2"/>
      <w:bookmarkStart w:id="840" w:name="BKM_0CE007A8_3CE4_4605_997D_014E0E71F898"/>
      <w:bookmarkStart w:id="841" w:name="BKM_4ACCDAB5_D34A_4312_AB32_2B6F03610F7A"/>
      <w:bookmarkStart w:id="842" w:name="_Ref440802024"/>
      <w:bookmarkEnd w:id="838"/>
      <w:bookmarkEnd w:id="839"/>
      <w:bookmarkEnd w:id="840"/>
      <w:bookmarkEnd w:id="841"/>
      <w:r>
        <w:t>BeddingDescription</w:t>
      </w:r>
      <w:bookmarkEnd w:id="842"/>
    </w:p>
    <w:p w14:paraId="30D66ADD" w14:textId="77777777" w:rsidR="006045F2" w:rsidRPr="006045F2" w:rsidRDefault="006045F2" w:rsidP="006045F2"/>
    <w:p w14:paraId="79D9664E" w14:textId="5751F0E1" w:rsidR="006045F2" w:rsidRDefault="00E97193" w:rsidP="00AB10FC">
      <w:r w:rsidRPr="008F3406">
        <w:rPr>
          <w:rStyle w:val="Entity"/>
        </w:rPr>
        <w:t>BeddingDescription</w:t>
      </w:r>
      <w:r>
        <w:t xml:space="preserve"> provide</w:t>
      </w:r>
      <w:r w:rsidR="00D331B1">
        <w:t>s</w:t>
      </w:r>
      <w:r>
        <w:t xml:space="preserve"> a detailed</w:t>
      </w:r>
      <w:r w:rsidR="006045F2" w:rsidRPr="006045F2">
        <w:t xml:space="preserve"> description of the bedding characteristics of a geologic unit.</w:t>
      </w:r>
    </w:p>
    <w:p w14:paraId="58E0D95D" w14:textId="0C94F408" w:rsidR="00E97193" w:rsidRPr="00093E54" w:rsidRDefault="00E97193" w:rsidP="00D20646">
      <w:pPr>
        <w:pStyle w:val="Heading5"/>
        <w:rPr>
          <w:lang w:val="en-CA"/>
        </w:rPr>
      </w:pPr>
      <w:bookmarkStart w:id="843" w:name="BKM_19472229_5BF0_45F8_BED6_B86B706423A9"/>
      <w:bookmarkEnd w:id="843"/>
      <w:r w:rsidRPr="00D970E9">
        <w:rPr>
          <w:lang w:val="en-CA"/>
        </w:rPr>
        <w:t>beddingPattern</w:t>
      </w:r>
    </w:p>
    <w:p w14:paraId="2CDC152D" w14:textId="72D7A751" w:rsidR="00D1762E" w:rsidRDefault="00E97193" w:rsidP="00D20646">
      <w:pPr>
        <w:rPr>
          <w:lang w:val="en-CA"/>
        </w:rPr>
      </w:pPr>
      <w:r>
        <w:rPr>
          <w:lang w:val="en-CA"/>
        </w:rPr>
        <w:t xml:space="preserve">The property </w:t>
      </w:r>
      <w:r w:rsidRPr="008F3406">
        <w:rPr>
          <w:rStyle w:val="Entity"/>
        </w:rPr>
        <w:t>beddingPattern</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60066019" w14:textId="5FEF92E2" w:rsidR="00336ECD" w:rsidRPr="00093E54" w:rsidRDefault="00D1762E" w:rsidP="00D20646">
      <w:pPr>
        <w:pStyle w:val="Heading5"/>
        <w:rPr>
          <w:lang w:val="en-CA"/>
        </w:rPr>
      </w:pPr>
      <w:r w:rsidRPr="00D1762E">
        <w:rPr>
          <w:lang w:val="en-CA"/>
        </w:rPr>
        <w:t>beddingStyle</w:t>
      </w:r>
    </w:p>
    <w:p w14:paraId="0BAB2450" w14:textId="5FF06FAB" w:rsidR="00D1762E" w:rsidRDefault="00D1762E" w:rsidP="00D20646">
      <w:pPr>
        <w:rPr>
          <w:lang w:val="en-CA"/>
        </w:rPr>
      </w:pPr>
      <w:r>
        <w:rPr>
          <w:lang w:val="en-CA"/>
        </w:rPr>
        <w:t xml:space="preserve">The property </w:t>
      </w:r>
      <w:r w:rsidRPr="008F3406">
        <w:rPr>
          <w:rStyle w:val="Entity"/>
        </w:rPr>
        <w:t>beddingStyle</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00336ECD" w:rsidRPr="00336ECD">
        <w:rPr>
          <w:lang w:val="en-CA"/>
        </w:rPr>
        <w:t xml:space="preserve">specifying the style of bedding in a stratified geologic unit (e.g. lenticular, irregular, planar, vague, </w:t>
      </w:r>
      <w:r w:rsidR="008F3406" w:rsidRPr="00336ECD">
        <w:rPr>
          <w:lang w:val="en-CA"/>
        </w:rPr>
        <w:t>and massive</w:t>
      </w:r>
      <w:r w:rsidR="00336ECD" w:rsidRPr="00336ECD">
        <w:rPr>
          <w:lang w:val="en-CA"/>
        </w:rPr>
        <w:t>)</w:t>
      </w:r>
      <w:r w:rsidR="00336ECD">
        <w:rPr>
          <w:lang w:val="en-CA"/>
        </w:rPr>
        <w:t>.</w:t>
      </w:r>
    </w:p>
    <w:p w14:paraId="0486BD06" w14:textId="52E7354F" w:rsidR="00336ECD" w:rsidRPr="00093E54" w:rsidRDefault="00336ECD" w:rsidP="00D20646">
      <w:pPr>
        <w:pStyle w:val="Heading5"/>
        <w:rPr>
          <w:lang w:val="en-CA"/>
        </w:rPr>
      </w:pPr>
      <w:r w:rsidRPr="00336ECD">
        <w:rPr>
          <w:lang w:val="en-CA"/>
        </w:rPr>
        <w:t>beddingThickness</w:t>
      </w:r>
    </w:p>
    <w:p w14:paraId="5E11BC67" w14:textId="3E69E17C" w:rsidR="00336ECD" w:rsidRDefault="00336ECD" w:rsidP="00D20646">
      <w:pPr>
        <w:rPr>
          <w:lang w:val="en-CA"/>
        </w:rPr>
      </w:pPr>
      <w:r>
        <w:rPr>
          <w:lang w:val="en-CA"/>
        </w:rPr>
        <w:lastRenderedPageBreak/>
        <w:t xml:space="preserve">The property </w:t>
      </w:r>
      <w:r w:rsidRPr="008F3406">
        <w:rPr>
          <w:rStyle w:val="Entity"/>
        </w:rPr>
        <w:t>beddingThickness</w:t>
      </w:r>
      <w:r>
        <w:rPr>
          <w:lang w:val="en-CA"/>
        </w:rPr>
        <w:t xml:space="preserve"> (</w:t>
      </w:r>
      <w:r w:rsidR="008F3406" w:rsidRPr="008F3406">
        <w:rPr>
          <w:rStyle w:val="Entity"/>
        </w:rPr>
        <w:t>SWE::Category</w:t>
      </w:r>
      <w:r>
        <w:rPr>
          <w:lang w:val="en-CA"/>
        </w:rPr>
        <w:t>) provide</w:t>
      </w:r>
      <w:r w:rsidR="00093E54">
        <w:rPr>
          <w:lang w:val="en-CA"/>
        </w:rPr>
        <w:t>s</w:t>
      </w:r>
      <w:r>
        <w:rPr>
          <w:lang w:val="en-CA"/>
        </w:rPr>
        <w:t xml:space="preserve"> a term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844" w:name="BKM_B8E145AE_8356_455D_8AF6_DD01E80B774C"/>
      <w:bookmarkStart w:id="845" w:name="BKM_8FB90A67_2503_406F_8326_44811B80D96C"/>
      <w:bookmarkStart w:id="846" w:name="BKM_32D036C1_ECEB_4E0E_8D49_567109DB3963"/>
      <w:bookmarkStart w:id="847" w:name="_Toc458154231"/>
      <w:bookmarkEnd w:id="844"/>
      <w:bookmarkEnd w:id="845"/>
      <w:bookmarkEnd w:id="846"/>
      <w:r>
        <w:t>GeoSciML extension vocabularies</w:t>
      </w:r>
      <w:bookmarkEnd w:id="847"/>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AD44BE">
        <w:t xml:space="preserve">Table </w:t>
      </w:r>
      <w:r w:rsidR="00AD44BE">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Caption"/>
        <w:keepNext/>
      </w:pPr>
      <w:bookmarkStart w:id="848" w:name="_Ref433004816"/>
      <w:r>
        <w:t xml:space="preserve">Table </w:t>
      </w:r>
      <w:r w:rsidR="00415E41">
        <w:fldChar w:fldCharType="begin"/>
      </w:r>
      <w:r w:rsidR="00415E41">
        <w:instrText xml:space="preserve"> SEQ Table \* ARABIC </w:instrText>
      </w:r>
      <w:r w:rsidR="00415E41">
        <w:fldChar w:fldCharType="separate"/>
      </w:r>
      <w:r w:rsidR="00AD44BE">
        <w:rPr>
          <w:noProof/>
        </w:rPr>
        <w:t>5</w:t>
      </w:r>
      <w:r w:rsidR="00415E41">
        <w:fldChar w:fldCharType="end"/>
      </w:r>
      <w:bookmarkEnd w:id="848"/>
      <w:r>
        <w:t xml:space="preserve"> : GeoSciML vocabularies</w:t>
      </w:r>
      <w:r w:rsidR="008279FB">
        <w:t>.</w:t>
      </w:r>
    </w:p>
    <w:tbl>
      <w:tblPr>
        <w:tblW w:w="0" w:type="auto"/>
        <w:tblBorders>
          <w:top w:val="single" w:sz="8" w:space="0" w:color="000000"/>
          <w:bottom w:val="single" w:sz="8" w:space="0" w:color="000000"/>
        </w:tblBorders>
        <w:tblLayout w:type="fixed"/>
        <w:tblLook w:val="04A0" w:firstRow="1" w:lastRow="0" w:firstColumn="1" w:lastColumn="0" w:noHBand="0" w:noVBand="1"/>
      </w:tblPr>
      <w:tblGrid>
        <w:gridCol w:w="2518"/>
        <w:gridCol w:w="6338"/>
      </w:tblGrid>
      <w:tr w:rsidR="00FE43AC" w:rsidRPr="008F3406" w14:paraId="2D9E3680" w14:textId="77777777" w:rsidTr="008F3406">
        <w:tc>
          <w:tcPr>
            <w:tcW w:w="2518" w:type="dxa"/>
            <w:tcBorders>
              <w:top w:val="nil"/>
              <w:bottom w:val="single" w:sz="8" w:space="0" w:color="000000"/>
            </w:tcBorders>
            <w:shd w:val="clear" w:color="auto" w:fill="auto"/>
          </w:tcPr>
          <w:p w14:paraId="491BB4D1" w14:textId="36A16FA2"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Vocabulary</w:t>
            </w:r>
          </w:p>
        </w:tc>
        <w:tc>
          <w:tcPr>
            <w:tcW w:w="6338" w:type="dxa"/>
            <w:tcBorders>
              <w:top w:val="nil"/>
              <w:bottom w:val="single" w:sz="8" w:space="0" w:color="000000"/>
            </w:tcBorders>
            <w:shd w:val="clear" w:color="auto" w:fill="auto"/>
          </w:tcPr>
          <w:p w14:paraId="46F484FA" w14:textId="6A44630E" w:rsidR="00FE43AC" w:rsidRPr="008F3406" w:rsidRDefault="00FE43AC" w:rsidP="00AB10FC">
            <w:pPr>
              <w:rPr>
                <w:rFonts w:ascii="Consolas" w:eastAsia="MS Gothic" w:hAnsi="Consolas" w:cs="Consolas"/>
                <w:b/>
                <w:bCs/>
                <w:color w:val="000000"/>
                <w:sz w:val="18"/>
                <w:szCs w:val="18"/>
              </w:rPr>
            </w:pPr>
            <w:r w:rsidRPr="008F3406">
              <w:rPr>
                <w:rFonts w:ascii="Consolas" w:eastAsia="MS Gothic" w:hAnsi="Consolas" w:cs="Consolas"/>
                <w:b/>
                <w:bCs/>
                <w:color w:val="000000"/>
                <w:sz w:val="18"/>
                <w:szCs w:val="18"/>
              </w:rPr>
              <w:t>Description</w:t>
            </w:r>
          </w:p>
        </w:tc>
      </w:tr>
      <w:tr w:rsidR="000A793F" w:rsidRPr="008F3406" w14:paraId="73DC6493" w14:textId="77777777" w:rsidTr="008F3406">
        <w:tc>
          <w:tcPr>
            <w:tcW w:w="2518" w:type="dxa"/>
            <w:shd w:val="clear" w:color="auto" w:fill="C0C0C0"/>
          </w:tcPr>
          <w:p w14:paraId="299D9183" w14:textId="205C4F23"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GeologicRelationshipTerm</w:t>
            </w:r>
          </w:p>
        </w:tc>
        <w:tc>
          <w:tcPr>
            <w:tcW w:w="6338" w:type="dxa"/>
            <w:shd w:val="clear" w:color="auto" w:fill="C0C0C0"/>
          </w:tcPr>
          <w:p w14:paraId="1CE40D3B" w14:textId="05C587C4" w:rsidR="00FE43AC" w:rsidRPr="008F3406" w:rsidRDefault="00FE43AC" w:rsidP="00AB10FC">
            <w:pPr>
              <w:rPr>
                <w:rFonts w:ascii="Consolas" w:hAnsi="Consolas" w:cs="Consolas"/>
                <w:color w:val="000000"/>
                <w:sz w:val="18"/>
                <w:szCs w:val="18"/>
                <w:lang w:val="en-CA"/>
              </w:rPr>
            </w:pPr>
            <w:r w:rsidRPr="008F3406">
              <w:rPr>
                <w:rFonts w:ascii="Consolas" w:hAnsi="Consolas" w:cs="Consolas"/>
                <w:color w:val="000000"/>
                <w:sz w:val="18"/>
                <w:szCs w:val="18"/>
                <w:lang w:val="en-CA"/>
              </w:rPr>
              <w:t>Refers to a vocabulary of terms describing a relationships between geologic features or objects</w:t>
            </w:r>
            <w:r w:rsidR="008279FB" w:rsidRPr="008F3406">
              <w:rPr>
                <w:rFonts w:ascii="Consolas" w:hAnsi="Consolas" w:cs="Consolas"/>
                <w:color w:val="000000"/>
                <w:sz w:val="18"/>
                <w:szCs w:val="18"/>
                <w:lang w:val="en-CA"/>
              </w:rPr>
              <w:t>.</w:t>
            </w:r>
          </w:p>
        </w:tc>
      </w:tr>
      <w:tr w:rsidR="00FE43AC" w:rsidRPr="008F3406" w14:paraId="318C2F8F" w14:textId="77777777" w:rsidTr="008F3406">
        <w:tc>
          <w:tcPr>
            <w:tcW w:w="2518" w:type="dxa"/>
            <w:shd w:val="clear" w:color="auto" w:fill="auto"/>
          </w:tcPr>
          <w:p w14:paraId="690B5AEE" w14:textId="4EF1E00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RelationRoleTerm</w:t>
            </w:r>
          </w:p>
        </w:tc>
        <w:tc>
          <w:tcPr>
            <w:tcW w:w="6338" w:type="dxa"/>
            <w:shd w:val="clear" w:color="auto" w:fill="auto"/>
          </w:tcPr>
          <w:p w14:paraId="73AC3C24" w14:textId="05F61FC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roles played by geologic features or objects in a geologic relationship</w:t>
            </w:r>
            <w:r w:rsidR="008279FB" w:rsidRPr="008F3406">
              <w:rPr>
                <w:rFonts w:ascii="Consolas" w:hAnsi="Consolas" w:cs="Consolas"/>
                <w:color w:val="000000"/>
                <w:sz w:val="18"/>
                <w:szCs w:val="18"/>
              </w:rPr>
              <w:t>.</w:t>
            </w:r>
          </w:p>
        </w:tc>
      </w:tr>
      <w:tr w:rsidR="000A793F" w:rsidRPr="008F3406" w14:paraId="06E73D59" w14:textId="77777777" w:rsidTr="008F3406">
        <w:tc>
          <w:tcPr>
            <w:tcW w:w="2518" w:type="dxa"/>
            <w:shd w:val="clear" w:color="auto" w:fill="C0C0C0"/>
          </w:tcPr>
          <w:p w14:paraId="6A094BCD" w14:textId="3684DC52"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AlterationTypeTerm</w:t>
            </w:r>
          </w:p>
        </w:tc>
        <w:tc>
          <w:tcPr>
            <w:tcW w:w="6338" w:type="dxa"/>
            <w:shd w:val="clear" w:color="auto" w:fill="C0C0C0"/>
          </w:tcPr>
          <w:p w14:paraId="01ADE2ED" w14:textId="43BF4976"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8F3406" w14:paraId="598B3102" w14:textId="77777777" w:rsidTr="008F3406">
        <w:tc>
          <w:tcPr>
            <w:tcW w:w="2518" w:type="dxa"/>
            <w:shd w:val="clear" w:color="auto" w:fill="auto"/>
          </w:tcPr>
          <w:p w14:paraId="702928FE" w14:textId="5CEF5CA9" w:rsidR="00FE43AC" w:rsidRPr="008F3406" w:rsidRDefault="00FE43AC" w:rsidP="00AB10FC">
            <w:pPr>
              <w:rPr>
                <w:rFonts w:ascii="Consolas" w:hAnsi="Consolas" w:cs="Consolas"/>
                <w:b/>
                <w:bCs/>
                <w:color w:val="000000"/>
                <w:sz w:val="18"/>
                <w:szCs w:val="18"/>
                <w:lang w:val="en-CA"/>
              </w:rPr>
            </w:pPr>
            <w:r w:rsidRPr="008F3406">
              <w:rPr>
                <w:rFonts w:ascii="Consolas" w:hAnsi="Consolas" w:cs="Consolas"/>
                <w:b/>
                <w:bCs/>
                <w:color w:val="000000"/>
                <w:sz w:val="18"/>
                <w:szCs w:val="18"/>
              </w:rPr>
              <w:t>ConstituentPartRoleTerm</w:t>
            </w:r>
          </w:p>
        </w:tc>
        <w:tc>
          <w:tcPr>
            <w:tcW w:w="6338" w:type="dxa"/>
            <w:shd w:val="clear" w:color="auto" w:fill="auto"/>
          </w:tcPr>
          <w:p w14:paraId="761688CE" w14:textId="0C66F11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role played by a constituent part of a compound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matrix, phenocryst)</w:t>
            </w:r>
            <w:r w:rsidR="008279FB" w:rsidRPr="008F3406">
              <w:rPr>
                <w:rFonts w:ascii="Consolas" w:hAnsi="Consolas" w:cs="Consolas"/>
                <w:color w:val="000000"/>
                <w:sz w:val="18"/>
                <w:szCs w:val="18"/>
              </w:rPr>
              <w:t>.</w:t>
            </w:r>
          </w:p>
        </w:tc>
      </w:tr>
      <w:tr w:rsidR="000A793F" w:rsidRPr="008F3406" w14:paraId="0F45BD13" w14:textId="77777777" w:rsidTr="008F3406">
        <w:tc>
          <w:tcPr>
            <w:tcW w:w="2518" w:type="dxa"/>
            <w:shd w:val="clear" w:color="auto" w:fill="C0C0C0"/>
          </w:tcPr>
          <w:p w14:paraId="4BE40267" w14:textId="5DC6E4B7"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FabricTypeTerm</w:t>
            </w:r>
          </w:p>
        </w:tc>
        <w:tc>
          <w:tcPr>
            <w:tcW w:w="6338" w:type="dxa"/>
            <w:shd w:val="clear" w:color="auto" w:fill="C0C0C0"/>
          </w:tcPr>
          <w:p w14:paraId="053CF9BF" w14:textId="5280E56E"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fabric present</w:t>
            </w:r>
            <w:r w:rsidR="008279FB" w:rsidRPr="008F3406">
              <w:rPr>
                <w:rFonts w:ascii="Consolas" w:hAnsi="Consolas" w:cs="Consolas"/>
                <w:color w:val="000000"/>
                <w:sz w:val="18"/>
                <w:szCs w:val="18"/>
              </w:rPr>
              <w:t>.</w:t>
            </w:r>
          </w:p>
        </w:tc>
      </w:tr>
      <w:tr w:rsidR="00FE43AC" w:rsidRPr="008F3406" w14:paraId="62E8ADB8" w14:textId="77777777" w:rsidTr="008F3406">
        <w:tc>
          <w:tcPr>
            <w:tcW w:w="2518" w:type="dxa"/>
            <w:shd w:val="clear" w:color="auto" w:fill="auto"/>
          </w:tcPr>
          <w:p w14:paraId="01734D96" w14:textId="6A0C5B57" w:rsidR="00FE43AC" w:rsidRPr="008F3406" w:rsidRDefault="00FE43AC" w:rsidP="00FE43AC">
            <w:pPr>
              <w:rPr>
                <w:rFonts w:ascii="Consolas" w:hAnsi="Consolas" w:cs="Consolas"/>
                <w:b/>
                <w:bCs/>
                <w:color w:val="000000"/>
                <w:sz w:val="18"/>
                <w:szCs w:val="18"/>
              </w:rPr>
            </w:pPr>
            <w:r w:rsidRPr="008F3406">
              <w:rPr>
                <w:rFonts w:ascii="Consolas" w:hAnsi="Consolas" w:cs="Consolas"/>
                <w:b/>
                <w:bCs/>
                <w:color w:val="000000"/>
                <w:sz w:val="18"/>
                <w:szCs w:val="18"/>
              </w:rPr>
              <w:t>MineralNameTerm</w:t>
            </w:r>
          </w:p>
        </w:tc>
        <w:tc>
          <w:tcPr>
            <w:tcW w:w="6338" w:type="dxa"/>
            <w:shd w:val="clear" w:color="auto" w:fill="auto"/>
          </w:tcPr>
          <w:p w14:paraId="3F741223" w14:textId="35EE85AD"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mineral names</w:t>
            </w:r>
            <w:r w:rsidR="008279FB" w:rsidRPr="008F3406">
              <w:rPr>
                <w:rFonts w:ascii="Consolas" w:hAnsi="Consolas" w:cs="Consolas"/>
                <w:color w:val="000000"/>
                <w:sz w:val="18"/>
                <w:szCs w:val="18"/>
              </w:rPr>
              <w:t>.</w:t>
            </w:r>
          </w:p>
        </w:tc>
      </w:tr>
      <w:tr w:rsidR="000A793F" w:rsidRPr="008F3406" w14:paraId="7A414FDB" w14:textId="77777777" w:rsidTr="008F3406">
        <w:tc>
          <w:tcPr>
            <w:tcW w:w="2518" w:type="dxa"/>
            <w:shd w:val="clear" w:color="auto" w:fill="C0C0C0"/>
          </w:tcPr>
          <w:p w14:paraId="135D4B75" w14:textId="6C7DFC2F"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ParticleTypeTerm</w:t>
            </w:r>
          </w:p>
        </w:tc>
        <w:tc>
          <w:tcPr>
            <w:tcW w:w="6338" w:type="dxa"/>
            <w:shd w:val="clear" w:color="auto" w:fill="C0C0C0"/>
          </w:tcPr>
          <w:p w14:paraId="7D247249" w14:textId="4ACFB027"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particle in the compound earth material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bioclast, phenocryst, pyroclast)</w:t>
            </w:r>
            <w:r w:rsidR="008279FB" w:rsidRPr="008F3406">
              <w:rPr>
                <w:rFonts w:ascii="Consolas" w:hAnsi="Consolas" w:cs="Consolas"/>
                <w:color w:val="000000"/>
                <w:sz w:val="18"/>
                <w:szCs w:val="18"/>
              </w:rPr>
              <w:t>.</w:t>
            </w:r>
          </w:p>
        </w:tc>
      </w:tr>
      <w:tr w:rsidR="00FE43AC" w:rsidRPr="008F3406" w14:paraId="2F7F49AF" w14:textId="77777777" w:rsidTr="008F3406">
        <w:tc>
          <w:tcPr>
            <w:tcW w:w="2518" w:type="dxa"/>
            <w:shd w:val="clear" w:color="auto" w:fill="auto"/>
          </w:tcPr>
          <w:p w14:paraId="192C35DB" w14:textId="27B50D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PhysicalPropertyTerm</w:t>
            </w:r>
          </w:p>
        </w:tc>
        <w:tc>
          <w:tcPr>
            <w:tcW w:w="6338" w:type="dxa"/>
            <w:shd w:val="clear" w:color="auto" w:fill="auto"/>
          </w:tcPr>
          <w:p w14:paraId="501ACEE0" w14:textId="2A557FB1"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physical property types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density, porosity, magnetic susceptibility, magnetic remanence, conductivity,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r w:rsidR="000A793F" w:rsidRPr="008F3406" w14:paraId="77A0E095" w14:textId="77777777" w:rsidTr="008F3406">
        <w:tc>
          <w:tcPr>
            <w:tcW w:w="2518" w:type="dxa"/>
            <w:shd w:val="clear" w:color="auto" w:fill="C0C0C0"/>
          </w:tcPr>
          <w:p w14:paraId="413A7E0A" w14:textId="00A91475"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DeformationStyleTerm</w:t>
            </w:r>
          </w:p>
        </w:tc>
        <w:tc>
          <w:tcPr>
            <w:tcW w:w="6338" w:type="dxa"/>
            <w:shd w:val="clear" w:color="auto" w:fill="C0C0C0"/>
          </w:tcPr>
          <w:p w14:paraId="7C0219B3" w14:textId="63DB02C9"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A controlled vocabulary of terms describing the style of deformation (</w:t>
            </w:r>
            <w:r w:rsidR="004D38A0" w:rsidRPr="008F3406">
              <w:rPr>
                <w:rFonts w:ascii="Consolas" w:hAnsi="Consolas" w:cs="Consolas"/>
                <w:color w:val="000000"/>
                <w:sz w:val="18"/>
                <w:szCs w:val="18"/>
              </w:rPr>
              <w:t>e.g.</w:t>
            </w:r>
            <w:r w:rsidRPr="008F3406">
              <w:rPr>
                <w:rFonts w:ascii="Consolas" w:hAnsi="Consolas" w:cs="Consolas"/>
                <w:color w:val="000000"/>
                <w:sz w:val="18"/>
                <w:szCs w:val="18"/>
              </w:rPr>
              <w:t>, brittle, ductile).</w:t>
            </w:r>
          </w:p>
        </w:tc>
      </w:tr>
      <w:tr w:rsidR="00FE43AC" w:rsidRPr="008F3406" w14:paraId="2C4231E8" w14:textId="77777777" w:rsidTr="008F3406">
        <w:tc>
          <w:tcPr>
            <w:tcW w:w="2518" w:type="dxa"/>
            <w:shd w:val="clear" w:color="auto" w:fill="auto"/>
          </w:tcPr>
          <w:p w14:paraId="71D4BE5E" w14:textId="39A9BBB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LineationTypeTerm</w:t>
            </w:r>
          </w:p>
        </w:tc>
        <w:tc>
          <w:tcPr>
            <w:tcW w:w="6338" w:type="dxa"/>
            <w:shd w:val="clear" w:color="auto" w:fill="auto"/>
          </w:tcPr>
          <w:p w14:paraId="0998214D" w14:textId="6D80D57C" w:rsidR="00FE43AC" w:rsidRPr="008F3406" w:rsidRDefault="00FE43AC" w:rsidP="00935765">
            <w:pPr>
              <w:tabs>
                <w:tab w:val="left" w:pos="3546"/>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8F3406" w14:paraId="09EF80BD" w14:textId="77777777" w:rsidTr="008F3406">
        <w:tc>
          <w:tcPr>
            <w:tcW w:w="2518" w:type="dxa"/>
            <w:shd w:val="clear" w:color="auto" w:fill="C0C0C0"/>
          </w:tcPr>
          <w:p w14:paraId="02816E32" w14:textId="50D78AC6"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MovementSenseTerm</w:t>
            </w:r>
          </w:p>
        </w:tc>
        <w:tc>
          <w:tcPr>
            <w:tcW w:w="6338" w:type="dxa"/>
            <w:shd w:val="clear" w:color="auto" w:fill="C0C0C0"/>
          </w:tcPr>
          <w:p w14:paraId="3A6D30A2" w14:textId="42A45290"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Refers to a vocabulary of terms describing the sense of movement on a shear displacement structure</w:t>
            </w:r>
            <w:r w:rsidR="008279FB" w:rsidRPr="008F3406">
              <w:rPr>
                <w:rFonts w:ascii="Consolas" w:hAnsi="Consolas" w:cs="Consolas"/>
                <w:color w:val="000000"/>
                <w:sz w:val="18"/>
                <w:szCs w:val="18"/>
              </w:rPr>
              <w:t>.</w:t>
            </w:r>
          </w:p>
        </w:tc>
      </w:tr>
      <w:tr w:rsidR="00FE43AC" w:rsidRPr="008F3406" w14:paraId="3EBA984D" w14:textId="77777777" w:rsidTr="008F3406">
        <w:tc>
          <w:tcPr>
            <w:tcW w:w="2518" w:type="dxa"/>
            <w:shd w:val="clear" w:color="auto" w:fill="auto"/>
          </w:tcPr>
          <w:p w14:paraId="442A7A86" w14:textId="0E20384C"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lastRenderedPageBreak/>
              <w:t>MovementTypeTerm</w:t>
            </w:r>
          </w:p>
        </w:tc>
        <w:tc>
          <w:tcPr>
            <w:tcW w:w="6338" w:type="dxa"/>
            <w:shd w:val="clear" w:color="auto" w:fill="auto"/>
          </w:tcPr>
          <w:p w14:paraId="2CAB326F" w14:textId="29585E88" w:rsidR="00FE43AC" w:rsidRPr="008F3406" w:rsidRDefault="00FE43AC" w:rsidP="00AB10FC">
            <w:pPr>
              <w:rPr>
                <w:rFonts w:ascii="Consolas" w:hAnsi="Consolas" w:cs="Consolas"/>
                <w:color w:val="000000"/>
                <w:sz w:val="18"/>
                <w:szCs w:val="18"/>
              </w:rPr>
            </w:pPr>
            <w:r w:rsidRPr="008F3406">
              <w:rPr>
                <w:rFonts w:ascii="Consolas" w:hAnsi="Consolas" w:cs="Consolas"/>
                <w:color w:val="000000"/>
                <w:sz w:val="18"/>
                <w:szCs w:val="18"/>
              </w:rPr>
              <w:t xml:space="preserve">Refers to a vocabulary of terms describing the type of </w:t>
            </w:r>
            <w:r w:rsidR="004D38A0" w:rsidRPr="008F3406">
              <w:rPr>
                <w:rFonts w:ascii="Consolas" w:hAnsi="Consolas" w:cs="Consolas"/>
                <w:color w:val="000000"/>
                <w:sz w:val="18"/>
                <w:szCs w:val="18"/>
              </w:rPr>
              <w:t>movement (e.g.</w:t>
            </w:r>
            <w:r w:rsidRPr="008F3406">
              <w:rPr>
                <w:rFonts w:ascii="Consolas" w:hAnsi="Consolas" w:cs="Consolas"/>
                <w:color w:val="000000"/>
                <w:sz w:val="18"/>
                <w:szCs w:val="18"/>
              </w:rPr>
              <w:t>, dip-slip, strike-slip)</w:t>
            </w:r>
            <w:r w:rsidR="008279FB" w:rsidRPr="008F3406">
              <w:rPr>
                <w:rFonts w:ascii="Consolas" w:hAnsi="Consolas" w:cs="Consolas"/>
                <w:color w:val="000000"/>
                <w:sz w:val="18"/>
                <w:szCs w:val="18"/>
              </w:rPr>
              <w:t>.</w:t>
            </w:r>
          </w:p>
        </w:tc>
      </w:tr>
      <w:tr w:rsidR="000A793F" w:rsidRPr="008F3406" w14:paraId="6C1B54E8" w14:textId="77777777" w:rsidTr="008F3406">
        <w:tc>
          <w:tcPr>
            <w:tcW w:w="2518" w:type="dxa"/>
            <w:shd w:val="clear" w:color="auto" w:fill="C0C0C0"/>
          </w:tcPr>
          <w:p w14:paraId="1771A2DC" w14:textId="4AD639E1" w:rsidR="00FE43AC" w:rsidRPr="008F3406" w:rsidRDefault="00FE43AC" w:rsidP="00AB10FC">
            <w:pPr>
              <w:rPr>
                <w:rFonts w:ascii="Consolas" w:hAnsi="Consolas" w:cs="Consolas"/>
                <w:b/>
                <w:bCs/>
                <w:color w:val="000000"/>
                <w:sz w:val="18"/>
                <w:szCs w:val="18"/>
              </w:rPr>
            </w:pPr>
            <w:r w:rsidRPr="008F3406">
              <w:rPr>
                <w:rFonts w:ascii="Consolas" w:hAnsi="Consolas" w:cs="Consolas"/>
                <w:b/>
                <w:bCs/>
                <w:color w:val="000000"/>
                <w:sz w:val="18"/>
                <w:szCs w:val="18"/>
              </w:rPr>
              <w:t>NonDirectionalStructureTypeTerm</w:t>
            </w:r>
          </w:p>
        </w:tc>
        <w:tc>
          <w:tcPr>
            <w:tcW w:w="6338" w:type="dxa"/>
            <w:shd w:val="clear" w:color="auto" w:fill="C0C0C0"/>
          </w:tcPr>
          <w:p w14:paraId="7D818013" w14:textId="277054B8" w:rsidR="00FE43AC" w:rsidRPr="008F3406" w:rsidRDefault="00FE43AC" w:rsidP="00935765">
            <w:pPr>
              <w:tabs>
                <w:tab w:val="left" w:pos="3668"/>
              </w:tabs>
              <w:rPr>
                <w:rFonts w:ascii="Consolas" w:hAnsi="Consolas" w:cs="Consolas"/>
                <w:color w:val="000000"/>
                <w:sz w:val="18"/>
                <w:szCs w:val="18"/>
              </w:rPr>
            </w:pPr>
            <w:r w:rsidRPr="008F3406">
              <w:rPr>
                <w:rFonts w:ascii="Consolas" w:hAnsi="Consolas" w:cs="Consolas"/>
                <w:color w:val="000000"/>
                <w:sz w:val="18"/>
                <w:szCs w:val="18"/>
              </w:rPr>
              <w:t>Refers to a vocabulary of terms describing types of non-directional structures (</w:t>
            </w:r>
            <w:r w:rsidR="004D38A0" w:rsidRPr="008F3406">
              <w:rPr>
                <w:rFonts w:ascii="Consolas" w:hAnsi="Consolas" w:cs="Consolas"/>
                <w:color w:val="000000"/>
                <w:sz w:val="18"/>
                <w:szCs w:val="18"/>
              </w:rPr>
              <w:t>e.g.</w:t>
            </w:r>
            <w:r w:rsidRPr="008F3406">
              <w:rPr>
                <w:rFonts w:ascii="Consolas" w:hAnsi="Consolas" w:cs="Consolas"/>
                <w:color w:val="000000"/>
                <w:sz w:val="18"/>
                <w:szCs w:val="18"/>
              </w:rPr>
              <w:t xml:space="preserve">, miarolitic cavity, flame structure, load cast, shatter cone, trace fossil, fossil mold, </w:t>
            </w:r>
            <w:r w:rsidR="004D38A0" w:rsidRPr="008F3406">
              <w:rPr>
                <w:rFonts w:ascii="Consolas" w:hAnsi="Consolas" w:cs="Consolas"/>
                <w:color w:val="000000"/>
                <w:sz w:val="18"/>
                <w:szCs w:val="18"/>
              </w:rPr>
              <w:t>etc.</w:t>
            </w:r>
            <w:r w:rsidRPr="008F3406">
              <w:rPr>
                <w:rFonts w:ascii="Consolas" w:hAnsi="Consolas" w:cs="Consolas"/>
                <w:color w:val="000000"/>
                <w:sz w:val="18"/>
                <w:szCs w:val="18"/>
              </w:rPr>
              <w:t>)</w:t>
            </w:r>
            <w:r w:rsidR="008279FB" w:rsidRPr="008F3406">
              <w:rPr>
                <w:rFonts w:ascii="Consolas" w:hAnsi="Consolas" w:cs="Consolas"/>
                <w:color w:val="000000"/>
                <w:sz w:val="18"/>
                <w:szCs w:val="18"/>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41AF59EF" w:rsidR="003666A1" w:rsidRDefault="003666A1" w:rsidP="003666A1">
      <w:pPr>
        <w:pStyle w:val="Heading2"/>
        <w:rPr>
          <w:lang w:val="en-CA"/>
        </w:rPr>
      </w:pPr>
      <w:bookmarkStart w:id="849" w:name="_Ref432948522"/>
      <w:bookmarkStart w:id="850" w:name="_Toc458154232"/>
      <w:r w:rsidRPr="00D12552">
        <w:rPr>
          <w:lang w:val="en-CA"/>
        </w:rPr>
        <w:lastRenderedPageBreak/>
        <w:t xml:space="preserve">GeoSciML </w:t>
      </w:r>
      <w:r>
        <w:rPr>
          <w:lang w:val="en-CA"/>
        </w:rPr>
        <w:t>GeologicTime</w:t>
      </w:r>
      <w:r w:rsidRPr="00D12552">
        <w:rPr>
          <w:lang w:val="en-CA"/>
        </w:rPr>
        <w:t xml:space="preserve"> Requirements </w:t>
      </w:r>
      <w:bookmarkEnd w:id="849"/>
      <w:r w:rsidR="004D38A0" w:rsidRPr="00D12552">
        <w:rPr>
          <w:lang w:val="en-CA"/>
        </w:rPr>
        <w:t>Class</w:t>
      </w:r>
      <w:r w:rsidR="004D38A0">
        <w:rPr>
          <w:lang w:val="en-CA"/>
        </w:rPr>
        <w:t xml:space="preserve"> </w:t>
      </w:r>
      <w:r w:rsidR="004D38A0">
        <w:t>(</w:t>
      </w:r>
      <w:r w:rsidR="00052694">
        <w:t>Normative)</w:t>
      </w:r>
      <w:bookmarkEnd w:id="850"/>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3A362773" w:rsidR="00501FA1"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2A98ADA6" w:rsidR="00513449" w:rsidRPr="00513449" w:rsidRDefault="00513449" w:rsidP="00FA4FE3">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w:t>
            </w:r>
            <w:r w:rsidR="00AD32B1">
              <w:rPr>
                <w:rFonts w:ascii="Calibri" w:eastAsia="MS Mincho" w:hAnsi="Calibri"/>
                <w:sz w:val="20"/>
                <w:szCs w:val="20"/>
                <w:lang w:val="en-CA"/>
              </w:rPr>
              <w:t>s</w:t>
            </w:r>
            <w:r w:rsidRPr="00513449">
              <w:rPr>
                <w:rFonts w:ascii="Calibri" w:eastAsia="MS Mincho" w:hAnsi="Calibri"/>
                <w:sz w:val="20"/>
                <w:szCs w:val="20"/>
                <w:lang w:val="en-CA"/>
              </w:rPr>
              <w:t xml:space="preserve"> and Measurement</w:t>
            </w:r>
            <w:r w:rsidR="00AD32B1">
              <w:rPr>
                <w:rFonts w:ascii="Calibri" w:eastAsia="MS Mincho" w:hAnsi="Calibri"/>
                <w:sz w:val="20"/>
                <w:szCs w:val="20"/>
                <w:lang w:val="en-CA"/>
              </w:rPr>
              <w:t>s</w:t>
            </w:r>
            <w:r>
              <w:rPr>
                <w:rFonts w:ascii="Calibri" w:eastAsia="MS Mincho" w:hAnsi="Calibri"/>
                <w:sz w:val="20"/>
                <w:szCs w:val="20"/>
                <w:lang w:val="en-CA"/>
              </w:rPr>
              <w:t xml:space="preserve">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30BC73F0"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/req/gsml4-timescale/</w:t>
            </w:r>
            <w:r w:rsidR="007078B0">
              <w:rPr>
                <w:rFonts w:ascii="Calibri" w:eastAsia="MS Mincho" w:hAnsi="Calibri"/>
                <w:b/>
                <w:sz w:val="20"/>
                <w:szCs w:val="20"/>
                <w:lang w:val="en-CA"/>
              </w:rPr>
              <w:t>start</w:t>
            </w:r>
            <w:r w:rsidRPr="00513449">
              <w:rPr>
                <w:rFonts w:ascii="Calibri" w:eastAsia="MS Mincho" w:hAnsi="Calibri"/>
                <w:b/>
                <w:sz w:val="20"/>
                <w:szCs w:val="20"/>
                <w:lang w:val="en-CA"/>
              </w:rPr>
              <w:t xml:space="preserve"> </w:t>
            </w:r>
          </w:p>
          <w:p w14:paraId="3920242F" w14:textId="6F77C110" w:rsidR="00513449" w:rsidRPr="00402582" w:rsidRDefault="007078B0" w:rsidP="00513449">
            <w:pPr>
              <w:spacing w:before="100" w:beforeAutospacing="1" w:after="100" w:afterAutospacing="1" w:line="230" w:lineRule="atLeast"/>
              <w:rPr>
                <w:rFonts w:ascii="Calibri" w:eastAsia="MS Mincho" w:hAnsi="Calibri"/>
                <w:sz w:val="20"/>
                <w:szCs w:val="20"/>
                <w:lang w:val="en-CA"/>
              </w:rPr>
            </w:pPr>
            <w:r>
              <w:rPr>
                <w:rFonts w:ascii="Calibri" w:eastAsia="MS Mincho" w:hAnsi="Calibri"/>
                <w:sz w:val="20"/>
                <w:szCs w:val="20"/>
                <w:lang w:val="en-CA"/>
              </w:rPr>
              <w:t>The start TimeOrdinalEraBoundary SHALL refer to the oldest boundary</w:t>
            </w:r>
          </w:p>
        </w:tc>
      </w:tr>
    </w:tbl>
    <w:p w14:paraId="4A31815E" w14:textId="77777777" w:rsidR="00513449" w:rsidRDefault="00513449" w:rsidP="00355CAB">
      <w:pPr>
        <w:rPr>
          <w:lang w:val="en-CA"/>
        </w:rPr>
      </w:pPr>
    </w:p>
    <w:p w14:paraId="2231DF6F" w14:textId="16676A76" w:rsidR="003666A1" w:rsidRDefault="003666A1" w:rsidP="00355CAB">
      <w:pPr>
        <w:rPr>
          <w:lang w:val="en-CA"/>
        </w:rPr>
      </w:pPr>
      <w:r w:rsidRPr="003666A1">
        <w:rPr>
          <w:lang w:val="en-CA"/>
        </w:rPr>
        <w:t>The Geologic Time package</w:t>
      </w:r>
      <w:r w:rsidR="00775F72">
        <w:rPr>
          <w:lang w:val="en-CA"/>
        </w:rPr>
        <w:t xml:space="preserve">, developed by </w:t>
      </w:r>
      <w:r w:rsidR="00B676F5">
        <w:rPr>
          <w:lang w:val="en-CA"/>
        </w:rPr>
        <w:t xml:space="preserve">Simon </w:t>
      </w:r>
      <w:r w:rsidR="00775F72">
        <w:rPr>
          <w:lang w:val="en-CA"/>
        </w:rPr>
        <w:t xml:space="preserve">Cox </w:t>
      </w:r>
      <w:r w:rsidR="00B676F5">
        <w:rPr>
          <w:lang w:val="en-CA"/>
        </w:rPr>
        <w:t xml:space="preserve">(CSIRO) </w:t>
      </w:r>
      <w:r w:rsidR="00775F72">
        <w:rPr>
          <w:lang w:val="en-CA"/>
        </w:rPr>
        <w:t xml:space="preserve">and </w:t>
      </w:r>
      <w:r w:rsidR="00B676F5">
        <w:rPr>
          <w:lang w:val="en-CA"/>
        </w:rPr>
        <w:t>Steve Richard (Arizona Geological Survey</w:t>
      </w:r>
      <w:r w:rsidR="00775F72">
        <w:rPr>
          <w:lang w:val="en-CA"/>
        </w:rPr>
        <w:t>)</w:t>
      </w:r>
      <w:r w:rsidR="00680CF9">
        <w:rPr>
          <w:lang w:val="en-CA"/>
        </w:rPr>
        <w:t xml:space="preserve"> [</w:t>
      </w:r>
      <w:r w:rsidR="00680CF9">
        <w:rPr>
          <w:lang w:val="en-CA"/>
        </w:rPr>
        <w:fldChar w:fldCharType="begin"/>
      </w:r>
      <w:r w:rsidR="00680CF9">
        <w:rPr>
          <w:lang w:val="en-CA"/>
        </w:rPr>
        <w:instrText xml:space="preserve"> REF _Ref458067042 \n \h </w:instrText>
      </w:r>
      <w:r w:rsidR="00680CF9">
        <w:rPr>
          <w:lang w:val="en-CA"/>
        </w:rPr>
      </w:r>
      <w:r w:rsidR="00680CF9">
        <w:rPr>
          <w:lang w:val="en-CA"/>
        </w:rPr>
        <w:fldChar w:fldCharType="separate"/>
      </w:r>
      <w:r w:rsidR="00AD44BE">
        <w:rPr>
          <w:lang w:val="en-CA"/>
        </w:rPr>
        <w:t>1</w:t>
      </w:r>
      <w:r w:rsidR="00680CF9">
        <w:rPr>
          <w:lang w:val="en-CA"/>
        </w:rPr>
        <w:fldChar w:fldCharType="end"/>
      </w:r>
      <w:r w:rsidR="00B676F5">
        <w:rPr>
          <w:lang w:val="en-CA"/>
        </w:rPr>
        <w:t>]</w:t>
      </w:r>
      <w:r w:rsidR="00775F72">
        <w:rPr>
          <w:lang w:val="en-CA"/>
        </w:rPr>
        <w:t xml:space="preserve">,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685DA52A" w:rsidR="000B1244" w:rsidRDefault="0095264C" w:rsidP="000B1244">
      <w:pPr>
        <w:keepNext/>
      </w:pPr>
      <w:r>
        <w:rPr>
          <w:noProof/>
          <w:lang w:val="en-AU" w:eastAsia="en-AU"/>
        </w:rPr>
        <w:lastRenderedPageBreak/>
        <w:drawing>
          <wp:inline distT="0" distB="0" distL="0" distR="0" wp14:anchorId="0C3AC849" wp14:editId="28AE11DF">
            <wp:extent cx="5486400" cy="6154372"/>
            <wp:effectExtent l="0" t="0" r="0" b="0"/>
            <wp:docPr id="511" name="Imag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6154372"/>
                    </a:xfrm>
                    <a:prstGeom prst="rect">
                      <a:avLst/>
                    </a:prstGeom>
                    <a:noFill/>
                    <a:ln>
                      <a:noFill/>
                    </a:ln>
                  </pic:spPr>
                </pic:pic>
              </a:graphicData>
            </a:graphic>
          </wp:inline>
        </w:drawing>
      </w:r>
    </w:p>
    <w:p w14:paraId="1CA1FBA7" w14:textId="6ABD7166"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62</w:t>
      </w:r>
      <w:r w:rsidR="00673E83">
        <w:rPr>
          <w:noProof/>
        </w:rPr>
        <w:fldChar w:fldCharType="end"/>
      </w:r>
      <w:r>
        <w:t>: GeologicTime dependencies</w:t>
      </w:r>
      <w:r w:rsidR="008279FB">
        <w:t>.</w:t>
      </w:r>
    </w:p>
    <w:p w14:paraId="2C2DA796" w14:textId="1EEF7A22" w:rsidR="008F4E9C" w:rsidRDefault="0095264C" w:rsidP="008F4E9C">
      <w:pPr>
        <w:keepNext/>
      </w:pPr>
      <w:r>
        <w:rPr>
          <w:noProof/>
          <w:lang w:val="en-AU" w:eastAsia="en-AU"/>
        </w:rPr>
        <w:lastRenderedPageBreak/>
        <w:drawing>
          <wp:inline distT="0" distB="0" distL="0" distR="0" wp14:anchorId="2372B5B5" wp14:editId="1891B8DF">
            <wp:extent cx="5486400" cy="4740870"/>
            <wp:effectExtent l="0" t="0" r="0" b="317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4740870"/>
                    </a:xfrm>
                    <a:prstGeom prst="rect">
                      <a:avLst/>
                    </a:prstGeom>
                    <a:noFill/>
                    <a:ln>
                      <a:noFill/>
                    </a:ln>
                  </pic:spPr>
                </pic:pic>
              </a:graphicData>
            </a:graphic>
          </wp:inline>
        </w:drawing>
      </w:r>
    </w:p>
    <w:p w14:paraId="7CF7A581" w14:textId="3A01CB4B"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63</w:t>
      </w:r>
      <w:r w:rsidR="00673E83">
        <w:rPr>
          <w:noProof/>
        </w:rPr>
        <w:fldChar w:fldCharType="end"/>
      </w:r>
      <w:r>
        <w:t>: Geologic Time summary diagram</w:t>
      </w:r>
      <w:r w:rsidR="008279FB">
        <w:t>.</w:t>
      </w:r>
    </w:p>
    <w:p w14:paraId="1B5DD8CD" w14:textId="60B4F9D0" w:rsidR="008F4E9C" w:rsidRDefault="008F4E9C" w:rsidP="00D81A7B">
      <w:pPr>
        <w:pStyle w:val="Heading3"/>
      </w:pPr>
      <w:bookmarkStart w:id="851" w:name="_Toc458154233"/>
      <w:r w:rsidRPr="008F4E9C">
        <w:t>Global Boundary Stratotype Sections and Points</w:t>
      </w:r>
      <w:bookmarkEnd w:id="851"/>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79004643" w:rsidR="00821F1F" w:rsidRDefault="0095264C" w:rsidP="00821F1F">
      <w:pPr>
        <w:keepNext/>
      </w:pPr>
      <w:r>
        <w:rPr>
          <w:noProof/>
          <w:lang w:val="en-AU" w:eastAsia="en-AU"/>
        </w:rPr>
        <w:lastRenderedPageBreak/>
        <w:drawing>
          <wp:inline distT="0" distB="0" distL="0" distR="0" wp14:anchorId="641BEFEF" wp14:editId="20EAA048">
            <wp:extent cx="5486400" cy="4147364"/>
            <wp:effectExtent l="0" t="0" r="0" b="5715"/>
            <wp:docPr id="513" name="Imag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4147364"/>
                    </a:xfrm>
                    <a:prstGeom prst="rect">
                      <a:avLst/>
                    </a:prstGeom>
                    <a:noFill/>
                    <a:ln>
                      <a:noFill/>
                    </a:ln>
                  </pic:spPr>
                </pic:pic>
              </a:graphicData>
            </a:graphic>
          </wp:inline>
        </w:drawing>
      </w:r>
    </w:p>
    <w:p w14:paraId="5D21835B" w14:textId="4C1CE5C3"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64</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233D34DA" w:rsidR="00821F1F" w:rsidRPr="00083053" w:rsidRDefault="0095264C" w:rsidP="00821F1F">
      <w:pPr>
        <w:keepNext/>
        <w:rPr>
          <w:lang w:val="en-CA"/>
        </w:rPr>
      </w:pPr>
      <w:r>
        <w:rPr>
          <w:noProof/>
          <w:lang w:val="en-AU" w:eastAsia="en-AU"/>
        </w:rPr>
        <w:lastRenderedPageBreak/>
        <w:drawing>
          <wp:inline distT="0" distB="0" distL="0" distR="0" wp14:anchorId="38B09C9F" wp14:editId="4C63944D">
            <wp:extent cx="3069590" cy="4647565"/>
            <wp:effectExtent l="0" t="0" r="0" b="635"/>
            <wp:docPr id="514" name="Imag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69590" cy="4647565"/>
                    </a:xfrm>
                    <a:prstGeom prst="rect">
                      <a:avLst/>
                    </a:prstGeom>
                    <a:noFill/>
                    <a:ln>
                      <a:noFill/>
                    </a:ln>
                  </pic:spPr>
                </pic:pic>
              </a:graphicData>
            </a:graphic>
          </wp:inline>
        </w:drawing>
      </w:r>
    </w:p>
    <w:p w14:paraId="27847BD6" w14:textId="7868DC28" w:rsidR="00821F1F" w:rsidRPr="003C3333" w:rsidRDefault="00821F1F" w:rsidP="00821F1F">
      <w:pPr>
        <w:pStyle w:val="Caption"/>
        <w:rPr>
          <w:lang w:val="fr-CA"/>
        </w:rPr>
      </w:pPr>
      <w:r w:rsidRPr="003C3333">
        <w:rPr>
          <w:lang w:val="fr-CA"/>
        </w:rPr>
        <w:t xml:space="preserve">Figure </w:t>
      </w:r>
      <w:r w:rsidR="00673E83" w:rsidRPr="00083053">
        <w:rPr>
          <w:lang w:val="en-CA"/>
        </w:rPr>
        <w:fldChar w:fldCharType="begin"/>
      </w:r>
      <w:r w:rsidR="00673E83" w:rsidRPr="003C3333">
        <w:rPr>
          <w:lang w:val="fr-CA"/>
        </w:rPr>
        <w:instrText xml:space="preserve"> SEQ Figure \* ARABIC </w:instrText>
      </w:r>
      <w:r w:rsidR="00673E83" w:rsidRPr="00083053">
        <w:rPr>
          <w:lang w:val="en-CA"/>
        </w:rPr>
        <w:fldChar w:fldCharType="separate"/>
      </w:r>
      <w:r w:rsidR="00AD44BE">
        <w:rPr>
          <w:noProof/>
          <w:lang w:val="fr-CA"/>
        </w:rPr>
        <w:t>65</w:t>
      </w:r>
      <w:r w:rsidR="00673E83" w:rsidRPr="00083053">
        <w:rPr>
          <w:noProof/>
          <w:lang w:val="en-CA"/>
        </w:rPr>
        <w:fldChar w:fldCharType="end"/>
      </w:r>
      <w:r w:rsidR="00024B9A" w:rsidRPr="003C3333">
        <w:rPr>
          <w:lang w:val="fr-CA"/>
        </w:rPr>
        <w:t>: Stratigraphic points</w:t>
      </w:r>
      <w:r w:rsidR="009328CD" w:rsidRPr="003C3333">
        <w:rPr>
          <w:lang w:val="fr-CA"/>
        </w:rPr>
        <w:t xml:space="preserve"> context diagram</w:t>
      </w:r>
    </w:p>
    <w:p w14:paraId="3C98EEDE" w14:textId="01533E07" w:rsidR="009328CD" w:rsidRPr="00093E54" w:rsidRDefault="009328CD" w:rsidP="000B1244">
      <w:pPr>
        <w:pStyle w:val="Heading5"/>
        <w:rPr>
          <w:lang w:val="en-CA"/>
        </w:rPr>
      </w:pPr>
      <w:r w:rsidRPr="00083053">
        <w:rPr>
          <w:lang w:val="en-CA"/>
        </w:rPr>
        <w:t>primaryGuidingCriterion</w:t>
      </w:r>
    </w:p>
    <w:p w14:paraId="3F0500E6" w14:textId="1D253EEC" w:rsidR="009328CD" w:rsidRPr="000B1244" w:rsidRDefault="009328CD" w:rsidP="009328CD">
      <w:r>
        <w:t xml:space="preserve">The property </w:t>
      </w:r>
      <w:r w:rsidRPr="008F3406">
        <w:rPr>
          <w:rStyle w:val="Entity"/>
        </w:rPr>
        <w:t>primaryGuidingCriterion</w:t>
      </w:r>
      <w:r w:rsidR="00253146" w:rsidRPr="008F3406">
        <w:rPr>
          <w:rStyle w:val="Entity"/>
        </w:rPr>
        <w:t>:Primitive::CharacterString</w:t>
      </w:r>
      <w:r w:rsidR="00093E54">
        <w:rPr>
          <w:lang w:val="en-CA"/>
        </w:rPr>
        <w:t xml:space="preserve"> </w:t>
      </w:r>
      <w:r>
        <w:rPr>
          <w:lang w:val="en-CA"/>
        </w:rPr>
        <w:t>contain</w:t>
      </w:r>
      <w:r w:rsidR="00093E54">
        <w:rPr>
          <w:lang w:val="en-CA"/>
        </w:rPr>
        <w:t>s</w:t>
      </w:r>
      <w:r>
        <w:rPr>
          <w:lang w:val="en-CA"/>
        </w:rPr>
        <w:t xml:space="preserve"> a </w:t>
      </w:r>
      <w:r w:rsidRPr="009328CD">
        <w:rPr>
          <w:lang w:val="en-CA"/>
        </w:rPr>
        <w:t>description of the primary criterion used to establish this stratigraphic point</w:t>
      </w:r>
      <w:r>
        <w:rPr>
          <w:lang w:val="en-CA"/>
        </w:rPr>
        <w:t>.</w:t>
      </w:r>
    </w:p>
    <w:p w14:paraId="4FC2B950" w14:textId="3FF80853" w:rsidR="009328CD" w:rsidRPr="00093E54" w:rsidRDefault="009328CD" w:rsidP="00093E54">
      <w:pPr>
        <w:pStyle w:val="Heading5"/>
        <w:rPr>
          <w:lang w:val="en-CA"/>
        </w:rPr>
      </w:pPr>
      <w:bookmarkStart w:id="852" w:name="BKM_58D632CF_BB56_4A60_B802_C78FC42B4B0D"/>
      <w:bookmarkEnd w:id="852"/>
      <w:r w:rsidRPr="00D970E9">
        <w:rPr>
          <w:lang w:val="en-CA"/>
        </w:rPr>
        <w:t>additionalCorrelationProperty</w:t>
      </w:r>
    </w:p>
    <w:p w14:paraId="0DFB9598" w14:textId="04F2A289" w:rsidR="009328CD" w:rsidRDefault="009328CD" w:rsidP="00D20646">
      <w:pPr>
        <w:rPr>
          <w:lang w:val="en-CA"/>
        </w:rPr>
      </w:pPr>
      <w:r>
        <w:rPr>
          <w:lang w:val="en-CA"/>
        </w:rPr>
        <w:t xml:space="preserve">The property </w:t>
      </w:r>
      <w:r w:rsidRPr="008F3406">
        <w:rPr>
          <w:rStyle w:val="Entity"/>
        </w:rPr>
        <w:t>additionnalCorrelationProperty</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ny additional criteria used to establish this stratigraphic point</w:t>
      </w:r>
      <w:r w:rsidR="008279FB">
        <w:rPr>
          <w:lang w:val="en-CA"/>
        </w:rPr>
        <w:t>.</w:t>
      </w:r>
    </w:p>
    <w:p w14:paraId="679E5A10" w14:textId="7D7681DB" w:rsidR="009328CD" w:rsidRPr="00093E54" w:rsidRDefault="009328CD" w:rsidP="00D20646">
      <w:pPr>
        <w:pStyle w:val="Heading5"/>
        <w:rPr>
          <w:lang w:val="en-CA"/>
        </w:rPr>
      </w:pPr>
      <w:r>
        <w:rPr>
          <w:lang w:val="en-CA"/>
        </w:rPr>
        <w:t>s</w:t>
      </w:r>
      <w:r w:rsidRPr="009328CD">
        <w:rPr>
          <w:lang w:val="en-CA"/>
        </w:rPr>
        <w:t>tatus</w:t>
      </w:r>
    </w:p>
    <w:p w14:paraId="5E0E0A8F" w14:textId="06903B6B" w:rsidR="009328CD" w:rsidRDefault="009328CD" w:rsidP="00D20646">
      <w:pPr>
        <w:rPr>
          <w:lang w:val="en-CA"/>
        </w:rPr>
      </w:pPr>
      <w:r>
        <w:rPr>
          <w:lang w:val="en-CA"/>
        </w:rPr>
        <w:t xml:space="preserve">The property </w:t>
      </w:r>
      <w:r w:rsidRPr="008F3406">
        <w:rPr>
          <w:rStyle w:val="Entity"/>
        </w:rPr>
        <w:t>status</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Heading4"/>
      </w:pPr>
      <w:bookmarkStart w:id="853" w:name="BKM_B8B6E400_425B_496D_997B_63F3369FC8C6"/>
      <w:bookmarkStart w:id="854" w:name="BKM_0A8B18AD_F79E_4E63_8D17_DE2C48F3AF42"/>
      <w:bookmarkStart w:id="855" w:name="BKM_F023F8DE_07B5_4FF5_8335_917836DF40EC"/>
      <w:bookmarkEnd w:id="853"/>
      <w:bookmarkEnd w:id="854"/>
      <w:bookmarkEnd w:id="855"/>
      <w:r>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lastRenderedPageBreak/>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145EAF6B" w:rsidR="00024B9A" w:rsidRPr="00083053" w:rsidRDefault="0095264C" w:rsidP="00024B9A">
      <w:pPr>
        <w:keepNext/>
        <w:rPr>
          <w:lang w:val="en-CA"/>
        </w:rPr>
      </w:pPr>
      <w:r>
        <w:rPr>
          <w:noProof/>
          <w:lang w:val="en-AU" w:eastAsia="en-AU"/>
        </w:rPr>
        <w:drawing>
          <wp:inline distT="0" distB="0" distL="0" distR="0" wp14:anchorId="695E742D" wp14:editId="20F93B25">
            <wp:extent cx="4723130" cy="5078730"/>
            <wp:effectExtent l="0" t="0" r="1270" b="7620"/>
            <wp:docPr id="515" name="Imag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23130" cy="5078730"/>
                    </a:xfrm>
                    <a:prstGeom prst="rect">
                      <a:avLst/>
                    </a:prstGeom>
                    <a:noFill/>
                    <a:ln>
                      <a:noFill/>
                    </a:ln>
                  </pic:spPr>
                </pic:pic>
              </a:graphicData>
            </a:graphic>
          </wp:inline>
        </w:drawing>
      </w:r>
    </w:p>
    <w:p w14:paraId="25FBC17D" w14:textId="71B36A3A" w:rsidR="00024B9A" w:rsidRPr="006064ED" w:rsidRDefault="00024B9A" w:rsidP="00024B9A">
      <w:pPr>
        <w:pStyle w:val="Caption"/>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AD44BE">
        <w:rPr>
          <w:noProof/>
          <w:lang w:val="fr-CA"/>
        </w:rPr>
        <w:t>66</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60A1878C" w14:textId="47D4757B" w:rsidR="009328CD" w:rsidRPr="00093E54" w:rsidRDefault="009328CD" w:rsidP="00093E54">
      <w:pPr>
        <w:pStyle w:val="Heading5"/>
        <w:rPr>
          <w:lang w:val="en-CA"/>
        </w:rPr>
      </w:pPr>
      <w:r w:rsidRPr="00975F19">
        <w:rPr>
          <w:lang w:val="en-CA"/>
        </w:rPr>
        <w:t>geologicS</w:t>
      </w:r>
      <w:r w:rsidRPr="00D970E9">
        <w:rPr>
          <w:lang w:val="en-CA"/>
        </w:rPr>
        <w:t>etting</w:t>
      </w:r>
    </w:p>
    <w:p w14:paraId="20281BFA" w14:textId="256D4AB5" w:rsidR="009328CD" w:rsidRDefault="009328CD">
      <w:pPr>
        <w:rPr>
          <w:lang w:val="en-CA"/>
        </w:rPr>
      </w:pPr>
      <w:r>
        <w:rPr>
          <w:lang w:val="en-CA"/>
        </w:rPr>
        <w:t xml:space="preserve">The property </w:t>
      </w:r>
      <w:r w:rsidRPr="008F3406">
        <w:rPr>
          <w:rStyle w:val="Entity"/>
        </w:rPr>
        <w:t>geologicSetting</w:t>
      </w:r>
      <w:r w:rsidR="00253146" w:rsidRPr="008F3406">
        <w:rPr>
          <w:rStyle w:val="Entity"/>
        </w:rPr>
        <w:t>:Primitive::CharacterString</w:t>
      </w:r>
      <w:r>
        <w:rPr>
          <w:lang w:val="en-CA"/>
        </w:rPr>
        <w:t xml:space="preserve"> contain</w:t>
      </w:r>
      <w:r w:rsidR="00093E54">
        <w:rPr>
          <w:lang w:val="en-CA"/>
        </w:rPr>
        <w:t>s</w:t>
      </w:r>
      <w:r>
        <w:rPr>
          <w:lang w:val="en-CA"/>
        </w:rPr>
        <w:t xml:space="preserve"> a</w:t>
      </w:r>
      <w:r w:rsidRPr="009328CD">
        <w:rPr>
          <w:lang w:val="en-CA"/>
        </w:rPr>
        <w:t xml:space="preserve"> description of the geologic setting of the stratigraphic section</w:t>
      </w:r>
      <w:r w:rsidR="008279FB">
        <w:rPr>
          <w:lang w:val="en-CA"/>
        </w:rPr>
        <w:t>.</w:t>
      </w:r>
    </w:p>
    <w:p w14:paraId="165C9B21" w14:textId="0AD2C038" w:rsidR="009328CD" w:rsidRPr="009328CD" w:rsidRDefault="009328CD" w:rsidP="00093E54">
      <w:pPr>
        <w:pStyle w:val="Heading5"/>
      </w:pPr>
      <w:r w:rsidRPr="009328CD">
        <w:t>geologicDescription</w:t>
      </w:r>
    </w:p>
    <w:p w14:paraId="3AE0C16C" w14:textId="6CA04C21" w:rsidR="009328CD" w:rsidRDefault="009328CD" w:rsidP="009328CD">
      <w:r>
        <w:t xml:space="preserve">The </w:t>
      </w:r>
      <w:r w:rsidRPr="008F3406">
        <w:rPr>
          <w:rStyle w:val="Entity"/>
        </w:rPr>
        <w:t>geologicDescription</w:t>
      </w:r>
      <w:r w:rsidR="00253146" w:rsidRPr="008F3406">
        <w:rPr>
          <w:rStyle w:val="Entity"/>
        </w:rPr>
        <w:t>:Primitive::CharacterString</w:t>
      </w:r>
      <w:r>
        <w:t xml:space="preserve"> contain</w:t>
      </w:r>
      <w:r w:rsidR="00093E54">
        <w:t>s</w:t>
      </w:r>
      <w:r>
        <w:t xml:space="preserve">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546E21EE" w14:textId="52F2383D" w:rsidR="009328CD" w:rsidRPr="009328CD" w:rsidRDefault="009328CD" w:rsidP="00093E54">
      <w:pPr>
        <w:pStyle w:val="Heading5"/>
      </w:pPr>
      <w:r>
        <w:t>a</w:t>
      </w:r>
      <w:r w:rsidRPr="009328CD">
        <w:t>ccessibility</w:t>
      </w:r>
    </w:p>
    <w:p w14:paraId="291D23E9" w14:textId="6FB76184" w:rsidR="009328CD" w:rsidRDefault="009328CD" w:rsidP="009328CD">
      <w:r>
        <w:lastRenderedPageBreak/>
        <w:t xml:space="preserve">The property </w:t>
      </w:r>
      <w:r w:rsidRPr="008F3406">
        <w:rPr>
          <w:rStyle w:val="Entity"/>
        </w:rPr>
        <w:t>accessibility</w:t>
      </w:r>
      <w:r w:rsidR="00253146" w:rsidRPr="008F3406">
        <w:rPr>
          <w:rStyle w:val="Entity"/>
        </w:rPr>
        <w:t>:Primitive::CharacterString</w:t>
      </w:r>
      <w:r>
        <w:t xml:space="preserve"> contain</w:t>
      </w:r>
      <w:r w:rsidR="00093E54">
        <w:t>s</w:t>
      </w:r>
      <w:r>
        <w:t xml:space="preserve"> a</w:t>
      </w:r>
      <w:r w:rsidRPr="009328CD">
        <w:t xml:space="preserve"> description of the ability to access the stratigraphic section</w:t>
      </w:r>
      <w:r w:rsidR="008279FB">
        <w:t>.</w:t>
      </w:r>
    </w:p>
    <w:p w14:paraId="6B495CC4" w14:textId="6DE5BB41" w:rsidR="009328CD" w:rsidRPr="009328CD" w:rsidRDefault="009328CD" w:rsidP="00093E54">
      <w:pPr>
        <w:pStyle w:val="Heading5"/>
      </w:pPr>
      <w:r>
        <w:t>c</w:t>
      </w:r>
      <w:r w:rsidRPr="009328CD">
        <w:t>onservation</w:t>
      </w:r>
    </w:p>
    <w:p w14:paraId="75664D6D" w14:textId="3B112980" w:rsidR="009328CD" w:rsidRDefault="009328CD" w:rsidP="009328CD">
      <w:r>
        <w:t xml:space="preserve">The property </w:t>
      </w:r>
      <w:r w:rsidRPr="008F3406">
        <w:rPr>
          <w:rStyle w:val="Entity"/>
        </w:rPr>
        <w:t>conservation</w:t>
      </w:r>
      <w:r w:rsidR="00253146" w:rsidRPr="008F3406">
        <w:rPr>
          <w:rStyle w:val="Entity"/>
        </w:rPr>
        <w:t>:Primitive::CharacterString</w:t>
      </w:r>
      <w:r>
        <w:t xml:space="preserve"> contain</w:t>
      </w:r>
      <w:r w:rsidR="00093E54">
        <w:t>s</w:t>
      </w:r>
      <w:r>
        <w:t xml:space="preserve"> a</w:t>
      </w:r>
      <w:r w:rsidRPr="009328CD">
        <w:t xml:space="preserve"> description of measures to conserve the stratigraphic section</w:t>
      </w:r>
      <w:r w:rsidR="008279FB">
        <w:t>.</w:t>
      </w:r>
    </w:p>
    <w:p w14:paraId="4098BE06" w14:textId="0760C900" w:rsidR="00024B9A" w:rsidRDefault="009C2973" w:rsidP="009C2973">
      <w:pPr>
        <w:pStyle w:val="Heading3"/>
      </w:pPr>
      <w:bookmarkStart w:id="856" w:name="BKM_1C0FB01B_F4A6_4733_BA06_87BA9B2415C9"/>
      <w:bookmarkStart w:id="857" w:name="BKM_FF29DAEB_3E4E_4D00_B3A1_D0E4D913A1D2"/>
      <w:bookmarkStart w:id="858" w:name="BKM_2769F637_48D7_42F4_B567_915886458F2C"/>
      <w:bookmarkStart w:id="859" w:name="BKM_DAEF393B_8D05_4043_87C1_9038BA957915"/>
      <w:bookmarkStart w:id="860" w:name="BKM_45E678ED_7B83_4A86_A4BD_BC55352F39D9"/>
      <w:bookmarkStart w:id="861" w:name="_Toc458154234"/>
      <w:bookmarkEnd w:id="856"/>
      <w:bookmarkEnd w:id="857"/>
      <w:bookmarkEnd w:id="858"/>
      <w:bookmarkEnd w:id="859"/>
      <w:bookmarkEnd w:id="860"/>
      <w:r>
        <w:t>Temporal Reference System</w:t>
      </w:r>
      <w:bookmarkEnd w:id="861"/>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5DE911A9" w:rsidR="009C2973" w:rsidRDefault="0095264C" w:rsidP="009C2973">
      <w:pPr>
        <w:keepNext/>
      </w:pPr>
      <w:r>
        <w:rPr>
          <w:noProof/>
          <w:lang w:val="en-AU" w:eastAsia="en-AU"/>
        </w:rPr>
        <w:lastRenderedPageBreak/>
        <w:drawing>
          <wp:inline distT="0" distB="0" distL="0" distR="0" wp14:anchorId="4972C5B1" wp14:editId="1772F23E">
            <wp:extent cx="5486400" cy="6464236"/>
            <wp:effectExtent l="0" t="0" r="0" b="0"/>
            <wp:docPr id="516" name="Imag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6464236"/>
                    </a:xfrm>
                    <a:prstGeom prst="rect">
                      <a:avLst/>
                    </a:prstGeom>
                    <a:noFill/>
                    <a:ln>
                      <a:noFill/>
                    </a:ln>
                  </pic:spPr>
                </pic:pic>
              </a:graphicData>
            </a:graphic>
          </wp:inline>
        </w:drawing>
      </w:r>
    </w:p>
    <w:p w14:paraId="45D9D86A" w14:textId="1AFB2AA6"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67</w:t>
      </w:r>
      <w:r w:rsidR="00673E83">
        <w:rPr>
          <w:noProof/>
        </w:rPr>
        <w:fldChar w:fldCharType="end"/>
      </w:r>
      <w:r>
        <w:t>: Temporal Reference System</w:t>
      </w:r>
      <w:r w:rsidR="008279FB">
        <w:t xml:space="preserve"> summary diagram.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rsidRPr="008F3406">
        <w:rPr>
          <w:rStyle w:val="Entity"/>
        </w:rPr>
        <w:t>TimeOrdinalReferenceSystem</w:t>
      </w:r>
      <w:r>
        <w:t xml:space="preserve">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r w:rsidRPr="008816FC">
        <w:t>referencePoint</w:t>
      </w:r>
    </w:p>
    <w:p w14:paraId="45C1F84E" w14:textId="0A464F33" w:rsidR="008816FC" w:rsidRDefault="008816FC" w:rsidP="00821F1F">
      <w:r>
        <w:lastRenderedPageBreak/>
        <w:t xml:space="preserve">The property </w:t>
      </w:r>
      <w:r w:rsidRPr="008F3406">
        <w:rPr>
          <w:rStyle w:val="Entity"/>
        </w:rPr>
        <w:t>referencePoint</w:t>
      </w:r>
      <w:r>
        <w:t xml:space="preserve"> </w:t>
      </w:r>
      <w:r w:rsidR="00BC51DB">
        <w:t>is</w:t>
      </w:r>
      <w:r>
        <w:t xml:space="preserve"> an association between a </w:t>
      </w:r>
      <w:r w:rsidRPr="008F3406">
        <w:rPr>
          <w:rStyle w:val="Entity"/>
        </w:rPr>
        <w:t>TimeOrdinalReferenceSystem</w:t>
      </w:r>
      <w:r>
        <w:t xml:space="preserve"> and a </w:t>
      </w:r>
      <w:r w:rsidRPr="008F3406">
        <w:rPr>
          <w:rStyle w:val="Entity"/>
        </w:rPr>
        <w:t>TimeOrdinalEraBoundary</w:t>
      </w:r>
      <w:r>
        <w:t xml:space="preserve">.  A </w:t>
      </w:r>
      <w:r w:rsidRPr="008F3406">
        <w:rPr>
          <w:rStyle w:val="Entity"/>
        </w:rPr>
        <w:t>TimeOrdinalReferenceSystem</w:t>
      </w:r>
      <w:r>
        <w:t xml:space="preserve"> refer</w:t>
      </w:r>
      <w:r w:rsidR="00BC51DB">
        <w:t>s</w:t>
      </w:r>
      <w:r>
        <w:t xml:space="preserve"> to two </w:t>
      </w:r>
      <w:r w:rsidRPr="008816FC">
        <w:t>reference points defining the extent of the system</w:t>
      </w:r>
      <w:r>
        <w:t>.</w:t>
      </w:r>
    </w:p>
    <w:p w14:paraId="39343BBF" w14:textId="3DF6E9B5" w:rsidR="008816FC" w:rsidRPr="00BC51DB" w:rsidRDefault="008816FC" w:rsidP="00BC51DB">
      <w:pPr>
        <w:pStyle w:val="Heading5"/>
        <w:rPr>
          <w:lang w:val="en-CA"/>
        </w:rPr>
      </w:pPr>
      <w:r>
        <w:rPr>
          <w:lang w:val="en-CA"/>
        </w:rPr>
        <w:t>c</w:t>
      </w:r>
      <w:r w:rsidRPr="00D970E9">
        <w:rPr>
          <w:lang w:val="en-CA"/>
        </w:rPr>
        <w:t>omponent</w:t>
      </w:r>
    </w:p>
    <w:p w14:paraId="5C310522" w14:textId="13632635" w:rsidR="008816FC" w:rsidRDefault="008816FC">
      <w:pPr>
        <w:rPr>
          <w:lang w:val="en-CA"/>
        </w:rPr>
      </w:pPr>
      <w:r>
        <w:rPr>
          <w:lang w:val="en-CA"/>
        </w:rPr>
        <w:t xml:space="preserve">The property </w:t>
      </w:r>
      <w:r w:rsidRPr="008F3406">
        <w:rPr>
          <w:rStyle w:val="Entity"/>
        </w:rPr>
        <w:t>component</w:t>
      </w:r>
      <w:r>
        <w:rPr>
          <w:lang w:val="en-CA"/>
        </w:rPr>
        <w:t xml:space="preserve"> </w:t>
      </w:r>
      <w:r w:rsidR="00BC51DB">
        <w:rPr>
          <w:lang w:val="en-CA"/>
        </w:rPr>
        <w:t>is</w:t>
      </w:r>
      <w:r>
        <w:rPr>
          <w:lang w:val="en-CA"/>
        </w:rPr>
        <w:t xml:space="preserve"> an association to a </w:t>
      </w:r>
      <w:r w:rsidRPr="008F3406">
        <w:rPr>
          <w:rStyle w:val="Entity"/>
        </w:rPr>
        <w:t>TimeOrdinalEra</w:t>
      </w:r>
      <w:r>
        <w:rPr>
          <w:lang w:val="en-CA"/>
        </w:rPr>
        <w:t xml:space="preserve"> that is part of the </w:t>
      </w:r>
      <w:r w:rsidRPr="008F3406">
        <w:rPr>
          <w:rStyle w:val="Entity"/>
        </w:rPr>
        <w:t>TimeOrdinalReferenceSystem</w:t>
      </w:r>
      <w:r>
        <w:rPr>
          <w:lang w:val="en-CA"/>
        </w:rPr>
        <w:t xml:space="preserve">.  A </w:t>
      </w:r>
      <w:r w:rsidRPr="008F3406">
        <w:rPr>
          <w:rStyle w:val="Entity"/>
        </w:rPr>
        <w:t>TimeOrdinalReferenceSystem</w:t>
      </w:r>
      <w:r>
        <w:rPr>
          <w:lang w:val="en-CA"/>
        </w:rPr>
        <w:t xml:space="preserve"> is composed of a collection of TimeOrdinalEra</w:t>
      </w:r>
      <w:r w:rsidR="005D5CE5">
        <w:rPr>
          <w:lang w:val="en-CA"/>
        </w:rPr>
        <w:t>s</w:t>
      </w:r>
      <w:r>
        <w:rPr>
          <w:lang w:val="en-CA"/>
        </w:rPr>
        <w:t>.</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29C791B6" w:rsidR="00B0615B" w:rsidRDefault="008816FC" w:rsidP="00B0615B">
      <w:r w:rsidRPr="008F3406">
        <w:rPr>
          <w:rStyle w:val="Entity"/>
        </w:rPr>
        <w:t>TimeOrdinalEra</w:t>
      </w:r>
      <w:r>
        <w:t xml:space="preserve"> is a period of time between two boundaries.  </w:t>
      </w:r>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w:t>
      </w:r>
      <w:r w:rsidR="004A18C3" w:rsidRPr="008F3406">
        <w:rPr>
          <w:rStyle w:val="Entity"/>
        </w:rPr>
        <w:t>TimeOrdinalEra</w:t>
      </w:r>
      <w:r w:rsidR="004A18C3">
        <w:t xml:space="preserve"> can be composed or other era and organized into an </w:t>
      </w:r>
      <w:r w:rsidR="00A94DEF">
        <w:t>arbitrarily</w:t>
      </w:r>
      <w:r w:rsidR="004A18C3">
        <w:t xml:space="preserve"> deep nested tree.</w:t>
      </w:r>
      <w:r w:rsidR="00B0615B">
        <w:t xml:space="preserve"> </w:t>
      </w:r>
    </w:p>
    <w:p w14:paraId="7BAA56CA" w14:textId="31F9EB24" w:rsidR="00F613F1" w:rsidRPr="00F613F1" w:rsidRDefault="005D5CE5" w:rsidP="00BC51DB">
      <w:pPr>
        <w:pStyle w:val="Heading5"/>
      </w:pPr>
      <w:r>
        <w:t>m</w:t>
      </w:r>
      <w:r w:rsidR="00F613F1" w:rsidRPr="00F613F1">
        <w:t>ember</w:t>
      </w:r>
    </w:p>
    <w:p w14:paraId="53DC834F" w14:textId="6B698EFA" w:rsidR="00F613F1" w:rsidRDefault="00F613F1" w:rsidP="00F84286">
      <w:r>
        <w:t xml:space="preserve">The property </w:t>
      </w:r>
      <w:r w:rsidRPr="008F3406">
        <w:rPr>
          <w:rStyle w:val="Entity"/>
        </w:rPr>
        <w:t>member</w:t>
      </w:r>
      <w:r>
        <w:t xml:space="preserve"> </w:t>
      </w:r>
      <w:r w:rsidR="00BC51DB">
        <w:t>is</w:t>
      </w:r>
      <w:r>
        <w:t xml:space="preserve"> an association between a </w:t>
      </w:r>
      <w:r w:rsidRPr="008F3406">
        <w:rPr>
          <w:rStyle w:val="Entity"/>
        </w:rPr>
        <w:t>TimeOrdinalEra</w:t>
      </w:r>
      <w:r>
        <w:t xml:space="preserve"> and another </w:t>
      </w:r>
      <w:r w:rsidRPr="008F3406">
        <w:rPr>
          <w:rStyle w:val="Entity"/>
        </w:rPr>
        <w:t>TimeOrdinalEra</w:t>
      </w:r>
      <w:r>
        <w:t xml:space="preserve"> which is hierarchically below.  The </w:t>
      </w:r>
      <w:r w:rsidR="00A94DEF">
        <w:t>referred</w:t>
      </w:r>
      <w:r>
        <w:t xml:space="preserve"> TimeOrdinalEras are subdivision the current </w:t>
      </w:r>
      <w:r w:rsidRPr="008F3406">
        <w:rPr>
          <w:rStyle w:val="Entity"/>
        </w:rPr>
        <w:t>TimeOrdinalEra</w:t>
      </w:r>
      <w:r>
        <w:t>.</w:t>
      </w:r>
      <w:r w:rsidR="00F84286">
        <w:t xml:space="preserve"> Note that </w:t>
      </w:r>
      <w:r>
        <w:t>nesting shall not be cyclic</w:t>
      </w:r>
      <w:r w:rsidR="00F84286">
        <w:t xml:space="preserve">.  </w:t>
      </w:r>
      <w:r w:rsidR="003424E5">
        <w:t xml:space="preserve">A </w:t>
      </w:r>
      <w:r w:rsidR="003424E5" w:rsidRPr="008F3406">
        <w:rPr>
          <w:rStyle w:val="Entity"/>
        </w:rPr>
        <w:t>TimeOrdinalEra</w:t>
      </w:r>
      <w:r w:rsidR="003424E5">
        <w:t xml:space="preserve">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3C68AB9D" w14:textId="68CA0063" w:rsidR="00CF0A2E" w:rsidRDefault="005A3B48" w:rsidP="00B0615B">
      <w:pPr>
        <w:pStyle w:val="Heading5"/>
      </w:pPr>
      <w:r>
        <w:t>group</w:t>
      </w:r>
    </w:p>
    <w:p w14:paraId="0F9BD5EA" w14:textId="7720966C" w:rsidR="00EA7BCE" w:rsidRDefault="00EA7BCE" w:rsidP="00B0615B">
      <w:r>
        <w:t xml:space="preserve">The </w:t>
      </w:r>
      <w:r w:rsidRPr="008F3406">
        <w:rPr>
          <w:rStyle w:val="Entity"/>
        </w:rPr>
        <w:t>group</w:t>
      </w:r>
      <w:r>
        <w:t xml:space="preserve"> property </w:t>
      </w:r>
      <w:r w:rsidR="00BC51DB">
        <w:t>is</w:t>
      </w:r>
      <w:r>
        <w:t xml:space="preserve"> an association to a (single) parent </w:t>
      </w:r>
      <w:r w:rsidRPr="008F3406">
        <w:rPr>
          <w:rStyle w:val="Entity"/>
        </w:rPr>
        <w:t>TimeOrdinalEra</w:t>
      </w:r>
      <w:r>
        <w:t xml:space="preserve">. The </w:t>
      </w:r>
      <w:r w:rsidR="00F84286">
        <w:t>group association</w:t>
      </w:r>
      <w:r w:rsidR="003424E5">
        <w:t>s</w:t>
      </w:r>
      <w:r w:rsidR="00F84286">
        <w:t xml:space="preserve"> shall not </w:t>
      </w:r>
      <w:r w:rsidR="003424E5">
        <w:t>produce</w:t>
      </w:r>
      <w:r w:rsidR="00F84286">
        <w:t xml:space="preserve"> a cyclic graph. </w:t>
      </w:r>
      <w:r w:rsidR="00747A08">
        <w:t xml:space="preserve">  </w:t>
      </w:r>
      <w:r w:rsidR="00F84286">
        <w:t xml:space="preserve">A </w:t>
      </w:r>
      <w:r w:rsidR="00F84286" w:rsidRPr="008F3406">
        <w:rPr>
          <w:rStyle w:val="Entity"/>
        </w:rPr>
        <w:t>TimeOrdinalEra</w:t>
      </w:r>
      <w:r w:rsidR="00F84286">
        <w:t xml:space="preserve"> </w:t>
      </w:r>
      <w:r w:rsidR="00747A08">
        <w:t xml:space="preserve">group shall point to its immediate parent </w:t>
      </w:r>
      <w:r w:rsidR="00747A08" w:rsidRPr="008F3406">
        <w:rPr>
          <w:rStyle w:val="Entity"/>
        </w:rPr>
        <w:t>TimeOrdinalEra</w:t>
      </w:r>
      <w:r w:rsidR="00747A08">
        <w:t xml:space="preserve">.  </w:t>
      </w:r>
      <w:r w:rsidR="00F84286" w:rsidRPr="00F84286">
        <w:t xml:space="preserve"> </w:t>
      </w:r>
    </w:p>
    <w:p w14:paraId="3FA71AF7" w14:textId="78EC4FCD" w:rsidR="009C372C" w:rsidRDefault="009C372C" w:rsidP="00B0615B">
      <w:r>
        <w:t>By convention, the “</w:t>
      </w:r>
      <w:r w:rsidRPr="008F3406">
        <w:rPr>
          <w:rStyle w:val="Entity"/>
        </w:rPr>
        <w:t>start</w:t>
      </w:r>
      <w:r>
        <w:t xml:space="preserve">” of the </w:t>
      </w:r>
      <w:r w:rsidRPr="008F3406">
        <w:rPr>
          <w:rStyle w:val="Entity"/>
        </w:rPr>
        <w:t>TimeOrdinalEra</w:t>
      </w:r>
      <w:r>
        <w:t xml:space="preserve"> is the oldest boundary because it is when the era “started” to exist in time.  The “</w:t>
      </w:r>
      <w:r w:rsidRPr="008F3406">
        <w:rPr>
          <w:rStyle w:val="Entity"/>
        </w:rPr>
        <w:t>end</w:t>
      </w:r>
      <w:r>
        <w:t>” is therefore the youngest boundary.</w:t>
      </w:r>
    </w:p>
    <w:p w14:paraId="3D9D7812" w14:textId="474A0958" w:rsidR="00EA7BCE" w:rsidRDefault="00347A75" w:rsidP="00D20646">
      <w:pPr>
        <w:pStyle w:val="Heading5"/>
        <w:rPr>
          <w:lang w:val="en-CA"/>
        </w:rPr>
      </w:pPr>
      <w:r>
        <w:rPr>
          <w:lang w:val="en-CA"/>
        </w:rPr>
        <w:t>s</w:t>
      </w:r>
      <w:r w:rsidRPr="00D970E9">
        <w:rPr>
          <w:lang w:val="en-CA"/>
        </w:rPr>
        <w:t>tart</w:t>
      </w:r>
    </w:p>
    <w:p w14:paraId="0C0121F2" w14:textId="658BC4DC" w:rsidR="00347A75" w:rsidRDefault="00347A75">
      <w:pPr>
        <w:rPr>
          <w:lang w:val="en-CA"/>
        </w:rPr>
      </w:pPr>
      <w:r>
        <w:rPr>
          <w:lang w:val="en-CA"/>
        </w:rPr>
        <w:t xml:space="preserve">The </w:t>
      </w:r>
      <w:r w:rsidRPr="008F3406">
        <w:rPr>
          <w:rStyle w:val="Entity"/>
        </w:rPr>
        <w:t>start</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start </w:t>
      </w:r>
      <w:r w:rsidR="008B1551">
        <w:rPr>
          <w:lang w:val="en-CA"/>
        </w:rPr>
        <w:t xml:space="preserve">(the oldest) </w:t>
      </w:r>
      <w:r w:rsidR="009C372C">
        <w:rPr>
          <w:lang w:val="en-CA"/>
        </w:rPr>
        <w:t xml:space="preserve">boundary </w:t>
      </w:r>
      <w:r>
        <w:rPr>
          <w:lang w:val="en-CA"/>
        </w:rPr>
        <w:t>of the 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1551" w:rsidRPr="00D12552" w14:paraId="6D25BD84" w14:textId="77777777" w:rsidTr="00D806CC">
        <w:trPr>
          <w:cantSplit/>
        </w:trPr>
        <w:tc>
          <w:tcPr>
            <w:tcW w:w="4219" w:type="dxa"/>
            <w:tcBorders>
              <w:right w:val="nil"/>
            </w:tcBorders>
            <w:shd w:val="clear" w:color="auto" w:fill="auto"/>
          </w:tcPr>
          <w:p w14:paraId="43C0D51B" w14:textId="4C5358A0" w:rsidR="008B1551" w:rsidRPr="00D12552" w:rsidRDefault="008B1551" w:rsidP="008B1551">
            <w:pPr>
              <w:pStyle w:val="Tabletext10"/>
              <w:rPr>
                <w:rStyle w:val="requri"/>
                <w:lang w:val="en-CA"/>
              </w:rPr>
            </w:pPr>
            <w:r>
              <w:rPr>
                <w:rStyle w:val="requri"/>
                <w:lang w:val="en-CA"/>
              </w:rPr>
              <w:t>/req/gsml4-timescale</w:t>
            </w:r>
            <w:r w:rsidRPr="00D12552">
              <w:rPr>
                <w:rStyle w:val="requri"/>
                <w:lang w:val="en-CA"/>
              </w:rPr>
              <w:t>/</w:t>
            </w:r>
            <w:r>
              <w:rPr>
                <w:rStyle w:val="requri"/>
                <w:lang w:val="en-CA"/>
              </w:rPr>
              <w:t>start</w:t>
            </w:r>
          </w:p>
        </w:tc>
        <w:tc>
          <w:tcPr>
            <w:tcW w:w="4678" w:type="dxa"/>
            <w:tcBorders>
              <w:left w:val="nil"/>
            </w:tcBorders>
            <w:shd w:val="clear" w:color="auto" w:fill="auto"/>
          </w:tcPr>
          <w:p w14:paraId="57BC4812" w14:textId="0828BB03" w:rsidR="008B1551" w:rsidRPr="00D12552" w:rsidRDefault="008B1551" w:rsidP="00D806CC">
            <w:pPr>
              <w:pStyle w:val="Tabletext10"/>
              <w:jc w:val="left"/>
              <w:rPr>
                <w:rStyle w:val="reqtext"/>
                <w:lang w:val="en-CA"/>
              </w:rPr>
            </w:pPr>
            <w:r>
              <w:rPr>
                <w:rStyle w:val="reqtext"/>
                <w:lang w:val="en-CA"/>
              </w:rPr>
              <w:t xml:space="preserve">The start </w:t>
            </w:r>
            <w:r w:rsidRPr="008F3406">
              <w:rPr>
                <w:rStyle w:val="Entity"/>
              </w:rPr>
              <w:t>TimeOrdinalEraBoundary</w:t>
            </w:r>
            <w:r>
              <w:rPr>
                <w:rStyle w:val="reqtext"/>
                <w:lang w:val="en-CA"/>
              </w:rPr>
              <w:t xml:space="preserve"> SHALL refer to the oldest boundary</w:t>
            </w:r>
          </w:p>
        </w:tc>
      </w:tr>
    </w:tbl>
    <w:p w14:paraId="586403A0" w14:textId="77777777" w:rsidR="008B1551" w:rsidRDefault="008B1551">
      <w:pPr>
        <w:rPr>
          <w:lang w:val="en-CA"/>
        </w:rPr>
      </w:pPr>
    </w:p>
    <w:p w14:paraId="2D460557" w14:textId="648EFF6F" w:rsidR="00347A75" w:rsidRPr="009C372C" w:rsidRDefault="00347A75" w:rsidP="009C372C">
      <w:pPr>
        <w:pStyle w:val="Heading5"/>
        <w:rPr>
          <w:lang w:val="en-CA"/>
        </w:rPr>
      </w:pPr>
      <w:r>
        <w:rPr>
          <w:lang w:val="en-CA"/>
        </w:rPr>
        <w:t>end</w:t>
      </w:r>
    </w:p>
    <w:p w14:paraId="7ECF01DE" w14:textId="78A9997A" w:rsidR="004A18C3" w:rsidRDefault="00347A75" w:rsidP="0034031E">
      <w:r>
        <w:rPr>
          <w:lang w:val="en-CA"/>
        </w:rPr>
        <w:t xml:space="preserve">The </w:t>
      </w:r>
      <w:r w:rsidRPr="008F3406">
        <w:rPr>
          <w:rStyle w:val="Entity"/>
        </w:rPr>
        <w:t>end</w:t>
      </w:r>
      <w:r>
        <w:rPr>
          <w:lang w:val="en-CA"/>
        </w:rPr>
        <w:t xml:space="preserve"> property </w:t>
      </w:r>
      <w:r w:rsidR="009C372C">
        <w:rPr>
          <w:lang w:val="en-CA"/>
        </w:rPr>
        <w:t>is</w:t>
      </w:r>
      <w:r>
        <w:rPr>
          <w:lang w:val="en-CA"/>
        </w:rPr>
        <w:t xml:space="preserve"> an association to a </w:t>
      </w:r>
      <w:r w:rsidRPr="008F3406">
        <w:rPr>
          <w:rStyle w:val="Entity"/>
        </w:rPr>
        <w:t>TimeOrdinalEraBoundary</w:t>
      </w:r>
      <w:r>
        <w:rPr>
          <w:lang w:val="en-CA"/>
        </w:rPr>
        <w:t xml:space="preserve"> that defines the end </w:t>
      </w:r>
      <w:r w:rsidR="008B1551">
        <w:rPr>
          <w:lang w:val="en-CA"/>
        </w:rPr>
        <w:t xml:space="preserve">(the youngest) </w:t>
      </w:r>
      <w:r w:rsidR="009C372C">
        <w:rPr>
          <w:lang w:val="en-CA"/>
        </w:rPr>
        <w:t xml:space="preserve">boundary </w:t>
      </w:r>
      <w:r>
        <w:rPr>
          <w:lang w:val="en-CA"/>
        </w:rPr>
        <w:t>of the era.</w:t>
      </w:r>
      <w:r w:rsidR="0034031E">
        <w:t xml:space="preserve"> </w:t>
      </w:r>
    </w:p>
    <w:p w14:paraId="39A11776" w14:textId="77777777" w:rsidR="008B1551" w:rsidRDefault="008B1551"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 xml:space="preserve">A </w:t>
      </w:r>
      <w:r w:rsidRPr="008F3406">
        <w:rPr>
          <w:rStyle w:val="Entity"/>
        </w:rPr>
        <w:t>TimeOrdinalEraBoundary</w:t>
      </w:r>
      <w:r>
        <w:t xml:space="preserve"> is a</w:t>
      </w:r>
      <w:r w:rsidR="00B0615B" w:rsidRPr="00B0615B">
        <w:t xml:space="preserve"> point in Earth's history which bounds a </w:t>
      </w:r>
      <w:r w:rsidR="00B0615B" w:rsidRPr="008F3406">
        <w:rPr>
          <w:rStyle w:val="Entity"/>
        </w:rPr>
        <w:t>TimeOrdinalEra</w:t>
      </w:r>
      <w:r w:rsidR="00B0615B" w:rsidRPr="00B0615B">
        <w:t>.</w:t>
      </w:r>
    </w:p>
    <w:p w14:paraId="7C1340D0" w14:textId="2CF4AA93" w:rsidR="008132F4" w:rsidRPr="008132F4" w:rsidRDefault="00077991" w:rsidP="009C372C">
      <w:pPr>
        <w:pStyle w:val="Heading5"/>
      </w:pPr>
      <w:r>
        <w:t>position</w:t>
      </w:r>
    </w:p>
    <w:p w14:paraId="751D2AC9" w14:textId="63D54075" w:rsidR="008132F4" w:rsidRDefault="008132F4">
      <w:r>
        <w:t xml:space="preserve">The </w:t>
      </w:r>
      <w:r w:rsidRPr="008F3406">
        <w:rPr>
          <w:rStyle w:val="Entity"/>
        </w:rPr>
        <w:t>position:TM_Instant</w:t>
      </w:r>
      <w:r>
        <w:t xml:space="preserve"> property describe</w:t>
      </w:r>
      <w:r w:rsidR="009C372C">
        <w:t>s</w:t>
      </w:r>
      <w:r>
        <w:t xml:space="preserve"> a </w:t>
      </w:r>
      <w:r w:rsidRPr="008132F4">
        <w:t>point in time corresponding to the era boundary</w:t>
      </w:r>
      <w:r>
        <w:t>.</w:t>
      </w:r>
    </w:p>
    <w:p w14:paraId="726A0120" w14:textId="142F487C" w:rsidR="008132F4" w:rsidRPr="008132F4" w:rsidRDefault="008132F4" w:rsidP="009C372C">
      <w:pPr>
        <w:pStyle w:val="Heading5"/>
      </w:pPr>
      <w:r w:rsidRPr="008132F4">
        <w:t>positionalUncertainty</w:t>
      </w:r>
    </w:p>
    <w:p w14:paraId="2EC85A37" w14:textId="26BBF595" w:rsidR="008132F4" w:rsidRDefault="008132F4" w:rsidP="008132F4">
      <w:r>
        <w:t xml:space="preserve">The property </w:t>
      </w:r>
      <w:r w:rsidRPr="008F3406">
        <w:rPr>
          <w:rStyle w:val="Entity"/>
        </w:rPr>
        <w:t>positionalUncertainty</w:t>
      </w:r>
      <w:r>
        <w:t xml:space="preserve"> (</w:t>
      </w:r>
      <w:r w:rsidR="00253146" w:rsidRPr="008F3406">
        <w:rPr>
          <w:rStyle w:val="Entity"/>
        </w:rPr>
        <w:t>SWE::Quantity</w:t>
      </w:r>
      <w:r>
        <w:t xml:space="preserve">) </w:t>
      </w:r>
      <w:r w:rsidR="009C372C">
        <w:t>contains</w:t>
      </w:r>
      <w:r>
        <w:t xml:space="preserve"> a</w:t>
      </w:r>
      <w:r w:rsidRPr="008132F4">
        <w:t xml:space="preserve"> measure of the uncertainty in the estimate of the point in time of the era boundary</w:t>
      </w:r>
      <w:r>
        <w:t>.</w:t>
      </w:r>
    </w:p>
    <w:p w14:paraId="509EE877" w14:textId="7D643135" w:rsidR="0059102D" w:rsidRPr="0059102D" w:rsidRDefault="008132F4" w:rsidP="009C372C">
      <w:pPr>
        <w:pStyle w:val="Heading5"/>
      </w:pPr>
      <w:r w:rsidRPr="008132F4">
        <w:t>previousEra</w:t>
      </w:r>
    </w:p>
    <w:p w14:paraId="68AF7099" w14:textId="70E1F383" w:rsidR="008132F4" w:rsidRDefault="008132F4" w:rsidP="008132F4">
      <w:r>
        <w:t xml:space="preserve">The property </w:t>
      </w:r>
      <w:r w:rsidRPr="008F3406">
        <w:rPr>
          <w:rStyle w:val="Entity"/>
        </w:rPr>
        <w:t>previousEra</w:t>
      </w:r>
      <w:r>
        <w:t xml:space="preserve"> </w:t>
      </w:r>
      <w:r w:rsidR="009C372C">
        <w:t>is</w:t>
      </w:r>
      <w:r>
        <w:t xml:space="preserve"> an association between </w:t>
      </w:r>
      <w:r w:rsidR="0059102D">
        <w:t xml:space="preserve">a </w:t>
      </w:r>
      <w:r w:rsidR="0059102D" w:rsidRPr="008F3406">
        <w:rPr>
          <w:rStyle w:val="Entity"/>
        </w:rPr>
        <w:t>TimeOrdinalEraBoundary</w:t>
      </w:r>
      <w:r w:rsidR="0059102D">
        <w:t xml:space="preserve"> and a </w:t>
      </w:r>
      <w:r w:rsidR="0059102D" w:rsidRPr="008F3406">
        <w:rPr>
          <w:rStyle w:val="Entity"/>
        </w:rPr>
        <w:t>TimeOrdinalEra</w:t>
      </w:r>
      <w:r w:rsidR="0059102D">
        <w:t xml:space="preserve"> to reference the preceding </w:t>
      </w:r>
      <w:r w:rsidR="009C372C">
        <w:t xml:space="preserve">(oldest) </w:t>
      </w:r>
      <w:r w:rsidR="0059102D">
        <w:t>era.</w:t>
      </w:r>
    </w:p>
    <w:p w14:paraId="0D748B9E" w14:textId="459A1F05" w:rsidR="0059102D" w:rsidRPr="009C372C" w:rsidRDefault="0059102D" w:rsidP="009C372C">
      <w:pPr>
        <w:pStyle w:val="Heading5"/>
        <w:rPr>
          <w:lang w:val="en-CA"/>
        </w:rPr>
      </w:pPr>
      <w:r w:rsidRPr="00D970E9">
        <w:rPr>
          <w:lang w:val="en-CA"/>
        </w:rPr>
        <w:t>nextEra</w:t>
      </w:r>
    </w:p>
    <w:p w14:paraId="360B90B8" w14:textId="1B01A8B7" w:rsidR="0059102D" w:rsidRDefault="0059102D" w:rsidP="0059102D">
      <w:r>
        <w:t xml:space="preserve">The property </w:t>
      </w:r>
      <w:r w:rsidRPr="008F3406">
        <w:rPr>
          <w:rStyle w:val="Entity"/>
        </w:rPr>
        <w:t>nextEra</w:t>
      </w:r>
      <w:r>
        <w:t xml:space="preserve"> </w:t>
      </w:r>
      <w:r w:rsidR="009C372C">
        <w:t>is</w:t>
      </w:r>
      <w:r>
        <w:t xml:space="preserve"> an association between a </w:t>
      </w:r>
      <w:r w:rsidRPr="008F3406">
        <w:rPr>
          <w:rStyle w:val="Entity"/>
        </w:rPr>
        <w:t>TimeOrdinalEraBoundary</w:t>
      </w:r>
      <w:r>
        <w:t xml:space="preserve"> and a </w:t>
      </w:r>
      <w:r w:rsidRPr="008F3406">
        <w:rPr>
          <w:rStyle w:val="Entity"/>
        </w:rPr>
        <w:t>TimeOrdinalEra</w:t>
      </w:r>
      <w:r>
        <w:t xml:space="preserve"> to reference the succeeding era.</w:t>
      </w:r>
    </w:p>
    <w:p w14:paraId="2B9AD269" w14:textId="72D6E40C" w:rsidR="0059102D" w:rsidRPr="009C372C" w:rsidRDefault="0059102D" w:rsidP="009C372C">
      <w:pPr>
        <w:pStyle w:val="Heading5"/>
        <w:rPr>
          <w:lang w:val="en-CA"/>
        </w:rPr>
      </w:pPr>
      <w:r w:rsidRPr="00D970E9">
        <w:rPr>
          <w:lang w:val="en-CA"/>
        </w:rPr>
        <w:t>observationalBasis</w:t>
      </w:r>
    </w:p>
    <w:p w14:paraId="5FA1BE3B" w14:textId="1313880F" w:rsidR="0059102D" w:rsidRDefault="0059102D">
      <w:r>
        <w:rPr>
          <w:lang w:val="en-CA"/>
        </w:rPr>
        <w:t>The p</w:t>
      </w:r>
      <w:r w:rsidR="009C372C">
        <w:rPr>
          <w:lang w:val="en-CA"/>
        </w:rPr>
        <w:t xml:space="preserve">roperty </w:t>
      </w:r>
      <w:r w:rsidR="009C372C" w:rsidRPr="008F3406">
        <w:rPr>
          <w:rStyle w:val="Entity"/>
        </w:rPr>
        <w:t>observationalBasis</w:t>
      </w:r>
      <w:r w:rsidR="009C372C">
        <w:rPr>
          <w:lang w:val="en-CA"/>
        </w:rPr>
        <w:t xml:space="preserve"> is</w:t>
      </w:r>
      <w:r>
        <w:rPr>
          <w:lang w:val="en-CA"/>
        </w:rPr>
        <w:t xml:space="preserve"> be an association between a </w:t>
      </w:r>
      <w:r w:rsidRPr="008F3406">
        <w:rPr>
          <w:rStyle w:val="Entity"/>
        </w:rPr>
        <w:t>TimeOrdinalEraBoundary</w:t>
      </w:r>
      <w:r>
        <w:rPr>
          <w:lang w:val="en-CA"/>
        </w:rPr>
        <w:t xml:space="preserve"> and a</w:t>
      </w:r>
      <w:r w:rsidR="005D5B95">
        <w:rPr>
          <w:lang w:val="en-CA"/>
        </w:rPr>
        <w:t>n</w:t>
      </w:r>
      <w:r>
        <w:rPr>
          <w:lang w:val="en-CA"/>
        </w:rPr>
        <w:t xml:space="preserve"> </w:t>
      </w:r>
      <w:r w:rsidR="008F3406" w:rsidRPr="008F3406">
        <w:rPr>
          <w:rStyle w:val="Entity"/>
        </w:rPr>
        <w:t>OM::</w:t>
      </w:r>
      <w:r w:rsidRPr="008F3406">
        <w:rPr>
          <w:rStyle w:val="Entity"/>
        </w:rPr>
        <w:t xml:space="preserve">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009C372C">
        <w:rPr>
          <w:lang w:val="en-CA"/>
        </w:rPr>
        <w:t xml:space="preserve">the existence of the boundary defined by </w:t>
      </w:r>
      <w:r w:rsidRPr="0059102D">
        <w:rPr>
          <w:lang w:val="en-CA"/>
        </w:rPr>
        <w:t>ge</w:t>
      </w:r>
      <w:r w:rsidR="009C372C">
        <w:rPr>
          <w:lang w:val="en-CA"/>
        </w:rPr>
        <w:t>ochronology, paleontology, or other evidence</w:t>
      </w:r>
      <w:r w:rsidR="008279FB">
        <w:rPr>
          <w:lang w:val="en-CA"/>
        </w:rPr>
        <w:t>.</w:t>
      </w:r>
    </w:p>
    <w:p w14:paraId="4F046F66" w14:textId="58C4DB99" w:rsidR="00B0615B" w:rsidRDefault="00935ECA" w:rsidP="00935ECA">
      <w:pPr>
        <w:pStyle w:val="Heading3"/>
      </w:pPr>
      <w:bookmarkStart w:id="862" w:name="BKM_63ECF066_EE03_4253_8744_0F86D06238D4"/>
      <w:bookmarkStart w:id="863" w:name="BKM_87370C48_A777_490F_8AD5_7B430EEB4CC8"/>
      <w:bookmarkStart w:id="864" w:name="BKM_229122EC_1DA3_4235_81D3_26787B18C5E7"/>
      <w:bookmarkStart w:id="865" w:name="_Toc458154235"/>
      <w:bookmarkEnd w:id="862"/>
      <w:bookmarkEnd w:id="863"/>
      <w:bookmarkEnd w:id="864"/>
      <w:r>
        <w:t>Time scale</w:t>
      </w:r>
      <w:bookmarkEnd w:id="865"/>
    </w:p>
    <w:p w14:paraId="1399B02A" w14:textId="77777777" w:rsidR="00935ECA" w:rsidRDefault="00935ECA" w:rsidP="00821F1F"/>
    <w:p w14:paraId="7F1B637E" w14:textId="6AA81148" w:rsidR="00935ECA" w:rsidRDefault="00935ECA" w:rsidP="00821F1F">
      <w:r w:rsidRPr="00935ECA">
        <w:t xml:space="preserve">The </w:t>
      </w:r>
      <w:r w:rsidRPr="005603F4">
        <w:rPr>
          <w:rStyle w:val="Entity"/>
        </w:rPr>
        <w:t>Timescale</w:t>
      </w:r>
      <w:r w:rsidRPr="00935ECA">
        <w:t xml:space="preserve"> package describes geologic time periods (geochronologic eras) and the boundaries between them.</w:t>
      </w:r>
    </w:p>
    <w:p w14:paraId="586D1C06" w14:textId="12C17646" w:rsidR="00935ECA" w:rsidRDefault="0095264C" w:rsidP="00935ECA">
      <w:pPr>
        <w:keepNext/>
      </w:pPr>
      <w:r>
        <w:rPr>
          <w:noProof/>
          <w:lang w:val="en-AU" w:eastAsia="en-AU"/>
        </w:rPr>
        <w:lastRenderedPageBreak/>
        <w:drawing>
          <wp:inline distT="0" distB="0" distL="0" distR="0" wp14:anchorId="0FCF50C1" wp14:editId="61164A3E">
            <wp:extent cx="5486400" cy="4681112"/>
            <wp:effectExtent l="0" t="0" r="0" b="5715"/>
            <wp:docPr id="517" name="Imag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4681112"/>
                    </a:xfrm>
                    <a:prstGeom prst="rect">
                      <a:avLst/>
                    </a:prstGeom>
                    <a:noFill/>
                    <a:ln>
                      <a:noFill/>
                    </a:ln>
                  </pic:spPr>
                </pic:pic>
              </a:graphicData>
            </a:graphic>
          </wp:inline>
        </w:drawing>
      </w:r>
    </w:p>
    <w:p w14:paraId="4CABE6E0" w14:textId="07EFB632"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68</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602BE3B3" w:rsidR="00B42641" w:rsidRDefault="00B42641" w:rsidP="00821F1F">
      <w:r w:rsidRPr="00B42641">
        <w:t xml:space="preserve">The classic "Geologic Timescale" </w:t>
      </w:r>
      <w:r w:rsidR="0095264C">
        <w:t>(</w:t>
      </w:r>
      <w:hyperlink r:id="rId86" w:history="1">
        <w:r w:rsidR="0095264C" w:rsidRPr="00A74C9D">
          <w:rPr>
            <w:rStyle w:val="Hyperlink"/>
          </w:rPr>
          <w:t>http://www.stratigraphy.org/index.php/ics-chart-timescale</w:t>
        </w:r>
      </w:hyperlink>
      <w:r w:rsidR="0095264C">
        <w:t xml:space="preserve">) </w:t>
      </w:r>
      <w:r w:rsidRPr="00B42641">
        <w:t>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412952CB" w14:textId="533E846D" w:rsidR="00935ECA" w:rsidRDefault="001B130F" w:rsidP="00935ECA">
      <w:r w:rsidRPr="001B130F">
        <w:t xml:space="preserve">A </w:t>
      </w:r>
      <w:r w:rsidRPr="005603F4">
        <w:rPr>
          <w:rStyle w:val="Entity"/>
        </w:rPr>
        <w:t>GeochronologicEra</w:t>
      </w:r>
      <w:r w:rsidRPr="001B130F">
        <w:t xml:space="preserve"> is a period of time between two </w:t>
      </w:r>
      <w:r w:rsidRPr="005603F4">
        <w:rPr>
          <w:rStyle w:val="Entity"/>
        </w:rPr>
        <w:t>GeochronologicBoundaries</w:t>
      </w:r>
      <w:r>
        <w:t xml:space="preserve">. </w:t>
      </w:r>
      <w:r w:rsidR="00935ECA">
        <w:t xml:space="preserve">The association of a </w:t>
      </w:r>
      <w:r w:rsidRPr="005603F4">
        <w:rPr>
          <w:rStyle w:val="Entity"/>
        </w:rPr>
        <w:t>GeochronologicEra</w:t>
      </w:r>
      <w:r>
        <w:t xml:space="preserve"> </w:t>
      </w:r>
      <w:r w:rsidR="00935ECA">
        <w:t xml:space="preserve">with a stratotype is optional.  In the GSSP approach recommended by ICS for the Global Geologic Timescale, </w:t>
      </w:r>
      <w:r w:rsidR="001F413D">
        <w:t xml:space="preserve">Unit Stratotypes are not used.  </w:t>
      </w:r>
      <w:r w:rsidR="00935ECA">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449CFBFF" w:rsidR="00606F7E" w:rsidRDefault="0095264C" w:rsidP="00606F7E">
      <w:pPr>
        <w:keepNext/>
      </w:pPr>
      <w:r>
        <w:rPr>
          <w:noProof/>
          <w:lang w:val="en-AU" w:eastAsia="en-AU"/>
        </w:rPr>
        <w:drawing>
          <wp:inline distT="0" distB="0" distL="0" distR="0" wp14:anchorId="0BDB7882" wp14:editId="7F85F666">
            <wp:extent cx="5486400" cy="4971503"/>
            <wp:effectExtent l="0" t="0" r="0" b="635"/>
            <wp:docPr id="518" name="Imag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971503"/>
                    </a:xfrm>
                    <a:prstGeom prst="rect">
                      <a:avLst/>
                    </a:prstGeom>
                    <a:noFill/>
                    <a:ln>
                      <a:noFill/>
                    </a:ln>
                  </pic:spPr>
                </pic:pic>
              </a:graphicData>
            </a:graphic>
          </wp:inline>
        </w:drawing>
      </w:r>
    </w:p>
    <w:p w14:paraId="21B3C114" w14:textId="099E431E"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69</w:t>
      </w:r>
      <w:r w:rsidR="00673E83">
        <w:rPr>
          <w:noProof/>
        </w:rPr>
        <w:fldChar w:fldCharType="end"/>
      </w:r>
      <w:r>
        <w:t xml:space="preserve"> : GeochronologicEra</w:t>
      </w:r>
      <w:r w:rsidR="008279FB">
        <w:t xml:space="preserve"> context diagram.</w:t>
      </w:r>
    </w:p>
    <w:p w14:paraId="31E54DBB" w14:textId="3FF7841E" w:rsidR="001B130F" w:rsidRPr="001F413D" w:rsidRDefault="001B130F" w:rsidP="001F413D">
      <w:pPr>
        <w:pStyle w:val="Heading5"/>
        <w:rPr>
          <w:lang w:val="en-CA"/>
        </w:rPr>
      </w:pPr>
      <w:bookmarkStart w:id="866" w:name="BKM_87E807D4_B547_4527_95DA_3886362CC5FC"/>
      <w:bookmarkEnd w:id="866"/>
      <w:r>
        <w:rPr>
          <w:lang w:val="en-CA"/>
        </w:rPr>
        <w:t>r</w:t>
      </w:r>
      <w:r w:rsidRPr="00D970E9">
        <w:rPr>
          <w:lang w:val="en-CA"/>
        </w:rPr>
        <w:t>ank</w:t>
      </w:r>
    </w:p>
    <w:p w14:paraId="7E907D78" w14:textId="762DCA9D" w:rsidR="001B130F" w:rsidRDefault="001B130F" w:rsidP="00D20646">
      <w:pPr>
        <w:rPr>
          <w:lang w:val="en-CA"/>
        </w:rPr>
      </w:pPr>
      <w:r>
        <w:rPr>
          <w:lang w:val="en-CA"/>
        </w:rPr>
        <w:t xml:space="preserve">The property </w:t>
      </w:r>
      <w:r w:rsidRPr="005603F4">
        <w:rPr>
          <w:rStyle w:val="Entity"/>
        </w:rPr>
        <w:t>rank:GeochronologicEraRank</w:t>
      </w:r>
      <w:r>
        <w:rPr>
          <w:lang w:val="en-CA"/>
        </w:rPr>
        <w:t xml:space="preserve"> </w:t>
      </w:r>
      <w:r w:rsidR="001F413D">
        <w:rPr>
          <w:lang w:val="en-CA"/>
        </w:rPr>
        <w:t>contains</w:t>
      </w:r>
      <w:r>
        <w:rPr>
          <w:lang w:val="en-CA"/>
        </w:rPr>
        <w:t xml:space="preserv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D5F024E" w14:textId="0C2AEB93" w:rsidR="00B3199C" w:rsidRPr="001F413D" w:rsidRDefault="00B3199C" w:rsidP="00D20646">
      <w:pPr>
        <w:pStyle w:val="Heading5"/>
        <w:rPr>
          <w:lang w:val="en-CA"/>
        </w:rPr>
      </w:pPr>
      <w:r>
        <w:rPr>
          <w:lang w:val="en-CA"/>
        </w:rPr>
        <w:t>s</w:t>
      </w:r>
      <w:r w:rsidR="001B130F" w:rsidRPr="00D970E9">
        <w:rPr>
          <w:lang w:val="en-CA"/>
        </w:rPr>
        <w:t>tratotype</w:t>
      </w:r>
    </w:p>
    <w:p w14:paraId="2A2B8404" w14:textId="51C7FB9C" w:rsidR="001B130F" w:rsidRDefault="001B130F" w:rsidP="00D20646">
      <w:pPr>
        <w:rPr>
          <w:lang w:val="en-CA"/>
        </w:rPr>
      </w:pPr>
      <w:r>
        <w:rPr>
          <w:lang w:val="en-CA"/>
        </w:rPr>
        <w:t xml:space="preserve">The property </w:t>
      </w:r>
      <w:r w:rsidRPr="005603F4">
        <w:rPr>
          <w:rStyle w:val="Entity"/>
        </w:rPr>
        <w:t>stratotype</w:t>
      </w:r>
      <w:r>
        <w:rPr>
          <w:lang w:val="en-CA"/>
        </w:rPr>
        <w:t xml:space="preserve"> </w:t>
      </w:r>
      <w:r w:rsidR="001F413D">
        <w:rPr>
          <w:lang w:val="en-CA"/>
        </w:rPr>
        <w:t xml:space="preserve">is </w:t>
      </w:r>
      <w:r>
        <w:rPr>
          <w:lang w:val="en-CA"/>
        </w:rPr>
        <w:t xml:space="preserve">an association between a </w:t>
      </w:r>
      <w:r w:rsidRPr="005603F4">
        <w:rPr>
          <w:rStyle w:val="Entity"/>
        </w:rPr>
        <w:t>GeochronologicEra</w:t>
      </w:r>
      <w:r>
        <w:rPr>
          <w:lang w:val="en-CA"/>
        </w:rPr>
        <w:t xml:space="preserve"> and </w:t>
      </w:r>
      <w:r w:rsidRPr="005603F4">
        <w:rPr>
          <w:rStyle w:val="Entity"/>
        </w:rPr>
        <w:t>StratigraphicSection</w:t>
      </w:r>
      <w:r>
        <w:rPr>
          <w:lang w:val="en-CA"/>
        </w:rPr>
        <w:t xml:space="preserve">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Heading4"/>
      </w:pPr>
      <w:bookmarkStart w:id="867" w:name="BKM_84F1004A_AA50_459B_B70A_65E13CA8B294"/>
      <w:bookmarkEnd w:id="867"/>
      <w:r>
        <w:lastRenderedPageBreak/>
        <w:t>GeochronologicBoundary</w:t>
      </w:r>
    </w:p>
    <w:p w14:paraId="606CAAC4" w14:textId="77777777" w:rsidR="00606F7E" w:rsidRDefault="00606F7E" w:rsidP="00821F1F"/>
    <w:p w14:paraId="453A51FA" w14:textId="7804FA48" w:rsidR="00606F7E" w:rsidRDefault="00757EBF" w:rsidP="00821F1F">
      <w:r>
        <w:t xml:space="preserve">A </w:t>
      </w:r>
      <w:r w:rsidRPr="005603F4">
        <w:rPr>
          <w:rStyle w:val="Entity"/>
        </w:rPr>
        <w:t>GeochronologicBoundary</w:t>
      </w:r>
      <w:r>
        <w:t xml:space="preserve"> is a </w:t>
      </w:r>
      <w:r w:rsidR="00606F7E" w:rsidRPr="00606F7E">
        <w:t>boundary between two geochronologic time periods</w:t>
      </w:r>
      <w:r w:rsidR="008279FB">
        <w:t>.</w:t>
      </w:r>
    </w:p>
    <w:p w14:paraId="7D8220B0" w14:textId="77777777" w:rsidR="00606F7E" w:rsidRDefault="00606F7E" w:rsidP="00821F1F"/>
    <w:p w14:paraId="5A63EE19" w14:textId="3549DB9B" w:rsidR="00C343CA" w:rsidRDefault="0095264C" w:rsidP="00C343CA">
      <w:pPr>
        <w:keepNext/>
      </w:pPr>
      <w:r>
        <w:rPr>
          <w:noProof/>
          <w:lang w:val="en-AU" w:eastAsia="en-AU"/>
        </w:rPr>
        <w:drawing>
          <wp:inline distT="0" distB="0" distL="0" distR="0" wp14:anchorId="32BD0312" wp14:editId="747B02F8">
            <wp:extent cx="5486400" cy="6004717"/>
            <wp:effectExtent l="0" t="0" r="0" b="0"/>
            <wp:docPr id="519" name="Imag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6004717"/>
                    </a:xfrm>
                    <a:prstGeom prst="rect">
                      <a:avLst/>
                    </a:prstGeom>
                    <a:noFill/>
                    <a:ln>
                      <a:noFill/>
                    </a:ln>
                  </pic:spPr>
                </pic:pic>
              </a:graphicData>
            </a:graphic>
          </wp:inline>
        </w:drawing>
      </w:r>
    </w:p>
    <w:p w14:paraId="042CF880" w14:textId="14A7D1A8"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70</w:t>
      </w:r>
      <w:r w:rsidR="00673E83">
        <w:rPr>
          <w:noProof/>
        </w:rPr>
        <w:fldChar w:fldCharType="end"/>
      </w:r>
      <w:r>
        <w:t>: GeochronologyBoundary</w:t>
      </w:r>
      <w:r w:rsidR="00757EBF">
        <w:t xml:space="preserve"> context diagram</w:t>
      </w:r>
      <w:r w:rsidR="008279FB">
        <w:t>.</w:t>
      </w:r>
    </w:p>
    <w:p w14:paraId="54E0E5E0" w14:textId="3C0AB82B" w:rsidR="00757EBF" w:rsidRDefault="00757EBF" w:rsidP="00D20646">
      <w:pPr>
        <w:pStyle w:val="Heading5"/>
      </w:pPr>
      <w:r>
        <w:t>s</w:t>
      </w:r>
      <w:r w:rsidRPr="00757EBF">
        <w:t>tratotype</w:t>
      </w:r>
    </w:p>
    <w:p w14:paraId="6FC6D43D" w14:textId="07BBB576" w:rsidR="00757EBF" w:rsidRDefault="00757EBF" w:rsidP="00D20646">
      <w:r>
        <w:t xml:space="preserve">The property </w:t>
      </w:r>
      <w:r w:rsidRPr="005603F4">
        <w:rPr>
          <w:rStyle w:val="Entity"/>
        </w:rPr>
        <w:t>stratotype</w:t>
      </w:r>
      <w:r>
        <w:t xml:space="preserve"> </w:t>
      </w:r>
      <w:r w:rsidR="001F413D">
        <w:t>is</w:t>
      </w:r>
      <w:r>
        <w:t xml:space="preserve"> an association between a </w:t>
      </w:r>
      <w:r w:rsidRPr="005603F4">
        <w:rPr>
          <w:rStyle w:val="Entity"/>
        </w:rPr>
        <w:t>GeochronologicBoundary</w:t>
      </w:r>
      <w:r>
        <w:t xml:space="preserve"> and a </w:t>
      </w:r>
      <w:r w:rsidRPr="005603F4">
        <w:rPr>
          <w:rStyle w:val="Entity"/>
        </w:rPr>
        <w:t>StratigraphicPoint</w:t>
      </w:r>
      <w:r>
        <w:t xml:space="preserve"> that are associated with the boundary. A </w:t>
      </w:r>
      <w:r w:rsidRPr="005603F4">
        <w:rPr>
          <w:rStyle w:val="Entity"/>
        </w:rPr>
        <w:t>GeochronologicBoundary</w:t>
      </w:r>
      <w:r>
        <w:t xml:space="preserve"> </w:t>
      </w:r>
      <w:r>
        <w:lastRenderedPageBreak/>
        <w:t xml:space="preserve">can be associated with more than one </w:t>
      </w:r>
      <w:r w:rsidRPr="005603F4">
        <w:rPr>
          <w:rStyle w:val="Entity"/>
        </w:rPr>
        <w:t>StratigraphicPoints</w:t>
      </w:r>
      <w:r>
        <w:t>,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AD44BE">
        <w:t xml:space="preserve">Figure </w:t>
      </w:r>
      <w:r w:rsidR="00AD44BE">
        <w:rPr>
          <w:noProof/>
        </w:rPr>
        <w:t>71</w:t>
      </w:r>
      <w:r>
        <w:fldChar w:fldCharType="end"/>
      </w:r>
      <w:r>
        <w:t xml:space="preserve"> show a partial encoding of Miocene</w:t>
      </w:r>
    </w:p>
    <w:p w14:paraId="6DB19622" w14:textId="5904545D" w:rsidR="008132F4" w:rsidRDefault="00F658C5" w:rsidP="008132F4">
      <w:pPr>
        <w:keepNext/>
      </w:pPr>
      <w:r>
        <w:rPr>
          <w:noProof/>
          <w:lang w:val="en-AU" w:eastAsia="en-AU"/>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Caption"/>
      </w:pPr>
      <w:bookmarkStart w:id="868" w:name="_Ref440945032"/>
      <w:r>
        <w:t xml:space="preserve">Figure </w:t>
      </w:r>
      <w:r>
        <w:fldChar w:fldCharType="begin"/>
      </w:r>
      <w:r>
        <w:instrText xml:space="preserve"> SEQ Figure \* ARABIC </w:instrText>
      </w:r>
      <w:r>
        <w:fldChar w:fldCharType="separate"/>
      </w:r>
      <w:r w:rsidR="00AD44BE">
        <w:rPr>
          <w:noProof/>
        </w:rPr>
        <w:t>71</w:t>
      </w:r>
      <w:r>
        <w:fldChar w:fldCharType="end"/>
      </w:r>
      <w:bookmarkEnd w:id="868"/>
      <w:r>
        <w:t xml:space="preserve"> : Partial encoding of Miocene</w:t>
      </w:r>
      <w:r w:rsidR="008279FB">
        <w:t xml:space="preserve"> instance diagram.</w:t>
      </w:r>
    </w:p>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638AB1E" w:rsidR="00B42641" w:rsidRDefault="00757EBF" w:rsidP="00C343CA">
      <w:r w:rsidRPr="005603F4">
        <w:rPr>
          <w:rStyle w:val="Entity"/>
        </w:rPr>
        <w:t>NumericEraBoundary</w:t>
      </w:r>
      <w:r>
        <w:t xml:space="preserve">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421446CD" w:rsidR="008279FB" w:rsidRDefault="0095264C" w:rsidP="00083053">
      <w:pPr>
        <w:keepNext/>
      </w:pPr>
      <w:r>
        <w:rPr>
          <w:noProof/>
          <w:lang w:val="en-AU" w:eastAsia="en-AU"/>
        </w:rPr>
        <w:lastRenderedPageBreak/>
        <w:drawing>
          <wp:inline distT="0" distB="0" distL="0" distR="0" wp14:anchorId="227433BB" wp14:editId="73B0009C">
            <wp:extent cx="3552825" cy="4140835"/>
            <wp:effectExtent l="0" t="0" r="9525" b="0"/>
            <wp:docPr id="520" name="Imag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52825" cy="4140835"/>
                    </a:xfrm>
                    <a:prstGeom prst="rect">
                      <a:avLst/>
                    </a:prstGeom>
                    <a:noFill/>
                    <a:ln>
                      <a:noFill/>
                    </a:ln>
                  </pic:spPr>
                </pic:pic>
              </a:graphicData>
            </a:graphic>
          </wp:inline>
        </w:drawing>
      </w:r>
    </w:p>
    <w:p w14:paraId="701A1A7D" w14:textId="6EDD6E09" w:rsidR="00B42641" w:rsidRDefault="008279FB" w:rsidP="00083053">
      <w:pPr>
        <w:pStyle w:val="Caption"/>
      </w:pPr>
      <w:r>
        <w:t xml:space="preserve">Figure </w:t>
      </w:r>
      <w:r>
        <w:fldChar w:fldCharType="begin"/>
      </w:r>
      <w:r>
        <w:instrText xml:space="preserve"> SEQ Figure \* ARABIC </w:instrText>
      </w:r>
      <w:r>
        <w:fldChar w:fldCharType="separate"/>
      </w:r>
      <w:r w:rsidR="00AD44BE">
        <w:rPr>
          <w:noProof/>
        </w:rPr>
        <w:t>72</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032693F7" w:rsidR="00B42641" w:rsidRDefault="00B42641" w:rsidP="00C343CA">
      <w:r w:rsidRPr="00B42641">
        <w:t>A standard numeric age point (a numeric analogue to a 'golden spike') applicable to the formal subdivision of the Precambrian, and perhaps the Pleistocene/Holocene boundary (</w:t>
      </w:r>
      <w:r w:rsidR="00680CF9">
        <w:t>[</w:t>
      </w:r>
      <w:r w:rsidR="00680CF9">
        <w:fldChar w:fldCharType="begin"/>
      </w:r>
      <w:r w:rsidR="00680CF9">
        <w:instrText xml:space="preserve"> REF _Ref458067102 \n \h </w:instrText>
      </w:r>
      <w:r w:rsidR="00680CF9">
        <w:fldChar w:fldCharType="separate"/>
      </w:r>
      <w:r w:rsidR="00AD44BE">
        <w:t>23</w:t>
      </w:r>
      <w:r w:rsidR="00680CF9">
        <w:fldChar w:fldCharType="end"/>
      </w:r>
      <w:r w:rsidR="00680CF9">
        <w:t>]</w:t>
      </w:r>
      <w:r w:rsidR="0095264C">
        <w:t xml:space="preserve">; </w:t>
      </w:r>
      <w:hyperlink r:id="rId91" w:history="1">
        <w:r w:rsidR="0095264C" w:rsidRPr="00A74C9D">
          <w:rPr>
            <w:rStyle w:val="Hyperlink"/>
          </w:rPr>
          <w:t>http://www.stratigraphy.org/index.php/ics-chart-timescale</w:t>
        </w:r>
      </w:hyperlink>
      <w:r w:rsidRPr="00B42641">
        <w:t>)</w:t>
      </w:r>
      <w:r w:rsidR="008279FB">
        <w:t>.</w:t>
      </w:r>
      <w:r w:rsidR="0095264C">
        <w:t xml:space="preserve"> </w:t>
      </w:r>
      <w:r w:rsidR="001F413D">
        <w:t xml:space="preserve"> The boundary is not defined from a physical stratotype, although it can be influence by some, but placed at a convenient numerical value.</w:t>
      </w:r>
    </w:p>
    <w:p w14:paraId="38A758B3" w14:textId="77777777" w:rsidR="00B42641" w:rsidRDefault="00B42641" w:rsidP="00C343CA"/>
    <w:p w14:paraId="11C42997" w14:textId="0BEADEA6" w:rsidR="00B42641" w:rsidRDefault="00FE43AC" w:rsidP="00B42641">
      <w:pPr>
        <w:pStyle w:val="Heading3"/>
      </w:pPr>
      <w:bookmarkStart w:id="869" w:name="_Toc458154236"/>
      <w:r>
        <w:t>Geologic time</w:t>
      </w:r>
      <w:r w:rsidR="00B42641">
        <w:t xml:space="preserve"> vocabularies</w:t>
      </w:r>
      <w:bookmarkEnd w:id="869"/>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AD44BE">
        <w:t xml:space="preserve">Table </w:t>
      </w:r>
      <w:r w:rsidR="00AD44BE">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Caption"/>
        <w:keepNext/>
      </w:pPr>
      <w:bookmarkStart w:id="870" w:name="_Ref433005219"/>
      <w:r>
        <w:lastRenderedPageBreak/>
        <w:t xml:space="preserve">Table </w:t>
      </w:r>
      <w:r w:rsidR="00415E41">
        <w:fldChar w:fldCharType="begin"/>
      </w:r>
      <w:r w:rsidR="00415E41">
        <w:instrText xml:space="preserve"> SEQ Table \* ARABIC </w:instrText>
      </w:r>
      <w:r w:rsidR="00415E41">
        <w:fldChar w:fldCharType="separate"/>
      </w:r>
      <w:r w:rsidR="00AD44BE">
        <w:rPr>
          <w:noProof/>
        </w:rPr>
        <w:t>6</w:t>
      </w:r>
      <w:r w:rsidR="00415E41">
        <w:fldChar w:fldCharType="end"/>
      </w:r>
      <w:bookmarkEnd w:id="870"/>
      <w:r>
        <w:t>: Geologic time vocabulary</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5603F4"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719AC0AD" w14:textId="77777777"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Description</w:t>
            </w:r>
          </w:p>
        </w:tc>
      </w:tr>
      <w:tr w:rsidR="000A793F" w:rsidRPr="005603F4" w14:paraId="2C9843FD" w14:textId="77777777" w:rsidTr="00D970E9">
        <w:tc>
          <w:tcPr>
            <w:tcW w:w="2660" w:type="dxa"/>
            <w:shd w:val="clear" w:color="auto" w:fill="C0C0C0"/>
          </w:tcPr>
          <w:p w14:paraId="6EECDC8F" w14:textId="3660D708" w:rsidR="00FE43AC" w:rsidRPr="005603F4" w:rsidRDefault="00FE43AC" w:rsidP="00775DD7">
            <w:pPr>
              <w:rPr>
                <w:rFonts w:ascii="Consolas" w:hAnsi="Consolas" w:cs="Consolas"/>
                <w:b/>
                <w:bCs/>
                <w:color w:val="000000"/>
                <w:sz w:val="18"/>
                <w:szCs w:val="18"/>
              </w:rPr>
            </w:pPr>
            <w:r w:rsidRPr="005603F4">
              <w:rPr>
                <w:rFonts w:ascii="Consolas" w:hAnsi="Consolas" w:cs="Consolas"/>
                <w:b/>
                <w:bCs/>
                <w:color w:val="000000"/>
                <w:sz w:val="18"/>
                <w:szCs w:val="18"/>
              </w:rPr>
              <w:t>GeochronologicEraRank</w:t>
            </w:r>
          </w:p>
        </w:tc>
        <w:tc>
          <w:tcPr>
            <w:tcW w:w="6196" w:type="dxa"/>
            <w:tcBorders>
              <w:left w:val="nil"/>
              <w:right w:val="nil"/>
            </w:tcBorders>
            <w:shd w:val="clear" w:color="auto" w:fill="C0C0C0"/>
          </w:tcPr>
          <w:p w14:paraId="7C663BAD"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5603F4" w:rsidRDefault="00FE43AC" w:rsidP="00FE43AC">
            <w:pPr>
              <w:rPr>
                <w:rFonts w:ascii="Consolas" w:hAnsi="Consolas" w:cs="Consolas"/>
                <w:color w:val="000000"/>
                <w:sz w:val="18"/>
                <w:szCs w:val="18"/>
                <w:lang w:val="en-CA"/>
              </w:rPr>
            </w:pPr>
            <w:r w:rsidRPr="005603F4">
              <w:rPr>
                <w:rFonts w:ascii="Consolas" w:hAnsi="Consolas" w:cs="Consolas"/>
                <w:color w:val="000000"/>
                <w:sz w:val="18"/>
                <w:szCs w:val="18"/>
                <w:lang w:val="en-CA"/>
              </w:rPr>
              <w:t>For example:</w:t>
            </w:r>
          </w:p>
          <w:p w14:paraId="5BB2EEF5"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eon</w:t>
            </w:r>
          </w:p>
          <w:p w14:paraId="7A862556"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era</w:t>
            </w:r>
          </w:p>
          <w:p w14:paraId="07534982"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period</w:t>
            </w:r>
          </w:p>
          <w:p w14:paraId="2137BE0B" w14:textId="77777777"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epoch</w:t>
            </w:r>
          </w:p>
          <w:p w14:paraId="0FD6556F" w14:textId="72828036" w:rsidR="00FE43AC" w:rsidRPr="005603F4" w:rsidRDefault="00FE43AC" w:rsidP="00C44904">
            <w:pPr>
              <w:pStyle w:val="ListParagraph"/>
              <w:numPr>
                <w:ilvl w:val="0"/>
                <w:numId w:val="13"/>
              </w:numPr>
              <w:spacing w:after="0"/>
              <w:rPr>
                <w:rFonts w:ascii="Consolas" w:hAnsi="Consolas" w:cs="Consolas"/>
                <w:color w:val="000000"/>
                <w:sz w:val="18"/>
                <w:szCs w:val="18"/>
                <w:lang w:val="en-CA"/>
              </w:rPr>
            </w:pPr>
            <w:r w:rsidRPr="005603F4">
              <w:rPr>
                <w:rFonts w:ascii="Consolas" w:hAnsi="Consolas" w:cs="Consolas"/>
                <w:color w:val="000000"/>
                <w:sz w:val="18"/>
                <w:szCs w:val="18"/>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25325A42" w:rsidR="009B3BBD" w:rsidRDefault="009B3BBD" w:rsidP="009B3BBD">
      <w:pPr>
        <w:pStyle w:val="Heading2"/>
        <w:rPr>
          <w:lang w:val="en-CA"/>
        </w:rPr>
      </w:pPr>
      <w:bookmarkStart w:id="871" w:name="_Toc458154237"/>
      <w:r w:rsidRPr="00D12552">
        <w:rPr>
          <w:lang w:val="en-CA"/>
        </w:rPr>
        <w:lastRenderedPageBreak/>
        <w:t xml:space="preserve">GeoSciML </w:t>
      </w:r>
      <w:r>
        <w:rPr>
          <w:lang w:val="en-CA"/>
        </w:rPr>
        <w:t>Borehole</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871"/>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4A944736" w:rsidR="00513449" w:rsidRPr="00402582" w:rsidRDefault="005E33CD" w:rsidP="00501FA1">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Encoding </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4AB469E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w:t>
            </w:r>
            <w:r w:rsidR="00AD32B1">
              <w:rPr>
                <w:rFonts w:ascii="Calibri" w:eastAsia="MS Mincho" w:hAnsi="Calibri"/>
                <w:sz w:val="20"/>
                <w:szCs w:val="20"/>
                <w:lang w:val="en-CA"/>
              </w:rPr>
              <w:t>s</w:t>
            </w:r>
            <w:r w:rsidRPr="00513449">
              <w:rPr>
                <w:rFonts w:ascii="Calibri" w:eastAsia="MS Mincho" w:hAnsi="Calibri"/>
                <w:sz w:val="20"/>
                <w:szCs w:val="20"/>
                <w:lang w:val="en-CA"/>
              </w:rPr>
              <w:t xml:space="preserve"> and Measurement</w:t>
            </w:r>
            <w:r w:rsidR="00AD32B1">
              <w:rPr>
                <w:rFonts w:ascii="Calibri" w:eastAsia="MS Mincho" w:hAnsi="Calibri"/>
                <w:sz w:val="20"/>
                <w:szCs w:val="20"/>
                <w:lang w:val="en-CA"/>
              </w:rPr>
              <w:t>s</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6205F8CA"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Coordinate Reference System shall be a reference to the </w:t>
            </w:r>
            <w:r w:rsidR="00FA4FE3">
              <w:rPr>
                <w:rStyle w:val="reqtext"/>
                <w:lang w:val="en-CA"/>
              </w:rPr>
              <w:t xml:space="preserve">borehole </w:t>
            </w:r>
            <w:r>
              <w:rPr>
                <w:rStyle w:val="reqtext"/>
                <w:lang w:val="en-CA"/>
              </w:rPr>
              <w:t>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1BBC7E82"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1776CEE0"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p w14:paraId="16F2CBFA" w14:textId="6CF1775A" w:rsidR="001E7133" w:rsidRDefault="001E7133" w:rsidP="00B678D8">
            <w:pPr>
              <w:spacing w:before="100" w:beforeAutospacing="1" w:after="100" w:afterAutospacing="1" w:line="230" w:lineRule="atLeast"/>
              <w:jc w:val="both"/>
              <w:rPr>
                <w:rStyle w:val="requri"/>
                <w:lang w:val="en-CA"/>
              </w:rPr>
            </w:pPr>
            <w:r>
              <w:rPr>
                <w:rStyle w:val="reqtext"/>
                <w:lang w:val="en-CA"/>
              </w:rPr>
              <w:t xml:space="preserve">Coordinate Reference System of interval geometries SHALL use </w:t>
            </w:r>
            <w:r w:rsidR="00B678D8">
              <w:rPr>
                <w:rStyle w:val="reqtext"/>
                <w:lang w:val="en-CA"/>
              </w:rPr>
              <w:t>the borehole geometry.</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2A879D37" w:rsidR="001E7133" w:rsidRDefault="001E7133" w:rsidP="00B678D8">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00B678D8">
              <w:rPr>
                <w:rStyle w:val="reqtext"/>
                <w:lang w:val="en-CA"/>
              </w:rPr>
              <w:t xml:space="preserve"> provide an elevation.</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SHALL be a geometry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39AE6972"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vertical CRS having a EPSG in the range 5600-5799</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794BB93B" w:rsidR="00CD7325" w:rsidRDefault="00CD7325" w:rsidP="00CD7325">
      <w:pPr>
        <w:rPr>
          <w:lang w:val="en-CA"/>
        </w:rPr>
      </w:pPr>
      <w:r w:rsidRPr="00CD7325">
        <w:rPr>
          <w:lang w:val="en-CA"/>
        </w:rPr>
        <w:t xml:space="preserve">The GeoSciML </w:t>
      </w:r>
      <w:r w:rsidRPr="005603F4">
        <w:rPr>
          <w:rStyle w:val="Entity"/>
        </w:rPr>
        <w:t>Borehole</w:t>
      </w:r>
      <w:r w:rsidRPr="00CD7325">
        <w:rPr>
          <w:lang w:val="en-CA"/>
        </w:rPr>
        <w:t xml:space="preserve"> package contains </w:t>
      </w:r>
      <w:r w:rsidR="008E5B1A">
        <w:rPr>
          <w:lang w:val="en-CA"/>
        </w:rPr>
        <w:t>an</w:t>
      </w:r>
      <w:r w:rsidR="004E6F80">
        <w:rPr>
          <w:lang w:val="en-CA"/>
        </w:rPr>
        <w:t xml:space="preserve"> information model for</w:t>
      </w:r>
      <w:r w:rsidR="005603F4">
        <w:rPr>
          <w:lang w:val="en-CA"/>
        </w:rPr>
        <w:t xml:space="preserve"> b</w:t>
      </w:r>
      <w:r w:rsidRPr="00CD7325">
        <w:rPr>
          <w:lang w:val="en-CA"/>
        </w:rPr>
        <w:t>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 xml:space="preserve">Observations and Measurements </w:t>
      </w:r>
      <w:r>
        <w:rPr>
          <w:lang w:val="en-CA"/>
        </w:rPr>
        <w:t>(ISO19156)</w:t>
      </w:r>
      <w:r w:rsidRPr="00CD7325">
        <w:rPr>
          <w:lang w:val="en-CA"/>
        </w:rPr>
        <w:t>.</w:t>
      </w:r>
    </w:p>
    <w:p w14:paraId="733C5CE2" w14:textId="77777777" w:rsidR="000B1244" w:rsidRDefault="000B1244" w:rsidP="00CD7325">
      <w:pPr>
        <w:rPr>
          <w:lang w:val="en-CA"/>
        </w:rPr>
      </w:pPr>
    </w:p>
    <w:p w14:paraId="7457C781" w14:textId="32CFF1C4" w:rsidR="000B1244" w:rsidRDefault="0095264C" w:rsidP="000B1244">
      <w:pPr>
        <w:keepNext/>
      </w:pPr>
      <w:r>
        <w:rPr>
          <w:noProof/>
          <w:lang w:val="en-AU" w:eastAsia="en-AU"/>
        </w:rPr>
        <w:drawing>
          <wp:inline distT="0" distB="0" distL="0" distR="0" wp14:anchorId="509A5A6E" wp14:editId="0F3AA016">
            <wp:extent cx="5486400" cy="5089024"/>
            <wp:effectExtent l="0" t="0" r="0" b="0"/>
            <wp:docPr id="521" name="Imag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089024"/>
                    </a:xfrm>
                    <a:prstGeom prst="rect">
                      <a:avLst/>
                    </a:prstGeom>
                    <a:noFill/>
                    <a:ln>
                      <a:noFill/>
                    </a:ln>
                  </pic:spPr>
                </pic:pic>
              </a:graphicData>
            </a:graphic>
          </wp:inline>
        </w:drawing>
      </w:r>
    </w:p>
    <w:p w14:paraId="6DC4376B" w14:textId="2F6440B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73</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39354B47" w:rsidR="00F46BB7" w:rsidRDefault="0095264C" w:rsidP="00F46BB7">
      <w:pPr>
        <w:keepNext/>
      </w:pPr>
      <w:r>
        <w:rPr>
          <w:noProof/>
          <w:lang w:val="en-AU" w:eastAsia="en-AU"/>
        </w:rPr>
        <w:lastRenderedPageBreak/>
        <w:drawing>
          <wp:inline distT="0" distB="0" distL="0" distR="0" wp14:anchorId="20FAB219" wp14:editId="4EEDE052">
            <wp:extent cx="5486400" cy="4536180"/>
            <wp:effectExtent l="0" t="0" r="0" b="0"/>
            <wp:docPr id="522" name="Imag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536180"/>
                    </a:xfrm>
                    <a:prstGeom prst="rect">
                      <a:avLst/>
                    </a:prstGeom>
                    <a:noFill/>
                    <a:ln>
                      <a:noFill/>
                    </a:ln>
                  </pic:spPr>
                </pic:pic>
              </a:graphicData>
            </a:graphic>
          </wp:inline>
        </w:drawing>
      </w:r>
    </w:p>
    <w:p w14:paraId="799B4D2A" w14:textId="434927FE"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74</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872" w:name="_Toc458154238"/>
      <w:r>
        <w:rPr>
          <w:lang w:val="en-CA"/>
        </w:rPr>
        <w:t>Borehole</w:t>
      </w:r>
      <w:bookmarkEnd w:id="872"/>
    </w:p>
    <w:p w14:paraId="54B9517D" w14:textId="77777777" w:rsidR="00B8253A" w:rsidRDefault="00B8253A" w:rsidP="00CD7325">
      <w:pPr>
        <w:rPr>
          <w:lang w:val="en-CA"/>
        </w:rPr>
      </w:pPr>
    </w:p>
    <w:p w14:paraId="1C005FD0" w14:textId="59F4B6C0" w:rsidR="00F46BB7" w:rsidRDefault="000B1244" w:rsidP="00CD7325">
      <w:pPr>
        <w:rPr>
          <w:lang w:val="en-CA"/>
        </w:rPr>
      </w:pPr>
      <w:r>
        <w:rPr>
          <w:lang w:val="en-CA"/>
        </w:rPr>
        <w:t xml:space="preserve">This requirements class describes </w:t>
      </w:r>
      <w:r w:rsidRPr="005603F4">
        <w:rPr>
          <w:rStyle w:val="Entity"/>
        </w:rPr>
        <w:t>Borehole</w:t>
      </w:r>
      <w:r>
        <w:rPr>
          <w:lang w:val="en-CA"/>
        </w:rPr>
        <w:t xml:space="preserve"> and </w:t>
      </w:r>
      <w:r w:rsidRPr="005603F4">
        <w:rPr>
          <w:rStyle w:val="Entity"/>
        </w:rPr>
        <w:t>BoreholeInterval</w:t>
      </w:r>
      <w:r>
        <w:rPr>
          <w:lang w:val="en-CA"/>
        </w:rPr>
        <w:t xml:space="preserve"> and related data types. </w:t>
      </w:r>
      <w:r w:rsidR="005603F4">
        <w:rPr>
          <w:lang w:val="en-CA"/>
        </w:rPr>
        <w:t xml:space="preserve"> This package is interested in b</w:t>
      </w:r>
      <w:r>
        <w:rPr>
          <w:lang w:val="en-CA"/>
        </w:rPr>
        <w:t>orehole as a mean to sample geologic units underground</w:t>
      </w:r>
      <w:r w:rsidR="00090DCF">
        <w:rPr>
          <w:lang w:val="en-CA"/>
        </w:rPr>
        <w:t xml:space="preserve"> and thus provide a linear map of the geology.</w:t>
      </w:r>
    </w:p>
    <w:p w14:paraId="3756A78B" w14:textId="0B53076A" w:rsidR="00F46BB7" w:rsidRDefault="0095264C" w:rsidP="00F46BB7">
      <w:pPr>
        <w:keepNext/>
      </w:pPr>
      <w:r>
        <w:rPr>
          <w:noProof/>
          <w:lang w:val="en-AU" w:eastAsia="en-AU"/>
        </w:rPr>
        <w:lastRenderedPageBreak/>
        <w:drawing>
          <wp:inline distT="0" distB="0" distL="0" distR="0" wp14:anchorId="4B697377" wp14:editId="2D63B873">
            <wp:extent cx="5486400" cy="3001605"/>
            <wp:effectExtent l="0" t="0" r="0" b="8890"/>
            <wp:docPr id="523" name="Imag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6400" cy="3001605"/>
                    </a:xfrm>
                    <a:prstGeom prst="rect">
                      <a:avLst/>
                    </a:prstGeom>
                    <a:noFill/>
                    <a:ln>
                      <a:noFill/>
                    </a:ln>
                  </pic:spPr>
                </pic:pic>
              </a:graphicData>
            </a:graphic>
          </wp:inline>
        </w:drawing>
      </w:r>
    </w:p>
    <w:p w14:paraId="0F8F0235" w14:textId="4426269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75</w:t>
      </w:r>
      <w:r w:rsidR="00673E83">
        <w:rPr>
          <w:noProof/>
        </w:rPr>
        <w:fldChar w:fldCharType="end"/>
      </w:r>
      <w:r>
        <w:t>: Borehole</w:t>
      </w:r>
      <w:r w:rsidR="00B8253A">
        <w:t xml:space="preserve"> context diagram.</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3B8EB98E" w:rsidR="00F46BB7" w:rsidRDefault="005603F4" w:rsidP="00CD7325">
      <w:pPr>
        <w:rPr>
          <w:lang w:val="en-CA"/>
        </w:rPr>
      </w:pPr>
      <w:r>
        <w:rPr>
          <w:lang w:val="en-CA"/>
        </w:rPr>
        <w:t xml:space="preserve">A </w:t>
      </w:r>
      <w:r w:rsidRPr="005603F4">
        <w:rPr>
          <w:rStyle w:val="Entity"/>
        </w:rPr>
        <w:t>B</w:t>
      </w:r>
      <w:r w:rsidR="00F46BB7" w:rsidRPr="005603F4">
        <w:rPr>
          <w:rStyle w:val="Entity"/>
        </w:rPr>
        <w:t>orehole</w:t>
      </w:r>
      <w:r w:rsidR="00F46BB7" w:rsidRPr="00F46BB7">
        <w:rPr>
          <w:lang w:val="en-CA"/>
        </w:rPr>
        <w:t xml:space="preserve"> is the generalized term for any narrow shaft drilled in the ground, either vertically, horizontally, or inclined.</w:t>
      </w:r>
    </w:p>
    <w:p w14:paraId="5ECF0A3D" w14:textId="4DEE5AB4" w:rsidR="006A1F12" w:rsidRPr="008E5B1A" w:rsidRDefault="006A1F12" w:rsidP="008E5B1A">
      <w:pPr>
        <w:pStyle w:val="Heading5"/>
        <w:rPr>
          <w:lang w:val="en-CA"/>
        </w:rPr>
      </w:pPr>
      <w:r w:rsidRPr="006A1F12">
        <w:rPr>
          <w:lang w:val="en-CA"/>
        </w:rPr>
        <w:t>indexData</w:t>
      </w:r>
    </w:p>
    <w:p w14:paraId="3C5870FD" w14:textId="1E68EDC1" w:rsidR="006A1F12" w:rsidRDefault="006A1F12" w:rsidP="00CD7325">
      <w:pPr>
        <w:rPr>
          <w:lang w:val="en-CA"/>
        </w:rPr>
      </w:pPr>
      <w:r>
        <w:rPr>
          <w:lang w:val="en-CA"/>
        </w:rPr>
        <w:t xml:space="preserve">The property </w:t>
      </w:r>
      <w:r w:rsidRPr="005603F4">
        <w:rPr>
          <w:rStyle w:val="Entity"/>
        </w:rPr>
        <w:t>indexData:Borehol</w:t>
      </w:r>
      <w:r w:rsidR="00675648" w:rsidRPr="005603F4">
        <w:rPr>
          <w:rStyle w:val="Entity"/>
        </w:rPr>
        <w:t>e</w:t>
      </w:r>
      <w:r w:rsidRPr="005603F4">
        <w:rPr>
          <w:rStyle w:val="Entity"/>
        </w:rPr>
        <w:t>Detail</w:t>
      </w:r>
      <w:r>
        <w:rPr>
          <w:lang w:val="en-CA"/>
        </w:rPr>
        <w:t xml:space="preserve"> s</w:t>
      </w:r>
      <w:r w:rsidR="008E5B1A">
        <w:rPr>
          <w:lang w:val="en-CA"/>
        </w:rPr>
        <w:t>pecifies</w:t>
      </w:r>
      <w:r w:rsidRPr="006A1F12">
        <w:rPr>
          <w:lang w:val="en-CA"/>
        </w:rPr>
        <w:t xml:space="preserve"> </w:t>
      </w:r>
      <w:r w:rsidR="00675648">
        <w:rPr>
          <w:lang w:val="en-CA"/>
        </w:rPr>
        <w:t>borehole details, such as the operator, the custodian, dates of drilling, etc.</w:t>
      </w:r>
    </w:p>
    <w:p w14:paraId="73C3E875" w14:textId="5EF56A7C" w:rsidR="00675648" w:rsidRPr="008E5B1A" w:rsidRDefault="006A1F12" w:rsidP="008E5B1A">
      <w:pPr>
        <w:pStyle w:val="Heading5"/>
        <w:rPr>
          <w:lang w:val="en-CA"/>
        </w:rPr>
      </w:pPr>
      <w:r w:rsidRPr="006A1F12">
        <w:rPr>
          <w:lang w:val="en-CA"/>
        </w:rPr>
        <w:t>downholeDrillingDetails</w:t>
      </w:r>
    </w:p>
    <w:p w14:paraId="34841602" w14:textId="001EE885" w:rsidR="00675648" w:rsidRDefault="00675648" w:rsidP="006A1F12">
      <w:pPr>
        <w:rPr>
          <w:lang w:val="en-CA"/>
        </w:rPr>
      </w:pPr>
      <w:r>
        <w:rPr>
          <w:lang w:val="en-CA"/>
        </w:rPr>
        <w:t xml:space="preserve">The property </w:t>
      </w:r>
      <w:r w:rsidRPr="005603F4">
        <w:rPr>
          <w:rStyle w:val="Entity"/>
        </w:rPr>
        <w:t>downholeDrillingDetails:DrillingDetails</w:t>
      </w:r>
      <w:r>
        <w:rPr>
          <w:lang w:val="en-CA"/>
        </w:rPr>
        <w:t xml:space="preserve"> </w:t>
      </w:r>
      <w:r w:rsidR="008E5B1A">
        <w:rPr>
          <w:lang w:val="en-CA"/>
        </w:rPr>
        <w:t>specifies</w:t>
      </w:r>
      <w:r w:rsidRPr="00675648">
        <w:rPr>
          <w:lang w:val="en-CA"/>
        </w:rPr>
        <w:t xml:space="preserve"> the drilling method and borehole diameter for intervals down the borehole</w:t>
      </w:r>
      <w:r>
        <w:rPr>
          <w:lang w:val="en-CA"/>
        </w:rPr>
        <w:t>.</w:t>
      </w:r>
    </w:p>
    <w:p w14:paraId="686790B2" w14:textId="219E3B8E" w:rsidR="00675648" w:rsidRPr="008E5B1A" w:rsidRDefault="00675648" w:rsidP="008E5B1A">
      <w:pPr>
        <w:pStyle w:val="Heading5"/>
        <w:rPr>
          <w:lang w:val="en-CA"/>
        </w:rPr>
      </w:pPr>
      <w:r>
        <w:rPr>
          <w:lang w:val="en-CA"/>
        </w:rPr>
        <w:t>logElement</w:t>
      </w:r>
    </w:p>
    <w:p w14:paraId="183E72E8" w14:textId="409CAC27" w:rsidR="00675648" w:rsidRDefault="00675648" w:rsidP="006A1F12">
      <w:pPr>
        <w:rPr>
          <w:lang w:val="en-CA"/>
        </w:rPr>
      </w:pPr>
      <w:r>
        <w:rPr>
          <w:lang w:val="en-CA"/>
        </w:rPr>
        <w:t xml:space="preserve">The property </w:t>
      </w:r>
      <w:r w:rsidRPr="005603F4">
        <w:rPr>
          <w:rStyle w:val="Entity"/>
        </w:rPr>
        <w:t>logElement</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a </w:t>
      </w:r>
      <w:r w:rsidR="005603F4">
        <w:rPr>
          <w:rStyle w:val="Entity"/>
        </w:rPr>
        <w:t>BoreholeInterval</w:t>
      </w:r>
      <w:r>
        <w:rPr>
          <w:lang w:val="en-CA"/>
        </w:rPr>
        <w:t xml:space="preserve"> </w:t>
      </w:r>
      <w:r w:rsidRPr="00675648">
        <w:rPr>
          <w:lang w:val="en-CA"/>
        </w:rPr>
        <w:t>instance</w:t>
      </w:r>
      <w:r w:rsidR="004E6F80">
        <w:rPr>
          <w:lang w:val="en-CA"/>
        </w:rPr>
        <w:t>.</w:t>
      </w:r>
    </w:p>
    <w:p w14:paraId="6FF1F5A6" w14:textId="6826F380" w:rsidR="00675648" w:rsidRDefault="00675648" w:rsidP="00D20646">
      <w:pPr>
        <w:pStyle w:val="Heading5"/>
        <w:rPr>
          <w:lang w:val="en-CA"/>
        </w:rPr>
      </w:pPr>
      <w:r>
        <w:rPr>
          <w:lang w:val="en-CA"/>
        </w:rPr>
        <w:t>referenceLocation</w:t>
      </w:r>
    </w:p>
    <w:p w14:paraId="3958527D" w14:textId="52B7C7BB" w:rsidR="00675648" w:rsidRDefault="00675648" w:rsidP="006A1F12">
      <w:pPr>
        <w:rPr>
          <w:lang w:val="en-CA"/>
        </w:rPr>
      </w:pPr>
      <w:r>
        <w:rPr>
          <w:lang w:val="en-CA"/>
        </w:rPr>
        <w:t xml:space="preserve">The property </w:t>
      </w:r>
      <w:r w:rsidRPr="005603F4">
        <w:rPr>
          <w:rStyle w:val="Entity"/>
        </w:rPr>
        <w:t>referenceLocation</w:t>
      </w:r>
      <w:r>
        <w:rPr>
          <w:lang w:val="en-CA"/>
        </w:rPr>
        <w:t xml:space="preserve"> </w:t>
      </w:r>
      <w:r w:rsidR="008E5B1A">
        <w:rPr>
          <w:lang w:val="en-CA"/>
        </w:rPr>
        <w:t>is</w:t>
      </w:r>
      <w:r>
        <w:rPr>
          <w:lang w:val="en-CA"/>
        </w:rPr>
        <w:t xml:space="preserve"> an association between a </w:t>
      </w:r>
      <w:r w:rsidRPr="005603F4">
        <w:rPr>
          <w:rStyle w:val="Entity"/>
        </w:rPr>
        <w:t>Borehole</w:t>
      </w:r>
      <w:r>
        <w:rPr>
          <w:lang w:val="en-CA"/>
        </w:rPr>
        <w:t xml:space="preserve"> and </w:t>
      </w:r>
      <w:r w:rsidR="00B45030">
        <w:rPr>
          <w:lang w:val="en-CA"/>
        </w:rPr>
        <w:t>an</w:t>
      </w:r>
      <w:r>
        <w:rPr>
          <w:lang w:val="en-CA"/>
        </w:rPr>
        <w:t xml:space="preserve"> </w:t>
      </w:r>
      <w:r w:rsidRPr="005603F4">
        <w:rPr>
          <w:rStyle w:val="Entity"/>
        </w:rPr>
        <w:t>OriginPosition</w:t>
      </w:r>
      <w:r>
        <w:rPr>
          <w:lang w:val="en-CA"/>
        </w:rPr>
        <w:t xml:space="preserve"> </w:t>
      </w:r>
      <w:r w:rsidRPr="00675648">
        <w:rPr>
          <w:lang w:val="en-CA"/>
        </w:rPr>
        <w:t>corresponding to the start point of a borehole log.  This may correspond to the borehole collar location (</w:t>
      </w:r>
      <w:r w:rsidR="00B45030" w:rsidRPr="00675648">
        <w:rPr>
          <w:lang w:val="en-CA"/>
        </w:rPr>
        <w:t>e.g.</w:t>
      </w:r>
      <w:r w:rsidRPr="00675648">
        <w:rPr>
          <w:lang w:val="en-CA"/>
        </w:rPr>
        <w:t>, kelly bush).</w:t>
      </w:r>
    </w:p>
    <w:p w14:paraId="6B64F2FE" w14:textId="1ACADC35" w:rsidR="000A04A2" w:rsidRDefault="000A04A2" w:rsidP="000A04A2">
      <w:pPr>
        <w:pStyle w:val="Heading5"/>
        <w:rPr>
          <w:lang w:val="en-CA"/>
        </w:rPr>
      </w:pPr>
      <w:r>
        <w:rPr>
          <w:lang w:val="en-CA"/>
        </w:rPr>
        <w:t>OM:sampledFeature</w:t>
      </w:r>
    </w:p>
    <w:p w14:paraId="736EABDA" w14:textId="77777777" w:rsidR="000A04A2" w:rsidRDefault="000A04A2" w:rsidP="000A04A2">
      <w:pPr>
        <w:rPr>
          <w:lang w:val="en-CA"/>
        </w:rPr>
      </w:pPr>
    </w:p>
    <w:p w14:paraId="0911EAFC" w14:textId="55852D55" w:rsidR="000A04A2" w:rsidRPr="000A04A2" w:rsidRDefault="000A04A2" w:rsidP="000A04A2">
      <w:pPr>
        <w:rPr>
          <w:lang w:val="en-CA"/>
        </w:rPr>
      </w:pPr>
      <w:r w:rsidRPr="005603F4">
        <w:rPr>
          <w:rStyle w:val="Entity"/>
        </w:rPr>
        <w:lastRenderedPageBreak/>
        <w:t>Borehole</w:t>
      </w:r>
      <w:r>
        <w:rPr>
          <w:lang w:val="en-CA"/>
        </w:rPr>
        <w:t xml:space="preserve"> inherits </w:t>
      </w:r>
      <w:r w:rsidRPr="005603F4">
        <w:rPr>
          <w:rStyle w:val="Entity"/>
        </w:rPr>
        <w:t>sampledFeature</w:t>
      </w:r>
      <w:r>
        <w:rPr>
          <w:lang w:val="en-CA"/>
        </w:rPr>
        <w:t xml:space="preserve"> from </w:t>
      </w:r>
      <w:r w:rsidR="005603F4" w:rsidRPr="005603F4">
        <w:rPr>
          <w:rStyle w:val="Entity"/>
        </w:rPr>
        <w:t>OM::</w:t>
      </w:r>
      <w:r w:rsidRPr="005603F4">
        <w:rPr>
          <w:rStyle w:val="Entity"/>
        </w:rPr>
        <w:t>SF_SamplingFeature</w:t>
      </w:r>
      <w:r>
        <w:rPr>
          <w:lang w:val="en-CA"/>
        </w:rPr>
        <w:t xml:space="preserve">, which link the </w:t>
      </w:r>
      <w:r w:rsidR="003E17BA">
        <w:rPr>
          <w:lang w:val="en-CA"/>
        </w:rPr>
        <w:t>sampling feature to the real world feature it is designed to sample (</w:t>
      </w:r>
      <w:r w:rsidR="003E17BA" w:rsidRPr="003E17BA">
        <w:rPr>
          <w:lang w:val="en-CA"/>
        </w:rPr>
        <w:t>19156:2011</w:t>
      </w:r>
      <w:r w:rsidR="003E17BA">
        <w:rPr>
          <w:lang w:val="en-CA"/>
        </w:rPr>
        <w:t xml:space="preserve">, clause 9.2.2.4). </w:t>
      </w:r>
      <w:r w:rsidRPr="000A04A2">
        <w:rPr>
          <w:lang w:val="en-CA"/>
        </w:rPr>
        <w:t xml:space="preserve">In the context of GeoSciML, this will typically be a </w:t>
      </w:r>
      <w:r w:rsidRPr="005603F4">
        <w:rPr>
          <w:rStyle w:val="Entity"/>
        </w:rPr>
        <w:t>GeologicFeature</w:t>
      </w:r>
      <w:r w:rsidRPr="000A04A2">
        <w:rPr>
          <w:lang w:val="en-CA"/>
        </w:rPr>
        <w:t xml:space="preserve">, such as a geologic unit. If the </w:t>
      </w:r>
      <w:r w:rsidRPr="005603F4">
        <w:rPr>
          <w:rStyle w:val="Entity"/>
        </w:rPr>
        <w:t>SamplingFeature</w:t>
      </w:r>
      <w:r w:rsidRPr="000A04A2">
        <w:rPr>
          <w:lang w:val="en-CA"/>
        </w:rPr>
        <w:t xml:space="preserve"> samples multiple features (e.g. borehole, traverse) </w:t>
      </w:r>
    </w:p>
    <w:p w14:paraId="0F70773A" w14:textId="1334AADA" w:rsidR="000A04A2" w:rsidRPr="003E17BA" w:rsidRDefault="000A04A2" w:rsidP="00C44904">
      <w:pPr>
        <w:pStyle w:val="ListParagraph"/>
        <w:numPr>
          <w:ilvl w:val="0"/>
          <w:numId w:val="31"/>
        </w:numPr>
        <w:rPr>
          <w:lang w:val="en-CA"/>
        </w:rPr>
      </w:pPr>
      <w:r w:rsidRPr="003E17BA">
        <w:rPr>
          <w:lang w:val="en-CA"/>
        </w:rPr>
        <w:t>if it is a s</w:t>
      </w:r>
      <w:r w:rsidR="005603F4">
        <w:rPr>
          <w:lang w:val="en-CA"/>
        </w:rPr>
        <w:t xml:space="preserve">equence of units, then the </w:t>
      </w:r>
      <w:r w:rsidR="005603F4" w:rsidRPr="005603F4">
        <w:rPr>
          <w:rStyle w:val="Entity"/>
        </w:rPr>
        <w:t>part:</w:t>
      </w:r>
      <w:r w:rsidRPr="005603F4">
        <w:rPr>
          <w:rStyle w:val="Entity"/>
        </w:rPr>
        <w:t>GeologicUnitPart</w:t>
      </w:r>
      <w:r w:rsidRPr="003E17BA">
        <w:rPr>
          <w:lang w:val="en-CA"/>
        </w:rPr>
        <w:t xml:space="preserve"> mechanisms may be used, </w:t>
      </w:r>
    </w:p>
    <w:p w14:paraId="307290BB" w14:textId="7F3B6729" w:rsidR="000A04A2" w:rsidRDefault="000A04A2" w:rsidP="00C44904">
      <w:pPr>
        <w:pStyle w:val="ListParagraph"/>
        <w:numPr>
          <w:ilvl w:val="0"/>
          <w:numId w:val="31"/>
        </w:numPr>
        <w:rPr>
          <w:lang w:val="en-CA"/>
        </w:rPr>
      </w:pPr>
      <w:r w:rsidRPr="003E17BA">
        <w:rPr>
          <w:lang w:val="en-CA"/>
        </w:rPr>
        <w:t xml:space="preserve">else if it is an informal collection that exists only because of the sampling, then multiple </w:t>
      </w:r>
      <w:r w:rsidRPr="005603F4">
        <w:rPr>
          <w:rStyle w:val="Entity"/>
        </w:rPr>
        <w:t>sampledFeature</w:t>
      </w:r>
      <w:r w:rsidRPr="003E17BA">
        <w:rPr>
          <w:lang w:val="en-CA"/>
        </w:rPr>
        <w:t xml:space="preserve"> roles should be used</w:t>
      </w:r>
    </w:p>
    <w:p w14:paraId="739E1276" w14:textId="77777777" w:rsidR="003E17BA" w:rsidRPr="003E17BA" w:rsidRDefault="003E17BA" w:rsidP="003E17BA">
      <w:pPr>
        <w:rPr>
          <w:lang w:val="en-CA"/>
        </w:rPr>
      </w:pPr>
    </w:p>
    <w:p w14:paraId="5409A7D9" w14:textId="6D018B4F" w:rsidR="00F46BB7" w:rsidRDefault="00F46BB7" w:rsidP="00F46BB7">
      <w:pPr>
        <w:pStyle w:val="Heading4"/>
        <w:rPr>
          <w:lang w:val="en-CA"/>
        </w:rPr>
      </w:pPr>
      <w:bookmarkStart w:id="873" w:name="_Ref456518000"/>
      <w:r>
        <w:rPr>
          <w:lang w:val="en-CA"/>
        </w:rPr>
        <w:t>DrillingDetails</w:t>
      </w:r>
      <w:bookmarkEnd w:id="873"/>
    </w:p>
    <w:p w14:paraId="258B25B7" w14:textId="77777777" w:rsidR="00F46BB7" w:rsidRDefault="00F46BB7" w:rsidP="00CD7325">
      <w:pPr>
        <w:rPr>
          <w:lang w:val="en-CA"/>
        </w:rPr>
      </w:pPr>
    </w:p>
    <w:p w14:paraId="11791404" w14:textId="6072794E" w:rsidR="00F46BB7" w:rsidRDefault="00AB4325" w:rsidP="00CD7325">
      <w:pPr>
        <w:rPr>
          <w:lang w:val="en-CA"/>
        </w:rPr>
      </w:pPr>
      <w:r w:rsidRPr="005603F4">
        <w:rPr>
          <w:rStyle w:val="Entity"/>
        </w:rPr>
        <w:t>Drilling</w:t>
      </w:r>
      <w:r w:rsidR="004E6F80" w:rsidRPr="005603F4">
        <w:rPr>
          <w:rStyle w:val="Entity"/>
        </w:rPr>
        <w:t>Details</w:t>
      </w:r>
      <w:r w:rsidR="004E6F80">
        <w:rPr>
          <w:lang w:val="en-CA"/>
        </w:rPr>
        <w:t xml:space="preserve"> is a</w:t>
      </w:r>
      <w:r w:rsidR="00F46BB7" w:rsidRPr="00F46BB7">
        <w:rPr>
          <w:lang w:val="en-CA"/>
        </w:rPr>
        <w:t xml:space="preserve"> class t</w:t>
      </w:r>
      <w:r w:rsidR="004E6F80">
        <w:rPr>
          <w:lang w:val="en-CA"/>
        </w:rPr>
        <w:t>hat</w:t>
      </w:r>
      <w:r w:rsidR="00F46BB7" w:rsidRPr="00F46BB7">
        <w:rPr>
          <w:lang w:val="en-CA"/>
        </w:rPr>
        <w:t xml:space="preserve"> capture</w:t>
      </w:r>
      <w:r w:rsidR="004E6F80">
        <w:rPr>
          <w:lang w:val="en-CA"/>
        </w:rPr>
        <w:t>s</w:t>
      </w:r>
      <w:r w:rsidR="00F46BB7" w:rsidRPr="00F46BB7">
        <w:rPr>
          <w:lang w:val="en-CA"/>
        </w:rPr>
        <w:t xml:space="preserve"> </w:t>
      </w:r>
      <w:r w:rsidR="004E6F80">
        <w:rPr>
          <w:lang w:val="en-CA"/>
        </w:rPr>
        <w:t xml:space="preserve">the </w:t>
      </w:r>
      <w:r w:rsidR="00F46BB7" w:rsidRPr="00F46BB7">
        <w:rPr>
          <w:lang w:val="en-CA"/>
        </w:rPr>
        <w:t>description of drilling methods and hole diameter</w:t>
      </w:r>
      <w:r w:rsidR="004E6F80">
        <w:rPr>
          <w:lang w:val="en-CA"/>
        </w:rPr>
        <w:t>s</w:t>
      </w:r>
      <w:r w:rsidR="00F46BB7" w:rsidRPr="00F46BB7">
        <w:rPr>
          <w:lang w:val="en-CA"/>
        </w:rPr>
        <w:t xml:space="preserve"> down the </w:t>
      </w:r>
      <w:r w:rsidR="004E6F80">
        <w:rPr>
          <w:lang w:val="en-CA"/>
        </w:rPr>
        <w:t>drilling path</w:t>
      </w:r>
      <w:r w:rsidR="00F46BB7" w:rsidRPr="00F46BB7">
        <w:rPr>
          <w:lang w:val="en-CA"/>
        </w:rPr>
        <w:t>.</w:t>
      </w:r>
      <w:r>
        <w:rPr>
          <w:lang w:val="en-CA"/>
        </w:rPr>
        <w:t xml:space="preserve">  Properties that apply to the </w:t>
      </w:r>
      <w:r w:rsidRPr="005603F4">
        <w:rPr>
          <w:rStyle w:val="Entity"/>
        </w:rPr>
        <w:t>Borehole</w:t>
      </w:r>
      <w:r>
        <w:rPr>
          <w:lang w:val="en-CA"/>
        </w:rPr>
        <w:t xml:space="preserve"> as a whole are managed in </w:t>
      </w:r>
      <w:r w:rsidRPr="005603F4">
        <w:rPr>
          <w:rStyle w:val="Entity"/>
        </w:rPr>
        <w:t>BoreholeDetails</w:t>
      </w:r>
      <w:r>
        <w:rPr>
          <w:lang w:val="en-CA"/>
        </w:rPr>
        <w:t xml:space="preserve"> (</w:t>
      </w:r>
      <w:r>
        <w:rPr>
          <w:lang w:val="en-CA"/>
        </w:rPr>
        <w:fldChar w:fldCharType="begin"/>
      </w:r>
      <w:r>
        <w:rPr>
          <w:lang w:val="en-CA"/>
        </w:rPr>
        <w:instrText xml:space="preserve"> REF _Ref456518173 \r \h </w:instrText>
      </w:r>
      <w:r>
        <w:rPr>
          <w:lang w:val="en-CA"/>
        </w:rPr>
      </w:r>
      <w:r>
        <w:rPr>
          <w:lang w:val="en-CA"/>
        </w:rPr>
        <w:fldChar w:fldCharType="separate"/>
      </w:r>
      <w:r w:rsidR="00AD44BE">
        <w:rPr>
          <w:lang w:val="en-CA"/>
        </w:rPr>
        <w:t>8.7.1.4</w:t>
      </w:r>
      <w:r>
        <w:rPr>
          <w:lang w:val="en-CA"/>
        </w:rPr>
        <w:fldChar w:fldCharType="end"/>
      </w:r>
      <w:r>
        <w:rPr>
          <w:lang w:val="en-CA"/>
        </w:rPr>
        <w:t xml:space="preserve">). </w:t>
      </w:r>
    </w:p>
    <w:p w14:paraId="257F67F8" w14:textId="27BFE172" w:rsidR="008B1DC6" w:rsidRDefault="008B1DC6" w:rsidP="008B1DC6">
      <w:pPr>
        <w:keepNext/>
        <w:rPr>
          <w:noProof/>
          <w:lang w:val="en-CA" w:eastAsia="en-CA"/>
        </w:rPr>
      </w:pPr>
    </w:p>
    <w:p w14:paraId="72C112B5" w14:textId="11903A36" w:rsidR="00745739" w:rsidRDefault="0095264C" w:rsidP="008B1DC6">
      <w:pPr>
        <w:keepNext/>
      </w:pPr>
      <w:r>
        <w:rPr>
          <w:noProof/>
          <w:lang w:val="en-AU" w:eastAsia="en-AU"/>
        </w:rPr>
        <w:drawing>
          <wp:inline distT="0" distB="0" distL="0" distR="0" wp14:anchorId="5DB4EEEC" wp14:editId="1FD79A1B">
            <wp:extent cx="5486400" cy="3519785"/>
            <wp:effectExtent l="0" t="0" r="0" b="5080"/>
            <wp:docPr id="524" name="Imag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3519785"/>
                    </a:xfrm>
                    <a:prstGeom prst="rect">
                      <a:avLst/>
                    </a:prstGeom>
                    <a:noFill/>
                    <a:ln>
                      <a:noFill/>
                    </a:ln>
                  </pic:spPr>
                </pic:pic>
              </a:graphicData>
            </a:graphic>
          </wp:inline>
        </w:drawing>
      </w:r>
    </w:p>
    <w:p w14:paraId="6C408421" w14:textId="51892DC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76</w:t>
      </w:r>
      <w:r w:rsidR="00673E83">
        <w:rPr>
          <w:noProof/>
        </w:rPr>
        <w:fldChar w:fldCharType="end"/>
      </w:r>
      <w:r>
        <w:t>: Drilling details</w:t>
      </w:r>
    </w:p>
    <w:p w14:paraId="6B71DB12" w14:textId="0613483B" w:rsidR="0056286F" w:rsidRPr="008E5B1A" w:rsidRDefault="0056286F" w:rsidP="008E5B1A">
      <w:pPr>
        <w:pStyle w:val="Heading5"/>
        <w:rPr>
          <w:lang w:val="en-CA"/>
        </w:rPr>
      </w:pPr>
      <w:r w:rsidRPr="00D970E9">
        <w:rPr>
          <w:lang w:val="en-CA"/>
        </w:rPr>
        <w:t>drillingMethod</w:t>
      </w:r>
    </w:p>
    <w:p w14:paraId="10A4F4C1" w14:textId="4A98E952" w:rsidR="0056286F" w:rsidRDefault="0056286F">
      <w:pPr>
        <w:rPr>
          <w:lang w:val="en-CA"/>
        </w:rPr>
      </w:pPr>
      <w:r>
        <w:rPr>
          <w:lang w:val="en-CA"/>
        </w:rPr>
        <w:lastRenderedPageBreak/>
        <w:t xml:space="preserve">The </w:t>
      </w:r>
      <w:r w:rsidRPr="005603F4">
        <w:rPr>
          <w:rStyle w:val="Entity"/>
        </w:rPr>
        <w:t>drillingMethod:BoreholeDrillingMethodCode</w:t>
      </w:r>
      <w:r>
        <w:rPr>
          <w:lang w:val="en-CA"/>
        </w:rPr>
        <w:t xml:space="preserve"> property contain</w:t>
      </w:r>
      <w:r w:rsidR="008E5B1A">
        <w:rPr>
          <w:lang w:val="en-CA"/>
        </w:rPr>
        <w:t>s</w:t>
      </w:r>
      <w:r>
        <w:rPr>
          <w:lang w:val="en-CA"/>
        </w:rPr>
        <w:t xml:space="preserve">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8E5B1A">
        <w:rPr>
          <w:lang w:val="en-CA"/>
        </w:rPr>
        <w:t>.</w:t>
      </w:r>
    </w:p>
    <w:p w14:paraId="5FF268D0" w14:textId="5D7CD58A" w:rsidR="0056286F" w:rsidRPr="008E5B1A" w:rsidRDefault="0056286F" w:rsidP="008E5B1A">
      <w:pPr>
        <w:pStyle w:val="Heading5"/>
        <w:rPr>
          <w:lang w:val="en-CA"/>
        </w:rPr>
      </w:pPr>
      <w:r w:rsidRPr="0056286F">
        <w:rPr>
          <w:lang w:val="en-CA"/>
        </w:rPr>
        <w:t>boreholeDiameter</w:t>
      </w:r>
    </w:p>
    <w:p w14:paraId="5BD51EAE" w14:textId="6DC23233" w:rsidR="0056286F" w:rsidRDefault="0056286F" w:rsidP="0056286F">
      <w:pPr>
        <w:rPr>
          <w:lang w:val="en-CA"/>
        </w:rPr>
      </w:pPr>
      <w:r>
        <w:rPr>
          <w:lang w:val="en-CA"/>
        </w:rPr>
        <w:t xml:space="preserve">The </w:t>
      </w:r>
      <w:r w:rsidRPr="005603F4">
        <w:rPr>
          <w:rStyle w:val="Entity"/>
        </w:rPr>
        <w:t>boreholeDiameter</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 corresponding to the diameter of the drilled hole.</w:t>
      </w:r>
    </w:p>
    <w:p w14:paraId="310EEED4" w14:textId="41F5C658" w:rsidR="004E6F80" w:rsidRPr="008E5B1A" w:rsidRDefault="0056286F" w:rsidP="0056286F">
      <w:pPr>
        <w:pStyle w:val="Heading5"/>
        <w:rPr>
          <w:lang w:val="en-CA"/>
        </w:rPr>
      </w:pPr>
      <w:r>
        <w:rPr>
          <w:lang w:val="en-CA"/>
        </w:rPr>
        <w:t>intervalBegin</w:t>
      </w:r>
    </w:p>
    <w:p w14:paraId="1E31593B" w14:textId="3B947A1D" w:rsidR="0056286F" w:rsidRDefault="0056286F" w:rsidP="0056286F">
      <w:pPr>
        <w:rPr>
          <w:lang w:val="en-CA"/>
        </w:rPr>
      </w:pPr>
      <w:r>
        <w:rPr>
          <w:lang w:val="en-CA"/>
        </w:rPr>
        <w:t xml:space="preserve">The </w:t>
      </w:r>
      <w:r w:rsidRPr="005603F4">
        <w:rPr>
          <w:rStyle w:val="Entity"/>
        </w:rPr>
        <w:t>intervalBegin</w:t>
      </w:r>
      <w:r>
        <w:rPr>
          <w:lang w:val="en-CA"/>
        </w:rPr>
        <w:t xml:space="preserve"> property (</w:t>
      </w:r>
      <w:r w:rsidR="00253146" w:rsidRPr="005603F4">
        <w:rPr>
          <w:rStyle w:val="Entity"/>
        </w:rPr>
        <w:t>SWE::Quantity</w:t>
      </w:r>
      <w:r>
        <w:rPr>
          <w:lang w:val="en-CA"/>
        </w:rPr>
        <w:t>) contain</w:t>
      </w:r>
      <w:r w:rsidR="008E5B1A">
        <w:rPr>
          <w:lang w:val="en-CA"/>
        </w:rPr>
        <w:t>s</w:t>
      </w:r>
      <w:r>
        <w:rPr>
          <w:lang w:val="en-CA"/>
        </w:rPr>
        <w:t xml:space="preserve">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w:t>
      </w:r>
      <w:r w:rsidR="005603F4">
        <w:rPr>
          <w:rStyle w:val="Entity"/>
        </w:rPr>
        <w:t>i</w:t>
      </w:r>
      <w:r w:rsidRPr="005603F4">
        <w:rPr>
          <w:rStyle w:val="Entity"/>
        </w:rPr>
        <w:t>ntervalEnd</w:t>
      </w:r>
      <w:r w:rsidRPr="0056286F">
        <w:rPr>
          <w:lang w:val="en-CA"/>
        </w:rPr>
        <w:t xml:space="preserve">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75DE08EA" w14:textId="11F1BBC5" w:rsidR="0056286F" w:rsidRPr="001F16B2" w:rsidRDefault="0056286F" w:rsidP="0056286F">
      <w:pPr>
        <w:pStyle w:val="Heading5"/>
        <w:rPr>
          <w:lang w:val="en-CA"/>
        </w:rPr>
      </w:pPr>
      <w:r>
        <w:rPr>
          <w:lang w:val="en-CA"/>
        </w:rPr>
        <w:t>intervalEnd</w:t>
      </w:r>
    </w:p>
    <w:p w14:paraId="7A22B259" w14:textId="50EF8895" w:rsidR="008B1DC6" w:rsidRDefault="0056286F" w:rsidP="00D20646">
      <w:pPr>
        <w:rPr>
          <w:lang w:val="en-CA"/>
        </w:rPr>
      </w:pPr>
      <w:bookmarkStart w:id="874" w:name="BKM_A12417ED_F0A6_4403_85AA_20F080BAB4D5"/>
      <w:bookmarkEnd w:id="874"/>
      <w:r>
        <w:rPr>
          <w:lang w:val="en-CA"/>
        </w:rPr>
        <w:t xml:space="preserve">The property </w:t>
      </w:r>
      <w:r w:rsidRPr="005603F4">
        <w:rPr>
          <w:rStyle w:val="Entity"/>
        </w:rPr>
        <w:t>intervalEnd</w:t>
      </w:r>
      <w:r>
        <w:rPr>
          <w:lang w:val="en-CA"/>
        </w:rPr>
        <w:t xml:space="preserve"> (</w:t>
      </w:r>
      <w:r w:rsidR="00253146" w:rsidRPr="005603F4">
        <w:rPr>
          <w:rStyle w:val="Entity"/>
        </w:rPr>
        <w:t>SWE::Quantity</w:t>
      </w:r>
      <w:r>
        <w:rPr>
          <w:lang w:val="en-CA"/>
        </w:rPr>
        <w:t>) contain</w:t>
      </w:r>
      <w:r w:rsidR="001F16B2">
        <w:rPr>
          <w:lang w:val="en-CA"/>
        </w:rPr>
        <w:t>s</w:t>
      </w:r>
      <w:r>
        <w:rPr>
          <w:lang w:val="en-CA"/>
        </w:rPr>
        <w:t xml:space="preserve">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69EE6CE0" w14:textId="40122FD1" w:rsidR="002F5463" w:rsidRPr="001F16B2" w:rsidRDefault="002F5463" w:rsidP="001F16B2">
      <w:pPr>
        <w:pStyle w:val="Heading5"/>
        <w:rPr>
          <w:lang w:val="en-CA"/>
        </w:rPr>
      </w:pPr>
      <w:r>
        <w:rPr>
          <w:lang w:val="en-CA"/>
        </w:rPr>
        <w:t>interval</w:t>
      </w:r>
    </w:p>
    <w:p w14:paraId="49FC8C99" w14:textId="2F8E9D94" w:rsidR="002F5463" w:rsidRDefault="002F5463" w:rsidP="00D20646">
      <w:pPr>
        <w:rPr>
          <w:lang w:val="en-CA"/>
        </w:rPr>
      </w:pPr>
      <w:r>
        <w:rPr>
          <w:lang w:val="en-CA"/>
        </w:rPr>
        <w:t xml:space="preserve">The property </w:t>
      </w:r>
      <w:r w:rsidRPr="005603F4">
        <w:rPr>
          <w:rStyle w:val="Entity"/>
        </w:rPr>
        <w:t>interval:GM_Object</w:t>
      </w:r>
      <w:r>
        <w:rPr>
          <w:lang w:val="en-CA"/>
        </w:rPr>
        <w:t xml:space="preserve"> </w:t>
      </w:r>
      <w:r w:rsidR="001F16B2">
        <w:rPr>
          <w:lang w:val="en-CA"/>
        </w:rPr>
        <w:t>is</w:t>
      </w:r>
      <w:r>
        <w:rPr>
          <w:lang w:val="en-CA"/>
        </w:rPr>
        <w:t xml:space="preserv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w:t>
      </w:r>
      <w:r w:rsidRPr="005603F4">
        <w:rPr>
          <w:rStyle w:val="Entity"/>
        </w:rPr>
        <w:t>intervalBegin</w:t>
      </w:r>
      <w:r>
        <w:rPr>
          <w:lang w:val="en-CA"/>
        </w:rPr>
        <w:t xml:space="preserve"> and </w:t>
      </w:r>
      <w:r w:rsidRPr="005603F4">
        <w:rPr>
          <w:rStyle w:val="Entity"/>
        </w:rPr>
        <w:t>intervalEnd</w:t>
      </w:r>
      <w:r>
        <w:rPr>
          <w:lang w:val="en-CA"/>
        </w:rPr>
        <w:t xml:space="preserve">.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1A26422A"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FA4FE3">
              <w:rPr>
                <w:rStyle w:val="reqtext"/>
                <w:lang w:val="en-CA"/>
              </w:rPr>
              <w:t xml:space="preserve">borehole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4A1D8B6B" w:rsidR="00B3403C" w:rsidRDefault="00B3403C" w:rsidP="00B3403C">
      <w:pPr>
        <w:rPr>
          <w:lang w:val="en-CA"/>
        </w:rPr>
      </w:pPr>
      <w:bookmarkStart w:id="875" w:name="BKM_25F49F60_E3B5_4649_859A_CB23C16B4FDD"/>
      <w:bookmarkStart w:id="876" w:name="BKM_D18D7519_9180_4B84_84F3_D595F9367FF9"/>
      <w:bookmarkStart w:id="877" w:name="BKM_E2471C2A_7288_4681_B62D_57416C5AAFFF"/>
      <w:bookmarkStart w:id="878" w:name="BKM_C67677C2_A392_4DF9_BEE3_2543E744EE8A"/>
      <w:bookmarkEnd w:id="875"/>
      <w:bookmarkEnd w:id="876"/>
      <w:bookmarkEnd w:id="877"/>
      <w:bookmarkEnd w:id="878"/>
      <w:r w:rsidRPr="00B3403C">
        <w:rPr>
          <w:lang w:val="en-CA"/>
        </w:rPr>
        <w:t xml:space="preserve">Encoding </w:t>
      </w:r>
      <w:r>
        <w:rPr>
          <w:lang w:val="en-CA"/>
        </w:rPr>
        <w:t>of the drilled interval</w:t>
      </w:r>
      <w:r w:rsidRPr="00B3403C">
        <w:rPr>
          <w:lang w:val="en-CA"/>
        </w:rPr>
        <w:t xml:space="preserve"> using </w:t>
      </w:r>
      <w:r w:rsidR="005603F4" w:rsidRPr="005603F4">
        <w:rPr>
          <w:rStyle w:val="Entity"/>
        </w:rPr>
        <w:t>GEO::</w:t>
      </w:r>
      <w:r w:rsidRPr="005603F4">
        <w:rPr>
          <w:rStyle w:val="Entity"/>
        </w:rPr>
        <w:t>GM_LineString</w:t>
      </w:r>
      <w:r w:rsidRPr="00B3403C">
        <w:rPr>
          <w:lang w:val="en-CA"/>
        </w:rPr>
        <w:t xml:space="preserve">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879" w:name="_Ref443827761"/>
      <w:r>
        <w:rPr>
          <w:lang w:val="en-CA"/>
        </w:rPr>
        <w:t>BoreholeInterval</w:t>
      </w:r>
      <w:bookmarkEnd w:id="879"/>
    </w:p>
    <w:p w14:paraId="3F9555FC" w14:textId="77777777" w:rsidR="008B1DC6" w:rsidRDefault="008B1DC6" w:rsidP="00CD7325">
      <w:pPr>
        <w:rPr>
          <w:lang w:val="en-CA"/>
        </w:rPr>
      </w:pPr>
    </w:p>
    <w:p w14:paraId="015152CD" w14:textId="29514489" w:rsidR="008C1955" w:rsidRDefault="001A5E53" w:rsidP="008C1955">
      <w:pPr>
        <w:rPr>
          <w:lang w:val="en-CA"/>
        </w:rPr>
      </w:pPr>
      <w:r>
        <w:rPr>
          <w:lang w:val="en-CA"/>
        </w:rPr>
        <w:lastRenderedPageBreak/>
        <w:t xml:space="preserve">A </w:t>
      </w:r>
      <w:r w:rsidRPr="005603F4">
        <w:rPr>
          <w:rStyle w:val="Entity"/>
        </w:rPr>
        <w:t>BoreholeInterval</w:t>
      </w:r>
      <w:r>
        <w:rPr>
          <w:lang w:val="en-CA"/>
        </w:rPr>
        <w:t xml:space="preserve"> is a</w:t>
      </w:r>
      <w:r w:rsidR="005603F4">
        <w:rPr>
          <w:lang w:val="en-CA"/>
        </w:rPr>
        <w:t xml:space="preserve"> special kind of </w:t>
      </w:r>
      <w:r w:rsidR="005603F4" w:rsidRPr="005603F4">
        <w:rPr>
          <w:rStyle w:val="Entity"/>
        </w:rPr>
        <w:t>Mapped</w:t>
      </w:r>
      <w:r w:rsidRPr="005603F4">
        <w:rPr>
          <w:rStyle w:val="Entity"/>
        </w:rPr>
        <w:t>Feature</w:t>
      </w:r>
      <w:r>
        <w:rPr>
          <w:lang w:val="en-CA"/>
        </w:rPr>
        <w:t xml:space="preserve"> (</w:t>
      </w:r>
      <w:r>
        <w:rPr>
          <w:lang w:val="en-CA"/>
        </w:rPr>
        <w:fldChar w:fldCharType="begin"/>
      </w:r>
      <w:r>
        <w:rPr>
          <w:lang w:val="en-CA"/>
        </w:rPr>
        <w:instrText xml:space="preserve"> REF _Ref454623231 \r \h </w:instrText>
      </w:r>
      <w:r>
        <w:rPr>
          <w:lang w:val="en-CA"/>
        </w:rPr>
      </w:r>
      <w:r>
        <w:rPr>
          <w:lang w:val="en-CA"/>
        </w:rPr>
        <w:fldChar w:fldCharType="separate"/>
      </w:r>
      <w:r w:rsidR="00AD44BE">
        <w:rPr>
          <w:lang w:val="en-CA"/>
        </w:rPr>
        <w:t>8.4.1.2</w:t>
      </w:r>
      <w:r>
        <w:rPr>
          <w:lang w:val="en-CA"/>
        </w:rPr>
        <w:fldChar w:fldCharType="end"/>
      </w:r>
      <w:r>
        <w:rPr>
          <w:lang w:val="en-CA"/>
        </w:rPr>
        <w:t>)</w:t>
      </w:r>
      <w:r w:rsidRPr="008B1DC6">
        <w:rPr>
          <w:lang w:val="en-CA"/>
        </w:rPr>
        <w:t xml:space="preserve"> </w:t>
      </w:r>
      <w:r w:rsidRPr="001A5E53">
        <w:rPr>
          <w:lang w:val="en-CA"/>
        </w:rPr>
        <w:t>whose shape is 1-D interval and uses the SRS of the containing borehole</w:t>
      </w:r>
      <w:r>
        <w:rPr>
          <w:lang w:val="en-CA"/>
        </w:rPr>
        <w:t>.</w:t>
      </w:r>
      <w:r w:rsidR="00D01493">
        <w:rPr>
          <w:lang w:val="en-CA"/>
        </w:rPr>
        <w:t xml:space="preserve"> </w:t>
      </w:r>
      <w:r w:rsidR="008C1955">
        <w:rPr>
          <w:lang w:val="en-CA"/>
        </w:rPr>
        <w:t xml:space="preserve">  </w:t>
      </w:r>
      <w:r w:rsidR="008C1955" w:rsidRPr="00816874">
        <w:rPr>
          <w:lang w:val="en-CA"/>
        </w:rPr>
        <w:t>The "</w:t>
      </w:r>
      <w:r w:rsidR="008C1955" w:rsidRPr="005603F4">
        <w:rPr>
          <w:rStyle w:val="Entity"/>
        </w:rPr>
        <w:t>mappedIntervalBegin</w:t>
      </w:r>
      <w:r w:rsidR="008C1955" w:rsidRPr="00816874">
        <w:rPr>
          <w:lang w:val="en-CA"/>
        </w:rPr>
        <w:t>" and "</w:t>
      </w:r>
      <w:r w:rsidR="008C1955" w:rsidRPr="005603F4">
        <w:rPr>
          <w:rStyle w:val="Entity"/>
        </w:rPr>
        <w:t>mappedIntervalEnd</w:t>
      </w:r>
      <w:r w:rsidR="008C1955" w:rsidRPr="00816874">
        <w:rPr>
          <w:lang w:val="en-CA"/>
        </w:rPr>
        <w:t xml:space="preserve">" </w:t>
      </w:r>
      <w:r>
        <w:rPr>
          <w:lang w:val="en-CA"/>
        </w:rPr>
        <w:t>properties</w:t>
      </w:r>
      <w:r w:rsidR="008C1955" w:rsidRPr="00816874">
        <w:rPr>
          <w:lang w:val="en-CA"/>
        </w:rPr>
        <w:t xml:space="preserve"> are </w:t>
      </w:r>
      <w:r w:rsidR="00D01493">
        <w:rPr>
          <w:lang w:val="en-CA"/>
        </w:rPr>
        <w:t xml:space="preserve">alternative to the 1D geometry </w:t>
      </w:r>
      <w:r w:rsidR="008C1955" w:rsidRPr="00816874">
        <w:rPr>
          <w:lang w:val="en-CA"/>
        </w:rPr>
        <w:t>to overcome problems with the delivery and queryability of 1D GML shapes.</w:t>
      </w:r>
    </w:p>
    <w:p w14:paraId="2DA1AC18" w14:textId="52F6C02A" w:rsidR="008B1DC6" w:rsidRDefault="008B1DC6" w:rsidP="008B1DC6">
      <w:pPr>
        <w:keepNext/>
        <w:rPr>
          <w:noProof/>
          <w:lang w:val="en-CA" w:eastAsia="en-CA"/>
        </w:rPr>
      </w:pPr>
    </w:p>
    <w:p w14:paraId="521D6CB5" w14:textId="67EE6BDE" w:rsidR="00E62D87" w:rsidRDefault="0095264C" w:rsidP="008B1DC6">
      <w:pPr>
        <w:keepNext/>
      </w:pPr>
      <w:r>
        <w:rPr>
          <w:noProof/>
          <w:lang w:val="en-AU" w:eastAsia="en-AU"/>
        </w:rPr>
        <w:drawing>
          <wp:inline distT="0" distB="0" distL="0" distR="0" wp14:anchorId="648CF8FA" wp14:editId="0ADF46DC">
            <wp:extent cx="5486400" cy="4005616"/>
            <wp:effectExtent l="0" t="0" r="0" b="0"/>
            <wp:docPr id="525" name="Imag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6400" cy="4005616"/>
                    </a:xfrm>
                    <a:prstGeom prst="rect">
                      <a:avLst/>
                    </a:prstGeom>
                    <a:noFill/>
                    <a:ln>
                      <a:noFill/>
                    </a:ln>
                  </pic:spPr>
                </pic:pic>
              </a:graphicData>
            </a:graphic>
          </wp:inline>
        </w:drawing>
      </w:r>
    </w:p>
    <w:p w14:paraId="18DBC4F9" w14:textId="21B409F1"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77</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342A339C" w14:textId="2084392E" w:rsidR="00043700" w:rsidRPr="001A5E53" w:rsidRDefault="00043700" w:rsidP="001A5E53">
      <w:pPr>
        <w:pStyle w:val="Heading5"/>
        <w:rPr>
          <w:lang w:val="en-CA"/>
        </w:rPr>
      </w:pPr>
      <w:r w:rsidRPr="00043700">
        <w:rPr>
          <w:lang w:val="en-CA"/>
        </w:rPr>
        <w:t>observationMethod</w:t>
      </w:r>
    </w:p>
    <w:p w14:paraId="33F0D5BE" w14:textId="2BDEAD1F" w:rsidR="00043700" w:rsidRDefault="00043700" w:rsidP="00CD7325">
      <w:pPr>
        <w:rPr>
          <w:lang w:val="en-CA"/>
        </w:rPr>
      </w:pPr>
      <w:r>
        <w:rPr>
          <w:lang w:val="en-CA"/>
        </w:rPr>
        <w:t xml:space="preserve">The </w:t>
      </w:r>
      <w:r w:rsidRPr="005603F4">
        <w:rPr>
          <w:rStyle w:val="Entity"/>
        </w:rPr>
        <w:t>observationMethod property</w:t>
      </w:r>
      <w:r>
        <w:rPr>
          <w:lang w:val="en-CA"/>
        </w:rPr>
        <w:t xml:space="preserve"> </w:t>
      </w:r>
      <w:r w:rsidRPr="005603F4">
        <w:rPr>
          <w:rStyle w:val="Entity"/>
        </w:rPr>
        <w:t>(</w:t>
      </w:r>
      <w:r w:rsidR="008F3406" w:rsidRPr="005603F4">
        <w:rPr>
          <w:rStyle w:val="Entity"/>
        </w:rPr>
        <w:t>SWE::Category</w:t>
      </w:r>
      <w:r>
        <w:rPr>
          <w:lang w:val="en-CA"/>
        </w:rPr>
        <w:t xml:space="preserve">) </w:t>
      </w:r>
      <w:r w:rsidR="001A5E53">
        <w:rPr>
          <w:lang w:val="en-CA"/>
        </w:rPr>
        <w:t>contains</w:t>
      </w:r>
      <w:r>
        <w:rPr>
          <w:lang w:val="en-CA"/>
        </w:rPr>
        <w:t xml:space="preserve"> a term from a controlled vocabulary that describes the </w:t>
      </w:r>
      <w:r w:rsidRPr="00043700">
        <w:rPr>
          <w:lang w:val="en-CA"/>
        </w:rPr>
        <w:t>method used to observe the properties of the borehole</w:t>
      </w:r>
      <w:r>
        <w:rPr>
          <w:lang w:val="en-CA"/>
        </w:rPr>
        <w:t>.</w:t>
      </w:r>
    </w:p>
    <w:p w14:paraId="575CA145" w14:textId="2F842FB5" w:rsidR="00816874" w:rsidRPr="001A5E53" w:rsidRDefault="00816874" w:rsidP="00CD7325">
      <w:pPr>
        <w:pStyle w:val="Heading5"/>
        <w:rPr>
          <w:lang w:val="en-CA"/>
        </w:rPr>
      </w:pPr>
      <w:r>
        <w:rPr>
          <w:lang w:val="en-CA"/>
        </w:rPr>
        <w:t>s</w:t>
      </w:r>
      <w:r w:rsidR="00043700" w:rsidRPr="00043700">
        <w:rPr>
          <w:lang w:val="en-CA"/>
        </w:rPr>
        <w:t>pecification</w:t>
      </w:r>
    </w:p>
    <w:p w14:paraId="3B7CEA9B" w14:textId="79DEB52F" w:rsidR="00043700" w:rsidRDefault="00043700" w:rsidP="00CD7325">
      <w:pPr>
        <w:rPr>
          <w:lang w:val="en-CA"/>
        </w:rPr>
      </w:pPr>
      <w:r>
        <w:rPr>
          <w:lang w:val="en-CA"/>
        </w:rPr>
        <w:t xml:space="preserve">The </w:t>
      </w:r>
      <w:r w:rsidRPr="005603F4">
        <w:rPr>
          <w:rStyle w:val="Entity"/>
        </w:rPr>
        <w:t>specification</w:t>
      </w:r>
      <w:r>
        <w:rPr>
          <w:lang w:val="en-CA"/>
        </w:rPr>
        <w:t xml:space="preserve"> </w:t>
      </w:r>
      <w:r w:rsidR="00A14461">
        <w:rPr>
          <w:lang w:val="en-CA"/>
        </w:rPr>
        <w:t xml:space="preserve">property </w:t>
      </w:r>
      <w:r w:rsidR="001A5E53">
        <w:rPr>
          <w:lang w:val="en-CA"/>
        </w:rPr>
        <w:t>is</w:t>
      </w:r>
      <w:r w:rsidR="00816874">
        <w:rPr>
          <w:lang w:val="en-CA"/>
        </w:rPr>
        <w:t xml:space="preserve"> an association between a </w:t>
      </w:r>
      <w:r w:rsidR="00816874" w:rsidRPr="005603F4">
        <w:rPr>
          <w:rStyle w:val="Entity"/>
        </w:rPr>
        <w:t>BoreholeInterval</w:t>
      </w:r>
      <w:r w:rsidR="00816874">
        <w:rPr>
          <w:lang w:val="en-CA"/>
        </w:rPr>
        <w:t xml:space="preserve"> and a </w:t>
      </w:r>
      <w:r w:rsidR="00816874" w:rsidRPr="005603F4">
        <w:rPr>
          <w:rStyle w:val="Entity"/>
        </w:rPr>
        <w:t>GFI_Feature</w:t>
      </w:r>
      <w:r w:rsidR="00816874">
        <w:rPr>
          <w:lang w:val="en-CA"/>
        </w:rPr>
        <w:t xml:space="preserv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w:t>
      </w:r>
      <w:r w:rsidR="00816874" w:rsidRPr="005603F4">
        <w:rPr>
          <w:rStyle w:val="Entity"/>
        </w:rPr>
        <w:t>GeologicUnit</w:t>
      </w:r>
      <w:r w:rsidR="00816874">
        <w:rPr>
          <w:lang w:val="en-CA"/>
        </w:rPr>
        <w:t xml:space="preserve">).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w:t>
      </w:r>
      <w:r w:rsidR="00816874" w:rsidRPr="005603F4">
        <w:rPr>
          <w:rStyle w:val="Entity"/>
        </w:rPr>
        <w:t>sampledFeature</w:t>
      </w:r>
      <w:r w:rsidR="00816874" w:rsidRPr="00816874">
        <w:rPr>
          <w:lang w:val="en-CA"/>
        </w:rPr>
        <w:t>".</w:t>
      </w:r>
    </w:p>
    <w:p w14:paraId="6D297C19" w14:textId="0FAFE497" w:rsidR="00816874" w:rsidRPr="001A5E53" w:rsidRDefault="00816874" w:rsidP="001A5E53">
      <w:pPr>
        <w:pStyle w:val="Heading5"/>
        <w:rPr>
          <w:lang w:val="en-CA"/>
        </w:rPr>
      </w:pPr>
      <w:r w:rsidRPr="00D970E9">
        <w:rPr>
          <w:lang w:val="en-CA"/>
        </w:rPr>
        <w:t>mappedIntervalBegin</w:t>
      </w:r>
    </w:p>
    <w:p w14:paraId="4D141EC6" w14:textId="6C15D36A" w:rsidR="00816874" w:rsidRDefault="00816874" w:rsidP="00CD7325">
      <w:pPr>
        <w:rPr>
          <w:lang w:val="en-CA"/>
        </w:rPr>
      </w:pPr>
      <w:r>
        <w:rPr>
          <w:lang w:val="en-CA"/>
        </w:rPr>
        <w:t xml:space="preserve">The property </w:t>
      </w:r>
      <w:r w:rsidRPr="005603F4">
        <w:rPr>
          <w:rStyle w:val="Entity"/>
        </w:rPr>
        <w:t>mappedIntervalBegin</w:t>
      </w:r>
      <w:r>
        <w:rPr>
          <w:lang w:val="en-CA"/>
        </w:rPr>
        <w:t xml:space="preserve">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measurement) corresponding to t</w:t>
      </w:r>
      <w:r w:rsidRPr="00816874">
        <w:rPr>
          <w:lang w:val="en-CA"/>
        </w:rPr>
        <w:t xml:space="preserve">he measured distance of the start of the mapped </w:t>
      </w:r>
      <w:r w:rsidRPr="00816874">
        <w:rPr>
          <w:lang w:val="en-CA"/>
        </w:rPr>
        <w:lastRenderedPageBreak/>
        <w:t xml:space="preserve">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3410AD70" w:rsidR="00816874" w:rsidRPr="00D12552" w:rsidRDefault="00816874" w:rsidP="00B678D8">
            <w:pPr>
              <w:pStyle w:val="Tabletext10"/>
              <w:jc w:val="left"/>
              <w:rPr>
                <w:rStyle w:val="reqtext"/>
                <w:lang w:val="en-CA"/>
              </w:rPr>
            </w:pPr>
            <w:r>
              <w:rPr>
                <w:rStyle w:val="reqtext"/>
                <w:lang w:val="en-CA"/>
              </w:rPr>
              <w:t xml:space="preserve">The value of mappedIntervalBegin SHALL be less or equal to the value of </w:t>
            </w:r>
            <w:r w:rsidR="00B678D8">
              <w:rPr>
                <w:rStyle w:val="reqtext"/>
                <w:lang w:val="en-CA"/>
              </w:rPr>
              <w:t>mappedI</w:t>
            </w:r>
            <w:r>
              <w:rPr>
                <w:rStyle w:val="reqtext"/>
                <w:lang w:val="en-CA"/>
              </w:rPr>
              <w:t>ntervalEnd.</w:t>
            </w:r>
          </w:p>
        </w:tc>
      </w:tr>
    </w:tbl>
    <w:p w14:paraId="7EC2C238" w14:textId="77777777" w:rsidR="00816874" w:rsidRDefault="00816874" w:rsidP="00816874">
      <w:pPr>
        <w:rPr>
          <w:lang w:val="en-CA"/>
        </w:rPr>
      </w:pPr>
    </w:p>
    <w:p w14:paraId="6CACFBAF" w14:textId="3580E356" w:rsidR="008B42C0" w:rsidRPr="001A5E53" w:rsidRDefault="00816874" w:rsidP="001A5E53">
      <w:pPr>
        <w:pStyle w:val="Heading5"/>
        <w:rPr>
          <w:lang w:val="en-CA"/>
        </w:rPr>
      </w:pPr>
      <w:r w:rsidRPr="00816874">
        <w:rPr>
          <w:lang w:val="en-CA"/>
        </w:rPr>
        <w:t>mappedIntervalEnd</w:t>
      </w:r>
    </w:p>
    <w:p w14:paraId="7AAC0E09" w14:textId="3E078114" w:rsidR="00816874" w:rsidRDefault="00816874" w:rsidP="00CD7325">
      <w:pPr>
        <w:rPr>
          <w:lang w:val="en-CA"/>
        </w:rPr>
      </w:pPr>
      <w:r>
        <w:rPr>
          <w:lang w:val="en-CA"/>
        </w:rPr>
        <w:t xml:space="preserve">The </w:t>
      </w:r>
      <w:r w:rsidRPr="005603F4">
        <w:rPr>
          <w:rStyle w:val="Entity"/>
        </w:rPr>
        <w:t>mappedIntervalEnd</w:t>
      </w:r>
      <w:r>
        <w:rPr>
          <w:lang w:val="en-CA"/>
        </w:rPr>
        <w:t xml:space="preserve"> property (</w:t>
      </w:r>
      <w:r w:rsidR="00253146" w:rsidRPr="005603F4">
        <w:rPr>
          <w:rStyle w:val="Entity"/>
        </w:rPr>
        <w:t>SWE::Quantity</w:t>
      </w:r>
      <w:r>
        <w:rPr>
          <w:lang w:val="en-CA"/>
        </w:rPr>
        <w:t xml:space="preserve">) </w:t>
      </w:r>
      <w:r w:rsidR="001A5E53">
        <w:rPr>
          <w:lang w:val="en-CA"/>
        </w:rPr>
        <w:t>is</w:t>
      </w:r>
      <w:r>
        <w:rPr>
          <w:lang w:val="en-CA"/>
        </w:rPr>
        <w:t xml:space="preserv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w:t>
      </w:r>
      <w:r w:rsidRPr="005603F4">
        <w:rPr>
          <w:rStyle w:val="Entity"/>
        </w:rPr>
        <w:t>mappedIntervalEnd</w:t>
      </w:r>
      <w:r w:rsidRPr="00816874">
        <w:rPr>
          <w:lang w:val="en-CA"/>
        </w:rPr>
        <w:t xml:space="preserve"> value. </w:t>
      </w:r>
    </w:p>
    <w:p w14:paraId="1D0D8B8E" w14:textId="7B17DFB9" w:rsidR="008B42C0" w:rsidRPr="001A5E53" w:rsidRDefault="008B42C0" w:rsidP="001A5E53">
      <w:pPr>
        <w:pStyle w:val="Heading5"/>
        <w:rPr>
          <w:lang w:val="en-CA"/>
        </w:rPr>
      </w:pPr>
      <w:r w:rsidRPr="008B42C0">
        <w:rPr>
          <w:lang w:val="en-CA"/>
        </w:rPr>
        <w:t>collectionIdentifier</w:t>
      </w:r>
    </w:p>
    <w:p w14:paraId="4B037CC1" w14:textId="5E6DDD41" w:rsidR="008152AF" w:rsidRDefault="008B42C0" w:rsidP="00CD7325">
      <w:pPr>
        <w:rPr>
          <w:lang w:val="en-CA"/>
        </w:rPr>
      </w:pPr>
      <w:r>
        <w:rPr>
          <w:lang w:val="en-CA"/>
        </w:rPr>
        <w:t xml:space="preserve">The </w:t>
      </w:r>
      <w:r w:rsidRPr="005603F4">
        <w:rPr>
          <w:rStyle w:val="Entity"/>
        </w:rPr>
        <w:t>collectionIdentifier:ScopedName</w:t>
      </w:r>
      <w:r>
        <w:rPr>
          <w:lang w:val="en-CA"/>
        </w:rPr>
        <w:t xml:space="preserve"> </w:t>
      </w:r>
      <w:r w:rsidR="001A5E53">
        <w:rPr>
          <w:lang w:val="en-CA"/>
        </w:rPr>
        <w:t xml:space="preserve">is </w:t>
      </w:r>
      <w:r>
        <w:rPr>
          <w:lang w:val="en-CA"/>
        </w:rPr>
        <w:t xml:space="preserve">a string unique within a scope that identifies a collection </w:t>
      </w:r>
      <w:r w:rsidR="001A5E53">
        <w:rPr>
          <w:lang w:val="en-CA"/>
        </w:rPr>
        <w:t>grouping</w:t>
      </w:r>
      <w:r w:rsidRPr="008B42C0">
        <w:rPr>
          <w:lang w:val="en-CA"/>
        </w:rPr>
        <w:t xml:space="preserve"> </w:t>
      </w:r>
      <w:r w:rsidRPr="005603F4">
        <w:rPr>
          <w:rStyle w:val="Entity"/>
        </w:rPr>
        <w:t>BoreholeIntervals</w:t>
      </w:r>
      <w:r w:rsidRPr="008B42C0">
        <w:rPr>
          <w:lang w:val="en-CA"/>
        </w:rPr>
        <w:t xml:space="preserve"> </w:t>
      </w:r>
      <w:r w:rsidR="001A5E53">
        <w:rPr>
          <w:lang w:val="en-CA"/>
        </w:rPr>
        <w:t>into</w:t>
      </w:r>
      <w:r w:rsidRPr="008B42C0">
        <w:rPr>
          <w:lang w:val="en-CA"/>
        </w:rPr>
        <w:t xml:space="preserve"> multiple logs on a single borehole. </w:t>
      </w:r>
      <w:r w:rsidR="001A5E53">
        <w:rPr>
          <w:lang w:val="en-CA"/>
        </w:rPr>
        <w:t xml:space="preserve">The </w:t>
      </w:r>
      <w:r w:rsidR="005603F4">
        <w:rPr>
          <w:lang w:val="en-CA"/>
        </w:rPr>
        <w:t>n</w:t>
      </w:r>
      <w:r w:rsidRPr="008B42C0">
        <w:rPr>
          <w:lang w:val="en-CA"/>
        </w:rPr>
        <w:t>ame should identify a particular log observation event.</w:t>
      </w:r>
    </w:p>
    <w:p w14:paraId="601DF893" w14:textId="3CAA82A2" w:rsidR="008C1955" w:rsidRPr="001A5E53" w:rsidRDefault="008152AF" w:rsidP="00CD7325">
      <w:pPr>
        <w:pStyle w:val="Heading5"/>
        <w:rPr>
          <w:lang w:val="en-CA"/>
        </w:rPr>
      </w:pPr>
      <w:r>
        <w:rPr>
          <w:lang w:val="en-CA"/>
        </w:rPr>
        <w:t>parentBorehole</w:t>
      </w:r>
    </w:p>
    <w:p w14:paraId="2CAECBCF" w14:textId="389F5799" w:rsidR="008152AF" w:rsidRDefault="008152AF" w:rsidP="00CD7325">
      <w:pPr>
        <w:rPr>
          <w:lang w:val="en-CA"/>
        </w:rPr>
      </w:pPr>
      <w:r>
        <w:rPr>
          <w:lang w:val="en-CA"/>
        </w:rPr>
        <w:t xml:space="preserve">The property </w:t>
      </w:r>
      <w:r w:rsidRPr="005603F4">
        <w:rPr>
          <w:rStyle w:val="Entity"/>
        </w:rPr>
        <w:t>parentBorehole</w:t>
      </w:r>
      <w:r>
        <w:rPr>
          <w:lang w:val="en-CA"/>
        </w:rPr>
        <w:t xml:space="preserve"> </w:t>
      </w:r>
      <w:r w:rsidR="001A5E53">
        <w:rPr>
          <w:lang w:val="en-CA"/>
        </w:rPr>
        <w:t>is</w:t>
      </w:r>
      <w:r>
        <w:rPr>
          <w:lang w:val="en-CA"/>
        </w:rPr>
        <w:t xml:space="preserve"> an association between a </w:t>
      </w:r>
      <w:r w:rsidRPr="005603F4">
        <w:rPr>
          <w:rStyle w:val="Entity"/>
        </w:rPr>
        <w:t>BoreholeInterval</w:t>
      </w:r>
      <w:r>
        <w:rPr>
          <w:lang w:val="en-CA"/>
        </w:rPr>
        <w:t xml:space="preserve"> and a </w:t>
      </w:r>
      <w:r w:rsidRPr="005603F4">
        <w:rPr>
          <w:rStyle w:val="Entity"/>
        </w:rPr>
        <w:t>Borehole</w:t>
      </w:r>
      <w:r>
        <w:rPr>
          <w:lang w:val="en-CA"/>
        </w:rPr>
        <w:t xml:space="preserve"> which is the borehole in context for this interval.</w:t>
      </w:r>
    </w:p>
    <w:p w14:paraId="5366A7B9" w14:textId="348885A2" w:rsidR="008152AF" w:rsidRPr="001A5E53" w:rsidRDefault="008152AF" w:rsidP="001A5E53">
      <w:pPr>
        <w:pStyle w:val="Heading5"/>
        <w:rPr>
          <w:lang w:val="en-CA"/>
        </w:rPr>
      </w:pPr>
      <w:r>
        <w:rPr>
          <w:lang w:val="en-CA"/>
        </w:rPr>
        <w:t>s</w:t>
      </w:r>
      <w:r w:rsidRPr="00D970E9">
        <w:rPr>
          <w:lang w:val="en-CA"/>
        </w:rPr>
        <w:t>hape</w:t>
      </w:r>
    </w:p>
    <w:p w14:paraId="6AA856F7" w14:textId="10D0DBD4" w:rsidR="008152AF" w:rsidRDefault="008152AF">
      <w:pPr>
        <w:rPr>
          <w:lang w:val="en-CA"/>
        </w:rPr>
      </w:pPr>
      <w:r w:rsidRPr="008152AF">
        <w:rPr>
          <w:lang w:val="en-CA"/>
        </w:rPr>
        <w:t xml:space="preserve">The property </w:t>
      </w:r>
      <w:r w:rsidRPr="005603F4">
        <w:rPr>
          <w:rStyle w:val="Entity"/>
        </w:rPr>
        <w:t>shape:GM_Object</w:t>
      </w:r>
      <w:r w:rsidRPr="008152AF">
        <w:rPr>
          <w:lang w:val="en-CA"/>
        </w:rPr>
        <w:t xml:space="preserve"> </w:t>
      </w:r>
      <w:r w:rsidR="001A5E53">
        <w:rPr>
          <w:lang w:val="en-CA"/>
        </w:rPr>
        <w:t>is a</w:t>
      </w:r>
      <w:r w:rsidRPr="008152AF">
        <w:rPr>
          <w:lang w:val="en-CA"/>
        </w:rPr>
        <w:t xml:space="preserve"> 1-D interval (</w:t>
      </w:r>
      <w:r w:rsidR="00B45030" w:rsidRPr="008152AF">
        <w:rPr>
          <w:lang w:val="en-CA"/>
        </w:rPr>
        <w:t>e.g.</w:t>
      </w:r>
      <w:r w:rsidRPr="008152AF">
        <w:rPr>
          <w:lang w:val="en-CA"/>
        </w:rPr>
        <w:t xml:space="preserve">, a "from" and "to", or "top" and "base" measurement) </w:t>
      </w:r>
      <w:r w:rsidR="00D35A1F">
        <w:rPr>
          <w:lang w:val="en-CA"/>
        </w:rPr>
        <w:t>covering</w:t>
      </w:r>
      <w:r w:rsidRPr="008152AF">
        <w:rPr>
          <w:lang w:val="en-CA"/>
        </w:rPr>
        <w:t xml:space="preserve"> the same distance as </w:t>
      </w:r>
      <w:r w:rsidRPr="005603F4">
        <w:rPr>
          <w:rStyle w:val="Entity"/>
        </w:rPr>
        <w:t>mappedIntervalBegin</w:t>
      </w:r>
      <w:r w:rsidRPr="008152AF">
        <w:rPr>
          <w:lang w:val="en-CA"/>
        </w:rPr>
        <w:t xml:space="preserve"> and </w:t>
      </w:r>
      <w:r w:rsidRPr="005603F4">
        <w:rPr>
          <w:rStyle w:val="Entity"/>
        </w:rPr>
        <w:t>mappedIntervalEnd</w:t>
      </w:r>
      <w:r>
        <w:rPr>
          <w:lang w:val="en-CA"/>
        </w:rPr>
        <w:t>.  The geometry shall use</w:t>
      </w:r>
      <w:r w:rsidRPr="008152AF">
        <w:rPr>
          <w:lang w:val="en-CA"/>
        </w:rPr>
        <w:t xml:space="preserve"> a reference to the borehole as </w:t>
      </w:r>
      <w:r w:rsidR="00680CF9">
        <w:rPr>
          <w:lang w:val="en-CA"/>
        </w:rPr>
        <w:t>the C</w:t>
      </w:r>
      <w:r w:rsidRPr="008152AF">
        <w:rPr>
          <w:lang w:val="en-CA"/>
        </w:rPr>
        <w:t>RS of the containing borehole.</w:t>
      </w:r>
    </w:p>
    <w:p w14:paraId="53B2BF35" w14:textId="63BE345A" w:rsidR="00B3403C" w:rsidRDefault="00B3403C" w:rsidP="00B3403C">
      <w:pPr>
        <w:rPr>
          <w:lang w:val="en-CA"/>
        </w:rPr>
      </w:pPr>
      <w:bookmarkStart w:id="880" w:name="BKM_73DD4A6D_1BCE_421F_B6B6_00A34E56B7BC"/>
      <w:bookmarkStart w:id="881" w:name="BKM_C7D17ABA_A07A_45C4_8096_F592A2DCBF59"/>
      <w:bookmarkStart w:id="882" w:name="BKM_7AC10AA1_3FE2_4E49_AD1F_C27423759ACA"/>
      <w:bookmarkStart w:id="883" w:name="BKM_E1DEAC71_7DFE_439E_9E4B_2C2A15DE8E14"/>
      <w:bookmarkStart w:id="884" w:name="BKM_DEBFAE1D_DC46_4CB5_8920_4391F9626B7A"/>
      <w:bookmarkStart w:id="885" w:name="BKM_EB3A6321_4939_429E_A4B6_C36556700F0A"/>
      <w:bookmarkEnd w:id="880"/>
      <w:bookmarkEnd w:id="881"/>
      <w:bookmarkEnd w:id="882"/>
      <w:bookmarkEnd w:id="883"/>
      <w:bookmarkEnd w:id="884"/>
      <w:bookmarkEnd w:id="885"/>
      <w:r w:rsidRPr="00B3403C">
        <w:rPr>
          <w:lang w:val="en-CA"/>
        </w:rPr>
        <w:t>Encoding of a</w:t>
      </w:r>
      <w:r w:rsidR="00B45030">
        <w:rPr>
          <w:lang w:val="en-CA"/>
        </w:rPr>
        <w:t>n</w:t>
      </w:r>
      <w:r w:rsidRPr="00B3403C">
        <w:rPr>
          <w:lang w:val="en-CA"/>
        </w:rPr>
        <w:t xml:space="preserve"> interval within the borehole using </w:t>
      </w:r>
      <w:r w:rsidR="005603F4" w:rsidRPr="005603F4">
        <w:rPr>
          <w:rStyle w:val="Entity"/>
        </w:rPr>
        <w:t>GEO::</w:t>
      </w:r>
      <w:r w:rsidRPr="005603F4">
        <w:rPr>
          <w:rStyle w:val="Entity"/>
        </w:rPr>
        <w:t>GM_LineString</w:t>
      </w:r>
      <w:r w:rsidRPr="00B3403C">
        <w:rPr>
          <w:lang w:val="en-CA"/>
        </w:rPr>
        <w:t xml:space="preserve"> </w:t>
      </w:r>
      <w:r w:rsidR="00D35A1F">
        <w:rPr>
          <w:lang w:val="en-CA"/>
        </w:rPr>
        <w:t>shall</w:t>
      </w:r>
      <w:r w:rsidRPr="00B3403C">
        <w:rPr>
          <w:lang w:val="en-CA"/>
        </w:rPr>
        <w:t xml:space="preserve"> consist of two 1D points only (the start and end point of the interval, measured as distance from the borehole collar), with CRS corresponding to the borehole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 xml:space="preserve">Interval SHALL be encoded with </w:t>
            </w:r>
            <w:r w:rsidRPr="005603F4">
              <w:rPr>
                <w:rStyle w:val="Entity"/>
              </w:rPr>
              <w:t>GM_LineString</w:t>
            </w:r>
            <w:r>
              <w:rPr>
                <w:rStyle w:val="reqtext"/>
                <w:lang w:val="en-CA"/>
              </w:rPr>
              <w:t xml:space="preserve">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1C8C0F62"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sidR="007078B0">
              <w:rPr>
                <w:rStyle w:val="requri"/>
                <w:lang w:val="en-CA"/>
              </w:rPr>
              <w:t>interval-1D-C</w:t>
            </w:r>
            <w:r>
              <w:rPr>
                <w:rStyle w:val="requri"/>
                <w:lang w:val="en-CA"/>
              </w:rPr>
              <w:t>RS</w:t>
            </w:r>
          </w:p>
        </w:tc>
        <w:tc>
          <w:tcPr>
            <w:tcW w:w="4678" w:type="dxa"/>
            <w:tcBorders>
              <w:left w:val="nil"/>
            </w:tcBorders>
            <w:shd w:val="clear" w:color="auto" w:fill="auto"/>
          </w:tcPr>
          <w:p w14:paraId="57803D1B" w14:textId="3A1584BD" w:rsidR="00B3403C" w:rsidRPr="00D12552" w:rsidRDefault="00B3403C" w:rsidP="00B678D8">
            <w:pPr>
              <w:pStyle w:val="Tabletext10"/>
              <w:jc w:val="left"/>
              <w:rPr>
                <w:rStyle w:val="reqtext"/>
                <w:lang w:val="en-CA"/>
              </w:rPr>
            </w:pPr>
            <w:r>
              <w:rPr>
                <w:rStyle w:val="reqtext"/>
                <w:lang w:val="en-CA"/>
              </w:rPr>
              <w:t xml:space="preserve">Coordinate Reference System of interval geometries SHALL use </w:t>
            </w:r>
            <w:r w:rsidR="008605F3">
              <w:rPr>
                <w:rStyle w:val="reqtext"/>
                <w:lang w:val="en-CA"/>
              </w:rPr>
              <w:t xml:space="preserve">the borehole </w:t>
            </w:r>
            <w:r w:rsidR="00B678D8">
              <w:rPr>
                <w:rStyle w:val="reqtext"/>
                <w:lang w:val="en-CA"/>
              </w:rPr>
              <w:t>geometry.</w:t>
            </w:r>
          </w:p>
        </w:tc>
      </w:tr>
    </w:tbl>
    <w:p w14:paraId="54E334C7" w14:textId="77777777" w:rsidR="00B3403C" w:rsidRDefault="00B3403C" w:rsidP="00B3403C"/>
    <w:p w14:paraId="2BF43C1C" w14:textId="167DCF58"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00680CF9">
        <w:t>[</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AU" w:eastAsia="en-AU"/>
        </w:rPr>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3CA3F3FD" w:rsidR="008023AC" w:rsidRDefault="008023AC" w:rsidP="00D20646">
      <w:pPr>
        <w:pStyle w:val="Caption"/>
      </w:pPr>
      <w:r>
        <w:t xml:space="preserve">Figure </w:t>
      </w:r>
      <w:r>
        <w:fldChar w:fldCharType="begin"/>
      </w:r>
      <w:r>
        <w:instrText xml:space="preserve"> SEQ Figure \* ARABIC </w:instrText>
      </w:r>
      <w:r>
        <w:fldChar w:fldCharType="separate"/>
      </w:r>
      <w:r w:rsidR="00AD44BE">
        <w:rPr>
          <w:noProof/>
        </w:rPr>
        <w:t>78</w:t>
      </w:r>
      <w:r>
        <w:fldChar w:fldCharType="end"/>
      </w:r>
      <w:r>
        <w:t xml:space="preserve"> : Top part of Figure 2 </w:t>
      </w:r>
      <w:r w:rsidR="00680CF9">
        <w:t>from [</w:t>
      </w:r>
      <w:r w:rsidR="00680CF9">
        <w:fldChar w:fldCharType="begin"/>
      </w:r>
      <w:r w:rsidR="00680CF9">
        <w:instrText xml:space="preserve"> REF _Ref458067157 \n \h </w:instrText>
      </w:r>
      <w:r w:rsidR="00680CF9">
        <w:fldChar w:fldCharType="separate"/>
      </w:r>
      <w:r w:rsidR="00AD44BE">
        <w:t>18</w:t>
      </w:r>
      <w:r w:rsidR="00680CF9">
        <w:fldChar w:fldCharType="end"/>
      </w:r>
      <w:r w:rsidR="00680CF9">
        <w:t>]</w:t>
      </w:r>
    </w:p>
    <w:p w14:paraId="1E3D0C82" w14:textId="77777777" w:rsidR="00302FB5" w:rsidRDefault="00302FB5">
      <w:r>
        <w:t xml:space="preserve">Encoding of the first lithostratigraphic and magnetostratigraphic units showing how the collection identifiers group </w:t>
      </w:r>
      <w:r w:rsidRPr="00680CF9">
        <w:rPr>
          <w:rStyle w:val="Entity"/>
        </w:rPr>
        <w:t>BoreholeIntervals</w:t>
      </w:r>
      <w:r>
        <w:t xml:space="preserve"> into two groups.</w:t>
      </w:r>
    </w:p>
    <w:p w14:paraId="0D1D71A6" w14:textId="427C6C02" w:rsidR="00302FB5" w:rsidRDefault="00F658C5" w:rsidP="00385D07">
      <w:pPr>
        <w:keepNext/>
      </w:pPr>
      <w:r>
        <w:rPr>
          <w:noProof/>
          <w:lang w:val="en-AU" w:eastAsia="en-AU"/>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Caption"/>
      </w:pPr>
      <w:r>
        <w:t xml:space="preserve">Figure </w:t>
      </w:r>
      <w:r>
        <w:fldChar w:fldCharType="begin"/>
      </w:r>
      <w:r>
        <w:instrText xml:space="preserve"> SEQ Figure \* ARABIC </w:instrText>
      </w:r>
      <w:r>
        <w:fldChar w:fldCharType="separate"/>
      </w:r>
      <w:r w:rsidR="00AD44BE">
        <w:rPr>
          <w:noProof/>
        </w:rPr>
        <w:t>79</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bookmarkStart w:id="886" w:name="_Ref456518173"/>
      <w:r>
        <w:rPr>
          <w:lang w:val="en-CA"/>
        </w:rPr>
        <w:t>BoreholeDetails</w:t>
      </w:r>
      <w:bookmarkEnd w:id="886"/>
    </w:p>
    <w:p w14:paraId="09574B73" w14:textId="77777777" w:rsidR="00D30B51" w:rsidRDefault="00D30B51" w:rsidP="00CD7325">
      <w:pPr>
        <w:rPr>
          <w:lang w:val="en-CA"/>
        </w:rPr>
      </w:pPr>
    </w:p>
    <w:p w14:paraId="4A744A94" w14:textId="42A00D43" w:rsidR="00D30B51" w:rsidRDefault="00195EBB" w:rsidP="00CD7325">
      <w:pPr>
        <w:rPr>
          <w:lang w:val="en-CA"/>
        </w:rPr>
      </w:pPr>
      <w:r w:rsidRPr="005603F4">
        <w:rPr>
          <w:rStyle w:val="Entity"/>
        </w:rPr>
        <w:t>BoreholeDetails</w:t>
      </w:r>
      <w:r>
        <w:rPr>
          <w:lang w:val="en-CA"/>
        </w:rPr>
        <w:t xml:space="preserve">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w:t>
      </w:r>
      <w:r w:rsidR="00D35A1F">
        <w:rPr>
          <w:lang w:val="en-CA"/>
        </w:rPr>
        <w:t>It contains metadata about the parties involved in the drilling, the storage of drilled material and other information relevant to the borehol</w:t>
      </w:r>
      <w:r w:rsidR="00AB4325">
        <w:rPr>
          <w:lang w:val="en-CA"/>
        </w:rPr>
        <w:t xml:space="preserve">e as a whole.  Properties that may vary along the borehole path are managed in </w:t>
      </w:r>
      <w:r w:rsidR="00AB4325" w:rsidRPr="005603F4">
        <w:rPr>
          <w:rStyle w:val="Entity"/>
        </w:rPr>
        <w:t>DrillingDetails</w:t>
      </w:r>
      <w:r w:rsidR="00AB4325">
        <w:rPr>
          <w:lang w:val="en-CA"/>
        </w:rPr>
        <w:t xml:space="preserve"> (</w:t>
      </w:r>
      <w:r w:rsidR="00AB4325">
        <w:rPr>
          <w:lang w:val="en-CA"/>
        </w:rPr>
        <w:fldChar w:fldCharType="begin"/>
      </w:r>
      <w:r w:rsidR="00AB4325">
        <w:rPr>
          <w:lang w:val="en-CA"/>
        </w:rPr>
        <w:instrText xml:space="preserve"> REF _Ref456518000 \r \h </w:instrText>
      </w:r>
      <w:r w:rsidR="00AB4325">
        <w:rPr>
          <w:lang w:val="en-CA"/>
        </w:rPr>
      </w:r>
      <w:r w:rsidR="00AB4325">
        <w:rPr>
          <w:lang w:val="en-CA"/>
        </w:rPr>
        <w:fldChar w:fldCharType="separate"/>
      </w:r>
      <w:r w:rsidR="00AD44BE">
        <w:rPr>
          <w:lang w:val="en-CA"/>
        </w:rPr>
        <w:t>8.7.1.2</w:t>
      </w:r>
      <w:r w:rsidR="00AB4325">
        <w:rPr>
          <w:lang w:val="en-CA"/>
        </w:rPr>
        <w:fldChar w:fldCharType="end"/>
      </w:r>
      <w:r w:rsidR="00AB4325">
        <w:rPr>
          <w:lang w:val="en-CA"/>
        </w:rPr>
        <w:t>).</w:t>
      </w:r>
    </w:p>
    <w:p w14:paraId="33535719" w14:textId="7541AB28" w:rsidR="00D30B51" w:rsidRDefault="0095264C" w:rsidP="00D30B51">
      <w:pPr>
        <w:keepNext/>
      </w:pPr>
      <w:r>
        <w:rPr>
          <w:noProof/>
          <w:lang w:val="en-AU" w:eastAsia="en-AU"/>
        </w:rPr>
        <w:lastRenderedPageBreak/>
        <w:drawing>
          <wp:inline distT="0" distB="0" distL="0" distR="0" wp14:anchorId="407AAC45" wp14:editId="30112BC9">
            <wp:extent cx="5486400" cy="5201285"/>
            <wp:effectExtent l="0" t="0" r="0" b="0"/>
            <wp:docPr id="526" name="Imag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6400" cy="5201285"/>
                    </a:xfrm>
                    <a:prstGeom prst="rect">
                      <a:avLst/>
                    </a:prstGeom>
                    <a:noFill/>
                    <a:ln>
                      <a:noFill/>
                    </a:ln>
                  </pic:spPr>
                </pic:pic>
              </a:graphicData>
            </a:graphic>
          </wp:inline>
        </w:drawing>
      </w:r>
    </w:p>
    <w:p w14:paraId="5AD6E1DD" w14:textId="582BE605"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80</w:t>
      </w:r>
      <w:r w:rsidR="00673E83">
        <w:rPr>
          <w:noProof/>
        </w:rPr>
        <w:fldChar w:fldCharType="end"/>
      </w:r>
      <w:r>
        <w:t>: Borehole details</w:t>
      </w:r>
      <w:r w:rsidR="00B8253A">
        <w:t xml:space="preserve"> context diagram.</w:t>
      </w:r>
    </w:p>
    <w:p w14:paraId="11E45615" w14:textId="3ADD6881" w:rsidR="008C1955" w:rsidRPr="00AB4325" w:rsidRDefault="00195EBB" w:rsidP="00195EBB">
      <w:pPr>
        <w:pStyle w:val="Heading5"/>
        <w:rPr>
          <w:lang w:val="en-CA"/>
        </w:rPr>
      </w:pPr>
      <w:r>
        <w:rPr>
          <w:lang w:val="en-CA"/>
        </w:rPr>
        <w:t>o</w:t>
      </w:r>
      <w:r w:rsidRPr="00D970E9">
        <w:rPr>
          <w:lang w:val="en-CA"/>
        </w:rPr>
        <w:t>perator</w:t>
      </w:r>
    </w:p>
    <w:p w14:paraId="46D94315" w14:textId="2B042312" w:rsidR="00D30B51" w:rsidRPr="007078B0" w:rsidRDefault="00AB4325" w:rsidP="007078B0">
      <w:r>
        <w:rPr>
          <w:lang w:val="en-CA"/>
        </w:rPr>
        <w:t xml:space="preserve">The </w:t>
      </w:r>
      <w:r w:rsidRPr="005603F4">
        <w:rPr>
          <w:rStyle w:val="Entity"/>
        </w:rPr>
        <w:t>operator</w:t>
      </w:r>
      <w:r>
        <w:rPr>
          <w:lang w:val="en-CA"/>
        </w:rPr>
        <w:t xml:space="preserve"> property is </w:t>
      </w:r>
      <w:r w:rsidR="00195EBB">
        <w:rPr>
          <w:lang w:val="en-CA"/>
        </w:rPr>
        <w:t xml:space="preserve">an association between a </w:t>
      </w:r>
      <w:r w:rsidR="00195EBB" w:rsidRPr="005603F4">
        <w:rPr>
          <w:rStyle w:val="Entity"/>
        </w:rPr>
        <w:t>BoreholeDetails</w:t>
      </w:r>
      <w:r w:rsidR="00195EBB">
        <w:rPr>
          <w:lang w:val="en-CA"/>
        </w:rPr>
        <w:t xml:space="preserve"> and a </w:t>
      </w:r>
      <w:r w:rsidR="008C1955" w:rsidRPr="005603F4">
        <w:rPr>
          <w:rStyle w:val="Entity"/>
        </w:rPr>
        <w:t>CIT</w:t>
      </w:r>
      <w:r w:rsidR="00195EBB" w:rsidRPr="005603F4">
        <w:rPr>
          <w:rStyle w:val="Entity"/>
        </w:rPr>
        <w:t>:CI_ResponsibleParty</w:t>
      </w:r>
      <w:r w:rsidR="00195EBB">
        <w:rPr>
          <w:lang w:val="en-CA"/>
        </w:rPr>
        <w:t xml:space="preserve"> describing the o</w:t>
      </w:r>
      <w:r w:rsidR="00195EBB" w:rsidRPr="00195EBB">
        <w:rPr>
          <w:lang w:val="en-CA"/>
        </w:rPr>
        <w:t>rganisation responsible for commissioning the borehole (as opposed to drilling the borehole)</w:t>
      </w:r>
      <w:r w:rsidR="00195EBB">
        <w:rPr>
          <w:lang w:val="en-CA"/>
        </w:rPr>
        <w:t>.</w:t>
      </w:r>
      <w:bookmarkStart w:id="887" w:name="BKM_DD9713AD_C742_4E77_9937_E79AF8E3F761"/>
      <w:bookmarkEnd w:id="887"/>
    </w:p>
    <w:p w14:paraId="703B9A0E" w14:textId="25E48FB4" w:rsidR="00195EBB" w:rsidRPr="000A04A2" w:rsidRDefault="00195EBB" w:rsidP="00D20646">
      <w:pPr>
        <w:pStyle w:val="Heading5"/>
        <w:rPr>
          <w:lang w:val="en-CA"/>
        </w:rPr>
      </w:pPr>
      <w:r>
        <w:rPr>
          <w:lang w:val="en-CA"/>
        </w:rPr>
        <w:t>d</w:t>
      </w:r>
      <w:r w:rsidRPr="00D970E9">
        <w:rPr>
          <w:lang w:val="en-CA"/>
        </w:rPr>
        <w:t>riller</w:t>
      </w:r>
    </w:p>
    <w:p w14:paraId="685400A9" w14:textId="3BA5ADD3" w:rsidR="00195EBB" w:rsidRPr="007078B0" w:rsidRDefault="00195EBB" w:rsidP="007078B0">
      <w:pPr>
        <w:rPr>
          <w:lang w:val="en-CA"/>
        </w:rPr>
      </w:pPr>
      <w:r>
        <w:rPr>
          <w:lang w:val="en-CA"/>
        </w:rPr>
        <w:t xml:space="preserve">The </w:t>
      </w:r>
      <w:r w:rsidRPr="005603F4">
        <w:rPr>
          <w:rStyle w:val="Entity"/>
        </w:rPr>
        <w:t>driller</w:t>
      </w:r>
      <w:r>
        <w:rPr>
          <w:lang w:val="en-CA"/>
        </w:rPr>
        <w:t xml:space="preserve"> property </w:t>
      </w:r>
      <w:r w:rsidR="000A04A2">
        <w:rPr>
          <w:lang w:val="en-CA"/>
        </w:rPr>
        <w:t>is</w:t>
      </w:r>
      <w:r>
        <w:rPr>
          <w:lang w:val="en-CA"/>
        </w:rPr>
        <w:t xml:space="preserve"> an association between a </w:t>
      </w:r>
      <w:r w:rsidRPr="005603F4">
        <w:rPr>
          <w:rStyle w:val="Entity"/>
        </w:rPr>
        <w:t>BoreholeDetails</w:t>
      </w:r>
      <w:r>
        <w:rPr>
          <w:lang w:val="en-CA"/>
        </w:rPr>
        <w:t xml:space="preserve"> and a </w:t>
      </w:r>
      <w:r w:rsidR="008C1955" w:rsidRPr="005603F4">
        <w:rPr>
          <w:rStyle w:val="Entity"/>
        </w:rPr>
        <w:t>CIT</w:t>
      </w:r>
      <w:r w:rsidRPr="005603F4">
        <w:rPr>
          <w:rStyle w:val="Entity"/>
        </w:rPr>
        <w:t>:CI_ResponsibleParty</w:t>
      </w:r>
      <w:r>
        <w:rPr>
          <w:lang w:val="en-CA"/>
        </w:rPr>
        <w:t xml:space="preserve"> describing of the </w:t>
      </w:r>
      <w:r w:rsidRPr="00195EBB">
        <w:rPr>
          <w:lang w:val="en-CA"/>
        </w:rPr>
        <w:t>organisation responsible for drilling the borehole (as opposed to commissioning the borehole)</w:t>
      </w:r>
      <w:r w:rsidR="00B8253A">
        <w:rPr>
          <w:lang w:val="en-CA"/>
        </w:rPr>
        <w:t>.</w:t>
      </w:r>
    </w:p>
    <w:p w14:paraId="277FCCCD" w14:textId="554244AE" w:rsidR="00195EBB" w:rsidRDefault="00195EBB" w:rsidP="00D20646">
      <w:pPr>
        <w:pStyle w:val="Heading5"/>
        <w:rPr>
          <w:lang w:val="en-CA"/>
        </w:rPr>
      </w:pPr>
      <w:r w:rsidRPr="00195EBB">
        <w:rPr>
          <w:lang w:val="en-CA"/>
        </w:rPr>
        <w:t>dateOfDrilling</w:t>
      </w:r>
    </w:p>
    <w:p w14:paraId="6A51A312" w14:textId="27544B5C" w:rsidR="00195EBB" w:rsidRDefault="00195EBB" w:rsidP="00D20646">
      <w:pPr>
        <w:rPr>
          <w:lang w:val="en-CA"/>
        </w:rPr>
      </w:pPr>
      <w:r>
        <w:rPr>
          <w:lang w:val="en-CA"/>
        </w:rPr>
        <w:t xml:space="preserve">The property </w:t>
      </w:r>
      <w:r w:rsidRPr="005603F4">
        <w:rPr>
          <w:rStyle w:val="Entity"/>
        </w:rPr>
        <w:t>dateOfDrilling:TM_Period</w:t>
      </w:r>
      <w:r>
        <w:rPr>
          <w:lang w:val="en-CA"/>
        </w:rPr>
        <w:t xml:space="preserve"> contain</w:t>
      </w:r>
      <w:r w:rsidR="000A04A2">
        <w:rPr>
          <w:lang w:val="en-CA"/>
        </w:rPr>
        <w:t>s</w:t>
      </w:r>
      <w:r>
        <w:rPr>
          <w:lang w:val="en-CA"/>
        </w:rPr>
        <w:t xml:space="preserve"> the </w:t>
      </w:r>
      <w:r w:rsidRPr="00195EBB">
        <w:rPr>
          <w:lang w:val="en-CA"/>
        </w:rPr>
        <w:t>time period during which drilling of the borehole occurred.</w:t>
      </w:r>
    </w:p>
    <w:p w14:paraId="7B34262E" w14:textId="16182CAE" w:rsidR="00195EBB" w:rsidRPr="000A04A2" w:rsidRDefault="00195EBB" w:rsidP="00D20646">
      <w:pPr>
        <w:pStyle w:val="Heading5"/>
        <w:rPr>
          <w:lang w:val="en-CA"/>
        </w:rPr>
      </w:pPr>
      <w:r w:rsidRPr="00195EBB">
        <w:rPr>
          <w:lang w:val="en-CA"/>
        </w:rPr>
        <w:lastRenderedPageBreak/>
        <w:t>startPoint</w:t>
      </w:r>
    </w:p>
    <w:p w14:paraId="2EE57EFF" w14:textId="40E676CA" w:rsidR="00195EBB" w:rsidRDefault="00195EBB" w:rsidP="00D20646">
      <w:pPr>
        <w:rPr>
          <w:lang w:val="en-CA"/>
        </w:rPr>
      </w:pPr>
      <w:r>
        <w:rPr>
          <w:lang w:val="en-CA"/>
        </w:rPr>
        <w:t xml:space="preserve">The property </w:t>
      </w:r>
      <w:r w:rsidRPr="005603F4">
        <w:rPr>
          <w:rStyle w:val="Entity"/>
        </w:rPr>
        <w:t>startPoint:BoreholeStartPointCode</w:t>
      </w:r>
      <w:r>
        <w:rPr>
          <w:lang w:val="en-CA"/>
        </w:rPr>
        <w:t xml:space="preserve"> provide</w:t>
      </w:r>
      <w:r w:rsidR="000A04A2">
        <w:rPr>
          <w:lang w:val="en-CA"/>
        </w:rPr>
        <w:t>s</w:t>
      </w:r>
      <w:r>
        <w:rPr>
          <w:lang w:val="en-CA"/>
        </w:rPr>
        <w:t xml:space="preserv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0C22F6C8" w14:textId="6210AEC2" w:rsidR="00195EBB" w:rsidRPr="000A04A2" w:rsidRDefault="00195EBB" w:rsidP="00D20646">
      <w:pPr>
        <w:pStyle w:val="Heading5"/>
        <w:rPr>
          <w:lang w:val="en-CA"/>
        </w:rPr>
      </w:pPr>
      <w:r w:rsidRPr="00195EBB">
        <w:rPr>
          <w:lang w:val="en-CA"/>
        </w:rPr>
        <w:t>inclinationType</w:t>
      </w:r>
    </w:p>
    <w:p w14:paraId="7353C6A2" w14:textId="5703AB67" w:rsidR="00195EBB" w:rsidRDefault="00195EBB" w:rsidP="00D20646">
      <w:pPr>
        <w:rPr>
          <w:lang w:val="en-CA"/>
        </w:rPr>
      </w:pPr>
      <w:r>
        <w:rPr>
          <w:lang w:val="en-CA"/>
        </w:rPr>
        <w:t xml:space="preserve">The property </w:t>
      </w:r>
      <w:r w:rsidRPr="0028745C">
        <w:rPr>
          <w:rStyle w:val="Entity"/>
        </w:rPr>
        <w:t>inclinationType:BoreholeInclinationCode</w:t>
      </w:r>
      <w:r>
        <w:rPr>
          <w:lang w:val="en-CA"/>
        </w:rPr>
        <w:t xml:space="preserve"> contain</w:t>
      </w:r>
      <w:r w:rsidR="000A04A2">
        <w:rPr>
          <w:lang w:val="en-CA"/>
        </w:rPr>
        <w:t>s</w:t>
      </w:r>
      <w:r>
        <w:rPr>
          <w:lang w:val="en-CA"/>
        </w:rPr>
        <w:t xml:space="preserve">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Heading5"/>
        <w:rPr>
          <w:lang w:val="en-CA"/>
        </w:rPr>
      </w:pPr>
      <w:r w:rsidRPr="00D970E9">
        <w:rPr>
          <w:lang w:val="en-CA"/>
        </w:rPr>
        <w:t>boreholeMaterialCustodian</w:t>
      </w:r>
    </w:p>
    <w:p w14:paraId="0C6DC586" w14:textId="1206582C"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28745C">
        <w:rPr>
          <w:rStyle w:val="Entity"/>
        </w:rPr>
        <w:t>boreholeMaterialCustodian</w:t>
      </w:r>
      <w:r>
        <w:rPr>
          <w:lang w:val="en-CA"/>
        </w:rPr>
        <w:t xml:space="preserve"> </w:t>
      </w:r>
      <w:r w:rsidR="000A04A2">
        <w:rPr>
          <w:lang w:val="en-CA"/>
        </w:rPr>
        <w:t>is</w:t>
      </w:r>
      <w:r>
        <w:rPr>
          <w:lang w:val="en-CA"/>
        </w:rPr>
        <w:t xml:space="preserve"> an association between a </w:t>
      </w:r>
      <w:r w:rsidRPr="0028745C">
        <w:rPr>
          <w:rStyle w:val="Entity"/>
        </w:rPr>
        <w:t>BoreholeDetails</w:t>
      </w:r>
      <w:r>
        <w:rPr>
          <w:lang w:val="en-CA"/>
        </w:rPr>
        <w:t xml:space="preserve"> and a </w:t>
      </w:r>
      <w:r w:rsidR="008C1955" w:rsidRPr="0028745C">
        <w:rPr>
          <w:rStyle w:val="Entity"/>
        </w:rPr>
        <w:t>CIT</w:t>
      </w:r>
      <w:r w:rsidRPr="0028745C">
        <w:rPr>
          <w:rStyle w:val="Entity"/>
        </w:rPr>
        <w:t>:CI_ResponsibleParty</w:t>
      </w:r>
      <w:r>
        <w:rPr>
          <w:lang w:val="en-CA"/>
        </w:rPr>
        <w:t xml:space="preserve">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44287952" w14:textId="12FA67A0" w:rsidR="0071071E" w:rsidRPr="000A04A2" w:rsidRDefault="0071071E" w:rsidP="000A04A2">
      <w:pPr>
        <w:pStyle w:val="Heading5"/>
        <w:rPr>
          <w:lang w:val="en-CA"/>
        </w:rPr>
      </w:pPr>
      <w:r>
        <w:rPr>
          <w:lang w:val="en-CA"/>
        </w:rPr>
        <w:t>p</w:t>
      </w:r>
      <w:r w:rsidRPr="0071071E">
        <w:rPr>
          <w:lang w:val="en-CA"/>
        </w:rPr>
        <w:t>urpose</w:t>
      </w:r>
    </w:p>
    <w:p w14:paraId="56F51479" w14:textId="0ABE7019" w:rsidR="0071071E" w:rsidRDefault="0071071E" w:rsidP="00D30B51">
      <w:pPr>
        <w:autoSpaceDE w:val="0"/>
        <w:autoSpaceDN w:val="0"/>
        <w:adjustRightInd w:val="0"/>
        <w:spacing w:after="0" w:line="240" w:lineRule="atLeast"/>
        <w:rPr>
          <w:lang w:val="en-CA"/>
        </w:rPr>
      </w:pPr>
      <w:r>
        <w:rPr>
          <w:lang w:val="en-CA"/>
        </w:rPr>
        <w:t xml:space="preserve">The property </w:t>
      </w:r>
      <w:r w:rsidRPr="0028745C">
        <w:rPr>
          <w:rStyle w:val="Entity"/>
        </w:rPr>
        <w:t>purpose:BoreholePurposeCode</w:t>
      </w:r>
      <w:r>
        <w:rPr>
          <w:lang w:val="en-CA"/>
        </w:rPr>
        <w:t xml:space="preserve"> contain</w:t>
      </w:r>
      <w:r w:rsidR="000A04A2">
        <w:rPr>
          <w:lang w:val="en-CA"/>
        </w:rPr>
        <w:t>s</w:t>
      </w:r>
      <w:r>
        <w:rPr>
          <w:lang w:val="en-CA"/>
        </w:rPr>
        <w:t xml:space="preserve">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4049D760" w14:textId="05BBE6DE" w:rsidR="0071071E" w:rsidRPr="000A04A2" w:rsidRDefault="0071071E" w:rsidP="000A04A2">
      <w:pPr>
        <w:pStyle w:val="Heading5"/>
        <w:rPr>
          <w:lang w:val="en-CA"/>
        </w:rPr>
      </w:pPr>
      <w:r w:rsidRPr="0071071E">
        <w:rPr>
          <w:lang w:val="en-CA"/>
        </w:rPr>
        <w:t>dataCustodian</w:t>
      </w:r>
    </w:p>
    <w:p w14:paraId="6BD84761" w14:textId="1A56BF72" w:rsidR="0071071E" w:rsidRDefault="0071071E" w:rsidP="00D20646">
      <w:pPr>
        <w:rPr>
          <w:lang w:val="en-CA"/>
        </w:rPr>
      </w:pPr>
      <w:r>
        <w:rPr>
          <w:lang w:val="en-CA"/>
        </w:rPr>
        <w:t xml:space="preserve">The </w:t>
      </w:r>
      <w:r w:rsidRPr="0028745C">
        <w:rPr>
          <w:rStyle w:val="Entity"/>
        </w:rPr>
        <w:t>dataCustodian</w:t>
      </w:r>
      <w:r>
        <w:rPr>
          <w:lang w:val="en-CA"/>
        </w:rPr>
        <w:t xml:space="preserve"> </w:t>
      </w:r>
      <w:r w:rsidR="000A04A2">
        <w:rPr>
          <w:lang w:val="en-CA"/>
        </w:rPr>
        <w:t>is</w:t>
      </w:r>
      <w:r w:rsidRPr="0071071E">
        <w:rPr>
          <w:lang w:val="en-CA"/>
        </w:rPr>
        <w:t xml:space="preserve"> an association between a </w:t>
      </w:r>
      <w:r w:rsidRPr="0028745C">
        <w:rPr>
          <w:rStyle w:val="Entity"/>
        </w:rPr>
        <w:t>BoreholeDetails</w:t>
      </w:r>
      <w:r w:rsidRPr="0071071E">
        <w:rPr>
          <w:lang w:val="en-CA"/>
        </w:rPr>
        <w:t xml:space="preserve"> and a </w:t>
      </w:r>
      <w:r w:rsidR="008C1955" w:rsidRPr="0028745C">
        <w:rPr>
          <w:rStyle w:val="Entity"/>
        </w:rPr>
        <w:t>CIT</w:t>
      </w:r>
      <w:r w:rsidRPr="0028745C">
        <w:rPr>
          <w:rStyle w:val="Entity"/>
        </w:rPr>
        <w:t>:CI_ResponsibleParty</w:t>
      </w:r>
      <w:r>
        <w:rPr>
          <w:lang w:val="en-CA"/>
        </w:rPr>
        <w:t xml:space="preserve"> describing t</w:t>
      </w:r>
      <w:r w:rsidRPr="0071071E">
        <w:rPr>
          <w:lang w:val="en-CA"/>
        </w:rPr>
        <w:t>he custodian (person or organisation) that is the custodian of data pertaining to this borehole.</w:t>
      </w:r>
    </w:p>
    <w:p w14:paraId="77E80C5F" w14:textId="1FE38CE6" w:rsidR="0071071E" w:rsidRPr="000A04A2" w:rsidRDefault="0071071E" w:rsidP="000A04A2">
      <w:pPr>
        <w:pStyle w:val="Heading5"/>
        <w:rPr>
          <w:lang w:val="en-CA"/>
        </w:rPr>
      </w:pPr>
      <w:r w:rsidRPr="0071071E">
        <w:rPr>
          <w:lang w:val="en-CA"/>
        </w:rPr>
        <w:t>boreholeLength</w:t>
      </w:r>
    </w:p>
    <w:p w14:paraId="3C7D80AE" w14:textId="0F2A2F96" w:rsidR="00D30B51" w:rsidRDefault="0071071E" w:rsidP="00CD7325">
      <w:pPr>
        <w:rPr>
          <w:lang w:val="en-CA"/>
        </w:rPr>
      </w:pPr>
      <w:r>
        <w:rPr>
          <w:lang w:val="en-CA"/>
        </w:rPr>
        <w:t xml:space="preserve">The property </w:t>
      </w:r>
      <w:r w:rsidRPr="0028745C">
        <w:rPr>
          <w:rStyle w:val="Entity"/>
        </w:rPr>
        <w:t>boreholeLength</w:t>
      </w:r>
      <w:r>
        <w:rPr>
          <w:lang w:val="en-CA"/>
        </w:rPr>
        <w:t xml:space="preserve"> (</w:t>
      </w:r>
      <w:r w:rsidR="00253146" w:rsidRPr="0028745C">
        <w:rPr>
          <w:rStyle w:val="Entity"/>
        </w:rPr>
        <w:t>SWE::Quantity</w:t>
      </w:r>
      <w:r>
        <w:rPr>
          <w:lang w:val="en-CA"/>
        </w:rPr>
        <w:t>) contain</w:t>
      </w:r>
      <w:r w:rsidR="000A04A2">
        <w:rPr>
          <w:lang w:val="en-CA"/>
        </w:rPr>
        <w:t>s</w:t>
      </w:r>
      <w:r>
        <w:rPr>
          <w:lang w:val="en-CA"/>
        </w:rPr>
        <w:t xml:space="preserve"> a measurement (a value and a unit of measurement) corresponding to the </w:t>
      </w:r>
      <w:r w:rsidRPr="0071071E">
        <w:rPr>
          <w:lang w:val="en-CA"/>
        </w:rPr>
        <w:t>"length" of a borehole determined by the 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bookmarkStart w:id="888" w:name="BKM_138D3390_B811_48AF_8A06_0C7EE945A325"/>
      <w:bookmarkStart w:id="889" w:name="BKM_7C64B668_6255_4F21_934B_ED8983B04D0C"/>
      <w:bookmarkStart w:id="890" w:name="BKM_0C4AECF7_73FF_44BA_9AA0_74A2155E1FB1"/>
      <w:bookmarkStart w:id="891" w:name="BKM_405E5965_47DE_4F32_A8CF_BBB50354D56F"/>
      <w:bookmarkStart w:id="892" w:name="BKM_8793A391_7A4C_4EEB_B8CF_F9D3F0D2716E"/>
      <w:bookmarkStart w:id="893" w:name="BKM_3186C02E_BB7D_4207_BBD4_E76B02D0C894"/>
      <w:bookmarkStart w:id="894" w:name="BKM_88BD49B2_8659_4CF8_BF4A_6EB59EB7D01A"/>
      <w:bookmarkStart w:id="895" w:name="BKM_EDF197A9_47A0_4D71_AC33_859957294ED6"/>
      <w:bookmarkStart w:id="896" w:name="BKM_F8F0AC0D_621F_42A5_92B3_5F5CC6F39AD8"/>
      <w:bookmarkEnd w:id="888"/>
      <w:bookmarkEnd w:id="889"/>
      <w:bookmarkEnd w:id="890"/>
      <w:bookmarkEnd w:id="891"/>
      <w:bookmarkEnd w:id="892"/>
      <w:bookmarkEnd w:id="893"/>
      <w:bookmarkEnd w:id="894"/>
      <w:bookmarkEnd w:id="895"/>
      <w:bookmarkEnd w:id="896"/>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F8CC24D" w:rsidR="007C69FE" w:rsidRDefault="0028745C" w:rsidP="007C69FE">
      <w:pPr>
        <w:rPr>
          <w:lang w:val="en-CA"/>
        </w:rPr>
      </w:pPr>
      <w:r>
        <w:rPr>
          <w:lang w:val="en-CA"/>
        </w:rPr>
        <w:t>A b</w:t>
      </w:r>
      <w:r w:rsidR="007C69FE" w:rsidRPr="007C69FE">
        <w:rPr>
          <w:lang w:val="en-CA"/>
        </w:rPr>
        <w:t xml:space="preserve">orehole </w:t>
      </w:r>
      <w:r w:rsidR="007C69FE" w:rsidRPr="0028745C">
        <w:rPr>
          <w:rStyle w:val="Entity"/>
        </w:rPr>
        <w:t>OriginPosition</w:t>
      </w:r>
      <w:r w:rsidR="007C69FE" w:rsidRPr="007C69FE">
        <w:rPr>
          <w:lang w:val="en-CA"/>
        </w:rPr>
        <w:t xml:space="preserve"> is a feature corresponding to the start poin</w:t>
      </w:r>
      <w:r w:rsidR="000A04A2">
        <w:rPr>
          <w:lang w:val="en-CA"/>
        </w:rPr>
        <w:t xml:space="preserve">t of a borehole log.  This may </w:t>
      </w:r>
      <w:r w:rsidR="007C69FE" w:rsidRPr="007C69FE">
        <w:rPr>
          <w:lang w:val="en-CA"/>
        </w:rPr>
        <w:t>correspond to the borehole collar location (</w:t>
      </w:r>
      <w:r w:rsidR="00B45030" w:rsidRPr="007C69FE">
        <w:rPr>
          <w:lang w:val="en-CA"/>
        </w:rPr>
        <w:t>e.g.</w:t>
      </w:r>
      <w:r w:rsidR="007C69FE" w:rsidRPr="007C69FE">
        <w:rPr>
          <w:lang w:val="en-CA"/>
        </w:rPr>
        <w:t>, kelly bush).</w:t>
      </w:r>
    </w:p>
    <w:p w14:paraId="53DE3B4C" w14:textId="77777777" w:rsidR="008C1955" w:rsidRDefault="008C1955" w:rsidP="007C69FE">
      <w:pPr>
        <w:rPr>
          <w:lang w:val="en-CA"/>
        </w:rPr>
      </w:pPr>
    </w:p>
    <w:p w14:paraId="63502C36" w14:textId="0884454D" w:rsidR="00B3403C" w:rsidRDefault="0095264C" w:rsidP="00B3403C">
      <w:pPr>
        <w:keepNext/>
      </w:pPr>
      <w:r>
        <w:rPr>
          <w:noProof/>
          <w:lang w:val="en-AU" w:eastAsia="en-AU"/>
        </w:rPr>
        <w:lastRenderedPageBreak/>
        <w:drawing>
          <wp:inline distT="0" distB="0" distL="0" distR="0" wp14:anchorId="0CC1EDF7" wp14:editId="01F0A8B1">
            <wp:extent cx="4601210" cy="4030345"/>
            <wp:effectExtent l="0" t="0" r="8890" b="8255"/>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01210" cy="4030345"/>
                    </a:xfrm>
                    <a:prstGeom prst="rect">
                      <a:avLst/>
                    </a:prstGeom>
                    <a:noFill/>
                    <a:ln>
                      <a:noFill/>
                    </a:ln>
                  </pic:spPr>
                </pic:pic>
              </a:graphicData>
            </a:graphic>
          </wp:inline>
        </w:drawing>
      </w:r>
    </w:p>
    <w:p w14:paraId="2D670C68" w14:textId="75477D9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81</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76B97A1E"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w:t>
      </w:r>
      <w:r w:rsidR="000A04A2">
        <w:rPr>
          <w:lang w:val="en-CA"/>
        </w:rPr>
        <w:t>reported</w:t>
      </w:r>
      <w:r w:rsidRPr="007C69FE">
        <w:rPr>
          <w:lang w:val="en-CA"/>
        </w:rPr>
        <w:t xml:space="preserve"> in the description </w:t>
      </w:r>
      <w:r w:rsidR="000A04A2">
        <w:rPr>
          <w:lang w:val="en-CA"/>
        </w:rPr>
        <w:t xml:space="preserve">property, </w:t>
      </w:r>
      <w:r>
        <w:rPr>
          <w:lang w:val="en-CA"/>
        </w:rPr>
        <w:t>inherited from</w:t>
      </w:r>
      <w:r w:rsidRPr="007C69FE">
        <w:rPr>
          <w:lang w:val="en-CA"/>
        </w:rPr>
        <w:t xml:space="preserve"> </w:t>
      </w:r>
      <w:r w:rsidR="000A04A2" w:rsidRPr="0028745C">
        <w:rPr>
          <w:rStyle w:val="Entity"/>
        </w:rPr>
        <w:t>GM:GFI_</w:t>
      </w:r>
      <w:r w:rsidRPr="0028745C">
        <w:rPr>
          <w:rStyle w:val="Entity"/>
        </w:rPr>
        <w:t>Feature</w:t>
      </w:r>
      <w:r w:rsidRPr="007C69FE">
        <w:rPr>
          <w:lang w:val="en-CA"/>
        </w:rPr>
        <w:t xml:space="preserve">.  </w:t>
      </w:r>
    </w:p>
    <w:p w14:paraId="5AB90865" w14:textId="0F642E34" w:rsidR="0071071E" w:rsidRPr="0071071E" w:rsidRDefault="0071071E" w:rsidP="000A04A2">
      <w:pPr>
        <w:pStyle w:val="Heading5"/>
      </w:pPr>
      <w:r>
        <w:t>location</w:t>
      </w:r>
    </w:p>
    <w:p w14:paraId="3208C62B" w14:textId="5C1AE916" w:rsidR="0071071E" w:rsidRDefault="0071071E" w:rsidP="00CD7325">
      <w:r>
        <w:t>The property location contain</w:t>
      </w:r>
      <w:r w:rsidR="000A04A2">
        <w:t>s</w:t>
      </w:r>
      <w:r>
        <w:t xml:space="preserve"> a geometry corresponding to t</w:t>
      </w:r>
      <w:r w:rsidRPr="0071071E">
        <w:t>he location of the borehole collar.</w:t>
      </w:r>
    </w:p>
    <w:p w14:paraId="0FED1A49" w14:textId="64F052D6" w:rsidR="00F8603E" w:rsidRDefault="00F8603E" w:rsidP="00F8603E">
      <w:pPr>
        <w:rPr>
          <w:lang w:val="en-CA"/>
        </w:rPr>
      </w:pPr>
      <w:r w:rsidRPr="007C69FE">
        <w:rPr>
          <w:lang w:val="en-CA"/>
        </w:rPr>
        <w:t xml:space="preserve">If no </w:t>
      </w:r>
      <w:r w:rsidR="0028745C" w:rsidRPr="0028745C">
        <w:rPr>
          <w:rStyle w:val="Entity"/>
        </w:rPr>
        <w:t>GEO::</w:t>
      </w:r>
      <w:r w:rsidRPr="0028745C">
        <w:rPr>
          <w:rStyle w:val="Entity"/>
        </w:rPr>
        <w:t>GM_Point</w:t>
      </w:r>
      <w:r w:rsidRPr="007C69FE">
        <w:rPr>
          <w:lang w:val="en-CA"/>
        </w:rPr>
        <w:t xml:space="preserve">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w:t>
            </w:r>
            <w:r w:rsidRPr="0028745C">
              <w:rPr>
                <w:rStyle w:val="Entity"/>
              </w:rPr>
              <w:t>GM_Point</w:t>
            </w:r>
            <w:r w:rsidRPr="007C69FE">
              <w:rPr>
                <w:rStyle w:val="reqtext"/>
                <w:lang w:val="en-CA"/>
              </w:rPr>
              <w:t xml:space="preserve">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Heading5"/>
      </w:pPr>
      <w:r>
        <w:t>elevation</w:t>
      </w:r>
    </w:p>
    <w:p w14:paraId="6409361F" w14:textId="77777777" w:rsidR="00F8603E" w:rsidRPr="007C69FE" w:rsidRDefault="00F8603E" w:rsidP="00F8603E">
      <w:pPr>
        <w:rPr>
          <w:lang w:val="en-CA"/>
        </w:rPr>
      </w:pPr>
      <w:r w:rsidRPr="007C69FE">
        <w:rPr>
          <w:lang w:val="en-CA"/>
        </w:rPr>
        <w:lastRenderedPageBreak/>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2FA7211F" w:rsidR="00F8603E" w:rsidRPr="00D12552" w:rsidRDefault="00F8603E" w:rsidP="00B678D8">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w:t>
            </w:r>
          </w:p>
        </w:tc>
      </w:tr>
    </w:tbl>
    <w:p w14:paraId="224FA211" w14:textId="77777777" w:rsidR="00F8603E" w:rsidRDefault="00F8603E" w:rsidP="00CD7325"/>
    <w:p w14:paraId="3A11DB01" w14:textId="315AE9F5" w:rsidR="001111B0" w:rsidRDefault="001111B0" w:rsidP="00CD7325">
      <w:r>
        <w:t xml:space="preserve">The </w:t>
      </w:r>
      <w:r w:rsidRPr="0028745C">
        <w:rPr>
          <w:rStyle w:val="Entity"/>
        </w:rPr>
        <w:t>elevation:DirectPosition</w:t>
      </w:r>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w:t>
      </w:r>
      <w:r w:rsidRPr="0028745C">
        <w:rPr>
          <w:rStyle w:val="Entity"/>
        </w:rPr>
        <w:t>GM_Point</w:t>
      </w:r>
      <w:r w:rsidRPr="001111B0">
        <w:t xml:space="preserve">. </w:t>
      </w:r>
      <w:r>
        <w:t>Null shall be used</w:t>
      </w:r>
      <w:r w:rsidRPr="001111B0">
        <w:t xml:space="preserve"> if elevation is unknown. </w:t>
      </w:r>
      <w:r>
        <w:t xml:space="preserve">A </w:t>
      </w:r>
      <w:r w:rsidRPr="0028745C">
        <w:rPr>
          <w:rStyle w:val="Entity"/>
        </w:rPr>
        <w:t>DirectPosition</w:t>
      </w:r>
      <w:r w:rsidRPr="001111B0">
        <w:t xml:space="preserve">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Origin elevation SHALL be a geometry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73100351" w:rsidR="001111B0" w:rsidRPr="00D12552" w:rsidRDefault="001111B0" w:rsidP="001111B0">
            <w:pPr>
              <w:pStyle w:val="Tabletext10"/>
              <w:jc w:val="left"/>
              <w:rPr>
                <w:rStyle w:val="reqtext"/>
                <w:lang w:val="en-CA"/>
              </w:rPr>
            </w:pPr>
            <w:r>
              <w:rPr>
                <w:rStyle w:val="reqtext"/>
                <w:lang w:val="en-CA"/>
              </w:rPr>
              <w:t xml:space="preserve">Origin elevation srsName identifier SHALL be </w:t>
            </w:r>
            <w:r w:rsidR="00B678D8">
              <w:rPr>
                <w:rStyle w:val="reqtext"/>
                <w:lang w:val="en-CA"/>
              </w:rPr>
              <w:t xml:space="preserve">a </w:t>
            </w:r>
            <w:r>
              <w:rPr>
                <w:rStyle w:val="reqtext"/>
                <w:lang w:val="en-CA"/>
              </w:rPr>
              <w:t xml:space="preserve">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AD44BE">
        <w:t xml:space="preserve">Table </w:t>
      </w:r>
      <w:r w:rsidR="00AD44BE">
        <w:rPr>
          <w:noProof/>
        </w:rPr>
        <w:t>7</w:t>
      </w:r>
      <w:r>
        <w:fldChar w:fldCharType="end"/>
      </w:r>
    </w:p>
    <w:p w14:paraId="33AE2642" w14:textId="77777777" w:rsidR="00C80D4B" w:rsidRDefault="00C80D4B" w:rsidP="00CD7325"/>
    <w:p w14:paraId="626D0DB1" w14:textId="2B90E46C" w:rsidR="00C80D4B" w:rsidRDefault="00C80D4B" w:rsidP="00C80D4B">
      <w:pPr>
        <w:pStyle w:val="Caption"/>
        <w:keepNext/>
      </w:pPr>
      <w:bookmarkStart w:id="897" w:name="_Ref433007016"/>
      <w:r>
        <w:t xml:space="preserve">Table </w:t>
      </w:r>
      <w:r w:rsidR="00415E41">
        <w:fldChar w:fldCharType="begin"/>
      </w:r>
      <w:r w:rsidR="00415E41">
        <w:instrText xml:space="preserve"> SEQ Table \* ARABIC </w:instrText>
      </w:r>
      <w:r w:rsidR="00415E41">
        <w:fldChar w:fldCharType="separate"/>
      </w:r>
      <w:r w:rsidR="00AD44BE">
        <w:rPr>
          <w:noProof/>
        </w:rPr>
        <w:t>7</w:t>
      </w:r>
      <w:r w:rsidR="00415E41">
        <w:fldChar w:fldCharType="end"/>
      </w:r>
      <w:bookmarkEnd w:id="897"/>
      <w:r>
        <w:t>: Borehole vocabularies</w:t>
      </w:r>
      <w:r w:rsidR="00B8253A">
        <w:t>.</w:t>
      </w:r>
    </w:p>
    <w:tbl>
      <w:tblPr>
        <w:tblW w:w="0" w:type="auto"/>
        <w:tblBorders>
          <w:top w:val="single" w:sz="8" w:space="0" w:color="000000"/>
          <w:bottom w:val="single" w:sz="8" w:space="0" w:color="000000"/>
        </w:tblBorders>
        <w:tblLook w:val="04A0" w:firstRow="1" w:lastRow="0" w:firstColumn="1" w:lastColumn="0" w:noHBand="0" w:noVBand="1"/>
      </w:tblPr>
      <w:tblGrid>
        <w:gridCol w:w="2790"/>
        <w:gridCol w:w="6066"/>
      </w:tblGrid>
      <w:tr w:rsidR="00C80D4B" w:rsidRPr="0028745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Vocabulary</w:t>
            </w:r>
          </w:p>
        </w:tc>
        <w:tc>
          <w:tcPr>
            <w:tcW w:w="6196" w:type="dxa"/>
            <w:tcBorders>
              <w:top w:val="single" w:sz="8" w:space="0" w:color="000000"/>
              <w:bottom w:val="single" w:sz="8" w:space="0" w:color="000000"/>
            </w:tcBorders>
            <w:shd w:val="clear" w:color="auto" w:fill="auto"/>
          </w:tcPr>
          <w:p w14:paraId="227EEBBC" w14:textId="77777777"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Description</w:t>
            </w:r>
          </w:p>
        </w:tc>
      </w:tr>
      <w:tr w:rsidR="000A793F" w:rsidRPr="0028745C" w14:paraId="522A1681" w14:textId="77777777" w:rsidTr="00D970E9">
        <w:tc>
          <w:tcPr>
            <w:tcW w:w="2660" w:type="dxa"/>
            <w:shd w:val="clear" w:color="auto" w:fill="C0C0C0"/>
          </w:tcPr>
          <w:p w14:paraId="2C4DD50C" w14:textId="7C2261EB"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BoreholeDrillingMethodCode</w:t>
            </w:r>
          </w:p>
        </w:tc>
        <w:tc>
          <w:tcPr>
            <w:tcW w:w="6196" w:type="dxa"/>
            <w:tcBorders>
              <w:left w:val="nil"/>
              <w:right w:val="nil"/>
            </w:tcBorders>
            <w:shd w:val="clear" w:color="auto" w:fill="C0C0C0"/>
          </w:tcPr>
          <w:p w14:paraId="1488762B" w14:textId="40E7B2CF"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borehole drilling method.  Users are encouraged to use a vocabulary of terms managed by the CGI vocabularies working group.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xml:space="preserve">; auger, hand auger, air core, cable tool, diamond core, rotary air blast, </w:t>
            </w:r>
            <w:r w:rsidR="00B45030" w:rsidRPr="0028745C">
              <w:rPr>
                <w:rFonts w:ascii="Consolas" w:hAnsi="Consolas" w:cs="Consolas"/>
                <w:color w:val="000000"/>
                <w:sz w:val="18"/>
                <w:szCs w:val="18"/>
                <w:lang w:val="en-CA"/>
              </w:rPr>
              <w:t>etc.</w:t>
            </w:r>
            <w:r w:rsidRPr="0028745C">
              <w:rPr>
                <w:rFonts w:ascii="Consolas" w:hAnsi="Consolas" w:cs="Consolas"/>
                <w:color w:val="000000"/>
                <w:sz w:val="18"/>
                <w:szCs w:val="18"/>
                <w:lang w:val="en-CA"/>
              </w:rPr>
              <w:t>)</w:t>
            </w:r>
            <w:r w:rsidR="00B8253A" w:rsidRPr="0028745C">
              <w:rPr>
                <w:rFonts w:ascii="Consolas" w:hAnsi="Consolas" w:cs="Consolas"/>
                <w:color w:val="000000"/>
                <w:sz w:val="18"/>
                <w:szCs w:val="18"/>
                <w:lang w:val="en-CA"/>
              </w:rPr>
              <w:t>.</w:t>
            </w:r>
          </w:p>
        </w:tc>
      </w:tr>
      <w:tr w:rsidR="00C80D4B" w:rsidRPr="0028745C" w14:paraId="12D0CBD3" w14:textId="77777777" w:rsidTr="00D970E9">
        <w:tc>
          <w:tcPr>
            <w:tcW w:w="2660" w:type="dxa"/>
            <w:shd w:val="clear" w:color="auto" w:fill="auto"/>
          </w:tcPr>
          <w:p w14:paraId="032AA456" w14:textId="215FF739" w:rsidR="00C80D4B" w:rsidRPr="0028745C" w:rsidRDefault="00C80D4B" w:rsidP="00775DD7">
            <w:pPr>
              <w:rPr>
                <w:rFonts w:ascii="Consolas" w:hAnsi="Consolas" w:cs="Consolas"/>
                <w:b/>
                <w:bCs/>
                <w:color w:val="000000"/>
                <w:sz w:val="18"/>
                <w:szCs w:val="18"/>
              </w:rPr>
            </w:pPr>
            <w:r w:rsidRPr="0028745C">
              <w:rPr>
                <w:rFonts w:ascii="Consolas" w:hAnsi="Consolas" w:cs="Consolas"/>
                <w:b/>
                <w:bCs/>
                <w:color w:val="000000"/>
                <w:sz w:val="18"/>
                <w:szCs w:val="18"/>
              </w:rPr>
              <w:t>BoreholeInclinationCode</w:t>
            </w:r>
          </w:p>
        </w:tc>
        <w:tc>
          <w:tcPr>
            <w:tcW w:w="6196" w:type="dxa"/>
            <w:shd w:val="clear" w:color="auto" w:fill="auto"/>
          </w:tcPr>
          <w:p w14:paraId="6E0B22EF" w14:textId="3446F231"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28745C" w:rsidRDefault="00C80D4B"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For example:</w:t>
            </w:r>
          </w:p>
          <w:p w14:paraId="3401473F"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vertical</w:t>
            </w:r>
          </w:p>
          <w:p w14:paraId="301711E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horizontal</w:t>
            </w:r>
          </w:p>
          <w:p w14:paraId="0016B8D8" w14:textId="77777777"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up</w:t>
            </w:r>
          </w:p>
          <w:p w14:paraId="15EF27A6" w14:textId="02BDD57E" w:rsidR="00C80D4B" w:rsidRPr="0028745C" w:rsidRDefault="00C80D4B" w:rsidP="00C44904">
            <w:pPr>
              <w:pStyle w:val="ListParagraph"/>
              <w:numPr>
                <w:ilvl w:val="0"/>
                <w:numId w:val="14"/>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inclined down</w:t>
            </w:r>
          </w:p>
        </w:tc>
      </w:tr>
      <w:tr w:rsidR="000A793F" w:rsidRPr="0028745C" w14:paraId="310E1409" w14:textId="77777777" w:rsidTr="00D970E9">
        <w:tc>
          <w:tcPr>
            <w:tcW w:w="2660" w:type="dxa"/>
            <w:shd w:val="clear" w:color="auto" w:fill="C0C0C0"/>
          </w:tcPr>
          <w:p w14:paraId="6474B538" w14:textId="5074AF8A" w:rsidR="00C80D4B" w:rsidRPr="0028745C" w:rsidRDefault="00326F3E" w:rsidP="00326F3E">
            <w:pPr>
              <w:rPr>
                <w:rFonts w:ascii="Consolas" w:hAnsi="Consolas" w:cs="Consolas"/>
                <w:b/>
                <w:bCs/>
                <w:color w:val="000000"/>
                <w:sz w:val="18"/>
                <w:szCs w:val="18"/>
              </w:rPr>
            </w:pPr>
            <w:r w:rsidRPr="0028745C">
              <w:rPr>
                <w:rFonts w:ascii="Consolas" w:hAnsi="Consolas" w:cs="Consolas"/>
                <w:b/>
                <w:bCs/>
                <w:color w:val="000000"/>
                <w:sz w:val="18"/>
                <w:szCs w:val="18"/>
              </w:rPr>
              <w:lastRenderedPageBreak/>
              <w:t>BoreholePurposeCode</w:t>
            </w:r>
          </w:p>
        </w:tc>
        <w:tc>
          <w:tcPr>
            <w:tcW w:w="6196" w:type="dxa"/>
            <w:tcBorders>
              <w:left w:val="nil"/>
              <w:right w:val="nil"/>
            </w:tcBorders>
            <w:shd w:val="clear" w:color="auto" w:fill="C0C0C0"/>
          </w:tcPr>
          <w:p w14:paraId="6C591882" w14:textId="45EEA93A" w:rsidR="00C80D4B" w:rsidRPr="0028745C" w:rsidRDefault="00326F3E" w:rsidP="00C80D4B">
            <w:pPr>
              <w:rPr>
                <w:rFonts w:ascii="Consolas" w:hAnsi="Consolas" w:cs="Consolas"/>
                <w:color w:val="000000"/>
                <w:sz w:val="18"/>
                <w:szCs w:val="18"/>
                <w:lang w:val="en-CA"/>
              </w:rPr>
            </w:pPr>
            <w:r w:rsidRPr="0028745C">
              <w:rPr>
                <w:rFonts w:ascii="Consolas" w:hAnsi="Consolas" w:cs="Consolas"/>
                <w:color w:val="000000"/>
                <w:sz w:val="18"/>
                <w:szCs w:val="18"/>
                <w:lang w:val="en-CA"/>
              </w:rPr>
              <w:t xml:space="preserve">Place holder for a vocabulary containing terms describing the purpose for which the borehole was drilled.  </w:t>
            </w:r>
            <w:r w:rsidR="00B45030" w:rsidRPr="0028745C">
              <w:rPr>
                <w:rFonts w:ascii="Consolas" w:hAnsi="Consolas" w:cs="Consolas"/>
                <w:color w:val="000000"/>
                <w:sz w:val="18"/>
                <w:szCs w:val="18"/>
                <w:lang w:val="en-CA"/>
              </w:rPr>
              <w:t>e.g.</w:t>
            </w:r>
            <w:r w:rsidRPr="0028745C">
              <w:rPr>
                <w:rFonts w:ascii="Consolas" w:hAnsi="Consolas" w:cs="Consolas"/>
                <w:color w:val="000000"/>
                <w:sz w:val="18"/>
                <w:szCs w:val="18"/>
                <w:lang w:val="en-CA"/>
              </w:rPr>
              <w:t>, mineral exploration, water pumping, site evaluation, stratigraphic research, etc</w:t>
            </w:r>
            <w:r w:rsidR="00B8253A" w:rsidRPr="0028745C">
              <w:rPr>
                <w:rFonts w:ascii="Consolas" w:hAnsi="Consolas" w:cs="Consolas"/>
                <w:color w:val="000000"/>
                <w:sz w:val="18"/>
                <w:szCs w:val="18"/>
                <w:lang w:val="en-CA"/>
              </w:rPr>
              <w:t>.</w:t>
            </w:r>
          </w:p>
        </w:tc>
      </w:tr>
      <w:tr w:rsidR="00C80D4B" w:rsidRPr="0028745C" w14:paraId="0964E7CB" w14:textId="77777777" w:rsidTr="00D970E9">
        <w:tc>
          <w:tcPr>
            <w:tcW w:w="2660" w:type="dxa"/>
            <w:shd w:val="clear" w:color="auto" w:fill="auto"/>
          </w:tcPr>
          <w:p w14:paraId="04236AD3" w14:textId="379ECC69" w:rsidR="00C80D4B" w:rsidRPr="0028745C" w:rsidRDefault="00326F3E" w:rsidP="00775DD7">
            <w:pPr>
              <w:rPr>
                <w:rFonts w:ascii="Consolas" w:hAnsi="Consolas" w:cs="Consolas"/>
                <w:b/>
                <w:bCs/>
                <w:color w:val="000000"/>
                <w:sz w:val="18"/>
                <w:szCs w:val="18"/>
              </w:rPr>
            </w:pPr>
            <w:r w:rsidRPr="0028745C">
              <w:rPr>
                <w:rFonts w:ascii="Consolas" w:hAnsi="Consolas" w:cs="Consolas"/>
                <w:b/>
                <w:bCs/>
                <w:color w:val="000000"/>
                <w:sz w:val="18"/>
                <w:szCs w:val="18"/>
              </w:rPr>
              <w:t>BoreholeStartPointCode</w:t>
            </w:r>
          </w:p>
        </w:tc>
        <w:tc>
          <w:tcPr>
            <w:tcW w:w="6196" w:type="dxa"/>
            <w:shd w:val="clear" w:color="auto" w:fill="auto"/>
          </w:tcPr>
          <w:p w14:paraId="663CA86D" w14:textId="6B15C61B"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28745C" w:rsidRDefault="00326F3E" w:rsidP="00326F3E">
            <w:pPr>
              <w:rPr>
                <w:rFonts w:ascii="Consolas" w:hAnsi="Consolas" w:cs="Consolas"/>
                <w:color w:val="000000"/>
                <w:sz w:val="18"/>
                <w:szCs w:val="18"/>
                <w:lang w:val="en-CA"/>
              </w:rPr>
            </w:pPr>
            <w:r w:rsidRPr="0028745C">
              <w:rPr>
                <w:rFonts w:ascii="Consolas" w:hAnsi="Consolas" w:cs="Consolas"/>
                <w:color w:val="000000"/>
                <w:sz w:val="18"/>
                <w:szCs w:val="18"/>
                <w:lang w:val="en-CA"/>
              </w:rPr>
              <w:t>Examples may include:</w:t>
            </w:r>
          </w:p>
          <w:p w14:paraId="32E30C9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natural ground surface - drilling started from a natural topographic surface</w:t>
            </w:r>
          </w:p>
          <w:p w14:paraId="4B680F5F"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open pit floor or wall - drilling started from the wall of an open pit or quarry</w:t>
            </w:r>
          </w:p>
          <w:p w14:paraId="722280A8" w14:textId="77777777" w:rsidR="00326F3E"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underground - drilling started from an underground location, such as a driveway, chamber or open-stope</w:t>
            </w:r>
          </w:p>
          <w:p w14:paraId="5DC5D40D" w14:textId="30AEA25F" w:rsidR="00C80D4B" w:rsidRPr="0028745C" w:rsidRDefault="00326F3E" w:rsidP="00C44904">
            <w:pPr>
              <w:pStyle w:val="ListParagraph"/>
              <w:numPr>
                <w:ilvl w:val="0"/>
                <w:numId w:val="15"/>
              </w:numPr>
              <w:spacing w:after="0"/>
              <w:rPr>
                <w:rFonts w:ascii="Consolas" w:hAnsi="Consolas" w:cs="Consolas"/>
                <w:color w:val="000000"/>
                <w:sz w:val="18"/>
                <w:szCs w:val="18"/>
                <w:lang w:val="en-CA"/>
              </w:rPr>
            </w:pPr>
            <w:r w:rsidRPr="0028745C">
              <w:rPr>
                <w:rFonts w:ascii="Consolas" w:hAnsi="Consolas" w:cs="Consolas"/>
                <w:color w:val="000000"/>
                <w:sz w:val="18"/>
                <w:szCs w:val="18"/>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Heading2"/>
        <w:rPr>
          <w:lang w:val="en-CA"/>
        </w:rPr>
      </w:pPr>
      <w:bookmarkStart w:id="898" w:name="_Toc458154239"/>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898"/>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B678D8"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B678D8" w:rsidRDefault="00D35608" w:rsidP="00B61014">
            <w:pPr>
              <w:keepNext/>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Requirements Class</w:t>
            </w:r>
          </w:p>
        </w:tc>
      </w:tr>
      <w:tr w:rsidR="00D35608" w:rsidRPr="00B678D8"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Style w:val="requri"/>
                <w:rFonts w:asciiTheme="minorHAnsi" w:hAnsiTheme="minorHAnsi"/>
                <w:sz w:val="20"/>
                <w:szCs w:val="20"/>
                <w:lang w:val="en-CA"/>
              </w:rPr>
              <w:t>/req/gsml4-lab-analysis</w:t>
            </w:r>
          </w:p>
        </w:tc>
      </w:tr>
      <w:tr w:rsidR="00D35608" w:rsidRPr="00B678D8"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357CB3B1" w:rsidR="00D35608" w:rsidRPr="00B678D8" w:rsidRDefault="005E33CD" w:rsidP="00501FA1">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 xml:space="preserve">Encoding </w:t>
            </w:r>
          </w:p>
        </w:tc>
      </w:tr>
      <w:tr w:rsidR="006C4C24" w:rsidRPr="00B678D8"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/req/gsml4-core</w:t>
            </w:r>
          </w:p>
        </w:tc>
      </w:tr>
      <w:tr w:rsidR="006C4C24" w:rsidRPr="00B678D8"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19103 Conceptual Model Language</w:t>
            </w:r>
          </w:p>
        </w:tc>
      </w:tr>
      <w:tr w:rsidR="006C4C24" w:rsidRPr="00B678D8"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19107 Spatial Schema</w:t>
            </w:r>
          </w:p>
        </w:tc>
      </w:tr>
      <w:tr w:rsidR="006C4C24" w:rsidRPr="00B678D8"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1FF70995"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ISO-19156 Observation</w:t>
            </w:r>
            <w:r w:rsidR="00AD32B1">
              <w:rPr>
                <w:rFonts w:asciiTheme="minorHAnsi" w:eastAsia="MS Mincho" w:hAnsiTheme="minorHAnsi"/>
                <w:sz w:val="20"/>
                <w:szCs w:val="20"/>
                <w:lang w:val="en-CA"/>
              </w:rPr>
              <w:t>s</w:t>
            </w:r>
            <w:r w:rsidRPr="00B678D8">
              <w:rPr>
                <w:rFonts w:asciiTheme="minorHAnsi" w:eastAsia="MS Mincho" w:hAnsiTheme="minorHAnsi"/>
                <w:sz w:val="20"/>
                <w:szCs w:val="20"/>
                <w:lang w:val="en-CA"/>
              </w:rPr>
              <w:t xml:space="preserve"> and Measurement</w:t>
            </w:r>
            <w:r w:rsidR="00AD32B1">
              <w:rPr>
                <w:rFonts w:asciiTheme="minorHAnsi" w:eastAsia="MS Mincho" w:hAnsiTheme="minorHAnsi"/>
                <w:sz w:val="20"/>
                <w:szCs w:val="20"/>
                <w:lang w:val="en-CA"/>
              </w:rPr>
              <w:t>s</w:t>
            </w:r>
            <w:r w:rsidRPr="00B678D8">
              <w:rPr>
                <w:rFonts w:asciiTheme="minorHAnsi" w:eastAsia="MS Mincho" w:hAnsiTheme="minorHAnsi"/>
                <w:sz w:val="20"/>
                <w:szCs w:val="20"/>
                <w:lang w:val="en-CA"/>
              </w:rPr>
              <w:t xml:space="preserve"> (OGC Topic 20)</w:t>
            </w:r>
          </w:p>
        </w:tc>
      </w:tr>
      <w:tr w:rsidR="006C4C24" w:rsidRPr="00B678D8"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SWE Common 2.0 08-094r1 Clause 7</w:t>
            </w:r>
          </w:p>
        </w:tc>
      </w:tr>
      <w:tr w:rsidR="006C4C24" w:rsidRPr="00B678D8"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19108 Temporal Schema</w:t>
            </w:r>
          </w:p>
        </w:tc>
      </w:tr>
      <w:tr w:rsidR="006C4C24" w:rsidRPr="00B678D8"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Fonts w:asciiTheme="minorHAnsi" w:eastAsia="MS Mincho" w:hAnsiTheme="minorHAnsi"/>
                <w:sz w:val="20"/>
                <w:szCs w:val="20"/>
                <w:lang w:val="en-CA"/>
              </w:rPr>
              <w:t>ISO 19115-3 Citation</w:t>
            </w:r>
          </w:p>
        </w:tc>
      </w:tr>
      <w:tr w:rsidR="00D35608" w:rsidRPr="00B678D8"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Pr="00B678D8" w:rsidRDefault="006C4C24" w:rsidP="00B61014">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b/>
                <w:sz w:val="20"/>
                <w:szCs w:val="20"/>
                <w:lang w:val="en-CA"/>
              </w:rPr>
              <w:t>/req/gsml4-lab-analysis/sampledFeature</w:t>
            </w:r>
          </w:p>
          <w:p w14:paraId="356BFF1D" w14:textId="0C1A40A9" w:rsidR="00D35608" w:rsidRPr="00B678D8" w:rsidRDefault="006C4C24" w:rsidP="00B61014">
            <w:pPr>
              <w:spacing w:before="100" w:beforeAutospacing="1" w:after="100" w:afterAutospacing="1" w:line="230" w:lineRule="atLeast"/>
              <w:rPr>
                <w:rFonts w:asciiTheme="minorHAnsi" w:eastAsia="MS Mincho" w:hAnsiTheme="minorHAnsi"/>
                <w:sz w:val="20"/>
                <w:szCs w:val="20"/>
                <w:lang w:val="en-CA"/>
              </w:rPr>
            </w:pPr>
            <w:r w:rsidRPr="00B678D8">
              <w:rPr>
                <w:rFonts w:asciiTheme="minorHAnsi" w:eastAsia="MS Mincho" w:hAnsiTheme="minorHAnsi"/>
                <w:sz w:val="20"/>
                <w:szCs w:val="20"/>
                <w:lang w:val="en-CA"/>
              </w:rPr>
              <w:t>OM::SF_SamplingFeature::sampledFeature SHALL not be an instance of OM::SF_SamplingFeature.</w:t>
            </w:r>
          </w:p>
        </w:tc>
      </w:tr>
      <w:tr w:rsidR="00D35608" w:rsidRPr="00B678D8"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B678D8" w:rsidRDefault="00D35608"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Pr="00B678D8" w:rsidRDefault="006C4C24" w:rsidP="00B61014">
            <w:pPr>
              <w:spacing w:before="100" w:beforeAutospacing="1" w:after="100" w:afterAutospacing="1" w:line="230" w:lineRule="atLeast"/>
              <w:jc w:val="both"/>
              <w:rPr>
                <w:rFonts w:asciiTheme="minorHAnsi" w:eastAsia="MS Mincho" w:hAnsiTheme="minorHAnsi"/>
                <w:sz w:val="20"/>
                <w:szCs w:val="20"/>
                <w:lang w:val="en-CA"/>
              </w:rPr>
            </w:pPr>
            <w:r w:rsidRPr="00B678D8">
              <w:rPr>
                <w:rStyle w:val="requri"/>
                <w:rFonts w:asciiTheme="minorHAnsi" w:hAnsiTheme="minorHAnsi"/>
                <w:lang w:val="en-CA"/>
              </w:rPr>
              <w:t>/req/gsml4-lab-analysis/accuracy-measure</w:t>
            </w:r>
            <w:r w:rsidRPr="00B678D8">
              <w:rPr>
                <w:rFonts w:asciiTheme="minorHAnsi" w:eastAsia="MS Mincho" w:hAnsiTheme="minorHAnsi"/>
                <w:sz w:val="20"/>
                <w:szCs w:val="20"/>
                <w:lang w:val="en-CA"/>
              </w:rPr>
              <w:t xml:space="preserve"> </w:t>
            </w:r>
          </w:p>
          <w:p w14:paraId="6D2D79DD" w14:textId="79849B0B" w:rsidR="00D35608" w:rsidRPr="00B678D8" w:rsidRDefault="006C4C24" w:rsidP="00B678D8">
            <w:pPr>
              <w:spacing w:before="100" w:beforeAutospacing="1" w:after="100" w:afterAutospacing="1" w:line="230" w:lineRule="atLeast"/>
              <w:rPr>
                <w:rFonts w:asciiTheme="minorHAnsi" w:eastAsia="MS Mincho" w:hAnsiTheme="minorHAnsi"/>
                <w:b/>
                <w:sz w:val="20"/>
                <w:szCs w:val="20"/>
                <w:lang w:val="en-CA"/>
              </w:rPr>
            </w:pPr>
            <w:r w:rsidRPr="00B678D8">
              <w:rPr>
                <w:rFonts w:asciiTheme="minorHAnsi" w:eastAsia="MS Mincho" w:hAnsiTheme="minorHAnsi"/>
                <w:sz w:val="20"/>
                <w:szCs w:val="20"/>
                <w:lang w:val="en-CA"/>
              </w:rPr>
              <w:t xml:space="preserve">For analytical error and detection limits, both DQ_QuantitativeAttributeAccuracy::nameOfMeasure and DQ_QuantitativeAttributeAccuracy::result SHALL </w:t>
            </w:r>
            <w:r w:rsidR="00B678D8" w:rsidRPr="00B678D8">
              <w:rPr>
                <w:rFonts w:asciiTheme="minorHAnsi" w:eastAsia="MS Mincho" w:hAnsiTheme="minorHAnsi"/>
                <w:sz w:val="20"/>
                <w:szCs w:val="20"/>
                <w:lang w:val="en-CA"/>
              </w:rPr>
              <w:t>NOT be null</w:t>
            </w:r>
            <w:r w:rsidRPr="00B678D8">
              <w:rPr>
                <w:rFonts w:asciiTheme="minorHAnsi" w:eastAsia="MS Mincho" w:hAnsiTheme="minorHAnsi"/>
                <w:sz w:val="20"/>
                <w:szCs w:val="20"/>
                <w:lang w:val="en-CA"/>
              </w:rPr>
              <w:t>.</w:t>
            </w:r>
          </w:p>
        </w:tc>
      </w:tr>
      <w:tr w:rsidR="006C4C24" w:rsidRPr="00B678D8"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/req/gsml4-lab-analysis/accuracy-vocabulary</w:t>
            </w:r>
          </w:p>
          <w:p w14:paraId="574F46A9" w14:textId="6E785C00" w:rsidR="006C4C24" w:rsidRPr="00B678D8" w:rsidRDefault="00B678D8" w:rsidP="00B61014">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The value of DQ_Element.nameOfMeasure SHOULD be a term from a controlled vocabulary.</w:t>
            </w:r>
          </w:p>
        </w:tc>
      </w:tr>
      <w:tr w:rsidR="006C4C24" w:rsidRPr="00B678D8"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0299644F" w:rsidR="006C4C24" w:rsidRPr="00B678D8" w:rsidRDefault="006521AB"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/req/gsml4-lab-analysis/image-url</w:t>
            </w:r>
          </w:p>
          <w:p w14:paraId="6B6A4FDE" w14:textId="6D0ED26F"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identifier of the image </w:t>
            </w:r>
            <w:r w:rsidR="006521AB" w:rsidRPr="00B678D8">
              <w:rPr>
                <w:rStyle w:val="reqtext"/>
                <w:rFonts w:asciiTheme="minorHAnsi" w:hAnsiTheme="minorHAnsi"/>
                <w:lang w:val="en-CA"/>
              </w:rPr>
              <w:t>should</w:t>
            </w:r>
            <w:r w:rsidRPr="00B678D8">
              <w:rPr>
                <w:rStyle w:val="reqtext"/>
                <w:rFonts w:asciiTheme="minorHAnsi" w:hAnsiTheme="minorHAnsi"/>
                <w:lang w:val="en-CA"/>
              </w:rPr>
              <w:t xml:space="preserve"> be a HTTP URI referring to a representation of the image.</w:t>
            </w:r>
          </w:p>
        </w:tc>
      </w:tr>
      <w:tr w:rsidR="006C4C24" w:rsidRPr="00B678D8"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/req/gsml4-lab-analysis/image-process</w:t>
            </w:r>
          </w:p>
          <w:p w14:paraId="27F0C381" w14:textId="001F2AB8" w:rsidR="006C4C24" w:rsidRPr="00B678D8" w:rsidRDefault="006C4C24" w:rsidP="00B678D8">
            <w:pPr>
              <w:spacing w:before="100" w:beforeAutospacing="1" w:after="100" w:afterAutospacing="1" w:line="230" w:lineRule="atLeast"/>
              <w:jc w:val="both"/>
              <w:rPr>
                <w:rStyle w:val="requri"/>
                <w:rFonts w:asciiTheme="minorHAnsi" w:hAnsiTheme="minorHAnsi"/>
                <w:lang w:val="en-CA"/>
              </w:rPr>
            </w:pPr>
            <w:r w:rsidRPr="00B678D8">
              <w:rPr>
                <w:rStyle w:val="reqtext"/>
                <w:rFonts w:asciiTheme="minorHAnsi" w:hAnsiTheme="minorHAnsi"/>
                <w:lang w:val="en-CA"/>
              </w:rPr>
              <w:t xml:space="preserve">The image </w:t>
            </w:r>
            <w:r w:rsidR="00B678D8">
              <w:rPr>
                <w:rStyle w:val="reqtext"/>
                <w:rFonts w:asciiTheme="minorHAnsi" w:hAnsiTheme="minorHAnsi"/>
                <w:lang w:val="en-CA"/>
              </w:rPr>
              <w:t xml:space="preserve">om:procedure </w:t>
            </w:r>
            <w:r w:rsidRPr="00B678D8">
              <w:rPr>
                <w:rStyle w:val="reqtext"/>
                <w:rFonts w:asciiTheme="minorHAnsi" w:hAnsiTheme="minorHAnsi"/>
                <w:lang w:val="en-CA"/>
              </w:rPr>
              <w:t>SHOULD make reference to a camera.</w:t>
            </w:r>
          </w:p>
        </w:tc>
      </w:tr>
      <w:tr w:rsidR="006C4C24" w:rsidRPr="00B678D8"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B678D8" w:rsidRDefault="006C4C24" w:rsidP="00B61014">
            <w:pPr>
              <w:spacing w:before="100" w:beforeAutospacing="1" w:after="100" w:afterAutospacing="1" w:line="230" w:lineRule="atLeast"/>
              <w:jc w:val="both"/>
              <w:rPr>
                <w:rFonts w:asciiTheme="minorHAnsi" w:eastAsia="MS Mincho" w:hAnsiTheme="minorHAnsi"/>
                <w:b/>
                <w:sz w:val="20"/>
                <w:szCs w:val="20"/>
                <w:lang w:val="en-CA"/>
              </w:rPr>
            </w:pPr>
            <w:r w:rsidRPr="00B678D8">
              <w:rPr>
                <w:rFonts w:asciiTheme="minorHAnsi" w:eastAsia="MS Mincho" w:hAnsiTheme="minorHAns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Pr="00B678D8" w:rsidRDefault="006C4C24" w:rsidP="00B61014">
            <w:pPr>
              <w:spacing w:before="100" w:beforeAutospacing="1" w:after="100" w:afterAutospacing="1" w:line="230" w:lineRule="atLeast"/>
              <w:jc w:val="both"/>
              <w:rPr>
                <w:rStyle w:val="requri"/>
                <w:rFonts w:asciiTheme="minorHAnsi" w:hAnsiTheme="minorHAnsi"/>
                <w:lang w:val="en-CA"/>
              </w:rPr>
            </w:pPr>
            <w:r w:rsidRPr="00B678D8">
              <w:rPr>
                <w:rStyle w:val="requri"/>
                <w:rFonts w:asciiTheme="minorHAnsi" w:hAnsiTheme="minorHAnsi"/>
                <w:lang w:val="en-CA"/>
              </w:rPr>
              <w:t>/req/gsml4-lab-analysis/outcrop-pattern</w:t>
            </w:r>
          </w:p>
          <w:p w14:paraId="4C5D748A" w14:textId="356E6A77" w:rsidR="006C4C24" w:rsidRPr="00B678D8" w:rsidRDefault="006C4C24" w:rsidP="006521AB">
            <w:pPr>
              <w:spacing w:before="100" w:beforeAutospacing="1" w:after="100" w:afterAutospacing="1" w:line="230" w:lineRule="atLeast"/>
              <w:jc w:val="both"/>
              <w:rPr>
                <w:rStyle w:val="requri"/>
                <w:rFonts w:asciiTheme="minorHAnsi" w:hAnsiTheme="minorHAnsi"/>
              </w:rPr>
            </w:pPr>
            <w:r w:rsidRPr="00B678D8">
              <w:rPr>
                <w:rStyle w:val="reqtext"/>
                <w:rFonts w:asciiTheme="minorHAnsi" w:hAnsiTheme="minorHAnsi"/>
                <w:lang w:val="en-CA"/>
              </w:rPr>
              <w:t xml:space="preserve">Observations at outcrop SHOULD be encoded using the pattern described at clause </w:t>
            </w:r>
            <w:r w:rsidR="006521AB" w:rsidRPr="00B678D8">
              <w:rPr>
                <w:rStyle w:val="reqtext"/>
                <w:rFonts w:asciiTheme="minorHAnsi" w:hAnsiTheme="minorHAnsi"/>
                <w:lang w:val="en-CA"/>
              </w:rPr>
              <w:fldChar w:fldCharType="begin"/>
            </w:r>
            <w:r w:rsidR="006521AB" w:rsidRPr="00B678D8">
              <w:rPr>
                <w:rStyle w:val="reqtext"/>
                <w:rFonts w:asciiTheme="minorHAnsi" w:hAnsiTheme="minorHAnsi"/>
                <w:lang w:val="en-CA"/>
              </w:rPr>
              <w:instrText xml:space="preserve"> REF _Ref433015177 \r \h </w:instrText>
            </w:r>
            <w:r w:rsidR="00B678D8">
              <w:rPr>
                <w:rStyle w:val="reqtext"/>
                <w:rFonts w:asciiTheme="minorHAnsi" w:hAnsiTheme="minorHAnsi"/>
                <w:lang w:val="en-CA"/>
              </w:rPr>
              <w:instrText xml:space="preserve"> \* MERGEFORMAT </w:instrText>
            </w:r>
            <w:r w:rsidR="006521AB" w:rsidRPr="00B678D8">
              <w:rPr>
                <w:rStyle w:val="reqtext"/>
                <w:rFonts w:asciiTheme="minorHAnsi" w:hAnsiTheme="minorHAnsi"/>
                <w:lang w:val="en-CA"/>
              </w:rPr>
            </w:r>
            <w:r w:rsidR="006521AB" w:rsidRPr="00B678D8">
              <w:rPr>
                <w:rStyle w:val="reqtext"/>
                <w:rFonts w:asciiTheme="minorHAnsi" w:hAnsiTheme="minorHAnsi"/>
                <w:lang w:val="en-CA"/>
              </w:rPr>
              <w:fldChar w:fldCharType="separate"/>
            </w:r>
            <w:r w:rsidR="00AD44BE">
              <w:rPr>
                <w:rStyle w:val="reqtext"/>
                <w:rFonts w:asciiTheme="minorHAnsi" w:hAnsiTheme="minorHAnsi"/>
                <w:lang w:val="en-CA"/>
              </w:rPr>
              <w:t>8.8.5</w:t>
            </w:r>
            <w:r w:rsidR="006521AB" w:rsidRPr="00B678D8">
              <w:rPr>
                <w:rStyle w:val="reqtext"/>
                <w:rFonts w:asciiTheme="minorHAnsi" w:hAnsiTheme="minorHAnsi"/>
                <w:lang w:val="en-CA"/>
              </w:rPr>
              <w:fldChar w:fldCharType="end"/>
            </w:r>
          </w:p>
        </w:tc>
      </w:tr>
    </w:tbl>
    <w:p w14:paraId="2114736E" w14:textId="77777777" w:rsidR="00D35608" w:rsidRDefault="00D35608" w:rsidP="00CD7325">
      <w:pPr>
        <w:rPr>
          <w:lang w:val="en-CA"/>
        </w:rPr>
      </w:pPr>
    </w:p>
    <w:p w14:paraId="7E1A0401" w14:textId="65EDF44F" w:rsidR="00F67178" w:rsidRDefault="00CD7325" w:rsidP="00F67178">
      <w:pPr>
        <w:rPr>
          <w:lang w:val="en-CA"/>
        </w:rPr>
      </w:pPr>
      <w:r w:rsidRPr="00CD7325">
        <w:rPr>
          <w:lang w:val="en-CA"/>
        </w:rPr>
        <w:t xml:space="preserve">The LaboratoryAnlaysis-Specimen application </w:t>
      </w:r>
      <w:r w:rsidR="0028745C">
        <w:rPr>
          <w:lang w:val="en-CA"/>
        </w:rPr>
        <w:t>model</w:t>
      </w:r>
      <w:r w:rsidRPr="00CD7325">
        <w:rPr>
          <w:lang w:val="en-CA"/>
        </w:rPr>
        <w:t xml:space="preserve"> extends the ISO19156 </w:t>
      </w:r>
      <w:r w:rsidR="0028745C">
        <w:rPr>
          <w:lang w:val="en-CA"/>
        </w:rPr>
        <w:t>model</w:t>
      </w:r>
      <w:r w:rsidRPr="00CD7325">
        <w:rPr>
          <w:lang w:val="en-CA"/>
        </w:rPr>
        <w:t xml:space="preserve">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680CF9">
        <w:rPr>
          <w:lang w:val="en-CA"/>
        </w:rPr>
        <w:t>[</w:t>
      </w:r>
      <w:r w:rsidR="00680CF9">
        <w:rPr>
          <w:lang w:val="en-CA"/>
        </w:rPr>
        <w:fldChar w:fldCharType="begin"/>
      </w:r>
      <w:r w:rsidR="00680CF9">
        <w:rPr>
          <w:lang w:val="en-CA"/>
        </w:rPr>
        <w:instrText xml:space="preserve"> REF _Ref458067225 \n \h </w:instrText>
      </w:r>
      <w:r w:rsidR="00680CF9">
        <w:rPr>
          <w:lang w:val="en-CA"/>
        </w:rPr>
      </w:r>
      <w:r w:rsidR="00680CF9">
        <w:rPr>
          <w:lang w:val="en-CA"/>
        </w:rPr>
        <w:fldChar w:fldCharType="separate"/>
      </w:r>
      <w:r w:rsidR="00AD44BE">
        <w:rPr>
          <w:lang w:val="en-CA"/>
        </w:rPr>
        <w:t>21</w:t>
      </w:r>
      <w:r w:rsidR="00680CF9">
        <w:rPr>
          <w:lang w:val="en-CA"/>
        </w:rPr>
        <w:fldChar w:fldCharType="end"/>
      </w:r>
      <w:r w:rsidR="00680CF9">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07F0B795" w:rsidR="00090DCF" w:rsidRDefault="00B33059" w:rsidP="00090DCF">
      <w:pPr>
        <w:keepNext/>
      </w:pPr>
      <w:r>
        <w:rPr>
          <w:noProof/>
          <w:lang w:val="en-AU" w:eastAsia="en-AU"/>
        </w:rPr>
        <w:drawing>
          <wp:inline distT="0" distB="0" distL="0" distR="0" wp14:anchorId="4C81700B" wp14:editId="3C94DC8D">
            <wp:extent cx="5486400" cy="4599460"/>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86400" cy="4599460"/>
                    </a:xfrm>
                    <a:prstGeom prst="rect">
                      <a:avLst/>
                    </a:prstGeom>
                    <a:noFill/>
                    <a:ln>
                      <a:noFill/>
                    </a:ln>
                  </pic:spPr>
                </pic:pic>
              </a:graphicData>
            </a:graphic>
          </wp:inline>
        </w:drawing>
      </w:r>
    </w:p>
    <w:p w14:paraId="053FE055" w14:textId="71E34265"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82</w:t>
      </w:r>
      <w:r w:rsidR="00673E83">
        <w:rPr>
          <w:noProof/>
        </w:rPr>
        <w:fldChar w:fldCharType="end"/>
      </w:r>
      <w:r>
        <w:t>: LaboratoryAnalysis and Specimen dependencies</w:t>
      </w:r>
      <w:r w:rsidR="00B8253A">
        <w:t>.</w:t>
      </w:r>
    </w:p>
    <w:p w14:paraId="7C25DBA1" w14:textId="77777777" w:rsidR="00733724" w:rsidRDefault="00733724" w:rsidP="00733724">
      <w:pPr>
        <w:pStyle w:val="Heading3"/>
        <w:rPr>
          <w:lang w:val="en-CA"/>
        </w:rPr>
      </w:pPr>
      <w:bookmarkStart w:id="899" w:name="_Toc458154240"/>
      <w:r>
        <w:rPr>
          <w:lang w:val="en-CA"/>
        </w:rPr>
        <w:lastRenderedPageBreak/>
        <w:t>Laboratory Analysis</w:t>
      </w:r>
      <w:bookmarkEnd w:id="899"/>
    </w:p>
    <w:p w14:paraId="3C76CA9A" w14:textId="77777777" w:rsidR="00733724" w:rsidRDefault="00733724" w:rsidP="00733724">
      <w:pPr>
        <w:rPr>
          <w:lang w:val="en-CA"/>
        </w:rPr>
      </w:pPr>
    </w:p>
    <w:p w14:paraId="5367A31A" w14:textId="5B156CE5" w:rsidR="00733724" w:rsidRDefault="00733724" w:rsidP="00733724">
      <w:pPr>
        <w:rPr>
          <w:lang w:val="en-CA"/>
        </w:rPr>
      </w:pPr>
      <w:r w:rsidRPr="00486E2A">
        <w:rPr>
          <w:lang w:val="en-CA"/>
        </w:rPr>
        <w:t xml:space="preserve">The </w:t>
      </w:r>
      <w:r w:rsidRPr="0028745C">
        <w:rPr>
          <w:rStyle w:val="Entity"/>
        </w:rPr>
        <w:t>LaboratoryAnalysis</w:t>
      </w:r>
      <w:r w:rsidRPr="00486E2A">
        <w:rPr>
          <w:lang w:val="en-CA"/>
        </w:rPr>
        <w:t xml:space="preserve">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w:t>
      </w:r>
      <w:r w:rsidR="00AD32B1">
        <w:rPr>
          <w:lang w:val="en-CA"/>
        </w:rPr>
        <w:t>s</w:t>
      </w:r>
      <w:r>
        <w:rPr>
          <w:lang w:val="en-CA"/>
        </w:rPr>
        <w:t xml:space="preserve"> and Measurement</w:t>
      </w:r>
      <w:r w:rsidR="00AD32B1">
        <w:rPr>
          <w:lang w:val="en-CA"/>
        </w:rPr>
        <w:t>s</w:t>
      </w:r>
      <w:r>
        <w:rPr>
          <w:lang w:val="en-CA"/>
        </w:rPr>
        <w:t xml:space="preserve"> with supplemental requirements over some of O&amp;M classes.</w:t>
      </w:r>
    </w:p>
    <w:p w14:paraId="50A252A0" w14:textId="77E3790F" w:rsidR="001111B0" w:rsidRDefault="00A25212" w:rsidP="00D20646">
      <w:pPr>
        <w:pStyle w:val="Heading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448EC0B1" w14:textId="0657FFF6" w:rsidR="000A04A2" w:rsidRDefault="0084053A" w:rsidP="00F67178">
      <w:pPr>
        <w:rPr>
          <w:lang w:val="en-CA"/>
        </w:rPr>
      </w:pPr>
      <w:r w:rsidRPr="0084053A">
        <w:rPr>
          <w:lang w:val="en-CA"/>
        </w:rPr>
        <w:t>The "</w:t>
      </w:r>
      <w:r w:rsidRPr="0028745C">
        <w:rPr>
          <w:rStyle w:val="Entity"/>
        </w:rPr>
        <w:t>sampledFeature</w:t>
      </w:r>
      <w:r w:rsidRPr="0084053A">
        <w:rPr>
          <w:lang w:val="en-CA"/>
        </w:rPr>
        <w:t xml:space="preserve">" association links the </w:t>
      </w:r>
      <w:r w:rsidR="0099305B" w:rsidRPr="0028745C">
        <w:rPr>
          <w:rStyle w:val="Entity"/>
        </w:rPr>
        <w:t>OM::</w:t>
      </w:r>
      <w:r w:rsidRPr="0028745C">
        <w:rPr>
          <w:rStyle w:val="Entity"/>
        </w:rPr>
        <w:t>SF_SamplingFeature</w:t>
      </w:r>
      <w:r w:rsidRPr="0084053A">
        <w:rPr>
          <w:lang w:val="en-CA"/>
        </w:rPr>
        <w:t xml:space="preserv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sidRPr="0028745C">
              <w:rPr>
                <w:rStyle w:val="Entity"/>
              </w:rPr>
              <w:t>OM::</w:t>
            </w:r>
            <w:r w:rsidR="0084053A" w:rsidRPr="0028745C">
              <w:rPr>
                <w:rStyle w:val="Entity"/>
              </w:rPr>
              <w:t>SF_SamplingFeature::sampledFeature</w:t>
            </w:r>
            <w:r w:rsidR="0084053A">
              <w:rPr>
                <w:rStyle w:val="reqtext"/>
                <w:lang w:val="en-CA"/>
              </w:rPr>
              <w:t xml:space="preserve"> SHALL not be an instance of </w:t>
            </w:r>
            <w:r w:rsidRPr="0028745C">
              <w:rPr>
                <w:rStyle w:val="Entity"/>
              </w:rPr>
              <w:t>OM::</w:t>
            </w:r>
            <w:r w:rsidR="0084053A" w:rsidRPr="0028745C">
              <w:rPr>
                <w:rStyle w:val="Entity"/>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375851DB" w:rsidR="0084053A" w:rsidRDefault="0028745C" w:rsidP="0084053A">
      <w:r w:rsidRPr="0028745C">
        <w:rPr>
          <w:rStyle w:val="Entity"/>
        </w:rPr>
        <w:t>OM::</w:t>
      </w:r>
      <w:r w:rsidR="0084053A" w:rsidRPr="0028745C">
        <w:rPr>
          <w:rStyle w:val="Entity"/>
        </w:rPr>
        <w:t>OM_Observation</w:t>
      </w:r>
      <w:r w:rsidR="005960FA" w:rsidRPr="0028745C">
        <w:rPr>
          <w:rStyle w:val="Entity"/>
        </w:rPr>
        <w:t>::</w:t>
      </w:r>
      <w:r w:rsidR="0084053A" w:rsidRPr="0028745C">
        <w:rPr>
          <w:rStyle w:val="Entity"/>
        </w:rPr>
        <w:t>resultQuality</w:t>
      </w:r>
      <w:r w:rsidR="005960FA" w:rsidRPr="0028745C">
        <w:rPr>
          <w:rStyle w:val="Entity"/>
        </w:rPr>
        <w:t>::</w:t>
      </w:r>
      <w:r w:rsidR="0084053A" w:rsidRPr="0028745C">
        <w:rPr>
          <w:rStyle w:val="Entity"/>
        </w:rPr>
        <w:t>DQ_QuantitativeAttributeAccuracy</w:t>
      </w:r>
      <w:r w:rsidR="0084053A">
        <w:t xml:space="preserve"> attribute shall be used to represent analytical errors and detection limits for each analytical measurement.</w:t>
      </w:r>
    </w:p>
    <w:p w14:paraId="06FD44A9" w14:textId="27AA745E" w:rsidR="0084053A" w:rsidRDefault="0084053A" w:rsidP="0084053A">
      <w:r>
        <w:t>At least "</w:t>
      </w:r>
      <w:r w:rsidRPr="0028745C">
        <w:rPr>
          <w:rStyle w:val="Entity"/>
        </w:rPr>
        <w:t>nameOfMeasure</w:t>
      </w:r>
      <w:r>
        <w:t>" and "</w:t>
      </w:r>
      <w:r w:rsidRPr="0028745C">
        <w:rPr>
          <w:rStyle w:val="Entity"/>
        </w:rPr>
        <w:t>result</w:t>
      </w:r>
      <w:r>
        <w:t xml:space="preserve">" shall be used when delivering </w:t>
      </w:r>
      <w:r w:rsidR="0028745C" w:rsidRPr="0028745C">
        <w:rPr>
          <w:rStyle w:val="Entity"/>
        </w:rPr>
        <w:t>om:resultQuality</w:t>
      </w:r>
      <w:r>
        <w:t xml:space="preserve">.  </w:t>
      </w:r>
    </w:p>
    <w:p w14:paraId="75CBE3F7" w14:textId="11B6E70C" w:rsidR="005960FA" w:rsidRDefault="00F658C5" w:rsidP="00385D07">
      <w:pPr>
        <w:keepNext/>
      </w:pPr>
      <w:r>
        <w:rPr>
          <w:noProof/>
          <w:lang w:val="en-AU" w:eastAsia="en-AU"/>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Caption"/>
      </w:pPr>
      <w:r>
        <w:t xml:space="preserve">Figure </w:t>
      </w:r>
      <w:r>
        <w:fldChar w:fldCharType="begin"/>
      </w:r>
      <w:r>
        <w:instrText xml:space="preserve"> SEQ Figure \* ARABIC </w:instrText>
      </w:r>
      <w:r>
        <w:fldChar w:fldCharType="separate"/>
      </w:r>
      <w:r w:rsidR="00AD44BE">
        <w:rPr>
          <w:noProof/>
        </w:rPr>
        <w:t>83</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4961"/>
      </w:tblGrid>
      <w:tr w:rsidR="0084053A" w:rsidRPr="00D12552" w14:paraId="1F63D3ED" w14:textId="77777777" w:rsidTr="00680CF9">
        <w:trPr>
          <w:cantSplit/>
        </w:trPr>
        <w:tc>
          <w:tcPr>
            <w:tcW w:w="3936"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accuracy-measure</w:t>
            </w:r>
          </w:p>
        </w:tc>
        <w:tc>
          <w:tcPr>
            <w:tcW w:w="4961" w:type="dxa"/>
            <w:tcBorders>
              <w:left w:val="nil"/>
            </w:tcBorders>
            <w:shd w:val="clear" w:color="auto" w:fill="auto"/>
          </w:tcPr>
          <w:p w14:paraId="3C623A50" w14:textId="22500FA2" w:rsidR="0084053A" w:rsidRPr="00D12552" w:rsidRDefault="0084053A" w:rsidP="00B678D8">
            <w:pPr>
              <w:pStyle w:val="Tabletext10"/>
              <w:jc w:val="left"/>
              <w:rPr>
                <w:rStyle w:val="reqtext"/>
                <w:lang w:val="en-CA"/>
              </w:rPr>
            </w:pPr>
            <w:r>
              <w:rPr>
                <w:rStyle w:val="reqtext"/>
                <w:lang w:val="en-CA"/>
              </w:rPr>
              <w:t xml:space="preserve">For analytical error and detection limits, both </w:t>
            </w:r>
            <w:r w:rsidRPr="0028745C">
              <w:rPr>
                <w:rStyle w:val="Entity"/>
              </w:rPr>
              <w:t>DQ_QuantitativeAttributeAccuracy::nameOfMeasure</w:t>
            </w:r>
            <w:r>
              <w:rPr>
                <w:rStyle w:val="reqtext"/>
                <w:lang w:val="en-CA"/>
              </w:rPr>
              <w:t xml:space="preserve"> and </w:t>
            </w:r>
            <w:r w:rsidRPr="0028745C">
              <w:rPr>
                <w:rStyle w:val="Entity"/>
              </w:rPr>
              <w:t>DQ_QuantitativeAttributeAccuracy::result</w:t>
            </w:r>
            <w:r>
              <w:rPr>
                <w:rStyle w:val="reqtext"/>
                <w:lang w:val="en-CA"/>
              </w:rPr>
              <w:t xml:space="preserve"> SHALL </w:t>
            </w:r>
            <w:r w:rsidR="00B678D8">
              <w:rPr>
                <w:rStyle w:val="reqtext"/>
                <w:lang w:val="en-CA"/>
              </w:rPr>
              <w:t>NOT be null.</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w:t>
      </w:r>
      <w:r w:rsidRPr="0028745C">
        <w:rPr>
          <w:rStyle w:val="Entity"/>
        </w:rPr>
        <w:t>nameOfMeasure</w:t>
      </w:r>
      <w:r>
        <w:t>"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71DAA9DE" w:rsidR="0084053A" w:rsidRPr="00D12552" w:rsidRDefault="00B678D8" w:rsidP="00B678D8">
            <w:pPr>
              <w:pStyle w:val="Tabletext10"/>
              <w:jc w:val="left"/>
              <w:rPr>
                <w:rStyle w:val="reqtext"/>
                <w:lang w:val="en-CA"/>
              </w:rPr>
            </w:pPr>
            <w:r>
              <w:rPr>
                <w:rStyle w:val="reqtext"/>
                <w:lang w:val="en-CA"/>
              </w:rPr>
              <w:t xml:space="preserve">The value of </w:t>
            </w:r>
            <w:r w:rsidRPr="00B678D8">
              <w:rPr>
                <w:rStyle w:val="Entity"/>
              </w:rPr>
              <w:t>DQ_Element.</w:t>
            </w:r>
            <w:r w:rsidR="0084053A" w:rsidRPr="00B678D8">
              <w:rPr>
                <w:rStyle w:val="Entity"/>
              </w:rPr>
              <w:t>nameOfMeasure</w:t>
            </w:r>
            <w:r w:rsidR="0084053A" w:rsidRPr="0084053A">
              <w:rPr>
                <w:rStyle w:val="reqtext"/>
                <w:lang w:val="en-CA"/>
              </w:rPr>
              <w:t xml:space="preserve"> </w:t>
            </w:r>
            <w:r w:rsidR="0084053A">
              <w:rPr>
                <w:rStyle w:val="reqtext"/>
                <w:lang w:val="en-CA"/>
              </w:rPr>
              <w:t>SHOULD</w:t>
            </w:r>
            <w:r w:rsidR="0084053A"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Heading4"/>
      </w:pPr>
      <w:r>
        <w:t>OM_Observation</w:t>
      </w:r>
      <w:r w:rsidR="00FD6399">
        <w:t>::</w:t>
      </w:r>
      <w:r>
        <w:t>parameter</w:t>
      </w:r>
    </w:p>
    <w:p w14:paraId="7AFF5598" w14:textId="77777777" w:rsidR="00733724" w:rsidRPr="00733724" w:rsidRDefault="00733724"/>
    <w:p w14:paraId="1EC677FE" w14:textId="17C51F7B" w:rsidR="00C02200" w:rsidRDefault="00C02200" w:rsidP="002151F2">
      <w:r>
        <w:t>Analytical methods are very varied and a single mo</w:t>
      </w:r>
      <w:r w:rsidR="00440B00">
        <w:t>del can not</w:t>
      </w:r>
      <w:r>
        <w:t xml:space="preserve"> capture all the intricacies of </w:t>
      </w:r>
      <w:r w:rsidR="00440B00">
        <w:t>all</w:t>
      </w:r>
      <w:r>
        <w:t xml:space="preserve"> method</w:t>
      </w:r>
      <w:r w:rsidR="00440B00">
        <w:t>s</w:t>
      </w:r>
      <w:r>
        <w:t xml:space="preserve">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2AA2DB0B" w:rsidR="00775DD7" w:rsidRDefault="00B33059" w:rsidP="00775DD7">
      <w:pPr>
        <w:keepNext/>
      </w:pPr>
      <w:r>
        <w:rPr>
          <w:noProof/>
          <w:lang w:val="en-AU" w:eastAsia="en-AU"/>
        </w:rPr>
        <w:drawing>
          <wp:inline distT="0" distB="0" distL="0" distR="0" wp14:anchorId="57DAB59A" wp14:editId="3995B5B5">
            <wp:extent cx="5486400" cy="2860391"/>
            <wp:effectExtent l="0" t="0" r="0" b="0"/>
            <wp:docPr id="529" name="Imag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6400" cy="2860391"/>
                    </a:xfrm>
                    <a:prstGeom prst="rect">
                      <a:avLst/>
                    </a:prstGeom>
                    <a:noFill/>
                    <a:ln>
                      <a:noFill/>
                    </a:ln>
                  </pic:spPr>
                </pic:pic>
              </a:graphicData>
            </a:graphic>
          </wp:inline>
        </w:drawing>
      </w:r>
    </w:p>
    <w:p w14:paraId="790AFF30" w14:textId="0493EFE2"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84</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3D808368" w:rsidR="00775DD7" w:rsidRDefault="00722E9C" w:rsidP="00775DD7">
      <w:pPr>
        <w:keepNext/>
      </w:pPr>
      <w:r>
        <w:rPr>
          <w:noProof/>
          <w:lang w:val="en-AU" w:eastAsia="en-AU"/>
        </w:rPr>
        <w:lastRenderedPageBreak/>
        <w:drawing>
          <wp:inline distT="0" distB="0" distL="0" distR="0" wp14:anchorId="17758972" wp14:editId="28BC8212">
            <wp:extent cx="5486400" cy="2915452"/>
            <wp:effectExtent l="0" t="0" r="0" b="0"/>
            <wp:docPr id="530" name="Imag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2915452"/>
                    </a:xfrm>
                    <a:prstGeom prst="rect">
                      <a:avLst/>
                    </a:prstGeom>
                    <a:noFill/>
                    <a:ln>
                      <a:noFill/>
                    </a:ln>
                  </pic:spPr>
                </pic:pic>
              </a:graphicData>
            </a:graphic>
          </wp:inline>
        </w:drawing>
      </w:r>
    </w:p>
    <w:p w14:paraId="0188072E" w14:textId="5A4E3C54"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85</w:t>
      </w:r>
      <w:r w:rsidR="00673E83">
        <w:rPr>
          <w:noProof/>
        </w:rPr>
        <w:fldChar w:fldCharType="end"/>
      </w:r>
      <w:r>
        <w:t>: Analytical instrument</w:t>
      </w:r>
      <w:r w:rsidR="00733724">
        <w:t xml:space="preserve"> context diagram</w:t>
      </w:r>
      <w:r w:rsidR="00B8253A">
        <w:t>.</w:t>
      </w:r>
    </w:p>
    <w:p w14:paraId="48773137" w14:textId="453648ED" w:rsidR="00733724" w:rsidRPr="00733724" w:rsidRDefault="00733724" w:rsidP="00D20646">
      <w:pPr>
        <w:pStyle w:val="Heading5"/>
      </w:pPr>
      <w:r>
        <w:t>t</w:t>
      </w:r>
      <w:r w:rsidRPr="00733724">
        <w:t>ype</w:t>
      </w:r>
    </w:p>
    <w:p w14:paraId="71D50A4C" w14:textId="22C8CEF0" w:rsidR="00733724" w:rsidRPr="00733724" w:rsidRDefault="00733724" w:rsidP="00D20646">
      <w:r>
        <w:t xml:space="preserve">The property </w:t>
      </w:r>
      <w:r w:rsidRPr="0028745C">
        <w:rPr>
          <w:rStyle w:val="Entity"/>
        </w:rPr>
        <w:t>type:Instrumen</w:t>
      </w:r>
      <w:r w:rsidR="00440B00" w:rsidRPr="0028745C">
        <w:rPr>
          <w:rStyle w:val="Entity"/>
        </w:rPr>
        <w:t>tTypeTerm</w:t>
      </w:r>
      <w:r w:rsidR="00440B00">
        <w:t xml:space="preserve"> </w:t>
      </w:r>
      <w:r>
        <w:t>report</w:t>
      </w:r>
      <w:r w:rsidR="00440B00">
        <w:t>s</w:t>
      </w:r>
      <w:r>
        <w:t xml:space="preserve">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8CF7B70" w14:textId="464AB3CD" w:rsidR="00733724" w:rsidRPr="00440B00" w:rsidRDefault="00733724" w:rsidP="00D20646">
      <w:pPr>
        <w:pStyle w:val="Heading5"/>
        <w:rPr>
          <w:lang w:val="en-CA"/>
        </w:rPr>
      </w:pPr>
      <w:bookmarkStart w:id="900" w:name="BKM_4320F660_2F6E_4F45_98F8_50B996AF05CA"/>
      <w:bookmarkEnd w:id="900"/>
      <w:r>
        <w:rPr>
          <w:lang w:val="en-CA"/>
        </w:rPr>
        <w:t>m</w:t>
      </w:r>
      <w:r w:rsidRPr="00733724">
        <w:rPr>
          <w:lang w:val="en-CA"/>
        </w:rPr>
        <w:t>odel</w:t>
      </w:r>
    </w:p>
    <w:p w14:paraId="3814989A" w14:textId="52B482C6" w:rsidR="00733724" w:rsidRDefault="00733724" w:rsidP="00D20646">
      <w:pPr>
        <w:rPr>
          <w:lang w:val="en-CA"/>
        </w:rPr>
      </w:pPr>
      <w:r>
        <w:rPr>
          <w:lang w:val="en-CA"/>
        </w:rPr>
        <w:t xml:space="preserve">The property </w:t>
      </w:r>
      <w:r w:rsidRPr="0028745C">
        <w:rPr>
          <w:rStyle w:val="Entity"/>
        </w:rPr>
        <w:t>mode</w:t>
      </w:r>
      <w:r w:rsidR="00253146" w:rsidRPr="0028745C">
        <w:rPr>
          <w:rStyle w:val="Entity"/>
        </w:rPr>
        <w:t>:Primitive::CharacterString</w:t>
      </w:r>
      <w:r>
        <w:rPr>
          <w:lang w:val="en-CA"/>
        </w:rPr>
        <w:t xml:space="preserve"> contain</w:t>
      </w:r>
      <w:r w:rsidR="00440B00">
        <w:rPr>
          <w:lang w:val="en-CA"/>
        </w:rPr>
        <w:t>s</w:t>
      </w:r>
      <w:r>
        <w:rPr>
          <w:lang w:val="en-CA"/>
        </w:rPr>
        <w:t xml:space="preserve">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63CAA9C1" w14:textId="0540BD78" w:rsidR="00733724" w:rsidRPr="00440B00" w:rsidRDefault="00733724" w:rsidP="00440B00">
      <w:pPr>
        <w:pStyle w:val="Heading5"/>
        <w:rPr>
          <w:lang w:val="en-CA"/>
        </w:rPr>
      </w:pPr>
      <w:r w:rsidRPr="00D970E9">
        <w:rPr>
          <w:lang w:val="en-CA"/>
        </w:rPr>
        <w:t>serialNumber</w:t>
      </w:r>
    </w:p>
    <w:p w14:paraId="70DF2DF2" w14:textId="706189A8" w:rsidR="00733724" w:rsidRDefault="00733724" w:rsidP="00D20646">
      <w:pPr>
        <w:rPr>
          <w:lang w:val="en-CA"/>
        </w:rPr>
      </w:pPr>
      <w:r>
        <w:rPr>
          <w:lang w:val="en-CA"/>
        </w:rPr>
        <w:t xml:space="preserve">The property </w:t>
      </w:r>
      <w:r w:rsidRPr="0028745C">
        <w:rPr>
          <w:rStyle w:val="Entity"/>
        </w:rPr>
        <w:t>serialNumber</w:t>
      </w:r>
      <w:r w:rsidR="00253146" w:rsidRPr="0028745C">
        <w:rPr>
          <w:rStyle w:val="Entity"/>
        </w:rPr>
        <w:t>:Primitive::CharacterString</w:t>
      </w:r>
      <w:r>
        <w:rPr>
          <w:lang w:val="en-CA"/>
        </w:rPr>
        <w:t xml:space="preserve"> contain</w:t>
      </w:r>
      <w:r w:rsidR="00440B00">
        <w:rPr>
          <w:lang w:val="en-CA"/>
        </w:rPr>
        <w:t>s</w:t>
      </w:r>
      <w:r>
        <w:rPr>
          <w:lang w:val="en-CA"/>
        </w:rPr>
        <w:t xml:space="preserve"> a string that </w:t>
      </w:r>
      <w:r w:rsidR="009C2E9A">
        <w:rPr>
          <w:lang w:val="en-CA"/>
        </w:rPr>
        <w:t xml:space="preserve">contains </w:t>
      </w:r>
      <w:r w:rsidRPr="00733724">
        <w:rPr>
          <w:lang w:val="en-CA"/>
        </w:rPr>
        <w:t>the serial number of the machine used in an analytical session.</w:t>
      </w:r>
    </w:p>
    <w:p w14:paraId="068C6484" w14:textId="20EC8C40" w:rsidR="00B17686" w:rsidRPr="00440B00" w:rsidRDefault="00733724" w:rsidP="00D20646">
      <w:pPr>
        <w:pStyle w:val="Heading5"/>
        <w:rPr>
          <w:lang w:val="en-CA"/>
        </w:rPr>
      </w:pPr>
      <w:r w:rsidRPr="00D970E9">
        <w:rPr>
          <w:lang w:val="en-CA"/>
        </w:rPr>
        <w:t>commissionDate</w:t>
      </w:r>
    </w:p>
    <w:p w14:paraId="68EF6576" w14:textId="597EBFCB" w:rsidR="00733724" w:rsidRDefault="00733724" w:rsidP="00D20646">
      <w:pPr>
        <w:rPr>
          <w:lang w:val="en-CA"/>
        </w:rPr>
      </w:pPr>
      <w:r>
        <w:rPr>
          <w:lang w:val="en-CA"/>
        </w:rPr>
        <w:t xml:space="preserve">The property </w:t>
      </w:r>
      <w:r w:rsidRPr="0028745C">
        <w:rPr>
          <w:rStyle w:val="Entity"/>
        </w:rPr>
        <w:t>commissionDate</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Pr="0028745C">
        <w:rPr>
          <w:rStyle w:val="Entity"/>
        </w:rPr>
        <w:t>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3D6F7A9D" w14:textId="4E49173F" w:rsidR="00B17686" w:rsidRPr="0028745C" w:rsidRDefault="00B16B13" w:rsidP="0028745C">
      <w:pPr>
        <w:pStyle w:val="Heading5"/>
        <w:rPr>
          <w:lang w:val="en-CA"/>
        </w:rPr>
      </w:pPr>
      <w:r>
        <w:rPr>
          <w:lang w:val="en-CA"/>
        </w:rPr>
        <w:t>location</w:t>
      </w:r>
    </w:p>
    <w:p w14:paraId="10782A7A" w14:textId="5AEB9C17" w:rsidR="00B17686" w:rsidRDefault="00B17686" w:rsidP="00D20646">
      <w:pPr>
        <w:rPr>
          <w:lang w:val="en-CA"/>
        </w:rPr>
      </w:pPr>
      <w:r>
        <w:rPr>
          <w:lang w:val="en-CA"/>
        </w:rPr>
        <w:t xml:space="preserve">The property </w:t>
      </w:r>
      <w:r w:rsidRPr="0028745C">
        <w:rPr>
          <w:rStyle w:val="Entity"/>
        </w:rPr>
        <w:t>location</w:t>
      </w:r>
      <w:r>
        <w:rPr>
          <w:lang w:val="en-CA"/>
        </w:rPr>
        <w:t xml:space="preserve"> </w:t>
      </w:r>
      <w:r w:rsidR="00440B00">
        <w:rPr>
          <w:lang w:val="en-CA"/>
        </w:rPr>
        <w:t>is</w:t>
      </w:r>
      <w:r>
        <w:rPr>
          <w:lang w:val="en-CA"/>
        </w:rPr>
        <w:t xml:space="preserve"> an association between an </w:t>
      </w:r>
      <w:r w:rsidRPr="0028745C">
        <w:rPr>
          <w:rStyle w:val="Entity"/>
        </w:rPr>
        <w:t>AnalyticalInstrument</w:t>
      </w:r>
      <w:r>
        <w:rPr>
          <w:lang w:val="en-CA"/>
        </w:rPr>
        <w:t xml:space="preserve"> and a </w:t>
      </w:r>
      <w:r w:rsidR="009C2E9A" w:rsidRPr="0028745C">
        <w:rPr>
          <w:rStyle w:val="Entity"/>
        </w:rPr>
        <w:t>CIT</w:t>
      </w:r>
      <w:r w:rsidRPr="0028745C">
        <w:rPr>
          <w:rStyle w:val="Entity"/>
        </w:rPr>
        <w:t>:Responsibility</w:t>
      </w:r>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sidR="0028745C">
        <w:rPr>
          <w:lang w:val="en-CA"/>
        </w:rPr>
        <w:t>.</w:t>
      </w:r>
    </w:p>
    <w:p w14:paraId="6D024AFB" w14:textId="0C037606" w:rsidR="00B17686" w:rsidRDefault="00B17686" w:rsidP="00D20646">
      <w:pPr>
        <w:pStyle w:val="Heading5"/>
        <w:rPr>
          <w:lang w:val="en-CA"/>
        </w:rPr>
      </w:pPr>
      <w:r w:rsidRPr="00D970E9">
        <w:rPr>
          <w:lang w:val="en-CA"/>
        </w:rPr>
        <w:t>usedIn</w:t>
      </w:r>
    </w:p>
    <w:p w14:paraId="284A9576" w14:textId="73D5D2D9" w:rsidR="00733724" w:rsidRDefault="00B17686" w:rsidP="00D20646">
      <w:pPr>
        <w:rPr>
          <w:lang w:val="en-CA"/>
        </w:rPr>
      </w:pPr>
      <w:r w:rsidRPr="00B17686">
        <w:rPr>
          <w:lang w:val="en-CA"/>
        </w:rPr>
        <w:t xml:space="preserve">The property </w:t>
      </w:r>
      <w:r w:rsidRPr="0028745C">
        <w:rPr>
          <w:rStyle w:val="Entity"/>
        </w:rPr>
        <w:t>usedIn</w:t>
      </w:r>
      <w:r w:rsidRPr="00B17686">
        <w:rPr>
          <w:lang w:val="en-CA"/>
        </w:rPr>
        <w:t xml:space="preserve"> </w:t>
      </w:r>
      <w:r w:rsidR="00440B00">
        <w:rPr>
          <w:lang w:val="en-CA"/>
        </w:rPr>
        <w:t>is</w:t>
      </w:r>
      <w:r w:rsidRPr="00B17686">
        <w:rPr>
          <w:lang w:val="en-CA"/>
        </w:rPr>
        <w:t xml:space="preserve"> an association between an </w:t>
      </w:r>
      <w:r w:rsidRPr="0028745C">
        <w:rPr>
          <w:rStyle w:val="Entity"/>
        </w:rPr>
        <w:t>AnalyticalInstrument</w:t>
      </w:r>
      <w:r w:rsidRPr="00B17686">
        <w:rPr>
          <w:lang w:val="en-CA"/>
        </w:rPr>
        <w:t xml:space="preserve"> and </w:t>
      </w:r>
      <w:r w:rsidR="00A67C10" w:rsidRPr="00B17686">
        <w:rPr>
          <w:lang w:val="en-CA"/>
        </w:rPr>
        <w:t>an</w:t>
      </w:r>
      <w:r w:rsidRPr="00B17686">
        <w:rPr>
          <w:lang w:val="en-CA"/>
        </w:rPr>
        <w:t xml:space="preserve"> </w:t>
      </w:r>
      <w:r w:rsidRPr="0028745C">
        <w:rPr>
          <w:rStyle w:val="Entity"/>
        </w:rPr>
        <w:t>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901" w:name="BKM_C47BB20E_AB3E_41B0_BEAF_8545314C826D"/>
      <w:bookmarkStart w:id="902" w:name="BKM_5A9940B3_320D_4C85_8B41_0199FF52327B"/>
      <w:bookmarkStart w:id="903" w:name="BKM_692BBE92_2CD8_471D_9014_13E6919FFDA7"/>
      <w:bookmarkStart w:id="904" w:name="BKM_E14379F1_C7A7_42A6_B412_F1E01671E46F"/>
      <w:bookmarkStart w:id="905" w:name="BKM_40997390_B407_46AF_928A_15F7B52273ED"/>
      <w:bookmarkEnd w:id="901"/>
      <w:bookmarkEnd w:id="902"/>
      <w:bookmarkEnd w:id="903"/>
      <w:bookmarkEnd w:id="904"/>
      <w:bookmarkEnd w:id="905"/>
      <w:r>
        <w:rPr>
          <w:lang w:val="en-CA"/>
        </w:rPr>
        <w:lastRenderedPageBreak/>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 xml:space="preserve">describes the time and operator of a particular laboratory analytical session. </w:t>
      </w:r>
      <w:r w:rsidRPr="0028745C">
        <w:rPr>
          <w:rStyle w:val="Entity"/>
        </w:rPr>
        <w:t>AnalyticalSession</w:t>
      </w:r>
      <w:r w:rsidRPr="00775DD7">
        <w:rPr>
          <w:lang w:val="en-CA"/>
        </w:rPr>
        <w:t xml:space="preserve"> also has associated links to the type of instrument and analytical method used, processing steps applied to data collected during a session, and instrument parameters unique to that session.</w:t>
      </w:r>
    </w:p>
    <w:p w14:paraId="21746A91" w14:textId="2D13F6F6" w:rsidR="00775DD7" w:rsidRDefault="00722E9C" w:rsidP="00775DD7">
      <w:pPr>
        <w:keepNext/>
      </w:pPr>
      <w:r>
        <w:rPr>
          <w:noProof/>
          <w:lang w:val="en-AU" w:eastAsia="en-AU"/>
        </w:rPr>
        <w:drawing>
          <wp:inline distT="0" distB="0" distL="0" distR="0" wp14:anchorId="08D3426C" wp14:editId="721F0024">
            <wp:extent cx="5486400" cy="4334014"/>
            <wp:effectExtent l="0" t="0" r="0" b="9525"/>
            <wp:docPr id="531" name="Imag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334014"/>
                    </a:xfrm>
                    <a:prstGeom prst="rect">
                      <a:avLst/>
                    </a:prstGeom>
                    <a:noFill/>
                    <a:ln>
                      <a:noFill/>
                    </a:ln>
                  </pic:spPr>
                </pic:pic>
              </a:graphicData>
            </a:graphic>
          </wp:inline>
        </w:drawing>
      </w:r>
    </w:p>
    <w:p w14:paraId="61F89649" w14:textId="4FFEE18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86</w:t>
      </w:r>
      <w:r w:rsidR="00673E83">
        <w:rPr>
          <w:noProof/>
        </w:rPr>
        <w:fldChar w:fldCharType="end"/>
      </w:r>
      <w:r>
        <w:t>: Analytical session</w:t>
      </w:r>
      <w:r w:rsidR="00B17686">
        <w:t xml:space="preserve"> context diagram</w:t>
      </w:r>
      <w:r w:rsidR="00B8253A">
        <w:t>.</w:t>
      </w:r>
    </w:p>
    <w:p w14:paraId="761E59FC" w14:textId="62E39DCD" w:rsidR="00B17686" w:rsidRPr="00440B00" w:rsidRDefault="00B17686" w:rsidP="00D20646">
      <w:pPr>
        <w:pStyle w:val="Heading5"/>
        <w:rPr>
          <w:lang w:val="en-CA"/>
        </w:rPr>
      </w:pPr>
      <w:bookmarkStart w:id="906" w:name="BKM_BF1C223A_F0A6_4FC2_9EEF_88DC486F7DB4"/>
      <w:bookmarkEnd w:id="906"/>
      <w:r>
        <w:rPr>
          <w:lang w:val="en-CA"/>
        </w:rPr>
        <w:t>time</w:t>
      </w:r>
    </w:p>
    <w:p w14:paraId="3D8B732E" w14:textId="2D2DFF77" w:rsidR="00B17686" w:rsidRDefault="00B17686" w:rsidP="00D20646">
      <w:pPr>
        <w:rPr>
          <w:lang w:val="en-CA"/>
        </w:rPr>
      </w:pPr>
      <w:r>
        <w:rPr>
          <w:lang w:val="en-CA"/>
        </w:rPr>
        <w:t xml:space="preserve">The property </w:t>
      </w:r>
      <w:r w:rsidRPr="0028745C">
        <w:rPr>
          <w:rStyle w:val="Entity"/>
        </w:rPr>
        <w:t>time</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Pr="0028745C">
        <w:rPr>
          <w:rStyle w:val="Entity"/>
        </w:rPr>
        <w:t>TM_Period</w:t>
      </w:r>
      <w:r>
        <w:rPr>
          <w:lang w:val="en-CA"/>
        </w:rPr>
        <w:t xml:space="preserve"> describing the</w:t>
      </w:r>
      <w:r w:rsidRPr="00B17686">
        <w:rPr>
          <w:lang w:val="en-CA"/>
        </w:rPr>
        <w:t xml:space="preserve"> time period during which the analysis was performed</w:t>
      </w:r>
      <w:r>
        <w:rPr>
          <w:lang w:val="en-CA"/>
        </w:rPr>
        <w:t>.</w:t>
      </w:r>
    </w:p>
    <w:p w14:paraId="1D4FEDC3" w14:textId="79AC5940" w:rsidR="00B17686" w:rsidRPr="00440B00" w:rsidRDefault="00A67C10" w:rsidP="00D20646">
      <w:pPr>
        <w:pStyle w:val="Heading5"/>
        <w:rPr>
          <w:lang w:val="en-CA"/>
        </w:rPr>
      </w:pPr>
      <w:r>
        <w:rPr>
          <w:lang w:val="en-CA"/>
        </w:rPr>
        <w:t>operator</w:t>
      </w:r>
    </w:p>
    <w:p w14:paraId="11B3F18B" w14:textId="4BEBC0A9" w:rsidR="00B17686" w:rsidRDefault="00B17686" w:rsidP="00D20646">
      <w:pPr>
        <w:rPr>
          <w:lang w:val="en-CA"/>
        </w:rPr>
      </w:pPr>
      <w:r>
        <w:rPr>
          <w:lang w:val="en-CA"/>
        </w:rPr>
        <w:t xml:space="preserve">The property </w:t>
      </w:r>
      <w:r w:rsidRPr="0028745C">
        <w:rPr>
          <w:rStyle w:val="Entity"/>
        </w:rPr>
        <w:t>operator</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 </w:t>
      </w:r>
      <w:r w:rsidR="009C2E9A" w:rsidRPr="0028745C">
        <w:rPr>
          <w:rStyle w:val="Entity"/>
        </w:rPr>
        <w:t>CIT</w:t>
      </w:r>
      <w:r w:rsidRPr="0028745C">
        <w:rPr>
          <w:rStyle w:val="Entity"/>
        </w:rPr>
        <w:t>:CI_Responsability</w:t>
      </w:r>
      <w:r>
        <w:rPr>
          <w:lang w:val="en-CA"/>
        </w:rPr>
        <w:t xml:space="preserve"> describing the </w:t>
      </w:r>
      <w:r w:rsidRPr="00B17686">
        <w:rPr>
          <w:lang w:val="en-CA"/>
        </w:rPr>
        <w:t>operator or organisation responsible for the analytical session</w:t>
      </w:r>
      <w:r>
        <w:rPr>
          <w:lang w:val="en-CA"/>
        </w:rPr>
        <w:t>.</w:t>
      </w:r>
    </w:p>
    <w:p w14:paraId="47C9D98F" w14:textId="742788AD" w:rsidR="00B17686" w:rsidRPr="00440B00" w:rsidRDefault="00B17686" w:rsidP="00440B00">
      <w:pPr>
        <w:pStyle w:val="Heading5"/>
        <w:rPr>
          <w:lang w:val="en-CA"/>
        </w:rPr>
      </w:pPr>
      <w:r>
        <w:rPr>
          <w:lang w:val="en-CA"/>
        </w:rPr>
        <w:t>p</w:t>
      </w:r>
      <w:r w:rsidRPr="00B17686">
        <w:rPr>
          <w:lang w:val="en-CA"/>
        </w:rPr>
        <w:t>arameter</w:t>
      </w:r>
    </w:p>
    <w:p w14:paraId="0B857819" w14:textId="20335100" w:rsidR="00B17686" w:rsidRPr="0028745C" w:rsidRDefault="00B17686" w:rsidP="0028745C">
      <w:pPr>
        <w:rPr>
          <w:lang w:val="en-CA"/>
        </w:rPr>
      </w:pPr>
      <w:r>
        <w:rPr>
          <w:lang w:val="en-CA"/>
        </w:rPr>
        <w:lastRenderedPageBreak/>
        <w:t xml:space="preserve">The property </w:t>
      </w:r>
      <w:r w:rsidRPr="0028745C">
        <w:rPr>
          <w:rStyle w:val="Entity"/>
        </w:rPr>
        <w:t>parameter</w:t>
      </w:r>
      <w:r>
        <w:rPr>
          <w:lang w:val="en-CA"/>
        </w:rPr>
        <w:t xml:space="preserve"> </w:t>
      </w:r>
      <w:r w:rsidR="0028745C">
        <w:rPr>
          <w:lang w:val="en-CA"/>
        </w:rPr>
        <w:t>(</w:t>
      </w:r>
      <w:r w:rsidR="0028745C" w:rsidRPr="0028745C">
        <w:rPr>
          <w:rStyle w:val="Entity"/>
        </w:rPr>
        <w:t>OM</w:t>
      </w:r>
      <w:r w:rsidRPr="0028745C">
        <w:rPr>
          <w:rStyle w:val="Entity"/>
        </w:rPr>
        <w:t>:</w:t>
      </w:r>
      <w:r w:rsidR="0028745C" w:rsidRPr="0028745C">
        <w:rPr>
          <w:rStyle w:val="Entity"/>
        </w:rPr>
        <w:t>:</w:t>
      </w:r>
      <w:r w:rsidRPr="0028745C">
        <w:rPr>
          <w:rStyle w:val="Entity"/>
        </w:rPr>
        <w:t>NamedValue</w:t>
      </w:r>
      <w:r>
        <w:rPr>
          <w:lang w:val="en-CA"/>
        </w:rPr>
        <w:t>) contain</w:t>
      </w:r>
      <w:r w:rsidR="00440B00">
        <w:rPr>
          <w:lang w:val="en-CA"/>
        </w:rPr>
        <w:t>s</w:t>
      </w:r>
      <w:r>
        <w:rPr>
          <w:lang w:val="en-CA"/>
        </w:rPr>
        <w:t xml:space="preserve">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w:t>
      </w:r>
      <w:r w:rsidRPr="0028745C">
        <w:rPr>
          <w:rStyle w:val="Entity"/>
        </w:rPr>
        <w:t>NamedValue</w:t>
      </w:r>
      <w:r w:rsidRPr="00B17686">
        <w:rPr>
          <w:lang w:val="en-CA"/>
        </w:rPr>
        <w:t xml:space="preserve"> </w:t>
      </w:r>
      <w:r w:rsidR="00440B00">
        <w:rPr>
          <w:lang w:val="en-CA"/>
        </w:rPr>
        <w:t>is</w:t>
      </w:r>
      <w:r>
        <w:rPr>
          <w:lang w:val="en-CA"/>
        </w:rPr>
        <w:t xml:space="preserve"> a ter</w:t>
      </w:r>
      <w:r w:rsidR="0028745C">
        <w:rPr>
          <w:lang w:val="en-CA"/>
        </w:rPr>
        <w:t>m from a controlled vocabulary.</w:t>
      </w:r>
    </w:p>
    <w:p w14:paraId="320AB00D" w14:textId="4E24F580" w:rsidR="00B17686" w:rsidRPr="00440B00" w:rsidRDefault="00B17686" w:rsidP="00D20646">
      <w:pPr>
        <w:pStyle w:val="Heading5"/>
        <w:rPr>
          <w:lang w:val="en-CA"/>
        </w:rPr>
      </w:pPr>
      <w:r>
        <w:rPr>
          <w:lang w:val="en-CA"/>
        </w:rPr>
        <w:t>i</w:t>
      </w:r>
      <w:r w:rsidRPr="00B17686">
        <w:rPr>
          <w:lang w:val="en-CA"/>
        </w:rPr>
        <w:t>nstrument</w:t>
      </w:r>
    </w:p>
    <w:p w14:paraId="19675D7A" w14:textId="1319019A" w:rsidR="00B17686" w:rsidRDefault="00B17686" w:rsidP="00D20646">
      <w:pPr>
        <w:rPr>
          <w:lang w:val="en-CA"/>
        </w:rPr>
      </w:pPr>
      <w:r>
        <w:rPr>
          <w:lang w:val="en-CA"/>
        </w:rPr>
        <w:t xml:space="preserve">The property </w:t>
      </w:r>
      <w:r w:rsidRPr="0028745C">
        <w:rPr>
          <w:rStyle w:val="Entity"/>
        </w:rPr>
        <w:t>instrument</w:t>
      </w:r>
      <w:r>
        <w:rPr>
          <w:lang w:val="en-CA"/>
        </w:rPr>
        <w:t xml:space="preserve"> </w:t>
      </w:r>
      <w:r w:rsidR="00440B00">
        <w:rPr>
          <w:lang w:val="en-CA"/>
        </w:rPr>
        <w:t>is</w:t>
      </w:r>
      <w:r>
        <w:rPr>
          <w:lang w:val="en-CA"/>
        </w:rPr>
        <w:t xml:space="preserve"> an association between an </w:t>
      </w:r>
      <w:r w:rsidRPr="0028745C">
        <w:rPr>
          <w:rStyle w:val="Entity"/>
        </w:rPr>
        <w:t>AnalyticalSession</w:t>
      </w:r>
      <w:r>
        <w:rPr>
          <w:lang w:val="en-CA"/>
        </w:rPr>
        <w:t xml:space="preserve"> and an </w:t>
      </w:r>
      <w:r w:rsidRPr="0028745C">
        <w:rPr>
          <w:rStyle w:val="Entity"/>
        </w:rPr>
        <w:t>AnalyticalInstrument</w:t>
      </w:r>
      <w:r>
        <w:rPr>
          <w:lang w:val="en-CA"/>
        </w:rPr>
        <w:t xml:space="preserve"> that describes </w:t>
      </w:r>
      <w:r w:rsidRPr="00B17686">
        <w:rPr>
          <w:lang w:val="en-CA"/>
        </w:rPr>
        <w:t>the instrument used in the analytical session</w:t>
      </w:r>
      <w:r>
        <w:rPr>
          <w:lang w:val="en-CA"/>
        </w:rPr>
        <w:t>.</w:t>
      </w:r>
    </w:p>
    <w:p w14:paraId="09D1CDE2" w14:textId="227363B3" w:rsidR="00B17686" w:rsidRPr="00440B00" w:rsidRDefault="00B17686" w:rsidP="00440B00">
      <w:pPr>
        <w:pStyle w:val="Heading5"/>
        <w:rPr>
          <w:lang w:val="en-CA"/>
        </w:rPr>
      </w:pPr>
      <w:r w:rsidRPr="00B17686">
        <w:rPr>
          <w:lang w:val="en-CA"/>
        </w:rPr>
        <w:t>referenceAnalysis</w:t>
      </w:r>
    </w:p>
    <w:p w14:paraId="50D40316" w14:textId="58AF6238" w:rsidR="00B17686" w:rsidRDefault="00B17686" w:rsidP="00D20646">
      <w:pPr>
        <w:rPr>
          <w:lang w:val="en-CA"/>
        </w:rPr>
      </w:pPr>
      <w:r>
        <w:rPr>
          <w:lang w:val="en-CA"/>
        </w:rPr>
        <w:t xml:space="preserve">The property </w:t>
      </w:r>
      <w:r w:rsidRPr="0028745C">
        <w:rPr>
          <w:rStyle w:val="Entity"/>
        </w:rPr>
        <w:t>referenceAnalysis</w:t>
      </w:r>
      <w:r>
        <w:rPr>
          <w:lang w:val="en-CA"/>
        </w:rPr>
        <w:t xml:space="preserve"> </w:t>
      </w:r>
      <w:r w:rsidR="00440B00">
        <w:rPr>
          <w:lang w:val="en-CA"/>
        </w:rPr>
        <w:t>is</w:t>
      </w:r>
      <w:r>
        <w:rPr>
          <w:lang w:val="en-CA"/>
        </w:rPr>
        <w:t xml:space="preserve"> </w:t>
      </w:r>
      <w:r w:rsidRPr="00B17686">
        <w:rPr>
          <w:lang w:val="en-CA"/>
        </w:rPr>
        <w:t xml:space="preserve">an association between an </w:t>
      </w:r>
      <w:r w:rsidRPr="0028745C">
        <w:rPr>
          <w:rStyle w:val="Entity"/>
        </w:rPr>
        <w:t>AnalyticalSession</w:t>
      </w:r>
      <w:r w:rsidRPr="00B17686">
        <w:rPr>
          <w:lang w:val="en-CA"/>
        </w:rPr>
        <w:t xml:space="preserve"> and</w:t>
      </w:r>
      <w:r>
        <w:rPr>
          <w:lang w:val="en-CA"/>
        </w:rPr>
        <w:t xml:space="preserve"> a </w:t>
      </w:r>
      <w:r w:rsidRPr="0028745C">
        <w:rPr>
          <w:rStyle w:val="Entity"/>
        </w:rPr>
        <w:t>ReferenceSpecimen</w:t>
      </w:r>
      <w:r>
        <w:rPr>
          <w:lang w:val="en-CA"/>
        </w:rPr>
        <w:t xml:space="preserve">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Heading4"/>
        <w:rPr>
          <w:lang w:val="en-CA"/>
        </w:rPr>
      </w:pPr>
      <w:bookmarkStart w:id="907" w:name="BKM_FCC3B9BB_23CF_4B5C_A83B_A898D191B651"/>
      <w:bookmarkStart w:id="908" w:name="BKM_D9B59F94_645D_4A43_B06F_F3308DA82998"/>
      <w:bookmarkStart w:id="909" w:name="BKM_963C6EE0_1269_4609_B11A_C2CBF9678C56"/>
      <w:bookmarkEnd w:id="907"/>
      <w:bookmarkEnd w:id="908"/>
      <w:bookmarkEnd w:id="909"/>
      <w:r>
        <w:rPr>
          <w:lang w:val="en-CA"/>
        </w:rPr>
        <w:t>AnalyticalProcess</w:t>
      </w:r>
    </w:p>
    <w:p w14:paraId="13588CCA" w14:textId="77777777" w:rsidR="00B51AB4" w:rsidRDefault="00B51AB4" w:rsidP="00775DD7">
      <w:pPr>
        <w:rPr>
          <w:lang w:val="en-CA"/>
        </w:rPr>
      </w:pPr>
    </w:p>
    <w:p w14:paraId="75A83E7E" w14:textId="6BB72A4A" w:rsidR="00B51AB4" w:rsidRDefault="00B51AB4" w:rsidP="00775DD7">
      <w:pPr>
        <w:rPr>
          <w:lang w:val="en-CA"/>
        </w:rPr>
      </w:pPr>
      <w:r>
        <w:rPr>
          <w:lang w:val="en-CA"/>
        </w:rPr>
        <w:t>An analytical process is a c</w:t>
      </w:r>
      <w:r w:rsidRPr="00B51AB4">
        <w:rPr>
          <w:lang w:val="en-CA"/>
        </w:rPr>
        <w:t xml:space="preserve">oncrete implementation of </w:t>
      </w:r>
      <w:r w:rsidR="0028745C" w:rsidRPr="0028745C">
        <w:rPr>
          <w:rStyle w:val="Entity"/>
        </w:rPr>
        <w:t>OM::</w:t>
      </w:r>
      <w:r w:rsidRPr="0028745C">
        <w:rPr>
          <w:rStyle w:val="Entity"/>
        </w:rPr>
        <w:t>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28D011BF" w:rsidR="00D01D0C" w:rsidRDefault="00722E9C" w:rsidP="00D01D0C">
      <w:pPr>
        <w:keepNext/>
      </w:pPr>
      <w:r>
        <w:rPr>
          <w:noProof/>
          <w:lang w:val="en-AU" w:eastAsia="en-AU"/>
        </w:rPr>
        <w:drawing>
          <wp:inline distT="0" distB="0" distL="0" distR="0" wp14:anchorId="41388E7C" wp14:editId="650AF197">
            <wp:extent cx="5486400" cy="5109467"/>
            <wp:effectExtent l="0" t="0" r="0" b="0"/>
            <wp:docPr id="532" name="Imag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5109467"/>
                    </a:xfrm>
                    <a:prstGeom prst="rect">
                      <a:avLst/>
                    </a:prstGeom>
                    <a:noFill/>
                    <a:ln>
                      <a:noFill/>
                    </a:ln>
                  </pic:spPr>
                </pic:pic>
              </a:graphicData>
            </a:graphic>
          </wp:inline>
        </w:drawing>
      </w:r>
    </w:p>
    <w:p w14:paraId="0A42FE07" w14:textId="00265493"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87</w:t>
      </w:r>
      <w:r w:rsidR="00673E83">
        <w:rPr>
          <w:noProof/>
        </w:rPr>
        <w:fldChar w:fldCharType="end"/>
      </w:r>
      <w:r>
        <w:t xml:space="preserve">: </w:t>
      </w:r>
      <w:r w:rsidRPr="002736FE">
        <w:t>Analytical process</w:t>
      </w:r>
    </w:p>
    <w:p w14:paraId="720FA316" w14:textId="7B8982BD" w:rsidR="0026586A" w:rsidRPr="0026586A" w:rsidRDefault="009C2E9A" w:rsidP="00D20646">
      <w:pPr>
        <w:pStyle w:val="Heading5"/>
      </w:pPr>
      <w:r>
        <w:t>m</w:t>
      </w:r>
      <w:r w:rsidR="0026586A" w:rsidRPr="0026586A">
        <w:t>ethod</w:t>
      </w:r>
    </w:p>
    <w:p w14:paraId="24472439" w14:textId="5A61D41A" w:rsidR="0026586A" w:rsidRDefault="0026586A" w:rsidP="00D20646">
      <w:r>
        <w:t xml:space="preserve">The property </w:t>
      </w:r>
      <w:r w:rsidRPr="0028745C">
        <w:rPr>
          <w:rStyle w:val="Entity"/>
        </w:rPr>
        <w:t>method</w:t>
      </w:r>
      <w:r>
        <w:t xml:space="preserve"> </w:t>
      </w:r>
      <w:r w:rsidR="00440B00">
        <w:t>is</w:t>
      </w:r>
      <w:r>
        <w:t xml:space="preserve"> an association that links an </w:t>
      </w:r>
      <w:r w:rsidRPr="0028745C">
        <w:rPr>
          <w:rStyle w:val="Entity"/>
        </w:rPr>
        <w:t>AnalyticalProcess</w:t>
      </w:r>
      <w:r>
        <w:t xml:space="preserve"> to an </w:t>
      </w:r>
      <w:r w:rsidRPr="0028745C">
        <w:rPr>
          <w:rStyle w:val="Entity"/>
        </w:rPr>
        <w:t>AnalyticalMethod</w:t>
      </w:r>
      <w:r>
        <w:t xml:space="preserve"> that describes </w:t>
      </w:r>
      <w:r w:rsidRPr="0026586A">
        <w:t>the type of analytical method used to make an observation</w:t>
      </w:r>
      <w:r>
        <w:t>.</w:t>
      </w:r>
    </w:p>
    <w:p w14:paraId="02048FD2" w14:textId="3635F7F4" w:rsidR="0026586A" w:rsidRPr="00440B00" w:rsidRDefault="001D1F28" w:rsidP="00D20646">
      <w:pPr>
        <w:pStyle w:val="Heading5"/>
        <w:rPr>
          <w:lang w:val="en-CA"/>
        </w:rPr>
      </w:pPr>
      <w:r>
        <w:rPr>
          <w:lang w:val="en-CA"/>
        </w:rPr>
        <w:t>acquisition</w:t>
      </w:r>
    </w:p>
    <w:p w14:paraId="53876CDA" w14:textId="0C2DAF9B" w:rsidR="0026586A" w:rsidRDefault="0026586A" w:rsidP="00D20646">
      <w:r w:rsidRPr="0026586A">
        <w:t xml:space="preserve">The property </w:t>
      </w:r>
      <w:r w:rsidR="0028745C" w:rsidRPr="0028745C">
        <w:rPr>
          <w:rStyle w:val="Entity"/>
        </w:rPr>
        <w:t>aquisition</w:t>
      </w:r>
      <w:r w:rsidRPr="0026586A">
        <w:t xml:space="preserve"> </w:t>
      </w:r>
      <w:r w:rsidR="00440B00">
        <w:t>is</w:t>
      </w:r>
      <w:r w:rsidRPr="0026586A">
        <w:t xml:space="preserve"> an association that links an </w:t>
      </w:r>
      <w:r w:rsidRPr="0028745C">
        <w:rPr>
          <w:rStyle w:val="Entity"/>
        </w:rPr>
        <w:t>AnalyticalProcess</w:t>
      </w:r>
      <w:r w:rsidRPr="0026586A">
        <w:t xml:space="preserve"> to an </w:t>
      </w:r>
      <w:r w:rsidRPr="0028745C">
        <w:rPr>
          <w:rStyle w:val="Entity"/>
        </w:rPr>
        <w:t>AnalyticalSession</w:t>
      </w:r>
      <w:r>
        <w:t xml:space="preserve"> that describes </w:t>
      </w:r>
      <w:r w:rsidRPr="0026586A">
        <w:t>the analytical session (</w:t>
      </w:r>
      <w:r w:rsidR="001D1F28" w:rsidRPr="0026586A">
        <w:t>e.g.</w:t>
      </w:r>
      <w:r w:rsidRPr="0026586A">
        <w:t>, laboratory session) in which an observation was made and data acquired.</w:t>
      </w:r>
    </w:p>
    <w:p w14:paraId="0A565D24" w14:textId="6CC5668F" w:rsidR="0026586A" w:rsidRPr="00440B00" w:rsidRDefault="001D1F28" w:rsidP="00D20646">
      <w:pPr>
        <w:pStyle w:val="Heading5"/>
        <w:rPr>
          <w:lang w:val="en-CA"/>
        </w:rPr>
      </w:pPr>
      <w:r>
        <w:rPr>
          <w:lang w:val="en-CA"/>
        </w:rPr>
        <w:t>computation</w:t>
      </w:r>
    </w:p>
    <w:p w14:paraId="31C9FC0C" w14:textId="10014F2B" w:rsidR="0026586A" w:rsidRDefault="0026586A" w:rsidP="00D20646">
      <w:pPr>
        <w:rPr>
          <w:lang w:val="en-CA"/>
        </w:rPr>
      </w:pPr>
      <w:r>
        <w:rPr>
          <w:lang w:val="en-CA"/>
        </w:rPr>
        <w:t xml:space="preserve">The </w:t>
      </w:r>
      <w:r w:rsidRPr="0028745C">
        <w:rPr>
          <w:rStyle w:val="Entity"/>
        </w:rPr>
        <w:t>computation</w:t>
      </w:r>
      <w:r>
        <w:rPr>
          <w:lang w:val="en-CA"/>
        </w:rPr>
        <w:t xml:space="preserve"> property </w:t>
      </w:r>
      <w:r w:rsidR="00440B00">
        <w:rPr>
          <w:lang w:val="en-CA"/>
        </w:rPr>
        <w:t>is</w:t>
      </w:r>
      <w:r>
        <w:rPr>
          <w:lang w:val="en-CA"/>
        </w:rPr>
        <w:t xml:space="preserve"> an association between an </w:t>
      </w:r>
      <w:r w:rsidRPr="0028745C">
        <w:rPr>
          <w:rStyle w:val="Entity"/>
        </w:rPr>
        <w:t>AnalyticalProcess</w:t>
      </w:r>
      <w:r>
        <w:rPr>
          <w:lang w:val="en-CA"/>
        </w:rPr>
        <w:t xml:space="preserve"> </w:t>
      </w:r>
      <w:r w:rsidR="0028745C">
        <w:rPr>
          <w:lang w:val="en-CA"/>
        </w:rPr>
        <w:t xml:space="preserve">and a </w:t>
      </w:r>
      <w:r w:rsidR="0028745C" w:rsidRPr="0028745C">
        <w:rPr>
          <w:rStyle w:val="Entity"/>
        </w:rPr>
        <w:t>CIT</w:t>
      </w:r>
      <w:r w:rsidRPr="0028745C">
        <w:rPr>
          <w:rStyle w:val="Entity"/>
        </w:rPr>
        <w:t>:ProcessStep</w:t>
      </w:r>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lastRenderedPageBreak/>
        <w:t>AnalyticalMethod</w:t>
      </w:r>
    </w:p>
    <w:p w14:paraId="66BC1DB3" w14:textId="77777777" w:rsidR="00E966AA" w:rsidRDefault="00E966AA" w:rsidP="00B51AB4"/>
    <w:p w14:paraId="4CF25447" w14:textId="08A7CF00" w:rsidR="00E966AA" w:rsidRDefault="0026586A" w:rsidP="00B51AB4">
      <w:r>
        <w:t xml:space="preserve">The </w:t>
      </w:r>
      <w:r w:rsidRPr="0028745C">
        <w:rPr>
          <w:rStyle w:val="Entity"/>
        </w:rPr>
        <w:t>AnalyticalMethod</w:t>
      </w:r>
      <w:r>
        <w:t xml:space="preserve">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0EDC5495" w:rsidR="00E966AA" w:rsidRDefault="00722E9C" w:rsidP="00E966AA">
      <w:pPr>
        <w:keepNext/>
      </w:pPr>
      <w:r>
        <w:rPr>
          <w:noProof/>
          <w:lang w:val="en-AU" w:eastAsia="en-AU"/>
        </w:rPr>
        <w:drawing>
          <wp:inline distT="0" distB="0" distL="0" distR="0" wp14:anchorId="7647D485" wp14:editId="574861CA">
            <wp:extent cx="4659630" cy="3104515"/>
            <wp:effectExtent l="0" t="0" r="7620" b="635"/>
            <wp:docPr id="533" name="Imag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59630" cy="3104515"/>
                    </a:xfrm>
                    <a:prstGeom prst="rect">
                      <a:avLst/>
                    </a:prstGeom>
                    <a:noFill/>
                    <a:ln>
                      <a:noFill/>
                    </a:ln>
                  </pic:spPr>
                </pic:pic>
              </a:graphicData>
            </a:graphic>
          </wp:inline>
        </w:drawing>
      </w:r>
    </w:p>
    <w:p w14:paraId="6CA05FBD" w14:textId="09224154"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88</w:t>
      </w:r>
      <w:r w:rsidR="00673E83">
        <w:rPr>
          <w:noProof/>
        </w:rPr>
        <w:fldChar w:fldCharType="end"/>
      </w:r>
      <w:r>
        <w:t xml:space="preserve"> : Analytical method</w:t>
      </w:r>
    </w:p>
    <w:p w14:paraId="6A155205" w14:textId="1EC62730" w:rsidR="0026586A" w:rsidRPr="0026586A" w:rsidRDefault="0026586A" w:rsidP="00440B00">
      <w:pPr>
        <w:pStyle w:val="Heading5"/>
      </w:pPr>
      <w:r w:rsidRPr="0026586A">
        <w:t>methodName</w:t>
      </w:r>
    </w:p>
    <w:p w14:paraId="6E96A960" w14:textId="771C4213" w:rsidR="0026586A" w:rsidRDefault="0026586A" w:rsidP="00E966AA">
      <w:r>
        <w:t xml:space="preserve">The property </w:t>
      </w:r>
      <w:r w:rsidRPr="0028745C">
        <w:rPr>
          <w:rStyle w:val="Entity"/>
        </w:rPr>
        <w:t>methodName:AnalyticalMethodTerm</w:t>
      </w:r>
      <w:r>
        <w:t xml:space="preserve"> contain</w:t>
      </w:r>
      <w:r w:rsidR="00440B00">
        <w:t>s</w:t>
      </w:r>
      <w:r>
        <w:t xml:space="preserve">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Heading5"/>
      </w:pPr>
      <w:r>
        <w:t>c</w:t>
      </w:r>
      <w:r w:rsidRPr="0026586A">
        <w:t>itation</w:t>
      </w:r>
    </w:p>
    <w:p w14:paraId="096255E1" w14:textId="3DC05FEC" w:rsidR="0026586A" w:rsidRDefault="0026586A" w:rsidP="00E966AA">
      <w:r>
        <w:t xml:space="preserve">The </w:t>
      </w:r>
      <w:r w:rsidRPr="0028745C">
        <w:rPr>
          <w:rStyle w:val="Entity"/>
        </w:rPr>
        <w:t>citation</w:t>
      </w:r>
      <w:r>
        <w:t xml:space="preserve"> property </w:t>
      </w:r>
      <w:r w:rsidR="00440B00">
        <w:t>is</w:t>
      </w:r>
      <w:r>
        <w:t xml:space="preserve"> an association between an </w:t>
      </w:r>
      <w:r w:rsidRPr="0028745C">
        <w:rPr>
          <w:rStyle w:val="Entity"/>
        </w:rPr>
        <w:t>AnalyticalMethod</w:t>
      </w:r>
      <w:r>
        <w:t xml:space="preserve"> and a </w:t>
      </w:r>
      <w:r w:rsidR="009C2E9A" w:rsidRPr="0028745C">
        <w:rPr>
          <w:rStyle w:val="Entity"/>
        </w:rPr>
        <w:t>CIT</w:t>
      </w:r>
      <w:r w:rsidRPr="0028745C">
        <w:rPr>
          <w:rStyle w:val="Entity"/>
        </w:rPr>
        <w:t>:CI_Citation</w:t>
      </w:r>
      <w:r>
        <w:t xml:space="preserve">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Heading4"/>
      </w:pPr>
      <w:bookmarkStart w:id="910" w:name="BKM_79050478_59B4_46CF_B3EE_2B3B979B34B2"/>
      <w:bookmarkStart w:id="911" w:name="BKM_49851DB0_5102_456A_B25E_E5E16C13E2EB"/>
      <w:bookmarkStart w:id="912" w:name="BKM_B16CD918_4034_47F7_9393_204D6BE54C10"/>
      <w:bookmarkEnd w:id="910"/>
      <w:bookmarkEnd w:id="911"/>
      <w:bookmarkEnd w:id="912"/>
      <w:r>
        <w:t>Image</w:t>
      </w:r>
    </w:p>
    <w:p w14:paraId="16C55310" w14:textId="77777777" w:rsidR="0026586A" w:rsidRDefault="0026586A" w:rsidP="00E966AA"/>
    <w:p w14:paraId="5C92B4AE" w14:textId="5B31CE94" w:rsidR="00E966AA" w:rsidRDefault="0026586A" w:rsidP="00E966AA">
      <w:r>
        <w:t xml:space="preserve">The </w:t>
      </w:r>
      <w:r w:rsidRPr="0028745C">
        <w:rPr>
          <w:rStyle w:val="Entity"/>
        </w:rPr>
        <w:t>Image</w:t>
      </w:r>
      <w:r>
        <w:t xml:space="preserv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0FC2EC3B" w:rsidR="00E966AA" w:rsidRDefault="00722E9C" w:rsidP="00E966AA">
      <w:pPr>
        <w:keepNext/>
      </w:pPr>
      <w:r>
        <w:rPr>
          <w:noProof/>
          <w:lang w:val="en-AU" w:eastAsia="en-AU"/>
        </w:rPr>
        <w:lastRenderedPageBreak/>
        <w:drawing>
          <wp:inline distT="0" distB="0" distL="0" distR="0" wp14:anchorId="42168951" wp14:editId="02F1C298">
            <wp:extent cx="2702560" cy="3145155"/>
            <wp:effectExtent l="0" t="0" r="2540" b="0"/>
            <wp:docPr id="534" name="Imag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02560" cy="3145155"/>
                    </a:xfrm>
                    <a:prstGeom prst="rect">
                      <a:avLst/>
                    </a:prstGeom>
                    <a:noFill/>
                    <a:ln>
                      <a:noFill/>
                    </a:ln>
                  </pic:spPr>
                </pic:pic>
              </a:graphicData>
            </a:graphic>
          </wp:inline>
        </w:drawing>
      </w:r>
    </w:p>
    <w:p w14:paraId="7E3A17FD" w14:textId="6819B001"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89</w:t>
      </w:r>
      <w:r w:rsidR="00673E83">
        <w:rPr>
          <w:noProof/>
        </w:rPr>
        <w:fldChar w:fldCharType="end"/>
      </w:r>
      <w:r>
        <w:t>: Image</w:t>
      </w:r>
    </w:p>
    <w:p w14:paraId="1B44B20B" w14:textId="0224D033" w:rsidR="00E966AA" w:rsidRPr="00E966AA" w:rsidRDefault="00E966AA" w:rsidP="00E966AA">
      <w:r>
        <w:t xml:space="preserve">When the image is available online, </w:t>
      </w:r>
      <w:r w:rsidR="0026586A">
        <w:t xml:space="preserve">the identifier of the image, a HTTP URI, </w:t>
      </w:r>
      <w:r w:rsidR="006521AB">
        <w:t>should</w:t>
      </w:r>
      <w:r w:rsidR="0026586A">
        <w:t xml:space="preserve">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0F4CBB3C" w:rsidR="00E966AA" w:rsidRPr="00D12552" w:rsidRDefault="0026586A" w:rsidP="00626BF7">
            <w:pPr>
              <w:pStyle w:val="Tabletext10"/>
              <w:jc w:val="left"/>
              <w:rPr>
                <w:rStyle w:val="reqtext"/>
                <w:lang w:val="en-CA"/>
              </w:rPr>
            </w:pPr>
            <w:r>
              <w:rPr>
                <w:rStyle w:val="reqtext"/>
                <w:lang w:val="en-CA"/>
              </w:rPr>
              <w:t xml:space="preserve">The identifier of the image </w:t>
            </w:r>
            <w:r w:rsidR="006521AB">
              <w:rPr>
                <w:rStyle w:val="reqtext"/>
                <w:lang w:val="en-CA"/>
              </w:rPr>
              <w:t>SHOULD</w:t>
            </w:r>
            <w:r>
              <w:rPr>
                <w:rStyle w:val="reqtext"/>
                <w:lang w:val="en-CA"/>
              </w:rPr>
              <w:t xml:space="preserve"> be a HTTP URI referring to a representation of the image</w:t>
            </w:r>
            <w:r w:rsidR="00626BF7">
              <w:rPr>
                <w:rStyle w:val="reqtext"/>
                <w:lang w:val="en-CA"/>
              </w:rPr>
              <w:t>.</w:t>
            </w:r>
          </w:p>
        </w:tc>
      </w:tr>
    </w:tbl>
    <w:p w14:paraId="0DAFC62E" w14:textId="77777777" w:rsidR="00F67178" w:rsidRDefault="00F67178" w:rsidP="00E966AA"/>
    <w:p w14:paraId="7CEDEA20" w14:textId="6795E910" w:rsidR="00F67178" w:rsidRDefault="00F67178" w:rsidP="00E966AA">
      <w:r>
        <w:t xml:space="preserve">The </w:t>
      </w:r>
      <w:r w:rsidR="00F701C7" w:rsidRPr="0028745C">
        <w:rPr>
          <w:rStyle w:val="Entity"/>
        </w:rPr>
        <w:t>samplingMethod</w:t>
      </w:r>
      <w:r w:rsidR="00F701C7">
        <w:t xml:space="preserve"> (inherited from </w:t>
      </w:r>
      <w:r w:rsidR="0099305B" w:rsidRPr="0028745C">
        <w:rPr>
          <w:rStyle w:val="Entity"/>
        </w:rPr>
        <w:t>OM::</w:t>
      </w:r>
      <w:r w:rsidR="00F701C7" w:rsidRPr="0028745C">
        <w:rPr>
          <w:rStyle w:val="Entity"/>
        </w:rPr>
        <w:t>SF_SamplingFeature</w:t>
      </w:r>
      <w:r w:rsidR="00F701C7">
        <w:t xml:space="preserve">) </w:t>
      </w:r>
      <w:r>
        <w:t>for an image should be a</w:t>
      </w:r>
      <w:r w:rsidR="009C2E9A">
        <w:t xml:space="preserve">n identifier of a </w:t>
      </w:r>
      <w:r>
        <w:t>camera</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007D61F0" w:rsidR="00F67178" w:rsidRPr="00D12552" w:rsidRDefault="00B678D8" w:rsidP="006A7DD0">
            <w:pPr>
              <w:pStyle w:val="Tabletext10"/>
              <w:jc w:val="left"/>
              <w:rPr>
                <w:rStyle w:val="reqtext"/>
                <w:lang w:val="en-CA"/>
              </w:rPr>
            </w:pPr>
            <w:r w:rsidRPr="00B678D8">
              <w:rPr>
                <w:rStyle w:val="reqtext"/>
                <w:lang w:val="en-CA"/>
              </w:rPr>
              <w:t>The image om:procedure SHOULD make reference to a camera.</w:t>
            </w:r>
          </w:p>
        </w:tc>
      </w:tr>
    </w:tbl>
    <w:p w14:paraId="4E3BBE51" w14:textId="77777777" w:rsidR="00F67178" w:rsidRDefault="00F67178" w:rsidP="00E966AA"/>
    <w:p w14:paraId="55CB641E" w14:textId="2772C4A8" w:rsidR="007F7DE0" w:rsidRDefault="007F7DE0" w:rsidP="007F7DE0">
      <w:pPr>
        <w:pStyle w:val="Heading3"/>
      </w:pPr>
      <w:bookmarkStart w:id="913" w:name="_Toc458154241"/>
      <w:r>
        <w:t>Geochronology</w:t>
      </w:r>
      <w:bookmarkEnd w:id="91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3E64908" w:rsidR="007F7DE0" w:rsidRDefault="007F7DE0" w:rsidP="00C44904">
      <w:pPr>
        <w:pStyle w:val="ListParagraph"/>
        <w:numPr>
          <w:ilvl w:val="0"/>
          <w:numId w:val="16"/>
        </w:numPr>
      </w:pPr>
      <w:r>
        <w:t xml:space="preserve">a </w:t>
      </w:r>
      <w:r w:rsidR="0028745C" w:rsidRPr="0028745C">
        <w:rPr>
          <w:rStyle w:val="Entity"/>
        </w:rPr>
        <w:t>OM::SF_S</w:t>
      </w:r>
      <w:r w:rsidRPr="0028745C">
        <w:rPr>
          <w:rStyle w:val="Entity"/>
        </w:rPr>
        <w:t>pecimen</w:t>
      </w:r>
      <w:r>
        <w:t xml:space="preserve"> (</w:t>
      </w:r>
      <w:r w:rsidR="00284E39">
        <w:t>e.g.</w:t>
      </w:r>
      <w:r>
        <w:t>; rock sample)</w:t>
      </w:r>
    </w:p>
    <w:p w14:paraId="39ECA28D" w14:textId="52A83CA0" w:rsidR="007F7DE0" w:rsidRDefault="007F7DE0" w:rsidP="00C44904">
      <w:pPr>
        <w:pStyle w:val="ListParagraph"/>
        <w:numPr>
          <w:ilvl w:val="0"/>
          <w:numId w:val="16"/>
        </w:numPr>
      </w:pPr>
      <w:r>
        <w:t>a related collection of sampling features within that specimen (</w:t>
      </w:r>
      <w:r w:rsidR="00284E39">
        <w:t>e.g.</w:t>
      </w:r>
      <w:r>
        <w:t>; ion probe burn spots),</w:t>
      </w:r>
    </w:p>
    <w:p w14:paraId="4624D5BC" w14:textId="5F12373C" w:rsidR="007F7DE0" w:rsidRDefault="007F7DE0" w:rsidP="00C44904">
      <w:pPr>
        <w:pStyle w:val="ListParagraph"/>
        <w:numPr>
          <w:ilvl w:val="0"/>
          <w:numId w:val="16"/>
        </w:numPr>
      </w:pPr>
      <w:r>
        <w:t xml:space="preserve">and a </w:t>
      </w:r>
      <w:r w:rsidRPr="0028745C">
        <w:rPr>
          <w:rStyle w:val="Entity"/>
        </w:rPr>
        <w:t>GeochronologicInterpretation</w:t>
      </w:r>
      <w:r>
        <w:t xml:space="preserve">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716CD67C" w:rsidR="007F7DE0" w:rsidRDefault="00722E9C" w:rsidP="007F7DE0">
      <w:pPr>
        <w:keepNext/>
      </w:pPr>
      <w:r>
        <w:rPr>
          <w:noProof/>
          <w:lang w:val="en-AU" w:eastAsia="en-AU"/>
        </w:rPr>
        <w:drawing>
          <wp:inline distT="0" distB="0" distL="0" distR="0" wp14:anchorId="22E7F29C" wp14:editId="652C4FE7">
            <wp:extent cx="5486400" cy="3329342"/>
            <wp:effectExtent l="0" t="0" r="0" b="4445"/>
            <wp:docPr id="535" name="Imag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86400" cy="3329342"/>
                    </a:xfrm>
                    <a:prstGeom prst="rect">
                      <a:avLst/>
                    </a:prstGeom>
                    <a:noFill/>
                    <a:ln>
                      <a:noFill/>
                    </a:ln>
                  </pic:spPr>
                </pic:pic>
              </a:graphicData>
            </a:graphic>
          </wp:inline>
        </w:drawing>
      </w:r>
    </w:p>
    <w:p w14:paraId="46654EFA" w14:textId="7135B344"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90</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Heading4"/>
      </w:pPr>
      <w:bookmarkStart w:id="914" w:name="BKM_A1B6B909_67BC_419F_AEF9_8696BB63F29E"/>
      <w:bookmarkEnd w:id="914"/>
      <w:r>
        <w:t>GeochronologicInterpretation</w:t>
      </w:r>
    </w:p>
    <w:p w14:paraId="51A07AE7" w14:textId="77777777" w:rsidR="007F7DE0" w:rsidRDefault="007F7DE0" w:rsidP="007F7DE0"/>
    <w:p w14:paraId="33E713BD" w14:textId="09F2C3C6" w:rsidR="007F7DE0" w:rsidRDefault="00F701C7" w:rsidP="007F7DE0">
      <w:r>
        <w:t xml:space="preserve">A </w:t>
      </w:r>
      <w:r w:rsidRPr="0028745C">
        <w:rPr>
          <w:rStyle w:val="Entity"/>
        </w:rPr>
        <w:t>GeochronologicInterpretation</w:t>
      </w:r>
      <w:r>
        <w:t xml:space="preserve">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657AC24F" w:rsidR="007F7DE0" w:rsidRPr="00385D07" w:rsidRDefault="00722E9C" w:rsidP="007F7DE0">
      <w:pPr>
        <w:keepNext/>
        <w:rPr>
          <w:lang w:val="en-CA"/>
        </w:rPr>
      </w:pPr>
      <w:r>
        <w:rPr>
          <w:noProof/>
          <w:lang w:val="en-AU" w:eastAsia="en-AU"/>
        </w:rPr>
        <w:lastRenderedPageBreak/>
        <w:drawing>
          <wp:inline distT="0" distB="0" distL="0" distR="0" wp14:anchorId="61521178" wp14:editId="704FE448">
            <wp:extent cx="5486400" cy="5104990"/>
            <wp:effectExtent l="0" t="0" r="0" b="635"/>
            <wp:docPr id="536" name="Imag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5104990"/>
                    </a:xfrm>
                    <a:prstGeom prst="rect">
                      <a:avLst/>
                    </a:prstGeom>
                    <a:noFill/>
                    <a:ln>
                      <a:noFill/>
                    </a:ln>
                  </pic:spPr>
                </pic:pic>
              </a:graphicData>
            </a:graphic>
          </wp:inline>
        </w:drawing>
      </w:r>
    </w:p>
    <w:p w14:paraId="1497C4AA" w14:textId="5F0DB786" w:rsidR="007F7DE0" w:rsidRPr="006064ED" w:rsidRDefault="007F7DE0" w:rsidP="007F7DE0">
      <w:pPr>
        <w:pStyle w:val="Caption"/>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AD44BE">
        <w:rPr>
          <w:noProof/>
          <w:lang w:val="fr-CA"/>
        </w:rPr>
        <w:t>91</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700C1C18" w14:textId="06BB7526" w:rsidR="00F701C7" w:rsidRPr="006521AB" w:rsidRDefault="00F701C7" w:rsidP="006521AB">
      <w:pPr>
        <w:pStyle w:val="Heading5"/>
        <w:rPr>
          <w:lang w:val="en-CA"/>
        </w:rPr>
      </w:pPr>
      <w:r w:rsidRPr="00385D07">
        <w:rPr>
          <w:lang w:val="en-CA"/>
        </w:rPr>
        <w:t>interpretedAge</w:t>
      </w:r>
    </w:p>
    <w:p w14:paraId="149479EF" w14:textId="77777777" w:rsidR="006521AB" w:rsidRDefault="00F701C7">
      <w:pPr>
        <w:rPr>
          <w:lang w:val="en-CA"/>
        </w:rPr>
      </w:pPr>
      <w:r>
        <w:t xml:space="preserve">The </w:t>
      </w:r>
      <w:r w:rsidRPr="0028745C">
        <w:rPr>
          <w:rStyle w:val="Entity"/>
        </w:rPr>
        <w:t>interpretedAge</w:t>
      </w:r>
      <w:r>
        <w:rPr>
          <w:lang w:val="en-CA"/>
        </w:rPr>
        <w:t xml:space="preserve"> property </w:t>
      </w:r>
      <w:r w:rsidR="006521AB">
        <w:rPr>
          <w:lang w:val="en-CA"/>
        </w:rPr>
        <w:t>is</w:t>
      </w:r>
      <w:r>
        <w:rPr>
          <w:lang w:val="en-CA"/>
        </w:rPr>
        <w:t xml:space="preserve"> an association between a </w:t>
      </w:r>
      <w:r w:rsidRPr="0028745C">
        <w:rPr>
          <w:rStyle w:val="Entity"/>
        </w:rPr>
        <w:t>GeochronologicInterpretation</w:t>
      </w:r>
      <w:r>
        <w:rPr>
          <w:lang w:val="en-CA"/>
        </w:rPr>
        <w:t xml:space="preserve"> and a </w:t>
      </w:r>
      <w:r w:rsidRPr="0028745C">
        <w:rPr>
          <w:rStyle w:val="Entity"/>
        </w:rPr>
        <w:t>GeologicEvent</w:t>
      </w:r>
      <w:r>
        <w:rPr>
          <w:lang w:val="en-CA"/>
        </w:rPr>
        <w:t xml:space="preserve"> that </w:t>
      </w:r>
      <w:r w:rsidRPr="00F701C7">
        <w:rPr>
          <w:lang w:val="en-CA"/>
        </w:rPr>
        <w:t>describe</w:t>
      </w:r>
      <w:r>
        <w:rPr>
          <w:lang w:val="en-CA"/>
        </w:rPr>
        <w:t>s</w:t>
      </w:r>
      <w:r w:rsidRPr="00F701C7">
        <w:rPr>
          <w:lang w:val="en-CA"/>
        </w:rPr>
        <w:t xml:space="preserve"> </w:t>
      </w:r>
      <w:r w:rsidR="006521AB">
        <w:rPr>
          <w:lang w:val="en-CA"/>
        </w:rPr>
        <w:t>the dated event</w:t>
      </w:r>
      <w:r w:rsidRPr="00F701C7">
        <w:rPr>
          <w:lang w:val="en-CA"/>
        </w:rPr>
        <w:t xml:space="preserve">, process and environment. </w:t>
      </w:r>
    </w:p>
    <w:p w14:paraId="3E2F5A03" w14:textId="77777777" w:rsidR="006521AB" w:rsidRDefault="00284E39">
      <w:pPr>
        <w:rPr>
          <w:lang w:val="en-CA"/>
        </w:rPr>
      </w:pPr>
      <w:r w:rsidRPr="00F701C7">
        <w:rPr>
          <w:lang w:val="en-CA"/>
        </w:rPr>
        <w:t>e.g.</w:t>
      </w:r>
      <w:r w:rsidR="00F701C7" w:rsidRPr="00F701C7">
        <w:rPr>
          <w:lang w:val="en-CA"/>
        </w:rPr>
        <w:t xml:space="preserve">, </w:t>
      </w:r>
    </w:p>
    <w:p w14:paraId="6469556B" w14:textId="77777777" w:rsidR="006521AB" w:rsidRDefault="00F701C7" w:rsidP="00C44904">
      <w:pPr>
        <w:pStyle w:val="ListParagraph"/>
        <w:numPr>
          <w:ilvl w:val="0"/>
          <w:numId w:val="32"/>
        </w:numPr>
        <w:rPr>
          <w:lang w:val="en-CA"/>
        </w:rPr>
      </w:pPr>
      <w:r w:rsidRPr="006521AB">
        <w:rPr>
          <w:lang w:val="en-CA"/>
        </w:rPr>
        <w:t xml:space="preserve">Event age = 350 Ma +/- 3 Ma. </w:t>
      </w:r>
    </w:p>
    <w:p w14:paraId="445C06A4" w14:textId="77777777" w:rsidR="006521AB" w:rsidRDefault="00F701C7" w:rsidP="00C44904">
      <w:pPr>
        <w:pStyle w:val="ListParagraph"/>
        <w:numPr>
          <w:ilvl w:val="0"/>
          <w:numId w:val="32"/>
        </w:numPr>
        <w:rPr>
          <w:lang w:val="en-CA"/>
        </w:rPr>
      </w:pPr>
      <w:r w:rsidRPr="006521AB">
        <w:rPr>
          <w:lang w:val="en-CA"/>
        </w:rPr>
        <w:t xml:space="preserve">Event process = intrusion, extrusion, metamorphism. </w:t>
      </w:r>
    </w:p>
    <w:p w14:paraId="31BC4387" w14:textId="1977A3E3" w:rsidR="00F701C7" w:rsidRPr="006521AB" w:rsidRDefault="00F701C7" w:rsidP="00C44904">
      <w:pPr>
        <w:pStyle w:val="ListParagraph"/>
        <w:numPr>
          <w:ilvl w:val="0"/>
          <w:numId w:val="32"/>
        </w:numPr>
        <w:rPr>
          <w:lang w:val="en-CA"/>
        </w:rPr>
      </w:pPr>
      <w:r w:rsidRPr="006521AB">
        <w:rPr>
          <w:lang w:val="en-CA"/>
        </w:rPr>
        <w:t>Event environment = plutonic, marine.</w:t>
      </w:r>
    </w:p>
    <w:p w14:paraId="1CC835DE" w14:textId="1751BA1F" w:rsidR="007F7DE0" w:rsidRDefault="00F701C7" w:rsidP="00D20646">
      <w:pPr>
        <w:pStyle w:val="Heading5"/>
        <w:rPr>
          <w:lang w:val="en-CA"/>
        </w:rPr>
      </w:pPr>
      <w:r w:rsidRPr="00F701C7">
        <w:rPr>
          <w:lang w:val="en-CA"/>
        </w:rPr>
        <w:t>isotopicEvent</w:t>
      </w:r>
    </w:p>
    <w:p w14:paraId="355DE665" w14:textId="1509354D" w:rsidR="00F701C7" w:rsidRDefault="00F701C7" w:rsidP="00D20646">
      <w:pPr>
        <w:rPr>
          <w:lang w:val="en-CA"/>
        </w:rPr>
      </w:pPr>
      <w:r>
        <w:rPr>
          <w:lang w:val="en-CA"/>
        </w:rPr>
        <w:t xml:space="preserve">The </w:t>
      </w:r>
      <w:r w:rsidRPr="0028745C">
        <w:rPr>
          <w:rStyle w:val="Entity"/>
        </w:rPr>
        <w:t>isotopicEvent:IsotopicEventType</w:t>
      </w:r>
      <w:r>
        <w:rPr>
          <w:lang w:val="en-CA"/>
        </w:rPr>
        <w:t xml:space="preserve">  contain</w:t>
      </w:r>
      <w:r w:rsidR="006521AB">
        <w:rPr>
          <w:lang w:val="en-CA"/>
        </w:rPr>
        <w:t>s</w:t>
      </w:r>
      <w:r>
        <w:rPr>
          <w:lang w:val="en-CA"/>
        </w:rPr>
        <w:t xml:space="preserve"> a term from a controlled vocabulary that </w:t>
      </w:r>
      <w:r w:rsidR="0028745C">
        <w:rPr>
          <w:lang w:val="en-CA"/>
        </w:rPr>
        <w:t>d</w:t>
      </w:r>
      <w:r w:rsidRPr="00F701C7">
        <w:rPr>
          <w:lang w:val="en-CA"/>
        </w:rPr>
        <w:t xml:space="preserve">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19E409B4" w14:textId="1B9A39E0" w:rsidR="00F701C7" w:rsidRPr="006521AB" w:rsidRDefault="00F701C7" w:rsidP="00D20646">
      <w:pPr>
        <w:pStyle w:val="Heading5"/>
        <w:rPr>
          <w:lang w:val="en-CA"/>
        </w:rPr>
      </w:pPr>
      <w:r w:rsidRPr="00F701C7">
        <w:rPr>
          <w:lang w:val="en-CA"/>
        </w:rPr>
        <w:lastRenderedPageBreak/>
        <w:t>isotopicSystem</w:t>
      </w:r>
    </w:p>
    <w:p w14:paraId="1FB12F95" w14:textId="696AE46A" w:rsidR="00F701C7" w:rsidRDefault="00F701C7" w:rsidP="00D20646">
      <w:pPr>
        <w:rPr>
          <w:lang w:val="en-CA"/>
        </w:rPr>
      </w:pPr>
      <w:r>
        <w:rPr>
          <w:lang w:val="en-CA"/>
        </w:rPr>
        <w:t xml:space="preserve">The property </w:t>
      </w:r>
      <w:r w:rsidRPr="0028745C">
        <w:rPr>
          <w:rStyle w:val="Entity"/>
        </w:rPr>
        <w:t>isotopicSystem:IsotopicSystemName</w:t>
      </w:r>
      <w:r>
        <w:rPr>
          <w:lang w:val="en-CA"/>
        </w:rPr>
        <w:t xml:space="preserve"> contain</w:t>
      </w:r>
      <w:r w:rsidR="006521AB">
        <w:rPr>
          <w:lang w:val="en-CA"/>
        </w:rPr>
        <w:t>s</w:t>
      </w:r>
      <w:r>
        <w:rPr>
          <w:lang w:val="en-CA"/>
        </w:rPr>
        <w:t xml:space="preserve">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7CE82D3C" w14:textId="7E6F324A" w:rsidR="00F701C7" w:rsidRPr="006521AB" w:rsidRDefault="00F701C7" w:rsidP="00D20646">
      <w:pPr>
        <w:pStyle w:val="Heading5"/>
        <w:rPr>
          <w:lang w:val="en-CA"/>
        </w:rPr>
      </w:pPr>
      <w:r>
        <w:rPr>
          <w:lang w:val="en-CA"/>
        </w:rPr>
        <w:t>statisticalMethod</w:t>
      </w:r>
    </w:p>
    <w:p w14:paraId="47FAF8ED" w14:textId="2F1CD5A4" w:rsidR="00F701C7" w:rsidRDefault="00F701C7" w:rsidP="00D20646">
      <w:pPr>
        <w:rPr>
          <w:lang w:val="en-CA"/>
        </w:rPr>
      </w:pPr>
      <w:r>
        <w:rPr>
          <w:lang w:val="en-CA"/>
        </w:rPr>
        <w:t xml:space="preserve">The property </w:t>
      </w:r>
      <w:r w:rsidRPr="00A0556F">
        <w:rPr>
          <w:rStyle w:val="Entity"/>
        </w:rPr>
        <w:t>statisticalMethod:</w:t>
      </w:r>
      <w:r w:rsidR="00284E39" w:rsidRPr="00A0556F">
        <w:rPr>
          <w:rStyle w:val="Entity"/>
        </w:rPr>
        <w:t>StatisticalMethodTerm</w:t>
      </w:r>
      <w:r>
        <w:rPr>
          <w:lang w:val="en-CA"/>
        </w:rPr>
        <w:t xml:space="preserve"> contain</w:t>
      </w:r>
      <w:r w:rsidR="006521AB">
        <w:rPr>
          <w:lang w:val="en-CA"/>
        </w:rPr>
        <w:t>s</w:t>
      </w:r>
      <w:r>
        <w:rPr>
          <w:lang w:val="en-CA"/>
        </w:rPr>
        <w:t xml:space="preserve"> a term from a controlled vocabulary that describes the </w:t>
      </w:r>
      <w:r w:rsidRPr="00F701C7">
        <w:rPr>
          <w:lang w:val="en-CA"/>
        </w:rPr>
        <w:t>statistical method used to interpret the results</w:t>
      </w:r>
      <w:r>
        <w:rPr>
          <w:lang w:val="en-CA"/>
        </w:rPr>
        <w:t>.</w:t>
      </w:r>
    </w:p>
    <w:p w14:paraId="3F84F3B1" w14:textId="7E4FF95D" w:rsidR="00F701C7" w:rsidRPr="006521AB" w:rsidRDefault="00F701C7" w:rsidP="006521AB">
      <w:pPr>
        <w:pStyle w:val="Heading5"/>
        <w:rPr>
          <w:lang w:val="en-CA"/>
        </w:rPr>
      </w:pPr>
      <w:r w:rsidRPr="00D970E9">
        <w:rPr>
          <w:lang w:val="en-CA"/>
        </w:rPr>
        <w:t>interpretedBy</w:t>
      </w:r>
    </w:p>
    <w:p w14:paraId="6A85A9C3" w14:textId="1E70A84C" w:rsidR="00F701C7" w:rsidRDefault="00F701C7" w:rsidP="00D20646">
      <w:pPr>
        <w:rPr>
          <w:lang w:val="en-CA"/>
        </w:rPr>
      </w:pPr>
      <w:r>
        <w:rPr>
          <w:lang w:val="en-CA"/>
        </w:rPr>
        <w:t xml:space="preserve">The property </w:t>
      </w:r>
      <w:r w:rsidRPr="00A0556F">
        <w:rPr>
          <w:rStyle w:val="Entity"/>
        </w:rPr>
        <w:t>interpretedBy</w:t>
      </w:r>
      <w:r>
        <w:rPr>
          <w:lang w:val="en-CA"/>
        </w:rPr>
        <w:t xml:space="preserve"> </w:t>
      </w:r>
      <w:r w:rsidR="006521AB">
        <w:rPr>
          <w:lang w:val="en-CA"/>
        </w:rPr>
        <w:t>is</w:t>
      </w:r>
      <w:r>
        <w:rPr>
          <w:lang w:val="en-CA"/>
        </w:rPr>
        <w:t xml:space="preserve"> an association between a </w:t>
      </w:r>
      <w:r w:rsidRPr="00A0556F">
        <w:rPr>
          <w:rStyle w:val="Entity"/>
        </w:rPr>
        <w:t>GeochronologicInterpretation</w:t>
      </w:r>
      <w:r>
        <w:rPr>
          <w:lang w:val="en-CA"/>
        </w:rPr>
        <w:t xml:space="preserve"> </w:t>
      </w:r>
      <w:r w:rsidR="00A0556F">
        <w:rPr>
          <w:lang w:val="en-CA"/>
        </w:rPr>
        <w:t xml:space="preserve">and a </w:t>
      </w:r>
      <w:r w:rsidR="00A0556F" w:rsidRPr="00A0556F">
        <w:rPr>
          <w:rStyle w:val="Entity"/>
        </w:rPr>
        <w:t>CIT</w:t>
      </w:r>
      <w:r w:rsidRPr="00A0556F">
        <w:rPr>
          <w:rStyle w:val="Entity"/>
        </w:rPr>
        <w:t>:CI_Responsability</w:t>
      </w:r>
      <w:r>
        <w:rPr>
          <w:lang w:val="en-CA"/>
        </w:rPr>
        <w:t xml:space="preserve"> describing the p</w:t>
      </w:r>
      <w:r w:rsidRPr="00F701C7">
        <w:rPr>
          <w:lang w:val="en-CA"/>
        </w:rPr>
        <w:t>arty responsible for this interpretation</w:t>
      </w:r>
      <w:r>
        <w:rPr>
          <w:lang w:val="en-CA"/>
        </w:rPr>
        <w:t>.</w:t>
      </w:r>
    </w:p>
    <w:p w14:paraId="141954F9" w14:textId="00193BE2" w:rsidR="00F701C7" w:rsidRPr="006521AB" w:rsidRDefault="00F701C7" w:rsidP="00D20646">
      <w:pPr>
        <w:pStyle w:val="Heading5"/>
        <w:rPr>
          <w:lang w:val="en-CA"/>
        </w:rPr>
      </w:pPr>
      <w:r>
        <w:rPr>
          <w:lang w:val="en-CA"/>
        </w:rPr>
        <w:t>c</w:t>
      </w:r>
      <w:r w:rsidRPr="00F701C7">
        <w:rPr>
          <w:lang w:val="en-CA"/>
        </w:rPr>
        <w:t>itation</w:t>
      </w:r>
    </w:p>
    <w:p w14:paraId="78C03161" w14:textId="1C4F7FF4" w:rsidR="00F701C7" w:rsidRDefault="00F701C7" w:rsidP="00D20646">
      <w:pPr>
        <w:rPr>
          <w:lang w:val="en-CA"/>
        </w:rPr>
      </w:pPr>
      <w:r>
        <w:rPr>
          <w:lang w:val="en-CA"/>
        </w:rPr>
        <w:t xml:space="preserve">The </w:t>
      </w:r>
      <w:r w:rsidRPr="00A0556F">
        <w:rPr>
          <w:rStyle w:val="Entity"/>
        </w:rPr>
        <w:t>citation</w:t>
      </w:r>
      <w:r>
        <w:rPr>
          <w:lang w:val="en-CA"/>
        </w:rPr>
        <w:t xml:space="preserve"> property </w:t>
      </w:r>
      <w:r w:rsidR="006521AB">
        <w:rPr>
          <w:lang w:val="en-CA"/>
        </w:rPr>
        <w:t>is</w:t>
      </w:r>
      <w:r w:rsidRPr="00F701C7">
        <w:rPr>
          <w:lang w:val="en-CA"/>
        </w:rPr>
        <w:t xml:space="preserve"> an association between a </w:t>
      </w:r>
      <w:r w:rsidRPr="00A0556F">
        <w:rPr>
          <w:rStyle w:val="Entity"/>
        </w:rPr>
        <w:t>GeochronologicInterpretation</w:t>
      </w:r>
      <w:r w:rsidRPr="00F701C7">
        <w:rPr>
          <w:lang w:val="en-CA"/>
        </w:rPr>
        <w:t xml:space="preserve"> and a </w:t>
      </w:r>
      <w:r w:rsidR="009C2E9A" w:rsidRPr="00A0556F">
        <w:rPr>
          <w:rStyle w:val="Entity"/>
        </w:rPr>
        <w:t>CIT</w:t>
      </w:r>
      <w:r w:rsidRPr="00A0556F">
        <w:rPr>
          <w:rStyle w:val="Entity"/>
        </w:rPr>
        <w:t>:CI_Citation</w:t>
      </w:r>
      <w:r>
        <w:rPr>
          <w:lang w:val="en-CA"/>
        </w:rPr>
        <w:t xml:space="preserve">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68AC4B13" w14:textId="7A0B5BBA" w:rsidR="00F701C7" w:rsidRPr="006521AB" w:rsidRDefault="00F701C7" w:rsidP="00D20646">
      <w:pPr>
        <w:pStyle w:val="Heading5"/>
        <w:rPr>
          <w:lang w:val="en-CA"/>
        </w:rPr>
      </w:pPr>
      <w:r w:rsidRPr="00F701C7">
        <w:rPr>
          <w:lang w:val="en-CA"/>
        </w:rPr>
        <w:t>preferredInterpretation</w:t>
      </w:r>
    </w:p>
    <w:p w14:paraId="35D365C2" w14:textId="21700DE4" w:rsidR="00F701C7" w:rsidRDefault="00F701C7" w:rsidP="00D20646">
      <w:pPr>
        <w:rPr>
          <w:lang w:val="en-CA"/>
        </w:rPr>
      </w:pPr>
      <w:r>
        <w:rPr>
          <w:lang w:val="en-CA"/>
        </w:rPr>
        <w:t xml:space="preserve">The property </w:t>
      </w:r>
      <w:r w:rsidRPr="00A0556F">
        <w:rPr>
          <w:rStyle w:val="Entity"/>
        </w:rPr>
        <w:t>preferredInterpretation:</w:t>
      </w:r>
      <w:r w:rsidR="00A0556F">
        <w:rPr>
          <w:rStyle w:val="Entity"/>
        </w:rPr>
        <w:t>Primitive::</w:t>
      </w:r>
      <w:r w:rsidRPr="00A0556F">
        <w:rPr>
          <w:rStyle w:val="Entity"/>
        </w:rPr>
        <w:t>Boolean</w:t>
      </w:r>
      <w:r>
        <w:rPr>
          <w:lang w:val="en-CA"/>
        </w:rPr>
        <w:t xml:space="preserve"> indicate</w:t>
      </w:r>
      <w:r w:rsidR="006521AB">
        <w:rPr>
          <w:lang w:val="en-CA"/>
        </w:rPr>
        <w:t>s</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6AF0AE8" w14:textId="5EFB7BCC" w:rsidR="00437ED0" w:rsidRPr="006521AB" w:rsidRDefault="00F701C7" w:rsidP="00D20646">
      <w:pPr>
        <w:pStyle w:val="Heading5"/>
        <w:rPr>
          <w:lang w:val="en-CA"/>
        </w:rPr>
      </w:pPr>
      <w:r w:rsidRPr="00F701C7">
        <w:rPr>
          <w:lang w:val="en-CA"/>
        </w:rPr>
        <w:t>sourceCollection</w:t>
      </w:r>
    </w:p>
    <w:p w14:paraId="6F66BB76" w14:textId="2A11B0FB" w:rsidR="00F701C7" w:rsidRDefault="00F701C7" w:rsidP="00D20646">
      <w:pPr>
        <w:rPr>
          <w:lang w:val="en-CA"/>
        </w:rPr>
      </w:pPr>
      <w:r>
        <w:rPr>
          <w:lang w:val="en-CA"/>
        </w:rPr>
        <w:t xml:space="preserve">The property </w:t>
      </w:r>
      <w:r w:rsidRPr="00A0556F">
        <w:rPr>
          <w:rStyle w:val="Entity"/>
        </w:rPr>
        <w:t>sourceCollection</w:t>
      </w:r>
      <w:r>
        <w:rPr>
          <w:lang w:val="en-CA"/>
        </w:rPr>
        <w:t xml:space="preserve"> </w:t>
      </w:r>
      <w:r w:rsidR="006521AB">
        <w:rPr>
          <w:lang w:val="en-CA"/>
        </w:rPr>
        <w:t>is</w:t>
      </w:r>
      <w:r>
        <w:rPr>
          <w:lang w:val="en-CA"/>
        </w:rPr>
        <w:t xml:space="preserve"> an </w:t>
      </w:r>
      <w:r w:rsidRPr="00F701C7">
        <w:rPr>
          <w:lang w:val="en-CA"/>
        </w:rPr>
        <w:t xml:space="preserve">association between a </w:t>
      </w:r>
      <w:r w:rsidRPr="00A0556F">
        <w:rPr>
          <w:rStyle w:val="Entity"/>
        </w:rPr>
        <w:t>GeochronologicInterpretation</w:t>
      </w:r>
      <w:r>
        <w:rPr>
          <w:lang w:val="en-CA"/>
        </w:rPr>
        <w:t xml:space="preserve"> and </w:t>
      </w:r>
      <w:r w:rsidR="00284E39">
        <w:rPr>
          <w:lang w:val="en-CA"/>
        </w:rPr>
        <w:t>an</w:t>
      </w:r>
      <w:r>
        <w:rPr>
          <w:lang w:val="en-CA"/>
        </w:rPr>
        <w:t xml:space="preserve"> </w:t>
      </w:r>
      <w:r w:rsidR="0099305B" w:rsidRPr="00A0556F">
        <w:rPr>
          <w:rStyle w:val="Entity"/>
        </w:rPr>
        <w:t>OM::</w:t>
      </w:r>
      <w:r w:rsidRPr="00A0556F">
        <w:rPr>
          <w:rStyle w:val="Entity"/>
        </w:rPr>
        <w:t>SF_SamplingFeatureCollection</w:t>
      </w:r>
      <w:r>
        <w:rPr>
          <w:lang w:val="en-CA"/>
        </w:rPr>
        <w:t xml:space="preserve"> that lists </w:t>
      </w:r>
      <w:r w:rsidR="00437ED0">
        <w:rPr>
          <w:lang w:val="en-CA"/>
        </w:rPr>
        <w:t xml:space="preserve">a collection of </w:t>
      </w:r>
      <w:r w:rsidR="0099305B" w:rsidRPr="00A0556F">
        <w:rPr>
          <w:rStyle w:val="Entity"/>
        </w:rPr>
        <w:t>OM::</w:t>
      </w:r>
      <w:r w:rsidR="00437ED0" w:rsidRPr="00A0556F">
        <w:rPr>
          <w:rStyle w:val="Entity"/>
        </w:rPr>
        <w:t>SF_SamplingFeature</w:t>
      </w:r>
      <w:r w:rsidRPr="00F701C7">
        <w:rPr>
          <w:lang w:val="en-CA"/>
        </w:rPr>
        <w:t xml:space="preserve"> </w:t>
      </w:r>
      <w:r w:rsidR="006521AB">
        <w:rPr>
          <w:lang w:val="en-CA"/>
        </w:rPr>
        <w:t>(</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 xml:space="preserve">egacy published data for which the </w:t>
      </w:r>
      <w:r w:rsidRPr="00A0556F">
        <w:rPr>
          <w:rStyle w:val="Entity"/>
        </w:rPr>
        <w:t>SamplingFeatureCollection</w:t>
      </w:r>
      <w:r w:rsidRPr="00F701C7">
        <w:rPr>
          <w:lang w:val="en-CA"/>
        </w:rPr>
        <w:t xml:space="preserve"> is unknown</w:t>
      </w:r>
      <w:r w:rsidR="00437ED0">
        <w:rPr>
          <w:lang w:val="en-CA"/>
        </w:rPr>
        <w:t>, it</w:t>
      </w:r>
      <w:r w:rsidRPr="00F701C7">
        <w:rPr>
          <w:lang w:val="en-CA"/>
        </w:rPr>
        <w:t xml:space="preserve"> may be delivered with </w:t>
      </w:r>
      <w:r w:rsidRPr="00A0556F">
        <w:rPr>
          <w:rStyle w:val="Entity"/>
        </w:rPr>
        <w:t>SamplingFeatureCollection</w:t>
      </w:r>
      <w:r w:rsidRPr="00F701C7">
        <w:rPr>
          <w:lang w:val="en-CA"/>
        </w:rPr>
        <w:t xml:space="preserve"> = 'unknown'.</w:t>
      </w:r>
    </w:p>
    <w:p w14:paraId="62D19FEB" w14:textId="77777777" w:rsidR="00A0556F" w:rsidRDefault="00A0556F" w:rsidP="00D20646">
      <w:pPr>
        <w:rPr>
          <w:lang w:val="en-CA"/>
        </w:rPr>
      </w:pPr>
    </w:p>
    <w:p w14:paraId="6CDE300C" w14:textId="73EAE649" w:rsidR="007F7DE0" w:rsidRDefault="007F7DE0" w:rsidP="007F7DE0">
      <w:pPr>
        <w:pStyle w:val="Heading3"/>
        <w:rPr>
          <w:lang w:val="en-CA"/>
        </w:rPr>
      </w:pPr>
      <w:bookmarkStart w:id="915" w:name="BKM_0B1CA329_7FCB_4838_9738_F600EF3A8B04"/>
      <w:bookmarkStart w:id="916" w:name="BKM_1D244EC3_ED85_479D_9C71_0F691EEBA5EA"/>
      <w:bookmarkStart w:id="917" w:name="BKM_9712572B_F199_4830_ACFD_E9764FB58028"/>
      <w:bookmarkStart w:id="918" w:name="BKM_95947C71_177C_4EA6_8B4C_94C513E8FE7E"/>
      <w:bookmarkStart w:id="919" w:name="BKM_F00B629C_EDB4_449B_8603_CDBBEFBA3576"/>
      <w:bookmarkStart w:id="920" w:name="BKM_B465F0F6_D0B5_40C2_8492_D188CFF84ACF"/>
      <w:bookmarkStart w:id="921" w:name="BKM_84CD8D11_428B_401E_A711_B019F6D0913D"/>
      <w:bookmarkStart w:id="922" w:name="_Toc458154242"/>
      <w:bookmarkEnd w:id="915"/>
      <w:bookmarkEnd w:id="916"/>
      <w:bookmarkEnd w:id="917"/>
      <w:bookmarkEnd w:id="918"/>
      <w:bookmarkEnd w:id="919"/>
      <w:bookmarkEnd w:id="920"/>
      <w:bookmarkEnd w:id="921"/>
      <w:r>
        <w:rPr>
          <w:lang w:val="en-CA"/>
        </w:rPr>
        <w:t>Geologic Specimen</w:t>
      </w:r>
      <w:bookmarkEnd w:id="922"/>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t xml:space="preserve">The </w:t>
      </w:r>
      <w:r w:rsidRPr="00A0556F">
        <w:rPr>
          <w:rStyle w:val="Entity"/>
        </w:rPr>
        <w:t>GeologicSpecimen</w:t>
      </w:r>
      <w:r w:rsidRPr="007F7DE0">
        <w:rPr>
          <w:lang w:val="en-CA"/>
        </w:rPr>
        <w:t xml:space="preserve">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0CD2695B" w:rsidR="00672D0D" w:rsidRDefault="00722E9C" w:rsidP="00672D0D">
      <w:pPr>
        <w:keepNext/>
      </w:pPr>
      <w:r>
        <w:rPr>
          <w:noProof/>
          <w:lang w:val="en-AU" w:eastAsia="en-AU"/>
        </w:rPr>
        <w:lastRenderedPageBreak/>
        <w:drawing>
          <wp:inline distT="0" distB="0" distL="0" distR="0" wp14:anchorId="65F5BA2A" wp14:editId="2919A979">
            <wp:extent cx="5486400" cy="4878379"/>
            <wp:effectExtent l="0" t="0" r="0" b="0"/>
            <wp:docPr id="537" name="Imag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86400" cy="4878379"/>
                    </a:xfrm>
                    <a:prstGeom prst="rect">
                      <a:avLst/>
                    </a:prstGeom>
                    <a:noFill/>
                    <a:ln>
                      <a:noFill/>
                    </a:ln>
                  </pic:spPr>
                </pic:pic>
              </a:graphicData>
            </a:graphic>
          </wp:inline>
        </w:drawing>
      </w:r>
    </w:p>
    <w:p w14:paraId="3258DEC6" w14:textId="20ACB85E"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92</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2B1280B4"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r w:rsidR="006521AB">
        <w:t xml:space="preserve">  </w:t>
      </w:r>
      <w:r w:rsidR="006521AB" w:rsidRPr="00A0556F">
        <w:rPr>
          <w:rStyle w:val="Entity"/>
        </w:rPr>
        <w:t>RerenceSpecimen</w:t>
      </w:r>
      <w:r w:rsidR="006521AB">
        <w:t xml:space="preserve"> </w:t>
      </w:r>
      <w:r w:rsidR="00A0556F">
        <w:t>are used in quality c</w:t>
      </w:r>
      <w:r w:rsidR="006521AB">
        <w:t xml:space="preserve">ontrol procedures to assess method reproducibility. </w:t>
      </w:r>
    </w:p>
    <w:p w14:paraId="00F539F1" w14:textId="6CD026BB" w:rsidR="00672D0D" w:rsidRDefault="00672D0D" w:rsidP="00672D0D">
      <w:r>
        <w:t xml:space="preserve">Analytical results from a reference specimen analysed during an </w:t>
      </w:r>
      <w:r w:rsidRPr="00A0556F">
        <w:rPr>
          <w:rStyle w:val="Entity"/>
        </w:rPr>
        <w:t>AnalyticalSession</w:t>
      </w:r>
      <w:r>
        <w:t xml:space="preserve"> are delivered in the same way as the results of other specimens analysed in that session.</w:t>
      </w:r>
    </w:p>
    <w:p w14:paraId="690B51BA" w14:textId="05F2C726" w:rsidR="00672D0D" w:rsidRDefault="00722E9C" w:rsidP="00672D0D">
      <w:pPr>
        <w:keepNext/>
      </w:pPr>
      <w:r>
        <w:rPr>
          <w:noProof/>
          <w:lang w:val="en-AU" w:eastAsia="en-AU"/>
        </w:rPr>
        <w:lastRenderedPageBreak/>
        <w:drawing>
          <wp:inline distT="0" distB="0" distL="0" distR="0" wp14:anchorId="0668842F" wp14:editId="09E73541">
            <wp:extent cx="2888615" cy="4403090"/>
            <wp:effectExtent l="0" t="0" r="6985" b="0"/>
            <wp:docPr id="538" name="Imag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88615" cy="4403090"/>
                    </a:xfrm>
                    <a:prstGeom prst="rect">
                      <a:avLst/>
                    </a:prstGeom>
                    <a:noFill/>
                    <a:ln>
                      <a:noFill/>
                    </a:ln>
                  </pic:spPr>
                </pic:pic>
              </a:graphicData>
            </a:graphic>
          </wp:inline>
        </w:drawing>
      </w:r>
    </w:p>
    <w:p w14:paraId="47E216F7" w14:textId="28336F3B"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AD44BE">
        <w:rPr>
          <w:noProof/>
        </w:rPr>
        <w:t>93</w:t>
      </w:r>
      <w:r w:rsidR="00673E83">
        <w:rPr>
          <w:noProof/>
        </w:rPr>
        <w:fldChar w:fldCharType="end"/>
      </w:r>
      <w:r>
        <w:t>: Reference specimen</w:t>
      </w:r>
      <w:r w:rsidR="00437ED0">
        <w:t xml:space="preserve"> context diagram</w:t>
      </w:r>
      <w:r w:rsidR="00B8253A">
        <w:t>.</w:t>
      </w:r>
    </w:p>
    <w:p w14:paraId="0736FF22" w14:textId="233669B5" w:rsidR="00437ED0" w:rsidRPr="00437ED0" w:rsidRDefault="00437ED0" w:rsidP="006521AB">
      <w:pPr>
        <w:pStyle w:val="Heading5"/>
      </w:pPr>
      <w:r w:rsidRPr="00437ED0">
        <w:t>referenceDescription</w:t>
      </w:r>
    </w:p>
    <w:p w14:paraId="7B3BAECF" w14:textId="48E16E31" w:rsidR="00437ED0" w:rsidRDefault="00437ED0" w:rsidP="00672D0D">
      <w:r>
        <w:t xml:space="preserve">The property </w:t>
      </w:r>
      <w:r w:rsidRPr="00A0556F">
        <w:rPr>
          <w:rStyle w:val="Entity"/>
        </w:rPr>
        <w:t>referenceDescription</w:t>
      </w:r>
      <w:r>
        <w:t xml:space="preserve"> </w:t>
      </w:r>
      <w:r w:rsidR="006521AB">
        <w:t>is</w:t>
      </w:r>
      <w:r>
        <w:t xml:space="preserve"> an association between a </w:t>
      </w:r>
      <w:r w:rsidRPr="00A0556F">
        <w:rPr>
          <w:rStyle w:val="Entity"/>
        </w:rPr>
        <w:t>ReferenceSpecimen</w:t>
      </w:r>
      <w:r>
        <w:t xml:space="preserve"> and a </w:t>
      </w:r>
      <w:r w:rsidR="009C2E9A" w:rsidRPr="00A0556F">
        <w:rPr>
          <w:rStyle w:val="Entity"/>
        </w:rPr>
        <w:t>CIT</w:t>
      </w:r>
      <w:r w:rsidRPr="00A0556F">
        <w:rPr>
          <w:rStyle w:val="Entity"/>
        </w:rPr>
        <w:t>:CI_Citation</w:t>
      </w:r>
      <w:r>
        <w:t xml:space="preserve"> that references a c</w:t>
      </w:r>
      <w:r w:rsidRPr="00437ED0">
        <w:t>itation of published analytical results for this standard reference specimen</w:t>
      </w:r>
      <w:r>
        <w:t>.</w:t>
      </w:r>
    </w:p>
    <w:p w14:paraId="77084927" w14:textId="2014751B" w:rsidR="00437ED0" w:rsidRPr="006521AB" w:rsidRDefault="00437ED0" w:rsidP="00D20646">
      <w:pPr>
        <w:pStyle w:val="Heading5"/>
        <w:rPr>
          <w:lang w:val="en-CA"/>
        </w:rPr>
      </w:pPr>
      <w:bookmarkStart w:id="923" w:name="BKM_A953E1E0_629C_4E85_A72E_737CDDDCFAE9"/>
      <w:bookmarkEnd w:id="923"/>
      <w:r>
        <w:rPr>
          <w:lang w:val="en-CA"/>
        </w:rPr>
        <w:t>usedIn</w:t>
      </w:r>
    </w:p>
    <w:p w14:paraId="63E675CB" w14:textId="45A5FEA6" w:rsidR="00437ED0" w:rsidRDefault="00437ED0" w:rsidP="00D20646">
      <w:pPr>
        <w:rPr>
          <w:lang w:val="en-CA"/>
        </w:rPr>
      </w:pPr>
      <w:r>
        <w:rPr>
          <w:lang w:val="en-CA"/>
        </w:rPr>
        <w:t xml:space="preserve">The property </w:t>
      </w:r>
      <w:r w:rsidRPr="00A0556F">
        <w:rPr>
          <w:rStyle w:val="Entity"/>
        </w:rPr>
        <w:t>usedIn</w:t>
      </w:r>
      <w:r>
        <w:rPr>
          <w:lang w:val="en-CA"/>
        </w:rPr>
        <w:t xml:space="preserve"> </w:t>
      </w:r>
      <w:r w:rsidR="006521AB">
        <w:rPr>
          <w:lang w:val="en-CA"/>
        </w:rPr>
        <w:t>is</w:t>
      </w:r>
      <w:r w:rsidRPr="00437ED0">
        <w:rPr>
          <w:lang w:val="en-CA"/>
        </w:rPr>
        <w:t xml:space="preserve"> an association between a </w:t>
      </w:r>
      <w:r w:rsidRPr="00A0556F">
        <w:rPr>
          <w:rStyle w:val="Entity"/>
        </w:rPr>
        <w:t>ReferenceSpecimen</w:t>
      </w:r>
      <w:r w:rsidRPr="00437ED0">
        <w:rPr>
          <w:lang w:val="en-CA"/>
        </w:rPr>
        <w:t xml:space="preserve"> and a</w:t>
      </w:r>
      <w:r>
        <w:rPr>
          <w:lang w:val="en-CA"/>
        </w:rPr>
        <w:t xml:space="preserve">n </w:t>
      </w:r>
      <w:r w:rsidRPr="00A0556F">
        <w:rPr>
          <w:rStyle w:val="Entity"/>
        </w:rPr>
        <w:t>AnalyticalSession</w:t>
      </w:r>
      <w:r>
        <w:rPr>
          <w:lang w:val="en-CA"/>
        </w:rPr>
        <w:t xml:space="preserve">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924" w:name="BKM_01360702_0FF9_4329_8A24_6080B84F3852"/>
      <w:bookmarkEnd w:id="924"/>
      <w:r>
        <w:rPr>
          <w:lang w:val="en-CA"/>
        </w:rPr>
        <w:t>GeologicSpecimenPreparation</w:t>
      </w:r>
    </w:p>
    <w:p w14:paraId="6CC3B4D3" w14:textId="77777777" w:rsidR="00DD288D" w:rsidRDefault="00DD288D" w:rsidP="00672D0D">
      <w:pPr>
        <w:rPr>
          <w:lang w:val="en-CA"/>
        </w:rPr>
      </w:pPr>
    </w:p>
    <w:p w14:paraId="65469F5E" w14:textId="64569A5B" w:rsidR="00DD288D" w:rsidRDefault="00437ED0" w:rsidP="00672D0D">
      <w:pPr>
        <w:rPr>
          <w:lang w:val="en-CA"/>
        </w:rPr>
      </w:pPr>
      <w:r w:rsidRPr="00A0556F">
        <w:rPr>
          <w:rStyle w:val="Entity"/>
        </w:rPr>
        <w:t>GeologicSpecimenPreparation</w:t>
      </w:r>
      <w:r>
        <w:rPr>
          <w:lang w:val="en-CA"/>
        </w:rPr>
        <w:t xml:space="preserve"> is a</w:t>
      </w:r>
      <w:r w:rsidR="00DD288D" w:rsidRPr="00DD288D">
        <w:rPr>
          <w:lang w:val="en-CA"/>
        </w:rPr>
        <w:t xml:space="preserve">n extension of </w:t>
      </w:r>
      <w:r w:rsidR="00DD288D">
        <w:rPr>
          <w:lang w:val="en-CA"/>
        </w:rPr>
        <w:t>ISO</w:t>
      </w:r>
      <w:r w:rsidR="00A0556F">
        <w:rPr>
          <w:lang w:val="en-CA"/>
        </w:rPr>
        <w:t xml:space="preserve"> </w:t>
      </w:r>
      <w:r w:rsidR="00A0556F" w:rsidRPr="00A0556F">
        <w:rPr>
          <w:rStyle w:val="Entity"/>
        </w:rPr>
        <w:t>Specimen::p</w:t>
      </w:r>
      <w:r w:rsidR="00DD288D" w:rsidRPr="00A0556F">
        <w:rPr>
          <w:rStyle w:val="Entity"/>
        </w:rPr>
        <w:t>reparationStep</w:t>
      </w:r>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20D757D4" w:rsidR="00180077" w:rsidRDefault="00722E9C" w:rsidP="00D20646">
      <w:pPr>
        <w:keepNext/>
      </w:pPr>
      <w:r>
        <w:rPr>
          <w:noProof/>
          <w:lang w:val="en-AU" w:eastAsia="en-AU"/>
        </w:rPr>
        <w:lastRenderedPageBreak/>
        <w:drawing>
          <wp:inline distT="0" distB="0" distL="0" distR="0" wp14:anchorId="74B52901" wp14:editId="5F91FD91">
            <wp:extent cx="5486400" cy="4513704"/>
            <wp:effectExtent l="0" t="0" r="0" b="1270"/>
            <wp:docPr id="539" name="Imag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86400" cy="4513704"/>
                    </a:xfrm>
                    <a:prstGeom prst="rect">
                      <a:avLst/>
                    </a:prstGeom>
                    <a:noFill/>
                    <a:ln>
                      <a:noFill/>
                    </a:ln>
                  </pic:spPr>
                </pic:pic>
              </a:graphicData>
            </a:graphic>
          </wp:inline>
        </w:drawing>
      </w:r>
    </w:p>
    <w:p w14:paraId="21DA6829" w14:textId="2C39FB0F"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AD44BE">
        <w:rPr>
          <w:noProof/>
        </w:rPr>
        <w:t>94</w:t>
      </w:r>
      <w:r>
        <w:fldChar w:fldCharType="end"/>
      </w:r>
      <w:r>
        <w:t xml:space="preserve"> : Geologic specimen preparation</w:t>
      </w:r>
      <w:r w:rsidR="00437ED0">
        <w:t xml:space="preserve"> context diagram</w:t>
      </w:r>
      <w:r w:rsidR="00B8253A">
        <w:t>.</w:t>
      </w:r>
    </w:p>
    <w:p w14:paraId="2F02EB59" w14:textId="3BB9DA32" w:rsidR="00437ED0" w:rsidRPr="006521AB" w:rsidRDefault="00437ED0" w:rsidP="006521AB">
      <w:pPr>
        <w:pStyle w:val="Heading5"/>
        <w:rPr>
          <w:lang w:val="en-CA"/>
        </w:rPr>
      </w:pPr>
      <w:bookmarkStart w:id="925" w:name="BKM_99DC7785_B09A_4EA4_AE4E_BDEDC4CCA382"/>
      <w:bookmarkEnd w:id="925"/>
      <w:r w:rsidRPr="00437ED0">
        <w:rPr>
          <w:lang w:val="en-CA"/>
        </w:rPr>
        <w:t>preparationMethod</w:t>
      </w:r>
    </w:p>
    <w:p w14:paraId="1E0B7C37" w14:textId="341D7F8A" w:rsidR="00437ED0" w:rsidRDefault="00437ED0" w:rsidP="00D20646">
      <w:pPr>
        <w:rPr>
          <w:lang w:val="en-CA"/>
        </w:rPr>
      </w:pPr>
      <w:r>
        <w:rPr>
          <w:lang w:val="en-CA"/>
        </w:rPr>
        <w:t xml:space="preserve">The </w:t>
      </w:r>
      <w:r w:rsidRPr="00A0556F">
        <w:rPr>
          <w:rStyle w:val="Entity"/>
        </w:rPr>
        <w:t>preparationMethod:GeologicSpecimenPreparationTerm</w:t>
      </w:r>
      <w:r>
        <w:rPr>
          <w:lang w:val="en-CA"/>
        </w:rPr>
        <w:t xml:space="preserve"> contain</w:t>
      </w:r>
      <w:r w:rsidR="006521AB">
        <w:rPr>
          <w:lang w:val="en-CA"/>
        </w:rPr>
        <w:t>s</w:t>
      </w:r>
      <w:r>
        <w:rPr>
          <w:lang w:val="en-CA"/>
        </w:rPr>
        <w:t xml:space="preserve">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2C52BA2B" w14:textId="2553EACA" w:rsidR="00437ED0" w:rsidRPr="006521AB" w:rsidRDefault="00437ED0" w:rsidP="00D20646">
      <w:pPr>
        <w:pStyle w:val="Heading5"/>
      </w:pPr>
      <w:r>
        <w:rPr>
          <w:lang w:val="en-CA"/>
        </w:rPr>
        <w:t>p</w:t>
      </w:r>
      <w:r w:rsidRPr="00D970E9">
        <w:rPr>
          <w:lang w:val="en-CA"/>
        </w:rPr>
        <w:t>arameter</w:t>
      </w:r>
      <w:r w:rsidRPr="00437ED0">
        <w:t xml:space="preserve"> </w:t>
      </w:r>
    </w:p>
    <w:p w14:paraId="4F0B407A" w14:textId="57A1AB51" w:rsidR="00437ED0" w:rsidRDefault="00437ED0" w:rsidP="00D20646">
      <w:pPr>
        <w:rPr>
          <w:lang w:val="en-CA"/>
        </w:rPr>
      </w:pPr>
      <w:r w:rsidRPr="00437ED0">
        <w:rPr>
          <w:lang w:val="en-CA"/>
        </w:rPr>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739733C2" w14:textId="4F39CFE3" w:rsidR="00DD288D" w:rsidRDefault="00DD288D" w:rsidP="00DD288D">
      <w:pPr>
        <w:pStyle w:val="Heading4"/>
        <w:rPr>
          <w:lang w:val="en-CA"/>
        </w:rPr>
      </w:pPr>
      <w:bookmarkStart w:id="926" w:name="BKM_2563A400_6C3B_4942_8487_10D45BA1555F"/>
      <w:bookmarkStart w:id="927" w:name="BKM_F3DE8415_7817_43D1_B72D_75E85103B0DD"/>
      <w:bookmarkEnd w:id="926"/>
      <w:bookmarkEnd w:id="927"/>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A0556F">
        <w:rPr>
          <w:rStyle w:val="Entity"/>
        </w:rPr>
        <w:t>GeologicSamplingMethod</w:t>
      </w:r>
      <w:r>
        <w:rPr>
          <w:lang w:val="en-CA"/>
        </w:rPr>
        <w:t xml:space="preserve"> is an i</w:t>
      </w:r>
      <w:r w:rsidR="00DD288D" w:rsidRPr="00DD288D">
        <w:rPr>
          <w:lang w:val="en-CA"/>
        </w:rPr>
        <w:t xml:space="preserve">mplementation of </w:t>
      </w:r>
      <w:r w:rsidR="0099305B" w:rsidRPr="00A0556F">
        <w:rPr>
          <w:rStyle w:val="Entity"/>
        </w:rPr>
        <w:t>OM::</w:t>
      </w:r>
      <w:r w:rsidR="00DD288D" w:rsidRPr="00A0556F">
        <w:rPr>
          <w:rStyle w:val="Entity"/>
        </w:rPr>
        <w:t>SF_Process</w:t>
      </w:r>
      <w:r w:rsidR="00DD288D" w:rsidRPr="00DD288D">
        <w:rPr>
          <w:lang w:val="en-CA"/>
        </w:rPr>
        <w:t xml:space="preserve"> to describe the method used to obtain a geologic specimen</w:t>
      </w:r>
      <w:r>
        <w:rPr>
          <w:lang w:val="en-CA"/>
        </w:rPr>
        <w:t>.</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C44904">
      <w:pPr>
        <w:pStyle w:val="ListParagraph"/>
        <w:numPr>
          <w:ilvl w:val="0"/>
          <w:numId w:val="17"/>
        </w:numPr>
        <w:rPr>
          <w:lang w:val="en-CA"/>
        </w:rPr>
      </w:pPr>
      <w:r w:rsidRPr="00DD288D">
        <w:rPr>
          <w:lang w:val="en-CA"/>
        </w:rPr>
        <w:t>diamond drilling</w:t>
      </w:r>
    </w:p>
    <w:p w14:paraId="445DA49D" w14:textId="77777777" w:rsidR="00DD288D" w:rsidRPr="00DD288D" w:rsidRDefault="00DD288D" w:rsidP="00C44904">
      <w:pPr>
        <w:pStyle w:val="ListParagraph"/>
        <w:numPr>
          <w:ilvl w:val="0"/>
          <w:numId w:val="17"/>
        </w:numPr>
        <w:rPr>
          <w:lang w:val="en-CA"/>
        </w:rPr>
      </w:pPr>
      <w:r w:rsidRPr="00DD288D">
        <w:rPr>
          <w:lang w:val="en-CA"/>
        </w:rPr>
        <w:t>percussion drilling</w:t>
      </w:r>
    </w:p>
    <w:p w14:paraId="5780EC3D" w14:textId="77777777" w:rsidR="00DD288D" w:rsidRPr="00DD288D" w:rsidRDefault="00DD288D" w:rsidP="00C44904">
      <w:pPr>
        <w:pStyle w:val="ListParagraph"/>
        <w:numPr>
          <w:ilvl w:val="0"/>
          <w:numId w:val="17"/>
        </w:numPr>
        <w:rPr>
          <w:lang w:val="en-CA"/>
        </w:rPr>
      </w:pPr>
      <w:r w:rsidRPr="00DD288D">
        <w:rPr>
          <w:lang w:val="en-CA"/>
        </w:rPr>
        <w:t>piston core drilling</w:t>
      </w:r>
    </w:p>
    <w:p w14:paraId="07F3BDF9" w14:textId="77777777" w:rsidR="00DD288D" w:rsidRPr="00DD288D" w:rsidRDefault="00DD288D" w:rsidP="00C44904">
      <w:pPr>
        <w:pStyle w:val="ListParagraph"/>
        <w:numPr>
          <w:ilvl w:val="0"/>
          <w:numId w:val="17"/>
        </w:numPr>
        <w:rPr>
          <w:lang w:val="en-CA"/>
        </w:rPr>
      </w:pPr>
      <w:r w:rsidRPr="00DD288D">
        <w:rPr>
          <w:lang w:val="en-CA"/>
        </w:rPr>
        <w:t>vibro core drilling</w:t>
      </w:r>
    </w:p>
    <w:p w14:paraId="2CCBBCD2" w14:textId="77777777" w:rsidR="00DD288D" w:rsidRPr="00DD288D" w:rsidRDefault="00DD288D" w:rsidP="00C44904">
      <w:pPr>
        <w:pStyle w:val="ListParagraph"/>
        <w:numPr>
          <w:ilvl w:val="0"/>
          <w:numId w:val="17"/>
        </w:numPr>
        <w:rPr>
          <w:lang w:val="en-CA"/>
        </w:rPr>
      </w:pPr>
      <w:r w:rsidRPr="00DD288D">
        <w:rPr>
          <w:lang w:val="en-CA"/>
        </w:rPr>
        <w:t>channel sampling</w:t>
      </w:r>
    </w:p>
    <w:p w14:paraId="1F178315" w14:textId="77777777" w:rsidR="00DD288D" w:rsidRPr="00DD288D" w:rsidRDefault="00DD288D" w:rsidP="00C44904">
      <w:pPr>
        <w:pStyle w:val="ListParagraph"/>
        <w:numPr>
          <w:ilvl w:val="0"/>
          <w:numId w:val="17"/>
        </w:numPr>
        <w:rPr>
          <w:lang w:val="en-CA"/>
        </w:rPr>
      </w:pPr>
      <w:r w:rsidRPr="00DD288D">
        <w:rPr>
          <w:lang w:val="en-CA"/>
        </w:rPr>
        <w:t>sea floor dredging</w:t>
      </w:r>
    </w:p>
    <w:p w14:paraId="77E91918" w14:textId="640C7858" w:rsidR="00DD288D" w:rsidRPr="00DD288D" w:rsidRDefault="00DD288D" w:rsidP="00C44904">
      <w:pPr>
        <w:pStyle w:val="ListParagraph"/>
        <w:numPr>
          <w:ilvl w:val="0"/>
          <w:numId w:val="17"/>
        </w:numPr>
        <w:rPr>
          <w:lang w:val="en-CA"/>
        </w:rPr>
      </w:pPr>
      <w:r w:rsidRPr="00DD288D">
        <w:rPr>
          <w:lang w:val="en-CA"/>
        </w:rPr>
        <w:t>geological hammer</w:t>
      </w:r>
    </w:p>
    <w:p w14:paraId="60A1CDF9" w14:textId="447EB9D0" w:rsidR="00180077" w:rsidRDefault="00722E9C" w:rsidP="00D20646">
      <w:pPr>
        <w:keepNext/>
      </w:pPr>
      <w:r>
        <w:rPr>
          <w:noProof/>
          <w:lang w:val="en-AU" w:eastAsia="en-AU"/>
        </w:rPr>
        <w:drawing>
          <wp:inline distT="0" distB="0" distL="0" distR="0" wp14:anchorId="58387AB7" wp14:editId="140CA766">
            <wp:extent cx="4665345" cy="4298315"/>
            <wp:effectExtent l="0" t="0" r="1905" b="6985"/>
            <wp:docPr id="540" name="Imag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65345" cy="4298315"/>
                    </a:xfrm>
                    <a:prstGeom prst="rect">
                      <a:avLst/>
                    </a:prstGeom>
                    <a:noFill/>
                    <a:ln>
                      <a:noFill/>
                    </a:ln>
                  </pic:spPr>
                </pic:pic>
              </a:graphicData>
            </a:graphic>
          </wp:inline>
        </w:drawing>
      </w:r>
    </w:p>
    <w:p w14:paraId="0AA98F0B" w14:textId="11470E45"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AD44BE">
        <w:rPr>
          <w:noProof/>
        </w:rPr>
        <w:t>95</w:t>
      </w:r>
      <w:r>
        <w:fldChar w:fldCharType="end"/>
      </w:r>
      <w:r>
        <w:t xml:space="preserve"> : </w:t>
      </w:r>
      <w:r w:rsidRPr="00F115BF">
        <w:t>Geologic sampling method</w:t>
      </w:r>
    </w:p>
    <w:p w14:paraId="6C562754" w14:textId="5ADD1B88" w:rsidR="00437ED0" w:rsidRPr="00437ED0" w:rsidRDefault="006521AB" w:rsidP="006521AB">
      <w:pPr>
        <w:pStyle w:val="Heading5"/>
      </w:pPr>
      <w:r>
        <w:t>m</w:t>
      </w:r>
      <w:r w:rsidR="00437ED0" w:rsidRPr="00437ED0">
        <w:t>ethod</w:t>
      </w:r>
    </w:p>
    <w:p w14:paraId="7ABFDA77" w14:textId="3B40D9FE" w:rsidR="00437ED0" w:rsidRDefault="00437ED0" w:rsidP="00437ED0">
      <w:pPr>
        <w:keepNext/>
      </w:pPr>
      <w:r>
        <w:t xml:space="preserve">The property </w:t>
      </w:r>
      <w:r w:rsidRPr="00A0556F">
        <w:rPr>
          <w:rStyle w:val="Entity"/>
        </w:rPr>
        <w:t>method:GeologicSamplingMethodTerm</w:t>
      </w:r>
      <w:r>
        <w:t xml:space="preserve"> </w:t>
      </w:r>
      <w:r w:rsidR="006521AB">
        <w:t>is</w:t>
      </w:r>
      <w:r>
        <w:t xml:space="preserv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928" w:name="BKM_7694DED9_A4F1_4913_BBD8_F553EF63B4A9"/>
      <w:bookmarkEnd w:id="928"/>
      <w:r>
        <w:rPr>
          <w:lang w:val="en-CA"/>
        </w:rPr>
        <w:t>p</w:t>
      </w:r>
      <w:r w:rsidRPr="00D970E9">
        <w:rPr>
          <w:lang w:val="en-CA"/>
        </w:rPr>
        <w:t>arameter</w:t>
      </w:r>
      <w:r w:rsidRPr="00437ED0">
        <w:t xml:space="preserve"> </w:t>
      </w:r>
    </w:p>
    <w:p w14:paraId="5691D784" w14:textId="640C978D" w:rsidR="00437ED0" w:rsidRDefault="00437ED0" w:rsidP="00437ED0">
      <w:pPr>
        <w:rPr>
          <w:lang w:val="en-CA"/>
        </w:rPr>
      </w:pPr>
      <w:r w:rsidRPr="00437ED0">
        <w:rPr>
          <w:lang w:val="en-CA"/>
        </w:rPr>
        <w:lastRenderedPageBreak/>
        <w:t xml:space="preserve">The property </w:t>
      </w:r>
      <w:r w:rsidRPr="00A0556F">
        <w:rPr>
          <w:rStyle w:val="Entity"/>
        </w:rPr>
        <w:t>parameter</w:t>
      </w:r>
      <w:r w:rsidRPr="00437ED0">
        <w:rPr>
          <w:lang w:val="en-CA"/>
        </w:rPr>
        <w:t xml:space="preserve"> </w:t>
      </w:r>
      <w:r w:rsidR="00A0556F">
        <w:rPr>
          <w:lang w:val="en-CA"/>
        </w:rPr>
        <w:t>(</w:t>
      </w:r>
      <w:r w:rsidR="00A0556F" w:rsidRPr="00A0556F">
        <w:rPr>
          <w:rStyle w:val="Entity"/>
        </w:rPr>
        <w:t>OM:</w:t>
      </w:r>
      <w:r w:rsidRPr="00A0556F">
        <w:rPr>
          <w:rStyle w:val="Entity"/>
        </w:rPr>
        <w:t>:NamedValue</w:t>
      </w:r>
      <w:r w:rsidRPr="00437ED0">
        <w:rPr>
          <w:lang w:val="en-CA"/>
        </w:rPr>
        <w:t>) contain</w:t>
      </w:r>
      <w:r w:rsidR="006521AB">
        <w:rPr>
          <w:lang w:val="en-CA"/>
        </w:rPr>
        <w:t>s</w:t>
      </w:r>
      <w:r w:rsidRPr="00437ED0">
        <w:rPr>
          <w:lang w:val="en-CA"/>
        </w:rPr>
        <w:t xml:space="preserve"> name/value pair to describe </w:t>
      </w:r>
      <w:r>
        <w:rPr>
          <w:lang w:val="en-CA"/>
        </w:rPr>
        <w:t xml:space="preserve">arbitrary </w:t>
      </w:r>
      <w:r w:rsidRPr="00437ED0">
        <w:rPr>
          <w:lang w:val="en-CA"/>
        </w:rPr>
        <w:t>parameters used in the sampling process. The "</w:t>
      </w:r>
      <w:r w:rsidRPr="00A0556F">
        <w:rPr>
          <w:rStyle w:val="Entity"/>
        </w:rPr>
        <w:t>name</w:t>
      </w:r>
      <w:r w:rsidRPr="00437ED0">
        <w:rPr>
          <w:lang w:val="en-CA"/>
        </w:rPr>
        <w:t xml:space="preserve">" attribute of </w:t>
      </w:r>
      <w:r w:rsidRPr="00A0556F">
        <w:rPr>
          <w:rStyle w:val="Entity"/>
        </w:rPr>
        <w:t>NamedValue</w:t>
      </w:r>
      <w:r w:rsidRPr="00437ED0">
        <w:rPr>
          <w:lang w:val="en-CA"/>
        </w:rPr>
        <w:t xml:space="preserve"> shall be a term from a controlled vocabulary.</w:t>
      </w:r>
    </w:p>
    <w:p w14:paraId="363BC140" w14:textId="38C62ADA" w:rsidR="00DD288D" w:rsidRDefault="0073628E" w:rsidP="0073628E">
      <w:pPr>
        <w:pStyle w:val="Heading3"/>
        <w:rPr>
          <w:lang w:val="en-CA"/>
        </w:rPr>
      </w:pPr>
      <w:bookmarkStart w:id="929" w:name="BKM_D4F19968_4426_4517_BA14_BAB7917AB647"/>
      <w:bookmarkStart w:id="930" w:name="BKM_04EA1B0A_66CA_4B08_B485_94449A53A44A"/>
      <w:bookmarkStart w:id="931" w:name="_Toc458154243"/>
      <w:bookmarkEnd w:id="929"/>
      <w:bookmarkEnd w:id="930"/>
      <w:r>
        <w:rPr>
          <w:lang w:val="en-CA"/>
        </w:rPr>
        <w:t>GeoSciML Laboratory analysis and specimen vocabularies</w:t>
      </w:r>
      <w:bookmarkEnd w:id="93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A0556F"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Vocabulary</w:t>
            </w:r>
          </w:p>
        </w:tc>
        <w:tc>
          <w:tcPr>
            <w:tcW w:w="5103" w:type="dxa"/>
            <w:tcBorders>
              <w:top w:val="single" w:sz="8" w:space="0" w:color="000000"/>
              <w:bottom w:val="single" w:sz="8" w:space="0" w:color="000000"/>
            </w:tcBorders>
            <w:shd w:val="clear" w:color="auto" w:fill="auto"/>
          </w:tcPr>
          <w:p w14:paraId="29D9D2E9" w14:textId="77777777" w:rsidR="0073628E" w:rsidRPr="00A0556F" w:rsidRDefault="0073628E" w:rsidP="006A7DD0">
            <w:pPr>
              <w:rPr>
                <w:rFonts w:ascii="Consolas" w:hAnsi="Consolas" w:cs="Consolas"/>
                <w:b/>
                <w:bCs/>
                <w:color w:val="000000"/>
                <w:sz w:val="18"/>
                <w:szCs w:val="18"/>
              </w:rPr>
            </w:pPr>
            <w:r w:rsidRPr="00A0556F">
              <w:rPr>
                <w:rFonts w:ascii="Consolas" w:hAnsi="Consolas" w:cs="Consolas"/>
                <w:b/>
                <w:bCs/>
                <w:color w:val="000000"/>
                <w:sz w:val="18"/>
                <w:szCs w:val="18"/>
              </w:rPr>
              <w:t>Description</w:t>
            </w:r>
          </w:p>
        </w:tc>
      </w:tr>
      <w:tr w:rsidR="000A793F" w:rsidRPr="00A0556F" w14:paraId="4D9579D4" w14:textId="77777777" w:rsidTr="00D970E9">
        <w:tc>
          <w:tcPr>
            <w:tcW w:w="3753" w:type="dxa"/>
            <w:shd w:val="clear" w:color="auto" w:fill="C0C0C0"/>
          </w:tcPr>
          <w:p w14:paraId="696881D5" w14:textId="45C2A02F"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AnalyticalMethodTerm</w:t>
            </w:r>
          </w:p>
        </w:tc>
        <w:tc>
          <w:tcPr>
            <w:tcW w:w="5103" w:type="dxa"/>
            <w:tcBorders>
              <w:left w:val="nil"/>
              <w:right w:val="nil"/>
            </w:tcBorders>
            <w:shd w:val="clear" w:color="auto" w:fill="C0C0C0"/>
          </w:tcPr>
          <w:p w14:paraId="6949C19C" w14:textId="36298D2F" w:rsidR="0073628E" w:rsidRPr="00A0556F" w:rsidRDefault="00C2184E" w:rsidP="006A7DD0">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terms describing the analytical method used in an analytical session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XRF mass spectrometry, ICPMS, SHRIMP geochronology)</w:t>
            </w:r>
            <w:r w:rsidR="00B8253A" w:rsidRPr="00A0556F">
              <w:rPr>
                <w:rFonts w:ascii="Consolas" w:hAnsi="Consolas" w:cs="Consolas"/>
                <w:color w:val="000000"/>
                <w:sz w:val="18"/>
                <w:szCs w:val="18"/>
                <w:lang w:val="en-CA"/>
              </w:rPr>
              <w:t>.</w:t>
            </w:r>
          </w:p>
        </w:tc>
      </w:tr>
      <w:tr w:rsidR="0073628E" w:rsidRPr="00A0556F" w14:paraId="62F1B81F" w14:textId="77777777" w:rsidTr="00D970E9">
        <w:tc>
          <w:tcPr>
            <w:tcW w:w="3753" w:type="dxa"/>
            <w:shd w:val="clear" w:color="auto" w:fill="auto"/>
          </w:tcPr>
          <w:p w14:paraId="7A6F9307" w14:textId="54BFBEA6"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InstrumentTypeTerm</w:t>
            </w:r>
          </w:p>
        </w:tc>
        <w:tc>
          <w:tcPr>
            <w:tcW w:w="5103" w:type="dxa"/>
            <w:shd w:val="clear" w:color="auto" w:fill="auto"/>
          </w:tcPr>
          <w:p w14:paraId="5A5DFE4D" w14:textId="5F96DD9D"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Instrument types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xml:space="preserve">; XRF, ICPMS, SHRIMP, </w:t>
            </w:r>
            <w:r w:rsidR="00806CF9" w:rsidRPr="00A0556F">
              <w:rPr>
                <w:rFonts w:ascii="Consolas" w:hAnsi="Consolas" w:cs="Consolas"/>
                <w:color w:val="000000"/>
                <w:sz w:val="18"/>
                <w:szCs w:val="18"/>
                <w:lang w:val="en-CA"/>
              </w:rPr>
              <w:t>etc.</w:t>
            </w:r>
            <w:r w:rsidRPr="00A0556F">
              <w:rPr>
                <w:rFonts w:ascii="Consolas" w:hAnsi="Consolas" w:cs="Consolas"/>
                <w:color w:val="000000"/>
                <w:sz w:val="18"/>
                <w:szCs w:val="18"/>
                <w:lang w:val="en-CA"/>
              </w:rPr>
              <w:t>)</w:t>
            </w:r>
            <w:r w:rsidR="00B8253A" w:rsidRPr="00A0556F">
              <w:rPr>
                <w:rFonts w:ascii="Consolas" w:hAnsi="Consolas" w:cs="Consolas"/>
                <w:color w:val="000000"/>
                <w:sz w:val="18"/>
                <w:szCs w:val="18"/>
                <w:lang w:val="en-CA"/>
              </w:rPr>
              <w:t>.</w:t>
            </w:r>
          </w:p>
        </w:tc>
      </w:tr>
      <w:tr w:rsidR="000A793F" w:rsidRPr="00A0556F" w14:paraId="3DEFE364" w14:textId="77777777" w:rsidTr="00D970E9">
        <w:tc>
          <w:tcPr>
            <w:tcW w:w="3753" w:type="dxa"/>
            <w:shd w:val="clear" w:color="auto" w:fill="C0C0C0"/>
          </w:tcPr>
          <w:p w14:paraId="6E316988" w14:textId="1F7E00E8"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IsotopicEventType</w:t>
            </w:r>
          </w:p>
        </w:tc>
        <w:tc>
          <w:tcPr>
            <w:tcW w:w="5103" w:type="dxa"/>
            <w:tcBorders>
              <w:left w:val="nil"/>
              <w:right w:val="nil"/>
            </w:tcBorders>
            <w:shd w:val="clear" w:color="auto" w:fill="C0C0C0"/>
          </w:tcPr>
          <w:p w14:paraId="78AA724D" w14:textId="6C8C2ED7" w:rsidR="0073628E" w:rsidRPr="00A0556F" w:rsidRDefault="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any isotopic processes relevant to the geochronologic interpretation. </w:t>
            </w:r>
            <w:r w:rsidR="00806CF9" w:rsidRPr="00A0556F">
              <w:rPr>
                <w:rFonts w:ascii="Consolas" w:hAnsi="Consolas" w:cs="Consolas"/>
                <w:color w:val="000000"/>
                <w:sz w:val="18"/>
                <w:szCs w:val="18"/>
                <w:lang w:val="en-CA"/>
              </w:rPr>
              <w:t xml:space="preserve">E.g. </w:t>
            </w:r>
            <w:r w:rsidRPr="00A0556F">
              <w:rPr>
                <w:rFonts w:ascii="Consolas" w:hAnsi="Consolas" w:cs="Consolas"/>
                <w:color w:val="000000"/>
                <w:sz w:val="18"/>
                <w:szCs w:val="18"/>
                <w:lang w:val="en-CA"/>
              </w:rPr>
              <w:t>closure, isotopic mixing, Pb loss, etc</w:t>
            </w:r>
            <w:r w:rsidR="00B8253A" w:rsidRPr="00A0556F">
              <w:rPr>
                <w:rFonts w:ascii="Consolas" w:hAnsi="Consolas" w:cs="Consolas"/>
                <w:color w:val="000000"/>
                <w:sz w:val="18"/>
                <w:szCs w:val="18"/>
                <w:lang w:val="en-CA"/>
              </w:rPr>
              <w:t>.</w:t>
            </w:r>
          </w:p>
        </w:tc>
      </w:tr>
      <w:tr w:rsidR="0073628E" w:rsidRPr="00A0556F" w14:paraId="2864E703" w14:textId="77777777" w:rsidTr="00D970E9">
        <w:tc>
          <w:tcPr>
            <w:tcW w:w="3753" w:type="dxa"/>
            <w:shd w:val="clear" w:color="auto" w:fill="auto"/>
          </w:tcPr>
          <w:p w14:paraId="36F35110" w14:textId="6A6A6F3D" w:rsidR="0073628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IsotopicSystemName</w:t>
            </w:r>
          </w:p>
        </w:tc>
        <w:tc>
          <w:tcPr>
            <w:tcW w:w="5103" w:type="dxa"/>
            <w:shd w:val="clear" w:color="auto" w:fill="auto"/>
          </w:tcPr>
          <w:p w14:paraId="13D6897B" w14:textId="676E40EB" w:rsidR="0073628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of isotopic systems such as Ar-Ar, K-Ar, Nd-Sm, U-Pb, Pb-Pb, Re-Os, etc</w:t>
            </w:r>
            <w:r w:rsidR="00B8253A" w:rsidRPr="00A0556F">
              <w:rPr>
                <w:rFonts w:ascii="Consolas" w:hAnsi="Consolas" w:cs="Consolas"/>
                <w:color w:val="000000"/>
                <w:sz w:val="18"/>
                <w:szCs w:val="18"/>
                <w:lang w:val="en-CA"/>
              </w:rPr>
              <w:t>.</w:t>
            </w:r>
          </w:p>
        </w:tc>
      </w:tr>
      <w:tr w:rsidR="000A793F" w:rsidRPr="00A0556F" w14:paraId="2F365353" w14:textId="77777777" w:rsidTr="00D970E9">
        <w:tc>
          <w:tcPr>
            <w:tcW w:w="3753" w:type="dxa"/>
            <w:shd w:val="clear" w:color="auto" w:fill="C0C0C0"/>
          </w:tcPr>
          <w:p w14:paraId="05BAED87" w14:textId="37576A4F"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StatisticalMethodTerm</w:t>
            </w:r>
          </w:p>
        </w:tc>
        <w:tc>
          <w:tcPr>
            <w:tcW w:w="5103" w:type="dxa"/>
            <w:tcBorders>
              <w:left w:val="nil"/>
              <w:right w:val="nil"/>
            </w:tcBorders>
            <w:shd w:val="clear" w:color="auto" w:fill="C0C0C0"/>
          </w:tcPr>
          <w:p w14:paraId="6F37153A" w14:textId="0BBD5E8D"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Refers to a vocabulary describing statistical methods used in interpret geochronologic data</w:t>
            </w:r>
            <w:r w:rsidR="00B8253A" w:rsidRPr="00A0556F">
              <w:rPr>
                <w:rFonts w:ascii="Consolas" w:hAnsi="Consolas" w:cs="Consolas"/>
                <w:color w:val="000000"/>
                <w:sz w:val="18"/>
                <w:szCs w:val="18"/>
                <w:lang w:val="en-CA"/>
              </w:rPr>
              <w:t>.</w:t>
            </w:r>
          </w:p>
        </w:tc>
      </w:tr>
      <w:tr w:rsidR="00C2184E" w:rsidRPr="00A0556F" w14:paraId="66A853B2" w14:textId="77777777" w:rsidTr="00D970E9">
        <w:tc>
          <w:tcPr>
            <w:tcW w:w="3753" w:type="dxa"/>
            <w:shd w:val="clear" w:color="auto" w:fill="auto"/>
          </w:tcPr>
          <w:p w14:paraId="5227575D" w14:textId="372FA4F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GeologicSamplingMethodTerm</w:t>
            </w:r>
          </w:p>
        </w:tc>
        <w:tc>
          <w:tcPr>
            <w:tcW w:w="5103" w:type="dxa"/>
            <w:shd w:val="clear" w:color="auto" w:fill="auto"/>
          </w:tcPr>
          <w:p w14:paraId="4A4F7E2D" w14:textId="336841C6"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describing the samplingProcess used to obtain or create the Specimen.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diamond drilling, percussion drilling, piston core drilling, vibro core drilling, channel sampling, sea floor dredging, crushing mineral separation ,melting ,geological hammer</w:t>
            </w:r>
            <w:r w:rsidR="00B8253A" w:rsidRPr="00A0556F">
              <w:rPr>
                <w:rFonts w:ascii="Consolas" w:hAnsi="Consolas" w:cs="Consolas"/>
                <w:color w:val="000000"/>
                <w:sz w:val="18"/>
                <w:szCs w:val="18"/>
                <w:lang w:val="en-CA"/>
              </w:rPr>
              <w:t>.</w:t>
            </w:r>
          </w:p>
        </w:tc>
      </w:tr>
      <w:tr w:rsidR="000A793F" w:rsidRPr="00A0556F" w14:paraId="74E0B626" w14:textId="77777777" w:rsidTr="00D970E9">
        <w:tc>
          <w:tcPr>
            <w:tcW w:w="3753" w:type="dxa"/>
            <w:shd w:val="clear" w:color="auto" w:fill="C0C0C0"/>
          </w:tcPr>
          <w:p w14:paraId="629FBB37" w14:textId="76694C33" w:rsidR="00C2184E" w:rsidRPr="00A0556F" w:rsidRDefault="00C2184E" w:rsidP="006A7DD0">
            <w:pPr>
              <w:rPr>
                <w:rFonts w:ascii="Consolas" w:hAnsi="Consolas" w:cs="Consolas"/>
                <w:b/>
                <w:bCs/>
                <w:color w:val="000000"/>
                <w:sz w:val="18"/>
                <w:szCs w:val="18"/>
              </w:rPr>
            </w:pPr>
            <w:r w:rsidRPr="00A0556F">
              <w:rPr>
                <w:rFonts w:ascii="Consolas" w:hAnsi="Consolas" w:cs="Consolas"/>
                <w:b/>
                <w:bCs/>
                <w:color w:val="000000"/>
                <w:sz w:val="18"/>
                <w:szCs w:val="18"/>
              </w:rPr>
              <w:t>GeologicSpecimenPreparationTerm</w:t>
            </w:r>
          </w:p>
        </w:tc>
        <w:tc>
          <w:tcPr>
            <w:tcW w:w="5103" w:type="dxa"/>
            <w:tcBorders>
              <w:left w:val="nil"/>
              <w:right w:val="nil"/>
            </w:tcBorders>
            <w:shd w:val="clear" w:color="auto" w:fill="C0C0C0"/>
          </w:tcPr>
          <w:p w14:paraId="24DE07DF" w14:textId="0272A2CB" w:rsidR="00C2184E" w:rsidRPr="00A0556F" w:rsidRDefault="00C2184E" w:rsidP="00C2184E">
            <w:pPr>
              <w:rPr>
                <w:rFonts w:ascii="Consolas" w:hAnsi="Consolas" w:cs="Consolas"/>
                <w:color w:val="000000"/>
                <w:sz w:val="18"/>
                <w:szCs w:val="18"/>
                <w:lang w:val="en-CA"/>
              </w:rPr>
            </w:pPr>
            <w:r w:rsidRPr="00A0556F">
              <w:rPr>
                <w:rFonts w:ascii="Consolas" w:hAnsi="Consolas" w:cs="Consolas"/>
                <w:color w:val="000000"/>
                <w:sz w:val="18"/>
                <w:szCs w:val="18"/>
                <w:lang w:val="en-CA"/>
              </w:rPr>
              <w:t xml:space="preserve">Refers to a vocabulary of terms to describe sample preparation applied to geologic specimens, typically in preparation for analytical processes like geochemistry or microscopy.  </w:t>
            </w:r>
            <w:r w:rsidR="00806CF9" w:rsidRPr="00A0556F">
              <w:rPr>
                <w:rFonts w:ascii="Consolas" w:hAnsi="Consolas" w:cs="Consolas"/>
                <w:color w:val="000000"/>
                <w:sz w:val="18"/>
                <w:szCs w:val="18"/>
                <w:lang w:val="en-CA"/>
              </w:rPr>
              <w:t>e.g.</w:t>
            </w:r>
            <w:r w:rsidRPr="00A0556F">
              <w:rPr>
                <w:rFonts w:ascii="Consolas" w:hAnsi="Consolas" w:cs="Consolas"/>
                <w:color w:val="000000"/>
                <w:sz w:val="18"/>
                <w:szCs w:val="18"/>
                <w:lang w:val="en-CA"/>
              </w:rPr>
              <w:t>:  crush, mineral separation, thin section, cut, polish, mount, acid digestion</w:t>
            </w:r>
            <w:r w:rsidR="00B8253A" w:rsidRPr="00A0556F">
              <w:rPr>
                <w:rFonts w:ascii="Consolas" w:hAnsi="Consolas" w:cs="Consolas"/>
                <w:color w:val="000000"/>
                <w:sz w:val="18"/>
                <w:szCs w:val="18"/>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932" w:name="_Ref433015177"/>
      <w:bookmarkStart w:id="933" w:name="_Toc458154244"/>
      <w:r>
        <w:rPr>
          <w:lang w:val="en-CA"/>
        </w:rPr>
        <w:t>Outcrop encoding pattern</w:t>
      </w:r>
      <w:r w:rsidR="00DD288D">
        <w:rPr>
          <w:lang w:val="en-CA"/>
        </w:rPr>
        <w:t xml:space="preserve"> (Informative)</w:t>
      </w:r>
      <w:bookmarkEnd w:id="932"/>
      <w:bookmarkEnd w:id="933"/>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 xml:space="preserve">se </w:t>
      </w:r>
      <w:r w:rsidRPr="00A0556F">
        <w:rPr>
          <w:rStyle w:val="Entity"/>
        </w:rPr>
        <w:t>SamplingFeatureCollection</w:t>
      </w:r>
      <w:r w:rsidRPr="00672D0D">
        <w:rPr>
          <w:lang w:val="en-CA"/>
        </w:rPr>
        <w:t xml:space="preserve">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w:t>
      </w:r>
      <w:r w:rsidRPr="00A0556F">
        <w:rPr>
          <w:rStyle w:val="Entity"/>
        </w:rPr>
        <w:t>sampledFeature</w:t>
      </w:r>
      <w:r w:rsidRPr="00672D0D">
        <w:rPr>
          <w:lang w:val="en-CA"/>
        </w:rPr>
        <w:t xml:space="preserve">), such as a geologic unit description, a fault description, a contact </w:t>
      </w:r>
      <w:r w:rsidRPr="00672D0D">
        <w:rPr>
          <w:lang w:val="en-CA"/>
        </w:rPr>
        <w:lastRenderedPageBreak/>
        <w:t>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AU" w:eastAsia="en-AU"/>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AD44BE">
        <w:rPr>
          <w:noProof/>
        </w:rPr>
        <w:t>96</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A0556F">
        <w:rPr>
          <w:rStyle w:val="Entity"/>
        </w:rPr>
        <w:t>SamplingFeatureCollection</w:t>
      </w:r>
      <w:r w:rsidRPr="00672D0D">
        <w:rPr>
          <w:lang w:val="en-CA"/>
        </w:rPr>
        <w:t xml:space="preserve">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8EA3AE0" w:rsidR="0073628E" w:rsidRPr="00D12552" w:rsidRDefault="0073628E" w:rsidP="006521AB">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6521AB">
              <w:rPr>
                <w:rStyle w:val="reqtext"/>
                <w:lang w:val="en-CA"/>
              </w:rPr>
              <w:fldChar w:fldCharType="begin"/>
            </w:r>
            <w:r w:rsidR="006521AB">
              <w:rPr>
                <w:rStyle w:val="reqtext"/>
                <w:lang w:val="en-CA"/>
              </w:rPr>
              <w:instrText xml:space="preserve"> REF _Ref433015177 \r \h </w:instrText>
            </w:r>
            <w:r w:rsidR="006521AB">
              <w:rPr>
                <w:rStyle w:val="reqtext"/>
                <w:lang w:val="en-CA"/>
              </w:rPr>
            </w:r>
            <w:r w:rsidR="006521AB">
              <w:rPr>
                <w:rStyle w:val="reqtext"/>
                <w:lang w:val="en-CA"/>
              </w:rPr>
              <w:fldChar w:fldCharType="separate"/>
            </w:r>
            <w:r w:rsidR="00AD44BE">
              <w:rPr>
                <w:rStyle w:val="reqtext"/>
                <w:lang w:val="en-CA"/>
              </w:rPr>
              <w:t>8.8.5</w:t>
            </w:r>
            <w:r w:rsidR="006521AB">
              <w:rPr>
                <w:rStyle w:val="reqtext"/>
                <w:lang w:val="en-CA"/>
              </w:rPr>
              <w:fldChar w:fldCharType="end"/>
            </w:r>
          </w:p>
        </w:tc>
      </w:tr>
    </w:tbl>
    <w:p w14:paraId="254431DB" w14:textId="76869EA6" w:rsidR="00437ED0" w:rsidRDefault="00437ED0" w:rsidP="007F7DE0"/>
    <w:p w14:paraId="0847439A" w14:textId="77777777" w:rsidR="002C1116" w:rsidRPr="00804C60" w:rsidRDefault="002C1116" w:rsidP="002C1116">
      <w:pPr>
        <w:rPr>
          <w:lang w:val="en-CA"/>
        </w:rPr>
      </w:pPr>
    </w:p>
    <w:p w14:paraId="30F910C9" w14:textId="77777777" w:rsidR="002C1116" w:rsidRDefault="002C1116" w:rsidP="002C1116">
      <w:pPr>
        <w:pStyle w:val="Heading2"/>
        <w:rPr>
          <w:lang w:val="en-CA"/>
        </w:rPr>
      </w:pPr>
      <w:bookmarkStart w:id="934" w:name="_Toc458154245"/>
      <w:r w:rsidRPr="00D12552">
        <w:rPr>
          <w:lang w:val="en-CA"/>
        </w:rPr>
        <w:t xml:space="preserve">GeoSciML </w:t>
      </w:r>
      <w:r>
        <w:rPr>
          <w:lang w:val="en-CA"/>
        </w:rPr>
        <w:t>Lite</w:t>
      </w:r>
      <w:r w:rsidRPr="00D12552">
        <w:rPr>
          <w:lang w:val="en-CA"/>
        </w:rPr>
        <w:t xml:space="preserve"> Requirements Class</w:t>
      </w:r>
      <w:r>
        <w:rPr>
          <w:lang w:val="en-CA"/>
        </w:rPr>
        <w:t xml:space="preserve"> </w:t>
      </w:r>
      <w:r>
        <w:t xml:space="preserve"> (Normative)</w:t>
      </w:r>
      <w:bookmarkEnd w:id="934"/>
    </w:p>
    <w:p w14:paraId="5E05BE71" w14:textId="77777777" w:rsidR="002C1116" w:rsidRDefault="002C1116" w:rsidP="002C1116"/>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C1116" w:rsidRPr="00585E84" w14:paraId="35922ECF"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D67E393" w14:textId="77777777" w:rsidR="002C1116" w:rsidRPr="00585E84" w:rsidRDefault="002C1116" w:rsidP="003811C7">
            <w:pPr>
              <w:keepNext/>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Requirements Class</w:t>
            </w:r>
          </w:p>
        </w:tc>
      </w:tr>
      <w:tr w:rsidR="002C1116" w:rsidRPr="00585E84" w14:paraId="4708DE04"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441A7BB6" w14:textId="065FBC71" w:rsidR="002C1116" w:rsidRPr="00585E84" w:rsidRDefault="002C1418"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Style w:val="requri"/>
                <w:rFonts w:asciiTheme="minorHAnsi" w:hAnsiTheme="minorHAnsi"/>
                <w:szCs w:val="18"/>
                <w:lang w:val="en-CA"/>
              </w:rPr>
              <w:t>/req/gsml4-lite</w:t>
            </w:r>
          </w:p>
        </w:tc>
      </w:tr>
      <w:tr w:rsidR="002C1116" w:rsidRPr="00585E84" w14:paraId="41E2A724" w14:textId="77777777" w:rsidTr="003811C7">
        <w:tc>
          <w:tcPr>
            <w:tcW w:w="1809" w:type="dxa"/>
            <w:tcBorders>
              <w:top w:val="single" w:sz="12" w:space="0" w:color="auto"/>
              <w:left w:val="single" w:sz="12" w:space="0" w:color="auto"/>
              <w:bottom w:val="single" w:sz="4" w:space="0" w:color="auto"/>
              <w:right w:val="single" w:sz="4" w:space="0" w:color="auto"/>
            </w:tcBorders>
          </w:tcPr>
          <w:p w14:paraId="3A3A24A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9E1042" w14:textId="0C06554F" w:rsidR="002C1116" w:rsidRPr="00585E84" w:rsidRDefault="002C1116" w:rsidP="00501FA1">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Encoding </w:t>
            </w:r>
          </w:p>
        </w:tc>
      </w:tr>
      <w:tr w:rsidR="002C1116" w:rsidRPr="00585E84" w14:paraId="286A2D38" w14:textId="77777777" w:rsidTr="003811C7">
        <w:tc>
          <w:tcPr>
            <w:tcW w:w="1809" w:type="dxa"/>
            <w:tcBorders>
              <w:top w:val="single" w:sz="4" w:space="0" w:color="auto"/>
              <w:left w:val="single" w:sz="12" w:space="0" w:color="auto"/>
              <w:bottom w:val="single" w:sz="4" w:space="0" w:color="auto"/>
              <w:right w:val="single" w:sz="4" w:space="0" w:color="auto"/>
            </w:tcBorders>
          </w:tcPr>
          <w:p w14:paraId="2F32F0E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commentRangeStart w:id="935"/>
            <w:r w:rsidRPr="00585E84">
              <w:rPr>
                <w:rFonts w:asciiTheme="minorHAnsi" w:eastAsia="MS Mincho" w:hAnsiTheme="minorHAnsi"/>
                <w:b/>
                <w:sz w:val="18"/>
                <w:szCs w:val="18"/>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0500204" w14:textId="127630B5" w:rsidR="002C1116" w:rsidRPr="00585E84" w:rsidRDefault="00C6749A"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/req/gsml4-conceptual</w:t>
            </w:r>
            <w:commentRangeEnd w:id="935"/>
            <w:r w:rsidRPr="00585E84">
              <w:rPr>
                <w:rStyle w:val="CommentReference"/>
                <w:rFonts w:asciiTheme="minorHAnsi" w:hAnsiTheme="minorHAnsi"/>
                <w:sz w:val="18"/>
                <w:szCs w:val="18"/>
              </w:rPr>
              <w:commentReference w:id="935"/>
            </w:r>
          </w:p>
        </w:tc>
      </w:tr>
      <w:tr w:rsidR="002C1116" w:rsidRPr="00585E84" w14:paraId="692765DC" w14:textId="77777777" w:rsidTr="003811C7">
        <w:tc>
          <w:tcPr>
            <w:tcW w:w="1809" w:type="dxa"/>
            <w:tcBorders>
              <w:top w:val="single" w:sz="4" w:space="0" w:color="auto"/>
              <w:left w:val="single" w:sz="12" w:space="0" w:color="auto"/>
              <w:bottom w:val="single" w:sz="4" w:space="0" w:color="auto"/>
              <w:right w:val="single" w:sz="4" w:space="0" w:color="auto"/>
            </w:tcBorders>
          </w:tcPr>
          <w:p w14:paraId="0C55880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5111DF"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GML Simple Feature SF-0 OGC 10-100r3</w:t>
            </w:r>
          </w:p>
        </w:tc>
      </w:tr>
      <w:tr w:rsidR="002C1116" w:rsidRPr="00585E84" w14:paraId="33E0A46B" w14:textId="77777777" w:rsidTr="003811C7">
        <w:tc>
          <w:tcPr>
            <w:tcW w:w="1809" w:type="dxa"/>
            <w:tcBorders>
              <w:top w:val="single" w:sz="4" w:space="0" w:color="auto"/>
              <w:left w:val="single" w:sz="12" w:space="0" w:color="auto"/>
              <w:bottom w:val="single" w:sz="4" w:space="0" w:color="auto"/>
              <w:right w:val="single" w:sz="4" w:space="0" w:color="auto"/>
            </w:tcBorders>
          </w:tcPr>
          <w:p w14:paraId="277B9E9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C7EB488"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ISO 8601 (Date and Time format)</w:t>
            </w:r>
          </w:p>
        </w:tc>
      </w:tr>
      <w:tr w:rsidR="002C1116" w:rsidRPr="00585E84" w14:paraId="6E782DD2" w14:textId="77777777" w:rsidTr="003811C7">
        <w:tc>
          <w:tcPr>
            <w:tcW w:w="1809" w:type="dxa"/>
            <w:tcBorders>
              <w:top w:val="single" w:sz="4" w:space="0" w:color="auto"/>
              <w:left w:val="single" w:sz="12" w:space="0" w:color="auto"/>
              <w:bottom w:val="single" w:sz="4" w:space="0" w:color="auto"/>
              <w:right w:val="single" w:sz="4" w:space="0" w:color="auto"/>
            </w:tcBorders>
          </w:tcPr>
          <w:p w14:paraId="4C105CA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ABEA2CC"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Linked Open Data</w:t>
            </w:r>
          </w:p>
        </w:tc>
      </w:tr>
      <w:tr w:rsidR="002C1116" w:rsidRPr="00585E84" w14:paraId="5A78900E" w14:textId="77777777" w:rsidTr="003811C7">
        <w:tc>
          <w:tcPr>
            <w:tcW w:w="1809" w:type="dxa"/>
            <w:tcBorders>
              <w:top w:val="single" w:sz="4" w:space="0" w:color="auto"/>
              <w:left w:val="single" w:sz="12" w:space="0" w:color="auto"/>
              <w:bottom w:val="single" w:sz="4" w:space="0" w:color="auto"/>
              <w:right w:val="single" w:sz="4" w:space="0" w:color="auto"/>
            </w:tcBorders>
          </w:tcPr>
          <w:p w14:paraId="1382B69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A3AEE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RFC 3986 (HTTP URI)</w:t>
            </w:r>
          </w:p>
        </w:tc>
      </w:tr>
      <w:tr w:rsidR="002C1116" w:rsidRPr="00585E84" w14:paraId="022C661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E3B4A4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39D0319" w14:textId="458C9061" w:rsidR="002C1116" w:rsidRPr="00585E84" w:rsidRDefault="002C1116" w:rsidP="003811C7">
            <w:pPr>
              <w:spacing w:before="100" w:beforeAutospacing="1" w:after="100" w:afterAutospacing="1" w:line="230" w:lineRule="atLeast"/>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w:t>
            </w:r>
            <w:r w:rsidRPr="00585E84">
              <w:rPr>
                <w:rFonts w:asciiTheme="minorHAnsi" w:eastAsia="MS Mincho" w:hAnsiTheme="minorHAnsi"/>
                <w:b/>
                <w:noProof/>
                <w:sz w:val="18"/>
                <w:szCs w:val="18"/>
                <w:lang w:val="en-CA"/>
              </w:rPr>
              <w:t xml:space="preserve">lite/geomtype </w:t>
            </w:r>
          </w:p>
          <w:p w14:paraId="598C9B3D" w14:textId="77777777" w:rsidR="002C1116" w:rsidRPr="00585E84" w:rsidRDefault="002C1116" w:rsidP="003811C7">
            <w:pPr>
              <w:spacing w:before="100" w:beforeAutospacing="1" w:after="100" w:afterAutospacing="1" w:line="230" w:lineRule="atLeast"/>
              <w:rPr>
                <w:rFonts w:asciiTheme="minorHAnsi" w:eastAsia="MS Mincho" w:hAnsiTheme="minorHAnsi"/>
                <w:sz w:val="18"/>
                <w:szCs w:val="18"/>
                <w:lang w:val="en-CA"/>
              </w:rPr>
            </w:pPr>
            <w:r w:rsidRPr="00585E84">
              <w:rPr>
                <w:rFonts w:asciiTheme="minorHAnsi" w:eastAsia="MS Mincho" w:hAnsiTheme="minorHAnsi"/>
                <w:sz w:val="18"/>
                <w:szCs w:val="18"/>
                <w:lang w:val="en-CA"/>
              </w:rPr>
              <w:t xml:space="preserve">A dataset SHALL use a single geometry type (Point, Line, Polygon, etc.).  </w:t>
            </w:r>
          </w:p>
        </w:tc>
      </w:tr>
      <w:tr w:rsidR="002C1116" w:rsidRPr="00585E84" w14:paraId="0969587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C55BF5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009A9341" w14:textId="4A2EC6DD"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 xml:space="preserve">/string </w:t>
            </w:r>
          </w:p>
          <w:p w14:paraId="450FC79B"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sz w:val="18"/>
                <w:szCs w:val="18"/>
                <w:lang w:val="en-CA"/>
              </w:rPr>
              <w:t>Properties of type “CharacterString” SHALL contain human readable text.</w:t>
            </w:r>
          </w:p>
        </w:tc>
      </w:tr>
      <w:tr w:rsidR="002C1116" w:rsidRPr="00585E84" w14:paraId="671455E7"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9743D7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B664BA7" w14:textId="6E181F29"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w:t>
            </w:r>
            <w:r w:rsidR="002C1418" w:rsidRPr="00585E84">
              <w:rPr>
                <w:rFonts w:asciiTheme="minorHAnsi" w:eastAsia="MS Mincho" w:hAnsiTheme="minorHAnsi"/>
                <w:b/>
                <w:sz w:val="18"/>
                <w:szCs w:val="18"/>
                <w:lang w:val="en-CA"/>
              </w:rPr>
              <w:t>gsml4-lite</w:t>
            </w:r>
            <w:r w:rsidRPr="00585E84">
              <w:rPr>
                <w:rFonts w:asciiTheme="minorHAnsi" w:eastAsia="MS Mincho" w:hAnsiTheme="minorHAnsi"/>
                <w:b/>
                <w:sz w:val="18"/>
                <w:szCs w:val="18"/>
                <w:lang w:val="en-CA"/>
              </w:rPr>
              <w:t>/formal-syntax</w:t>
            </w:r>
          </w:p>
          <w:p w14:paraId="4E712E9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rPr>
            </w:pPr>
            <w:r w:rsidRPr="00585E84">
              <w:rPr>
                <w:rFonts w:asciiTheme="minorHAnsi" w:eastAsia="MS Mincho" w:hAnsiTheme="minorHAnsi"/>
                <w:sz w:val="18"/>
                <w:szCs w:val="18"/>
                <w:lang w:val="en-CA"/>
              </w:rPr>
              <w:t>Syntax of text in character string properties SHOULD be formalised.</w:t>
            </w:r>
          </w:p>
        </w:tc>
      </w:tr>
      <w:tr w:rsidR="002C1116" w:rsidRPr="00585E84" w14:paraId="53E0208D"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3067F8"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1161E5" w14:textId="5FE1B3FB" w:rsidR="002C1116" w:rsidRPr="00585E84" w:rsidRDefault="002C1116" w:rsidP="003811C7">
            <w:pPr>
              <w:spacing w:before="100" w:beforeAutospacing="1" w:after="100" w:afterAutospacing="1" w:line="230" w:lineRule="atLeast"/>
              <w:jc w:val="both"/>
              <w:rPr>
                <w:rFonts w:asciiTheme="minorHAnsi" w:eastAsia="MS Mincho" w:hAnsiTheme="minorHAnsi"/>
                <w:b/>
                <w:noProof/>
                <w:sz w:val="18"/>
                <w:szCs w:val="18"/>
                <w:lang w:val="en-CA"/>
              </w:rPr>
            </w:pPr>
            <w:r w:rsidRPr="00585E84">
              <w:rPr>
                <w:rFonts w:asciiTheme="minorHAnsi" w:eastAsia="MS Mincho" w:hAnsiTheme="minorHAnsi"/>
                <w:b/>
                <w:noProof/>
                <w:sz w:val="18"/>
                <w:szCs w:val="18"/>
                <w:lang w:val="en-CA"/>
              </w:rPr>
              <w:t>/req/</w:t>
            </w:r>
            <w:r w:rsidR="002C1418" w:rsidRPr="00585E84">
              <w:rPr>
                <w:rFonts w:asciiTheme="minorHAnsi" w:eastAsia="MS Mincho" w:hAnsiTheme="minorHAnsi"/>
                <w:b/>
                <w:noProof/>
                <w:sz w:val="18"/>
                <w:szCs w:val="18"/>
                <w:lang w:val="en-CA"/>
              </w:rPr>
              <w:t>gsml4-lite</w:t>
            </w:r>
            <w:r w:rsidRPr="00585E84">
              <w:rPr>
                <w:rFonts w:asciiTheme="minorHAnsi" w:eastAsia="MS Mincho" w:hAnsiTheme="minorHAnsi"/>
                <w:b/>
                <w:noProof/>
                <w:sz w:val="18"/>
                <w:szCs w:val="18"/>
                <w:lang w:val="en-CA"/>
              </w:rPr>
              <w:t xml:space="preserve">/datetime </w:t>
            </w:r>
          </w:p>
          <w:p w14:paraId="43E56F00"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Calendar date and time SHALL be formatted according to ISO 8601.</w:t>
            </w:r>
          </w:p>
        </w:tc>
      </w:tr>
      <w:tr w:rsidR="002C1116" w:rsidRPr="00585E84" w14:paraId="3BB972B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84D9AFC"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43FA69D" w14:textId="69DA966D"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/uri</w:t>
            </w:r>
            <w:r w:rsidRPr="00585E84">
              <w:rPr>
                <w:rStyle w:val="requri"/>
                <w:rFonts w:asciiTheme="minorHAnsi" w:eastAsia="MS Mincho" w:hAnsiTheme="minorHAnsi"/>
                <w:noProof/>
                <w:szCs w:val="18"/>
                <w:lang w:val="en-CA"/>
              </w:rPr>
              <w:t xml:space="preserve"> </w:t>
            </w:r>
          </w:p>
          <w:p w14:paraId="08E7B28D"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which name end with “_uri” SHALL contain a string conformant to URI format as specified in RFC 3986.</w:t>
            </w:r>
          </w:p>
        </w:tc>
      </w:tr>
      <w:tr w:rsidR="002C1116" w:rsidRPr="00585E84" w14:paraId="581828C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4727F64"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78DFFE9" w14:textId="1D0DAACF"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w:t>
            </w:r>
            <w:r w:rsidR="002C1418" w:rsidRPr="00585E84">
              <w:rPr>
                <w:rStyle w:val="requri"/>
                <w:rFonts w:asciiTheme="minorHAnsi" w:hAnsiTheme="minorHAnsi"/>
                <w:noProof/>
                <w:szCs w:val="18"/>
                <w:lang w:val="en-CA"/>
              </w:rPr>
              <w:t>gsml4-lite</w:t>
            </w:r>
            <w:r w:rsidRPr="00585E84">
              <w:rPr>
                <w:rStyle w:val="requri"/>
                <w:rFonts w:asciiTheme="minorHAnsi" w:hAnsiTheme="minorHAnsi"/>
                <w:noProof/>
                <w:szCs w:val="18"/>
                <w:lang w:val="en-CA"/>
              </w:rPr>
              <w:t>/resolvable-uri</w:t>
            </w:r>
            <w:r w:rsidRPr="00585E84">
              <w:rPr>
                <w:rStyle w:val="requri"/>
                <w:rFonts w:asciiTheme="minorHAnsi" w:eastAsia="MS Mincho" w:hAnsiTheme="minorHAnsi"/>
                <w:noProof/>
                <w:szCs w:val="18"/>
                <w:lang w:val="en-CA"/>
              </w:rPr>
              <w:t xml:space="preserve"> </w:t>
            </w:r>
          </w:p>
          <w:p w14:paraId="2D9F6CA8" w14:textId="6624EB2C" w:rsidR="002C1116" w:rsidRPr="00585E84" w:rsidRDefault="002C1116" w:rsidP="00585E84">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Properties containi</w:t>
            </w:r>
            <w:r w:rsidR="00585E84">
              <w:rPr>
                <w:rFonts w:asciiTheme="minorHAnsi" w:eastAsia="MS Mincho" w:hAnsiTheme="minorHAnsi"/>
                <w:sz w:val="18"/>
                <w:szCs w:val="18"/>
                <w:lang w:val="en-CA"/>
              </w:rPr>
              <w:t>ng a valid URI SHOULD be dereferenceable.</w:t>
            </w:r>
          </w:p>
        </w:tc>
      </w:tr>
      <w:tr w:rsidR="002C1116" w:rsidRPr="00585E84" w14:paraId="7FC5DB5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E1E3B1"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1E8BF03" w14:textId="77777777" w:rsidR="002C1116" w:rsidRPr="00585E84" w:rsidRDefault="002C1116" w:rsidP="003811C7">
            <w:pPr>
              <w:spacing w:before="100" w:beforeAutospacing="1" w:after="100" w:afterAutospacing="1" w:line="230" w:lineRule="atLeast"/>
              <w:jc w:val="both"/>
              <w:rPr>
                <w:rStyle w:val="requri"/>
                <w:rFonts w:asciiTheme="minorHAnsi" w:eastAsia="MS Mincho" w:hAnsiTheme="minorHAnsi"/>
                <w:noProof/>
                <w:szCs w:val="18"/>
                <w:lang w:val="en-CA"/>
              </w:rPr>
            </w:pPr>
            <w:r w:rsidRPr="00585E84">
              <w:rPr>
                <w:rStyle w:val="requri"/>
                <w:rFonts w:asciiTheme="minorHAnsi" w:hAnsiTheme="minorHAnsi"/>
                <w:noProof/>
                <w:szCs w:val="18"/>
                <w:lang w:val="en-CA"/>
              </w:rPr>
              <w:t>/req/gsml4-lite/user-defined</w:t>
            </w:r>
            <w:r w:rsidRPr="00585E84">
              <w:rPr>
                <w:rStyle w:val="requri"/>
                <w:rFonts w:asciiTheme="minorHAnsi" w:eastAsia="MS Mincho" w:hAnsiTheme="minorHAnsi"/>
                <w:noProof/>
                <w:szCs w:val="18"/>
                <w:lang w:val="en-CA"/>
              </w:rPr>
              <w:t xml:space="preserve"> </w:t>
            </w:r>
          </w:p>
          <w:p w14:paraId="18F4BB65" w14:textId="77777777" w:rsidR="002C1116" w:rsidRPr="00585E84" w:rsidRDefault="002C1116" w:rsidP="003811C7">
            <w:pPr>
              <w:spacing w:before="100" w:beforeAutospacing="1" w:after="100" w:afterAutospacing="1" w:line="230" w:lineRule="atLeast"/>
              <w:jc w:val="both"/>
              <w:rPr>
                <w:rFonts w:asciiTheme="minorHAnsi" w:eastAsia="MS Mincho" w:hAnsiTheme="minorHAnsi"/>
                <w:sz w:val="18"/>
                <w:szCs w:val="18"/>
                <w:lang w:val="en-CA"/>
              </w:rPr>
            </w:pPr>
            <w:r w:rsidRPr="00585E84">
              <w:rPr>
                <w:rFonts w:asciiTheme="minorHAnsi" w:eastAsia="MS Mincho" w:hAnsiTheme="minorHAnsi"/>
                <w:sz w:val="18"/>
                <w:szCs w:val="18"/>
                <w:lang w:val="en-CA"/>
              </w:rPr>
              <w:t>Features delivered with user defined properties SHALL be conformant to GML Simple Feature Level 0.</w:t>
            </w:r>
          </w:p>
        </w:tc>
      </w:tr>
      <w:tr w:rsidR="002C1116" w:rsidRPr="00585E84" w14:paraId="4C846CC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47CAE03"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2C8A6D" w14:textId="18E8319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/req/gsml4-lite/identifier-unique</w:t>
            </w:r>
          </w:p>
          <w:p w14:paraId="2DC72934" w14:textId="254FAD83" w:rsidR="002C1116" w:rsidRPr="00585E84" w:rsidRDefault="00585E84" w:rsidP="003811C7">
            <w:pPr>
              <w:spacing w:before="100" w:beforeAutospacing="1" w:after="100" w:afterAutospacing="1" w:line="230" w:lineRule="atLeast"/>
              <w:jc w:val="both"/>
              <w:rPr>
                <w:rStyle w:val="requri"/>
                <w:rFonts w:asciiTheme="minorHAnsi" w:hAnsiTheme="minorHAnsi"/>
                <w:b w:val="0"/>
                <w:szCs w:val="18"/>
                <w:lang w:val="en-CA"/>
              </w:rPr>
            </w:pPr>
            <w:r>
              <w:rPr>
                <w:rStyle w:val="requri"/>
                <w:rFonts w:asciiTheme="minorHAnsi" w:hAnsiTheme="minorHAnsi"/>
                <w:b w:val="0"/>
                <w:szCs w:val="18"/>
                <w:lang w:val="en-CA"/>
              </w:rPr>
              <w:t>I</w:t>
            </w:r>
            <w:r w:rsidR="002C1116" w:rsidRPr="00585E84">
              <w:rPr>
                <w:rStyle w:val="requri"/>
                <w:rFonts w:asciiTheme="minorHAnsi" w:hAnsiTheme="minorHAnsi"/>
                <w:b w:val="0"/>
                <w:szCs w:val="18"/>
                <w:lang w:val="en-CA"/>
              </w:rPr>
              <w:t>dentifier</w:t>
            </w:r>
            <w:r>
              <w:rPr>
                <w:rStyle w:val="requri"/>
                <w:rFonts w:asciiTheme="minorHAnsi" w:hAnsiTheme="minorHAnsi"/>
                <w:b w:val="0"/>
                <w:szCs w:val="18"/>
                <w:lang w:val="en-CA"/>
              </w:rPr>
              <w:t>s</w:t>
            </w:r>
            <w:r w:rsidR="002C1116" w:rsidRPr="00585E84">
              <w:rPr>
                <w:rStyle w:val="requri"/>
                <w:rFonts w:asciiTheme="minorHAnsi" w:hAnsiTheme="minorHAnsi"/>
                <w:b w:val="0"/>
                <w:szCs w:val="18"/>
                <w:lang w:val="en-CA"/>
              </w:rPr>
              <w:t xml:space="preserve"> SHALL be unique to a dataset.</w:t>
            </w:r>
          </w:p>
        </w:tc>
      </w:tr>
      <w:tr w:rsidR="00585E84" w:rsidRPr="00585E84" w14:paraId="6A33253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618D78F" w14:textId="50432E48" w:rsidR="00585E84" w:rsidRPr="00585E84" w:rsidRDefault="00585E84"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74F4256" w14:textId="37FE4679" w:rsidR="00585E84" w:rsidRPr="00585E84" w:rsidRDefault="00585E84" w:rsidP="00585E84">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/req/gsml4-lite/identifier-uri</w:t>
            </w:r>
          </w:p>
          <w:p w14:paraId="12127C31" w14:textId="5CEB72F6" w:rsidR="00585E84" w:rsidRPr="00585E84" w:rsidRDefault="00585E84" w:rsidP="003811C7">
            <w:pPr>
              <w:spacing w:before="100" w:beforeAutospacing="1" w:after="100" w:afterAutospacing="1" w:line="230" w:lineRule="atLeast"/>
              <w:jc w:val="both"/>
              <w:rPr>
                <w:rStyle w:val="requri"/>
                <w:rFonts w:asciiTheme="minorHAnsi" w:hAnsiTheme="minorHAnsi"/>
                <w:b w:val="0"/>
                <w:noProof/>
                <w:szCs w:val="18"/>
                <w:lang w:val="en-CA"/>
              </w:rPr>
            </w:pPr>
            <w:r w:rsidRPr="00585E84">
              <w:rPr>
                <w:rStyle w:val="requri"/>
                <w:rFonts w:asciiTheme="minorHAnsi" w:hAnsiTheme="minorHAnsi"/>
                <w:b w:val="0"/>
                <w:noProof/>
                <w:szCs w:val="18"/>
                <w:lang w:val="en-CA"/>
              </w:rPr>
              <w:t>Identifier</w:t>
            </w:r>
            <w:r>
              <w:rPr>
                <w:rStyle w:val="requri"/>
                <w:rFonts w:asciiTheme="minorHAnsi" w:hAnsiTheme="minorHAnsi"/>
                <w:b w:val="0"/>
                <w:noProof/>
                <w:szCs w:val="18"/>
                <w:lang w:val="en-CA"/>
              </w:rPr>
              <w:t>s</w:t>
            </w:r>
            <w:r w:rsidRPr="00585E84">
              <w:rPr>
                <w:rStyle w:val="requri"/>
                <w:rFonts w:asciiTheme="minorHAnsi" w:hAnsiTheme="minorHAnsi"/>
                <w:b w:val="0"/>
                <w:noProof/>
                <w:szCs w:val="18"/>
                <w:lang w:val="en-CA"/>
              </w:rPr>
              <w:t xml:space="preserve"> SHALL be formatted as URI according to RFC 3986.</w:t>
            </w:r>
          </w:p>
        </w:tc>
      </w:tr>
      <w:tr w:rsidR="002C1116" w:rsidRPr="00585E84" w14:paraId="0A4E40F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F4F0E87"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6ED15E6" w14:textId="025119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/req/gsml4-lite/geologicunitview-identifier</w:t>
            </w:r>
          </w:p>
          <w:p w14:paraId="306E15FC"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Where possible, GeologicUnitView identifier SHOULD correspond to an instance of MappedFeature.</w:t>
            </w:r>
          </w:p>
        </w:tc>
      </w:tr>
      <w:tr w:rsidR="002C1116" w:rsidRPr="00585E84" w14:paraId="2C8E8CF1"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DE93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89AFE3" w14:textId="63250C99"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/req/gsml4-lite/geologicunitview-representativeLithology</w:t>
            </w:r>
          </w:p>
          <w:p w14:paraId="2A2D7281"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representativeLithology_uri value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2C1116" w:rsidRPr="00585E84" w14:paraId="200B50B9"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3C1B75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9A4655E" w14:textId="6C5E615B" w:rsidR="002C1116" w:rsidRPr="00585E84" w:rsidRDefault="002C1418"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w:t>
            </w:r>
            <w:r w:rsidR="002C1116" w:rsidRPr="00585E84">
              <w:rPr>
                <w:rStyle w:val="requri"/>
                <w:rFonts w:asciiTheme="minorHAnsi" w:hAnsiTheme="minorHAnsi"/>
                <w:noProof/>
                <w:szCs w:val="18"/>
                <w:lang w:val="en-CA"/>
              </w:rPr>
              <w:t>gsml4-lite/geologicunitview-representativeAge</w:t>
            </w:r>
          </w:p>
          <w:p w14:paraId="62D1A74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representativeAge_uri value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362BBF5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D247B5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B9C5993" w14:textId="76E92FEA"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/req/gsml4-lite/geologicunitview-representativeOlderAge</w:t>
            </w:r>
          </w:p>
          <w:p w14:paraId="2825333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representativeOlderAge_uri value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27CE402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7595DED"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A7532B3" w14:textId="6B31557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/req/gsml4-lite/geologicunitview-representativeYoungerAge</w:t>
            </w:r>
          </w:p>
          <w:p w14:paraId="0D26E28F"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representativeYoungerAge_uri value SHALL refer to a controlled concept specifying the most </w:t>
            </w:r>
            <w:r w:rsidRPr="00585E84">
              <w:rPr>
                <w:rStyle w:val="reqtext"/>
                <w:rFonts w:asciiTheme="minorHAnsi" w:hAnsiTheme="minorHAnsi"/>
                <w:szCs w:val="18"/>
                <w:lang w:val="en-CA"/>
              </w:rPr>
              <w:lastRenderedPageBreak/>
              <w:t>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2C1116" w:rsidRPr="00585E84" w14:paraId="1750AE0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FAE20"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7347BD91" w14:textId="1C6702CB"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/req/gsml4-lite/geologicunitview-specification</w:t>
            </w:r>
          </w:p>
          <w:p w14:paraId="22404981" w14:textId="2D401DC7" w:rsidR="002C1116" w:rsidRPr="00585E84" w:rsidRDefault="002C1116" w:rsidP="00AF3FC1">
            <w:pPr>
              <w:spacing w:before="100" w:beforeAutospacing="1" w:after="100" w:afterAutospacing="1" w:line="230" w:lineRule="atLeast"/>
              <w:jc w:val="both"/>
              <w:rPr>
                <w:rStyle w:val="requri"/>
                <w:rFonts w:asciiTheme="minorHAnsi" w:hAnsiTheme="minorHAnsi"/>
                <w:szCs w:val="18"/>
              </w:rPr>
            </w:pPr>
            <w:r w:rsidRPr="00585E84">
              <w:rPr>
                <w:rStyle w:val="reqtext"/>
                <w:rFonts w:asciiTheme="minorHAnsi" w:hAnsiTheme="minorHAnsi"/>
                <w:szCs w:val="18"/>
                <w:lang w:val="en-CA"/>
              </w:rPr>
              <w:t xml:space="preserve">specification_uri value SHOULD refer the GeoSciML GeologicUnit feature that describes the instance in detail. </w:t>
            </w:r>
          </w:p>
        </w:tc>
      </w:tr>
      <w:tr w:rsidR="002C1116" w:rsidRPr="00585E84" w14:paraId="5A44809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D305BE5" w14:textId="72B2AFAE" w:rsidR="002C1116" w:rsidRPr="00585E84" w:rsidRDefault="00CE173B"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3421984" w14:textId="49C9E65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/req/gsml4-lite/boreholeview-identifier</w:t>
            </w:r>
          </w:p>
          <w:p w14:paraId="69D98EB4"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resolve to a representation of a GeoSciML Borehole.</w:t>
            </w:r>
          </w:p>
        </w:tc>
      </w:tr>
      <w:tr w:rsidR="002C1116" w:rsidRPr="00585E84" w14:paraId="396B6FFE"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106A5C2"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11C916" w14:textId="5D90867C"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w:t>
            </w:r>
            <w:r w:rsidR="001B7AC0" w:rsidRPr="00585E84">
              <w:rPr>
                <w:rStyle w:val="requri"/>
                <w:rFonts w:asciiTheme="minorHAnsi" w:hAnsiTheme="minorHAnsi"/>
                <w:noProof/>
                <w:szCs w:val="18"/>
                <w:lang w:val="en-CA"/>
              </w:rPr>
              <w:t>l4-lite/boreholeview-elevation-c</w:t>
            </w:r>
            <w:r w:rsidRPr="00585E84">
              <w:rPr>
                <w:rStyle w:val="requri"/>
                <w:rFonts w:asciiTheme="minorHAnsi" w:hAnsiTheme="minorHAnsi"/>
                <w:noProof/>
                <w:szCs w:val="18"/>
                <w:lang w:val="en-CA"/>
              </w:rPr>
              <w:t>rs</w:t>
            </w:r>
          </w:p>
          <w:p w14:paraId="105C2105"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elevation_srs SHALL resolve to a valid EPSG vertical datum in the range EPSG:5600 to EPSG:5799</w:t>
            </w:r>
          </w:p>
        </w:tc>
      </w:tr>
      <w:tr w:rsidR="002C1116" w:rsidRPr="00585E84" w14:paraId="5795CB74"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9B43F6F"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2F26F33" w14:textId="4DA57708"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/req/gsml4-lite/boreholeview-parentBorehole-uri</w:t>
            </w:r>
          </w:p>
          <w:p w14:paraId="69A0C440"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parentBorehole_uri SHOULD resolve to a representation of a GeoSciML borehole.</w:t>
            </w:r>
          </w:p>
        </w:tc>
      </w:tr>
      <w:tr w:rsidR="002C1116" w:rsidRPr="00585E84" w14:paraId="6EFB1466"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28AAF2D0" w14:textId="3876F705" w:rsidR="002C1116" w:rsidRPr="00585E84" w:rsidRDefault="00AF3FC1" w:rsidP="003811C7">
            <w:pPr>
              <w:spacing w:before="100" w:beforeAutospacing="1" w:after="100" w:afterAutospacing="1" w:line="230" w:lineRule="atLeast"/>
              <w:jc w:val="both"/>
              <w:rPr>
                <w:rFonts w:asciiTheme="minorHAnsi" w:eastAsia="MS Mincho" w:hAnsiTheme="minorHAnsi"/>
                <w:b/>
                <w:sz w:val="18"/>
                <w:szCs w:val="18"/>
                <w:lang w:val="en-CA"/>
              </w:rPr>
            </w:pPr>
            <w:r>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1EEF4" w14:textId="0367FE2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/req/gsml4-lite/contactview-identifier</w:t>
            </w:r>
          </w:p>
          <w:p w14:paraId="33A8D4D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MappedFeature.</w:t>
            </w:r>
          </w:p>
        </w:tc>
      </w:tr>
      <w:tr w:rsidR="002C1116" w:rsidRPr="00585E84" w14:paraId="0ACA6C2A"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314A7F6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20626BA" w14:textId="46FB794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/req/gsml4-lite/geologicspecimenview-identifier</w:t>
            </w:r>
          </w:p>
          <w:p w14:paraId="110869AA"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an instance of GeoSciML GeologicSpecimen.</w:t>
            </w:r>
          </w:p>
        </w:tc>
      </w:tr>
      <w:tr w:rsidR="002C1116" w:rsidRPr="00585E84" w14:paraId="517AAB5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2A42CBA"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F548827" w14:textId="7FB0A142"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/req/gsml4-lite/geomorphologicunitview-identifier</w:t>
            </w:r>
          </w:p>
          <w:p w14:paraId="28F81CEE"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3515B25C"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6A0C942E"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F9D858B" w14:textId="7279DE40"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/req/gsml4-lite/sheardisplacemenstructureview-identifier</w:t>
            </w:r>
          </w:p>
          <w:p w14:paraId="591927B8"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identifier SHOULD correspond to a representation of GeoSciML MappedFeature.</w:t>
            </w:r>
          </w:p>
        </w:tc>
      </w:tr>
      <w:tr w:rsidR="002C1116" w:rsidRPr="00585E84" w14:paraId="14080CE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C683835"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541195A" w14:textId="4F50CA64"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/req/gsml4-lite/siteobservationview-identifier</w:t>
            </w:r>
          </w:p>
          <w:p w14:paraId="0D767235" w14:textId="46EF594D"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 xml:space="preserve">identifier SHOULD correspond to a representation of </w:t>
            </w:r>
            <w:r w:rsidR="00AF3FC1">
              <w:rPr>
                <w:rStyle w:val="reqtext"/>
                <w:rFonts w:asciiTheme="minorHAnsi" w:hAnsiTheme="minorHAnsi"/>
                <w:szCs w:val="18"/>
                <w:lang w:val="en-CA"/>
              </w:rPr>
              <w:t>OM::</w:t>
            </w:r>
            <w:r w:rsidRPr="00585E84">
              <w:rPr>
                <w:rStyle w:val="reqtext"/>
                <w:rFonts w:asciiTheme="minorHAnsi" w:hAnsiTheme="minorHAnsi"/>
                <w:szCs w:val="18"/>
                <w:lang w:val="en-CA"/>
              </w:rPr>
              <w:t>OM_Observation.</w:t>
            </w:r>
          </w:p>
        </w:tc>
      </w:tr>
      <w:tr w:rsidR="002C1116" w:rsidRPr="00585E84" w14:paraId="56A1618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13E4F0B6" w14:textId="77777777" w:rsidR="002C1116" w:rsidRPr="00585E84" w:rsidRDefault="002C1116" w:rsidP="003811C7">
            <w:pPr>
              <w:spacing w:before="100" w:beforeAutospacing="1" w:after="100" w:afterAutospacing="1" w:line="230" w:lineRule="atLeast"/>
              <w:jc w:val="both"/>
              <w:rPr>
                <w:rFonts w:asciiTheme="minorHAnsi" w:eastAsia="MS Mincho" w:hAnsiTheme="minorHAnsi"/>
                <w:b/>
                <w:sz w:val="18"/>
                <w:szCs w:val="18"/>
                <w:lang w:val="en-CA"/>
              </w:rPr>
            </w:pPr>
            <w:r w:rsidRPr="00585E84">
              <w:rPr>
                <w:rFonts w:asciiTheme="minorHAnsi" w:eastAsia="MS Mincho" w:hAnsiTheme="minorHAnsi"/>
                <w:b/>
                <w:sz w:val="18"/>
                <w:szCs w:val="18"/>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F33F52" w14:textId="37AEC21F" w:rsidR="002C1116" w:rsidRPr="00585E84" w:rsidRDefault="002C1116" w:rsidP="003811C7">
            <w:pPr>
              <w:spacing w:before="100" w:beforeAutospacing="1" w:after="100" w:afterAutospacing="1" w:line="230" w:lineRule="atLeast"/>
              <w:jc w:val="both"/>
              <w:rPr>
                <w:rStyle w:val="requri"/>
                <w:rFonts w:asciiTheme="minorHAnsi" w:hAnsiTheme="minorHAnsi"/>
                <w:noProof/>
                <w:szCs w:val="18"/>
                <w:lang w:val="en-CA"/>
              </w:rPr>
            </w:pPr>
            <w:r w:rsidRPr="00585E84">
              <w:rPr>
                <w:rStyle w:val="requri"/>
                <w:rFonts w:asciiTheme="minorHAnsi" w:hAnsiTheme="minorHAnsi"/>
                <w:noProof/>
                <w:szCs w:val="18"/>
                <w:lang w:val="en-CA"/>
              </w:rPr>
              <w:t>/req/gsml4-lite/siteobservationview-symbolRotation</w:t>
            </w:r>
          </w:p>
          <w:p w14:paraId="1ED11863" w14:textId="77777777" w:rsidR="002C1116" w:rsidRPr="00585E84" w:rsidRDefault="002C1116" w:rsidP="003811C7">
            <w:pPr>
              <w:spacing w:before="100" w:beforeAutospacing="1" w:after="100" w:afterAutospacing="1" w:line="230" w:lineRule="atLeast"/>
              <w:jc w:val="both"/>
              <w:rPr>
                <w:rStyle w:val="requri"/>
                <w:rFonts w:asciiTheme="minorHAnsi" w:hAnsiTheme="minorHAnsi"/>
                <w:szCs w:val="18"/>
                <w:lang w:val="en-CA"/>
              </w:rPr>
            </w:pPr>
            <w:r w:rsidRPr="00585E84">
              <w:rPr>
                <w:rStyle w:val="reqtext"/>
                <w:rFonts w:asciiTheme="minorHAnsi" w:hAnsiTheme="minorHAnsi"/>
                <w:szCs w:val="18"/>
                <w:lang w:val="en-CA"/>
              </w:rPr>
              <w:t>If present, the symbolRotation SHALL be a value in the range [0,360[.</w:t>
            </w:r>
          </w:p>
        </w:tc>
      </w:tr>
    </w:tbl>
    <w:p w14:paraId="0826A660" w14:textId="77777777" w:rsidR="002C1116" w:rsidRPr="00225333" w:rsidRDefault="002C1116" w:rsidP="002C1116"/>
    <w:p w14:paraId="4DC964CD" w14:textId="77777777" w:rsidR="002C1116" w:rsidRDefault="002C1116" w:rsidP="002C1116">
      <w:pPr>
        <w:spacing w:after="0"/>
        <w:rPr>
          <w:lang w:val="en-CA"/>
        </w:rPr>
      </w:pPr>
      <w:r w:rsidRPr="00762332">
        <w:rPr>
          <w:lang w:val="en-CA"/>
        </w:rPr>
        <w:t>GeoSciML-</w:t>
      </w:r>
      <w:r>
        <w:rPr>
          <w:lang w:val="en-CA"/>
        </w:rPr>
        <w:t>Lite</w:t>
      </w:r>
      <w:r w:rsidRPr="00762332">
        <w:rPr>
          <w:lang w:val="en-CA"/>
        </w:rPr>
        <w:t xml:space="preserve"> is </w:t>
      </w:r>
      <w:r>
        <w:rPr>
          <w:lang w:val="en-CA"/>
        </w:rPr>
        <w:t xml:space="preserve">a simplification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22CE197" w14:textId="77777777" w:rsidR="002C1116" w:rsidRDefault="002C1116" w:rsidP="002C1116">
      <w:pPr>
        <w:spacing w:after="0"/>
        <w:rPr>
          <w:lang w:val="en-CA"/>
        </w:rPr>
      </w:pPr>
    </w:p>
    <w:p w14:paraId="4ED744E2" w14:textId="77777777" w:rsidR="002C1116" w:rsidRDefault="002C1116" w:rsidP="002C1116">
      <w:pPr>
        <w:spacing w:after="0"/>
        <w:rPr>
          <w:lang w:val="en-CA"/>
        </w:rPr>
      </w:pPr>
      <w:r w:rsidRPr="00762332">
        <w:rPr>
          <w:lang w:val="en-CA"/>
        </w:rPr>
        <w:t>Use of standard vocabulary enables map display using a shared legend (symbolization scheme) to achieve visual harmonization of maps provided by different services. In addition the GeoSciML-</w:t>
      </w:r>
      <w:r>
        <w:rPr>
          <w:lang w:val="en-CA"/>
        </w:rPr>
        <w:t>Lite</w:t>
      </w:r>
      <w:r w:rsidRPr="00762332">
        <w:rPr>
          <w:lang w:val="en-CA"/>
        </w:rPr>
        <w:t xml:space="preserve"> data structure includes text fields with information for human users browsing a geologic map, a link to a full GeoSciML feature element if </w:t>
      </w:r>
      <w:r w:rsidRPr="00762332">
        <w:rPr>
          <w:lang w:val="en-CA"/>
        </w:rPr>
        <w:lastRenderedPageBreak/>
        <w:t xml:space="preserve">available, and a symbol identifier field to enable a user-defined symbolization scheme in each map service. </w:t>
      </w:r>
    </w:p>
    <w:p w14:paraId="337A6293" w14:textId="77777777" w:rsidR="002C1116" w:rsidRDefault="002C1116" w:rsidP="002C1116">
      <w:pPr>
        <w:spacing w:after="0"/>
        <w:rPr>
          <w:lang w:val="en-CA"/>
        </w:rPr>
      </w:pPr>
    </w:p>
    <w:p w14:paraId="79247E63" w14:textId="77777777" w:rsidR="002C1116" w:rsidRDefault="002C1116" w:rsidP="002C1116">
      <w:pPr>
        <w:spacing w:after="0"/>
        <w:rPr>
          <w:lang w:val="en-CA"/>
        </w:rPr>
      </w:pPr>
      <w:r w:rsidRPr="00762332">
        <w:rPr>
          <w:lang w:val="en-CA"/>
        </w:rPr>
        <w:t xml:space="preserve">By linking the simple feature WMS with a GeoSciML WFS, clients can acquire geologic feature descriptions that can be used in web-mapping applications to construct custom legends. Linking to full GeoSciML features allows the </w:t>
      </w:r>
      <w:r>
        <w:rPr>
          <w:lang w:val="en-CA"/>
        </w:rPr>
        <w:t>lite</w:t>
      </w:r>
      <w:r w:rsidRPr="00762332">
        <w:rPr>
          <w:lang w:val="en-CA"/>
        </w:rPr>
        <w:t xml:space="preserve"> schema to be used in a map browsing and query interface to identify and select features for further processing that can be acquired as highly structured, information-rich GML features.</w:t>
      </w:r>
    </w:p>
    <w:p w14:paraId="081185C4" w14:textId="77777777" w:rsidR="002C1116" w:rsidRDefault="002C1116" w:rsidP="002C1116">
      <w:pPr>
        <w:spacing w:after="0"/>
        <w:ind w:left="720"/>
        <w:rPr>
          <w:lang w:val="en-CA"/>
        </w:rPr>
      </w:pPr>
    </w:p>
    <w:p w14:paraId="234575F7" w14:textId="77777777" w:rsidR="002C1116" w:rsidRDefault="002C1116" w:rsidP="002C1116">
      <w:pPr>
        <w:pStyle w:val="Caption"/>
        <w:jc w:val="center"/>
        <w:rPr>
          <w:noProof/>
          <w:lang w:val="en-AU" w:eastAsia="en-AU"/>
        </w:rPr>
      </w:pPr>
      <w:r>
        <w:rPr>
          <w:noProof/>
          <w:lang w:val="en-AU" w:eastAsia="en-AU"/>
        </w:rPr>
        <w:drawing>
          <wp:inline distT="0" distB="0" distL="0" distR="0" wp14:anchorId="44A3B7DE" wp14:editId="57D196DD">
            <wp:extent cx="4191000" cy="403860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3ACB3C54" w14:textId="77777777" w:rsidR="002C1116" w:rsidRPr="00804C60" w:rsidRDefault="002C1116" w:rsidP="002C1116">
      <w:pPr>
        <w:pStyle w:val="Caption"/>
        <w:jc w:val="center"/>
        <w:rPr>
          <w:color w:val="000000"/>
          <w:lang w:val="en-CA"/>
        </w:rPr>
      </w:pPr>
      <w:r w:rsidRPr="00804C60">
        <w:rPr>
          <w:color w:val="000000"/>
        </w:rPr>
        <w:t xml:space="preserve">Figure </w:t>
      </w:r>
      <w:r w:rsidRPr="00804C60">
        <w:rPr>
          <w:color w:val="000000"/>
        </w:rPr>
        <w:fldChar w:fldCharType="begin"/>
      </w:r>
      <w:r w:rsidRPr="00804C60">
        <w:rPr>
          <w:color w:val="000000"/>
        </w:rPr>
        <w:instrText xml:space="preserve"> SEQ Figure \* ARABIC </w:instrText>
      </w:r>
      <w:r w:rsidRPr="00804C60">
        <w:rPr>
          <w:color w:val="000000"/>
        </w:rPr>
        <w:fldChar w:fldCharType="separate"/>
      </w:r>
      <w:r w:rsidR="00AD44BE">
        <w:rPr>
          <w:noProof/>
          <w:color w:val="000000"/>
        </w:rPr>
        <w:t>97</w:t>
      </w:r>
      <w:r w:rsidRPr="00804C60">
        <w:rPr>
          <w:noProof/>
          <w:color w:val="000000"/>
        </w:rPr>
        <w:fldChar w:fldCharType="end"/>
      </w:r>
      <w:r w:rsidRPr="00804C60">
        <w:rPr>
          <w:color w:val="000000"/>
        </w:rPr>
        <w:t xml:space="preserve"> - Package dependency for GeoSciML </w:t>
      </w:r>
      <w:r>
        <w:rPr>
          <w:color w:val="000000"/>
        </w:rPr>
        <w:t>Lite.</w:t>
      </w:r>
    </w:p>
    <w:p w14:paraId="21D633D1" w14:textId="086C6867" w:rsidR="002C1116" w:rsidRDefault="002C1116" w:rsidP="002C1116">
      <w:pPr>
        <w:rPr>
          <w:lang w:val="en-CA"/>
        </w:rPr>
      </w:pPr>
      <w:r w:rsidRPr="00762332">
        <w:rPr>
          <w:lang w:val="en-CA"/>
        </w:rPr>
        <w:t>GeoSciML-</w:t>
      </w:r>
      <w:r>
        <w:rPr>
          <w:lang w:val="en-CA"/>
        </w:rPr>
        <w:t>Lite</w:t>
      </w:r>
      <w:r w:rsidRPr="00762332">
        <w:rPr>
          <w:lang w:val="en-CA"/>
        </w:rPr>
        <w:t xml:space="preserve"> conforms to the </w:t>
      </w:r>
      <w:r>
        <w:rPr>
          <w:lang w:val="en-CA"/>
        </w:rPr>
        <w:t>L</w:t>
      </w:r>
      <w:r w:rsidRPr="00762332">
        <w:rPr>
          <w:lang w:val="en-CA"/>
        </w:rPr>
        <w:t>evel 0 of the Simple Feature</w:t>
      </w:r>
      <w:r w:rsidR="00D41FCD">
        <w:rPr>
          <w:lang w:val="en-CA"/>
        </w:rPr>
        <w:t>s Profile for GML (OGC 10-100r,</w:t>
      </w:r>
      <w:r w:rsidRPr="00762332">
        <w:rPr>
          <w:lang w:val="en-CA"/>
        </w:rPr>
        <w:t xml:space="preserve"> OGC 06-049). The simple features profile supports only a limited subset of possible GML geometry types that may be used to describe feature geographic location and shape. For the purposes of GeoSciML simple features, these include </w:t>
      </w:r>
      <w:r w:rsidRPr="00A0556F">
        <w:rPr>
          <w:rStyle w:val="Entity"/>
        </w:rPr>
        <w:t>GEO::Point, GEO::LineString, GEO::Curve, GEO::Polygon</w:t>
      </w:r>
      <w:r w:rsidRPr="00762332">
        <w:rPr>
          <w:lang w:val="en-CA"/>
        </w:rPr>
        <w:t xml:space="preserve">, </w:t>
      </w:r>
      <w:r w:rsidRPr="00A0556F">
        <w:rPr>
          <w:rStyle w:val="Entity"/>
        </w:rPr>
        <w:t>GEO::Surface, GEO::MultiPoint, GEO::MultiCurve, GEO::MultiSurface</w:t>
      </w:r>
      <w:r w:rsidRPr="00762332">
        <w:rPr>
          <w:lang w:val="en-CA"/>
        </w:rPr>
        <w:t xml:space="preserve"> and multi-geometry types consisting of collections of these base types.</w:t>
      </w:r>
    </w:p>
    <w:p w14:paraId="318E8F7A" w14:textId="3BA36B85" w:rsidR="002C1116" w:rsidRPr="00B9320B" w:rsidRDefault="007F63DD" w:rsidP="002C1116">
      <w:pPr>
        <w:rPr>
          <w:lang w:val="en-CA"/>
        </w:rPr>
      </w:pPr>
      <w:r>
        <w:rPr>
          <w:lang w:val="en-CA"/>
        </w:rPr>
        <w:t xml:space="preserve">Some </w:t>
      </w:r>
      <w:r w:rsidR="002C1116" w:rsidRPr="00B9320B">
        <w:rPr>
          <w:lang w:val="en-CA"/>
        </w:rPr>
        <w:t>GeoSciML-</w:t>
      </w:r>
      <w:r>
        <w:rPr>
          <w:lang w:val="en-CA"/>
        </w:rPr>
        <w:t>Lite</w:t>
      </w:r>
      <w:r w:rsidR="002C1116" w:rsidRPr="00B9320B">
        <w:rPr>
          <w:lang w:val="en-CA"/>
        </w:rPr>
        <w:t xml:space="preserve"> features are analogous to GeoSciML </w:t>
      </w:r>
      <w:r w:rsidR="002C1116">
        <w:rPr>
          <w:lang w:val="en-CA"/>
        </w:rPr>
        <w:t>M</w:t>
      </w:r>
      <w:r w:rsidR="002C1116" w:rsidRPr="00B9320B">
        <w:rPr>
          <w:lang w:val="en-CA"/>
        </w:rPr>
        <w:t>apped</w:t>
      </w:r>
      <w:r w:rsidR="002C1116">
        <w:rPr>
          <w:lang w:val="en-CA"/>
        </w:rPr>
        <w:t>F</w:t>
      </w:r>
      <w:r w:rsidR="002C1116" w:rsidRPr="00B9320B">
        <w:rPr>
          <w:lang w:val="en-CA"/>
        </w:rPr>
        <w:t xml:space="preserve">eatures, with additional text attributes for human consumption, a flatted-relation view of the age, and assignment to a single lithology. The </w:t>
      </w:r>
      <w:r w:rsidR="002C1116">
        <w:rPr>
          <w:lang w:val="en-CA"/>
        </w:rPr>
        <w:t>lite</w:t>
      </w:r>
      <w:r w:rsidR="002C1116" w:rsidRPr="00B9320B">
        <w:rPr>
          <w:lang w:val="en-CA"/>
        </w:rPr>
        <w:t xml:space="preserve"> schema consists of ‘free-text’ fields and identifier fields</w:t>
      </w:r>
      <w:r>
        <w:rPr>
          <w:lang w:val="en-CA"/>
        </w:rPr>
        <w:t xml:space="preserve">.  </w:t>
      </w:r>
      <w:r w:rsidRPr="007F63DD">
        <w:rPr>
          <w:lang w:val="en-CA"/>
        </w:rPr>
        <w:t>Best practice is that free text fields will, where possible, contain well-</w:t>
      </w:r>
      <w:r w:rsidRPr="007F63DD">
        <w:rPr>
          <w:lang w:val="en-CA"/>
        </w:rPr>
        <w:lastRenderedPageBreak/>
        <w:t>structured summaries of data in a format suitable for reading by the intended users.  For instance, an agreed common format like comma-delimited values should be adopted by user communities</w:t>
      </w:r>
      <w:r w:rsidR="002C1116" w:rsidRPr="00B9320B">
        <w:rPr>
          <w:lang w:val="en-CA"/>
        </w:rPr>
        <w:t xml:space="preserve">. Identifier fields should contain identifiers for concepts in a controlled vocabulary (for example </w:t>
      </w:r>
      <w:hyperlink r:id="rId117" w:history="1">
        <w:r w:rsidR="002C1116" w:rsidRPr="008465E6">
          <w:rPr>
            <w:rStyle w:val="Hyperlink"/>
            <w:lang w:val="en-CA"/>
          </w:rPr>
          <w:t>CGI Simple Lithology</w:t>
        </w:r>
      </w:hyperlink>
      <w:r w:rsidR="002C1116">
        <w:rPr>
          <w:rStyle w:val="Hyperlink"/>
          <w:lang w:val="en-CA"/>
        </w:rPr>
        <w:t xml:space="preserve"> (</w:t>
      </w:r>
      <w:r w:rsidR="002C1116" w:rsidRPr="009C4735">
        <w:rPr>
          <w:rStyle w:val="Hyperlink"/>
          <w:lang w:val="en-CA"/>
        </w:rPr>
        <w:t>http://resource.geosciml.org/classifier/cgi/lithology/</w:t>
      </w:r>
      <w:r w:rsidR="002C1116">
        <w:rPr>
          <w:rStyle w:val="Hyperlink"/>
          <w:lang w:val="en-CA"/>
        </w:rPr>
        <w:t>)</w:t>
      </w:r>
      <w:r w:rsidR="002C1116" w:rsidRPr="00B9320B">
        <w:rPr>
          <w:lang w:val="en-CA"/>
        </w:rPr>
        <w:t xml:space="preserve">) that specify representative thematic properties. Inclusion of these standardized identifiers enables interoperability across services. Ideally these should be URIs that can be </w:t>
      </w:r>
      <w:r w:rsidR="002C1116">
        <w:rPr>
          <w:lang w:val="en-CA"/>
        </w:rPr>
        <w:t>resolved</w:t>
      </w:r>
      <w:r w:rsidR="002C1116" w:rsidRPr="00B9320B">
        <w:rPr>
          <w:lang w:val="en-CA"/>
        </w:rPr>
        <w:t xml:space="preserve"> to obtain machine-processable or human-readable representati</w:t>
      </w:r>
      <w:r w:rsidR="002C1116">
        <w:rPr>
          <w:lang w:val="en-CA"/>
        </w:rPr>
        <w:t>ons of the identified concepts.</w:t>
      </w:r>
    </w:p>
    <w:p w14:paraId="4522F7CA" w14:textId="1E5BE4D9" w:rsidR="002C1116" w:rsidRDefault="002C1116" w:rsidP="002C1116">
      <w:pPr>
        <w:rPr>
          <w:lang w:val="en-CA"/>
        </w:rPr>
      </w:pPr>
      <w:r w:rsidRPr="00B9320B">
        <w:rPr>
          <w:lang w:val="en-CA"/>
        </w:rPr>
        <w:t xml:space="preserve">In addition, </w:t>
      </w:r>
      <w:r w:rsidR="007F63DD">
        <w:rPr>
          <w:lang w:val="en-CA"/>
        </w:rPr>
        <w:t>some</w:t>
      </w:r>
      <w:r w:rsidRPr="00B9320B">
        <w:rPr>
          <w:lang w:val="en-CA"/>
        </w:rPr>
        <w:t xml:space="preserve"> feature includes an (optional) identifier for a specification, which is a resource containing a description of that particular feature. In many cases, the descriptions will be the same for all </w:t>
      </w:r>
      <w:r>
        <w:rPr>
          <w:lang w:val="en-CA"/>
        </w:rPr>
        <w:t>geometries</w:t>
      </w:r>
      <w:r w:rsidRPr="00B9320B">
        <w:rPr>
          <w:lang w:val="en-CA"/>
        </w:rPr>
        <w:t xml:space="preserve">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Pr>
          <w:lang w:val="en-CA"/>
        </w:rPr>
        <w:t>resolvable</w:t>
      </w:r>
      <w:r w:rsidRPr="00B9320B">
        <w:rPr>
          <w:lang w:val="en-CA"/>
        </w:rPr>
        <w:t xml:space="preserv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w:t>
      </w:r>
      <w:r>
        <w:rPr>
          <w:lang w:val="en-CA"/>
        </w:rPr>
        <w:t>the</w:t>
      </w:r>
      <w:r w:rsidRPr="00B9320B">
        <w:rPr>
          <w:lang w:val="en-CA"/>
        </w:rPr>
        <w:t xml:space="preserve"> GeoSciML</w:t>
      </w:r>
      <w:r>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6988CA43" w14:textId="77777777" w:rsidR="002C1116" w:rsidRDefault="002C1116" w:rsidP="002C1116">
      <w:pPr>
        <w:rPr>
          <w:lang w:val="en-CA"/>
        </w:rPr>
      </w:pPr>
    </w:p>
    <w:p w14:paraId="3FC449ED" w14:textId="77777777" w:rsidR="002C1116" w:rsidRDefault="002C1116" w:rsidP="002C1116">
      <w:pPr>
        <w:pStyle w:val="Heading3"/>
        <w:rPr>
          <w:lang w:val="en-CA"/>
        </w:rPr>
      </w:pPr>
      <w:bookmarkStart w:id="936" w:name="_Toc458154246"/>
      <w:r>
        <w:rPr>
          <w:lang w:val="en-CA"/>
        </w:rPr>
        <w:t>Property mapping</w:t>
      </w:r>
      <w:bookmarkEnd w:id="936"/>
    </w:p>
    <w:p w14:paraId="6854DDEA" w14:textId="77777777" w:rsidR="002C1116" w:rsidRDefault="002C1116" w:rsidP="002C1116">
      <w:pPr>
        <w:spacing w:after="0"/>
        <w:rPr>
          <w:lang w:val="en-CA"/>
        </w:rPr>
      </w:pPr>
    </w:p>
    <w:p w14:paraId="1AD24B87" w14:textId="77777777" w:rsidR="002C1116" w:rsidRDefault="002C1116" w:rsidP="002C1116">
      <w:pPr>
        <w:spacing w:after="0"/>
        <w:rPr>
          <w:lang w:val="en-CA"/>
        </w:rPr>
      </w:pPr>
      <w:r>
        <w:rPr>
          <w:lang w:val="en-CA"/>
        </w:rPr>
        <w:t>Lite properties are mapped to existing GeoSciML properties.  Values from GeoSciML complex properties are converted into GML SF-0 valid basic types (OGC 10-100r2, Clause 8.4.4.1). Different transformations scenarios are possible.</w:t>
      </w:r>
    </w:p>
    <w:p w14:paraId="10A834A4" w14:textId="77777777" w:rsidR="002C1116" w:rsidRDefault="002C1116" w:rsidP="002C1116">
      <w:pPr>
        <w:spacing w:after="0"/>
        <w:rPr>
          <w:lang w:val="en-CA"/>
        </w:rPr>
      </w:pPr>
    </w:p>
    <w:p w14:paraId="1FF82CB4" w14:textId="77777777" w:rsidR="002C1116" w:rsidRDefault="002C1116" w:rsidP="00C44904">
      <w:pPr>
        <w:pStyle w:val="ListParagraph"/>
        <w:numPr>
          <w:ilvl w:val="0"/>
          <w:numId w:val="28"/>
        </w:numPr>
        <w:spacing w:after="0"/>
        <w:rPr>
          <w:lang w:val="en-CA"/>
        </w:rPr>
      </w:pPr>
      <w:r>
        <w:rPr>
          <w:lang w:val="en-CA"/>
        </w:rPr>
        <w:t>The GeoSciML property is already a basic type and the value is used as-is</w:t>
      </w:r>
    </w:p>
    <w:p w14:paraId="0ED7C6EA" w14:textId="6FF7DB9A" w:rsidR="002C1116" w:rsidRDefault="002C1116" w:rsidP="00C44904">
      <w:pPr>
        <w:pStyle w:val="ListParagraph"/>
        <w:numPr>
          <w:ilvl w:val="0"/>
          <w:numId w:val="28"/>
        </w:numPr>
        <w:spacing w:after="0"/>
        <w:rPr>
          <w:lang w:val="en-CA"/>
        </w:rPr>
      </w:pPr>
      <w:r>
        <w:rPr>
          <w:lang w:val="en-CA"/>
        </w:rPr>
        <w:t>A representative element of the complex type is used. For ex</w:t>
      </w:r>
      <w:r w:rsidR="00650516">
        <w:rPr>
          <w:lang w:val="en-CA"/>
        </w:rPr>
        <w:t xml:space="preserve">ample; only </w:t>
      </w:r>
      <w:r w:rsidR="008F3406" w:rsidRPr="00A0556F">
        <w:rPr>
          <w:rStyle w:val="Entity"/>
        </w:rPr>
        <w:t>SWE::Category</w:t>
      </w:r>
      <w:r w:rsidR="00650516" w:rsidRPr="00A0556F">
        <w:rPr>
          <w:rStyle w:val="Entity"/>
        </w:rPr>
        <w:t>::value</w:t>
      </w:r>
      <w:r w:rsidR="00650516">
        <w:rPr>
          <w:lang w:val="en-CA"/>
        </w:rPr>
        <w:t>.</w:t>
      </w:r>
    </w:p>
    <w:p w14:paraId="06F6CA77" w14:textId="669E59C9" w:rsidR="002C1116" w:rsidRDefault="002C1116" w:rsidP="00C44904">
      <w:pPr>
        <w:pStyle w:val="ListParagraph"/>
        <w:numPr>
          <w:ilvl w:val="0"/>
          <w:numId w:val="28"/>
        </w:numPr>
        <w:spacing w:after="0"/>
        <w:rPr>
          <w:lang w:val="en-CA"/>
        </w:rPr>
      </w:pPr>
      <w:r>
        <w:rPr>
          <w:lang w:val="en-CA"/>
        </w:rPr>
        <w:t>The value is constructred from several fields merged into a single string.</w:t>
      </w:r>
    </w:p>
    <w:p w14:paraId="44C1E756" w14:textId="77777777" w:rsidR="002C1116" w:rsidRDefault="002C1116" w:rsidP="002C1116">
      <w:pPr>
        <w:spacing w:after="0"/>
        <w:rPr>
          <w:lang w:val="en-CA"/>
        </w:rPr>
      </w:pPr>
    </w:p>
    <w:p w14:paraId="04D9B302" w14:textId="74D38D57" w:rsidR="000B31E6" w:rsidRDefault="002C1116" w:rsidP="002C1116">
      <w:pPr>
        <w:spacing w:after="0"/>
        <w:rPr>
          <w:lang w:val="en-CA"/>
        </w:rPr>
      </w:pPr>
      <w:r>
        <w:rPr>
          <w:lang w:val="en-CA"/>
        </w:rPr>
        <w:t xml:space="preserve">Lite properties cardinalities are limited to </w:t>
      </w:r>
      <w:r w:rsidRPr="00D41FCD">
        <w:rPr>
          <w:rStyle w:val="xmlChar"/>
        </w:rPr>
        <w:t>0..1</w:t>
      </w:r>
      <w:r>
        <w:rPr>
          <w:lang w:val="en-CA"/>
        </w:rPr>
        <w:t xml:space="preserve"> while GeoSciML properties are often multiple. </w:t>
      </w:r>
      <w:r w:rsidR="00650516">
        <w:rPr>
          <w:lang w:val="en-CA"/>
        </w:rPr>
        <w:t xml:space="preserve"> The data provider must then either a) choose one representative value or b) aggregate from the collection of values a new value.  Strings will generally be concatenated while numerical values might be averaged or processed in some way to produce a significant value. </w:t>
      </w:r>
      <w:r>
        <w:rPr>
          <w:lang w:val="en-CA"/>
        </w:rPr>
        <w:t xml:space="preserve">  Some lite properties are designed to represent </w:t>
      </w:r>
      <w:r w:rsidR="00650516">
        <w:rPr>
          <w:lang w:val="en-CA"/>
        </w:rPr>
        <w:t>explicitly</w:t>
      </w:r>
      <w:r>
        <w:rPr>
          <w:lang w:val="en-CA"/>
        </w:rPr>
        <w:t xml:space="preserve"> one particular occurrence, such as </w:t>
      </w:r>
      <w:r w:rsidRPr="00A0556F">
        <w:rPr>
          <w:rStyle w:val="Entity"/>
        </w:rPr>
        <w:t>GeologicUnitView::representativeOlderAge_uri</w:t>
      </w:r>
      <w:r>
        <w:rPr>
          <w:lang w:val="en-CA"/>
        </w:rPr>
        <w:t xml:space="preserve">, which is the oldest age. Others are more suggestive and require the judgement of the data provider, such as </w:t>
      </w:r>
      <w:r w:rsidRPr="00A0556F">
        <w:rPr>
          <w:rStyle w:val="Entity"/>
        </w:rPr>
        <w:t>GeologicUnitView::representativeLithology_uri</w:t>
      </w:r>
      <w:r>
        <w:rPr>
          <w:lang w:val="en-CA"/>
        </w:rPr>
        <w:t xml:space="preserve">.  </w:t>
      </w:r>
      <w:r w:rsidR="000B31E6">
        <w:rPr>
          <w:lang w:val="en-CA"/>
        </w:rPr>
        <w:t>When values are concatenated, they shall be human readable and using simple separators (e.g. commas).</w:t>
      </w:r>
    </w:p>
    <w:p w14:paraId="41A0A1C4" w14:textId="77777777" w:rsidR="00C57DC7" w:rsidRDefault="00C57DC7" w:rsidP="002C1116">
      <w:pPr>
        <w:spacing w:after="0"/>
        <w:rPr>
          <w:lang w:val="en-CA"/>
        </w:rPr>
      </w:pPr>
    </w:p>
    <w:p w14:paraId="4A6AC002" w14:textId="6DB98495" w:rsidR="00C57DC7" w:rsidRDefault="00B14995" w:rsidP="002C1116">
      <w:pPr>
        <w:spacing w:after="0"/>
        <w:rPr>
          <w:lang w:val="en-CA"/>
        </w:rPr>
      </w:pPr>
      <w:r>
        <w:rPr>
          <w:lang w:val="en-CA"/>
        </w:rPr>
        <w:t>Properties</w:t>
      </w:r>
      <w:r w:rsidR="00C57DC7">
        <w:rPr>
          <w:lang w:val="en-CA"/>
        </w:rPr>
        <w:t xml:space="preserve"> ending with _uri </w:t>
      </w:r>
      <w:r w:rsidR="00C57DC7" w:rsidRPr="00C57DC7">
        <w:rPr>
          <w:u w:val="single"/>
          <w:lang w:val="en-CA"/>
        </w:rPr>
        <w:t>shall</w:t>
      </w:r>
      <w:r w:rsidR="00C57DC7">
        <w:rPr>
          <w:lang w:val="en-CA"/>
        </w:rPr>
        <w:t xml:space="preserve"> </w:t>
      </w:r>
      <w:r w:rsidR="00C57DC7" w:rsidRPr="00C57DC7">
        <w:rPr>
          <w:u w:val="single"/>
          <w:lang w:val="en-CA"/>
        </w:rPr>
        <w:t>not</w:t>
      </w:r>
      <w:r w:rsidR="00C57DC7">
        <w:rPr>
          <w:lang w:val="en-CA"/>
        </w:rPr>
        <w:t xml:space="preserve"> have concatenated values.  </w:t>
      </w:r>
      <w:r>
        <w:rPr>
          <w:lang w:val="en-CA"/>
        </w:rPr>
        <w:t>Those properties are designed to fulfill specific query and re</w:t>
      </w:r>
      <w:r w:rsidR="00E60632">
        <w:rPr>
          <w:lang w:val="en-CA"/>
        </w:rPr>
        <w:t>ndering use cases.</w:t>
      </w:r>
    </w:p>
    <w:p w14:paraId="4007D8E8" w14:textId="77777777" w:rsidR="002C1116" w:rsidRDefault="002C1116" w:rsidP="002C1116">
      <w:pPr>
        <w:spacing w:after="0"/>
        <w:rPr>
          <w:lang w:val="en-CA"/>
        </w:rPr>
      </w:pPr>
    </w:p>
    <w:p w14:paraId="08192004" w14:textId="77777777" w:rsidR="002C1116" w:rsidRDefault="002C1116" w:rsidP="002C1116">
      <w:pPr>
        <w:spacing w:after="0"/>
        <w:rPr>
          <w:lang w:val="en-CA"/>
        </w:rPr>
      </w:pPr>
      <w:r>
        <w:rPr>
          <w:lang w:val="en-CA"/>
        </w:rPr>
        <w:t xml:space="preserve">For each GeoSciML-lite view, a table provides the mapping between lite and GeoSciML properties.  The mapping is expressed in OCL syntax as a path from the base type of the view to the property where the value resides in GeoSciML. </w:t>
      </w:r>
    </w:p>
    <w:p w14:paraId="46EDE3DD" w14:textId="77777777" w:rsidR="002C1116" w:rsidRDefault="002C1116" w:rsidP="002C1116">
      <w:pPr>
        <w:spacing w:after="0"/>
        <w:rPr>
          <w:lang w:val="en-CA"/>
        </w:rPr>
      </w:pPr>
    </w:p>
    <w:p w14:paraId="2F4B67C8" w14:textId="77777777" w:rsidR="002C1116" w:rsidRDefault="002C1116" w:rsidP="002C1116">
      <w:pPr>
        <w:spacing w:after="0"/>
        <w:rPr>
          <w:lang w:val="en-CA"/>
        </w:rPr>
      </w:pPr>
      <w:r>
        <w:rPr>
          <w:lang w:val="en-CA"/>
        </w:rPr>
        <w:t xml:space="preserve">Example </w:t>
      </w:r>
    </w:p>
    <w:p w14:paraId="7AD93CF8" w14:textId="77777777" w:rsidR="002C1116" w:rsidRDefault="002C1116" w:rsidP="002C1116">
      <w:pPr>
        <w:spacing w:after="0"/>
        <w:rPr>
          <w:lang w:val="en-CA"/>
        </w:rPr>
      </w:pPr>
    </w:p>
    <w:p w14:paraId="7B04E3B6" w14:textId="77777777" w:rsidR="002C1116" w:rsidRDefault="002C1116" w:rsidP="002C1116">
      <w:pPr>
        <w:keepNext/>
        <w:spacing w:after="0"/>
      </w:pPr>
      <w:r>
        <w:rPr>
          <w:noProof/>
          <w:lang w:val="en-AU" w:eastAsia="en-AU"/>
        </w:rPr>
        <w:drawing>
          <wp:inline distT="0" distB="0" distL="0" distR="0" wp14:anchorId="1E95869C" wp14:editId="6959DED8">
            <wp:extent cx="5473700" cy="3432175"/>
            <wp:effectExtent l="0" t="0" r="0" b="0"/>
            <wp:docPr id="1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p>
    <w:p w14:paraId="05A0B36F" w14:textId="77777777" w:rsidR="002C1116" w:rsidRDefault="002C1116" w:rsidP="002C1116">
      <w:pPr>
        <w:pStyle w:val="Caption"/>
        <w:rPr>
          <w:lang w:val="en-CA"/>
        </w:rPr>
      </w:pPr>
      <w:bookmarkStart w:id="937" w:name="_Ref456948205"/>
      <w:r>
        <w:t xml:space="preserve">Figure </w:t>
      </w:r>
      <w:r>
        <w:fldChar w:fldCharType="begin"/>
      </w:r>
      <w:r>
        <w:instrText xml:space="preserve"> SEQ Figure \* ARABIC </w:instrText>
      </w:r>
      <w:r>
        <w:fldChar w:fldCharType="separate"/>
      </w:r>
      <w:r w:rsidR="00AD44BE">
        <w:rPr>
          <w:noProof/>
        </w:rPr>
        <w:t>98</w:t>
      </w:r>
      <w:r>
        <w:fldChar w:fldCharType="end"/>
      </w:r>
      <w:bookmarkEnd w:id="937"/>
      <w:r>
        <w:t xml:space="preserve"> : Mapping of key GeologicUnitView properties to GeoSciML</w:t>
      </w:r>
    </w:p>
    <w:p w14:paraId="0110559C" w14:textId="7FA0F538" w:rsidR="002C1116" w:rsidRDefault="00AB2B38" w:rsidP="002C1116">
      <w:pPr>
        <w:spacing w:after="0"/>
        <w:rPr>
          <w:lang w:val="en-CA"/>
        </w:rPr>
      </w:pPr>
      <w:r>
        <w:rPr>
          <w:lang w:val="en-CA"/>
        </w:rPr>
        <w:fldChar w:fldCharType="begin"/>
      </w:r>
      <w:r>
        <w:rPr>
          <w:lang w:val="en-CA"/>
        </w:rPr>
        <w:instrText xml:space="preserve"> REF _Ref456948205 \h </w:instrText>
      </w:r>
      <w:r>
        <w:rPr>
          <w:lang w:val="en-CA"/>
        </w:rPr>
      </w:r>
      <w:r>
        <w:rPr>
          <w:lang w:val="en-CA"/>
        </w:rPr>
        <w:fldChar w:fldCharType="separate"/>
      </w:r>
      <w:r w:rsidR="00AD44BE">
        <w:t xml:space="preserve">Figure </w:t>
      </w:r>
      <w:r w:rsidR="00AD44BE">
        <w:rPr>
          <w:noProof/>
        </w:rPr>
        <w:t>98</w:t>
      </w:r>
      <w:r>
        <w:rPr>
          <w:lang w:val="en-CA"/>
        </w:rPr>
        <w:fldChar w:fldCharType="end"/>
      </w:r>
      <w:r>
        <w:rPr>
          <w:lang w:val="en-CA"/>
        </w:rPr>
        <w:t xml:space="preserve"> </w:t>
      </w:r>
      <w:r w:rsidR="002C1116">
        <w:rPr>
          <w:lang w:val="en-CA"/>
        </w:rPr>
        <w:t xml:space="preserve">shows mapping for some </w:t>
      </w:r>
      <w:r w:rsidR="002C1116" w:rsidRPr="00A0556F">
        <w:rPr>
          <w:rStyle w:val="Entity"/>
        </w:rPr>
        <w:t>GeologicUnitView</w:t>
      </w:r>
      <w:r w:rsidR="002C1116">
        <w:rPr>
          <w:lang w:val="en-CA"/>
        </w:rPr>
        <w:t xml:space="preserve"> properties.  Number 3 on this figure maps </w:t>
      </w:r>
      <w:r w:rsidR="002C1116" w:rsidRPr="00A0556F">
        <w:rPr>
          <w:rStyle w:val="Entity"/>
        </w:rPr>
        <w:t>GeologicUnitView::lithology</w:t>
      </w:r>
      <w:r w:rsidR="002C1116">
        <w:rPr>
          <w:lang w:val="en-CA"/>
        </w:rPr>
        <w:t xml:space="preserve"> to </w:t>
      </w:r>
      <w:r w:rsidR="002C1116" w:rsidRPr="00A0556F">
        <w:rPr>
          <w:rStyle w:val="Entity"/>
        </w:rPr>
        <w:t>RockMaterial</w:t>
      </w:r>
      <w:r w:rsidR="002C1116">
        <w:rPr>
          <w:lang w:val="en-CA"/>
        </w:rPr>
        <w:t>, which requires a traverse from the base type (</w:t>
      </w:r>
      <w:r w:rsidR="002C1116" w:rsidRPr="00A0556F">
        <w:rPr>
          <w:rStyle w:val="Entity"/>
        </w:rPr>
        <w:t>MappedFeature</w:t>
      </w:r>
      <w:r w:rsidR="002C1116">
        <w:rPr>
          <w:lang w:val="en-CA"/>
        </w:rPr>
        <w:t xml:space="preserve">) to </w:t>
      </w:r>
      <w:r w:rsidR="002C1116" w:rsidRPr="00A0556F">
        <w:rPr>
          <w:rStyle w:val="Entity"/>
        </w:rPr>
        <w:t>GeologicUnit</w:t>
      </w:r>
      <w:r w:rsidR="002C1116">
        <w:rPr>
          <w:lang w:val="en-CA"/>
        </w:rPr>
        <w:t xml:space="preserve">, </w:t>
      </w:r>
      <w:r w:rsidR="002C1116" w:rsidRPr="00A0556F">
        <w:rPr>
          <w:rStyle w:val="Entity"/>
        </w:rPr>
        <w:t>CompositionPart</w:t>
      </w:r>
      <w:r w:rsidR="002C1116">
        <w:rPr>
          <w:lang w:val="en-CA"/>
        </w:rPr>
        <w:t xml:space="preserve"> and then </w:t>
      </w:r>
      <w:r w:rsidR="002C1116" w:rsidRPr="00A0556F">
        <w:rPr>
          <w:rStyle w:val="Entity"/>
        </w:rPr>
        <w:t>RockMaterial</w:t>
      </w:r>
      <w:r w:rsidR="002C1116">
        <w:rPr>
          <w:lang w:val="en-CA"/>
        </w:rPr>
        <w:t>.</w:t>
      </w:r>
    </w:p>
    <w:p w14:paraId="6AB1028F" w14:textId="77777777" w:rsidR="002C1116" w:rsidRDefault="002C1116" w:rsidP="002C1116">
      <w:pPr>
        <w:spacing w:after="0"/>
        <w:rPr>
          <w:lang w:val="en-CA"/>
        </w:rPr>
      </w:pPr>
    </w:p>
    <w:p w14:paraId="23BC0D55" w14:textId="2B818FDA" w:rsidR="002C1116" w:rsidRDefault="00073EB9" w:rsidP="002C1116">
      <w:pPr>
        <w:spacing w:after="0"/>
        <w:rPr>
          <w:lang w:val="en-CA"/>
        </w:rPr>
      </w:pPr>
      <w:r>
        <w:rPr>
          <w:lang w:val="en-CA"/>
        </w:rPr>
        <w:t>In OC</w:t>
      </w:r>
      <w:r w:rsidR="002C1116">
        <w:rPr>
          <w:lang w:val="en-CA"/>
        </w:rPr>
        <w:t>L</w:t>
      </w:r>
    </w:p>
    <w:p w14:paraId="00582B9B" w14:textId="77777777" w:rsidR="002C1116" w:rsidRDefault="002C1116" w:rsidP="002C1116">
      <w:pPr>
        <w:spacing w:after="0"/>
        <w:rPr>
          <w:lang w:val="en-CA"/>
        </w:rPr>
      </w:pPr>
    </w:p>
    <w:p w14:paraId="518D95DA" w14:textId="77777777" w:rsidR="002C1116" w:rsidRPr="00A0556F" w:rsidRDefault="002C1116" w:rsidP="002C1116">
      <w:pPr>
        <w:pStyle w:val="xml"/>
        <w:rPr>
          <w:rStyle w:val="Entity"/>
        </w:rPr>
      </w:pPr>
      <w:r w:rsidRPr="00A0556F">
        <w:rPr>
          <w:rStyle w:val="Entity"/>
        </w:rPr>
        <w:t>specification:GeomorphologicUnit::unitDescription[1]:GeologicUnit::composition[1]:CompositionPart::material:RockMaterial::lithology</w:t>
      </w:r>
    </w:p>
    <w:p w14:paraId="3FBA9D0B" w14:textId="77777777" w:rsidR="002C1116" w:rsidRDefault="002C1116" w:rsidP="002C1116">
      <w:pPr>
        <w:spacing w:after="0"/>
        <w:rPr>
          <w:lang w:val="en-CA"/>
        </w:rPr>
      </w:pPr>
      <w:r>
        <w:rPr>
          <w:lang w:val="en-CA"/>
        </w:rPr>
        <w:t>The base type (MappedFeature) is not included as it is the context type.  Package names are not shown to keep the path readable.</w:t>
      </w:r>
    </w:p>
    <w:p w14:paraId="752796D8" w14:textId="77777777" w:rsidR="002C1116" w:rsidRDefault="002C1116" w:rsidP="002C1116">
      <w:pPr>
        <w:spacing w:after="0"/>
        <w:rPr>
          <w:lang w:val="en-CA"/>
        </w:rPr>
      </w:pPr>
    </w:p>
    <w:p w14:paraId="0AD2D33C" w14:textId="77777777" w:rsidR="002C1116" w:rsidRDefault="002C1116" w:rsidP="002C1116">
      <w:pPr>
        <w:spacing w:after="0"/>
        <w:rPr>
          <w:lang w:val="en-CA"/>
        </w:rPr>
      </w:pPr>
      <w:r>
        <w:rPr>
          <w:lang w:val="en-CA"/>
        </w:rPr>
        <w:t xml:space="preserve">A W3C XPath equivalent (using prefixes proposed in </w:t>
      </w:r>
      <w:r>
        <w:rPr>
          <w:lang w:val="en-CA"/>
        </w:rPr>
        <w:fldChar w:fldCharType="begin"/>
      </w:r>
      <w:r>
        <w:rPr>
          <w:lang w:val="en-CA"/>
        </w:rPr>
        <w:instrText xml:space="preserve"> REF _Ref452624938 \r \h </w:instrText>
      </w:r>
      <w:r>
        <w:rPr>
          <w:lang w:val="en-CA"/>
        </w:rPr>
      </w:r>
      <w:r>
        <w:rPr>
          <w:lang w:val="en-CA"/>
        </w:rPr>
        <w:fldChar w:fldCharType="separate"/>
      </w:r>
      <w:r w:rsidR="00AD44BE">
        <w:rPr>
          <w:lang w:val="en-CA"/>
        </w:rPr>
        <w:t>9.1</w:t>
      </w:r>
      <w:r>
        <w:rPr>
          <w:lang w:val="en-CA"/>
        </w:rPr>
        <w:fldChar w:fldCharType="end"/>
      </w:r>
      <w:r>
        <w:rPr>
          <w:lang w:val="en-CA"/>
        </w:rPr>
        <w:t>)</w:t>
      </w:r>
    </w:p>
    <w:p w14:paraId="54FE5486" w14:textId="77777777" w:rsidR="002C1116" w:rsidRDefault="002C1116" w:rsidP="002C1116">
      <w:pPr>
        <w:spacing w:after="0"/>
        <w:rPr>
          <w:lang w:val="en-CA"/>
        </w:rPr>
      </w:pPr>
    </w:p>
    <w:p w14:paraId="3BFD8D92" w14:textId="77777777" w:rsidR="002C1116" w:rsidRPr="00A0556F" w:rsidRDefault="002C1116" w:rsidP="002C1116">
      <w:pPr>
        <w:pStyle w:val="xml"/>
        <w:rPr>
          <w:rStyle w:val="Entity"/>
        </w:rPr>
      </w:pPr>
      <w:r w:rsidRPr="00A0556F">
        <w:rPr>
          <w:rStyle w:val="Entity"/>
        </w:rPr>
        <w:lastRenderedPageBreak/>
        <w:t>gsmlb:Specification/gsmlb:GeomorphologicUnit/gsmlb:unitDescription[1]/gsmlb:GeologicUnit/gsmlb:composition[1]/gsmlb:CompositionPart/gsmlb:material/gsmlb:RockMaterial/gsmlb:lithology</w:t>
      </w:r>
    </w:p>
    <w:p w14:paraId="092CDB4E" w14:textId="77777777" w:rsidR="002C1116" w:rsidRDefault="002C1116" w:rsidP="002C1116">
      <w:pPr>
        <w:spacing w:after="0"/>
        <w:rPr>
          <w:lang w:val="en-CA"/>
        </w:rPr>
      </w:pPr>
    </w:p>
    <w:p w14:paraId="18E5FAD5" w14:textId="77777777" w:rsidR="002C1116" w:rsidRDefault="002C1116" w:rsidP="002C1116">
      <w:pPr>
        <w:spacing w:after="0"/>
        <w:rPr>
          <w:lang w:val="en-CA"/>
        </w:rPr>
      </w:pPr>
      <w:r>
        <w:rPr>
          <w:lang w:val="en-CA"/>
        </w:rPr>
        <w:t>An exact path is provided when possible, for instance to a property of compatible types.  But there are cases where the type cannot be expressed directly in OCL.</w:t>
      </w:r>
    </w:p>
    <w:p w14:paraId="49D47965" w14:textId="77777777" w:rsidR="002C1116" w:rsidRDefault="002C1116" w:rsidP="002C1116">
      <w:pPr>
        <w:spacing w:after="0"/>
        <w:rPr>
          <w:lang w:val="en-CA"/>
        </w:rPr>
      </w:pPr>
    </w:p>
    <w:p w14:paraId="7742047C" w14:textId="77777777" w:rsidR="002C1116" w:rsidRDefault="002C1116" w:rsidP="00C44904">
      <w:pPr>
        <w:pStyle w:val="ListParagraph"/>
        <w:numPr>
          <w:ilvl w:val="0"/>
          <w:numId w:val="29"/>
        </w:numPr>
        <w:spacing w:after="0"/>
        <w:rPr>
          <w:lang w:val="en-CA"/>
        </w:rPr>
      </w:pPr>
      <w:r>
        <w:rPr>
          <w:lang w:val="en-CA"/>
        </w:rPr>
        <w:t xml:space="preserve">Part of the model, such as classifiers with </w:t>
      </w:r>
      <w:r w:rsidRPr="00F16431">
        <w:rPr>
          <w:rStyle w:val="xmlChar"/>
        </w:rPr>
        <w:t>&lt;&lt;CodeList&gt;&gt;</w:t>
      </w:r>
      <w:r>
        <w:rPr>
          <w:lang w:val="en-CA"/>
        </w:rPr>
        <w:t xml:space="preserve"> don’t have specific model.  XML implement them as external references (xlink:href), other encoding might implement them otherwise.  </w:t>
      </w:r>
    </w:p>
    <w:p w14:paraId="3AB2FF5C" w14:textId="77777777" w:rsidR="002C1116" w:rsidRPr="00C560A2" w:rsidRDefault="002C1116" w:rsidP="00C44904">
      <w:pPr>
        <w:pStyle w:val="ListParagraph"/>
        <w:numPr>
          <w:ilvl w:val="0"/>
          <w:numId w:val="29"/>
        </w:numPr>
        <w:spacing w:after="0"/>
        <w:rPr>
          <w:lang w:val="en-CA"/>
        </w:rPr>
      </w:pPr>
      <w:r>
        <w:rPr>
          <w:lang w:val="en-CA"/>
        </w:rPr>
        <w:t>Any property modelled as part as metadata (</w:t>
      </w:r>
      <w:r w:rsidRPr="00F16431">
        <w:rPr>
          <w:rStyle w:val="Entity"/>
        </w:rPr>
        <w:t>MD_Metadata</w:t>
      </w:r>
      <w:r>
        <w:rPr>
          <w:lang w:val="en-CA"/>
        </w:rPr>
        <w:t xml:space="preserve">) as there are no explicit requirements on how GML </w:t>
      </w:r>
      <w:r w:rsidRPr="00D41FCD">
        <w:rPr>
          <w:rStyle w:val="Entity"/>
        </w:rPr>
        <w:t>metaDataProperty</w:t>
      </w:r>
      <w:r>
        <w:rPr>
          <w:lang w:val="en-CA"/>
        </w:rPr>
        <w:t xml:space="preserve"> should be implemented.</w:t>
      </w:r>
    </w:p>
    <w:p w14:paraId="7FFB3F10" w14:textId="77777777" w:rsidR="002C1116" w:rsidRDefault="002C1116" w:rsidP="00C44904">
      <w:pPr>
        <w:pStyle w:val="ListParagraph"/>
        <w:numPr>
          <w:ilvl w:val="0"/>
          <w:numId w:val="29"/>
        </w:numPr>
        <w:spacing w:after="0"/>
        <w:rPr>
          <w:lang w:val="en-CA"/>
        </w:rPr>
      </w:pPr>
      <w:r>
        <w:rPr>
          <w:lang w:val="en-CA"/>
        </w:rPr>
        <w:t>Some values will either come from one “representative” instance, or be an aggregation.</w:t>
      </w:r>
    </w:p>
    <w:p w14:paraId="64AF566D" w14:textId="77777777" w:rsidR="002C1116" w:rsidRPr="00CF02AC" w:rsidRDefault="002C1116" w:rsidP="00C44904">
      <w:pPr>
        <w:pStyle w:val="ListParagraph"/>
        <w:numPr>
          <w:ilvl w:val="0"/>
          <w:numId w:val="29"/>
        </w:numPr>
        <w:spacing w:after="0"/>
        <w:rPr>
          <w:lang w:val="en-CA"/>
        </w:rPr>
      </w:pPr>
      <w:r>
        <w:rPr>
          <w:lang w:val="en-CA"/>
        </w:rPr>
        <w:t>Some values are not present in GeoSciML</w:t>
      </w:r>
    </w:p>
    <w:p w14:paraId="35937920" w14:textId="77777777" w:rsidR="002C1116" w:rsidRDefault="002C1116" w:rsidP="002C1116">
      <w:pPr>
        <w:spacing w:after="0"/>
        <w:rPr>
          <w:lang w:val="en-CA"/>
        </w:rPr>
      </w:pPr>
    </w:p>
    <w:p w14:paraId="759A9F2E" w14:textId="77777777" w:rsidR="002C1116" w:rsidRDefault="002C1116" w:rsidP="002C1116">
      <w:pPr>
        <w:spacing w:after="0"/>
        <w:rPr>
          <w:lang w:val="en-CA"/>
        </w:rPr>
      </w:pPr>
      <w:r>
        <w:rPr>
          <w:lang w:val="en-CA"/>
        </w:rPr>
        <w:t>In such cases, guidance will be provided.</w:t>
      </w:r>
    </w:p>
    <w:p w14:paraId="47D9B0C1" w14:textId="77777777" w:rsidR="002C1116" w:rsidRDefault="002C1116" w:rsidP="002C1116">
      <w:pPr>
        <w:rPr>
          <w:lang w:val="en-CA"/>
        </w:rPr>
      </w:pPr>
    </w:p>
    <w:p w14:paraId="055EBE7F" w14:textId="77777777" w:rsidR="002C1116" w:rsidRDefault="002C1116" w:rsidP="002C1116">
      <w:pPr>
        <w:pStyle w:val="Heading3"/>
        <w:rPr>
          <w:lang w:val="en-CA"/>
        </w:rPr>
      </w:pPr>
      <w:bookmarkStart w:id="938" w:name="_Toc458154247"/>
      <w:r>
        <w:rPr>
          <w:lang w:val="en-CA"/>
        </w:rPr>
        <w:t>Lite views</w:t>
      </w:r>
      <w:bookmarkEnd w:id="938"/>
    </w:p>
    <w:p w14:paraId="1EBED492" w14:textId="77777777" w:rsidR="002C1116" w:rsidRPr="009C4735" w:rsidRDefault="002C1116" w:rsidP="002C1116">
      <w:pPr>
        <w:rPr>
          <w:lang w:val="en-CA"/>
        </w:rPr>
      </w:pPr>
    </w:p>
    <w:p w14:paraId="19EDB4FD" w14:textId="77777777" w:rsidR="002C1116" w:rsidRPr="00A12606" w:rsidRDefault="002C1116" w:rsidP="002C111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10B633B" w14:textId="77777777" w:rsidTr="003811C7">
        <w:trPr>
          <w:cantSplit/>
        </w:trPr>
        <w:tc>
          <w:tcPr>
            <w:tcW w:w="4219" w:type="dxa"/>
            <w:tcBorders>
              <w:right w:val="nil"/>
            </w:tcBorders>
            <w:shd w:val="clear" w:color="auto" w:fill="auto"/>
          </w:tcPr>
          <w:p w14:paraId="4F45207B" w14:textId="5E65A39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/gsml4-lite/geomtype</w:t>
            </w:r>
          </w:p>
        </w:tc>
        <w:tc>
          <w:tcPr>
            <w:tcW w:w="4678" w:type="dxa"/>
            <w:tcBorders>
              <w:left w:val="nil"/>
            </w:tcBorders>
            <w:shd w:val="clear" w:color="auto" w:fill="auto"/>
          </w:tcPr>
          <w:p w14:paraId="29FBEEF8" w14:textId="77777777" w:rsidR="002C1116" w:rsidRPr="00D12552" w:rsidRDefault="002C1116" w:rsidP="003811C7">
            <w:pPr>
              <w:pStyle w:val="Tabletext10"/>
              <w:jc w:val="left"/>
              <w:rPr>
                <w:rStyle w:val="reqtext"/>
                <w:lang w:val="en-CA"/>
              </w:rPr>
            </w:pPr>
            <w:r>
              <w:rPr>
                <w:rStyle w:val="reqtext"/>
                <w:lang w:val="en-CA"/>
              </w:rPr>
              <w:t xml:space="preserve">A dataset SHALL use a single geometry type (Point, Line, Polygon, etc.).  </w:t>
            </w:r>
          </w:p>
        </w:tc>
      </w:tr>
    </w:tbl>
    <w:p w14:paraId="6CEA9EAE" w14:textId="77777777" w:rsidR="002C1116" w:rsidRDefault="002C1116" w:rsidP="002C1116">
      <w:pPr>
        <w:spacing w:after="120"/>
        <w:rPr>
          <w:lang w:val="en-CA"/>
        </w:rPr>
      </w:pPr>
    </w:p>
    <w:p w14:paraId="7FD667A7" w14:textId="77777777" w:rsidR="002C1116" w:rsidRPr="00A90399" w:rsidRDefault="002C1116" w:rsidP="002C1116">
      <w:pPr>
        <w:rPr>
          <w:lang w:val="en-CA"/>
        </w:rPr>
      </w:pPr>
      <w:r>
        <w:rPr>
          <w:lang w:val="en-CA"/>
        </w:rPr>
        <w:t>A dataset (for example, a GML document or a GeoJSON instance or an ESRI shapefile) SHALL use a single geometry type. Most GIS applications and software which render a dataset containing geometry do not expect mixed geometries.</w:t>
      </w:r>
    </w:p>
    <w:p w14:paraId="5F5367FA" w14:textId="77777777" w:rsidR="002C1116" w:rsidRDefault="002C1116" w:rsidP="002C111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D7EBC14" w14:textId="77777777" w:rsidTr="003811C7">
        <w:trPr>
          <w:cantSplit/>
        </w:trPr>
        <w:tc>
          <w:tcPr>
            <w:tcW w:w="4219" w:type="dxa"/>
            <w:tcBorders>
              <w:right w:val="nil"/>
            </w:tcBorders>
            <w:shd w:val="clear" w:color="auto" w:fill="auto"/>
          </w:tcPr>
          <w:p w14:paraId="1DC8DAD5" w14:textId="2C1CEFC2"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/gsml4-lite/string</w:t>
            </w:r>
          </w:p>
        </w:tc>
        <w:tc>
          <w:tcPr>
            <w:tcW w:w="4678" w:type="dxa"/>
            <w:tcBorders>
              <w:left w:val="nil"/>
            </w:tcBorders>
            <w:shd w:val="clear" w:color="auto" w:fill="auto"/>
          </w:tcPr>
          <w:p w14:paraId="3D7FDE44" w14:textId="77777777" w:rsidR="002C1116" w:rsidRPr="00D12552" w:rsidRDefault="002C1116" w:rsidP="003811C7">
            <w:pPr>
              <w:pStyle w:val="Tabletext10"/>
              <w:jc w:val="left"/>
              <w:rPr>
                <w:rStyle w:val="reqtext"/>
                <w:lang w:val="en-CA"/>
              </w:rPr>
            </w:pPr>
            <w:r>
              <w:rPr>
                <w:rStyle w:val="reqtext"/>
                <w:lang w:val="en-CA"/>
              </w:rPr>
              <w:t>Properties of type “CharacterString” SHALL contain human readable text.</w:t>
            </w:r>
          </w:p>
        </w:tc>
      </w:tr>
    </w:tbl>
    <w:p w14:paraId="32024241" w14:textId="77777777" w:rsidR="002C1116" w:rsidRDefault="002C1116" w:rsidP="002C1116">
      <w:pPr>
        <w:spacing w:after="120"/>
        <w:rPr>
          <w:lang w:val="en-CA"/>
        </w:rPr>
      </w:pPr>
    </w:p>
    <w:p w14:paraId="1BB47C2D" w14:textId="77777777" w:rsidR="002C1116" w:rsidRPr="00A90399" w:rsidRDefault="002C1116" w:rsidP="002C1116">
      <w:pPr>
        <w:rPr>
          <w:lang w:val="en-CA"/>
        </w:rPr>
      </w:pPr>
      <w:r>
        <w:rPr>
          <w:lang w:val="en-CA"/>
        </w:rPr>
        <w:t>String properties SHALL provide information easily readable by human.  The intent of string field is to display, not to query. The string properties can be translated according to the language of the user as needed while URI properties should not.</w:t>
      </w:r>
    </w:p>
    <w:p w14:paraId="760C858A" w14:textId="77777777" w:rsidR="002C1116" w:rsidRDefault="002C1116" w:rsidP="002C1116">
      <w:pPr>
        <w:rPr>
          <w:color w:val="FF0000"/>
          <w:lang w:val="en-CA"/>
        </w:rPr>
      </w:pPr>
    </w:p>
    <w:p w14:paraId="596BEC01" w14:textId="77777777" w:rsidR="002C1116" w:rsidRPr="00A12606" w:rsidRDefault="002C1116" w:rsidP="002C1116">
      <w:pPr>
        <w:pStyle w:val="Heading4"/>
      </w:pPr>
      <w:bookmarkStart w:id="939" w:name="_Ref458067477"/>
      <w:r w:rsidRPr="00A12606">
        <w:t>Formal Syntax</w:t>
      </w:r>
      <w:bookmarkEnd w:id="939"/>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C03FDDC" w14:textId="77777777" w:rsidTr="003811C7">
        <w:trPr>
          <w:cantSplit/>
        </w:trPr>
        <w:tc>
          <w:tcPr>
            <w:tcW w:w="4219" w:type="dxa"/>
            <w:tcBorders>
              <w:right w:val="nil"/>
            </w:tcBorders>
            <w:shd w:val="clear" w:color="auto" w:fill="auto"/>
          </w:tcPr>
          <w:p w14:paraId="1C49B95C" w14:textId="3CBA92E1"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/gsml4-lite/formal-syntax</w:t>
            </w:r>
          </w:p>
        </w:tc>
        <w:tc>
          <w:tcPr>
            <w:tcW w:w="4678" w:type="dxa"/>
            <w:tcBorders>
              <w:left w:val="nil"/>
            </w:tcBorders>
            <w:shd w:val="clear" w:color="auto" w:fill="auto"/>
          </w:tcPr>
          <w:p w14:paraId="5358AD7A" w14:textId="77777777" w:rsidR="002C1116" w:rsidRPr="00D12552" w:rsidRDefault="002C1116" w:rsidP="003811C7">
            <w:pPr>
              <w:pStyle w:val="Tabletext10"/>
              <w:jc w:val="left"/>
              <w:rPr>
                <w:rStyle w:val="reqtext"/>
                <w:lang w:val="en-CA"/>
              </w:rPr>
            </w:pPr>
            <w:r>
              <w:rPr>
                <w:rStyle w:val="reqtext"/>
                <w:lang w:val="en-CA"/>
              </w:rPr>
              <w:t>Syntax of text in character string properties SHOULD be formalised.</w:t>
            </w:r>
          </w:p>
        </w:tc>
      </w:tr>
    </w:tbl>
    <w:p w14:paraId="102EA0EA" w14:textId="77777777" w:rsidR="002C1116" w:rsidRPr="00804C60" w:rsidRDefault="002C1116" w:rsidP="002C1116">
      <w:pPr>
        <w:spacing w:after="120"/>
        <w:rPr>
          <w:color w:val="000000"/>
          <w:lang w:val="en-CA"/>
        </w:rPr>
      </w:pPr>
    </w:p>
    <w:p w14:paraId="67DFE921" w14:textId="77777777" w:rsidR="002C1116" w:rsidRDefault="002C1116" w:rsidP="002C1116">
      <w:pPr>
        <w:rPr>
          <w:color w:val="000000"/>
          <w:lang w:val="en-CA"/>
        </w:rPr>
      </w:pPr>
      <w:r w:rsidRPr="00804C60">
        <w:rPr>
          <w:color w:val="000000"/>
          <w:lang w:val="en-CA"/>
        </w:rPr>
        <w:t xml:space="preserve">Some string properties can be constructed using formal syntax, such as comma delimited list or any other text based structure (JSON for example).  </w:t>
      </w:r>
      <w:r w:rsidRPr="006D73F0">
        <w:rPr>
          <w:color w:val="000000"/>
          <w:lang w:val="en-CA"/>
        </w:rPr>
        <w:t>Where possible, t</w:t>
      </w:r>
      <w:r w:rsidRPr="00804C60">
        <w:rPr>
          <w:color w:val="000000"/>
          <w:lang w:val="en-CA"/>
        </w:rPr>
        <w:t xml:space="preserve">he </w:t>
      </w:r>
      <w:r w:rsidRPr="006D73F0">
        <w:rPr>
          <w:color w:val="000000"/>
          <w:lang w:val="en-CA"/>
        </w:rPr>
        <w:t>this</w:t>
      </w:r>
      <w:r w:rsidRPr="00804C60">
        <w:rPr>
          <w:color w:val="000000"/>
          <w:lang w:val="en-CA"/>
        </w:rPr>
        <w:t xml:space="preserve"> syntax SHOULD be formalised in a profile of this specification.</w:t>
      </w:r>
    </w:p>
    <w:p w14:paraId="13FF72B4" w14:textId="77777777" w:rsidR="002C1116" w:rsidRDefault="002C1116" w:rsidP="002C1116">
      <w:pPr>
        <w:pStyle w:val="Heading4"/>
        <w:rPr>
          <w:lang w:val="en-CA"/>
        </w:rPr>
      </w:pPr>
      <w:r>
        <w:rPr>
          <w:lang w:val="en-CA"/>
        </w:rPr>
        <w:t>Date and Time formatting</w:t>
      </w:r>
    </w:p>
    <w:p w14:paraId="49E02374" w14:textId="77777777" w:rsidR="002C1116" w:rsidRPr="001E7109" w:rsidRDefault="002C1116"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479C000" w14:textId="77777777" w:rsidTr="003811C7">
        <w:trPr>
          <w:cantSplit/>
        </w:trPr>
        <w:tc>
          <w:tcPr>
            <w:tcW w:w="4219" w:type="dxa"/>
            <w:tcBorders>
              <w:right w:val="nil"/>
            </w:tcBorders>
            <w:shd w:val="clear" w:color="auto" w:fill="auto"/>
          </w:tcPr>
          <w:p w14:paraId="36BCFE98" w14:textId="6D53F7C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/gsml4-lite/datetime</w:t>
            </w:r>
          </w:p>
        </w:tc>
        <w:tc>
          <w:tcPr>
            <w:tcW w:w="4678" w:type="dxa"/>
            <w:tcBorders>
              <w:left w:val="nil"/>
            </w:tcBorders>
            <w:shd w:val="clear" w:color="auto" w:fill="auto"/>
          </w:tcPr>
          <w:p w14:paraId="0B7FE4D0" w14:textId="77777777" w:rsidR="002C1116" w:rsidRPr="00D12552" w:rsidRDefault="002C1116" w:rsidP="003811C7">
            <w:pPr>
              <w:pStyle w:val="Tabletext10"/>
              <w:jc w:val="left"/>
              <w:rPr>
                <w:rStyle w:val="reqtext"/>
                <w:lang w:val="en-CA"/>
              </w:rPr>
            </w:pPr>
            <w:r>
              <w:rPr>
                <w:rStyle w:val="reqtext"/>
                <w:lang w:val="en-CA"/>
              </w:rPr>
              <w:t>Calendar date and time SHALL be formatted according to ISO 8601.</w:t>
            </w:r>
          </w:p>
        </w:tc>
      </w:tr>
    </w:tbl>
    <w:p w14:paraId="0DC7A1EF" w14:textId="77777777" w:rsidR="002C1116" w:rsidRDefault="002C1116" w:rsidP="002C1116">
      <w:pPr>
        <w:rPr>
          <w:lang w:val="en-CA"/>
        </w:rPr>
      </w:pPr>
    </w:p>
    <w:p w14:paraId="3E9C10CF" w14:textId="77777777" w:rsidR="002C1116" w:rsidRDefault="002C1116" w:rsidP="002C1116">
      <w:pPr>
        <w:rPr>
          <w:lang w:val="en-CA"/>
        </w:rPr>
      </w:pPr>
      <w:r>
        <w:rPr>
          <w:lang w:val="en-CA"/>
        </w:rPr>
        <w:t>All dates and times, excluding geological ages, shall be formatted using ISO 8601 format (YYYY-MM-DD).  When a time must be specified, time zone shall be provided.</w:t>
      </w:r>
    </w:p>
    <w:p w14:paraId="043DBDE1" w14:textId="77777777" w:rsidR="002C1116" w:rsidRDefault="002C1116" w:rsidP="002C1116">
      <w:pPr>
        <w:rPr>
          <w:lang w:val="en-CA"/>
        </w:rPr>
      </w:pPr>
      <w:r>
        <w:rPr>
          <w:lang w:val="en-CA"/>
        </w:rPr>
        <w:t>Examples:</w:t>
      </w:r>
    </w:p>
    <w:p w14:paraId="4FAA0AB3" w14:textId="77777777" w:rsidR="002C1116" w:rsidRDefault="002C1116" w:rsidP="00C44904">
      <w:pPr>
        <w:numPr>
          <w:ilvl w:val="0"/>
          <w:numId w:val="19"/>
        </w:numPr>
        <w:spacing w:after="0"/>
        <w:rPr>
          <w:lang w:val="en-CA"/>
        </w:rPr>
      </w:pPr>
      <w:r>
        <w:rPr>
          <w:lang w:val="en-CA"/>
        </w:rPr>
        <w:t>2016-01-05 (simple date)</w:t>
      </w:r>
    </w:p>
    <w:p w14:paraId="49694414" w14:textId="77777777" w:rsidR="002C1116" w:rsidRDefault="002C1116" w:rsidP="00C44904">
      <w:pPr>
        <w:numPr>
          <w:ilvl w:val="0"/>
          <w:numId w:val="19"/>
        </w:numPr>
        <w:spacing w:after="0"/>
        <w:rPr>
          <w:lang w:val="en-CA"/>
        </w:rPr>
      </w:pPr>
      <w:r>
        <w:rPr>
          <w:lang w:val="en-CA"/>
        </w:rPr>
        <w:t>2016-01-05T08:40:15-05 (time expressed for time zone GMT -5)</w:t>
      </w:r>
    </w:p>
    <w:p w14:paraId="66657EF1" w14:textId="77777777" w:rsidR="002C1116" w:rsidRDefault="002C1116" w:rsidP="00C44904">
      <w:pPr>
        <w:numPr>
          <w:ilvl w:val="0"/>
          <w:numId w:val="19"/>
        </w:numPr>
        <w:spacing w:after="0"/>
        <w:rPr>
          <w:lang w:val="en-CA"/>
        </w:rPr>
      </w:pPr>
      <w:r>
        <w:rPr>
          <w:lang w:val="en-CA"/>
        </w:rPr>
        <w:t>2016-01-05T13:40:15Z (same as above, but expressed in UTC a.k.a Zulu)</w:t>
      </w:r>
    </w:p>
    <w:p w14:paraId="5EC3CEEC" w14:textId="77777777" w:rsidR="002C1116" w:rsidRPr="001E7109" w:rsidRDefault="002C1116" w:rsidP="002C1116">
      <w:pPr>
        <w:rPr>
          <w:lang w:val="en-CA"/>
        </w:rPr>
      </w:pPr>
    </w:p>
    <w:p w14:paraId="18E618BE" w14:textId="77777777" w:rsidR="002C1116" w:rsidRDefault="002C1116" w:rsidP="002C1116">
      <w:pPr>
        <w:pStyle w:val="Heading4"/>
        <w:rPr>
          <w:lang w:val="en-CA"/>
        </w:rPr>
      </w:pPr>
      <w:r>
        <w:rPr>
          <w:lang w:val="en-CA"/>
        </w:rPr>
        <w:t>URI</w:t>
      </w:r>
    </w:p>
    <w:p w14:paraId="4E4FDECE" w14:textId="77777777" w:rsidR="002C1116" w:rsidRDefault="002C1116" w:rsidP="002C1116">
      <w:pPr>
        <w:rPr>
          <w:lang w:val="en-CA"/>
        </w:rPr>
      </w:pPr>
      <w:r>
        <w:rPr>
          <w:lang w:val="en-CA"/>
        </w:rPr>
        <w:t xml:space="preserve">Properties which names end with “_uri” shall contain a </w:t>
      </w:r>
      <w:r w:rsidRPr="001C232D">
        <w:rPr>
          <w:b/>
          <w:lang w:val="en-CA"/>
        </w:rPr>
        <w:t>single</w:t>
      </w:r>
      <w:r>
        <w:rPr>
          <w:lang w:val="en-CA"/>
        </w:rPr>
        <w:t xml:space="preserve"> absolute URI conformant to RFC 3986.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318E2B1" w14:textId="77777777" w:rsidTr="003811C7">
        <w:trPr>
          <w:cantSplit/>
        </w:trPr>
        <w:tc>
          <w:tcPr>
            <w:tcW w:w="4219" w:type="dxa"/>
            <w:tcBorders>
              <w:right w:val="nil"/>
            </w:tcBorders>
            <w:shd w:val="clear" w:color="auto" w:fill="auto"/>
          </w:tcPr>
          <w:p w14:paraId="69235E00" w14:textId="27BC80E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/gsml4-lite/uri</w:t>
            </w:r>
          </w:p>
        </w:tc>
        <w:tc>
          <w:tcPr>
            <w:tcW w:w="4678" w:type="dxa"/>
            <w:tcBorders>
              <w:left w:val="nil"/>
            </w:tcBorders>
            <w:shd w:val="clear" w:color="auto" w:fill="auto"/>
          </w:tcPr>
          <w:p w14:paraId="0CDA05B0" w14:textId="77777777" w:rsidR="002C1116" w:rsidRPr="00D12552" w:rsidRDefault="002C1116" w:rsidP="003811C7">
            <w:pPr>
              <w:pStyle w:val="Tabletext10"/>
              <w:jc w:val="left"/>
              <w:rPr>
                <w:rStyle w:val="reqtext"/>
                <w:lang w:val="en-CA"/>
              </w:rPr>
            </w:pPr>
            <w:r>
              <w:rPr>
                <w:rStyle w:val="reqtext"/>
                <w:lang w:val="en-CA"/>
              </w:rPr>
              <w:t xml:space="preserve">Properties which name end with “_uri” SHALL contain a string conformant to URI format as specified in RFC 3986. </w:t>
            </w:r>
          </w:p>
        </w:tc>
      </w:tr>
    </w:tbl>
    <w:p w14:paraId="59C4A29D" w14:textId="77777777" w:rsidR="002C1116" w:rsidRDefault="002C1116" w:rsidP="002C1116">
      <w:pPr>
        <w:rPr>
          <w:lang w:val="en-CA"/>
        </w:rPr>
      </w:pPr>
    </w:p>
    <w:p w14:paraId="679F4D01" w14:textId="77777777" w:rsidR="002C1116" w:rsidRPr="00A90399" w:rsidRDefault="002C1116" w:rsidP="002C1116">
      <w:pPr>
        <w:rPr>
          <w:lang w:val="en-CA"/>
        </w:rPr>
      </w:pPr>
      <w:r>
        <w:rPr>
          <w:lang w:val="en-CA"/>
        </w:rPr>
        <w:t>Properties containing a URI should, unless stated otherwise, resolve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0C330B" w14:textId="77777777" w:rsidTr="003811C7">
        <w:trPr>
          <w:cantSplit/>
        </w:trPr>
        <w:tc>
          <w:tcPr>
            <w:tcW w:w="4219" w:type="dxa"/>
            <w:tcBorders>
              <w:right w:val="nil"/>
            </w:tcBorders>
            <w:shd w:val="clear" w:color="auto" w:fill="auto"/>
          </w:tcPr>
          <w:p w14:paraId="655A15BF" w14:textId="0BD2792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/gsml4-lite/resolvable-uri</w:t>
            </w:r>
          </w:p>
        </w:tc>
        <w:tc>
          <w:tcPr>
            <w:tcW w:w="4678" w:type="dxa"/>
            <w:tcBorders>
              <w:left w:val="nil"/>
            </w:tcBorders>
            <w:shd w:val="clear" w:color="auto" w:fill="auto"/>
          </w:tcPr>
          <w:p w14:paraId="4C01404A" w14:textId="33F8DE4B" w:rsidR="002C1116" w:rsidRPr="00D12552" w:rsidRDefault="00585E84" w:rsidP="003811C7">
            <w:pPr>
              <w:pStyle w:val="Tabletext10"/>
              <w:jc w:val="left"/>
              <w:rPr>
                <w:rStyle w:val="reqtext"/>
                <w:lang w:val="en-CA"/>
              </w:rPr>
            </w:pPr>
            <w:r w:rsidRPr="00585E84">
              <w:rPr>
                <w:rStyle w:val="reqtext"/>
                <w:lang w:val="en-CA"/>
              </w:rPr>
              <w:t>Properties containing a valid URI SHOULD be dereferenceable.</w:t>
            </w:r>
          </w:p>
        </w:tc>
      </w:tr>
    </w:tbl>
    <w:p w14:paraId="5A0F16DE" w14:textId="77777777" w:rsidR="002C1116" w:rsidRDefault="002C1116" w:rsidP="002C1116">
      <w:pPr>
        <w:rPr>
          <w:color w:val="FF0000"/>
          <w:lang w:val="en-CA"/>
        </w:rPr>
      </w:pPr>
    </w:p>
    <w:p w14:paraId="0FED35BE" w14:textId="2FEAB9D6" w:rsidR="002C1116" w:rsidRPr="00722E9C" w:rsidRDefault="002C1116" w:rsidP="002C1116">
      <w:pPr>
        <w:keepNext/>
        <w:rPr>
          <w:rFonts w:cs="Arial"/>
          <w:b/>
          <w:noProof/>
          <w:szCs w:val="28"/>
          <w:lang w:val="en-CA" w:eastAsia="en-CA"/>
        </w:rPr>
      </w:pPr>
      <w:r w:rsidRPr="00722E9C">
        <w:rPr>
          <w:lang w:val="en-CA"/>
        </w:rPr>
        <w:lastRenderedPageBreak/>
        <w:t>Although many vocabulary terms are defined as URI, not all URI are actually supported by a formal Linked Open Data infrastructure.   URI are jus</w:t>
      </w:r>
      <w:r w:rsidR="00934F22" w:rsidRPr="00722E9C">
        <w:rPr>
          <w:lang w:val="en-CA"/>
        </w:rPr>
        <w:t>t convenient mechanism to build unique vocabulary identifiers</w:t>
      </w:r>
      <w:r w:rsidRPr="00722E9C">
        <w:rPr>
          <w:lang w:val="en-CA"/>
        </w:rPr>
        <w:t xml:space="preserve">.  Note that in some situations, some </w:t>
      </w:r>
      <w:r w:rsidR="000B31E6" w:rsidRPr="00722E9C">
        <w:rPr>
          <w:lang w:val="en-CA"/>
        </w:rPr>
        <w:t>“</w:t>
      </w:r>
      <w:r w:rsidRPr="00722E9C">
        <w:rPr>
          <w:lang w:val="en-CA"/>
        </w:rPr>
        <w:t>_uri</w:t>
      </w:r>
      <w:r w:rsidR="000B31E6" w:rsidRPr="00722E9C">
        <w:rPr>
          <w:lang w:val="en-CA"/>
        </w:rPr>
        <w:t>”</w:t>
      </w:r>
      <w:r w:rsidRPr="00722E9C">
        <w:rPr>
          <w:lang w:val="en-CA"/>
        </w:rPr>
        <w:t xml:space="preserve"> properties might require that the URI SHALL resolve to some valid content.  Those cases will be explicitly stated. Some community might create a profile of this requirements class and add more constrain</w:t>
      </w:r>
      <w:r w:rsidR="000B31E6" w:rsidRPr="00722E9C">
        <w:rPr>
          <w:lang w:val="en-CA"/>
        </w:rPr>
        <w:t>t</w:t>
      </w:r>
      <w:r w:rsidRPr="00722E9C">
        <w:rPr>
          <w:lang w:val="en-CA"/>
        </w:rPr>
        <w:t>s, such as mandatory resolution of the URI to one or more resources and impose mandatory mime-types (GeoSciML/XML or GeoSciML/GeoJSON).</w:t>
      </w:r>
    </w:p>
    <w:p w14:paraId="1A336D80" w14:textId="77777777" w:rsidR="002C1116" w:rsidRDefault="002C1116" w:rsidP="002C1116">
      <w:pPr>
        <w:keepNext/>
      </w:pPr>
    </w:p>
    <w:p w14:paraId="41FC992C" w14:textId="72C8CF4D" w:rsidR="002C1116" w:rsidRDefault="001E68E4" w:rsidP="002C1116">
      <w:pPr>
        <w:keepNext/>
      </w:pPr>
      <w:r>
        <w:rPr>
          <w:noProof/>
          <w:lang w:val="en-AU" w:eastAsia="en-AU"/>
        </w:rPr>
        <w:drawing>
          <wp:inline distT="0" distB="0" distL="0" distR="0" wp14:anchorId="07E1A022" wp14:editId="31DF2CC1">
            <wp:extent cx="5486400" cy="4127099"/>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486400" cy="4127099"/>
                    </a:xfrm>
                    <a:prstGeom prst="rect">
                      <a:avLst/>
                    </a:prstGeom>
                    <a:noFill/>
                    <a:ln>
                      <a:noFill/>
                    </a:ln>
                  </pic:spPr>
                </pic:pic>
              </a:graphicData>
            </a:graphic>
          </wp:inline>
        </w:drawing>
      </w:r>
    </w:p>
    <w:p w14:paraId="128D0660" w14:textId="77777777" w:rsidR="002C1116" w:rsidRDefault="002C1116" w:rsidP="002C1116">
      <w:pPr>
        <w:pStyle w:val="Caption"/>
      </w:pPr>
      <w:bookmarkStart w:id="940" w:name="_Ref456948412"/>
      <w:r>
        <w:t xml:space="preserve">Figure </w:t>
      </w:r>
      <w:r>
        <w:fldChar w:fldCharType="begin"/>
      </w:r>
      <w:r>
        <w:instrText xml:space="preserve"> SEQ Figure \* ARABIC </w:instrText>
      </w:r>
      <w:r>
        <w:fldChar w:fldCharType="separate"/>
      </w:r>
      <w:r w:rsidR="00AD44BE">
        <w:rPr>
          <w:noProof/>
        </w:rPr>
        <w:t>99</w:t>
      </w:r>
      <w:r>
        <w:fldChar w:fldCharType="end"/>
      </w:r>
      <w:bookmarkEnd w:id="940"/>
      <w:r>
        <w:t xml:space="preserve"> </w:t>
      </w:r>
      <w:r w:rsidRPr="00BA08CB">
        <w:t xml:space="preserve">GeoSciML </w:t>
      </w:r>
      <w:r>
        <w:t>lite</w:t>
      </w:r>
      <w:r w:rsidRPr="00BA08CB">
        <w:t xml:space="preserve"> </w:t>
      </w:r>
      <w:r>
        <w:t>feature types.</w:t>
      </w:r>
    </w:p>
    <w:p w14:paraId="473A5F1A" w14:textId="11E0A94A" w:rsidR="002C1116" w:rsidRPr="008246C7" w:rsidRDefault="004C22C2" w:rsidP="002C1116">
      <w:r>
        <w:fldChar w:fldCharType="begin"/>
      </w:r>
      <w:r>
        <w:instrText xml:space="preserve"> REF _Ref456948412 \h </w:instrText>
      </w:r>
      <w:r>
        <w:fldChar w:fldCharType="separate"/>
      </w:r>
      <w:r w:rsidR="00AD44BE">
        <w:t xml:space="preserve">Figure </w:t>
      </w:r>
      <w:r w:rsidR="00AD44BE">
        <w:rPr>
          <w:noProof/>
        </w:rPr>
        <w:t>99</w:t>
      </w:r>
      <w:r>
        <w:fldChar w:fldCharType="end"/>
      </w:r>
      <w:r>
        <w:t xml:space="preserve"> </w:t>
      </w:r>
      <w:r w:rsidR="002C1116">
        <w:t xml:space="preserve">shows the 7 lite feature types supported by GeoSciML 4.1.  Each feature type is equivalent to a layer in a GIS or a Web Map Service.  </w:t>
      </w:r>
    </w:p>
    <w:p w14:paraId="255F3433" w14:textId="77777777" w:rsidR="002C1116" w:rsidRDefault="002C1116" w:rsidP="002C1116">
      <w:pPr>
        <w:pStyle w:val="Heading4"/>
        <w:rPr>
          <w:lang w:val="en-CA"/>
        </w:rPr>
      </w:pPr>
      <w:r>
        <w:rPr>
          <w:lang w:val="en-CA"/>
        </w:rPr>
        <w:t>User defined properties</w:t>
      </w:r>
    </w:p>
    <w:p w14:paraId="50625481" w14:textId="77777777" w:rsidR="002C1116" w:rsidRDefault="002C1116" w:rsidP="002C1116">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E46A1EC" w14:textId="77777777" w:rsidTr="003811C7">
        <w:trPr>
          <w:cantSplit/>
        </w:trPr>
        <w:tc>
          <w:tcPr>
            <w:tcW w:w="4219" w:type="dxa"/>
            <w:tcBorders>
              <w:right w:val="nil"/>
            </w:tcBorders>
            <w:shd w:val="clear" w:color="auto" w:fill="auto"/>
          </w:tcPr>
          <w:p w14:paraId="6750B9BE" w14:textId="12D2EBA0" w:rsidR="002C1116" w:rsidRPr="00D12552" w:rsidRDefault="002C1418" w:rsidP="003811C7">
            <w:pPr>
              <w:pStyle w:val="Tabletext10"/>
              <w:rPr>
                <w:rStyle w:val="requri"/>
                <w:lang w:val="en-CA"/>
              </w:rPr>
            </w:pPr>
            <w:r>
              <w:rPr>
                <w:rStyle w:val="requri"/>
                <w:lang w:val="en-CA"/>
              </w:rPr>
              <w:t>/req</w:t>
            </w:r>
            <w:r w:rsidR="002C1116">
              <w:rPr>
                <w:rStyle w:val="requri"/>
                <w:lang w:val="en-CA"/>
              </w:rPr>
              <w:t>/gsml4-lite/user-defined</w:t>
            </w:r>
          </w:p>
        </w:tc>
        <w:tc>
          <w:tcPr>
            <w:tcW w:w="4678" w:type="dxa"/>
            <w:tcBorders>
              <w:left w:val="nil"/>
            </w:tcBorders>
            <w:shd w:val="clear" w:color="auto" w:fill="auto"/>
          </w:tcPr>
          <w:p w14:paraId="1EF2A8E8" w14:textId="77777777" w:rsidR="002C1116" w:rsidRPr="00D12552" w:rsidRDefault="002C1116" w:rsidP="003811C7">
            <w:pPr>
              <w:pStyle w:val="Tabletext10"/>
              <w:jc w:val="left"/>
              <w:rPr>
                <w:rStyle w:val="reqtext"/>
                <w:lang w:val="en-CA"/>
              </w:rPr>
            </w:pPr>
            <w:r>
              <w:rPr>
                <w:rStyle w:val="reqtext"/>
                <w:lang w:val="en-CA"/>
              </w:rPr>
              <w:t>Features delivered with user defined properties SHALL be conformant to GML Simple Feature Level 0.</w:t>
            </w:r>
          </w:p>
        </w:tc>
      </w:tr>
    </w:tbl>
    <w:p w14:paraId="56BECC2D" w14:textId="77777777" w:rsidR="002C1116" w:rsidRDefault="002C1116" w:rsidP="002C1116"/>
    <w:p w14:paraId="01B5CA26" w14:textId="0EF2AF05" w:rsidR="00AA18BE" w:rsidRDefault="002C1116" w:rsidP="002C1116">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ADDE652" w14:textId="77777777" w:rsidR="00585E84" w:rsidRDefault="00585E84" w:rsidP="00585E84">
      <w:pPr>
        <w:pStyle w:val="Heading4"/>
      </w:pPr>
      <w:r>
        <w:t>i</w:t>
      </w:r>
      <w:r w:rsidRPr="00D970E9">
        <w:t>dentifier</w:t>
      </w:r>
    </w:p>
    <w:p w14:paraId="4DD9995A" w14:textId="77777777" w:rsidR="00585E84" w:rsidRDefault="00585E84" w:rsidP="00585E84"/>
    <w:p w14:paraId="2FDCE910" w14:textId="0794C5B8" w:rsidR="00585E84" w:rsidRDefault="00585E84" w:rsidP="00585E84">
      <w:pPr>
        <w:rPr>
          <w:lang w:val="en-CA"/>
        </w:rPr>
      </w:pPr>
      <w:r w:rsidRPr="00D970E9">
        <w:t xml:space="preserve">Globally unique </w:t>
      </w:r>
      <w:r w:rsidRPr="00F16431">
        <w:rPr>
          <w:rStyle w:val="Entity"/>
        </w:rPr>
        <w:t>identifier:Primitive::CharacterString</w:t>
      </w:r>
      <w:r>
        <w:t xml:space="preserve"> shall uniquely identifies a tuple within the dataset</w:t>
      </w:r>
      <w:r>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7E958695" w14:textId="77777777" w:rsidTr="00371D79">
        <w:trPr>
          <w:cantSplit/>
        </w:trPr>
        <w:tc>
          <w:tcPr>
            <w:tcW w:w="4219" w:type="dxa"/>
            <w:tcBorders>
              <w:right w:val="nil"/>
            </w:tcBorders>
            <w:shd w:val="clear" w:color="auto" w:fill="auto"/>
          </w:tcPr>
          <w:p w14:paraId="48E5DCB5" w14:textId="5E128568" w:rsidR="00585E84" w:rsidRPr="00585E84" w:rsidRDefault="00585E84" w:rsidP="00371D79">
            <w:pPr>
              <w:pStyle w:val="Tabletext10"/>
              <w:rPr>
                <w:rStyle w:val="requri"/>
                <w:noProof/>
                <w:lang w:val="fr-CA"/>
              </w:rPr>
            </w:pPr>
            <w:r w:rsidRPr="00585E84">
              <w:rPr>
                <w:rStyle w:val="requri"/>
                <w:noProof/>
                <w:lang w:val="fr-CA"/>
              </w:rPr>
              <w:t>/req/gsml4-lite/identifier-unique</w:t>
            </w:r>
          </w:p>
        </w:tc>
        <w:tc>
          <w:tcPr>
            <w:tcW w:w="4678" w:type="dxa"/>
            <w:tcBorders>
              <w:left w:val="nil"/>
            </w:tcBorders>
            <w:shd w:val="clear" w:color="auto" w:fill="auto"/>
          </w:tcPr>
          <w:p w14:paraId="3550FA0D" w14:textId="77777777" w:rsidR="00585E84" w:rsidRPr="00D12552" w:rsidRDefault="00585E84" w:rsidP="00371D79">
            <w:pPr>
              <w:pStyle w:val="Tabletext10"/>
              <w:jc w:val="left"/>
              <w:rPr>
                <w:rStyle w:val="reqtext"/>
                <w:lang w:val="en-CA"/>
              </w:rPr>
            </w:pPr>
            <w:r>
              <w:rPr>
                <w:rStyle w:val="reqtext"/>
                <w:lang w:val="en-CA"/>
              </w:rPr>
              <w:t>Identifier SHALL be unique to a dataset.</w:t>
            </w:r>
          </w:p>
        </w:tc>
      </w:tr>
    </w:tbl>
    <w:p w14:paraId="788ED713" w14:textId="77777777" w:rsidR="00585E84" w:rsidRDefault="00585E84" w:rsidP="002C1116"/>
    <w:p w14:paraId="1516B4CA" w14:textId="198992D6" w:rsidR="00585E84" w:rsidRDefault="00585E84" w:rsidP="002C1116">
      <w:r>
        <w:t>Identifiers shall be formatted as URI according to RFC 3986.</w:t>
      </w:r>
      <w:r w:rsidR="005820FF">
        <w:t xml:space="preserve">  This URI could be use to access more detailed, such as a GeoSciML Basic, representation of the 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85E84" w:rsidRPr="00D12552" w14:paraId="57B1780C" w14:textId="77777777" w:rsidTr="00371D79">
        <w:trPr>
          <w:cantSplit/>
        </w:trPr>
        <w:tc>
          <w:tcPr>
            <w:tcW w:w="4219" w:type="dxa"/>
            <w:tcBorders>
              <w:right w:val="nil"/>
            </w:tcBorders>
            <w:shd w:val="clear" w:color="auto" w:fill="auto"/>
          </w:tcPr>
          <w:p w14:paraId="183C89CC" w14:textId="357E2942" w:rsidR="00585E84" w:rsidRPr="00585E84" w:rsidRDefault="00585E84" w:rsidP="00585E84">
            <w:pPr>
              <w:pStyle w:val="Tabletext10"/>
              <w:rPr>
                <w:rStyle w:val="requri"/>
                <w:noProof/>
                <w:lang w:val="fr-CA"/>
              </w:rPr>
            </w:pPr>
            <w:r w:rsidRPr="00585E84">
              <w:rPr>
                <w:rStyle w:val="requri"/>
                <w:noProof/>
                <w:lang w:val="fr-CA"/>
              </w:rPr>
              <w:t>/req/gsml4-lite/identifier-</w:t>
            </w:r>
            <w:r>
              <w:rPr>
                <w:rStyle w:val="requri"/>
                <w:noProof/>
                <w:lang w:val="fr-CA"/>
              </w:rPr>
              <w:t>URI</w:t>
            </w:r>
          </w:p>
        </w:tc>
        <w:tc>
          <w:tcPr>
            <w:tcW w:w="4678" w:type="dxa"/>
            <w:tcBorders>
              <w:left w:val="nil"/>
            </w:tcBorders>
            <w:shd w:val="clear" w:color="auto" w:fill="auto"/>
          </w:tcPr>
          <w:p w14:paraId="657F1765" w14:textId="33624B31" w:rsidR="00585E84" w:rsidRPr="00D12552" w:rsidRDefault="00585E84" w:rsidP="00585E84">
            <w:pPr>
              <w:pStyle w:val="Tabletext10"/>
              <w:jc w:val="left"/>
              <w:rPr>
                <w:rStyle w:val="reqtext"/>
                <w:lang w:val="en-CA"/>
              </w:rPr>
            </w:pPr>
            <w:r>
              <w:rPr>
                <w:rStyle w:val="reqtext"/>
                <w:lang w:val="en-CA"/>
              </w:rPr>
              <w:t>Identifiers SHALL be formatted as URI according to RFC 3986.</w:t>
            </w:r>
          </w:p>
        </w:tc>
      </w:tr>
    </w:tbl>
    <w:p w14:paraId="232253DF" w14:textId="77777777" w:rsidR="00585E84" w:rsidRPr="00585E84" w:rsidRDefault="00585E84" w:rsidP="002C1116"/>
    <w:p w14:paraId="063226DB" w14:textId="77777777" w:rsidR="002C1116" w:rsidRPr="00D14AF0" w:rsidRDefault="002C1116" w:rsidP="002C1116">
      <w:pPr>
        <w:pStyle w:val="Heading3"/>
      </w:pPr>
      <w:bookmarkStart w:id="941" w:name="_Toc458154248"/>
      <w:r w:rsidRPr="00D14AF0">
        <w:t>GeologicUnitView</w:t>
      </w:r>
      <w:bookmarkEnd w:id="941"/>
    </w:p>
    <w:p w14:paraId="4D094A58" w14:textId="77777777" w:rsidR="002C1116" w:rsidRDefault="002C1116" w:rsidP="002C1116">
      <w:pPr>
        <w:rPr>
          <w:lang w:val="en-CA"/>
        </w:rPr>
      </w:pPr>
    </w:p>
    <w:p w14:paraId="7875E0F1" w14:textId="77777777" w:rsidR="002C1116" w:rsidRDefault="002C1116" w:rsidP="002C1116">
      <w:pPr>
        <w:keepNext/>
        <w:jc w:val="center"/>
      </w:pPr>
      <w:r>
        <w:rPr>
          <w:noProof/>
          <w:lang w:val="en-AU" w:eastAsia="en-AU"/>
        </w:rPr>
        <w:lastRenderedPageBreak/>
        <w:drawing>
          <wp:inline distT="0" distB="0" distL="0" distR="0" wp14:anchorId="4119B401" wp14:editId="121B500D">
            <wp:extent cx="2990850" cy="39814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43689F"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100</w:t>
      </w:r>
      <w:r w:rsidRPr="00F8032B">
        <w:rPr>
          <w:color w:val="auto"/>
        </w:rPr>
        <w:fldChar w:fldCharType="end"/>
      </w:r>
      <w:r w:rsidRPr="00F8032B">
        <w:rPr>
          <w:color w:val="auto"/>
        </w:rPr>
        <w:t xml:space="preserve">: GeologicUnitView </w:t>
      </w:r>
      <w:r>
        <w:rPr>
          <w:color w:val="auto"/>
        </w:rPr>
        <w:t>feature type.</w:t>
      </w:r>
    </w:p>
    <w:p w14:paraId="7E118B54" w14:textId="77777777" w:rsidR="002C1116" w:rsidRDefault="002C1116" w:rsidP="002C1116">
      <w:r w:rsidRPr="00F16431">
        <w:rPr>
          <w:rStyle w:val="Entity"/>
        </w:rPr>
        <w:t>GeologicUnitView</w:t>
      </w:r>
      <w:r>
        <w:t xml:space="preserve"> is a simplified view of a GeoSciML </w:t>
      </w:r>
      <w:r w:rsidRPr="00F16431">
        <w:rPr>
          <w:rStyle w:val="Entity"/>
        </w:rPr>
        <w:t>GeologicUnit</w:t>
      </w:r>
      <w:r>
        <w:t xml:space="preserve">.  In GeoSciML terms this will be an instance of a </w:t>
      </w:r>
      <w:r w:rsidRPr="00F16431">
        <w:rPr>
          <w:rStyle w:val="Entity"/>
        </w:rPr>
        <w:t>MappedFeature</w:t>
      </w:r>
      <w:r>
        <w:t xml:space="preserve"> with key property values from the associated </w:t>
      </w:r>
      <w:r w:rsidRPr="00F16431">
        <w:rPr>
          <w:rStyle w:val="Entity"/>
        </w:rPr>
        <w:t>GeologicUnit</w:t>
      </w:r>
      <w:r>
        <w:t xml:space="preserv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21B011E" w14:textId="77777777" w:rsidR="002C1116" w:rsidRDefault="002C1116" w:rsidP="002C1116">
      <w:pPr>
        <w:pStyle w:val="Heading4"/>
      </w:pPr>
      <w:r>
        <w:t>Mapping</w:t>
      </w:r>
    </w:p>
    <w:p w14:paraId="61068914" w14:textId="77777777" w:rsidR="002C1116" w:rsidRPr="00ED1DE6" w:rsidRDefault="002C1116" w:rsidP="002C1116"/>
    <w:p w14:paraId="52C5B269" w14:textId="77777777" w:rsidR="002C1116" w:rsidRDefault="002C1116" w:rsidP="002C1116"/>
    <w:tbl>
      <w:tblPr>
        <w:tblStyle w:val="LightShading"/>
        <w:tblW w:w="5000" w:type="pct"/>
        <w:tblLook w:val="04A0" w:firstRow="1" w:lastRow="0" w:firstColumn="1" w:lastColumn="0" w:noHBand="0" w:noVBand="1"/>
      </w:tblPr>
      <w:tblGrid>
        <w:gridCol w:w="2679"/>
        <w:gridCol w:w="6177"/>
      </w:tblGrid>
      <w:tr w:rsidR="002C1116" w:rsidRPr="002D68FE" w14:paraId="28094D83" w14:textId="77777777" w:rsidTr="00501FA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tcPr>
          <w:p w14:paraId="055A5771" w14:textId="77777777" w:rsidR="002C1116" w:rsidRPr="002D68FE" w:rsidRDefault="002C1116" w:rsidP="003811C7">
            <w:pPr>
              <w:rPr>
                <w:rFonts w:ascii="Consolas" w:hAnsi="Consolas" w:cs="Consolas"/>
                <w:b w:val="0"/>
                <w:sz w:val="18"/>
                <w:szCs w:val="18"/>
              </w:rPr>
            </w:pPr>
            <w:r w:rsidRPr="002D68FE">
              <w:rPr>
                <w:rFonts w:ascii="Consolas" w:hAnsi="Consolas" w:cs="Consolas"/>
                <w:b w:val="0"/>
                <w:sz w:val="18"/>
                <w:szCs w:val="18"/>
              </w:rPr>
              <w:t>Property</w:t>
            </w:r>
          </w:p>
        </w:tc>
        <w:tc>
          <w:tcPr>
            <w:tcW w:w="5946" w:type="dxa"/>
            <w:noWrap/>
          </w:tcPr>
          <w:p w14:paraId="75D92FBD" w14:textId="77777777" w:rsidR="002C1116" w:rsidRPr="002D68FE" w:rsidRDefault="002C1116" w:rsidP="003811C7">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Pr>
                <w:rFonts w:ascii="Consolas" w:hAnsi="Consolas" w:cs="Consolas"/>
                <w:b w:val="0"/>
                <w:sz w:val="18"/>
                <w:szCs w:val="18"/>
              </w:rPr>
              <w:t xml:space="preserve"> from </w:t>
            </w:r>
            <w:r w:rsidRPr="00F16431">
              <w:rPr>
                <w:rStyle w:val="Entity"/>
              </w:rPr>
              <w:t>MappedFeature</w:t>
            </w:r>
          </w:p>
        </w:tc>
      </w:tr>
      <w:tr w:rsidR="002C1116" w:rsidRPr="002D68FE" w14:paraId="73C2E2C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F6B24" w14:textId="40CB4A00" w:rsidR="002C1116" w:rsidRPr="002D68FE" w:rsidRDefault="00005D4F" w:rsidP="003811C7">
            <w:pPr>
              <w:spacing w:after="0"/>
              <w:rPr>
                <w:rFonts w:ascii="Consolas" w:hAnsi="Consolas" w:cs="Consolas"/>
                <w:sz w:val="18"/>
                <w:szCs w:val="18"/>
              </w:rPr>
            </w:pPr>
            <w:r>
              <w:rPr>
                <w:rFonts w:ascii="Consolas" w:hAnsi="Consolas" w:cs="Consolas"/>
                <w:sz w:val="18"/>
                <w:szCs w:val="18"/>
              </w:rPr>
              <w:t>i</w:t>
            </w:r>
            <w:r w:rsidR="002C1116" w:rsidRPr="002D68FE">
              <w:rPr>
                <w:rFonts w:ascii="Consolas" w:hAnsi="Consolas" w:cs="Consolas"/>
                <w:sz w:val="18"/>
                <w:szCs w:val="18"/>
              </w:rPr>
              <w:t>dentifier</w:t>
            </w:r>
          </w:p>
        </w:tc>
        <w:tc>
          <w:tcPr>
            <w:tcW w:w="5946" w:type="dxa"/>
            <w:noWrap/>
            <w:hideMark/>
          </w:tcPr>
          <w:p w14:paraId="06EE01A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2D68FE" w14:paraId="0EC71E72"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683989C" w14:textId="0055EF6A" w:rsidR="002C1116" w:rsidRPr="002D68FE" w:rsidRDefault="00005D4F" w:rsidP="003811C7">
            <w:pPr>
              <w:spacing w:after="0"/>
              <w:rPr>
                <w:rFonts w:ascii="Consolas" w:hAnsi="Consolas" w:cs="Consolas"/>
                <w:sz w:val="18"/>
                <w:szCs w:val="18"/>
              </w:rPr>
            </w:pPr>
            <w:r>
              <w:rPr>
                <w:rFonts w:ascii="Consolas" w:hAnsi="Consolas" w:cs="Consolas"/>
                <w:sz w:val="18"/>
                <w:szCs w:val="18"/>
              </w:rPr>
              <w:t>n</w:t>
            </w:r>
            <w:r w:rsidR="002C1116" w:rsidRPr="002D68FE">
              <w:rPr>
                <w:rFonts w:ascii="Consolas" w:hAnsi="Consolas" w:cs="Consolas"/>
                <w:sz w:val="18"/>
                <w:szCs w:val="18"/>
              </w:rPr>
              <w:t>ame</w:t>
            </w:r>
          </w:p>
        </w:tc>
        <w:tc>
          <w:tcPr>
            <w:tcW w:w="5946" w:type="dxa"/>
            <w:noWrap/>
            <w:hideMark/>
          </w:tcPr>
          <w:p w14:paraId="51824CB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specification:GeologicUnit::name 1</w:t>
            </w:r>
          </w:p>
        </w:tc>
      </w:tr>
      <w:tr w:rsidR="002C1116" w:rsidRPr="002D68FE" w14:paraId="751E7EA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7E7B3D7" w14:textId="37650B51" w:rsidR="002C1116" w:rsidRPr="002D68FE" w:rsidRDefault="00005D4F" w:rsidP="003811C7">
            <w:pPr>
              <w:spacing w:after="0"/>
              <w:rPr>
                <w:rFonts w:ascii="Consolas" w:hAnsi="Consolas" w:cs="Consolas"/>
                <w:sz w:val="18"/>
                <w:szCs w:val="18"/>
              </w:rPr>
            </w:pPr>
            <w:r>
              <w:rPr>
                <w:rFonts w:ascii="Consolas" w:hAnsi="Consolas" w:cs="Consolas"/>
                <w:sz w:val="18"/>
                <w:szCs w:val="18"/>
              </w:rPr>
              <w:t>d</w:t>
            </w:r>
            <w:r w:rsidR="002C1116" w:rsidRPr="002D68FE">
              <w:rPr>
                <w:rFonts w:ascii="Consolas" w:hAnsi="Consolas" w:cs="Consolas"/>
                <w:sz w:val="18"/>
                <w:szCs w:val="18"/>
              </w:rPr>
              <w:t>escription</w:t>
            </w:r>
          </w:p>
        </w:tc>
        <w:tc>
          <w:tcPr>
            <w:tcW w:w="5946" w:type="dxa"/>
            <w:noWrap/>
            <w:hideMark/>
          </w:tcPr>
          <w:p w14:paraId="5EEAE9F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specification:GeologicUnit::description </w:t>
            </w:r>
          </w:p>
        </w:tc>
      </w:tr>
      <w:tr w:rsidR="002C1116" w:rsidRPr="002D68FE" w14:paraId="40A34DA6"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DEE737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w:t>
            </w:r>
          </w:p>
        </w:tc>
        <w:tc>
          <w:tcPr>
            <w:tcW w:w="5946" w:type="dxa"/>
            <w:noWrap/>
            <w:hideMark/>
          </w:tcPr>
          <w:p w14:paraId="2FCF5958"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specification:GeologicUnit::geologicUnitType 2</w:t>
            </w:r>
          </w:p>
        </w:tc>
      </w:tr>
      <w:tr w:rsidR="002C1116" w:rsidRPr="002D68FE" w14:paraId="20C90F3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3E6BA7C" w14:textId="759AC975" w:rsidR="002C1116" w:rsidRPr="002D68FE" w:rsidRDefault="00005D4F" w:rsidP="003811C7">
            <w:pPr>
              <w:spacing w:after="0"/>
              <w:rPr>
                <w:rFonts w:ascii="Consolas" w:hAnsi="Consolas" w:cs="Consolas"/>
                <w:sz w:val="18"/>
                <w:szCs w:val="18"/>
              </w:rPr>
            </w:pPr>
            <w:r>
              <w:rPr>
                <w:rFonts w:ascii="Consolas" w:hAnsi="Consolas" w:cs="Consolas"/>
                <w:sz w:val="18"/>
                <w:szCs w:val="18"/>
              </w:rPr>
              <w:t>r</w:t>
            </w:r>
            <w:r w:rsidR="002C1116" w:rsidRPr="002D68FE">
              <w:rPr>
                <w:rFonts w:ascii="Consolas" w:hAnsi="Consolas" w:cs="Consolas"/>
                <w:sz w:val="18"/>
                <w:szCs w:val="18"/>
              </w:rPr>
              <w:t>ank</w:t>
            </w:r>
          </w:p>
        </w:tc>
        <w:tc>
          <w:tcPr>
            <w:tcW w:w="5946" w:type="dxa"/>
            <w:noWrap/>
            <w:hideMark/>
          </w:tcPr>
          <w:p w14:paraId="558D177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specification:GeologicUnit::rank 2</w:t>
            </w:r>
          </w:p>
        </w:tc>
      </w:tr>
      <w:tr w:rsidR="002C1116" w:rsidRPr="002D68FE" w14:paraId="7B1325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C595731" w14:textId="10D230B6" w:rsidR="002C1116" w:rsidRPr="002D68FE" w:rsidRDefault="00005D4F" w:rsidP="003811C7">
            <w:pPr>
              <w:spacing w:after="0"/>
              <w:rPr>
                <w:rFonts w:ascii="Consolas" w:hAnsi="Consolas" w:cs="Consolas"/>
                <w:sz w:val="18"/>
                <w:szCs w:val="18"/>
              </w:rPr>
            </w:pPr>
            <w:r>
              <w:rPr>
                <w:rFonts w:ascii="Consolas" w:hAnsi="Consolas" w:cs="Consolas"/>
                <w:sz w:val="18"/>
                <w:szCs w:val="18"/>
              </w:rPr>
              <w:t>l</w:t>
            </w:r>
            <w:r w:rsidR="002C1116" w:rsidRPr="002D68FE">
              <w:rPr>
                <w:rFonts w:ascii="Consolas" w:hAnsi="Consolas" w:cs="Consolas"/>
                <w:sz w:val="18"/>
                <w:szCs w:val="18"/>
              </w:rPr>
              <w:t>ithology</w:t>
            </w:r>
          </w:p>
        </w:tc>
        <w:tc>
          <w:tcPr>
            <w:tcW w:w="5946" w:type="dxa"/>
            <w:noWrap/>
            <w:hideMark/>
          </w:tcPr>
          <w:p w14:paraId="6A72E51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54CA971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1 2</w:t>
            </w:r>
          </w:p>
        </w:tc>
      </w:tr>
      <w:tr w:rsidR="002C1116" w:rsidRPr="002D68FE" w14:paraId="717BCA8B"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8A57CE8"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lastRenderedPageBreak/>
              <w:t>geologicHistory</w:t>
            </w:r>
          </w:p>
        </w:tc>
        <w:tc>
          <w:tcPr>
            <w:tcW w:w="5946" w:type="dxa"/>
            <w:noWrap/>
            <w:hideMark/>
          </w:tcPr>
          <w:p w14:paraId="6FB59F0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25A2CC1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GeologicEvent/description 1</w:t>
            </w:r>
          </w:p>
        </w:tc>
      </w:tr>
      <w:tr w:rsidR="002C1116" w:rsidRPr="002D68FE" w14:paraId="06B440F0"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351627F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numericOlderAge</w:t>
            </w:r>
          </w:p>
        </w:tc>
        <w:tc>
          <w:tcPr>
            <w:tcW w:w="5946" w:type="dxa"/>
            <w:noWrap/>
            <w:hideMark/>
          </w:tcPr>
          <w:p w14:paraId="2E06FC5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5D0AE9B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GeologicEvent:NumericAge::olderBoundAge:Quantity::value 1</w:t>
            </w:r>
          </w:p>
        </w:tc>
      </w:tr>
      <w:tr w:rsidR="002C1116" w:rsidRPr="002D68FE" w14:paraId="473D558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C2BE08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numericYoungerAge</w:t>
            </w:r>
          </w:p>
        </w:tc>
        <w:tc>
          <w:tcPr>
            <w:tcW w:w="5946" w:type="dxa"/>
            <w:noWrap/>
            <w:hideMark/>
          </w:tcPr>
          <w:p w14:paraId="4A523EE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5043771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GeologicEvent:NumericAge::youngerBoundAge:Quantity::value 1</w:t>
            </w:r>
          </w:p>
        </w:tc>
      </w:tr>
      <w:tr w:rsidR="002C1116" w:rsidRPr="002D68FE" w14:paraId="4527BDF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707B6A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observationMethod</w:t>
            </w:r>
          </w:p>
        </w:tc>
        <w:tc>
          <w:tcPr>
            <w:tcW w:w="5946" w:type="dxa"/>
            <w:noWrap/>
            <w:hideMark/>
          </w:tcPr>
          <w:p w14:paraId="1DF7C40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specification:GeologicUnit::observationMethod:Category::value 1 2</w:t>
            </w:r>
          </w:p>
        </w:tc>
      </w:tr>
      <w:tr w:rsidR="002C1116" w:rsidRPr="002D68FE" w14:paraId="78CA058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20B0B2B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positionalAccuracy</w:t>
            </w:r>
          </w:p>
        </w:tc>
        <w:tc>
          <w:tcPr>
            <w:tcW w:w="5946" w:type="dxa"/>
            <w:noWrap/>
            <w:hideMark/>
          </w:tcPr>
          <w:p w14:paraId="35C59AA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 xml:space="preserve">positionalAccuracy:Quantity::value </w:t>
            </w:r>
          </w:p>
        </w:tc>
      </w:tr>
      <w:tr w:rsidR="002C1116" w:rsidRPr="002D68FE" w14:paraId="002B7D3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941F8BB" w14:textId="1BF6C84C"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ource</w:t>
            </w:r>
          </w:p>
        </w:tc>
        <w:tc>
          <w:tcPr>
            <w:tcW w:w="5946" w:type="dxa"/>
            <w:noWrap/>
            <w:hideMark/>
          </w:tcPr>
          <w:p w14:paraId="72F01A3D"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specification:GeologicUnit::metaDataProperty(…):CI_Citation 1</w:t>
            </w:r>
          </w:p>
        </w:tc>
      </w:tr>
      <w:tr w:rsidR="002C1116" w:rsidRPr="002D68FE" w14:paraId="49440790"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F6E6AFD"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geologicUnitType_uri</w:t>
            </w:r>
          </w:p>
        </w:tc>
        <w:tc>
          <w:tcPr>
            <w:tcW w:w="5946" w:type="dxa"/>
            <w:noWrap/>
            <w:hideMark/>
          </w:tcPr>
          <w:p w14:paraId="6A0B298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specification:GeologicUnit::geologicUnitType 3</w:t>
            </w:r>
          </w:p>
        </w:tc>
      </w:tr>
      <w:tr w:rsidR="002C1116" w:rsidRPr="002D68FE" w14:paraId="538D86DF"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1E3070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representativeLithology_uri</w:t>
            </w:r>
          </w:p>
        </w:tc>
        <w:tc>
          <w:tcPr>
            <w:tcW w:w="5946" w:type="dxa"/>
            <w:noWrap/>
            <w:hideMark/>
          </w:tcPr>
          <w:p w14:paraId="0D90E6E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specification:GeologicUnit::composition:</w:t>
            </w:r>
          </w:p>
          <w:p w14:paraId="0AF77D4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CompositionPart::material:RockMaterial::lithology 3</w:t>
            </w:r>
          </w:p>
        </w:tc>
      </w:tr>
      <w:tr w:rsidR="002C1116" w:rsidRPr="002D68FE" w14:paraId="2D487D54"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77C0BCC"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representativeAge_uri</w:t>
            </w:r>
          </w:p>
        </w:tc>
        <w:tc>
          <w:tcPr>
            <w:tcW w:w="5946" w:type="dxa"/>
            <w:noWrap/>
            <w:hideMark/>
          </w:tcPr>
          <w:p w14:paraId="6CDD9BC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0CAEE9B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 3</w:t>
            </w:r>
          </w:p>
        </w:tc>
      </w:tr>
      <w:tr w:rsidR="002C1116" w:rsidRPr="002D68FE" w14:paraId="307768F5"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50FCB85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representativeOlderAge_uri</w:t>
            </w:r>
          </w:p>
        </w:tc>
        <w:tc>
          <w:tcPr>
            <w:tcW w:w="5946" w:type="dxa"/>
            <w:noWrap/>
            <w:hideMark/>
          </w:tcPr>
          <w:p w14:paraId="0A37A2C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specification:GeologicUnit::geologicHistory:</w:t>
            </w:r>
          </w:p>
          <w:p w14:paraId="136BFA8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GeologicEvent::youngerNamedAge 3</w:t>
            </w:r>
          </w:p>
        </w:tc>
      </w:tr>
      <w:tr w:rsidR="002C1116" w:rsidRPr="002D68FE" w14:paraId="784313A6"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70025D43"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representativeYoungerAge_uri</w:t>
            </w:r>
          </w:p>
        </w:tc>
        <w:tc>
          <w:tcPr>
            <w:tcW w:w="5946" w:type="dxa"/>
            <w:noWrap/>
            <w:hideMark/>
          </w:tcPr>
          <w:p w14:paraId="25C0C08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specification:GeologicUnit::geologicHistory:</w:t>
            </w:r>
          </w:p>
          <w:p w14:paraId="6EA62E1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GeologicEvent::olderNamedAge 3</w:t>
            </w:r>
          </w:p>
        </w:tc>
      </w:tr>
      <w:tr w:rsidR="002C1116" w:rsidRPr="002D68FE" w14:paraId="30E135B1"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055CBB4"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specification_uri</w:t>
            </w:r>
          </w:p>
        </w:tc>
        <w:tc>
          <w:tcPr>
            <w:tcW w:w="5946" w:type="dxa"/>
            <w:noWrap/>
            <w:hideMark/>
          </w:tcPr>
          <w:p w14:paraId="367490B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 3</w:t>
            </w:r>
          </w:p>
        </w:tc>
      </w:tr>
      <w:tr w:rsidR="002C1116" w:rsidRPr="002D68FE" w14:paraId="64A49A7C"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4AD5A662"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metadata_uri</w:t>
            </w:r>
          </w:p>
        </w:tc>
        <w:tc>
          <w:tcPr>
            <w:tcW w:w="5946" w:type="dxa"/>
            <w:noWrap/>
            <w:hideMark/>
          </w:tcPr>
          <w:p w14:paraId="015CEAB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 3</w:t>
            </w:r>
          </w:p>
        </w:tc>
      </w:tr>
      <w:tr w:rsidR="002C1116" w:rsidRPr="002D68FE" w14:paraId="7F9EAAFE" w14:textId="77777777" w:rsidTr="00501FA1">
        <w:trPr>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19C76F80" w14:textId="77777777" w:rsidR="002C1116" w:rsidRPr="002D68FE" w:rsidRDefault="002C1116" w:rsidP="003811C7">
            <w:pPr>
              <w:spacing w:after="0"/>
              <w:rPr>
                <w:rFonts w:ascii="Consolas" w:hAnsi="Consolas" w:cs="Consolas"/>
                <w:sz w:val="18"/>
                <w:szCs w:val="18"/>
              </w:rPr>
            </w:pPr>
            <w:r w:rsidRPr="002D68FE">
              <w:rPr>
                <w:rFonts w:ascii="Consolas" w:hAnsi="Consolas" w:cs="Consolas"/>
                <w:sz w:val="18"/>
                <w:szCs w:val="18"/>
              </w:rPr>
              <w:t>genericSymbolizer</w:t>
            </w:r>
          </w:p>
        </w:tc>
        <w:tc>
          <w:tcPr>
            <w:tcW w:w="5946" w:type="dxa"/>
            <w:noWrap/>
            <w:hideMark/>
          </w:tcPr>
          <w:p w14:paraId="130D486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2D68FE" w14:paraId="3F67095F" w14:textId="77777777" w:rsidTr="00501FA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10" w:type="dxa"/>
            <w:noWrap/>
            <w:hideMark/>
          </w:tcPr>
          <w:p w14:paraId="0512D8D9" w14:textId="64ED5D6E" w:rsidR="002C1116" w:rsidRPr="002D68FE" w:rsidRDefault="00005D4F" w:rsidP="003811C7">
            <w:pPr>
              <w:spacing w:after="0"/>
              <w:rPr>
                <w:rFonts w:ascii="Consolas" w:hAnsi="Consolas" w:cs="Consolas"/>
                <w:sz w:val="18"/>
                <w:szCs w:val="18"/>
              </w:rPr>
            </w:pPr>
            <w:r>
              <w:rPr>
                <w:rFonts w:ascii="Consolas" w:hAnsi="Consolas" w:cs="Consolas"/>
                <w:sz w:val="18"/>
                <w:szCs w:val="18"/>
              </w:rPr>
              <w:t>s</w:t>
            </w:r>
            <w:r w:rsidR="002C1116" w:rsidRPr="002D68FE">
              <w:rPr>
                <w:rFonts w:ascii="Consolas" w:hAnsi="Consolas" w:cs="Consolas"/>
                <w:sz w:val="18"/>
                <w:szCs w:val="18"/>
              </w:rPr>
              <w:t>hape</w:t>
            </w:r>
          </w:p>
        </w:tc>
        <w:tc>
          <w:tcPr>
            <w:tcW w:w="5946" w:type="dxa"/>
            <w:noWrap/>
            <w:hideMark/>
          </w:tcPr>
          <w:p w14:paraId="3F15B900"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shape</w:t>
            </w:r>
          </w:p>
        </w:tc>
      </w:tr>
      <w:tr w:rsidR="002C1116" w:rsidRPr="002D68FE" w14:paraId="64F28349" w14:textId="77777777" w:rsidTr="004C22C2">
        <w:trPr>
          <w:trHeight w:val="215"/>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EDF493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08BCAB"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753A9EFF" w14:textId="77777777" w:rsidR="002C1116" w:rsidRPr="002D68FE"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6A38207" w14:textId="77777777" w:rsidR="002C1116" w:rsidRDefault="002C1116" w:rsidP="002C1116"/>
    <w:p w14:paraId="09C01FB6" w14:textId="77777777" w:rsidR="002C1116" w:rsidRDefault="002C1116" w:rsidP="002C1116">
      <w:pPr>
        <w:pStyle w:val="Heading4"/>
      </w:pPr>
      <w:r>
        <w:t>i</w:t>
      </w:r>
      <w:r w:rsidRPr="00D970E9">
        <w:t>dentifier</w:t>
      </w:r>
    </w:p>
    <w:p w14:paraId="2A8D4270" w14:textId="77777777" w:rsidR="002C1116" w:rsidRDefault="002C1116" w:rsidP="002C1116"/>
    <w:p w14:paraId="3023FF23" w14:textId="77777777" w:rsidR="002C1116" w:rsidRDefault="002C1116" w:rsidP="002C1116">
      <w:r>
        <w:t>The identifier should</w:t>
      </w:r>
      <w:r w:rsidRPr="00D970E9">
        <w:t xml:space="preserve"> have the same value as the corresponding GeoSciML </w:t>
      </w:r>
      <w:r w:rsidRPr="00F16431">
        <w:rPr>
          <w:rStyle w:val="Entity"/>
        </w:rPr>
        <w:t>MappedFeature</w:t>
      </w:r>
      <w:r>
        <w:t xml:space="preserve"> identifier, if available</w:t>
      </w:r>
      <w:r w:rsidRPr="00D970E9">
        <w:t>.</w:t>
      </w:r>
      <w: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228F780E" w14:textId="77777777" w:rsidTr="003811C7">
        <w:trPr>
          <w:cantSplit/>
        </w:trPr>
        <w:tc>
          <w:tcPr>
            <w:tcW w:w="4219" w:type="dxa"/>
            <w:tcBorders>
              <w:right w:val="nil"/>
            </w:tcBorders>
            <w:shd w:val="clear" w:color="auto" w:fill="auto"/>
          </w:tcPr>
          <w:p w14:paraId="6FFFBDE0" w14:textId="6E249AD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/gsml4-lite/geologicunitview-identifier</w:t>
            </w:r>
          </w:p>
        </w:tc>
        <w:tc>
          <w:tcPr>
            <w:tcW w:w="4678" w:type="dxa"/>
            <w:tcBorders>
              <w:left w:val="nil"/>
            </w:tcBorders>
            <w:shd w:val="clear" w:color="auto" w:fill="auto"/>
          </w:tcPr>
          <w:p w14:paraId="41242440" w14:textId="77777777" w:rsidR="002C1116" w:rsidRPr="00D12552" w:rsidRDefault="002C1116" w:rsidP="003811C7">
            <w:pPr>
              <w:pStyle w:val="Tabletext10"/>
              <w:jc w:val="left"/>
              <w:rPr>
                <w:rStyle w:val="reqtext"/>
                <w:lang w:val="en-CA"/>
              </w:rPr>
            </w:pPr>
            <w:r>
              <w:rPr>
                <w:rStyle w:val="reqtext"/>
                <w:lang w:val="en-CA"/>
              </w:rPr>
              <w:t>Where possible, GeologicUnitView identifier SHOULD correspond to an instance of MappedFeature.</w:t>
            </w:r>
          </w:p>
        </w:tc>
      </w:tr>
    </w:tbl>
    <w:p w14:paraId="74FD6B87" w14:textId="77777777" w:rsidR="002C1116" w:rsidRDefault="002C1116" w:rsidP="002C1116"/>
    <w:p w14:paraId="2B0B49D8" w14:textId="79B583B0" w:rsidR="002C1116" w:rsidRPr="002B6140" w:rsidRDefault="002C1116" w:rsidP="002C1116">
      <w:pPr>
        <w:pStyle w:val="Heading4"/>
      </w:pPr>
      <w:r>
        <w:t>name</w:t>
      </w:r>
    </w:p>
    <w:p w14:paraId="6B1CB523" w14:textId="7079A8C1" w:rsidR="002C1116" w:rsidRPr="00D970E9" w:rsidRDefault="002C1116" w:rsidP="002C1116">
      <w:pPr>
        <w:rPr>
          <w:lang w:val="en-CA"/>
        </w:rPr>
      </w:pPr>
      <w:r>
        <w:t xml:space="preserve">If present, the property </w:t>
      </w:r>
      <w:r w:rsidRPr="00F16431">
        <w:rPr>
          <w:rStyle w:val="Entity"/>
        </w:rPr>
        <w:t>name:Primitive::CharacterString</w:t>
      </w:r>
      <w:r>
        <w:t xml:space="preserve"> is a </w:t>
      </w:r>
      <w:r w:rsidR="00F16431">
        <w:rPr>
          <w:lang w:val="en-CA"/>
        </w:rPr>
        <w:t>d</w:t>
      </w:r>
      <w:r w:rsidRPr="00D970E9">
        <w:rPr>
          <w:lang w:val="en-CA"/>
        </w:rPr>
        <w:t>isplay name for the GeologicalUnit.</w:t>
      </w:r>
    </w:p>
    <w:p w14:paraId="7C1E6CE4" w14:textId="250E28C3" w:rsidR="002C1116" w:rsidRDefault="002C1116" w:rsidP="002C1116">
      <w:pPr>
        <w:pStyle w:val="Heading4"/>
      </w:pPr>
      <w:r>
        <w:t>description</w:t>
      </w:r>
    </w:p>
    <w:p w14:paraId="36445FEA" w14:textId="77777777" w:rsidR="002C1116" w:rsidRDefault="002C1116" w:rsidP="002C1116">
      <w:r>
        <w:t>If present, the property</w:t>
      </w:r>
      <w:r w:rsidRPr="00F4750B">
        <w:t xml:space="preserve"> </w:t>
      </w:r>
      <w:r w:rsidRPr="00F16431">
        <w:rPr>
          <w:rStyle w:val="Entity"/>
        </w:rPr>
        <w:t>description:Primitive::CharacterString</w:t>
      </w:r>
      <w:r w:rsidRPr="00F4750B">
        <w:t xml:space="preserve"> </w:t>
      </w:r>
      <w:r>
        <w:t xml:space="preserve">is a description </w:t>
      </w:r>
      <w:r w:rsidRPr="00F4750B">
        <w:t xml:space="preserve">of the </w:t>
      </w:r>
      <w:r w:rsidRPr="00F16431">
        <w:rPr>
          <w:rStyle w:val="Entity"/>
        </w:rPr>
        <w:t>GeologicUnit</w:t>
      </w:r>
      <w:r w:rsidRPr="00F4750B">
        <w:t>, typically taken from an entry on a geological map legend.</w:t>
      </w:r>
    </w:p>
    <w:p w14:paraId="0C710E8C" w14:textId="4A60BB9D" w:rsidR="002C1116" w:rsidRDefault="002C1116" w:rsidP="002C1116">
      <w:pPr>
        <w:pStyle w:val="Heading4"/>
      </w:pPr>
      <w:r w:rsidRPr="00D970E9">
        <w:lastRenderedPageBreak/>
        <w:t>geologicUnitType</w:t>
      </w:r>
    </w:p>
    <w:p w14:paraId="6847BBA4" w14:textId="1FC7775D" w:rsidR="002C1116" w:rsidRDefault="002C1116" w:rsidP="002C1116">
      <w:r>
        <w:t xml:space="preserve">If present, the property </w:t>
      </w:r>
      <w:r w:rsidRPr="00F16431">
        <w:rPr>
          <w:rStyle w:val="Entity"/>
        </w:rPr>
        <w:t>geologicUnitType</w:t>
      </w:r>
      <w:r>
        <w:t xml:space="preserve"> (</w:t>
      </w:r>
      <w:r w:rsidRPr="00F16431">
        <w:rPr>
          <w:rStyle w:val="Entity"/>
        </w:rPr>
        <w:t>Primit</w:t>
      </w:r>
      <w:r w:rsidR="0069087E" w:rsidRPr="00F16431">
        <w:rPr>
          <w:rStyle w:val="Entity"/>
        </w:rPr>
        <w:t>ive::CharacterString</w:t>
      </w:r>
      <w:r w:rsidR="0069087E">
        <w:t xml:space="preserve">) contains </w:t>
      </w:r>
      <w:r>
        <w:t>the t</w:t>
      </w:r>
      <w:r w:rsidRPr="00263FE6">
        <w:t xml:space="preserve">ype of </w:t>
      </w:r>
      <w:r w:rsidRPr="00F16431">
        <w:rPr>
          <w:rStyle w:val="Entity"/>
        </w:rPr>
        <w:t>GeologicUnit</w:t>
      </w:r>
      <w:r w:rsidRPr="00263FE6">
        <w:t xml:space="preserve"> (as defined in GeoSciML).</w:t>
      </w:r>
      <w:r>
        <w:t xml:space="preserve"> To report an identifier from a controlled vocabulary, </w:t>
      </w:r>
      <w:r w:rsidRPr="00F16431">
        <w:rPr>
          <w:rStyle w:val="Entity"/>
        </w:rPr>
        <w:t xml:space="preserve">geologicUnitType_uri </w:t>
      </w:r>
      <w:r>
        <w:t>shall be used.</w:t>
      </w:r>
    </w:p>
    <w:p w14:paraId="64633714" w14:textId="007A783A" w:rsidR="002C1116" w:rsidRDefault="002C1116" w:rsidP="002C1116">
      <w:pPr>
        <w:pStyle w:val="Heading4"/>
      </w:pPr>
      <w:r>
        <w:t>rank</w:t>
      </w:r>
      <w:r w:rsidRPr="00F24B15">
        <w:t xml:space="preserve"> </w:t>
      </w:r>
    </w:p>
    <w:p w14:paraId="4D44E9C2" w14:textId="77777777" w:rsidR="002C1116" w:rsidRDefault="002C1116" w:rsidP="002C1116">
      <w:r>
        <w:t xml:space="preserve">If present, the property </w:t>
      </w:r>
      <w:r w:rsidRPr="00F16431">
        <w:rPr>
          <w:rStyle w:val="Entity"/>
        </w:rPr>
        <w:t>rank:Primitive::CharacterString</w:t>
      </w:r>
      <w:r w:rsidDel="00253146">
        <w:t xml:space="preserve"> </w:t>
      </w:r>
      <w:r>
        <w:t xml:space="preserve">contain the rank </w:t>
      </w:r>
      <w:r w:rsidRPr="00F24B15">
        <w:t xml:space="preserve">of </w:t>
      </w:r>
      <w:r w:rsidRPr="00F16431">
        <w:rPr>
          <w:rStyle w:val="Entity"/>
        </w:rPr>
        <w:t>GeologicUnit</w:t>
      </w:r>
      <w:r w:rsidRPr="00F24B15">
        <w:t xml:space="preserve"> (as defined by ISC. e.g.; group, formation, member).</w:t>
      </w:r>
      <w:r>
        <w:t xml:space="preserve">  </w:t>
      </w:r>
    </w:p>
    <w:p w14:paraId="16198F7A" w14:textId="3ED503F2" w:rsidR="002C1116" w:rsidRDefault="00005D4F" w:rsidP="002C1116">
      <w:pPr>
        <w:pStyle w:val="Heading4"/>
      </w:pPr>
      <w:r>
        <w:t>l</w:t>
      </w:r>
      <w:r w:rsidR="002C1116" w:rsidRPr="00D970E9">
        <w:t>ithology</w:t>
      </w:r>
      <w:r w:rsidR="002C1116" w:rsidRPr="00CD1A35">
        <w:t xml:space="preserve"> </w:t>
      </w:r>
    </w:p>
    <w:p w14:paraId="6DA202B9" w14:textId="77777777" w:rsidR="002C1116" w:rsidRDefault="002C1116" w:rsidP="002C1116">
      <w:r>
        <w:t xml:space="preserve">If present, contains a human readable description as </w:t>
      </w:r>
      <w:r w:rsidRPr="00F16431">
        <w:rPr>
          <w:rStyle w:val="Entity"/>
        </w:rPr>
        <w:t>Primitive::CharacterString</w:t>
      </w:r>
      <w:r w:rsidDel="00253146">
        <w:t xml:space="preserve"> </w:t>
      </w:r>
      <w:r>
        <w:t xml:space="preserve">of the </w:t>
      </w:r>
      <w:r w:rsidRPr="00F16431">
        <w:rPr>
          <w:rStyle w:val="Entity"/>
        </w:rPr>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 xml:space="preserve">).  The description can be language dependent.  To report an identifier from a controlled vocabulary, </w:t>
      </w:r>
      <w:r w:rsidRPr="00F16431">
        <w:rPr>
          <w:rStyle w:val="Entity"/>
        </w:rPr>
        <w:t>representativeLithology_uri</w:t>
      </w:r>
      <w:r>
        <w:t xml:space="preserve"> shall be used.</w:t>
      </w:r>
    </w:p>
    <w:p w14:paraId="32A3ADF7" w14:textId="7526033C" w:rsidR="002C1116" w:rsidRDefault="002C1116" w:rsidP="002C1116">
      <w:pPr>
        <w:pStyle w:val="Heading4"/>
      </w:pPr>
      <w:r w:rsidRPr="00D970E9">
        <w:t>geologicHistory</w:t>
      </w:r>
    </w:p>
    <w:p w14:paraId="4C559B98" w14:textId="77777777" w:rsidR="002C1116" w:rsidRDefault="002C1116" w:rsidP="002C1116">
      <w:r>
        <w:t xml:space="preserve">If present, contains a human readable description in </w:t>
      </w:r>
      <w:r w:rsidRPr="00F16431">
        <w:rPr>
          <w:rStyle w:val="Entity"/>
        </w:rPr>
        <w:t>Primitive::CharacterString</w:t>
      </w:r>
      <w:r>
        <w:t xml:space="preserve">, </w:t>
      </w:r>
      <w:r w:rsidRPr="00CD1A35">
        <w:t>possib</w:t>
      </w:r>
      <w:r>
        <w:t xml:space="preserve">ly formatted with formal syntax (see </w:t>
      </w:r>
      <w:r>
        <w:fldChar w:fldCharType="begin"/>
      </w:r>
      <w:r>
        <w:instrText xml:space="preserve"> REF _Ref439853500 \r \h </w:instrText>
      </w:r>
      <w:r>
        <w:fldChar w:fldCharType="separate"/>
      </w:r>
      <w:r w:rsidR="00AD44BE" w:rsidRPr="00AD44BE">
        <w:rPr>
          <w:b/>
          <w:bCs/>
          <w:lang w:val="en-CA"/>
        </w:rPr>
        <w:t>Erreur ! Source du renvoi introuvable.</w:t>
      </w:r>
      <w:r>
        <w:fldChar w:fldCharType="end"/>
      </w:r>
      <w:r>
        <w:t>),</w:t>
      </w:r>
      <w:r w:rsidRPr="00CD1A35">
        <w:t xml:space="preserve"> of the age of the </w:t>
      </w:r>
      <w:r w:rsidRPr="00F16431">
        <w:rPr>
          <w:rStyle w:val="Entity"/>
        </w:rPr>
        <w:t>GeologicUnit</w:t>
      </w:r>
      <w:r w:rsidRPr="00CD1A35">
        <w:t xml:space="preserve"> (where age is a sequence of events and may include process and environment information).</w:t>
      </w:r>
      <w:r>
        <w:t xml:space="preserve"> To report an identifier from a controlled vocabulary, </w:t>
      </w:r>
      <w:r w:rsidRPr="00F16431">
        <w:rPr>
          <w:rStyle w:val="Entity"/>
        </w:rPr>
        <w:t>representativeAge_uri</w:t>
      </w:r>
      <w:r>
        <w:t xml:space="preserve">, </w:t>
      </w:r>
      <w:r w:rsidRPr="00F16431">
        <w:rPr>
          <w:rStyle w:val="Entity"/>
        </w:rPr>
        <w:t>representativeOlderAge_uri</w:t>
      </w:r>
      <w:r>
        <w:t xml:space="preserve">, </w:t>
      </w:r>
      <w:r w:rsidRPr="00F16431">
        <w:rPr>
          <w:rStyle w:val="Entity"/>
        </w:rPr>
        <w:t>representativeYoungerAge_uri</w:t>
      </w:r>
      <w:r>
        <w:t xml:space="preserve"> shall be used.</w:t>
      </w:r>
    </w:p>
    <w:p w14:paraId="0AD3C6DF" w14:textId="771F13D3" w:rsidR="002C1116" w:rsidRPr="00670924" w:rsidRDefault="002C1116" w:rsidP="002C1116">
      <w:pPr>
        <w:pStyle w:val="Heading4"/>
      </w:pPr>
      <w:r w:rsidRPr="00D970E9">
        <w:t>numericOlderAge</w:t>
      </w:r>
    </w:p>
    <w:p w14:paraId="79811374" w14:textId="77777777" w:rsidR="002C1116" w:rsidRDefault="002C1116" w:rsidP="002C1116">
      <w:r>
        <w:t xml:space="preserve">If present, the property </w:t>
      </w:r>
      <w:r w:rsidRPr="00F16431">
        <w:rPr>
          <w:rStyle w:val="Entity"/>
        </w:rPr>
        <w:t>numericOlderAge</w:t>
      </w:r>
      <w:r>
        <w:t xml:space="preserve"> age is a </w:t>
      </w:r>
      <w:r w:rsidRPr="00D970E9">
        <w:t>numerical representation</w:t>
      </w:r>
      <w:r>
        <w:t xml:space="preserve"> (</w:t>
      </w:r>
      <w:r w:rsidRPr="00F16431">
        <w:rPr>
          <w:rStyle w:val="Entity"/>
        </w:rPr>
        <w:t>Primitive::Number</w:t>
      </w:r>
      <w:r>
        <w:t>) of the unit’s older age in million years (Ma).</w:t>
      </w:r>
    </w:p>
    <w:p w14:paraId="54371BED" w14:textId="5F350DF6" w:rsidR="002C1116" w:rsidRPr="00670924" w:rsidRDefault="002C1116" w:rsidP="002C1116">
      <w:pPr>
        <w:pStyle w:val="Heading4"/>
      </w:pPr>
      <w:r w:rsidRPr="00D970E9">
        <w:t>numericYoungerAge</w:t>
      </w:r>
    </w:p>
    <w:p w14:paraId="613724C5" w14:textId="77777777" w:rsidR="002C1116" w:rsidRDefault="002C1116" w:rsidP="002C1116">
      <w:r>
        <w:t xml:space="preserve">If present, the property </w:t>
      </w:r>
      <w:r w:rsidRPr="00F16431">
        <w:rPr>
          <w:rStyle w:val="Entity"/>
        </w:rPr>
        <w:t>numericYoungerAge</w:t>
      </w:r>
      <w:r>
        <w:t xml:space="preserve"> is a </w:t>
      </w:r>
      <w:r w:rsidRPr="00D970E9">
        <w:t>numerical representation</w:t>
      </w:r>
      <w:r>
        <w:t xml:space="preserve"> (</w:t>
      </w:r>
      <w:r w:rsidRPr="00F16431">
        <w:rPr>
          <w:rStyle w:val="Entity"/>
        </w:rPr>
        <w:t>Primitive::Number</w:t>
      </w:r>
      <w:r>
        <w:t>) of the unit’s younger age in million years (Ma).</w:t>
      </w:r>
    </w:p>
    <w:p w14:paraId="2968EF3B" w14:textId="42C598BE" w:rsidR="002C1116" w:rsidRDefault="002C1116" w:rsidP="002C1116">
      <w:pPr>
        <w:pStyle w:val="Heading4"/>
      </w:pPr>
      <w:r w:rsidRPr="00D970E9">
        <w:t>observationMethod</w:t>
      </w:r>
    </w:p>
    <w:p w14:paraId="39AE7630" w14:textId="77777777" w:rsidR="002C1116" w:rsidRDefault="002C1116" w:rsidP="002C1116">
      <w:r>
        <w:t>If present, the property</w:t>
      </w:r>
      <w:r w:rsidRPr="009A0449">
        <w:t xml:space="preserve"> </w:t>
      </w:r>
      <w:r w:rsidRPr="00F16431">
        <w:rPr>
          <w:rStyle w:val="Entity"/>
        </w:rPr>
        <w:t>observationMethod: Primitive::CharacterString</w:t>
      </w:r>
      <w:r w:rsidDel="00253146">
        <w:t xml:space="preserve"> </w:t>
      </w:r>
      <w:r>
        <w:t>is a m</w:t>
      </w:r>
      <w:r w:rsidRPr="00D970E9">
        <w:t xml:space="preserve">etadata snippet indicating how the spatial extent of the feature was determined. </w:t>
      </w:r>
      <w:r w:rsidRPr="00F16431">
        <w:rPr>
          <w:rStyle w:val="Entity"/>
        </w:rPr>
        <w:t>ObservationMethod</w:t>
      </w:r>
      <w:r w:rsidRPr="00D970E9">
        <w:t xml:space="preserve"> is a convenience property that provides </w:t>
      </w:r>
      <w:r>
        <w:t>a simple</w:t>
      </w:r>
      <w:r w:rsidRPr="00D970E9">
        <w:t xml:space="preserve"> approach to observation metadata when data are reported using a feature view (as opposed to observation view).</w:t>
      </w:r>
    </w:p>
    <w:p w14:paraId="0A065265" w14:textId="42F50C1D" w:rsidR="002C1116" w:rsidRPr="00670924" w:rsidRDefault="002C1116" w:rsidP="002C1116">
      <w:pPr>
        <w:pStyle w:val="Heading4"/>
      </w:pPr>
      <w:r w:rsidRPr="00D970E9">
        <w:t>positionalAccuracy</w:t>
      </w:r>
    </w:p>
    <w:p w14:paraId="18BFEA92" w14:textId="0D052CE4" w:rsidR="0069087E" w:rsidRDefault="002C1116" w:rsidP="002C1116">
      <w:r>
        <w:t xml:space="preserve">If present, the property </w:t>
      </w:r>
      <w:r w:rsidRPr="00F16431">
        <w:rPr>
          <w:rStyle w:val="Entity"/>
        </w:rPr>
        <w:t>positionalAccuracy:Primitive::CharacterString</w:t>
      </w:r>
      <w:r w:rsidRPr="009A0449" w:rsidDel="00253146">
        <w:t xml:space="preserve"> </w:t>
      </w:r>
      <w:r>
        <w:t>is q</w:t>
      </w:r>
      <w:r w:rsidRPr="00D970E9">
        <w:t>u</w:t>
      </w:r>
      <w:r>
        <w:t xml:space="preserve">antitative values </w:t>
      </w:r>
      <w:r w:rsidR="0069087E">
        <w:t xml:space="preserve">(a numerical value and a unit of length) </w:t>
      </w:r>
      <w:r>
        <w:t>defining</w:t>
      </w:r>
      <w:r w:rsidRPr="00D970E9">
        <w:t xml:space="preserve"> the radius of an uncertainty buffer around a </w:t>
      </w:r>
      <w:r w:rsidRPr="00F16431">
        <w:rPr>
          <w:rStyle w:val="Entity"/>
        </w:rPr>
        <w:t>MappedFeature</w:t>
      </w:r>
      <w:r w:rsidRPr="00D970E9">
        <w:t xml:space="preserve"> (e.g.: a </w:t>
      </w:r>
      <w:r w:rsidRPr="00F16431">
        <w:rPr>
          <w:rStyle w:val="Entity"/>
        </w:rPr>
        <w:t>positionalAccuracy</w:t>
      </w:r>
      <w:r w:rsidRPr="00D970E9">
        <w:t xml:space="preserve"> of 100 m for a line feature defines a buffer polygon of total width 200 m centred on the line).</w:t>
      </w:r>
    </w:p>
    <w:p w14:paraId="4CAB2C58" w14:textId="77777777" w:rsidR="002C1116" w:rsidRDefault="002C1116" w:rsidP="002C1116">
      <w:pPr>
        <w:pStyle w:val="Heading4"/>
      </w:pPr>
      <w:r>
        <w:lastRenderedPageBreak/>
        <w:t>source</w:t>
      </w:r>
    </w:p>
    <w:p w14:paraId="5DD1194A" w14:textId="77777777" w:rsidR="002C1116" w:rsidRDefault="002C1116" w:rsidP="002C1116">
      <w:r>
        <w:t xml:space="preserve">If present, the property </w:t>
      </w:r>
      <w:r w:rsidRPr="00F16431">
        <w:rPr>
          <w:rStyle w:val="Entity"/>
        </w:rPr>
        <w:t>source:Primitive::CharacterString</w:t>
      </w:r>
      <w:r w:rsidDel="00253146">
        <w:t xml:space="preserve"> </w:t>
      </w:r>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inform</w:t>
      </w:r>
      <w:r>
        <w:t>a</w:t>
      </w:r>
      <w:r w:rsidRPr="009A0449">
        <w:t>tion that would also be in the metadata record referenced by metadata_uri.</w:t>
      </w:r>
    </w:p>
    <w:p w14:paraId="30307AFA" w14:textId="4413BD95" w:rsidR="002C1116" w:rsidRPr="0069087E" w:rsidRDefault="002C1116" w:rsidP="0069087E">
      <w:pPr>
        <w:pStyle w:val="Heading4"/>
      </w:pPr>
      <w:r w:rsidRPr="00D970E9">
        <w:t>geologicUnitType_uri</w:t>
      </w:r>
    </w:p>
    <w:p w14:paraId="160B11A3" w14:textId="0029E4A0" w:rsidR="002C1116" w:rsidRPr="00005D4F" w:rsidRDefault="002C1116" w:rsidP="002C1116">
      <w:pPr>
        <w:rPr>
          <w:rFonts w:cs="Arial"/>
          <w:lang w:val="en-CA"/>
        </w:rPr>
      </w:pPr>
      <w:r>
        <w:t xml:space="preserve">The property </w:t>
      </w:r>
      <w:r w:rsidRPr="00F16431">
        <w:rPr>
          <w:rStyle w:val="Entity"/>
        </w:rPr>
        <w:t>geologicUnitType_uri:Primitive::CharacterString</w:t>
      </w:r>
      <w:r w:rsidDel="00253146">
        <w:t xml:space="preserve"> </w:t>
      </w:r>
      <w:r>
        <w:t>contain</w:t>
      </w:r>
      <w:r w:rsidR="00F16431">
        <w:t>s</w:t>
      </w:r>
      <w:r>
        <w:t xml:space="preserve"> a </w:t>
      </w:r>
      <w:r w:rsidRPr="00D970E9">
        <w:t xml:space="preserve">URI referring to a controlled concept from a vocabulary defining the </w:t>
      </w:r>
      <w:r w:rsidRPr="00F16431">
        <w:rPr>
          <w:rStyle w:val="Entity"/>
        </w:rPr>
        <w:t>GeologicUnit</w:t>
      </w:r>
      <w:r w:rsidRPr="00D970E9">
        <w:t xml:space="preserve"> types. </w:t>
      </w:r>
      <w:r>
        <w:t>It is a m</w:t>
      </w:r>
      <w:r w:rsidRPr="00D970E9">
        <w:t>andatory property - if no value is provided then a URI referring to a controlled concept explaining why the value is nil must be provided.</w:t>
      </w:r>
    </w:p>
    <w:p w14:paraId="2392F19F" w14:textId="33CA5E7D" w:rsidR="002C1116" w:rsidRPr="00670924" w:rsidRDefault="002C1116" w:rsidP="002C1116">
      <w:pPr>
        <w:pStyle w:val="Heading4"/>
      </w:pPr>
      <w:r w:rsidRPr="00D970E9">
        <w:t>representativeLithology_uri</w:t>
      </w:r>
    </w:p>
    <w:p w14:paraId="574C2864" w14:textId="14F4F042" w:rsidR="002C1116" w:rsidRDefault="002C1116" w:rsidP="002C1116">
      <w:pPr>
        <w:rPr>
          <w:lang w:val="en-CA"/>
        </w:rPr>
      </w:pPr>
      <w:r>
        <w:rPr>
          <w:lang w:val="en-CA"/>
        </w:rPr>
        <w:t xml:space="preserve">The property </w:t>
      </w:r>
      <w:r w:rsidRPr="00F16431">
        <w:rPr>
          <w:rStyle w:val="Entity"/>
        </w:rPr>
        <w:t>representativeLithology_uri:Primitive::CharacterString</w:t>
      </w:r>
      <w:r w:rsidDel="00253146">
        <w:rPr>
          <w:lang w:val="en-CA"/>
        </w:rPr>
        <w:t xml:space="preserve"> </w:t>
      </w:r>
      <w:r w:rsidR="00F16431">
        <w:rPr>
          <w:lang w:val="en-CA"/>
        </w:rPr>
        <w:t xml:space="preserve">shall </w:t>
      </w:r>
      <w:r>
        <w:rPr>
          <w:lang w:val="en-CA"/>
        </w:rPr>
        <w:t xml:space="preserve">contain a </w:t>
      </w:r>
      <w:r w:rsidRPr="00D970E9">
        <w:rPr>
          <w:lang w:val="en-CA"/>
        </w:rPr>
        <w:t>URI referring to a controlled concept specifying the characteristic or repres</w:t>
      </w:r>
      <w:r>
        <w:rPr>
          <w:lang w:val="en-CA"/>
        </w:rPr>
        <w:t>e</w:t>
      </w:r>
      <w:r w:rsidRPr="00D970E9">
        <w:rPr>
          <w:lang w:val="en-CA"/>
        </w:rPr>
        <w:t xml:space="preserve">ntative lithology of the unit. This may be a concept that defines the super-type of all lithology values present within a </w:t>
      </w:r>
      <w:r w:rsidRPr="00F16431">
        <w:rPr>
          <w:rStyle w:val="Entity"/>
        </w:rPr>
        <w:t>GeologicUnit</w:t>
      </w:r>
      <w:r w:rsidRPr="00D970E9">
        <w:rPr>
          <w:lang w:val="en-CA"/>
        </w:rPr>
        <w:t xml:space="preserve"> or a concept defining the lithology of the dominant </w:t>
      </w:r>
      <w:r w:rsidRPr="00F16431">
        <w:rPr>
          <w:rStyle w:val="Entity"/>
        </w:rPr>
        <w:t>CompositionPart</w:t>
      </w:r>
      <w:r w:rsidRPr="00D970E9">
        <w:rPr>
          <w:lang w:val="en-CA"/>
        </w:rPr>
        <w:t xml:space="preserve">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BF08F55" w14:textId="77777777" w:rsidTr="003811C7">
        <w:trPr>
          <w:cantSplit/>
        </w:trPr>
        <w:tc>
          <w:tcPr>
            <w:tcW w:w="4219" w:type="dxa"/>
            <w:tcBorders>
              <w:right w:val="nil"/>
            </w:tcBorders>
            <w:shd w:val="clear" w:color="auto" w:fill="auto"/>
          </w:tcPr>
          <w:p w14:paraId="1FB6770C" w14:textId="23AD8A7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/gsml4-lite/geologicunitview-representativeLithology</w:t>
            </w:r>
          </w:p>
        </w:tc>
        <w:tc>
          <w:tcPr>
            <w:tcW w:w="4678" w:type="dxa"/>
            <w:tcBorders>
              <w:left w:val="nil"/>
            </w:tcBorders>
            <w:shd w:val="clear" w:color="auto" w:fill="auto"/>
          </w:tcPr>
          <w:p w14:paraId="3601BE5C" w14:textId="77777777" w:rsidR="002C1116" w:rsidRPr="00D12552" w:rsidRDefault="002C1116" w:rsidP="003811C7">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5F91CB4F" w14:textId="77777777" w:rsidR="002C1116" w:rsidRPr="00D970E9" w:rsidRDefault="002C1116" w:rsidP="002C1116">
      <w:pPr>
        <w:rPr>
          <w:lang w:val="en-CA"/>
        </w:rPr>
      </w:pPr>
    </w:p>
    <w:p w14:paraId="40655DBA" w14:textId="5C9987BA" w:rsidR="002C1116" w:rsidRPr="00670924" w:rsidRDefault="002C1116" w:rsidP="002C1116">
      <w:pPr>
        <w:pStyle w:val="Heading4"/>
      </w:pPr>
      <w:r w:rsidRPr="00D970E9">
        <w:t>representativeAge_uri</w:t>
      </w:r>
    </w:p>
    <w:p w14:paraId="0BC96E7B" w14:textId="13B1CBA7" w:rsidR="002C1116" w:rsidRDefault="002C1116" w:rsidP="002C1116">
      <w:pPr>
        <w:rPr>
          <w:lang w:val="en-CA"/>
        </w:rPr>
      </w:pPr>
      <w:r>
        <w:rPr>
          <w:lang w:val="en-CA"/>
        </w:rPr>
        <w:t xml:space="preserve">The property </w:t>
      </w:r>
      <w:r w:rsidRPr="00F16431">
        <w:rPr>
          <w:rStyle w:val="Entity"/>
        </w:rPr>
        <w:t>representativeAge_uri:Primitive::CharacterString</w:t>
      </w:r>
      <w:r w:rsidR="0069087E">
        <w:t xml:space="preserve"> shall </w:t>
      </w:r>
      <w:r w:rsidDel="00253146">
        <w:rPr>
          <w:lang w:val="en-CA"/>
        </w:rPr>
        <w:t xml:space="preserve"> </w:t>
      </w:r>
      <w:r>
        <w:rPr>
          <w:lang w:val="en-CA"/>
        </w:rPr>
        <w:t xml:space="preserve">contain a </w:t>
      </w:r>
      <w:r w:rsidRPr="00D970E9">
        <w:rPr>
          <w:lang w:val="en-CA"/>
        </w:rPr>
        <w:t xml:space="preserve">URI referring to a controlled concept specifying the most representative stratigraphic age interval for the </w:t>
      </w:r>
      <w:r w:rsidRPr="00F16431">
        <w:rPr>
          <w:rStyle w:val="Entity"/>
        </w:rPr>
        <w:t>GeologicUnit</w:t>
      </w:r>
      <w:r w:rsidRPr="00D970E9">
        <w:rPr>
          <w:lang w:val="en-CA"/>
        </w:rPr>
        <w:t>. This will be defined entirely at the discretion of the data provider and may be a single event selected from the geologic feature's geological history or a value summarising the all or part of the feature's history.</w:t>
      </w:r>
    </w:p>
    <w:p w14:paraId="2B01BCA3" w14:textId="77777777" w:rsidR="0069087E" w:rsidRPr="00D970E9"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A3E79B6" w14:textId="77777777" w:rsidTr="003811C7">
        <w:trPr>
          <w:cantSplit/>
        </w:trPr>
        <w:tc>
          <w:tcPr>
            <w:tcW w:w="4219" w:type="dxa"/>
            <w:tcBorders>
              <w:right w:val="nil"/>
            </w:tcBorders>
            <w:shd w:val="clear" w:color="auto" w:fill="auto"/>
          </w:tcPr>
          <w:p w14:paraId="49A02A37" w14:textId="0555888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/gsml4-lite/geologicunitview-representativeAge</w:t>
            </w:r>
          </w:p>
        </w:tc>
        <w:tc>
          <w:tcPr>
            <w:tcW w:w="4678" w:type="dxa"/>
            <w:tcBorders>
              <w:left w:val="nil"/>
            </w:tcBorders>
            <w:shd w:val="clear" w:color="auto" w:fill="auto"/>
          </w:tcPr>
          <w:p w14:paraId="20806F67" w14:textId="77777777" w:rsidR="002C1116" w:rsidRPr="00D12552" w:rsidRDefault="002C1116" w:rsidP="003811C7">
            <w:pPr>
              <w:pStyle w:val="Tabletext10"/>
              <w:jc w:val="left"/>
              <w:rPr>
                <w:rStyle w:val="reqtext"/>
                <w:lang w:val="en-CA"/>
              </w:rPr>
            </w:pPr>
            <w:r w:rsidRPr="00F16431">
              <w:rPr>
                <w:rStyle w:val="Entity"/>
              </w:rPr>
              <w:t>representativeAge_uri</w:t>
            </w:r>
            <w:r w:rsidRPr="001D519F">
              <w:rPr>
                <w:rStyle w:val="reqtext"/>
                <w:lang w:val="en-CA"/>
              </w:rPr>
              <w:t xml:space="preserve"> </w:t>
            </w:r>
            <w:r>
              <w:rPr>
                <w:rStyle w:val="reqtext"/>
                <w:lang w:val="en-CA"/>
              </w:rPr>
              <w:t>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49D03D44" w14:textId="77777777" w:rsidR="002C1116" w:rsidRDefault="002C1116" w:rsidP="002C1116"/>
    <w:p w14:paraId="15764B4A" w14:textId="27D36736" w:rsidR="002C1116" w:rsidRPr="00D608A4" w:rsidRDefault="002C1116" w:rsidP="002C1116">
      <w:pPr>
        <w:pStyle w:val="Heading4"/>
      </w:pPr>
      <w:r w:rsidRPr="00D970E9">
        <w:lastRenderedPageBreak/>
        <w:t>representative</w:t>
      </w:r>
      <w:r>
        <w:t>Older</w:t>
      </w:r>
      <w:r w:rsidRPr="00D970E9">
        <w:t>Age_uri</w:t>
      </w:r>
    </w:p>
    <w:p w14:paraId="7633035C" w14:textId="77777777" w:rsidR="002C1116" w:rsidRDefault="002C1116" w:rsidP="002C1116">
      <w:pPr>
        <w:rPr>
          <w:lang w:val="en-CA"/>
        </w:rPr>
      </w:pPr>
      <w:r>
        <w:rPr>
          <w:lang w:val="en-CA"/>
        </w:rPr>
        <w:t xml:space="preserve">The property </w:t>
      </w:r>
      <w:r w:rsidRPr="00F16431">
        <w:rPr>
          <w:rStyle w:val="Entity"/>
        </w:rPr>
        <w:t>representativeOlderAge_uri:Primitive::CharacterString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742B5DCD"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37CF9EC" w14:textId="77777777" w:rsidTr="003811C7">
        <w:trPr>
          <w:cantSplit/>
        </w:trPr>
        <w:tc>
          <w:tcPr>
            <w:tcW w:w="4219" w:type="dxa"/>
            <w:tcBorders>
              <w:right w:val="nil"/>
            </w:tcBorders>
            <w:shd w:val="clear" w:color="auto" w:fill="auto"/>
          </w:tcPr>
          <w:p w14:paraId="1E14EA71" w14:textId="66A1D854"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/gsml4-lite/geologicunitview-representativeOlderAge</w:t>
            </w:r>
          </w:p>
        </w:tc>
        <w:tc>
          <w:tcPr>
            <w:tcW w:w="4678" w:type="dxa"/>
            <w:tcBorders>
              <w:left w:val="nil"/>
            </w:tcBorders>
            <w:shd w:val="clear" w:color="auto" w:fill="auto"/>
          </w:tcPr>
          <w:p w14:paraId="2372BB02" w14:textId="77777777" w:rsidR="002C1116" w:rsidRPr="00D12552" w:rsidRDefault="002C1116" w:rsidP="003811C7">
            <w:pPr>
              <w:pStyle w:val="Tabletext10"/>
              <w:jc w:val="left"/>
              <w:rPr>
                <w:rStyle w:val="reqtext"/>
                <w:lang w:val="en-CA"/>
              </w:rPr>
            </w:pPr>
            <w:r w:rsidRPr="00F16431">
              <w:rPr>
                <w:rStyle w:val="Entity"/>
              </w:rPr>
              <w:t>representativeOlderAge_uri</w:t>
            </w:r>
            <w:r w:rsidRPr="001D519F">
              <w:rPr>
                <w:rStyle w:val="reqtext"/>
                <w:lang w:val="en-CA"/>
              </w:rPr>
              <w:t xml:space="preserve"> </w:t>
            </w:r>
            <w:r>
              <w:rPr>
                <w:rStyle w:val="reqtext"/>
                <w:lang w:val="en-CA"/>
              </w:rPr>
              <w:t>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C8C7D11" w14:textId="77777777" w:rsidR="002C1116" w:rsidRDefault="002C1116" w:rsidP="002C1116">
      <w:pPr>
        <w:rPr>
          <w:lang w:val="en-CA"/>
        </w:rPr>
      </w:pPr>
    </w:p>
    <w:p w14:paraId="71FB549C" w14:textId="2B6CA274" w:rsidR="002C1116" w:rsidRPr="00D608A4" w:rsidRDefault="002C1116" w:rsidP="002C1116">
      <w:pPr>
        <w:pStyle w:val="Heading4"/>
      </w:pPr>
      <w:r w:rsidRPr="00D970E9">
        <w:t>representative</w:t>
      </w:r>
      <w:r>
        <w:t>Younger</w:t>
      </w:r>
      <w:r w:rsidRPr="00D970E9">
        <w:t>Age_uri</w:t>
      </w:r>
    </w:p>
    <w:p w14:paraId="51E9D1EB" w14:textId="77777777" w:rsidR="002C1116" w:rsidRDefault="002C1116" w:rsidP="002C1116">
      <w:pPr>
        <w:rPr>
          <w:lang w:val="en-CA"/>
        </w:rPr>
      </w:pPr>
      <w:r>
        <w:rPr>
          <w:lang w:val="en-CA"/>
        </w:rPr>
        <w:t xml:space="preserve">The property </w:t>
      </w:r>
      <w:r w:rsidRPr="00F16431">
        <w:rPr>
          <w:rStyle w:val="Entity"/>
        </w:rPr>
        <w:t>representativeYoungerAge_uri:Primitive::CharacterString</w:t>
      </w:r>
      <w:r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w:t>
      </w:r>
      <w:r w:rsidRPr="00F16431">
        <w:rPr>
          <w:rStyle w:val="Entity"/>
        </w:rPr>
        <w:t>GeologicUnit</w:t>
      </w:r>
      <w:r w:rsidRPr="00C17A19">
        <w:rPr>
          <w:lang w:val="en-CA"/>
        </w:rPr>
        <w:t>. This will be defined entirely at the discretion of the data provider and may be a single event selected from the geologic feature's geological history or a value summarising the all or part of the feature's history.</w:t>
      </w:r>
    </w:p>
    <w:p w14:paraId="01A106A0" w14:textId="77777777" w:rsidR="0069087E" w:rsidRDefault="0069087E"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94F4474" w14:textId="77777777" w:rsidTr="003811C7">
        <w:trPr>
          <w:cantSplit/>
        </w:trPr>
        <w:tc>
          <w:tcPr>
            <w:tcW w:w="4219" w:type="dxa"/>
            <w:tcBorders>
              <w:right w:val="nil"/>
            </w:tcBorders>
            <w:shd w:val="clear" w:color="auto" w:fill="auto"/>
          </w:tcPr>
          <w:p w14:paraId="1226F7EB" w14:textId="34A8D99D"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/gsml4-lite/geologicunitview-representativeYoungerAge</w:t>
            </w:r>
          </w:p>
        </w:tc>
        <w:tc>
          <w:tcPr>
            <w:tcW w:w="4678" w:type="dxa"/>
            <w:tcBorders>
              <w:left w:val="nil"/>
            </w:tcBorders>
            <w:shd w:val="clear" w:color="auto" w:fill="auto"/>
          </w:tcPr>
          <w:p w14:paraId="7C01BA26" w14:textId="77777777" w:rsidR="002C1116" w:rsidRPr="00D12552" w:rsidRDefault="002C1116" w:rsidP="003811C7">
            <w:pPr>
              <w:pStyle w:val="Tabletext10"/>
              <w:jc w:val="left"/>
              <w:rPr>
                <w:rStyle w:val="reqtext"/>
                <w:lang w:val="en-CA"/>
              </w:rPr>
            </w:pPr>
            <w:r w:rsidRPr="00F16431">
              <w:rPr>
                <w:rStyle w:val="Entity"/>
              </w:rPr>
              <w:t xml:space="preserve">representativeYoungerAge_uri </w:t>
            </w:r>
            <w:r>
              <w:rPr>
                <w:rStyle w:val="reqtext"/>
                <w:lang w:val="en-CA"/>
              </w:rPr>
              <w:t>value SHALL refer</w:t>
            </w:r>
            <w:r w:rsidRPr="00C71FFD">
              <w:rPr>
                <w:rStyle w:val="reqtext"/>
                <w:lang w:val="en-CA"/>
              </w:rPr>
              <w:t xml:space="preserve"> to a controlled concept specifying the most representative upper value in a range of stratigraphic age intervals for the </w:t>
            </w:r>
            <w:r w:rsidRPr="00F16431">
              <w:rPr>
                <w:rStyle w:val="Entity"/>
              </w:rPr>
              <w:t>GeologicUnit</w:t>
            </w:r>
            <w:r w:rsidRPr="00C71FFD">
              <w:rPr>
                <w:rStyle w:val="reqtext"/>
                <w:lang w:val="en-CA"/>
              </w:rPr>
              <w: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210211B3" w14:textId="77777777" w:rsidR="002C1116" w:rsidRDefault="002C1116" w:rsidP="002C1116">
      <w:pPr>
        <w:rPr>
          <w:lang w:val="en-CA"/>
        </w:rPr>
      </w:pPr>
    </w:p>
    <w:p w14:paraId="79916ABE" w14:textId="5076C527" w:rsidR="002C1116" w:rsidRPr="00C17A19" w:rsidRDefault="002C1116" w:rsidP="002C1116">
      <w:pPr>
        <w:pStyle w:val="Heading4"/>
      </w:pPr>
      <w:r w:rsidRPr="00C17A19">
        <w:t>specification_uri</w:t>
      </w:r>
    </w:p>
    <w:p w14:paraId="5AB8FEBF" w14:textId="77777777" w:rsidR="002C1116" w:rsidRDefault="002C1116" w:rsidP="002C1116">
      <w:r>
        <w:t xml:space="preserve">If present, the property </w:t>
      </w:r>
      <w:r w:rsidRPr="00F16431">
        <w:rPr>
          <w:rStyle w:val="Entity"/>
        </w:rPr>
        <w:t>specification_uri:Primitive::CharacterString</w:t>
      </w:r>
      <w:r w:rsidRPr="00F16431" w:rsidDel="00253146">
        <w:rPr>
          <w:rStyle w:val="Entity"/>
        </w:rPr>
        <w:t xml:space="preserve"> </w:t>
      </w:r>
      <w:r>
        <w:t xml:space="preserve">shall contain a </w:t>
      </w:r>
      <w:r w:rsidRPr="00C17A19">
        <w:t xml:space="preserve">URI referring the GeoSciML </w:t>
      </w:r>
      <w:r w:rsidRPr="00F16431">
        <w:rPr>
          <w:rStyle w:val="Entity"/>
        </w:rPr>
        <w:t>GeologicUnit</w:t>
      </w:r>
      <w:r w:rsidRPr="00C17A19">
        <w:t xml:space="preserve"> feature that describes the instance in detail. </w:t>
      </w:r>
    </w:p>
    <w:p w14:paraId="0611CBD1"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50CDE9DF" w14:textId="77777777" w:rsidTr="003811C7">
        <w:trPr>
          <w:cantSplit/>
        </w:trPr>
        <w:tc>
          <w:tcPr>
            <w:tcW w:w="4219" w:type="dxa"/>
            <w:tcBorders>
              <w:right w:val="nil"/>
            </w:tcBorders>
            <w:shd w:val="clear" w:color="auto" w:fill="auto"/>
          </w:tcPr>
          <w:p w14:paraId="73C4D003" w14:textId="7C032EB5"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/gsml4-lite/geologicunitview-specification</w:t>
            </w:r>
          </w:p>
        </w:tc>
        <w:tc>
          <w:tcPr>
            <w:tcW w:w="4678" w:type="dxa"/>
            <w:tcBorders>
              <w:left w:val="nil"/>
            </w:tcBorders>
            <w:shd w:val="clear" w:color="auto" w:fill="auto"/>
          </w:tcPr>
          <w:p w14:paraId="606D010B" w14:textId="0EFE7357" w:rsidR="002C1116" w:rsidRPr="00D12552" w:rsidRDefault="002C1116" w:rsidP="00353E0B">
            <w:pPr>
              <w:pStyle w:val="Tabletext10"/>
              <w:jc w:val="left"/>
              <w:rPr>
                <w:rStyle w:val="reqtext"/>
                <w:lang w:val="en-CA"/>
              </w:rPr>
            </w:pPr>
            <w:r>
              <w:rPr>
                <w:rStyle w:val="reqtext"/>
                <w:lang w:val="en-CA"/>
              </w:rPr>
              <w:t>specification_uri value SHOULD</w:t>
            </w:r>
            <w:r w:rsidRPr="00C71FFD">
              <w:rPr>
                <w:rStyle w:val="reqtext"/>
                <w:lang w:val="en-CA"/>
              </w:rPr>
              <w:t xml:space="preserve"> refer the GeoSciML GeologicUnit feature that describes the instance in det</w:t>
            </w:r>
            <w:r w:rsidR="00353E0B">
              <w:rPr>
                <w:rStyle w:val="reqtext"/>
                <w:lang w:val="en-CA"/>
              </w:rPr>
              <w:t xml:space="preserve">ail. </w:t>
            </w:r>
          </w:p>
        </w:tc>
      </w:tr>
    </w:tbl>
    <w:p w14:paraId="0691F8EA" w14:textId="77777777" w:rsidR="002C1116" w:rsidRDefault="002C1116" w:rsidP="002C1116"/>
    <w:p w14:paraId="08FA3F11" w14:textId="22EBE75F" w:rsidR="002C1116" w:rsidRPr="00C17A19" w:rsidRDefault="002C1116" w:rsidP="002C1116">
      <w:pPr>
        <w:pStyle w:val="Heading4"/>
      </w:pPr>
      <w:r>
        <w:lastRenderedPageBreak/>
        <w:t>metadata_uri</w:t>
      </w:r>
    </w:p>
    <w:p w14:paraId="0352159E" w14:textId="152C08D9" w:rsidR="002C1116" w:rsidRDefault="002C1116" w:rsidP="002C1116">
      <w:r>
        <w:t>If present, t</w:t>
      </w:r>
      <w:r w:rsidRPr="009E36A6">
        <w:t xml:space="preserve">he </w:t>
      </w:r>
      <w:r w:rsidRPr="00F16431">
        <w:rPr>
          <w:rStyle w:val="Entity"/>
        </w:rPr>
        <w:t>property metadata_uri:Primitive::CharacterString</w:t>
      </w:r>
      <w:r w:rsidRPr="00F16431" w:rsidDel="00253146">
        <w:rPr>
          <w:rStyle w:val="Entity"/>
        </w:rPr>
        <w:t xml:space="preserve"> </w:t>
      </w:r>
      <w:r w:rsidRPr="009E36A6">
        <w:t>contain</w:t>
      </w:r>
      <w:r w:rsidR="0069087E">
        <w:t>s</w:t>
      </w:r>
      <w:r w:rsidRPr="009E36A6">
        <w:t xml:space="preserve"> a URI referring to a metadata record de</w:t>
      </w:r>
      <w:r>
        <w:t>scribing the provenance of data</w:t>
      </w:r>
      <w:r w:rsidRPr="00C17A19">
        <w:t>.</w:t>
      </w:r>
    </w:p>
    <w:p w14:paraId="3EA41406" w14:textId="48AF4425" w:rsidR="002C1116" w:rsidRPr="00C17A19" w:rsidRDefault="002C1116" w:rsidP="002C1116">
      <w:pPr>
        <w:pStyle w:val="Heading4"/>
      </w:pPr>
      <w:r w:rsidRPr="00C17A19">
        <w:t>genericSymbolizer</w:t>
      </w:r>
    </w:p>
    <w:p w14:paraId="37A0F496" w14:textId="77777777" w:rsidR="002C1116" w:rsidRDefault="002C1116" w:rsidP="002C1116">
      <w:r>
        <w:t xml:space="preserve">If present, the property </w:t>
      </w:r>
      <w:r w:rsidRPr="00F16431">
        <w:rPr>
          <w:rStyle w:val="Entity"/>
        </w:rPr>
        <w:t>genericSymbolizer:CharacterString</w:t>
      </w:r>
      <w:r>
        <w:t xml:space="preserve"> contains an identifier</w:t>
      </w:r>
      <w:r w:rsidRPr="00C17A19">
        <w:t xml:space="preserve"> for a symbol from standard (locally or community defined) symbolization scheme for portrayal.</w:t>
      </w:r>
    </w:p>
    <w:p w14:paraId="3F4A3053" w14:textId="6B1A8E46" w:rsidR="002C1116" w:rsidRDefault="002C1116" w:rsidP="002C1116">
      <w:pPr>
        <w:pStyle w:val="Heading4"/>
      </w:pPr>
      <w:r>
        <w:t>s</w:t>
      </w:r>
      <w:r w:rsidRPr="004E3A57">
        <w:t>hape</w:t>
      </w:r>
    </w:p>
    <w:p w14:paraId="1C2CADEE" w14:textId="77777777" w:rsidR="002C1116" w:rsidRDefault="002C1116" w:rsidP="002C1116">
      <w:r>
        <w:t xml:space="preserve">The property </w:t>
      </w:r>
      <w:r w:rsidRPr="00F16431">
        <w:rPr>
          <w:rStyle w:val="Entity"/>
        </w:rPr>
        <w:t>shape:GEO::GM_Object</w:t>
      </w:r>
      <w:r>
        <w:t xml:space="preserve"> contains a geometry </w:t>
      </w:r>
      <w:r w:rsidRPr="004E3A57">
        <w:t>defining the extent of the feature of interest.</w:t>
      </w:r>
      <w:r>
        <w:t xml:space="preserve">  </w:t>
      </w:r>
    </w:p>
    <w:p w14:paraId="79194BC3" w14:textId="0FA0F101" w:rsidR="002C1116" w:rsidRDefault="0069087E" w:rsidP="002C1116">
      <w:pPr>
        <w:pStyle w:val="Heading4"/>
      </w:pPr>
      <w:r>
        <w:t>a</w:t>
      </w:r>
      <w:r w:rsidR="002C1116" w:rsidRPr="004E3A57">
        <w:t>ny</w:t>
      </w:r>
    </w:p>
    <w:p w14:paraId="75B6DCEA" w14:textId="74A718B7" w:rsidR="002C1116" w:rsidRPr="002B6140" w:rsidRDefault="002C1116" w:rsidP="002C1116">
      <w:r>
        <w:t xml:space="preserve">A data provider </w:t>
      </w:r>
      <w:r w:rsidR="00084AC2">
        <w:t>may</w:t>
      </w:r>
      <w:r>
        <w:t xml:space="preserve"> add an arbitrary number of extra properties, as long as the instance is conformant to GML Simple Feature Level 0. </w:t>
      </w:r>
    </w:p>
    <w:p w14:paraId="0345E6A9" w14:textId="77777777" w:rsidR="002C1116" w:rsidRDefault="002C1116" w:rsidP="002C1116"/>
    <w:p w14:paraId="2BAE995E" w14:textId="77777777" w:rsidR="002C1116" w:rsidRDefault="002C1116" w:rsidP="002C1116">
      <w:pPr>
        <w:pStyle w:val="Heading3"/>
        <w:rPr>
          <w:lang w:val="en-CA"/>
        </w:rPr>
      </w:pPr>
      <w:bookmarkStart w:id="942" w:name="_Toc458154249"/>
      <w:r w:rsidRPr="00D14AF0">
        <w:rPr>
          <w:lang w:val="en-CA"/>
        </w:rPr>
        <w:t>BoreholeView</w:t>
      </w:r>
      <w:bookmarkEnd w:id="942"/>
    </w:p>
    <w:p w14:paraId="643E78ED" w14:textId="77777777" w:rsidR="002C1116" w:rsidRDefault="002C1116" w:rsidP="002C1116">
      <w:pPr>
        <w:autoSpaceDE w:val="0"/>
        <w:autoSpaceDN w:val="0"/>
        <w:adjustRightInd w:val="0"/>
        <w:spacing w:after="0" w:line="240" w:lineRule="atLeast"/>
        <w:rPr>
          <w:rFonts w:cs="Arial"/>
          <w:color w:val="000000"/>
          <w:lang w:val="en-CA"/>
        </w:rPr>
      </w:pPr>
    </w:p>
    <w:p w14:paraId="4BB1FB68" w14:textId="77777777" w:rsidR="002C1116" w:rsidRDefault="002C1116" w:rsidP="002C1116">
      <w:pPr>
        <w:autoSpaceDE w:val="0"/>
        <w:autoSpaceDN w:val="0"/>
        <w:adjustRightInd w:val="0"/>
        <w:spacing w:after="0" w:line="240" w:lineRule="atLeast"/>
        <w:rPr>
          <w:rFonts w:cs="Arial"/>
          <w:color w:val="000000"/>
          <w:lang w:val="en-CA"/>
        </w:rPr>
      </w:pPr>
      <w:r w:rsidRPr="00F16431">
        <w:rPr>
          <w:rStyle w:val="Entity"/>
        </w:rPr>
        <w:t>BoreholeView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Borehole</w:t>
      </w:r>
      <w:r w:rsidRPr="00D14AF0">
        <w:rPr>
          <w:rFonts w:cs="Arial"/>
          <w:color w:val="000000"/>
          <w:lang w:val="en-CA"/>
        </w:rPr>
        <w:t xml:space="preserve">. In GeoSciML terms, this will be an instance of a </w:t>
      </w:r>
      <w:r w:rsidRPr="00F16431">
        <w:rPr>
          <w:rStyle w:val="Entity"/>
        </w:rPr>
        <w:t>Borehole</w:t>
      </w:r>
      <w:r w:rsidRPr="00D14AF0">
        <w:rPr>
          <w:rFonts w:cs="Arial"/>
          <w:color w:val="000000"/>
          <w:lang w:val="en-CA"/>
        </w:rPr>
        <w:t xml:space="preserv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606A06C" w14:textId="77777777" w:rsidR="002C1116" w:rsidRDefault="002C1116" w:rsidP="002C1116">
      <w:pPr>
        <w:autoSpaceDE w:val="0"/>
        <w:autoSpaceDN w:val="0"/>
        <w:adjustRightInd w:val="0"/>
        <w:spacing w:after="0" w:line="240" w:lineRule="atLeast"/>
        <w:rPr>
          <w:rFonts w:cs="Arial"/>
          <w:color w:val="000000"/>
          <w:lang w:val="en-CA"/>
        </w:rPr>
      </w:pPr>
    </w:p>
    <w:p w14:paraId="47450854"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E5D6817" w14:textId="77777777" w:rsidR="002C1116" w:rsidRDefault="002C1116" w:rsidP="002C1116">
      <w:pPr>
        <w:keepNext/>
        <w:autoSpaceDE w:val="0"/>
        <w:autoSpaceDN w:val="0"/>
        <w:adjustRightInd w:val="0"/>
        <w:spacing w:after="0" w:line="240" w:lineRule="atLeast"/>
        <w:jc w:val="center"/>
      </w:pPr>
      <w:r>
        <w:rPr>
          <w:noProof/>
          <w:lang w:val="en-AU" w:eastAsia="en-AU"/>
        </w:rPr>
        <w:drawing>
          <wp:inline distT="0" distB="0" distL="0" distR="0" wp14:anchorId="3CDAB35A" wp14:editId="2D1F591D">
            <wp:extent cx="2543175" cy="36480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206F1193"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101</w:t>
      </w:r>
      <w:r w:rsidRPr="00F8032B">
        <w:rPr>
          <w:color w:val="auto"/>
        </w:rPr>
        <w:fldChar w:fldCharType="end"/>
      </w:r>
      <w:r w:rsidRPr="00F8032B">
        <w:rPr>
          <w:color w:val="auto"/>
        </w:rPr>
        <w:t xml:space="preserve">:  BoreholeView </w:t>
      </w:r>
      <w:r>
        <w:rPr>
          <w:color w:val="auto"/>
        </w:rPr>
        <w:t>feature type.</w:t>
      </w:r>
    </w:p>
    <w:p w14:paraId="6001F85C" w14:textId="77777777" w:rsidR="002C1116" w:rsidRDefault="002C1116" w:rsidP="002C1116">
      <w:pPr>
        <w:pStyle w:val="Heading4"/>
        <w:rPr>
          <w:lang w:val="en-CA"/>
        </w:rPr>
      </w:pPr>
      <w:r>
        <w:rPr>
          <w:lang w:val="en-CA"/>
        </w:rPr>
        <w:t>Mapping</w:t>
      </w:r>
    </w:p>
    <w:p w14:paraId="46A1D7F5" w14:textId="77777777" w:rsidR="002C1116" w:rsidRDefault="002C1116" w:rsidP="002C1116">
      <w:pPr>
        <w:rPr>
          <w:lang w:val="en-CA"/>
        </w:rPr>
      </w:pPr>
    </w:p>
    <w:tbl>
      <w:tblPr>
        <w:tblStyle w:val="LightShading"/>
        <w:tblW w:w="5000" w:type="pct"/>
        <w:tblLook w:val="04A0" w:firstRow="1" w:lastRow="0" w:firstColumn="1" w:lastColumn="0" w:noHBand="0" w:noVBand="1"/>
      </w:tblPr>
      <w:tblGrid>
        <w:gridCol w:w="1872"/>
        <w:gridCol w:w="6984"/>
      </w:tblGrid>
      <w:tr w:rsidR="002C1116" w:rsidRPr="00373E5D" w14:paraId="7D073991"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49E6B97B" w14:textId="77777777" w:rsidR="002C1116" w:rsidRPr="00373E5D" w:rsidRDefault="002C1116" w:rsidP="003811C7">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3366779B" w14:textId="77777777" w:rsidR="002C1116" w:rsidRPr="00373E5D"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Mapping from </w:t>
            </w:r>
            <w:r w:rsidRPr="00F16431">
              <w:rPr>
                <w:rStyle w:val="Entity"/>
              </w:rPr>
              <w:t>Borehole</w:t>
            </w:r>
          </w:p>
        </w:tc>
      </w:tr>
      <w:tr w:rsidR="002C1116" w:rsidRPr="00373E5D" w14:paraId="4BA4FCB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9385BBA"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22239F5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identifier</w:t>
            </w:r>
          </w:p>
        </w:tc>
      </w:tr>
      <w:tr w:rsidR="002C1116" w:rsidRPr="00373E5D" w14:paraId="4E80253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37EC03C" w14:textId="24BBA771" w:rsidR="002C1116" w:rsidRPr="00373E5D" w:rsidRDefault="00005D4F"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N</w:t>
            </w:r>
            <w:r w:rsidR="002C1116" w:rsidRPr="00373E5D">
              <w:rPr>
                <w:rFonts w:ascii="Consolas" w:hAnsi="Consolas" w:cs="Consolas"/>
                <w:sz w:val="18"/>
                <w:szCs w:val="18"/>
                <w:lang w:val="en-CA" w:eastAsia="en-CA"/>
              </w:rPr>
              <w:t>ame</w:t>
            </w:r>
          </w:p>
        </w:tc>
        <w:tc>
          <w:tcPr>
            <w:tcW w:w="6838" w:type="dxa"/>
            <w:hideMark/>
          </w:tcPr>
          <w:p w14:paraId="00A17E8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name 1</w:t>
            </w:r>
          </w:p>
        </w:tc>
      </w:tr>
      <w:tr w:rsidR="002C1116" w:rsidRPr="00373E5D" w14:paraId="0B61A76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520617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6648A15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description</w:t>
            </w:r>
          </w:p>
        </w:tc>
      </w:tr>
      <w:tr w:rsidR="002C1116" w:rsidRPr="00373E5D" w14:paraId="6E1A58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C5EC68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1AF2C27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indexData:BoreholeDetails::purpose 1 2</w:t>
            </w:r>
          </w:p>
        </w:tc>
      </w:tr>
      <w:tr w:rsidR="002C1116" w:rsidRPr="00373E5D" w14:paraId="1FD1F5B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D4F05A" w14:textId="3271D6E3" w:rsidR="002C1116" w:rsidRPr="00373E5D" w:rsidRDefault="00005D4F"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373E5D">
              <w:rPr>
                <w:rFonts w:ascii="Consolas" w:hAnsi="Consolas" w:cs="Consolas"/>
                <w:sz w:val="18"/>
                <w:szCs w:val="18"/>
                <w:lang w:val="en-CA" w:eastAsia="en-CA"/>
              </w:rPr>
              <w:t>tatus</w:t>
            </w:r>
          </w:p>
        </w:tc>
        <w:tc>
          <w:tcPr>
            <w:tcW w:w="6838" w:type="dxa"/>
            <w:hideMark/>
          </w:tcPr>
          <w:p w14:paraId="1B156BB6"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0EBB15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4CD3E9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60E6BBAF"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downholeDrillingDetails:DrillingDetails::drillingMethod 1 2</w:t>
            </w:r>
          </w:p>
        </w:tc>
      </w:tr>
      <w:tr w:rsidR="002C1116" w:rsidRPr="00373E5D" w14:paraId="74CCAB2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A328D55"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4064C454"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indexData:BoreholeDetails::operator:CI_Responsibility::party:CI_Party::name</w:t>
            </w:r>
          </w:p>
        </w:tc>
      </w:tr>
      <w:tr w:rsidR="002C1116" w:rsidRPr="00373E5D" w14:paraId="65B7EBC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6ACF9CF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9C56B7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indexData:BoreholeDetails::driller:CI_Responsibility::party:CI_Party::name</w:t>
            </w:r>
          </w:p>
        </w:tc>
      </w:tr>
      <w:tr w:rsidR="002C1116" w:rsidRPr="00373E5D" w14:paraId="0AED7AC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BDCF25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464973D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indexData:BoreholeDetails::dateOfDrilling:TM_Period::begin:TM_Instant::position 1</w:t>
            </w:r>
          </w:p>
        </w:tc>
      </w:tr>
      <w:tr w:rsidR="002C1116" w:rsidRPr="00373E5D" w14:paraId="540FB97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38B5026"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228E9C52"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indexData:BoreholeDetails::dateOfDrilling:TM_Period::end:TM_Instant::position 1</w:t>
            </w:r>
          </w:p>
        </w:tc>
      </w:tr>
      <w:tr w:rsidR="002C1116" w:rsidRPr="00373E5D" w14:paraId="322855C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4A4B7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0F3CFFA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indexData:BoreholeDetails::startPoint</w:t>
            </w:r>
          </w:p>
        </w:tc>
      </w:tr>
      <w:tr w:rsidR="002C1116" w:rsidRPr="00373E5D" w14:paraId="1804417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07072C9"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04F076A5"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indexData:BoreholeDetails::inclinationType 2</w:t>
            </w:r>
          </w:p>
        </w:tc>
      </w:tr>
      <w:tr w:rsidR="002C1116" w:rsidRPr="00373E5D" w14:paraId="1FB9A1B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64FCAB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6E21BF6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indexData:BoreholeDetails::boreholeMaterialCustodian:CI_Responsibility::party:CI_Party::name 1</w:t>
            </w:r>
          </w:p>
        </w:tc>
      </w:tr>
      <w:tr w:rsidR="002C1116" w:rsidRPr="00373E5D" w14:paraId="709AEB0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7E0A0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11547861"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indexData:BoreholeDetails::boreholeLength:Quantity::value</w:t>
            </w:r>
          </w:p>
        </w:tc>
      </w:tr>
      <w:tr w:rsidR="002C1116" w:rsidRPr="00373E5D" w14:paraId="3D0CB79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237DB9E"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elevation_m</w:t>
            </w:r>
          </w:p>
        </w:tc>
        <w:tc>
          <w:tcPr>
            <w:tcW w:w="6838" w:type="dxa"/>
            <w:hideMark/>
          </w:tcPr>
          <w:p w14:paraId="33F0EEFA"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referenceLocation:OriginPosition::elevationDirectPosition:::coordinate</w:t>
            </w:r>
          </w:p>
        </w:tc>
      </w:tr>
      <w:tr w:rsidR="002C1116" w:rsidRPr="00373E5D" w14:paraId="537228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BEC6411"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elevation_srs</w:t>
            </w:r>
          </w:p>
        </w:tc>
        <w:tc>
          <w:tcPr>
            <w:tcW w:w="6838" w:type="dxa"/>
            <w:hideMark/>
          </w:tcPr>
          <w:p w14:paraId="26C7A0D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referenceLocation:OriginPosition::elevation:srsName</w:t>
            </w:r>
          </w:p>
        </w:tc>
      </w:tr>
      <w:tr w:rsidR="002C1116" w:rsidRPr="00373E5D" w14:paraId="14A01BF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8B92C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4E89B98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metaDataProperty(…):DQ_PositionalAccuracy 1</w:t>
            </w:r>
          </w:p>
        </w:tc>
      </w:tr>
      <w:tr w:rsidR="002C1116" w:rsidRPr="00373E5D" w14:paraId="4C26B592"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5E4A24"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54F3EBE"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metaDataProperty:(…):CI_Citation 1</w:t>
            </w:r>
          </w:p>
        </w:tc>
      </w:tr>
      <w:tr w:rsidR="002C1116" w:rsidRPr="00373E5D" w14:paraId="351B906A"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41084E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08C628E5"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relatedSamplingFeature:SamplingFeatureComplex::relatedSamplingFeature:Borehole::identifier 3</w:t>
            </w:r>
          </w:p>
        </w:tc>
      </w:tr>
      <w:tr w:rsidR="002C1116" w:rsidRPr="00373E5D" w14:paraId="7F753D2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D800753"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33A5ECAB"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metaDataProperty:MD_Metadata 3</w:t>
            </w:r>
          </w:p>
        </w:tc>
      </w:tr>
      <w:tr w:rsidR="002C1116" w:rsidRPr="00373E5D" w14:paraId="24054C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B7E3A0"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5CA43EA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373E5D" w14:paraId="1FF4EAD6"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A58EDBC" w14:textId="77777777" w:rsidR="002C1116" w:rsidRPr="00373E5D" w:rsidRDefault="002C1116" w:rsidP="003811C7">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40A5492C"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373E5D" w14:paraId="2DFA1AE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1E1E30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1CEF1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B01C548" w14:textId="77777777" w:rsidR="002C1116" w:rsidRPr="00373E5D"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EE79950" w14:textId="77777777" w:rsidR="002C1116" w:rsidRDefault="002C1116" w:rsidP="002C1116">
      <w:pPr>
        <w:rPr>
          <w:lang w:val="en-CA"/>
        </w:rPr>
      </w:pPr>
    </w:p>
    <w:p w14:paraId="45F17A23" w14:textId="77777777" w:rsidR="002C1116" w:rsidRPr="00373E5D" w:rsidRDefault="002C1116" w:rsidP="002C1116">
      <w:pPr>
        <w:rPr>
          <w:lang w:val="en-CA"/>
        </w:rPr>
      </w:pPr>
    </w:p>
    <w:p w14:paraId="5BE77617" w14:textId="77777777" w:rsidR="002C1116" w:rsidRDefault="002C1116" w:rsidP="002C1116">
      <w:pPr>
        <w:pStyle w:val="Heading4"/>
        <w:rPr>
          <w:lang w:val="en-CA"/>
        </w:rPr>
      </w:pPr>
      <w:r>
        <w:rPr>
          <w:lang w:val="en-CA"/>
        </w:rPr>
        <w:t>i</w:t>
      </w:r>
      <w:r w:rsidRPr="00D970E9">
        <w:rPr>
          <w:lang w:val="en-CA"/>
        </w:rPr>
        <w:t>dentifier</w:t>
      </w:r>
    </w:p>
    <w:p w14:paraId="59AA4757" w14:textId="77777777" w:rsidR="002C1116" w:rsidRPr="00D14AF0" w:rsidRDefault="002C1116" w:rsidP="002C1116">
      <w:pPr>
        <w:autoSpaceDE w:val="0"/>
        <w:autoSpaceDN w:val="0"/>
        <w:adjustRightInd w:val="0"/>
        <w:spacing w:after="0" w:line="240" w:lineRule="atLeast"/>
        <w:rPr>
          <w:rFonts w:cs="Arial"/>
          <w:color w:val="000000"/>
          <w:lang w:val="en-CA"/>
        </w:rPr>
      </w:pPr>
    </w:p>
    <w:p w14:paraId="747FBF86" w14:textId="75E679D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w:t>
      </w:r>
      <w:r w:rsidRPr="00F16431">
        <w:rPr>
          <w:rStyle w:val="Entity"/>
        </w:rPr>
        <w:t>identifier:Primitive::CharacterString</w:t>
      </w:r>
      <w:r w:rsidDel="00253146">
        <w:rPr>
          <w:rFonts w:cs="Arial"/>
          <w:color w:val="000000"/>
          <w:lang w:val="en-CA"/>
        </w:rPr>
        <w:t xml:space="preserve"> </w:t>
      </w:r>
      <w:r>
        <w:rPr>
          <w:rFonts w:cs="Arial"/>
          <w:color w:val="000000"/>
          <w:lang w:val="en-CA"/>
        </w:rPr>
        <w:t xml:space="preserve">property shall contain a unique identifier for this borehole </w:t>
      </w:r>
      <w:r>
        <w:t xml:space="preserve">and be </w:t>
      </w:r>
      <w:r w:rsidR="008E39D7">
        <w:t xml:space="preserve">should </w:t>
      </w:r>
      <w:r>
        <w:t xml:space="preserve">formatted as an </w:t>
      </w:r>
      <w:r>
        <w:rPr>
          <w:lang w:val="en-CA"/>
        </w:rPr>
        <w:t>absolute URI conformant to RFC 3986.</w:t>
      </w:r>
      <w:r>
        <w:rPr>
          <w:rFonts w:cs="Arial"/>
          <w:color w:val="000000"/>
          <w:lang w:val="en-CA"/>
        </w:rPr>
        <w:t>.</w:t>
      </w:r>
    </w:p>
    <w:p w14:paraId="63E37F99" w14:textId="77777777" w:rsidR="002C1116" w:rsidRDefault="002C1116" w:rsidP="002C1116">
      <w:pPr>
        <w:autoSpaceDE w:val="0"/>
        <w:autoSpaceDN w:val="0"/>
        <w:adjustRightInd w:val="0"/>
        <w:spacing w:after="0" w:line="240" w:lineRule="atLeast"/>
        <w:rPr>
          <w:rFonts w:cs="Arial"/>
          <w:color w:val="000000"/>
          <w:lang w:val="en-CA"/>
        </w:rPr>
      </w:pPr>
    </w:p>
    <w:p w14:paraId="29A2FD9B" w14:textId="77777777" w:rsidR="002C1116" w:rsidRPr="00D14AF0"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00D463B2" w14:textId="77777777" w:rsidTr="003811C7">
        <w:trPr>
          <w:cantSplit/>
        </w:trPr>
        <w:tc>
          <w:tcPr>
            <w:tcW w:w="4219" w:type="dxa"/>
            <w:tcBorders>
              <w:right w:val="nil"/>
            </w:tcBorders>
            <w:shd w:val="clear" w:color="auto" w:fill="auto"/>
          </w:tcPr>
          <w:p w14:paraId="6CE7E1CC" w14:textId="079C1829" w:rsidR="002C1116" w:rsidRPr="00D12552" w:rsidRDefault="002C1418" w:rsidP="002C1418">
            <w:pPr>
              <w:pStyle w:val="Tabletext10"/>
              <w:rPr>
                <w:rStyle w:val="requri"/>
                <w:noProof/>
                <w:lang w:val="en-CA"/>
              </w:rPr>
            </w:pPr>
            <w:r>
              <w:rPr>
                <w:rStyle w:val="requri"/>
                <w:noProof/>
                <w:lang w:val="en-CA"/>
              </w:rPr>
              <w:t>/req/</w:t>
            </w:r>
            <w:r w:rsidR="002C1116">
              <w:rPr>
                <w:rStyle w:val="requri"/>
                <w:noProof/>
                <w:lang w:val="en-CA"/>
              </w:rPr>
              <w:t>gsml4-lite/boreholeview-identifier</w:t>
            </w:r>
          </w:p>
        </w:tc>
        <w:tc>
          <w:tcPr>
            <w:tcW w:w="4678" w:type="dxa"/>
            <w:tcBorders>
              <w:left w:val="nil"/>
            </w:tcBorders>
            <w:shd w:val="clear" w:color="auto" w:fill="auto"/>
          </w:tcPr>
          <w:p w14:paraId="16CE3BAF" w14:textId="77777777" w:rsidR="002C1116" w:rsidRPr="00D12552" w:rsidRDefault="002C1116" w:rsidP="003811C7">
            <w:pPr>
              <w:pStyle w:val="Tabletext10"/>
              <w:jc w:val="left"/>
              <w:rPr>
                <w:rStyle w:val="reqtext"/>
                <w:lang w:val="en-CA"/>
              </w:rPr>
            </w:pPr>
            <w:r>
              <w:rPr>
                <w:rStyle w:val="reqtext"/>
                <w:lang w:val="en-CA"/>
              </w:rPr>
              <w:t>identifier SHOULD resolve to a representation of a GeoSciML Borehole.</w:t>
            </w:r>
          </w:p>
        </w:tc>
      </w:tr>
    </w:tbl>
    <w:p w14:paraId="6F016333" w14:textId="77777777" w:rsidR="002C1116" w:rsidRDefault="002C1116" w:rsidP="002C1116">
      <w:pPr>
        <w:autoSpaceDE w:val="0"/>
        <w:autoSpaceDN w:val="0"/>
        <w:adjustRightInd w:val="0"/>
        <w:spacing w:after="0" w:line="240" w:lineRule="atLeast"/>
        <w:rPr>
          <w:rFonts w:cs="Arial"/>
          <w:color w:val="000000"/>
          <w:lang w:val="en-CA"/>
        </w:rPr>
      </w:pPr>
    </w:p>
    <w:p w14:paraId="23479CEF" w14:textId="77777777" w:rsidR="002C1116" w:rsidRDefault="002C1116" w:rsidP="002C1116">
      <w:pPr>
        <w:autoSpaceDE w:val="0"/>
        <w:autoSpaceDN w:val="0"/>
        <w:adjustRightInd w:val="0"/>
        <w:spacing w:after="0" w:line="240" w:lineRule="atLeast"/>
        <w:rPr>
          <w:rFonts w:cs="Arial"/>
          <w:color w:val="000000"/>
          <w:lang w:val="en-CA"/>
        </w:rPr>
      </w:pPr>
    </w:p>
    <w:p w14:paraId="24B00BE8" w14:textId="3AD28908" w:rsidR="002C1116" w:rsidRPr="00005D4F" w:rsidRDefault="002C1116" w:rsidP="00005D4F">
      <w:pPr>
        <w:pStyle w:val="Heading4"/>
        <w:rPr>
          <w:lang w:val="en-CA"/>
        </w:rPr>
      </w:pPr>
      <w:r>
        <w:rPr>
          <w:lang w:val="en-CA"/>
        </w:rPr>
        <w:t>name</w:t>
      </w:r>
    </w:p>
    <w:p w14:paraId="10C57E8E" w14:textId="4CFB06E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name:Primitive::CharacterString</w:t>
      </w:r>
      <w:r w:rsidDel="00253146">
        <w:rPr>
          <w:rFonts w:cs="Arial"/>
          <w:color w:val="000000"/>
          <w:lang w:val="en-CA"/>
        </w:rPr>
        <w:t xml:space="preserve"> </w:t>
      </w:r>
      <w:r>
        <w:rPr>
          <w:rFonts w:cs="Arial"/>
          <w:color w:val="000000"/>
          <w:lang w:val="en-CA"/>
        </w:rPr>
        <w:t>contain a human-readable d</w:t>
      </w:r>
      <w:r w:rsidRPr="00FD56B7">
        <w:rPr>
          <w:rFonts w:cs="Arial"/>
          <w:color w:val="000000"/>
          <w:lang w:val="en-CA"/>
        </w:rPr>
        <w:t>isplay name for the borehole</w:t>
      </w:r>
      <w:r>
        <w:rPr>
          <w:rFonts w:cs="Arial"/>
          <w:color w:val="000000"/>
          <w:lang w:val="en-CA"/>
        </w:rPr>
        <w:t>.</w:t>
      </w:r>
    </w:p>
    <w:p w14:paraId="0394B4B4" w14:textId="77777777" w:rsidR="002C1116" w:rsidRDefault="002C1116" w:rsidP="002C1116">
      <w:pPr>
        <w:autoSpaceDE w:val="0"/>
        <w:autoSpaceDN w:val="0"/>
        <w:adjustRightInd w:val="0"/>
        <w:spacing w:after="0" w:line="240" w:lineRule="atLeast"/>
        <w:rPr>
          <w:rFonts w:cs="Arial"/>
          <w:color w:val="000000"/>
          <w:lang w:val="en-CA"/>
        </w:rPr>
      </w:pPr>
    </w:p>
    <w:p w14:paraId="3FB6B27A" w14:textId="0A728982" w:rsidR="002C1116" w:rsidRPr="00005D4F" w:rsidRDefault="002C1116" w:rsidP="00005D4F">
      <w:pPr>
        <w:pStyle w:val="Heading4"/>
      </w:pPr>
      <w:r>
        <w:rPr>
          <w:lang w:val="en-CA"/>
        </w:rPr>
        <w:t>d</w:t>
      </w:r>
      <w:r w:rsidRPr="00FD56B7">
        <w:rPr>
          <w:lang w:val="en-CA"/>
        </w:rPr>
        <w:t>escription</w:t>
      </w:r>
      <w:r w:rsidRPr="00FD56B7">
        <w:t xml:space="preserve"> </w:t>
      </w:r>
    </w:p>
    <w:p w14:paraId="5EE9CF74" w14:textId="39823240"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sidDel="00253146">
        <w:rPr>
          <w:rFonts w:cs="Arial"/>
          <w:color w:val="000000"/>
          <w:lang w:val="en-CA"/>
        </w:rPr>
        <w:t xml:space="preserve"> </w:t>
      </w:r>
      <w:r>
        <w:rPr>
          <w:rFonts w:cs="Arial"/>
          <w:color w:val="000000"/>
          <w:lang w:val="en-CA"/>
        </w:rPr>
        <w:t>contain</w:t>
      </w:r>
      <w:r w:rsidR="00005D4F">
        <w:rPr>
          <w:rFonts w:cs="Arial"/>
          <w:color w:val="000000"/>
          <w:lang w:val="en-CA"/>
        </w:rPr>
        <w:t>s</w:t>
      </w:r>
      <w:r>
        <w:rPr>
          <w:rFonts w:cs="Arial"/>
          <w:color w:val="000000"/>
          <w:lang w:val="en-CA"/>
        </w:rPr>
        <w:t xml:space="preserve"> a human-readable description for the borehole.  </w:t>
      </w:r>
    </w:p>
    <w:p w14:paraId="4AC88CE0" w14:textId="77777777" w:rsidR="002C1116" w:rsidRDefault="002C1116" w:rsidP="002C1116">
      <w:pPr>
        <w:autoSpaceDE w:val="0"/>
        <w:autoSpaceDN w:val="0"/>
        <w:adjustRightInd w:val="0"/>
        <w:spacing w:after="0" w:line="240" w:lineRule="atLeast"/>
        <w:rPr>
          <w:rFonts w:cs="Arial"/>
          <w:color w:val="000000"/>
          <w:lang w:val="en-CA"/>
        </w:rPr>
      </w:pPr>
    </w:p>
    <w:p w14:paraId="1B270953" w14:textId="27ADE242" w:rsidR="002C1116" w:rsidRPr="00005D4F" w:rsidRDefault="002C1116" w:rsidP="00005D4F">
      <w:pPr>
        <w:pStyle w:val="Heading4"/>
        <w:rPr>
          <w:lang w:val="en-CA"/>
        </w:rPr>
      </w:pPr>
      <w:r w:rsidRPr="00FD56B7">
        <w:rPr>
          <w:lang w:val="en-CA"/>
        </w:rPr>
        <w:t>purpose</w:t>
      </w:r>
    </w:p>
    <w:p w14:paraId="439D7F68" w14:textId="7387B084"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sidRPr="00F16431">
        <w:rPr>
          <w:rStyle w:val="Entity"/>
        </w:rPr>
        <w:t>purpose:Primitive::CharacterString</w:t>
      </w:r>
      <w:r w:rsidDel="00253146">
        <w:rPr>
          <w:rFonts w:cs="Arial"/>
          <w:color w:val="000000"/>
          <w:lang w:val="en-CA"/>
        </w:rPr>
        <w:t xml:space="preserve"> </w:t>
      </w:r>
      <w:r>
        <w:rPr>
          <w:rFonts w:cs="Arial"/>
          <w:color w:val="000000"/>
          <w:lang w:val="en-CA"/>
        </w:rPr>
        <w:t>property report</w:t>
      </w:r>
      <w:r w:rsidR="00005D4F">
        <w:rPr>
          <w:rFonts w:cs="Arial"/>
          <w:color w:val="000000"/>
          <w:lang w:val="en-CA"/>
        </w:rPr>
        <w:t>s</w:t>
      </w:r>
      <w:r>
        <w:rPr>
          <w:rFonts w:cs="Arial"/>
          <w:color w:val="000000"/>
          <w:lang w:val="en-CA"/>
        </w:rPr>
        <w:t xml:space="preserve"> the purpose or purposes </w:t>
      </w:r>
      <w:r w:rsidRPr="00FD56B7">
        <w:rPr>
          <w:rFonts w:cs="Arial"/>
          <w:color w:val="000000"/>
          <w:lang w:val="en-CA"/>
        </w:rPr>
        <w:t>for which the borehole was drilled. (e.g., mineral exploration, hydrocarbon exploration, hydrocarbon production, groundwater monitoring, geothermal)</w:t>
      </w:r>
      <w:r>
        <w:rPr>
          <w:rFonts w:cs="Arial"/>
          <w:color w:val="000000"/>
          <w:lang w:val="en-CA"/>
        </w:rPr>
        <w:t>.</w:t>
      </w:r>
    </w:p>
    <w:p w14:paraId="0C2D92D9" w14:textId="77777777" w:rsidR="002C1116" w:rsidRDefault="002C1116" w:rsidP="002C1116">
      <w:pPr>
        <w:autoSpaceDE w:val="0"/>
        <w:autoSpaceDN w:val="0"/>
        <w:adjustRightInd w:val="0"/>
        <w:spacing w:after="0" w:line="240" w:lineRule="atLeast"/>
        <w:rPr>
          <w:rFonts w:cs="Arial"/>
          <w:color w:val="000000"/>
          <w:lang w:val="en-CA"/>
        </w:rPr>
      </w:pPr>
    </w:p>
    <w:p w14:paraId="55504C62" w14:textId="125CF3E7" w:rsidR="002C1116" w:rsidRPr="00005D4F" w:rsidRDefault="002C1116" w:rsidP="00005D4F">
      <w:pPr>
        <w:pStyle w:val="Heading4"/>
        <w:rPr>
          <w:lang w:val="en-CA"/>
        </w:rPr>
      </w:pPr>
      <w:r>
        <w:rPr>
          <w:lang w:val="en-CA"/>
        </w:rPr>
        <w:lastRenderedPageBreak/>
        <w:t>s</w:t>
      </w:r>
      <w:r w:rsidRPr="00FD56B7">
        <w:rPr>
          <w:lang w:val="en-CA"/>
        </w:rPr>
        <w:t>tatus</w:t>
      </w:r>
    </w:p>
    <w:p w14:paraId="048F4151" w14:textId="58AE6C9F" w:rsidR="002C1116" w:rsidRDefault="002C1116" w:rsidP="002C1116">
      <w:pPr>
        <w:autoSpaceDE w:val="0"/>
        <w:autoSpaceDN w:val="0"/>
        <w:adjustRightInd w:val="0"/>
        <w:spacing w:after="0" w:line="240" w:lineRule="atLeast"/>
        <w:rPr>
          <w:rFonts w:cs="Arial"/>
          <w:color w:val="000000"/>
          <w:lang w:val="en-CA"/>
        </w:rPr>
      </w:pPr>
      <w:r>
        <w:t>If present, t</w:t>
      </w:r>
      <w:r w:rsidRPr="00FD56B7">
        <w:rPr>
          <w:rFonts w:cs="Arial"/>
          <w:color w:val="000000"/>
          <w:lang w:val="en-CA"/>
        </w:rPr>
        <w:t xml:space="preserve">he </w:t>
      </w:r>
      <w:r>
        <w:rPr>
          <w:rFonts w:cs="Arial"/>
          <w:color w:val="000000"/>
          <w:lang w:val="en-CA"/>
        </w:rPr>
        <w:t xml:space="preserve">property </w:t>
      </w:r>
      <w:r w:rsidRPr="00F16431">
        <w:rPr>
          <w:rStyle w:val="Entity"/>
        </w:rPr>
        <w:t>status:Primitive::CharacterString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w:t>
      </w:r>
      <w:r w:rsidRPr="00FD56B7">
        <w:rPr>
          <w:rFonts w:cs="Arial"/>
          <w:color w:val="000000"/>
          <w:lang w:val="en-CA"/>
        </w:rPr>
        <w:t>present status of the borehole (e.g., abandoned, completed, proposed, suspended)</w:t>
      </w:r>
      <w:r>
        <w:rPr>
          <w:rFonts w:cs="Arial"/>
          <w:color w:val="000000"/>
          <w:lang w:val="en-CA"/>
        </w:rPr>
        <w:t>.</w:t>
      </w:r>
    </w:p>
    <w:p w14:paraId="06C9819E" w14:textId="77777777" w:rsidR="002C1116" w:rsidRDefault="002C1116" w:rsidP="002C1116">
      <w:pPr>
        <w:autoSpaceDE w:val="0"/>
        <w:autoSpaceDN w:val="0"/>
        <w:adjustRightInd w:val="0"/>
        <w:spacing w:after="0" w:line="240" w:lineRule="atLeast"/>
        <w:rPr>
          <w:rFonts w:cs="Arial"/>
          <w:color w:val="000000"/>
          <w:lang w:val="en-CA"/>
        </w:rPr>
      </w:pPr>
    </w:p>
    <w:p w14:paraId="3540CA3D" w14:textId="6CCD7ED8" w:rsidR="002C1116" w:rsidRPr="00005D4F" w:rsidRDefault="002C1116" w:rsidP="00005D4F">
      <w:pPr>
        <w:pStyle w:val="Heading4"/>
        <w:rPr>
          <w:lang w:val="en-CA"/>
        </w:rPr>
      </w:pPr>
      <w:r w:rsidRPr="00D970E9">
        <w:rPr>
          <w:lang w:val="en-CA"/>
        </w:rPr>
        <w:t>drillingMethod</w:t>
      </w:r>
    </w:p>
    <w:p w14:paraId="119B4C39" w14:textId="57B51D1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drillingMethod:Primitive::CharacterString</w:t>
      </w:r>
      <w:r w:rsidDel="00253146">
        <w:rPr>
          <w:rFonts w:cs="Arial"/>
          <w:color w:val="000000"/>
          <w:lang w:val="en-CA"/>
        </w:rPr>
        <w:t xml:space="preserve"> </w:t>
      </w:r>
      <w:r>
        <w:rPr>
          <w:rFonts w:cs="Arial"/>
          <w:color w:val="000000"/>
          <w:lang w:val="en-CA"/>
        </w:rPr>
        <w:t>indicate</w:t>
      </w:r>
      <w:r w:rsidR="00005D4F">
        <w:rPr>
          <w:rFonts w:cs="Arial"/>
          <w:color w:val="000000"/>
          <w:lang w:val="en-CA"/>
        </w:rPr>
        <w:t>s</w:t>
      </w:r>
      <w:r w:rsidRPr="00FD56B7">
        <w:rPr>
          <w:rFonts w:cs="Arial"/>
          <w:color w:val="000000"/>
          <w:lang w:val="en-CA"/>
        </w:rPr>
        <w:t xml:space="preserve"> the drilling method, or methods, used for this borehole (e.g., RAB, auger, diamond core drilling, air core drilling, piston)</w:t>
      </w:r>
      <w:r>
        <w:rPr>
          <w:rFonts w:cs="Arial"/>
          <w:color w:val="000000"/>
          <w:lang w:val="en-CA"/>
        </w:rPr>
        <w:t>.</w:t>
      </w:r>
    </w:p>
    <w:p w14:paraId="0DC7D3D1" w14:textId="77777777" w:rsidR="002C1116" w:rsidRDefault="002C1116" w:rsidP="002C1116">
      <w:pPr>
        <w:autoSpaceDE w:val="0"/>
        <w:autoSpaceDN w:val="0"/>
        <w:adjustRightInd w:val="0"/>
        <w:spacing w:after="0" w:line="240" w:lineRule="atLeast"/>
        <w:rPr>
          <w:rFonts w:cs="Arial"/>
          <w:color w:val="000000"/>
          <w:lang w:val="en-CA"/>
        </w:rPr>
      </w:pPr>
    </w:p>
    <w:p w14:paraId="4A836612" w14:textId="3A5BAEBD" w:rsidR="002C1116" w:rsidRPr="00005D4F" w:rsidRDefault="002C1116" w:rsidP="00005D4F">
      <w:pPr>
        <w:pStyle w:val="Heading4"/>
        <w:rPr>
          <w:lang w:val="en-CA"/>
        </w:rPr>
      </w:pPr>
      <w:r>
        <w:rPr>
          <w:lang w:val="en-CA"/>
        </w:rPr>
        <w:t>operator</w:t>
      </w:r>
    </w:p>
    <w:p w14:paraId="2DEF9549" w14:textId="669356C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operator:Primitive::CharacterString</w:t>
      </w:r>
      <w:r w:rsidRPr="00F16431" w:rsidDel="00253146">
        <w:rPr>
          <w:rStyle w:val="Entity"/>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the o</w:t>
      </w:r>
      <w:r w:rsidRPr="00FD56B7">
        <w:rPr>
          <w:rFonts w:cs="Arial"/>
          <w:color w:val="000000"/>
          <w:lang w:val="en-CA"/>
        </w:rPr>
        <w:t>rganisation or agency responsible for commissioning of the borehole (as opposed to the agency which drilled the borehole).</w:t>
      </w:r>
    </w:p>
    <w:p w14:paraId="5B3ED5B4" w14:textId="77777777" w:rsidR="002C1116" w:rsidRDefault="002C1116" w:rsidP="002C1116">
      <w:pPr>
        <w:autoSpaceDE w:val="0"/>
        <w:autoSpaceDN w:val="0"/>
        <w:adjustRightInd w:val="0"/>
        <w:spacing w:after="0" w:line="240" w:lineRule="atLeast"/>
        <w:rPr>
          <w:rFonts w:cs="Arial"/>
          <w:color w:val="000000"/>
          <w:lang w:val="en-CA"/>
        </w:rPr>
      </w:pPr>
    </w:p>
    <w:p w14:paraId="5624B9B5" w14:textId="48FC79E6" w:rsidR="002C1116" w:rsidRPr="00005D4F" w:rsidRDefault="002C1116" w:rsidP="00005D4F">
      <w:pPr>
        <w:pStyle w:val="Heading4"/>
        <w:rPr>
          <w:lang w:val="en-CA"/>
        </w:rPr>
      </w:pPr>
      <w:r>
        <w:rPr>
          <w:lang w:val="en-CA"/>
        </w:rPr>
        <w:t>driller</w:t>
      </w:r>
    </w:p>
    <w:p w14:paraId="59F529CC" w14:textId="7E29E81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driller:Primitive::CharacterString</w:t>
      </w:r>
      <w:r w:rsidDel="00253146">
        <w:rPr>
          <w:rFonts w:cs="Arial"/>
          <w:color w:val="000000"/>
          <w:lang w:val="en-CA"/>
        </w:rPr>
        <w:t xml:space="preserve"> </w:t>
      </w:r>
      <w:r>
        <w:rPr>
          <w:rFonts w:cs="Arial"/>
          <w:color w:val="000000"/>
          <w:lang w:val="en-CA"/>
        </w:rPr>
        <w:t>report</w:t>
      </w:r>
      <w:r w:rsidR="00005D4F">
        <w:rPr>
          <w:rFonts w:cs="Arial"/>
          <w:color w:val="000000"/>
          <w:lang w:val="en-CA"/>
        </w:rPr>
        <w:t>s</w:t>
      </w:r>
      <w:r>
        <w:rPr>
          <w:rFonts w:cs="Arial"/>
          <w:color w:val="000000"/>
          <w:lang w:val="en-CA"/>
        </w:rPr>
        <w:t xml:space="preserve"> t</w:t>
      </w:r>
      <w:r w:rsidRPr="00FD56B7">
        <w:rPr>
          <w:rFonts w:cs="Arial"/>
          <w:color w:val="000000"/>
          <w:lang w:val="en-CA"/>
        </w:rPr>
        <w:t>he organisation responsible for drilling the borehole (as opposed to commissioning the borehole).</w:t>
      </w:r>
    </w:p>
    <w:p w14:paraId="2D51572B" w14:textId="77777777" w:rsidR="002C1116" w:rsidRDefault="002C1116" w:rsidP="002C1116">
      <w:pPr>
        <w:autoSpaceDE w:val="0"/>
        <w:autoSpaceDN w:val="0"/>
        <w:adjustRightInd w:val="0"/>
        <w:spacing w:after="0" w:line="240" w:lineRule="atLeast"/>
        <w:rPr>
          <w:rFonts w:cs="Arial"/>
          <w:color w:val="000000"/>
          <w:lang w:val="en-CA"/>
        </w:rPr>
      </w:pPr>
    </w:p>
    <w:p w14:paraId="5891D797" w14:textId="11BE3E16" w:rsidR="002C1116" w:rsidRPr="00005D4F" w:rsidRDefault="002C1116" w:rsidP="00005D4F">
      <w:pPr>
        <w:pStyle w:val="Heading4"/>
        <w:rPr>
          <w:lang w:val="en-CA"/>
        </w:rPr>
      </w:pPr>
      <w:r w:rsidRPr="00D970E9">
        <w:rPr>
          <w:lang w:val="en-CA"/>
        </w:rPr>
        <w:t>drillStartDate</w:t>
      </w:r>
    </w:p>
    <w:p w14:paraId="6E08A92C" w14:textId="03356A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drillStartDate:Primitive::CharacterString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w:t>
      </w:r>
      <w:r w:rsidRPr="002E1163">
        <w:rPr>
          <w:rFonts w:cs="Arial"/>
          <w:color w:val="000000"/>
          <w:lang w:val="en-CA"/>
        </w:rPr>
        <w:t>he date of the start of drilling</w:t>
      </w:r>
      <w:r>
        <w:rPr>
          <w:rFonts w:cs="Arial"/>
          <w:color w:val="000000"/>
          <w:lang w:val="en-CA"/>
        </w:rPr>
        <w:t xml:space="preserve"> </w:t>
      </w:r>
      <w:r w:rsidR="00005D4F">
        <w:rPr>
          <w:rFonts w:cs="Arial"/>
          <w:color w:val="000000"/>
          <w:lang w:val="en-CA"/>
        </w:rPr>
        <w:t>formatted according to ISO</w:t>
      </w:r>
      <w:r w:rsidRPr="002E1163">
        <w:rPr>
          <w:rFonts w:cs="Arial"/>
          <w:color w:val="000000"/>
          <w:lang w:val="en-CA"/>
        </w:rPr>
        <w:t>8601 (e.g. 2012-03-17)</w:t>
      </w:r>
      <w:r>
        <w:rPr>
          <w:rFonts w:cs="Arial"/>
          <w:color w:val="000000"/>
          <w:lang w:val="en-CA"/>
        </w:rPr>
        <w:t>.</w:t>
      </w:r>
    </w:p>
    <w:p w14:paraId="5D4EFDB6" w14:textId="77777777" w:rsidR="002C1116" w:rsidRDefault="002C1116" w:rsidP="002C1116">
      <w:pPr>
        <w:autoSpaceDE w:val="0"/>
        <w:autoSpaceDN w:val="0"/>
        <w:adjustRightInd w:val="0"/>
        <w:spacing w:after="0" w:line="240" w:lineRule="atLeast"/>
        <w:rPr>
          <w:rFonts w:cs="Arial"/>
          <w:color w:val="000000"/>
          <w:lang w:val="en-CA"/>
        </w:rPr>
      </w:pPr>
    </w:p>
    <w:p w14:paraId="44886C8A" w14:textId="779A6735" w:rsidR="002C1116" w:rsidRPr="00005D4F" w:rsidRDefault="002C1116" w:rsidP="00005D4F">
      <w:pPr>
        <w:pStyle w:val="Heading4"/>
      </w:pPr>
      <w:r w:rsidRPr="00A12606">
        <w:t>drillEndDate</w:t>
      </w:r>
    </w:p>
    <w:p w14:paraId="40B8B2BD" w14:textId="5CDB6263" w:rsidR="002C1116" w:rsidRPr="00D970E9" w:rsidRDefault="002C1116" w:rsidP="002C1116">
      <w:pPr>
        <w:rPr>
          <w:lang w:val="en-CA"/>
        </w:rPr>
      </w:pPr>
      <w:r>
        <w:t>If present, t</w:t>
      </w:r>
      <w:r>
        <w:rPr>
          <w:lang w:val="en-CA"/>
        </w:rPr>
        <w:t xml:space="preserve">he property </w:t>
      </w:r>
      <w:r w:rsidRPr="00F16431">
        <w:rPr>
          <w:rStyle w:val="Entity"/>
        </w:rPr>
        <w:t>drillEndData:Primitive::CharacterString</w:t>
      </w:r>
      <w:r>
        <w:rPr>
          <w:lang w:val="en-CA"/>
        </w:rPr>
        <w:t xml:space="preserve"> report</w:t>
      </w:r>
      <w:r w:rsidR="00005D4F">
        <w:rPr>
          <w:lang w:val="en-CA"/>
        </w:rPr>
        <w:t>s</w:t>
      </w:r>
      <w:r>
        <w:rPr>
          <w:lang w:val="en-CA"/>
        </w:rPr>
        <w:t xml:space="preserve"> t</w:t>
      </w:r>
      <w:r w:rsidRPr="00D970E9">
        <w:rPr>
          <w:lang w:val="en-CA"/>
        </w:rPr>
        <w:t xml:space="preserve">he date of the end of drilling </w:t>
      </w:r>
      <w:r w:rsidR="00005D4F">
        <w:rPr>
          <w:lang w:val="en-CA"/>
        </w:rPr>
        <w:t>formatted according to ISO</w:t>
      </w:r>
      <w:r>
        <w:rPr>
          <w:lang w:val="en-CA"/>
        </w:rPr>
        <w:t>8601 (e.g. 2012-03-28).</w:t>
      </w:r>
    </w:p>
    <w:p w14:paraId="10191D87" w14:textId="1402F2FA" w:rsidR="002C1116" w:rsidRPr="00005D4F" w:rsidRDefault="002C1116" w:rsidP="00005D4F">
      <w:pPr>
        <w:pStyle w:val="Heading4"/>
        <w:rPr>
          <w:lang w:val="en-CA"/>
        </w:rPr>
      </w:pPr>
      <w:r>
        <w:rPr>
          <w:lang w:val="en-CA"/>
        </w:rPr>
        <w:t>startPoint</w:t>
      </w:r>
    </w:p>
    <w:p w14:paraId="2E8E88D4" w14:textId="5FB5773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startPoint:Primitive::CharacterString</w:t>
      </w:r>
      <w:r>
        <w:rPr>
          <w:rFonts w:cs="Arial"/>
          <w:color w:val="000000"/>
          <w:lang w:val="en-CA"/>
        </w:rPr>
        <w:t xml:space="preserve"> indicate</w:t>
      </w:r>
      <w:r w:rsidR="00005D4F">
        <w:rPr>
          <w:rFonts w:cs="Arial"/>
          <w:color w:val="000000"/>
          <w:lang w:val="en-CA"/>
        </w:rPr>
        <w:t>s</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2D23FD1E" w14:textId="77777777" w:rsidR="002C1116" w:rsidRDefault="002C1116" w:rsidP="002C1116">
      <w:pPr>
        <w:autoSpaceDE w:val="0"/>
        <w:autoSpaceDN w:val="0"/>
        <w:adjustRightInd w:val="0"/>
        <w:spacing w:after="0" w:line="240" w:lineRule="atLeast"/>
        <w:rPr>
          <w:rFonts w:cs="Arial"/>
          <w:color w:val="000000"/>
          <w:lang w:val="en-CA"/>
        </w:rPr>
      </w:pPr>
    </w:p>
    <w:p w14:paraId="44D0D809" w14:textId="3566844D" w:rsidR="002C1116" w:rsidRPr="00005D4F" w:rsidRDefault="002C1116" w:rsidP="00005D4F">
      <w:pPr>
        <w:pStyle w:val="Heading4"/>
        <w:rPr>
          <w:lang w:val="en-CA"/>
        </w:rPr>
      </w:pPr>
      <w:r>
        <w:rPr>
          <w:lang w:val="en-CA"/>
        </w:rPr>
        <w:t>inclinationType</w:t>
      </w:r>
    </w:p>
    <w:p w14:paraId="1AFCBB85" w14:textId="2A46FCC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inclinationType:Primitive::CharacterString</w:t>
      </w:r>
      <w:r>
        <w:rPr>
          <w:rFonts w:cs="Arial"/>
          <w:color w:val="000000"/>
          <w:lang w:val="en-CA"/>
        </w:rPr>
        <w:t xml:space="preserve"> i</w:t>
      </w:r>
      <w:r w:rsidRPr="00E341D3">
        <w:rPr>
          <w:rFonts w:cs="Arial"/>
          <w:color w:val="000000"/>
          <w:lang w:val="en-CA"/>
        </w:rPr>
        <w:t>ndicate</w:t>
      </w:r>
      <w:r w:rsidR="00005D4F">
        <w:rPr>
          <w:rFonts w:cs="Arial"/>
          <w:color w:val="000000"/>
          <w:lang w:val="en-CA"/>
        </w:rPr>
        <w:t>s</w:t>
      </w:r>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6CB2A685" w14:textId="77777777" w:rsidR="002C1116" w:rsidRDefault="002C1116" w:rsidP="002C1116">
      <w:pPr>
        <w:autoSpaceDE w:val="0"/>
        <w:autoSpaceDN w:val="0"/>
        <w:adjustRightInd w:val="0"/>
        <w:spacing w:after="0" w:line="240" w:lineRule="atLeast"/>
        <w:rPr>
          <w:rFonts w:cs="Arial"/>
          <w:color w:val="000000"/>
          <w:lang w:val="en-CA"/>
        </w:rPr>
      </w:pPr>
    </w:p>
    <w:p w14:paraId="6D270F8D" w14:textId="3C44380A" w:rsidR="002C1116" w:rsidRPr="00005D4F" w:rsidRDefault="002C1116" w:rsidP="00005D4F">
      <w:pPr>
        <w:pStyle w:val="Heading4"/>
        <w:rPr>
          <w:lang w:val="en-CA"/>
        </w:rPr>
      </w:pPr>
      <w:r w:rsidRPr="00FE4C9E">
        <w:rPr>
          <w:lang w:val="en-CA"/>
        </w:rPr>
        <w:t>boreholeMaterialCustodian</w:t>
      </w:r>
    </w:p>
    <w:p w14:paraId="0E8C825F" w14:textId="05795765" w:rsidR="002C1116" w:rsidRPr="00FE4C9E"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boreholeMaterialCustodian:Primitive::CharacterString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o</w:t>
      </w:r>
      <w:r w:rsidRPr="00FE4C9E">
        <w:rPr>
          <w:rFonts w:cs="Arial"/>
          <w:color w:val="000000"/>
          <w:lang w:val="en-CA"/>
        </w:rPr>
        <w:t>rganisation that is the custodian of the material recovered from the borehole</w:t>
      </w:r>
      <w:r>
        <w:rPr>
          <w:rFonts w:cs="Arial"/>
          <w:color w:val="000000"/>
          <w:lang w:val="en-CA"/>
        </w:rPr>
        <w:t>.</w:t>
      </w:r>
    </w:p>
    <w:p w14:paraId="3F722A96" w14:textId="77777777" w:rsidR="002C1116" w:rsidRDefault="002C1116" w:rsidP="002C1116">
      <w:pPr>
        <w:autoSpaceDE w:val="0"/>
        <w:autoSpaceDN w:val="0"/>
        <w:adjustRightInd w:val="0"/>
        <w:spacing w:after="0" w:line="240" w:lineRule="atLeast"/>
        <w:rPr>
          <w:rFonts w:cs="Arial"/>
          <w:color w:val="000000"/>
          <w:lang w:val="en-CA"/>
        </w:rPr>
      </w:pPr>
    </w:p>
    <w:p w14:paraId="266D9CA5" w14:textId="709A30DD" w:rsidR="002C1116" w:rsidRPr="00005D4F" w:rsidRDefault="002C1116" w:rsidP="00005D4F">
      <w:pPr>
        <w:pStyle w:val="Heading4"/>
        <w:rPr>
          <w:lang w:val="en-CA"/>
        </w:rPr>
      </w:pPr>
      <w:r w:rsidRPr="0061478E">
        <w:rPr>
          <w:lang w:val="en-CA"/>
        </w:rPr>
        <w:lastRenderedPageBreak/>
        <w:t>boreholeLength_m</w:t>
      </w:r>
    </w:p>
    <w:p w14:paraId="561F372A" w14:textId="5F3941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 xml:space="preserve">boreholeLength_m:Primitive::Number </w:t>
      </w:r>
      <w:r>
        <w:rPr>
          <w:rFonts w:cs="Arial"/>
          <w:color w:val="000000"/>
          <w:lang w:val="en-CA"/>
        </w:rPr>
        <w:t>report</w:t>
      </w:r>
      <w:r w:rsidR="00005D4F">
        <w:rPr>
          <w:rFonts w:cs="Arial"/>
          <w:color w:val="000000"/>
          <w:lang w:val="en-CA"/>
        </w:rPr>
        <w:t>s</w:t>
      </w:r>
      <w:r>
        <w:rPr>
          <w:rFonts w:cs="Arial"/>
          <w:color w:val="000000"/>
          <w:lang w:val="en-CA"/>
        </w:rPr>
        <w:t xml:space="preserve"> t</w:t>
      </w:r>
      <w:r w:rsidRPr="0061478E">
        <w:rPr>
          <w:rFonts w:cs="Arial"/>
          <w:color w:val="000000"/>
          <w:lang w:val="en-CA"/>
        </w:rPr>
        <w:t xml:space="preserve">he length of a borehole, in metres, as determined by the data provider. Length may have different sources </w:t>
      </w:r>
      <w:r>
        <w:rPr>
          <w:rFonts w:cs="Arial"/>
          <w:color w:val="000000"/>
          <w:lang w:val="en-CA"/>
        </w:rPr>
        <w:t>(</w:t>
      </w:r>
      <w:r w:rsidRPr="0061478E">
        <w:rPr>
          <w:rFonts w:cs="Arial"/>
          <w:color w:val="000000"/>
          <w:lang w:val="en-CA"/>
        </w:rPr>
        <w:t>e.g., driller's measurement, logger's measurement, survey measurement)</w:t>
      </w:r>
      <w:r>
        <w:rPr>
          <w:rFonts w:cs="Arial"/>
          <w:color w:val="000000"/>
          <w:lang w:val="en-CA"/>
        </w:rPr>
        <w:t>.</w:t>
      </w:r>
    </w:p>
    <w:p w14:paraId="06941C34" w14:textId="77777777" w:rsidR="002C1116" w:rsidRDefault="002C1116" w:rsidP="002C1116">
      <w:pPr>
        <w:autoSpaceDE w:val="0"/>
        <w:autoSpaceDN w:val="0"/>
        <w:adjustRightInd w:val="0"/>
        <w:spacing w:after="0" w:line="240" w:lineRule="atLeast"/>
        <w:rPr>
          <w:rFonts w:cs="Arial"/>
          <w:color w:val="000000"/>
          <w:lang w:val="en-CA"/>
        </w:rPr>
      </w:pPr>
    </w:p>
    <w:p w14:paraId="652DB330" w14:textId="21F97ACE" w:rsidR="002C1116" w:rsidRPr="00005D4F" w:rsidRDefault="002C1116" w:rsidP="00005D4F">
      <w:pPr>
        <w:pStyle w:val="Heading4"/>
        <w:rPr>
          <w:lang w:val="en-CA"/>
        </w:rPr>
      </w:pPr>
      <w:r w:rsidRPr="00D970E9">
        <w:rPr>
          <w:lang w:val="en-CA"/>
        </w:rPr>
        <w:t>elevation_m</w:t>
      </w:r>
    </w:p>
    <w:p w14:paraId="2540199F" w14:textId="58628AF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elevation_m:Primitive::Number</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r>
        <w:rPr>
          <w:rFonts w:cs="Arial"/>
          <w:color w:val="000000"/>
          <w:lang w:val="en-CA"/>
        </w:rPr>
        <w:t xml:space="preserve">delivery of </w:t>
      </w:r>
      <w:r w:rsidRPr="0061478E">
        <w:rPr>
          <w:rFonts w:cs="Arial"/>
          <w:color w:val="000000"/>
          <w:lang w:val="en-CA"/>
        </w:rPr>
        <w:t xml:space="preserve">legacy </w:t>
      </w:r>
      <w:r>
        <w:rPr>
          <w:rFonts w:cs="Arial"/>
          <w:color w:val="000000"/>
          <w:lang w:val="en-CA"/>
        </w:rPr>
        <w:t xml:space="preserve">2D </w:t>
      </w:r>
      <w:r w:rsidRPr="0061478E">
        <w:rPr>
          <w:rFonts w:cs="Arial"/>
          <w:color w:val="000000"/>
          <w:lang w:val="en-CA"/>
        </w:rPr>
        <w:t xml:space="preserve">data without elevation data, and for software that cannot process a 3D </w:t>
      </w:r>
      <w:r w:rsidRPr="00F16431">
        <w:rPr>
          <w:rStyle w:val="Entity"/>
        </w:rPr>
        <w:t>GM_Point</w:t>
      </w:r>
      <w:r w:rsidRPr="0061478E">
        <w:rPr>
          <w:rFonts w:cs="Arial"/>
          <w:color w:val="000000"/>
          <w:lang w:val="en-CA"/>
        </w:rPr>
        <w:t xml:space="preserve">. </w:t>
      </w:r>
    </w:p>
    <w:p w14:paraId="2723B2CB" w14:textId="77777777" w:rsidR="002C1116" w:rsidRDefault="002C1116" w:rsidP="002C1116">
      <w:pPr>
        <w:autoSpaceDE w:val="0"/>
        <w:autoSpaceDN w:val="0"/>
        <w:adjustRightInd w:val="0"/>
        <w:spacing w:after="0" w:line="240" w:lineRule="atLeast"/>
        <w:rPr>
          <w:rFonts w:cs="Arial"/>
          <w:color w:val="000000"/>
          <w:lang w:val="en-CA"/>
        </w:rPr>
      </w:pPr>
    </w:p>
    <w:p w14:paraId="4670C2DC" w14:textId="6D4FBC79" w:rsidR="002C1116" w:rsidRPr="00005D4F" w:rsidRDefault="002C1116" w:rsidP="00005D4F">
      <w:pPr>
        <w:pStyle w:val="Heading4"/>
        <w:rPr>
          <w:lang w:val="en-CA"/>
        </w:rPr>
      </w:pPr>
      <w:r w:rsidRPr="00D970E9">
        <w:rPr>
          <w:lang w:val="en-CA"/>
        </w:rPr>
        <w:t>elevation_srs</w:t>
      </w:r>
    </w:p>
    <w:p w14:paraId="6EF03DD2" w14:textId="16818C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elevation_srs:Primitive::CharacterString</w:t>
      </w:r>
      <w:r>
        <w:rPr>
          <w:rFonts w:cs="Arial"/>
          <w:color w:val="000000"/>
          <w:lang w:val="en-CA"/>
        </w:rPr>
        <w:t xml:space="preserve"> </w:t>
      </w:r>
      <w:r w:rsidR="00005D4F">
        <w:rPr>
          <w:rFonts w:cs="Arial"/>
          <w:color w:val="000000"/>
          <w:lang w:val="en-CA"/>
        </w:rPr>
        <w:t>is</w:t>
      </w:r>
      <w:r>
        <w:rPr>
          <w:rFonts w:cs="Arial"/>
          <w:color w:val="000000"/>
          <w:lang w:val="en-CA"/>
        </w:rPr>
        <w:t xml:space="preserve"> a </w:t>
      </w:r>
      <w:r w:rsidRPr="0061478E">
        <w:rPr>
          <w:rFonts w:cs="Arial"/>
          <w:color w:val="000000"/>
          <w:lang w:val="en-CA"/>
        </w:rPr>
        <w:t>URI of a spatial reference system of the elevation value. (e.g., mean sea level)</w:t>
      </w:r>
      <w:r>
        <w:rPr>
          <w:rFonts w:cs="Arial"/>
          <w:color w:val="000000"/>
          <w:lang w:val="en-CA"/>
        </w:rPr>
        <w:t>.</w:t>
      </w:r>
      <w:r w:rsidRPr="0061478E">
        <w:rPr>
          <w:rFonts w:cs="Arial"/>
          <w:color w:val="000000"/>
          <w:lang w:val="en-CA"/>
        </w:rPr>
        <w:t xml:space="preserve"> Mandatory if elevation_m is populated.</w:t>
      </w:r>
      <w:r>
        <w:rPr>
          <w:rFonts w:cs="Arial"/>
          <w:color w:val="000000"/>
          <w:lang w:val="en-CA"/>
        </w:rPr>
        <w:t xml:space="preserve"> </w:t>
      </w:r>
      <w:r w:rsidRPr="0061478E">
        <w:rPr>
          <w:rFonts w:cs="Arial"/>
          <w:color w:val="000000"/>
          <w:lang w:val="en-CA"/>
        </w:rPr>
        <w:t xml:space="preserve">The SRS </w:t>
      </w:r>
      <w:r>
        <w:rPr>
          <w:rFonts w:cs="Arial"/>
          <w:color w:val="000000"/>
          <w:lang w:val="en-CA"/>
        </w:rPr>
        <w:t>shall</w:t>
      </w:r>
      <w:r w:rsidRPr="0061478E">
        <w:rPr>
          <w:rFonts w:cs="Arial"/>
          <w:color w:val="000000"/>
          <w:lang w:val="en-CA"/>
        </w:rPr>
        <w:t xml:space="preserve"> be a one dimensional vertical SRS (i.e., EPSG code in the range 5600-5799).</w:t>
      </w:r>
    </w:p>
    <w:p w14:paraId="1180A192"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012344" w14:textId="77777777" w:rsidTr="003811C7">
        <w:trPr>
          <w:cantSplit/>
        </w:trPr>
        <w:tc>
          <w:tcPr>
            <w:tcW w:w="4219" w:type="dxa"/>
            <w:tcBorders>
              <w:right w:val="nil"/>
            </w:tcBorders>
            <w:shd w:val="clear" w:color="auto" w:fill="auto"/>
          </w:tcPr>
          <w:p w14:paraId="0EC31052" w14:textId="442118F4" w:rsidR="002C1116" w:rsidRPr="00D12552" w:rsidRDefault="002C1418" w:rsidP="001B7AC0">
            <w:pPr>
              <w:pStyle w:val="Tabletext10"/>
              <w:rPr>
                <w:rStyle w:val="requri"/>
                <w:noProof/>
                <w:lang w:val="en-CA"/>
              </w:rPr>
            </w:pPr>
            <w:r>
              <w:rPr>
                <w:rStyle w:val="requri"/>
                <w:noProof/>
                <w:lang w:val="en-CA"/>
              </w:rPr>
              <w:t>/req</w:t>
            </w:r>
            <w:r w:rsidR="002C1116">
              <w:rPr>
                <w:rStyle w:val="requri"/>
                <w:noProof/>
                <w:lang w:val="en-CA"/>
              </w:rPr>
              <w:t>/gsml4-lite/boreholeview-elevation-</w:t>
            </w:r>
            <w:r w:rsidR="001B7AC0">
              <w:rPr>
                <w:rStyle w:val="requri"/>
                <w:noProof/>
                <w:lang w:val="en-CA"/>
              </w:rPr>
              <w:t>c</w:t>
            </w:r>
            <w:r w:rsidR="002C1116">
              <w:rPr>
                <w:rStyle w:val="requri"/>
                <w:noProof/>
                <w:lang w:val="en-CA"/>
              </w:rPr>
              <w:t>rs</w:t>
            </w:r>
          </w:p>
        </w:tc>
        <w:tc>
          <w:tcPr>
            <w:tcW w:w="4678" w:type="dxa"/>
            <w:tcBorders>
              <w:left w:val="nil"/>
            </w:tcBorders>
            <w:shd w:val="clear" w:color="auto" w:fill="auto"/>
          </w:tcPr>
          <w:p w14:paraId="6C55C8B1" w14:textId="77777777" w:rsidR="002C1116" w:rsidRPr="00D12552" w:rsidRDefault="002C1116" w:rsidP="003811C7">
            <w:pPr>
              <w:pStyle w:val="Tabletext10"/>
              <w:jc w:val="left"/>
              <w:rPr>
                <w:rStyle w:val="reqtext"/>
                <w:lang w:val="en-CA"/>
              </w:rPr>
            </w:pPr>
            <w:r>
              <w:rPr>
                <w:rStyle w:val="reqtext"/>
                <w:lang w:val="en-CA"/>
              </w:rPr>
              <w:t>If present, elevation_srs SHALL resolve to a valid EPSG vertical datum in the range EPSG:5600 to EPSG:5799</w:t>
            </w:r>
          </w:p>
        </w:tc>
      </w:tr>
    </w:tbl>
    <w:p w14:paraId="70B2B002" w14:textId="77777777" w:rsidR="002C1116" w:rsidRDefault="002C1116" w:rsidP="002C1116">
      <w:pPr>
        <w:autoSpaceDE w:val="0"/>
        <w:autoSpaceDN w:val="0"/>
        <w:adjustRightInd w:val="0"/>
        <w:spacing w:after="0" w:line="240" w:lineRule="atLeast"/>
        <w:rPr>
          <w:rFonts w:cs="Arial"/>
          <w:color w:val="000000"/>
          <w:lang w:val="en-CA"/>
        </w:rPr>
      </w:pPr>
    </w:p>
    <w:p w14:paraId="1217216F" w14:textId="2432F6B0" w:rsidR="002C1116" w:rsidRPr="00A12606" w:rsidRDefault="002C1116" w:rsidP="002C1116">
      <w:pPr>
        <w:autoSpaceDE w:val="0"/>
        <w:autoSpaceDN w:val="0"/>
        <w:adjustRightInd w:val="0"/>
        <w:spacing w:after="0" w:line="240" w:lineRule="atLeast"/>
        <w:rPr>
          <w:rStyle w:val="reqtext"/>
        </w:rPr>
      </w:pPr>
      <w:r>
        <w:rPr>
          <w:rFonts w:cs="Arial"/>
          <w:color w:val="000000"/>
          <w:lang w:val="en-CA"/>
        </w:rPr>
        <w:t xml:space="preserve">Example: </w:t>
      </w:r>
      <w:r w:rsidR="001B7AC0" w:rsidRPr="001B7AC0">
        <w:rPr>
          <w:rStyle w:val="xmlChar"/>
        </w:rPr>
        <w:t>https://epsg.io/5711.gml</w:t>
      </w:r>
      <w:r>
        <w:rPr>
          <w:rStyle w:val="reqtext"/>
        </w:rPr>
        <w:t xml:space="preserve"> </w:t>
      </w:r>
    </w:p>
    <w:p w14:paraId="1C6A5799" w14:textId="77777777" w:rsidR="002C1116" w:rsidRDefault="002C1116" w:rsidP="002C1116">
      <w:pPr>
        <w:autoSpaceDE w:val="0"/>
        <w:autoSpaceDN w:val="0"/>
        <w:adjustRightInd w:val="0"/>
        <w:spacing w:after="0" w:line="240" w:lineRule="atLeast"/>
        <w:rPr>
          <w:rFonts w:cs="Arial"/>
          <w:color w:val="000000"/>
          <w:lang w:val="en-CA"/>
        </w:rPr>
      </w:pPr>
    </w:p>
    <w:p w14:paraId="7DFE61D4" w14:textId="554FC6B1" w:rsidR="002C1116" w:rsidRPr="00005D4F" w:rsidRDefault="002C1116" w:rsidP="00005D4F">
      <w:pPr>
        <w:pStyle w:val="Heading4"/>
        <w:rPr>
          <w:lang w:val="en-CA"/>
        </w:rPr>
      </w:pPr>
      <w:r w:rsidRPr="00D970E9">
        <w:rPr>
          <w:lang w:val="en-CA"/>
        </w:rPr>
        <w:t>positionalAccuracy</w:t>
      </w:r>
    </w:p>
    <w:p w14:paraId="22FC0E95" w14:textId="6B764C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positionalAccuracy:Primitive::CharacterString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w:t>
      </w:r>
      <w:r w:rsidRPr="00A0347F">
        <w:rPr>
          <w:rFonts w:cs="Arial"/>
          <w:color w:val="000000"/>
          <w:lang w:val="en-CA"/>
        </w:rPr>
        <w:t>n estimate of the accuracy of the location of the borehole collar location.</w:t>
      </w:r>
      <w:r>
        <w:rPr>
          <w:rFonts w:cs="Arial"/>
          <w:color w:val="000000"/>
          <w:lang w:val="en-CA"/>
        </w:rPr>
        <w:t xml:space="preserve">  Ideally, this would be a quantitative estimate of accuracy (e.g., 20 metres).</w:t>
      </w:r>
    </w:p>
    <w:p w14:paraId="2E7FE2CE" w14:textId="79D1E392" w:rsidR="002C1116" w:rsidRPr="00005D4F" w:rsidRDefault="002C1116" w:rsidP="00005D4F">
      <w:pPr>
        <w:pStyle w:val="Heading4"/>
        <w:rPr>
          <w:lang w:val="en-CA"/>
        </w:rPr>
      </w:pPr>
      <w:r>
        <w:rPr>
          <w:lang w:val="en-CA"/>
        </w:rPr>
        <w:t>source</w:t>
      </w:r>
    </w:p>
    <w:p w14:paraId="7B2CB826" w14:textId="1B70358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F16431">
        <w:rPr>
          <w:rStyle w:val="Entity"/>
        </w:rPr>
        <w:t>source:Primitive::CharacterString</w:t>
      </w:r>
      <w:r>
        <w:rPr>
          <w:rFonts w:cs="Arial"/>
          <w:color w:val="000000"/>
          <w:lang w:val="en-CA"/>
        </w:rPr>
        <w:t xml:space="preserve"> property describe</w:t>
      </w:r>
      <w:r w:rsidR="00005D4F">
        <w:rPr>
          <w:rFonts w:cs="Arial"/>
          <w:color w:val="000000"/>
          <w:lang w:val="en-CA"/>
        </w:rPr>
        <w:t>s</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w:t>
      </w:r>
      <w:r w:rsidRPr="00F16431">
        <w:rPr>
          <w:rStyle w:val="Entity"/>
        </w:rPr>
        <w:t>metadata_uri</w:t>
      </w:r>
      <w:r w:rsidRPr="00BE718C">
        <w:rPr>
          <w:rFonts w:cs="Arial"/>
          <w:color w:val="000000"/>
          <w:lang w:val="en-CA"/>
        </w:rPr>
        <w:t>.</w:t>
      </w:r>
    </w:p>
    <w:p w14:paraId="7DA1764C" w14:textId="77777777" w:rsidR="002C1116" w:rsidRDefault="002C1116" w:rsidP="002C1116">
      <w:pPr>
        <w:autoSpaceDE w:val="0"/>
        <w:autoSpaceDN w:val="0"/>
        <w:adjustRightInd w:val="0"/>
        <w:spacing w:after="0" w:line="240" w:lineRule="atLeast"/>
        <w:rPr>
          <w:rFonts w:cs="Arial"/>
          <w:color w:val="000000"/>
          <w:lang w:val="en-CA"/>
        </w:rPr>
      </w:pPr>
    </w:p>
    <w:p w14:paraId="73B49946" w14:textId="6D2CE49E" w:rsidR="002C1116" w:rsidRPr="00005D4F" w:rsidRDefault="002C1116" w:rsidP="00005D4F">
      <w:pPr>
        <w:pStyle w:val="Heading4"/>
        <w:rPr>
          <w:lang w:val="en-CA"/>
        </w:rPr>
      </w:pPr>
      <w:r w:rsidRPr="00BE718C">
        <w:rPr>
          <w:lang w:val="en-CA"/>
        </w:rPr>
        <w:t>parentBorehole_uri</w:t>
      </w:r>
    </w:p>
    <w:p w14:paraId="7268F82E" w14:textId="115AB2F5"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When </w:t>
      </w:r>
      <w:r w:rsidR="00005D4F">
        <w:rPr>
          <w:rFonts w:cs="Arial"/>
          <w:color w:val="000000"/>
          <w:lang w:val="en-CA"/>
        </w:rPr>
        <w:t>present</w:t>
      </w:r>
      <w:r>
        <w:rPr>
          <w:rFonts w:cs="Arial"/>
          <w:color w:val="000000"/>
          <w:lang w:val="en-CA"/>
        </w:rPr>
        <w:t xml:space="preserve">, the </w:t>
      </w:r>
      <w:r w:rsidRPr="00F16431">
        <w:rPr>
          <w:rStyle w:val="Entity"/>
        </w:rPr>
        <w:t>parentBorehole_uri:Primitive::CharacterString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 xml:space="preserve">URI referring </w:t>
      </w:r>
      <w:r>
        <w:rPr>
          <w:rFonts w:cs="Arial"/>
          <w:color w:val="000000"/>
          <w:lang w:val="en-CA"/>
        </w:rPr>
        <w:t>to one or more representations</w:t>
      </w:r>
      <w:r w:rsidRPr="00BE718C">
        <w:rPr>
          <w:rFonts w:cs="Arial"/>
          <w:color w:val="000000"/>
          <w:lang w:val="en-CA"/>
        </w:rPr>
        <w:t xml:space="preserve"> of a parent borehole (e.g., </w:t>
      </w:r>
      <w:r>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4005F053"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4F1C3FE" w14:textId="77777777" w:rsidTr="003811C7">
        <w:trPr>
          <w:cantSplit/>
        </w:trPr>
        <w:tc>
          <w:tcPr>
            <w:tcW w:w="4219" w:type="dxa"/>
            <w:tcBorders>
              <w:right w:val="nil"/>
            </w:tcBorders>
            <w:shd w:val="clear" w:color="auto" w:fill="auto"/>
          </w:tcPr>
          <w:p w14:paraId="3EE1847B" w14:textId="3F0CA5F9"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/gsml4-lite/boreholeview-parentBorehole-uri</w:t>
            </w:r>
          </w:p>
        </w:tc>
        <w:tc>
          <w:tcPr>
            <w:tcW w:w="4678" w:type="dxa"/>
            <w:tcBorders>
              <w:left w:val="nil"/>
            </w:tcBorders>
            <w:shd w:val="clear" w:color="auto" w:fill="auto"/>
          </w:tcPr>
          <w:p w14:paraId="6CA444D6" w14:textId="77777777" w:rsidR="002C1116" w:rsidRPr="00D12552" w:rsidRDefault="002C1116" w:rsidP="003811C7">
            <w:pPr>
              <w:pStyle w:val="Tabletext10"/>
              <w:jc w:val="left"/>
              <w:rPr>
                <w:rStyle w:val="reqtext"/>
                <w:lang w:val="en-CA"/>
              </w:rPr>
            </w:pPr>
            <w:r>
              <w:rPr>
                <w:rStyle w:val="reqtext"/>
                <w:lang w:val="en-CA"/>
              </w:rPr>
              <w:t>If present, parentBorehole_uri SHOULD resolve to a representation of a GeoSciML borehole.</w:t>
            </w:r>
          </w:p>
        </w:tc>
      </w:tr>
    </w:tbl>
    <w:p w14:paraId="79F8EA05" w14:textId="77777777" w:rsidR="002C1116" w:rsidRDefault="002C1116" w:rsidP="002C1116">
      <w:pPr>
        <w:autoSpaceDE w:val="0"/>
        <w:autoSpaceDN w:val="0"/>
        <w:adjustRightInd w:val="0"/>
        <w:spacing w:after="0" w:line="240" w:lineRule="atLeast"/>
        <w:rPr>
          <w:rFonts w:cs="Arial"/>
          <w:color w:val="000000"/>
          <w:lang w:val="en-CA"/>
        </w:rPr>
      </w:pPr>
    </w:p>
    <w:p w14:paraId="5D36C0AB"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188A4DE5" w14:textId="77777777" w:rsidR="002C1116" w:rsidRDefault="002C1116" w:rsidP="002C1116">
      <w:pPr>
        <w:autoSpaceDE w:val="0"/>
        <w:autoSpaceDN w:val="0"/>
        <w:adjustRightInd w:val="0"/>
        <w:spacing w:after="0" w:line="240" w:lineRule="atLeast"/>
        <w:rPr>
          <w:rFonts w:cs="Arial"/>
          <w:color w:val="000000"/>
          <w:lang w:val="en-CA"/>
        </w:rPr>
      </w:pPr>
    </w:p>
    <w:p w14:paraId="48DAB3F0" w14:textId="3F9E86EE" w:rsidR="002C1116" w:rsidRPr="00005D4F" w:rsidRDefault="002C1116" w:rsidP="00005D4F">
      <w:pPr>
        <w:pStyle w:val="Heading4"/>
        <w:rPr>
          <w:lang w:val="en-CA"/>
        </w:rPr>
      </w:pPr>
      <w:r w:rsidRPr="00D970E9">
        <w:rPr>
          <w:lang w:val="en-CA"/>
        </w:rPr>
        <w:t>metadata_uri</w:t>
      </w:r>
    </w:p>
    <w:p w14:paraId="0935E358" w14:textId="242E973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metadata_uri:Primitive::CharacterString</w:t>
      </w:r>
      <w:r>
        <w:rPr>
          <w:rFonts w:cs="Arial"/>
          <w:color w:val="000000"/>
          <w:lang w:val="en-CA"/>
        </w:rPr>
        <w:t xml:space="preserve"> contain</w:t>
      </w:r>
      <w:r w:rsidR="00005D4F">
        <w:rPr>
          <w:rFonts w:cs="Arial"/>
          <w:color w:val="000000"/>
          <w:lang w:val="en-CA"/>
        </w:rPr>
        <w:t>s</w:t>
      </w:r>
      <w:r>
        <w:rPr>
          <w:rFonts w:cs="Arial"/>
          <w:color w:val="000000"/>
          <w:lang w:val="en-CA"/>
        </w:rPr>
        <w:t xml:space="preserve"> a </w:t>
      </w:r>
      <w:r w:rsidRPr="00BE718C">
        <w:rPr>
          <w:rFonts w:cs="Arial"/>
          <w:color w:val="000000"/>
          <w:lang w:val="en-CA"/>
        </w:rPr>
        <w:t>URI referring to a metadata record describing the provenance of data.</w:t>
      </w:r>
    </w:p>
    <w:p w14:paraId="735F62AF" w14:textId="77777777" w:rsidR="002C1116" w:rsidRDefault="002C1116" w:rsidP="002C1116">
      <w:pPr>
        <w:autoSpaceDE w:val="0"/>
        <w:autoSpaceDN w:val="0"/>
        <w:adjustRightInd w:val="0"/>
        <w:spacing w:after="0" w:line="240" w:lineRule="atLeast"/>
        <w:rPr>
          <w:rFonts w:cs="Arial"/>
          <w:color w:val="000000"/>
          <w:lang w:val="en-CA"/>
        </w:rPr>
      </w:pPr>
    </w:p>
    <w:p w14:paraId="68C83A5A" w14:textId="02AD332F" w:rsidR="002C1116" w:rsidRPr="00BE718C" w:rsidRDefault="002C1116" w:rsidP="002C1116">
      <w:pPr>
        <w:pStyle w:val="Heading4"/>
      </w:pPr>
      <w:r w:rsidRPr="00C17A19">
        <w:t>genericSymbolizer</w:t>
      </w:r>
    </w:p>
    <w:p w14:paraId="64738621" w14:textId="77777777" w:rsidR="002C1116" w:rsidRDefault="002C1116" w:rsidP="002C1116">
      <w:r>
        <w:t xml:space="preserve">If present, the property </w:t>
      </w:r>
      <w:r w:rsidRPr="00F16431">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3A7B2841" w14:textId="48D7CCCD" w:rsidR="002C1116" w:rsidRDefault="002C1116" w:rsidP="002C1116">
      <w:pPr>
        <w:pStyle w:val="Heading4"/>
      </w:pPr>
      <w:r>
        <w:t>s</w:t>
      </w:r>
      <w:r w:rsidRPr="004E3A57">
        <w:t>hape</w:t>
      </w:r>
    </w:p>
    <w:p w14:paraId="21C40E5F" w14:textId="295EDC54" w:rsidR="002C1116" w:rsidRDefault="002C1116" w:rsidP="002C1116">
      <w:r>
        <w:t xml:space="preserve">The property </w:t>
      </w:r>
      <w:r w:rsidRPr="00F16431">
        <w:rPr>
          <w:rStyle w:val="Entity"/>
        </w:rPr>
        <w:t>shape:GM_Object</w:t>
      </w:r>
      <w:r>
        <w:t xml:space="preserve"> contain</w:t>
      </w:r>
      <w:r w:rsidR="00005D4F">
        <w:t>s</w:t>
      </w:r>
      <w:r>
        <w:t xml:space="preserve"> a </w:t>
      </w:r>
      <w:r w:rsidRPr="00BE718C">
        <w:t>Geometry defining the extent of the borehole start point.</w:t>
      </w:r>
    </w:p>
    <w:p w14:paraId="28DF93E2" w14:textId="18A9DCA5" w:rsidR="002C1116" w:rsidRDefault="00005D4F" w:rsidP="002C1116">
      <w:pPr>
        <w:pStyle w:val="Heading4"/>
      </w:pPr>
      <w:r>
        <w:t>a</w:t>
      </w:r>
      <w:r w:rsidR="002C1116" w:rsidRPr="004E3A57">
        <w:t>ny</w:t>
      </w:r>
    </w:p>
    <w:p w14:paraId="24390AB6" w14:textId="77777777" w:rsidR="002C1116" w:rsidRPr="002B6140" w:rsidRDefault="002C1116" w:rsidP="002C1116">
      <w:r>
        <w:t xml:space="preserve">A data provider may add an arbitrary number of extra properties, as long as the instance is conformant to GML Simple Feature Level 0. </w:t>
      </w:r>
    </w:p>
    <w:p w14:paraId="3B5CB824" w14:textId="77777777" w:rsidR="002C1116" w:rsidRDefault="002C1116" w:rsidP="002C1116">
      <w:pPr>
        <w:autoSpaceDE w:val="0"/>
        <w:autoSpaceDN w:val="0"/>
        <w:adjustRightInd w:val="0"/>
        <w:spacing w:after="0" w:line="240" w:lineRule="atLeast"/>
        <w:rPr>
          <w:rFonts w:cs="Arial"/>
          <w:color w:val="000000"/>
          <w:lang w:val="en-CA"/>
        </w:rPr>
      </w:pPr>
    </w:p>
    <w:p w14:paraId="6F11169D" w14:textId="77777777" w:rsidR="002C1116" w:rsidRDefault="002C1116" w:rsidP="002C1116">
      <w:pPr>
        <w:pStyle w:val="Heading3"/>
        <w:rPr>
          <w:lang w:val="en-CA"/>
        </w:rPr>
      </w:pPr>
      <w:bookmarkStart w:id="943" w:name="_Toc458154250"/>
      <w:r w:rsidRPr="00D14AF0">
        <w:rPr>
          <w:lang w:val="en-CA"/>
        </w:rPr>
        <w:t>ContactView</w:t>
      </w:r>
      <w:bookmarkEnd w:id="943"/>
    </w:p>
    <w:p w14:paraId="7D9D878F" w14:textId="77777777" w:rsidR="002C1116" w:rsidRDefault="002C1116" w:rsidP="002C1116">
      <w:pPr>
        <w:autoSpaceDE w:val="0"/>
        <w:autoSpaceDN w:val="0"/>
        <w:adjustRightInd w:val="0"/>
        <w:spacing w:after="0" w:line="240" w:lineRule="atLeast"/>
        <w:rPr>
          <w:rFonts w:cs="Arial"/>
          <w:color w:val="000000"/>
          <w:lang w:val="en-CA"/>
        </w:rPr>
      </w:pPr>
    </w:p>
    <w:p w14:paraId="1F6662FA"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5EFC532" w14:textId="77777777" w:rsidR="002C1116" w:rsidRDefault="002C1116" w:rsidP="002C1116">
      <w:pPr>
        <w:keepNext/>
        <w:autoSpaceDE w:val="0"/>
        <w:autoSpaceDN w:val="0"/>
        <w:adjustRightInd w:val="0"/>
        <w:spacing w:after="0" w:line="240" w:lineRule="atLeast"/>
        <w:jc w:val="center"/>
      </w:pPr>
      <w:r>
        <w:rPr>
          <w:noProof/>
          <w:lang w:val="en-AU" w:eastAsia="en-AU"/>
        </w:rPr>
        <w:drawing>
          <wp:inline distT="0" distB="0" distL="0" distR="0" wp14:anchorId="26AA8A13" wp14:editId="777FBAE3">
            <wp:extent cx="2524125" cy="229552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4A6CE7BB" w14:textId="77777777" w:rsidR="002C1116" w:rsidRPr="00F8032B" w:rsidRDefault="002C1116" w:rsidP="002C1116">
      <w:pPr>
        <w:pStyle w:val="Caption"/>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AD44BE">
        <w:rPr>
          <w:noProof/>
          <w:color w:val="auto"/>
        </w:rPr>
        <w:t>102</w:t>
      </w:r>
      <w:r w:rsidRPr="00F8032B">
        <w:rPr>
          <w:color w:val="auto"/>
        </w:rPr>
        <w:fldChar w:fldCharType="end"/>
      </w:r>
      <w:r>
        <w:rPr>
          <w:color w:val="auto"/>
        </w:rPr>
        <w:t xml:space="preserve"> -</w:t>
      </w:r>
      <w:r w:rsidRPr="00F8032B">
        <w:rPr>
          <w:color w:val="auto"/>
        </w:rPr>
        <w:t xml:space="preserve"> ContactView </w:t>
      </w:r>
      <w:r>
        <w:rPr>
          <w:color w:val="auto"/>
        </w:rPr>
        <w:t>feature type.</w:t>
      </w:r>
    </w:p>
    <w:p w14:paraId="4F02BF3C" w14:textId="77777777" w:rsidR="002C1116" w:rsidRDefault="002C1116" w:rsidP="002C1116">
      <w:pPr>
        <w:autoSpaceDE w:val="0"/>
        <w:autoSpaceDN w:val="0"/>
        <w:adjustRightInd w:val="0"/>
        <w:spacing w:after="0" w:line="240" w:lineRule="atLeast"/>
        <w:rPr>
          <w:rFonts w:cs="Arial"/>
          <w:color w:val="000000"/>
          <w:lang w:val="en-CA"/>
        </w:rPr>
      </w:pPr>
    </w:p>
    <w:p w14:paraId="376F3385" w14:textId="77777777" w:rsidR="002C1116" w:rsidRPr="00D14AF0" w:rsidRDefault="002C1116" w:rsidP="002C1116">
      <w:pPr>
        <w:autoSpaceDE w:val="0"/>
        <w:autoSpaceDN w:val="0"/>
        <w:adjustRightInd w:val="0"/>
        <w:spacing w:after="0" w:line="240" w:lineRule="atLeast"/>
        <w:rPr>
          <w:rFonts w:cs="Arial"/>
          <w:color w:val="000000"/>
          <w:lang w:val="en-CA"/>
        </w:rPr>
      </w:pPr>
      <w:r w:rsidRPr="00F16431">
        <w:rPr>
          <w:rStyle w:val="Entity"/>
        </w:rPr>
        <w:t>ContactView</w:t>
      </w:r>
      <w:r>
        <w:rPr>
          <w:rFonts w:cs="Arial"/>
          <w:color w:val="000000"/>
          <w:lang w:val="en-CA"/>
        </w:rPr>
        <w:t xml:space="preserve"> is a s</w:t>
      </w:r>
      <w:r w:rsidRPr="00D14AF0">
        <w:rPr>
          <w:rFonts w:cs="Arial"/>
          <w:color w:val="000000"/>
          <w:lang w:val="en-CA"/>
        </w:rPr>
        <w:t xml:space="preserve">implified view of a GeoSciML </w:t>
      </w:r>
      <w:r w:rsidRPr="00F16431">
        <w:rPr>
          <w:rStyle w:val="Entity"/>
        </w:rPr>
        <w:t>Contact</w:t>
      </w:r>
      <w:r>
        <w:rPr>
          <w:rFonts w:cs="Arial"/>
          <w:color w:val="000000"/>
          <w:lang w:val="en-CA"/>
        </w:rPr>
        <w:t xml:space="preserve"> feature</w:t>
      </w:r>
      <w:r w:rsidRPr="00D14AF0">
        <w:rPr>
          <w:rFonts w:cs="Arial"/>
          <w:color w:val="000000"/>
          <w:lang w:val="en-CA"/>
        </w:rPr>
        <w:t xml:space="preserve">. In GeoSciML terms this will be an instance of a MappedFeature with key property values from the associated </w:t>
      </w:r>
      <w:r w:rsidRPr="00F16431">
        <w:rPr>
          <w:rStyle w:val="Entity"/>
        </w:rPr>
        <w:t>Contact</w:t>
      </w:r>
      <w:r w:rsidRPr="00D14AF0">
        <w:rPr>
          <w:rFonts w:cs="Arial"/>
          <w:color w:val="000000"/>
          <w:lang w:val="en-CA"/>
        </w:rPr>
        <w:t xml:space="preserve"> feature summarised as labels (unconstrained character strings) or arbitrarily selected classifiers to be used for thematic mapping purposes. The latter are the properties </w:t>
      </w:r>
      <w:r w:rsidRPr="00D14AF0">
        <w:rPr>
          <w:rFonts w:cs="Arial"/>
          <w:color w:val="000000"/>
          <w:lang w:val="en-CA"/>
        </w:rPr>
        <w:lastRenderedPageBreak/>
        <w:t>suffixed with '_uri' and will contain URIs referring to controlled concepts in published vocabularies.</w:t>
      </w:r>
    </w:p>
    <w:p w14:paraId="40183D2C" w14:textId="77777777" w:rsidR="002C1116" w:rsidRPr="00D14AF0" w:rsidRDefault="002C1116" w:rsidP="002C1116">
      <w:pPr>
        <w:autoSpaceDE w:val="0"/>
        <w:autoSpaceDN w:val="0"/>
        <w:adjustRightInd w:val="0"/>
        <w:spacing w:after="0" w:line="240" w:lineRule="atLeast"/>
        <w:rPr>
          <w:rFonts w:cs="Arial"/>
          <w:color w:val="000000"/>
          <w:lang w:val="en-CA"/>
        </w:rPr>
      </w:pPr>
    </w:p>
    <w:p w14:paraId="7CEFA23D" w14:textId="77777777" w:rsidR="002C1116" w:rsidRDefault="002C1116" w:rsidP="002C1116">
      <w:pPr>
        <w:autoSpaceDE w:val="0"/>
        <w:autoSpaceDN w:val="0"/>
        <w:adjustRightInd w:val="0"/>
        <w:spacing w:after="0" w:line="240" w:lineRule="atLeast"/>
        <w:rPr>
          <w:rFonts w:cs="Arial"/>
          <w:color w:val="000000"/>
          <w:lang w:val="en-CA"/>
        </w:rPr>
      </w:pPr>
    </w:p>
    <w:p w14:paraId="102FF586" w14:textId="77777777" w:rsidR="002C1116" w:rsidRDefault="002C1116" w:rsidP="002C1116">
      <w:pPr>
        <w:pStyle w:val="Heading4"/>
        <w:rPr>
          <w:lang w:val="en-CA"/>
        </w:rPr>
      </w:pPr>
      <w:r>
        <w:rPr>
          <w:lang w:val="en-CA"/>
        </w:rPr>
        <w:t>Mapping</w:t>
      </w:r>
    </w:p>
    <w:p w14:paraId="1AEAD6CC"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ook w:val="04A0" w:firstRow="1" w:lastRow="0" w:firstColumn="1" w:lastColumn="0" w:noHBand="0" w:noVBand="1"/>
      </w:tblPr>
      <w:tblGrid>
        <w:gridCol w:w="2395"/>
        <w:gridCol w:w="6461"/>
      </w:tblGrid>
      <w:tr w:rsidR="002C1116" w:rsidRPr="00005D4F" w14:paraId="4E236E49"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3E3EFDAB"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Property</w:t>
            </w:r>
          </w:p>
        </w:tc>
        <w:tc>
          <w:tcPr>
            <w:tcW w:w="6338" w:type="dxa"/>
          </w:tcPr>
          <w:p w14:paraId="11964D62" w14:textId="77777777" w:rsidR="002C1116" w:rsidRPr="00005D4F"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005D4F">
              <w:rPr>
                <w:rFonts w:ascii="Consolas" w:hAnsi="Consolas" w:cs="Consolas"/>
                <w:sz w:val="18"/>
                <w:szCs w:val="18"/>
                <w:lang w:val="en-CA" w:eastAsia="en-CA"/>
              </w:rPr>
              <w:t xml:space="preserve">Mapping from </w:t>
            </w:r>
            <w:r w:rsidRPr="00F16431">
              <w:rPr>
                <w:rStyle w:val="Entity"/>
              </w:rPr>
              <w:t>MappedFeature</w:t>
            </w:r>
          </w:p>
        </w:tc>
      </w:tr>
      <w:tr w:rsidR="002C1116" w:rsidRPr="00005D4F" w14:paraId="72B9C94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4ABD83" w14:textId="6FAA2E2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i</w:t>
            </w:r>
            <w:r w:rsidR="002C1116" w:rsidRPr="00005D4F">
              <w:rPr>
                <w:rFonts w:ascii="Consolas" w:hAnsi="Consolas" w:cs="Consolas"/>
                <w:sz w:val="18"/>
                <w:szCs w:val="18"/>
                <w:lang w:val="en-CA" w:eastAsia="en-CA"/>
              </w:rPr>
              <w:t>dentifier</w:t>
            </w:r>
          </w:p>
        </w:tc>
        <w:tc>
          <w:tcPr>
            <w:tcW w:w="6338" w:type="dxa"/>
            <w:hideMark/>
          </w:tcPr>
          <w:p w14:paraId="0E552003"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specification:Contact::identifier</w:t>
            </w:r>
          </w:p>
        </w:tc>
      </w:tr>
      <w:tr w:rsidR="002C1116" w:rsidRPr="00005D4F" w14:paraId="23336B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6AF5B1" w14:textId="4A6D381D"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n</w:t>
            </w:r>
            <w:r w:rsidR="002C1116" w:rsidRPr="00005D4F">
              <w:rPr>
                <w:rFonts w:ascii="Consolas" w:hAnsi="Consolas" w:cs="Consolas"/>
                <w:sz w:val="18"/>
                <w:szCs w:val="18"/>
                <w:lang w:val="en-CA" w:eastAsia="en-CA"/>
              </w:rPr>
              <w:t>ame</w:t>
            </w:r>
          </w:p>
        </w:tc>
        <w:tc>
          <w:tcPr>
            <w:tcW w:w="6338" w:type="dxa"/>
            <w:hideMark/>
          </w:tcPr>
          <w:p w14:paraId="0E6065F0"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specification:Contact::name 1</w:t>
            </w:r>
          </w:p>
        </w:tc>
      </w:tr>
      <w:tr w:rsidR="002C1116" w:rsidRPr="00005D4F" w14:paraId="62CEF0B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EDF25" w14:textId="56F960E4"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d</w:t>
            </w:r>
            <w:r w:rsidR="002C1116" w:rsidRPr="00005D4F">
              <w:rPr>
                <w:rFonts w:ascii="Consolas" w:hAnsi="Consolas" w:cs="Consolas"/>
                <w:sz w:val="18"/>
                <w:szCs w:val="18"/>
                <w:lang w:val="en-CA" w:eastAsia="en-CA"/>
              </w:rPr>
              <w:t>escription</w:t>
            </w:r>
          </w:p>
        </w:tc>
        <w:tc>
          <w:tcPr>
            <w:tcW w:w="6338" w:type="dxa"/>
            <w:hideMark/>
          </w:tcPr>
          <w:p w14:paraId="7DB34E47"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specification:Contact::description</w:t>
            </w:r>
          </w:p>
        </w:tc>
      </w:tr>
      <w:tr w:rsidR="002C1116" w:rsidRPr="00005D4F" w14:paraId="4E03E65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7F50D6C"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w:t>
            </w:r>
          </w:p>
        </w:tc>
        <w:tc>
          <w:tcPr>
            <w:tcW w:w="6338" w:type="dxa"/>
            <w:hideMark/>
          </w:tcPr>
          <w:p w14:paraId="4F10AE84"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2</w:t>
            </w:r>
          </w:p>
        </w:tc>
      </w:tr>
      <w:tr w:rsidR="002C1116" w:rsidRPr="00005D4F" w14:paraId="3CFCD1E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6A7FF55"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observationMethod</w:t>
            </w:r>
          </w:p>
        </w:tc>
        <w:tc>
          <w:tcPr>
            <w:tcW w:w="6338" w:type="dxa"/>
            <w:hideMark/>
          </w:tcPr>
          <w:p w14:paraId="75FB190C"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observationMethod 1 2</w:t>
            </w:r>
          </w:p>
        </w:tc>
      </w:tr>
      <w:tr w:rsidR="002C1116" w:rsidRPr="00005D4F" w14:paraId="6C457CD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A0D5E2A"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positionalAccuracy</w:t>
            </w:r>
          </w:p>
        </w:tc>
        <w:tc>
          <w:tcPr>
            <w:tcW w:w="6338" w:type="dxa"/>
            <w:hideMark/>
          </w:tcPr>
          <w:p w14:paraId="7DE24387"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positionalAccuracy 2</w:t>
            </w:r>
          </w:p>
        </w:tc>
      </w:tr>
      <w:tr w:rsidR="002C1116" w:rsidRPr="00005D4F" w14:paraId="0ABEFE9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0D2319F" w14:textId="7ED7DF40"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ource</w:t>
            </w:r>
          </w:p>
        </w:tc>
        <w:tc>
          <w:tcPr>
            <w:tcW w:w="6338" w:type="dxa"/>
            <w:hideMark/>
          </w:tcPr>
          <w:p w14:paraId="5AC6768E"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specification:GeologicUnit::metaDataProperty:(…):CI_Citation</w:t>
            </w:r>
          </w:p>
        </w:tc>
      </w:tr>
      <w:tr w:rsidR="002C1116" w:rsidRPr="00005D4F" w14:paraId="4204EE8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C3A2BB1"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contactType_uri</w:t>
            </w:r>
          </w:p>
        </w:tc>
        <w:tc>
          <w:tcPr>
            <w:tcW w:w="6338" w:type="dxa"/>
            <w:hideMark/>
          </w:tcPr>
          <w:p w14:paraId="3EAB05A9"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specification::Contact:contactType 3</w:t>
            </w:r>
          </w:p>
        </w:tc>
      </w:tr>
      <w:tr w:rsidR="002C1116" w:rsidRPr="00005D4F" w14:paraId="2DBF483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23E70A0"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specification_uri</w:t>
            </w:r>
          </w:p>
        </w:tc>
        <w:tc>
          <w:tcPr>
            <w:tcW w:w="6338" w:type="dxa"/>
            <w:hideMark/>
          </w:tcPr>
          <w:p w14:paraId="407398F2"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F16431">
              <w:rPr>
                <w:rStyle w:val="Entity"/>
              </w:rPr>
              <w:t>specification 3</w:t>
            </w:r>
          </w:p>
        </w:tc>
      </w:tr>
      <w:tr w:rsidR="002C1116" w:rsidRPr="00005D4F" w14:paraId="1B06FBA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E415632"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metadata_uri</w:t>
            </w:r>
          </w:p>
        </w:tc>
        <w:tc>
          <w:tcPr>
            <w:tcW w:w="6338" w:type="dxa"/>
            <w:hideMark/>
          </w:tcPr>
          <w:p w14:paraId="4B948033"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specification::Contact::metaDataProperty 3</w:t>
            </w:r>
          </w:p>
        </w:tc>
      </w:tr>
      <w:tr w:rsidR="002C1116" w:rsidRPr="00005D4F" w14:paraId="6CC85C3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5F1B279"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genericSymbolizer</w:t>
            </w:r>
          </w:p>
        </w:tc>
        <w:tc>
          <w:tcPr>
            <w:tcW w:w="6338" w:type="dxa"/>
            <w:hideMark/>
          </w:tcPr>
          <w:p w14:paraId="5458C69D" w14:textId="77777777" w:rsidR="002C1116" w:rsidRPr="00F16431"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005D4F" w14:paraId="41658A1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5D866206" w14:textId="3035FC1A" w:rsidR="002C1116" w:rsidRPr="00005D4F" w:rsidRDefault="00005D4F" w:rsidP="003811C7">
            <w:pPr>
              <w:spacing w:after="0"/>
              <w:rPr>
                <w:rFonts w:ascii="Consolas" w:hAnsi="Consolas" w:cs="Consolas"/>
                <w:sz w:val="18"/>
                <w:szCs w:val="18"/>
                <w:lang w:val="en-CA" w:eastAsia="en-CA"/>
              </w:rPr>
            </w:pPr>
            <w:r w:rsidRPr="00005D4F">
              <w:rPr>
                <w:rFonts w:ascii="Consolas" w:hAnsi="Consolas" w:cs="Consolas"/>
                <w:sz w:val="18"/>
                <w:szCs w:val="18"/>
                <w:lang w:val="en-CA" w:eastAsia="en-CA"/>
              </w:rPr>
              <w:t>S</w:t>
            </w:r>
            <w:r w:rsidR="002C1116" w:rsidRPr="00005D4F">
              <w:rPr>
                <w:rFonts w:ascii="Consolas" w:hAnsi="Consolas" w:cs="Consolas"/>
                <w:sz w:val="18"/>
                <w:szCs w:val="18"/>
                <w:lang w:val="en-CA" w:eastAsia="en-CA"/>
              </w:rPr>
              <w:t>hape</w:t>
            </w:r>
          </w:p>
        </w:tc>
        <w:tc>
          <w:tcPr>
            <w:tcW w:w="6338" w:type="dxa"/>
            <w:hideMark/>
          </w:tcPr>
          <w:p w14:paraId="076B7B4A" w14:textId="77777777" w:rsidR="002C1116" w:rsidRPr="00F16431"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F16431">
              <w:rPr>
                <w:rStyle w:val="Entity"/>
              </w:rPr>
              <w:t>shape</w:t>
            </w:r>
          </w:p>
        </w:tc>
      </w:tr>
      <w:tr w:rsidR="002C1116" w:rsidRPr="00005D4F" w14:paraId="179C021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6F6E9340"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1</w:t>
            </w:r>
            <w:r w:rsidRPr="00005D4F">
              <w:rPr>
                <w:rFonts w:ascii="Consolas" w:hAnsi="Consolas" w:cs="Consolas"/>
                <w:sz w:val="18"/>
                <w:szCs w:val="18"/>
              </w:rPr>
              <w:t xml:space="preserve"> Case where multiple values are delivered for these elements in GeoSciML.  Data providers should </w:t>
            </w:r>
            <w:r w:rsidRPr="00005D4F">
              <w:rPr>
                <w:rFonts w:ascii="Consolas" w:hAnsi="Consolas" w:cs="Consolas"/>
                <w:b w:val="0"/>
                <w:sz w:val="18"/>
                <w:szCs w:val="18"/>
              </w:rPr>
              <w:t>choose</w:t>
            </w:r>
            <w:r w:rsidRPr="00005D4F">
              <w:rPr>
                <w:rFonts w:ascii="Consolas" w:hAnsi="Consolas" w:cs="Consolas"/>
                <w:sz w:val="18"/>
                <w:szCs w:val="18"/>
              </w:rPr>
              <w:t xml:space="preserve"> one, or merge, or concatenate values into a representative single value for use in GeoSciML-Lite</w:t>
            </w:r>
          </w:p>
          <w:p w14:paraId="0013FFBB" w14:textId="77777777" w:rsidR="002C1116" w:rsidRPr="00005D4F" w:rsidRDefault="002C1116" w:rsidP="003811C7">
            <w:pPr>
              <w:spacing w:after="0"/>
              <w:rPr>
                <w:rFonts w:ascii="Consolas" w:hAnsi="Consolas" w:cs="Consolas"/>
                <w:sz w:val="18"/>
                <w:szCs w:val="18"/>
              </w:rPr>
            </w:pPr>
            <w:r w:rsidRPr="00005D4F">
              <w:rPr>
                <w:rFonts w:ascii="Consolas" w:hAnsi="Consolas" w:cs="Consolas"/>
                <w:sz w:val="18"/>
                <w:szCs w:val="18"/>
                <w:vertAlign w:val="superscript"/>
              </w:rPr>
              <w:t>2</w:t>
            </w:r>
            <w:r w:rsidRPr="00005D4F">
              <w:rPr>
                <w:rFonts w:ascii="Consolas" w:hAnsi="Consolas" w:cs="Consolas"/>
                <w:sz w:val="18"/>
                <w:szCs w:val="18"/>
              </w:rPr>
              <w:t xml:space="preserve"> Use appropriate </w:t>
            </w:r>
            <w:r w:rsidRPr="00005D4F">
              <w:rPr>
                <w:rFonts w:ascii="Consolas" w:hAnsi="Consolas" w:cs="Consolas"/>
                <w:b w:val="0"/>
                <w:sz w:val="18"/>
                <w:szCs w:val="18"/>
              </w:rPr>
              <w:t>human readable label</w:t>
            </w:r>
            <w:r w:rsidRPr="00005D4F">
              <w:rPr>
                <w:rFonts w:ascii="Consolas" w:hAnsi="Consolas" w:cs="Consolas"/>
                <w:sz w:val="18"/>
                <w:szCs w:val="18"/>
              </w:rPr>
              <w:t xml:space="preserve"> for the vocabulary</w:t>
            </w:r>
          </w:p>
          <w:p w14:paraId="1A46579E" w14:textId="77777777" w:rsidR="002C1116" w:rsidRPr="00005D4F" w:rsidRDefault="002C1116" w:rsidP="003811C7">
            <w:pPr>
              <w:spacing w:after="0"/>
              <w:rPr>
                <w:rFonts w:ascii="Consolas" w:hAnsi="Consolas" w:cs="Consolas"/>
                <w:sz w:val="18"/>
                <w:szCs w:val="18"/>
                <w:lang w:val="en-CA" w:eastAsia="en-CA"/>
              </w:rPr>
            </w:pPr>
            <w:r w:rsidRPr="00005D4F">
              <w:rPr>
                <w:rFonts w:ascii="Consolas" w:hAnsi="Consolas" w:cs="Consolas"/>
                <w:sz w:val="18"/>
                <w:szCs w:val="18"/>
                <w:vertAlign w:val="superscript"/>
              </w:rPr>
              <w:t>3</w:t>
            </w:r>
            <w:r w:rsidRPr="00005D4F">
              <w:rPr>
                <w:rFonts w:ascii="Consolas" w:hAnsi="Consolas" w:cs="Consolas"/>
                <w:sz w:val="18"/>
                <w:szCs w:val="18"/>
              </w:rPr>
              <w:t xml:space="preserve"> Use a </w:t>
            </w:r>
            <w:r w:rsidRPr="00005D4F">
              <w:rPr>
                <w:rFonts w:ascii="Consolas" w:hAnsi="Consolas" w:cs="Consolas"/>
                <w:b w:val="0"/>
                <w:sz w:val="18"/>
                <w:szCs w:val="18"/>
              </w:rPr>
              <w:t>reference</w:t>
            </w:r>
            <w:r w:rsidRPr="00005D4F">
              <w:rPr>
                <w:rFonts w:ascii="Consolas" w:hAnsi="Consolas" w:cs="Consolas"/>
                <w:sz w:val="18"/>
                <w:szCs w:val="18"/>
              </w:rPr>
              <w:t xml:space="preserve"> or an identifier that can be use to reach a representation.</w:t>
            </w:r>
          </w:p>
        </w:tc>
      </w:tr>
    </w:tbl>
    <w:p w14:paraId="570934F8" w14:textId="77777777" w:rsidR="002C1116" w:rsidRDefault="002C1116" w:rsidP="002C1116">
      <w:pPr>
        <w:autoSpaceDE w:val="0"/>
        <w:autoSpaceDN w:val="0"/>
        <w:adjustRightInd w:val="0"/>
        <w:spacing w:after="0" w:line="240" w:lineRule="atLeast"/>
        <w:rPr>
          <w:rFonts w:cs="Arial"/>
          <w:color w:val="000000"/>
          <w:lang w:val="en-CA"/>
        </w:rPr>
      </w:pPr>
    </w:p>
    <w:p w14:paraId="1741E51B" w14:textId="77777777" w:rsidR="002C1116" w:rsidRDefault="002C1116" w:rsidP="002C1116">
      <w:pPr>
        <w:pStyle w:val="Heading4"/>
        <w:rPr>
          <w:lang w:val="en-CA"/>
        </w:rPr>
      </w:pPr>
      <w:r>
        <w:rPr>
          <w:lang w:val="en-CA"/>
        </w:rPr>
        <w:t>identifier</w:t>
      </w:r>
    </w:p>
    <w:p w14:paraId="55FF0A5C" w14:textId="77777777" w:rsidR="002C1116" w:rsidRDefault="002C1116" w:rsidP="002C1116"/>
    <w:p w14:paraId="343D4530" w14:textId="77777777" w:rsidR="002C1116" w:rsidRDefault="002C1116" w:rsidP="002C1116">
      <w:r w:rsidRPr="00D970E9">
        <w:t xml:space="preserve">Globally unique </w:t>
      </w:r>
      <w:r w:rsidRPr="00F16431">
        <w:rPr>
          <w:rStyle w:val="Entity"/>
        </w:rPr>
        <w:t>identifier:Primitive::CharacterString</w:t>
      </w:r>
      <w:r>
        <w:t xml:space="preserve"> shall uniquely identifies a tuple within the dataset and be formatted as an </w:t>
      </w:r>
      <w:r>
        <w:rPr>
          <w:lang w:val="en-CA"/>
        </w:rPr>
        <w:t>absolute URI conformant to RFC 3986.</w:t>
      </w:r>
    </w:p>
    <w:p w14:paraId="2D940D24"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7876F806" w14:textId="77777777" w:rsidTr="003811C7">
        <w:trPr>
          <w:cantSplit/>
        </w:trPr>
        <w:tc>
          <w:tcPr>
            <w:tcW w:w="4219" w:type="dxa"/>
            <w:tcBorders>
              <w:right w:val="nil"/>
            </w:tcBorders>
            <w:shd w:val="clear" w:color="auto" w:fill="auto"/>
          </w:tcPr>
          <w:p w14:paraId="23C8FB97" w14:textId="16B4DA2E"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/gsml4-lite/contactview-identifier</w:t>
            </w:r>
          </w:p>
        </w:tc>
        <w:tc>
          <w:tcPr>
            <w:tcW w:w="4678" w:type="dxa"/>
            <w:tcBorders>
              <w:left w:val="nil"/>
            </w:tcBorders>
            <w:shd w:val="clear" w:color="auto" w:fill="auto"/>
          </w:tcPr>
          <w:p w14:paraId="70689DB4" w14:textId="77777777" w:rsidR="002C1116" w:rsidRPr="00D12552" w:rsidRDefault="002C1116" w:rsidP="003811C7">
            <w:pPr>
              <w:pStyle w:val="Tabletext10"/>
              <w:jc w:val="left"/>
              <w:rPr>
                <w:rStyle w:val="reqtext"/>
                <w:lang w:val="en-CA"/>
              </w:rPr>
            </w:pPr>
            <w:r>
              <w:rPr>
                <w:rStyle w:val="reqtext"/>
                <w:lang w:val="en-CA"/>
              </w:rPr>
              <w:t>identifier SHOULD correspond to an instance of MappedFeature.</w:t>
            </w:r>
          </w:p>
        </w:tc>
      </w:tr>
    </w:tbl>
    <w:p w14:paraId="07160547" w14:textId="77777777" w:rsidR="002C1116" w:rsidRDefault="002C1116" w:rsidP="002C1116">
      <w:pPr>
        <w:autoSpaceDE w:val="0"/>
        <w:autoSpaceDN w:val="0"/>
        <w:adjustRightInd w:val="0"/>
        <w:spacing w:after="0" w:line="240" w:lineRule="atLeast"/>
        <w:rPr>
          <w:rFonts w:cs="Arial"/>
          <w:color w:val="000000"/>
          <w:lang w:val="en-CA"/>
        </w:rPr>
      </w:pPr>
    </w:p>
    <w:p w14:paraId="72D53B73"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08D10037" w14:textId="2FD915E1" w:rsidR="002C1116" w:rsidRDefault="002C1116" w:rsidP="002C1116">
      <w:pPr>
        <w:pStyle w:val="Heading4"/>
      </w:pPr>
      <w:r>
        <w:t>name</w:t>
      </w:r>
    </w:p>
    <w:p w14:paraId="5501E0AC" w14:textId="662A0210" w:rsidR="002C1116" w:rsidRDefault="002C1116" w:rsidP="002C1116">
      <w:r>
        <w:t xml:space="preserve">If present, the property </w:t>
      </w:r>
      <w:r w:rsidRPr="00F16431">
        <w:rPr>
          <w:rStyle w:val="Entity"/>
        </w:rPr>
        <w:t>name:Primitive::CharacterString</w:t>
      </w:r>
      <w:r>
        <w:t xml:space="preserve"> report</w:t>
      </w:r>
      <w:r w:rsidR="00005D4F">
        <w:t>s</w:t>
      </w:r>
      <w:r>
        <w:t xml:space="preserve"> the d</w:t>
      </w:r>
      <w:r w:rsidRPr="00176E9E">
        <w:t>isplay name for the Contact.</w:t>
      </w:r>
    </w:p>
    <w:p w14:paraId="754CDB3A" w14:textId="27FD3A42" w:rsidR="002C1116" w:rsidRPr="00005D4F" w:rsidRDefault="002C1116" w:rsidP="00005D4F">
      <w:pPr>
        <w:pStyle w:val="Heading4"/>
        <w:rPr>
          <w:lang w:val="en-CA"/>
        </w:rPr>
      </w:pPr>
      <w:r>
        <w:rPr>
          <w:lang w:val="en-CA"/>
        </w:rPr>
        <w:lastRenderedPageBreak/>
        <w:t>d</w:t>
      </w:r>
      <w:r w:rsidRPr="00176E9E">
        <w:rPr>
          <w:lang w:val="en-CA"/>
        </w:rPr>
        <w:t>escription</w:t>
      </w:r>
    </w:p>
    <w:p w14:paraId="20832D78" w14:textId="709A682F" w:rsidR="002C1116" w:rsidRDefault="002C1116" w:rsidP="002C1116">
      <w:pPr>
        <w:autoSpaceDE w:val="0"/>
        <w:autoSpaceDN w:val="0"/>
        <w:adjustRightInd w:val="0"/>
        <w:spacing w:after="0" w:line="240" w:lineRule="atLeast"/>
        <w:rPr>
          <w:rFonts w:cs="Arial"/>
          <w:color w:val="000000"/>
          <w:lang w:val="en-CA"/>
        </w:rPr>
      </w:pPr>
      <w:r>
        <w:t>If present,</w:t>
      </w:r>
      <w:r>
        <w:rPr>
          <w:rFonts w:cs="Arial"/>
          <w:color w:val="000000"/>
          <w:lang w:val="en-CA"/>
        </w:rPr>
        <w:t xml:space="preserve"> the property </w:t>
      </w:r>
      <w:r w:rsidRPr="00F16431">
        <w:rPr>
          <w:rStyle w:val="Entity"/>
        </w:rPr>
        <w:t>description:Primitive::CharacterString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w:t>
      </w:r>
      <w:r w:rsidRPr="00176E9E">
        <w:rPr>
          <w:rFonts w:cs="Arial"/>
          <w:color w:val="000000"/>
          <w:lang w:val="en-CA"/>
        </w:rPr>
        <w:t>description of the Contact, typically taken from an entry on a geological map legend.</w:t>
      </w:r>
    </w:p>
    <w:p w14:paraId="63740F8F" w14:textId="77777777" w:rsidR="002C1116" w:rsidRDefault="002C1116" w:rsidP="002C1116">
      <w:pPr>
        <w:autoSpaceDE w:val="0"/>
        <w:autoSpaceDN w:val="0"/>
        <w:adjustRightInd w:val="0"/>
        <w:spacing w:after="0" w:line="240" w:lineRule="atLeast"/>
        <w:rPr>
          <w:rFonts w:cs="Arial"/>
          <w:color w:val="000000"/>
          <w:lang w:val="en-CA"/>
        </w:rPr>
      </w:pPr>
    </w:p>
    <w:p w14:paraId="08D38A14" w14:textId="1BAC0E32" w:rsidR="002C1116" w:rsidRPr="00005D4F" w:rsidRDefault="002C1116" w:rsidP="00005D4F">
      <w:pPr>
        <w:pStyle w:val="Heading4"/>
        <w:rPr>
          <w:lang w:val="en-CA"/>
        </w:rPr>
      </w:pPr>
      <w:r w:rsidRPr="00176E9E">
        <w:rPr>
          <w:lang w:val="en-CA"/>
        </w:rPr>
        <w:t>contactType</w:t>
      </w:r>
    </w:p>
    <w:p w14:paraId="3664C84E" w14:textId="26EE450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F16431">
        <w:rPr>
          <w:rStyle w:val="Entity"/>
        </w:rPr>
        <w:t>contactType:Primitive::CharacterString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the t</w:t>
      </w:r>
      <w:r w:rsidRPr="00176E9E">
        <w:rPr>
          <w:rFonts w:cs="Arial"/>
          <w:color w:val="000000"/>
          <w:lang w:val="en-CA"/>
        </w:rPr>
        <w:t xml:space="preserve">ype of </w:t>
      </w:r>
      <w:r w:rsidRPr="00F16431">
        <w:rPr>
          <w:rStyle w:val="Entity"/>
        </w:rPr>
        <w:t>Contact</w:t>
      </w:r>
      <w:r w:rsidRPr="00176E9E">
        <w:rPr>
          <w:rFonts w:cs="Arial"/>
          <w:color w:val="000000"/>
          <w:lang w:val="en-CA"/>
        </w:rPr>
        <w:t xml:space="preserve"> (as de</w:t>
      </w:r>
      <w:r>
        <w:rPr>
          <w:rFonts w:cs="Arial"/>
          <w:color w:val="000000"/>
          <w:lang w:val="en-CA"/>
        </w:rPr>
        <w:t xml:space="preserve">fined in GeoSciML) as a human readable label.  To report an identifier from a controlled vocabulary, </w:t>
      </w:r>
      <w:r w:rsidRPr="00F16431">
        <w:rPr>
          <w:rStyle w:val="Entity"/>
        </w:rPr>
        <w:t>contactType_uri</w:t>
      </w:r>
      <w:r>
        <w:rPr>
          <w:rFonts w:cs="Arial"/>
          <w:color w:val="000000"/>
          <w:lang w:val="en-CA"/>
        </w:rPr>
        <w:t xml:space="preserve"> shall be used.</w:t>
      </w:r>
    </w:p>
    <w:p w14:paraId="5365242A" w14:textId="77777777" w:rsidR="002C1116" w:rsidRDefault="002C1116" w:rsidP="002C1116">
      <w:pPr>
        <w:autoSpaceDE w:val="0"/>
        <w:autoSpaceDN w:val="0"/>
        <w:adjustRightInd w:val="0"/>
        <w:spacing w:after="0" w:line="240" w:lineRule="atLeast"/>
        <w:rPr>
          <w:rFonts w:cs="Arial"/>
          <w:color w:val="000000"/>
          <w:lang w:val="en-CA"/>
        </w:rPr>
      </w:pPr>
    </w:p>
    <w:p w14:paraId="4977D1A7" w14:textId="4362462D" w:rsidR="002C1116" w:rsidRPr="00005D4F" w:rsidRDefault="002C1116" w:rsidP="00005D4F">
      <w:pPr>
        <w:pStyle w:val="Heading4"/>
        <w:rPr>
          <w:lang w:val="en-CA"/>
        </w:rPr>
      </w:pPr>
      <w:r w:rsidRPr="00D970E9">
        <w:rPr>
          <w:lang w:val="en-CA"/>
        </w:rPr>
        <w:t>observationMethod</w:t>
      </w:r>
    </w:p>
    <w:p w14:paraId="14B2C891" w14:textId="0920768B"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report</w:t>
      </w:r>
      <w:r w:rsidR="00005D4F">
        <w:rPr>
          <w:rFonts w:cs="Arial"/>
          <w:color w:val="000000"/>
          <w:lang w:val="en-CA"/>
        </w:rPr>
        <w:t>s</w:t>
      </w:r>
      <w:r>
        <w:rPr>
          <w:rFonts w:cs="Arial"/>
          <w:color w:val="000000"/>
          <w:lang w:val="en-CA"/>
        </w:rPr>
        <w:t xml:space="preserve"> a m</w:t>
      </w:r>
      <w:r w:rsidRPr="00176E9E">
        <w:rPr>
          <w:rFonts w:cs="Arial"/>
          <w:color w:val="000000"/>
          <w:lang w:val="en-CA"/>
        </w:rPr>
        <w:t xml:space="preserve">etadata snippet indicating how the spatial extent of the feature was determined. </w:t>
      </w:r>
      <w:r w:rsidRPr="00A1060B">
        <w:rPr>
          <w:rStyle w:val="Entity"/>
        </w:rPr>
        <w:t>ObservationMethod</w:t>
      </w:r>
      <w:r w:rsidRPr="00176E9E">
        <w:rPr>
          <w:rFonts w:cs="Arial"/>
          <w:color w:val="000000"/>
          <w:lang w:val="en-CA"/>
        </w:rPr>
        <w:t xml:space="preserve"> is a convenience property that provides a quick and simple approach to observation metadata when data are reported using a feature view (as opposed to observation view).</w:t>
      </w:r>
    </w:p>
    <w:p w14:paraId="29C50E70" w14:textId="77777777" w:rsidR="002C1116" w:rsidRDefault="002C1116" w:rsidP="002C1116">
      <w:pPr>
        <w:autoSpaceDE w:val="0"/>
        <w:autoSpaceDN w:val="0"/>
        <w:adjustRightInd w:val="0"/>
        <w:spacing w:after="0" w:line="240" w:lineRule="atLeast"/>
        <w:rPr>
          <w:rFonts w:cs="Arial"/>
          <w:color w:val="000000"/>
          <w:lang w:val="en-CA"/>
        </w:rPr>
      </w:pPr>
    </w:p>
    <w:p w14:paraId="0EB221C3" w14:textId="00CD4E26" w:rsidR="002C1116" w:rsidRPr="006F1EE4" w:rsidRDefault="002C1116" w:rsidP="006F1EE4">
      <w:pPr>
        <w:pStyle w:val="Heading4"/>
        <w:rPr>
          <w:lang w:val="en-CA"/>
        </w:rPr>
      </w:pPr>
      <w:r w:rsidRPr="00D970E9">
        <w:rPr>
          <w:lang w:val="en-CA"/>
        </w:rPr>
        <w:t>positionalAccuracy</w:t>
      </w:r>
    </w:p>
    <w:p w14:paraId="62C5DD7A" w14:textId="13CB70F8" w:rsidR="002C1116" w:rsidRPr="00D970E9" w:rsidRDefault="002C1116" w:rsidP="002C1116">
      <w:pPr>
        <w:rPr>
          <w:lang w:val="en-CA"/>
        </w:rPr>
      </w:pPr>
      <w:r>
        <w:t>If present, t</w:t>
      </w:r>
      <w:r>
        <w:rPr>
          <w:lang w:val="en-CA"/>
        </w:rPr>
        <w:t xml:space="preserve">he property </w:t>
      </w:r>
      <w:r w:rsidRPr="00A1060B">
        <w:rPr>
          <w:rStyle w:val="Entity"/>
        </w:rPr>
        <w:t xml:space="preserve">positionalAccuracy:Primitive::CharacterString </w:t>
      </w:r>
      <w:r>
        <w:rPr>
          <w:lang w:val="en-CA"/>
        </w:rPr>
        <w:t>report</w:t>
      </w:r>
      <w:r w:rsidR="006F1EE4">
        <w:rPr>
          <w:lang w:val="en-CA"/>
        </w:rPr>
        <w:t>s</w:t>
      </w:r>
      <w:r>
        <w:rPr>
          <w:lang w:val="en-CA"/>
        </w:rPr>
        <w:t xml:space="preserve"> quantitative values defining</w:t>
      </w:r>
      <w:r w:rsidRPr="00D970E9">
        <w:rPr>
          <w:lang w:val="en-CA"/>
        </w:rPr>
        <w:t xml:space="preserve"> the radius of an uncertainty buffer around a </w:t>
      </w:r>
      <w:r w:rsidRPr="00A1060B">
        <w:rPr>
          <w:rStyle w:val="Entity"/>
        </w:rPr>
        <w:t>MappedFeature</w:t>
      </w:r>
      <w:r w:rsidRPr="00D970E9">
        <w:rPr>
          <w:lang w:val="en-CA"/>
        </w:rPr>
        <w:t xml:space="preserve"> (e.g.: a </w:t>
      </w:r>
      <w:r w:rsidRPr="00A1060B">
        <w:rPr>
          <w:rStyle w:val="Entity"/>
        </w:rPr>
        <w:t>positionalAccuracy</w:t>
      </w:r>
      <w:r w:rsidRPr="00D970E9">
        <w:rPr>
          <w:lang w:val="en-CA"/>
        </w:rPr>
        <w:t xml:space="preserve"> of 100 m for a line feature defines a buffer polygon of total width 200 m centred on the line).</w:t>
      </w:r>
    </w:p>
    <w:p w14:paraId="19732FC0" w14:textId="314B27D3" w:rsidR="002C1116" w:rsidRPr="006F1EE4" w:rsidRDefault="002C1116" w:rsidP="006F1EE4">
      <w:pPr>
        <w:pStyle w:val="Heading4"/>
        <w:rPr>
          <w:lang w:val="en-CA"/>
        </w:rPr>
      </w:pPr>
      <w:r>
        <w:rPr>
          <w:lang w:val="en-CA"/>
        </w:rPr>
        <w:t>s</w:t>
      </w:r>
      <w:r w:rsidRPr="00D970E9">
        <w:rPr>
          <w:lang w:val="en-CA"/>
        </w:rPr>
        <w:t>ource</w:t>
      </w:r>
    </w:p>
    <w:p w14:paraId="72FB9224" w14:textId="59C7AE4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source:Primitive::CharacterString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w:t>
      </w:r>
      <w:r w:rsidRPr="00176E9E">
        <w:rPr>
          <w:rFonts w:cs="Arial"/>
          <w:color w:val="000000"/>
          <w:lang w:val="en-CA"/>
        </w:rPr>
        <w:t xml:space="preserve">ext describing feature-specific details and citations to source materials, and if available providing URLs to reference material and publications describing the </w:t>
      </w:r>
      <w:r>
        <w:rPr>
          <w:rFonts w:cs="Arial"/>
          <w:color w:val="000000"/>
          <w:lang w:val="en-CA"/>
        </w:rPr>
        <w:t>contact</w:t>
      </w:r>
      <w:r w:rsidRPr="00176E9E">
        <w:rPr>
          <w:rFonts w:cs="Arial"/>
          <w:color w:val="000000"/>
          <w:lang w:val="en-CA"/>
        </w:rPr>
        <w:t xml:space="preserve"> feature. This could be a short text synopsis of key information that would also be in the metadata record referenced by </w:t>
      </w:r>
      <w:r w:rsidRPr="00A1060B">
        <w:rPr>
          <w:rStyle w:val="Entity"/>
        </w:rPr>
        <w:t>metadata_uri</w:t>
      </w:r>
      <w:r w:rsidRPr="00176E9E">
        <w:rPr>
          <w:rFonts w:cs="Arial"/>
          <w:color w:val="000000"/>
          <w:lang w:val="en-CA"/>
        </w:rPr>
        <w:t>.</w:t>
      </w:r>
    </w:p>
    <w:p w14:paraId="38227487" w14:textId="77777777" w:rsidR="002C1116" w:rsidRDefault="002C1116" w:rsidP="002C1116">
      <w:pPr>
        <w:autoSpaceDE w:val="0"/>
        <w:autoSpaceDN w:val="0"/>
        <w:adjustRightInd w:val="0"/>
        <w:spacing w:after="0" w:line="240" w:lineRule="atLeast"/>
        <w:rPr>
          <w:rFonts w:cs="Arial"/>
          <w:color w:val="000000"/>
          <w:lang w:val="en-CA"/>
        </w:rPr>
      </w:pPr>
    </w:p>
    <w:p w14:paraId="6B01E89F" w14:textId="7AFD3CE9" w:rsidR="002C1116" w:rsidRPr="006F1EE4" w:rsidRDefault="002C1116" w:rsidP="006F1EE4">
      <w:pPr>
        <w:pStyle w:val="Heading4"/>
        <w:rPr>
          <w:lang w:val="en-CA"/>
        </w:rPr>
      </w:pPr>
      <w:r w:rsidRPr="00D970E9">
        <w:rPr>
          <w:lang w:val="en-CA"/>
        </w:rPr>
        <w:t>contactType_uri</w:t>
      </w:r>
    </w:p>
    <w:p w14:paraId="43460017" w14:textId="609A09C9"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contactType_uri:Primitive::CharacterString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176E9E">
        <w:rPr>
          <w:rFonts w:cs="Arial"/>
          <w:color w:val="000000"/>
          <w:lang w:val="en-CA"/>
        </w:rPr>
        <w:t xml:space="preserve">URI referring to a controlled concept from a vocabulary defining the </w:t>
      </w:r>
      <w:r w:rsidRPr="00A1060B">
        <w:rPr>
          <w:rStyle w:val="Entity"/>
        </w:rPr>
        <w:t>Contact</w:t>
      </w:r>
      <w:r w:rsidRPr="00176E9E">
        <w:rPr>
          <w:rFonts w:cs="Arial"/>
          <w:color w:val="000000"/>
          <w:lang w:val="en-CA"/>
        </w:rPr>
        <w:t xml:space="preserve">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F7E5495" w14:textId="77777777" w:rsidR="002C1116" w:rsidRDefault="002C1116" w:rsidP="002C1116">
      <w:pPr>
        <w:autoSpaceDE w:val="0"/>
        <w:autoSpaceDN w:val="0"/>
        <w:adjustRightInd w:val="0"/>
        <w:spacing w:after="0" w:line="240" w:lineRule="atLeast"/>
        <w:rPr>
          <w:rFonts w:cs="Arial"/>
          <w:color w:val="000000"/>
          <w:lang w:val="en-CA"/>
        </w:rPr>
      </w:pPr>
    </w:p>
    <w:p w14:paraId="305B9E09" w14:textId="50C41CF9" w:rsidR="002C1116" w:rsidRPr="006F1EE4" w:rsidRDefault="002C1116" w:rsidP="006F1EE4">
      <w:pPr>
        <w:pStyle w:val="Heading4"/>
        <w:rPr>
          <w:lang w:val="en-CA"/>
        </w:rPr>
      </w:pPr>
      <w:r w:rsidRPr="00D970E9">
        <w:rPr>
          <w:lang w:val="en-CA"/>
        </w:rPr>
        <w:t>specification_uri</w:t>
      </w:r>
    </w:p>
    <w:p w14:paraId="45CA9F07" w14:textId="04675C7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5E4970">
        <w:rPr>
          <w:rFonts w:cs="Arial"/>
          <w:color w:val="000000"/>
          <w:lang w:val="en-CA"/>
        </w:rPr>
        <w:t xml:space="preserve">URI referring the GeoSciML </w:t>
      </w:r>
      <w:r w:rsidRPr="00A1060B">
        <w:rPr>
          <w:rStyle w:val="Entity"/>
        </w:rPr>
        <w:t>Contact</w:t>
      </w:r>
      <w:r w:rsidRPr="005E4970">
        <w:rPr>
          <w:rFonts w:cs="Arial"/>
          <w:color w:val="000000"/>
          <w:lang w:val="en-CA"/>
        </w:rPr>
        <w:t xml:space="preserve"> feature that describes the instance in detail.</w:t>
      </w:r>
      <w:r>
        <w:rPr>
          <w:rFonts w:cs="Arial"/>
          <w:color w:val="000000"/>
          <w:lang w:val="en-CA"/>
        </w:rPr>
        <w:t xml:space="preserve">  </w:t>
      </w:r>
    </w:p>
    <w:p w14:paraId="0943AEA1" w14:textId="77777777" w:rsidR="002C1116" w:rsidRDefault="002C1116" w:rsidP="002C1116">
      <w:pPr>
        <w:autoSpaceDE w:val="0"/>
        <w:autoSpaceDN w:val="0"/>
        <w:adjustRightInd w:val="0"/>
        <w:spacing w:after="0" w:line="240" w:lineRule="atLeast"/>
        <w:rPr>
          <w:rFonts w:cs="Arial"/>
          <w:color w:val="000000"/>
          <w:lang w:val="en-CA"/>
        </w:rPr>
      </w:pPr>
    </w:p>
    <w:p w14:paraId="0160D92B" w14:textId="0FB7C01A" w:rsidR="002C1116" w:rsidRPr="006F1EE4" w:rsidRDefault="002C1116" w:rsidP="006F1EE4">
      <w:pPr>
        <w:pStyle w:val="Heading4"/>
        <w:rPr>
          <w:lang w:val="en-CA"/>
        </w:rPr>
      </w:pPr>
      <w:r w:rsidRPr="00D970E9">
        <w:rPr>
          <w:lang w:val="en-CA"/>
        </w:rPr>
        <w:lastRenderedPageBreak/>
        <w:t>metadata_uri</w:t>
      </w:r>
    </w:p>
    <w:p w14:paraId="7B7808B4" w14:textId="2A0BE208"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3E0DCA">
        <w:rPr>
          <w:rFonts w:cs="Arial"/>
          <w:color w:val="000000"/>
          <w:lang w:val="en-CA"/>
        </w:rPr>
        <w:t>URI referring to a metadata record describing the provenance of data.</w:t>
      </w:r>
    </w:p>
    <w:p w14:paraId="46F2E989" w14:textId="77777777" w:rsidR="002C1116" w:rsidRDefault="002C1116" w:rsidP="002C1116">
      <w:pPr>
        <w:autoSpaceDE w:val="0"/>
        <w:autoSpaceDN w:val="0"/>
        <w:adjustRightInd w:val="0"/>
        <w:spacing w:after="0" w:line="240" w:lineRule="atLeast"/>
        <w:rPr>
          <w:rFonts w:cs="Arial"/>
          <w:color w:val="000000"/>
          <w:lang w:val="en-CA"/>
        </w:rPr>
      </w:pPr>
    </w:p>
    <w:p w14:paraId="4E624995" w14:textId="5CBF838A" w:rsidR="002C1116" w:rsidRPr="006F1EE4" w:rsidRDefault="002C1116" w:rsidP="006F1EE4">
      <w:pPr>
        <w:pStyle w:val="Heading4"/>
        <w:rPr>
          <w:lang w:val="en-CA"/>
        </w:rPr>
      </w:pPr>
      <w:r w:rsidRPr="00D970E9">
        <w:rPr>
          <w:lang w:val="en-CA"/>
        </w:rPr>
        <w:t>genericSymbolizer</w:t>
      </w:r>
    </w:p>
    <w:p w14:paraId="2BADB644" w14:textId="67E8B54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42362013" w14:textId="77777777" w:rsidR="002C1116" w:rsidRDefault="002C1116" w:rsidP="002C1116">
      <w:pPr>
        <w:autoSpaceDE w:val="0"/>
        <w:autoSpaceDN w:val="0"/>
        <w:adjustRightInd w:val="0"/>
        <w:spacing w:after="0" w:line="240" w:lineRule="atLeast"/>
        <w:rPr>
          <w:rFonts w:cs="Arial"/>
          <w:color w:val="000000"/>
          <w:lang w:val="en-CA"/>
        </w:rPr>
      </w:pPr>
    </w:p>
    <w:p w14:paraId="65804268" w14:textId="7C541D91" w:rsidR="006F1EE4" w:rsidRPr="006F1EE4" w:rsidRDefault="002C1116" w:rsidP="006F1EE4">
      <w:pPr>
        <w:pStyle w:val="Heading4"/>
        <w:rPr>
          <w:lang w:val="en-CA"/>
        </w:rPr>
      </w:pPr>
      <w:r>
        <w:rPr>
          <w:lang w:val="en-CA"/>
        </w:rPr>
        <w:t>shape</w:t>
      </w:r>
    </w:p>
    <w:p w14:paraId="6ACA3766" w14:textId="415A6F9F"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Th</w:t>
      </w:r>
      <w:r w:rsidR="006F1EE4">
        <w:rPr>
          <w:rFonts w:cs="Arial"/>
          <w:color w:val="000000"/>
          <w:lang w:val="en-CA"/>
        </w:rPr>
        <w:t xml:space="preserve">e property </w:t>
      </w:r>
      <w:r w:rsidR="006F1EE4" w:rsidRPr="00A1060B">
        <w:rPr>
          <w:rStyle w:val="Entity"/>
        </w:rPr>
        <w:t>shape:GM_Object</w:t>
      </w:r>
      <w:r>
        <w:rPr>
          <w:rFonts w:cs="Arial"/>
          <w:color w:val="000000"/>
          <w:lang w:val="en-CA"/>
        </w:rPr>
        <w:t xml:space="preserve"> contain</w:t>
      </w:r>
      <w:r w:rsidR="006F1EE4">
        <w:rPr>
          <w:rFonts w:cs="Arial"/>
          <w:color w:val="000000"/>
          <w:lang w:val="en-CA"/>
        </w:rPr>
        <w:t>s</w:t>
      </w:r>
      <w:r>
        <w:rPr>
          <w:rFonts w:cs="Arial"/>
          <w:color w:val="000000"/>
          <w:lang w:val="en-CA"/>
        </w:rPr>
        <w:t xml:space="preserve"> a g</w:t>
      </w:r>
      <w:r w:rsidRPr="003E0DCA">
        <w:rPr>
          <w:rFonts w:cs="Arial"/>
          <w:color w:val="000000"/>
          <w:lang w:val="en-CA"/>
        </w:rPr>
        <w:t>eometry defining the ex</w:t>
      </w:r>
      <w:r>
        <w:rPr>
          <w:rFonts w:cs="Arial"/>
          <w:color w:val="000000"/>
          <w:lang w:val="en-CA"/>
        </w:rPr>
        <w:t>tent of the contact feature.</w:t>
      </w:r>
    </w:p>
    <w:p w14:paraId="6ABC447B" w14:textId="77777777" w:rsidR="002C1116" w:rsidRDefault="002C1116" w:rsidP="002C1116">
      <w:pPr>
        <w:autoSpaceDE w:val="0"/>
        <w:autoSpaceDN w:val="0"/>
        <w:adjustRightInd w:val="0"/>
        <w:spacing w:after="0" w:line="240" w:lineRule="atLeast"/>
        <w:rPr>
          <w:rFonts w:cs="Arial"/>
          <w:color w:val="000000"/>
          <w:lang w:val="en-CA"/>
        </w:rPr>
      </w:pPr>
    </w:p>
    <w:p w14:paraId="2421DC1C" w14:textId="0E5B6A20" w:rsidR="002C1116" w:rsidRDefault="006F1EE4" w:rsidP="002C1116">
      <w:pPr>
        <w:pStyle w:val="Heading4"/>
      </w:pPr>
      <w:r>
        <w:t>a</w:t>
      </w:r>
      <w:r w:rsidR="002C1116" w:rsidRPr="004E3A57">
        <w:t>ny</w:t>
      </w:r>
    </w:p>
    <w:p w14:paraId="4205E547" w14:textId="77777777" w:rsidR="002C1116" w:rsidRDefault="002C1116" w:rsidP="002C1116">
      <w:r>
        <w:t xml:space="preserve">A data provider can add an arbitrary number of extra properties, as long as the instance is conformant to GML Simple Feature Level 0. </w:t>
      </w:r>
    </w:p>
    <w:p w14:paraId="7739BD17" w14:textId="77777777" w:rsidR="002C1116" w:rsidRDefault="002C1116" w:rsidP="002C1116"/>
    <w:p w14:paraId="7D18158F" w14:textId="77777777" w:rsidR="002C1116" w:rsidRDefault="002C1116" w:rsidP="002C1116">
      <w:pPr>
        <w:pStyle w:val="Heading3"/>
        <w:rPr>
          <w:lang w:val="en-CA"/>
        </w:rPr>
      </w:pPr>
      <w:bookmarkStart w:id="944" w:name="_Toc458154251"/>
      <w:r w:rsidRPr="00D14AF0">
        <w:rPr>
          <w:lang w:val="en-CA"/>
        </w:rPr>
        <w:t>GeologicSpecimenView</w:t>
      </w:r>
      <w:bookmarkEnd w:id="944"/>
    </w:p>
    <w:p w14:paraId="2000190B" w14:textId="77777777" w:rsidR="002C1116" w:rsidRDefault="002C1116" w:rsidP="002C1116">
      <w:pPr>
        <w:autoSpaceDE w:val="0"/>
        <w:autoSpaceDN w:val="0"/>
        <w:adjustRightInd w:val="0"/>
        <w:spacing w:after="0" w:line="240" w:lineRule="atLeast"/>
        <w:rPr>
          <w:rFonts w:cs="Arial"/>
          <w:color w:val="000000"/>
          <w:lang w:val="en-CA"/>
        </w:rPr>
      </w:pPr>
    </w:p>
    <w:p w14:paraId="3ECD8BD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6E7AB6EE"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7A319B4F" wp14:editId="5C2027D9">
            <wp:extent cx="2524125" cy="26860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74C8C404"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103</w:t>
      </w:r>
      <w:r>
        <w:fldChar w:fldCharType="end"/>
      </w:r>
      <w:r>
        <w:t xml:space="preserve"> </w:t>
      </w:r>
      <w:r w:rsidRPr="00EB2E1E">
        <w:t xml:space="preserve"> GeologicSpecimenView </w:t>
      </w:r>
      <w:r>
        <w:t>feature type.</w:t>
      </w:r>
    </w:p>
    <w:p w14:paraId="5514BB86" w14:textId="77777777" w:rsidR="002C1116" w:rsidRDefault="002C1116" w:rsidP="002C1116">
      <w:pPr>
        <w:autoSpaceDE w:val="0"/>
        <w:autoSpaceDN w:val="0"/>
        <w:adjustRightInd w:val="0"/>
        <w:spacing w:after="0" w:line="240" w:lineRule="atLeast"/>
        <w:rPr>
          <w:rFonts w:cs="Arial"/>
          <w:color w:val="000000"/>
          <w:lang w:val="en-CA"/>
        </w:rPr>
      </w:pPr>
    </w:p>
    <w:p w14:paraId="176AD714"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GeologicSpecimenView</w:t>
      </w:r>
      <w:r>
        <w:rPr>
          <w:rFonts w:cs="Arial"/>
          <w:color w:val="000000"/>
          <w:lang w:val="en-CA"/>
        </w:rPr>
        <w:t xml:space="preserve"> is a</w:t>
      </w:r>
      <w:r w:rsidRPr="00D14AF0">
        <w:rPr>
          <w:rFonts w:cs="Arial"/>
          <w:color w:val="000000"/>
          <w:lang w:val="en-CA"/>
        </w:rPr>
        <w:t xml:space="preserve"> simplified view of a point-located specimen from GeoSciML </w:t>
      </w:r>
      <w:r w:rsidRPr="00A1060B">
        <w:rPr>
          <w:rStyle w:val="Entity"/>
        </w:rPr>
        <w:t>GeologicSpecimen</w:t>
      </w:r>
      <w:r w:rsidRPr="00D14AF0">
        <w:rPr>
          <w:rFonts w:cs="Arial"/>
          <w:color w:val="000000"/>
          <w:lang w:val="en-CA"/>
        </w:rPr>
        <w:t xml:space="preserve"> (an extension of Observations &amp; Measurements - ISO19156) with key property values summarised as labels (unconstrained character strings) or arbitrarily </w:t>
      </w:r>
      <w:r w:rsidRPr="00D14AF0">
        <w:rPr>
          <w:rFonts w:cs="Arial"/>
          <w:color w:val="000000"/>
          <w:lang w:val="en-CA"/>
        </w:rPr>
        <w:lastRenderedPageBreak/>
        <w:t>selected classifiers to be used for thematic mapping purposes. The latter are the properties suffixed with '_uri' and will contain URIs referring to controlled concepts in published vocabularies.</w:t>
      </w:r>
    </w:p>
    <w:p w14:paraId="78C9D41B" w14:textId="77777777" w:rsidR="002C1116" w:rsidRDefault="002C1116" w:rsidP="002C1116">
      <w:pPr>
        <w:autoSpaceDE w:val="0"/>
        <w:autoSpaceDN w:val="0"/>
        <w:adjustRightInd w:val="0"/>
        <w:spacing w:after="0" w:line="240" w:lineRule="atLeast"/>
        <w:rPr>
          <w:rFonts w:cs="Arial"/>
          <w:color w:val="000000"/>
          <w:lang w:val="en-CA"/>
        </w:rPr>
      </w:pPr>
    </w:p>
    <w:p w14:paraId="71DB18B3" w14:textId="77777777" w:rsidR="002C1116" w:rsidRDefault="002C1116" w:rsidP="002C1116">
      <w:pPr>
        <w:pStyle w:val="Heading4"/>
        <w:rPr>
          <w:lang w:val="en-CA"/>
        </w:rPr>
      </w:pPr>
      <w:r>
        <w:rPr>
          <w:lang w:val="en-CA"/>
        </w:rPr>
        <w:t>Mapping</w:t>
      </w:r>
    </w:p>
    <w:p w14:paraId="7D4F85D5"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093"/>
        <w:gridCol w:w="6763"/>
      </w:tblGrid>
      <w:tr w:rsidR="002C1116" w:rsidRPr="00A568F4" w14:paraId="73F4C6FD"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6ECE317D" w14:textId="77777777" w:rsidR="002C1116" w:rsidRPr="00A568F4" w:rsidRDefault="002C1116" w:rsidP="003811C7">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74D8503" w14:textId="32DC6F43" w:rsidR="002C1116" w:rsidRPr="00A568F4"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 xml:space="preserve">Mapping from </w:t>
            </w:r>
            <w:r w:rsidR="00A1060B" w:rsidRPr="00A1060B">
              <w:rPr>
                <w:rStyle w:val="Entity"/>
              </w:rPr>
              <w:t>OM::</w:t>
            </w:r>
            <w:r w:rsidRPr="00A1060B">
              <w:rPr>
                <w:rStyle w:val="Entity"/>
              </w:rPr>
              <w:t>SF_Specimen</w:t>
            </w:r>
          </w:p>
        </w:tc>
      </w:tr>
      <w:tr w:rsidR="002C1116" w:rsidRPr="0035723F" w14:paraId="06253A2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82BE57" w14:textId="25DF26D9"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35723F">
              <w:rPr>
                <w:rFonts w:ascii="Consolas" w:hAnsi="Consolas" w:cs="Consolas"/>
                <w:sz w:val="18"/>
                <w:szCs w:val="18"/>
                <w:lang w:val="en-CA" w:eastAsia="en-CA"/>
              </w:rPr>
              <w:t>dentifier</w:t>
            </w:r>
          </w:p>
        </w:tc>
        <w:tc>
          <w:tcPr>
            <w:tcW w:w="6763" w:type="dxa"/>
            <w:hideMark/>
          </w:tcPr>
          <w:p w14:paraId="02CCCEC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35723F" w14:paraId="3E925FB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D33C04E" w14:textId="0ABEE0D5"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l</w:t>
            </w:r>
            <w:r w:rsidR="002C1116" w:rsidRPr="0035723F">
              <w:rPr>
                <w:rFonts w:ascii="Consolas" w:hAnsi="Consolas" w:cs="Consolas"/>
                <w:sz w:val="18"/>
                <w:szCs w:val="18"/>
                <w:lang w:val="en-CA" w:eastAsia="en-CA"/>
              </w:rPr>
              <w:t>abel</w:t>
            </w:r>
          </w:p>
        </w:tc>
        <w:tc>
          <w:tcPr>
            <w:tcW w:w="6763" w:type="dxa"/>
            <w:hideMark/>
          </w:tcPr>
          <w:p w14:paraId="256569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name 1</w:t>
            </w:r>
          </w:p>
        </w:tc>
      </w:tr>
      <w:tr w:rsidR="002C1116" w:rsidRPr="0035723F" w14:paraId="0ACE966C"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6DDC1A" w14:textId="180BC717" w:rsidR="002C1116" w:rsidRPr="0035723F"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35723F">
              <w:rPr>
                <w:rFonts w:ascii="Consolas" w:hAnsi="Consolas" w:cs="Consolas"/>
                <w:sz w:val="18"/>
                <w:szCs w:val="18"/>
                <w:lang w:val="en-CA" w:eastAsia="en-CA"/>
              </w:rPr>
              <w:t>escription</w:t>
            </w:r>
          </w:p>
        </w:tc>
        <w:tc>
          <w:tcPr>
            <w:tcW w:w="6763" w:type="dxa"/>
            <w:hideMark/>
          </w:tcPr>
          <w:p w14:paraId="61A179E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description</w:t>
            </w:r>
          </w:p>
        </w:tc>
      </w:tr>
      <w:tr w:rsidR="002C1116" w:rsidRPr="0035723F" w14:paraId="36D11C2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6D5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27DF2668"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specimenType 2</w:t>
            </w:r>
          </w:p>
        </w:tc>
      </w:tr>
      <w:tr w:rsidR="002C1116" w:rsidRPr="0035723F" w14:paraId="5C349D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30E83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624A6C9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materialClass 2</w:t>
            </w:r>
          </w:p>
        </w:tc>
      </w:tr>
      <w:tr w:rsidR="002C1116" w:rsidRPr="0035723F" w14:paraId="56B2B7B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97A8890"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1CD5F207"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metadataProperty:(…):DQ_PositionalAccuracy 1</w:t>
            </w:r>
          </w:p>
        </w:tc>
      </w:tr>
      <w:tr w:rsidR="002C1116" w:rsidRPr="0035723F" w14:paraId="562ACAC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F5BD3"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16B26DCB"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samplingTime:TM_Instant::position</w:t>
            </w:r>
          </w:p>
        </w:tc>
      </w:tr>
      <w:tr w:rsidR="002C1116" w:rsidRPr="0035723F" w14:paraId="19D80F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2B3144E"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6B1EDB8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samplingMethod 1 2</w:t>
            </w:r>
          </w:p>
        </w:tc>
      </w:tr>
      <w:tr w:rsidR="002C1116" w:rsidRPr="00AF19B7" w14:paraId="29647C1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C447BF"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55012E92" w14:textId="77777777" w:rsidR="002C1116" w:rsidRPr="00C33812"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lang w:val="fr-CA"/>
              </w:rPr>
            </w:pPr>
            <w:r w:rsidRPr="00C33812">
              <w:rPr>
                <w:rStyle w:val="Entity"/>
                <w:lang w:val="fr-CA"/>
              </w:rPr>
              <w:t>currentLocation:EX_GeographicDescription::geographicIdentifier:MD_Identifier::code</w:t>
            </w:r>
          </w:p>
        </w:tc>
      </w:tr>
      <w:tr w:rsidR="002C1116" w:rsidRPr="0035723F" w14:paraId="217D366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660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37285622"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35723F" w14:paraId="6166756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B9D2EBD"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3816E54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specimentType 3</w:t>
            </w:r>
          </w:p>
        </w:tc>
      </w:tr>
      <w:tr w:rsidR="002C1116" w:rsidRPr="0035723F" w14:paraId="2563D9D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2B23154"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791B3F9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materialClass 3</w:t>
            </w:r>
          </w:p>
        </w:tc>
      </w:tr>
      <w:tr w:rsidR="002C1116" w:rsidRPr="0035723F" w14:paraId="1CFA401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2A9510C"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3496EC76"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35723F" w14:paraId="7BE28AF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788472"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757DF30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35723F" w14:paraId="3804CA6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FB3EEA" w14:textId="77777777" w:rsidR="002C1116" w:rsidRPr="0035723F" w:rsidRDefault="002C1116" w:rsidP="003811C7">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0DA96E9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samplingLocation</w:t>
            </w:r>
          </w:p>
        </w:tc>
      </w:tr>
      <w:tr w:rsidR="002C1116" w:rsidRPr="0035723F" w14:paraId="429AF2B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AD4F389"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468F91C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CD781CB" w14:textId="77777777" w:rsidR="002C1116" w:rsidRPr="0035723F"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D5DD8CE" w14:textId="77777777" w:rsidR="002C1116" w:rsidRDefault="002C1116" w:rsidP="002C1116">
      <w:pPr>
        <w:autoSpaceDE w:val="0"/>
        <w:autoSpaceDN w:val="0"/>
        <w:adjustRightInd w:val="0"/>
        <w:spacing w:after="0" w:line="240" w:lineRule="atLeast"/>
        <w:rPr>
          <w:rFonts w:cs="Arial"/>
          <w:color w:val="000000"/>
          <w:lang w:val="en-CA"/>
        </w:rPr>
      </w:pPr>
    </w:p>
    <w:p w14:paraId="245FE6F7" w14:textId="7153FE11" w:rsidR="002C1116" w:rsidRPr="006F1EE4" w:rsidRDefault="002C1116" w:rsidP="002C1116">
      <w:pPr>
        <w:pStyle w:val="Heading4"/>
        <w:rPr>
          <w:lang w:val="en-CA"/>
        </w:rPr>
      </w:pPr>
      <w:r>
        <w:rPr>
          <w:lang w:val="en-CA"/>
        </w:rPr>
        <w:t>identifier</w:t>
      </w:r>
    </w:p>
    <w:p w14:paraId="0E2C5060" w14:textId="3E46CEC8" w:rsidR="002C1116" w:rsidRDefault="002C1116" w:rsidP="002C1116">
      <w:r w:rsidRPr="00D970E9">
        <w:t xml:space="preserve">Globally unique </w:t>
      </w:r>
      <w:r w:rsidRPr="00A1060B">
        <w:rPr>
          <w:rStyle w:val="Entity"/>
        </w:rPr>
        <w:t>identifier:Primitive::CharacterString</w:t>
      </w:r>
      <w:r>
        <w:t xml:space="preserve"> uniquely identifies a tuple within the dataset</w:t>
      </w:r>
      <w:r w:rsidRPr="00D96958">
        <w:t xml:space="preserve"> </w:t>
      </w:r>
      <w:r>
        <w:t xml:space="preserve">and be formatted as an </w:t>
      </w:r>
      <w:r>
        <w:rPr>
          <w:lang w:val="en-CA"/>
        </w:rPr>
        <w:t>absolute URI conformant to RFC 3986.</w:t>
      </w:r>
    </w:p>
    <w:p w14:paraId="551420A8" w14:textId="77777777" w:rsidR="002C1116" w:rsidRDefault="002C1116" w:rsidP="002C1116"/>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70E7BF4" w14:textId="77777777" w:rsidTr="003811C7">
        <w:trPr>
          <w:cantSplit/>
        </w:trPr>
        <w:tc>
          <w:tcPr>
            <w:tcW w:w="4219" w:type="dxa"/>
            <w:tcBorders>
              <w:right w:val="nil"/>
            </w:tcBorders>
            <w:shd w:val="clear" w:color="auto" w:fill="auto"/>
          </w:tcPr>
          <w:p w14:paraId="0035A633" w14:textId="41AF779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/gsml4-lite/geologicspecimenview-identifier</w:t>
            </w:r>
          </w:p>
        </w:tc>
        <w:tc>
          <w:tcPr>
            <w:tcW w:w="4678" w:type="dxa"/>
            <w:tcBorders>
              <w:left w:val="nil"/>
            </w:tcBorders>
            <w:shd w:val="clear" w:color="auto" w:fill="auto"/>
          </w:tcPr>
          <w:p w14:paraId="2535ABD9" w14:textId="77777777" w:rsidR="002C1116" w:rsidRPr="00D12552" w:rsidRDefault="002C1116" w:rsidP="003811C7">
            <w:pPr>
              <w:pStyle w:val="Tabletext10"/>
              <w:jc w:val="left"/>
              <w:rPr>
                <w:rStyle w:val="reqtext"/>
                <w:lang w:val="en-CA"/>
              </w:rPr>
            </w:pPr>
            <w:r>
              <w:rPr>
                <w:rStyle w:val="reqtext"/>
                <w:lang w:val="en-CA"/>
              </w:rPr>
              <w:t>identifier SHOULD correspond to an instance of GeoSciML GeologicSpecimen.</w:t>
            </w:r>
          </w:p>
        </w:tc>
      </w:tr>
    </w:tbl>
    <w:p w14:paraId="21B5F285" w14:textId="77777777" w:rsidR="002C1116" w:rsidRDefault="002C1116" w:rsidP="002C1116">
      <w:pPr>
        <w:autoSpaceDE w:val="0"/>
        <w:autoSpaceDN w:val="0"/>
        <w:adjustRightInd w:val="0"/>
        <w:spacing w:after="0" w:line="240" w:lineRule="atLeast"/>
        <w:rPr>
          <w:rFonts w:cs="Arial"/>
          <w:color w:val="000000"/>
          <w:lang w:val="en-CA"/>
        </w:rPr>
      </w:pPr>
    </w:p>
    <w:p w14:paraId="5C25989A" w14:textId="77777777" w:rsidR="002C1116" w:rsidRDefault="002C1116" w:rsidP="002C1116">
      <w:pPr>
        <w:autoSpaceDE w:val="0"/>
        <w:autoSpaceDN w:val="0"/>
        <w:adjustRightInd w:val="0"/>
        <w:spacing w:after="0" w:line="240" w:lineRule="atLeast"/>
        <w:rPr>
          <w:rFonts w:cs="Arial"/>
          <w:color w:val="000000"/>
          <w:lang w:val="en-CA"/>
        </w:rPr>
      </w:pPr>
    </w:p>
    <w:p w14:paraId="295C464E"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 xml:space="preserve">GeoSciML </w:t>
      </w:r>
      <w:r w:rsidRPr="00D96958">
        <w:rPr>
          <w:rFonts w:cs="Arial"/>
          <w:color w:val="000000"/>
          <w:lang w:val="en-CA"/>
        </w:rPr>
        <w:t>GeologicSpecimen.</w:t>
      </w:r>
    </w:p>
    <w:p w14:paraId="5401E990" w14:textId="77777777" w:rsidR="002C1116" w:rsidRDefault="002C1116" w:rsidP="002C1116">
      <w:pPr>
        <w:autoSpaceDE w:val="0"/>
        <w:autoSpaceDN w:val="0"/>
        <w:adjustRightInd w:val="0"/>
        <w:spacing w:after="0" w:line="240" w:lineRule="atLeast"/>
        <w:rPr>
          <w:rFonts w:cs="Arial"/>
          <w:color w:val="000000"/>
          <w:lang w:val="en-CA"/>
        </w:rPr>
      </w:pPr>
    </w:p>
    <w:p w14:paraId="4A89F887" w14:textId="18939F37" w:rsidR="002C1116" w:rsidRPr="006F1EE4" w:rsidRDefault="002C1116" w:rsidP="006F1EE4">
      <w:pPr>
        <w:pStyle w:val="Heading4"/>
        <w:rPr>
          <w:lang w:val="en-CA"/>
        </w:rPr>
      </w:pPr>
      <w:r>
        <w:rPr>
          <w:lang w:val="en-CA"/>
        </w:rPr>
        <w:lastRenderedPageBreak/>
        <w:t>l</w:t>
      </w:r>
      <w:r w:rsidRPr="00984F9B">
        <w:rPr>
          <w:lang w:val="en-CA"/>
        </w:rPr>
        <w:t>abel</w:t>
      </w:r>
    </w:p>
    <w:p w14:paraId="4865F97B" w14:textId="00661E83" w:rsidR="002C1116" w:rsidRPr="00D14AF0"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label:Primitive::CharacterString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s</w:t>
      </w:r>
      <w:r w:rsidRPr="00984F9B">
        <w:rPr>
          <w:rFonts w:cs="Arial"/>
          <w:color w:val="000000"/>
          <w:lang w:val="en-CA"/>
        </w:rPr>
        <w:t>hort label for map display. (e.g., a sample number)</w:t>
      </w:r>
      <w:r w:rsidR="006F1EE4">
        <w:rPr>
          <w:rFonts w:cs="Arial"/>
          <w:color w:val="000000"/>
          <w:lang w:val="en-CA"/>
        </w:rPr>
        <w:t>.</w:t>
      </w:r>
    </w:p>
    <w:p w14:paraId="043B7686" w14:textId="08C6B9A1" w:rsidR="002C1116" w:rsidRPr="006F1EE4" w:rsidRDefault="002C1116" w:rsidP="002C1116">
      <w:pPr>
        <w:pStyle w:val="Heading4"/>
        <w:rPr>
          <w:lang w:val="en-CA"/>
        </w:rPr>
      </w:pPr>
      <w:r>
        <w:rPr>
          <w:lang w:val="en-CA"/>
        </w:rPr>
        <w:t>d</w:t>
      </w:r>
      <w:r w:rsidRPr="00D970E9">
        <w:rPr>
          <w:lang w:val="en-CA"/>
        </w:rPr>
        <w:t>escription</w:t>
      </w:r>
    </w:p>
    <w:p w14:paraId="783EB417" w14:textId="0E479703" w:rsidR="002C1116"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6F1EE4">
        <w:rPr>
          <w:lang w:val="en-CA"/>
        </w:rPr>
        <w:t>s</w:t>
      </w:r>
      <w:r>
        <w:rPr>
          <w:lang w:val="en-CA"/>
        </w:rPr>
        <w:t xml:space="preserve"> a d</w:t>
      </w:r>
      <w:r w:rsidRPr="00B506A1">
        <w:rPr>
          <w:lang w:val="en-CA"/>
        </w:rPr>
        <w:t>etailed description of the specimen.</w:t>
      </w:r>
    </w:p>
    <w:p w14:paraId="5EB179F1" w14:textId="766A044C" w:rsidR="002C1116" w:rsidRPr="006F1EE4" w:rsidRDefault="002C1116" w:rsidP="002C1116">
      <w:pPr>
        <w:pStyle w:val="Heading4"/>
        <w:rPr>
          <w:lang w:val="en-CA"/>
        </w:rPr>
      </w:pPr>
      <w:r w:rsidRPr="00B506A1">
        <w:rPr>
          <w:lang w:val="en-CA"/>
        </w:rPr>
        <w:t>specimenType</w:t>
      </w:r>
    </w:p>
    <w:p w14:paraId="6A3087FC" w14:textId="09D862F9" w:rsidR="002C1116" w:rsidRDefault="002C1116" w:rsidP="002C1116">
      <w:pPr>
        <w:rPr>
          <w:lang w:val="en-CA"/>
        </w:rPr>
      </w:pPr>
      <w:r>
        <w:t>If present, t</w:t>
      </w:r>
      <w:r>
        <w:rPr>
          <w:lang w:val="en-CA"/>
        </w:rPr>
        <w:t xml:space="preserve">he property </w:t>
      </w:r>
      <w:r w:rsidRPr="00A1060B">
        <w:rPr>
          <w:rStyle w:val="Entity"/>
        </w:rPr>
        <w:t>specimentType:Primitive::CharacterString</w:t>
      </w:r>
      <w:r>
        <w:rPr>
          <w:lang w:val="en-CA"/>
        </w:rPr>
        <w:t xml:space="preserve"> contain</w:t>
      </w:r>
      <w:r w:rsidR="006F1EE4">
        <w:rPr>
          <w:lang w:val="en-CA"/>
        </w:rPr>
        <w:t>s</w:t>
      </w:r>
      <w:r>
        <w:rPr>
          <w:lang w:val="en-CA"/>
        </w:rPr>
        <w:t xml:space="preserve">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 xml:space="preserve">To report an identifier from a controlled vocabulary, </w:t>
      </w:r>
      <w:r w:rsidR="006F1EE4">
        <w:rPr>
          <w:lang w:val="en-CA"/>
        </w:rPr>
        <w:t>specimenType_uri shall be used.</w:t>
      </w:r>
    </w:p>
    <w:p w14:paraId="70CD5EE1" w14:textId="77C2BE3E" w:rsidR="002C1116" w:rsidRPr="006F1EE4" w:rsidRDefault="002C1116" w:rsidP="002C1116">
      <w:pPr>
        <w:pStyle w:val="Heading4"/>
        <w:rPr>
          <w:lang w:val="en-CA"/>
        </w:rPr>
      </w:pPr>
      <w:r>
        <w:rPr>
          <w:lang w:val="en-CA"/>
        </w:rPr>
        <w:t>materialClass</w:t>
      </w:r>
    </w:p>
    <w:p w14:paraId="3909FA21" w14:textId="134AF09F" w:rsidR="002C1116" w:rsidRDefault="002C1116" w:rsidP="002C1116">
      <w:pPr>
        <w:rPr>
          <w:lang w:val="en-CA"/>
        </w:rPr>
      </w:pPr>
      <w:r>
        <w:t>If present, t</w:t>
      </w:r>
      <w:r>
        <w:rPr>
          <w:lang w:val="en-CA"/>
        </w:rPr>
        <w:t xml:space="preserve">he property </w:t>
      </w:r>
      <w:r w:rsidRPr="00A1060B">
        <w:rPr>
          <w:rStyle w:val="Entity"/>
        </w:rPr>
        <w:t>materialClass:Primitive::CharacterString</w:t>
      </w:r>
      <w:r>
        <w:rPr>
          <w:lang w:val="en-CA"/>
        </w:rPr>
        <w:t xml:space="preserve"> report</w:t>
      </w:r>
      <w:r w:rsidR="006F1EE4">
        <w:rPr>
          <w:lang w:val="en-CA"/>
        </w:rPr>
        <w:t>s</w:t>
      </w:r>
      <w:r>
        <w:rPr>
          <w:lang w:val="en-CA"/>
        </w:rPr>
        <w:t xml:space="preserve">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an identifier from a controlled vocabulary, </w:t>
      </w:r>
      <w:r w:rsidRPr="00A1060B">
        <w:rPr>
          <w:rStyle w:val="Entity"/>
        </w:rPr>
        <w:t>materialClass_uri</w:t>
      </w:r>
      <w:r>
        <w:rPr>
          <w:lang w:val="en-CA"/>
        </w:rPr>
        <w:t xml:space="preserve"> shall be used.</w:t>
      </w:r>
      <w:r w:rsidRPr="00B506A1">
        <w:rPr>
          <w:lang w:val="en-CA"/>
        </w:rPr>
        <w:t xml:space="preserve"> </w:t>
      </w:r>
    </w:p>
    <w:p w14:paraId="3DA8E82B" w14:textId="7992BD31" w:rsidR="002C1116" w:rsidRPr="006F1EE4" w:rsidRDefault="002C1116" w:rsidP="006F1EE4">
      <w:pPr>
        <w:pStyle w:val="Heading4"/>
        <w:rPr>
          <w:lang w:val="en-CA"/>
        </w:rPr>
      </w:pPr>
      <w:r w:rsidRPr="00B506A1">
        <w:rPr>
          <w:lang w:val="en-CA"/>
        </w:rPr>
        <w:t>positionalAccuracy</w:t>
      </w:r>
    </w:p>
    <w:p w14:paraId="00ECE147" w14:textId="76273EA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positionalAccuracy:Primitive::CharacterString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B506A1">
        <w:rPr>
          <w:rFonts w:cs="Arial"/>
          <w:color w:val="000000"/>
          <w:lang w:val="en-CA"/>
        </w:rPr>
        <w:t>escription of the positional accuracy of the sampling location. (e.g., 50 metres)</w:t>
      </w:r>
      <w:r w:rsidR="006F1EE4">
        <w:rPr>
          <w:rFonts w:cs="Arial"/>
          <w:color w:val="000000"/>
          <w:lang w:val="en-CA"/>
        </w:rPr>
        <w:t>.</w:t>
      </w:r>
    </w:p>
    <w:p w14:paraId="66AEF48E" w14:textId="2A9756C4" w:rsidR="002C1116" w:rsidRPr="006F1EE4" w:rsidRDefault="002C1116" w:rsidP="006F1EE4">
      <w:pPr>
        <w:pStyle w:val="Heading4"/>
        <w:rPr>
          <w:lang w:val="en-CA"/>
        </w:rPr>
      </w:pPr>
      <w:r w:rsidRPr="00D970E9">
        <w:rPr>
          <w:lang w:val="en-CA"/>
        </w:rPr>
        <w:t>samplingTime</w:t>
      </w:r>
    </w:p>
    <w:p w14:paraId="60E8CD1A" w14:textId="0F829CD5"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samplingTime:Primitive::CharacterString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r>
        <w:rPr>
          <w:rFonts w:cs="Arial"/>
          <w:color w:val="000000"/>
          <w:lang w:val="en-CA"/>
        </w:rPr>
        <w:t>.</w:t>
      </w:r>
    </w:p>
    <w:p w14:paraId="5E115AFA" w14:textId="77777777" w:rsidR="002C1116" w:rsidRDefault="002C1116" w:rsidP="002C1116">
      <w:pPr>
        <w:autoSpaceDE w:val="0"/>
        <w:autoSpaceDN w:val="0"/>
        <w:adjustRightInd w:val="0"/>
        <w:spacing w:after="0" w:line="240" w:lineRule="atLeast"/>
        <w:rPr>
          <w:rFonts w:cs="Arial"/>
          <w:color w:val="000000"/>
          <w:lang w:val="en-CA"/>
        </w:rPr>
      </w:pPr>
    </w:p>
    <w:p w14:paraId="5ADBFE50" w14:textId="189B04B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Examples</w:t>
      </w:r>
      <w:r w:rsidR="006F1EE4">
        <w:rPr>
          <w:rFonts w:cs="Arial"/>
          <w:color w:val="000000"/>
          <w:lang w:val="en-CA"/>
        </w:rPr>
        <w:t>;</w:t>
      </w:r>
    </w:p>
    <w:p w14:paraId="20C74B28" w14:textId="77777777" w:rsidR="006F1EE4" w:rsidRDefault="006F1EE4" w:rsidP="002C1116">
      <w:pPr>
        <w:autoSpaceDE w:val="0"/>
        <w:autoSpaceDN w:val="0"/>
        <w:adjustRightInd w:val="0"/>
        <w:spacing w:after="0" w:line="240" w:lineRule="atLeast"/>
        <w:rPr>
          <w:rFonts w:cs="Arial"/>
          <w:color w:val="000000"/>
          <w:lang w:val="en-CA"/>
        </w:rPr>
      </w:pPr>
    </w:p>
    <w:p w14:paraId="44B82691"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67AC6AE8" w14:textId="77777777" w:rsidR="002C1116" w:rsidRDefault="002C1116" w:rsidP="00C44904">
      <w:pPr>
        <w:numPr>
          <w:ilvl w:val="0"/>
          <w:numId w:val="20"/>
        </w:numPr>
        <w:autoSpaceDE w:val="0"/>
        <w:autoSpaceDN w:val="0"/>
        <w:adjustRightInd w:val="0"/>
        <w:spacing w:after="0" w:line="240" w:lineRule="atLeast"/>
        <w:rPr>
          <w:rFonts w:cs="Arial"/>
          <w:color w:val="000000"/>
          <w:lang w:val="en-CA"/>
        </w:rPr>
      </w:pPr>
      <w:r>
        <w:rPr>
          <w:rFonts w:cs="Arial"/>
          <w:color w:val="000000"/>
          <w:lang w:val="en-CA"/>
        </w:rPr>
        <w:t>2008-02-28T14:15:23-05</w:t>
      </w:r>
    </w:p>
    <w:p w14:paraId="5C8E2524" w14:textId="77777777" w:rsidR="002C1116" w:rsidRDefault="002C1116" w:rsidP="002C1116">
      <w:pPr>
        <w:autoSpaceDE w:val="0"/>
        <w:autoSpaceDN w:val="0"/>
        <w:adjustRightInd w:val="0"/>
        <w:spacing w:after="0" w:line="240" w:lineRule="atLeast"/>
        <w:rPr>
          <w:rFonts w:cs="Arial"/>
          <w:color w:val="000000"/>
          <w:lang w:val="en-CA"/>
        </w:rPr>
      </w:pPr>
    </w:p>
    <w:p w14:paraId="5DB15EE3" w14:textId="372759CE" w:rsidR="002C1116" w:rsidRPr="006F1EE4" w:rsidRDefault="002C1116" w:rsidP="002C1116">
      <w:pPr>
        <w:pStyle w:val="Heading4"/>
        <w:rPr>
          <w:lang w:val="en-CA"/>
        </w:rPr>
      </w:pPr>
      <w:r w:rsidRPr="00D970E9">
        <w:rPr>
          <w:lang w:val="en-CA"/>
        </w:rPr>
        <w:t>samplingMethod</w:t>
      </w:r>
    </w:p>
    <w:p w14:paraId="789211CA" w14:textId="3890BBEB" w:rsidR="002C1116" w:rsidRDefault="002C1116" w:rsidP="002C1116">
      <w:pPr>
        <w:rPr>
          <w:lang w:val="en-CA"/>
        </w:rPr>
      </w:pPr>
      <w:r>
        <w:t>If present, t</w:t>
      </w:r>
      <w:r>
        <w:rPr>
          <w:lang w:val="en-CA"/>
        </w:rPr>
        <w:t xml:space="preserve">he property </w:t>
      </w:r>
      <w:r w:rsidRPr="00A1060B">
        <w:rPr>
          <w:rStyle w:val="Entity"/>
        </w:rPr>
        <w:t>samplingMethod:Primitive::CharacterString</w:t>
      </w:r>
      <w:r>
        <w:rPr>
          <w:lang w:val="en-CA"/>
        </w:rPr>
        <w:t xml:space="preserve"> report</w:t>
      </w:r>
      <w:r w:rsidR="006F1EE4">
        <w:rPr>
          <w:lang w:val="en-CA"/>
        </w:rPr>
        <w:t>s</w:t>
      </w:r>
      <w:r>
        <w:rPr>
          <w:lang w:val="en-CA"/>
        </w:rPr>
        <w:t xml:space="preserve"> t</w:t>
      </w:r>
      <w:r w:rsidRPr="001B3235">
        <w:rPr>
          <w:lang w:val="en-CA"/>
        </w:rPr>
        <w:t>he method used to collect the specimen (e.g., diamond drilling, field mapping survey)</w:t>
      </w:r>
      <w:r>
        <w:rPr>
          <w:lang w:val="en-CA"/>
        </w:rPr>
        <w:t>.</w:t>
      </w:r>
    </w:p>
    <w:p w14:paraId="135BF897" w14:textId="79C5B835" w:rsidR="002C1116" w:rsidRPr="006F1EE4" w:rsidRDefault="002C1116" w:rsidP="002C1116">
      <w:pPr>
        <w:pStyle w:val="Heading4"/>
        <w:rPr>
          <w:lang w:val="en-CA"/>
        </w:rPr>
      </w:pPr>
      <w:r w:rsidRPr="00BF1958">
        <w:rPr>
          <w:lang w:val="en-CA"/>
        </w:rPr>
        <w:t>currentLocation</w:t>
      </w:r>
    </w:p>
    <w:p w14:paraId="4A5C655D" w14:textId="6BC051CC" w:rsidR="002C1116" w:rsidRDefault="002C1116" w:rsidP="002C1116">
      <w:pPr>
        <w:rPr>
          <w:lang w:val="en-CA"/>
        </w:rPr>
      </w:pPr>
      <w:r>
        <w:t>If present, t</w:t>
      </w:r>
      <w:r>
        <w:rPr>
          <w:lang w:val="en-CA"/>
        </w:rPr>
        <w:t xml:space="preserve">he property </w:t>
      </w:r>
      <w:r w:rsidRPr="00A1060B">
        <w:rPr>
          <w:rStyle w:val="Entity"/>
        </w:rPr>
        <w:t>currentLocation:Primitive::CharacterString</w:t>
      </w:r>
      <w:r>
        <w:rPr>
          <w:lang w:val="en-CA"/>
        </w:rPr>
        <w:t xml:space="preserve"> report</w:t>
      </w:r>
      <w:r w:rsidR="006F1EE4">
        <w:rPr>
          <w:lang w:val="en-CA"/>
        </w:rPr>
        <w:t>s</w:t>
      </w:r>
      <w:r>
        <w:rPr>
          <w:lang w:val="en-CA"/>
        </w:rPr>
        <w:t xml:space="preserve"> t</w:t>
      </w:r>
      <w:r w:rsidRPr="00BF1958">
        <w:rPr>
          <w:lang w:val="en-CA"/>
        </w:rPr>
        <w:t>he current location of the specimen (e.g., a warehouse or other repository location)</w:t>
      </w:r>
      <w:r>
        <w:rPr>
          <w:lang w:val="en-CA"/>
        </w:rPr>
        <w:t>.</w:t>
      </w:r>
    </w:p>
    <w:p w14:paraId="6136E4C7" w14:textId="448551AE" w:rsidR="002C1116" w:rsidRPr="006F1EE4" w:rsidRDefault="002C1116" w:rsidP="002C1116">
      <w:pPr>
        <w:pStyle w:val="Heading4"/>
        <w:rPr>
          <w:lang w:val="en-CA"/>
        </w:rPr>
      </w:pPr>
      <w:r>
        <w:rPr>
          <w:lang w:val="en-CA"/>
        </w:rPr>
        <w:t>source</w:t>
      </w:r>
    </w:p>
    <w:p w14:paraId="11F39E68" w14:textId="68505117" w:rsidR="002C1116" w:rsidRDefault="002C1116" w:rsidP="002C1116">
      <w:pPr>
        <w:rPr>
          <w:lang w:val="en-CA"/>
        </w:rPr>
      </w:pPr>
      <w:r>
        <w:t>If present, t</w:t>
      </w:r>
      <w:r>
        <w:rPr>
          <w:lang w:val="en-CA"/>
        </w:rPr>
        <w:t xml:space="preserve">he property </w:t>
      </w:r>
      <w:r w:rsidRPr="00A1060B">
        <w:rPr>
          <w:rStyle w:val="Entity"/>
        </w:rPr>
        <w:t>source:Primitive::CharacterString</w:t>
      </w:r>
      <w:r>
        <w:rPr>
          <w:lang w:val="en-CA"/>
        </w:rPr>
        <w:t xml:space="preserve"> report</w:t>
      </w:r>
      <w:r w:rsidR="006F1EE4">
        <w:rPr>
          <w:lang w:val="en-CA"/>
        </w:rPr>
        <w:t>s</w:t>
      </w:r>
      <w:r>
        <w:rPr>
          <w:lang w:val="en-CA"/>
        </w:rPr>
        <w:t xml:space="preserve"> the c</w:t>
      </w:r>
      <w:r w:rsidRPr="00BF1958">
        <w:rPr>
          <w:lang w:val="en-CA"/>
        </w:rPr>
        <w:t>itation of the source of the data (e.g., a publication, map, etc.)</w:t>
      </w:r>
      <w:r>
        <w:rPr>
          <w:lang w:val="en-CA"/>
        </w:rPr>
        <w:t>.</w:t>
      </w:r>
    </w:p>
    <w:p w14:paraId="7E1A5D65" w14:textId="7A7F61BB" w:rsidR="002C1116" w:rsidRPr="006F1EE4" w:rsidRDefault="002C1116" w:rsidP="002C1116">
      <w:pPr>
        <w:pStyle w:val="Heading4"/>
        <w:rPr>
          <w:lang w:val="en-CA"/>
        </w:rPr>
      </w:pPr>
      <w:r w:rsidRPr="00BF1958">
        <w:rPr>
          <w:lang w:val="en-CA"/>
        </w:rPr>
        <w:lastRenderedPageBreak/>
        <w:t>specimenType_uri</w:t>
      </w:r>
    </w:p>
    <w:p w14:paraId="547DDE2E" w14:textId="28F5F699" w:rsidR="002C1116" w:rsidRDefault="002C1116" w:rsidP="002C1116">
      <w:pPr>
        <w:rPr>
          <w:lang w:val="en-CA"/>
        </w:rPr>
      </w:pPr>
      <w:r>
        <w:rPr>
          <w:lang w:val="en-CA"/>
        </w:rPr>
        <w:t xml:space="preserve">The property </w:t>
      </w:r>
      <w:r w:rsidRPr="00A1060B">
        <w:rPr>
          <w:rStyle w:val="Entity"/>
        </w:rPr>
        <w:t>specimentType_uri:Primitive::CharacterString</w:t>
      </w:r>
      <w:r>
        <w:rPr>
          <w:lang w:val="en-CA"/>
        </w:rPr>
        <w:t xml:space="preserve"> contain</w:t>
      </w:r>
      <w:r w:rsidR="006F1EE4">
        <w:rPr>
          <w:lang w:val="en-CA"/>
        </w:rPr>
        <w:t>s</w:t>
      </w:r>
      <w:r>
        <w:rPr>
          <w:lang w:val="en-CA"/>
        </w:rPr>
        <w:t xml:space="preserve"> a </w:t>
      </w:r>
      <w:r w:rsidRPr="00BF1958">
        <w:rPr>
          <w:lang w:val="en-CA"/>
        </w:rPr>
        <w:t>URI link for a specimen type identifier from a controlled vocabulary.</w:t>
      </w:r>
    </w:p>
    <w:p w14:paraId="486022AF" w14:textId="0921C9B8" w:rsidR="002C1116" w:rsidRPr="006F1EE4" w:rsidRDefault="002C1116" w:rsidP="002C1116">
      <w:pPr>
        <w:pStyle w:val="Heading4"/>
        <w:rPr>
          <w:lang w:val="en-CA"/>
        </w:rPr>
      </w:pPr>
      <w:r w:rsidRPr="00BF1958">
        <w:rPr>
          <w:lang w:val="en-CA"/>
        </w:rPr>
        <w:t>materialClass_uri</w:t>
      </w:r>
    </w:p>
    <w:p w14:paraId="2B1F6A1E" w14:textId="4DA538F0" w:rsidR="002C1116" w:rsidRDefault="002C1116" w:rsidP="002C1116">
      <w:pPr>
        <w:rPr>
          <w:lang w:val="en-CA"/>
        </w:rPr>
      </w:pPr>
      <w:r>
        <w:rPr>
          <w:lang w:val="en-CA"/>
        </w:rPr>
        <w:t xml:space="preserve">The property </w:t>
      </w:r>
      <w:r w:rsidRPr="00A1060B">
        <w:rPr>
          <w:rStyle w:val="Entity"/>
        </w:rPr>
        <w:t>materialClass_uri</w:t>
      </w:r>
      <w:r w:rsidR="00A1060B">
        <w:rPr>
          <w:rStyle w:val="Entity"/>
        </w:rPr>
        <w:t>:Primitive::CharacterString</w:t>
      </w:r>
      <w:r w:rsidRPr="00A1060B">
        <w:rPr>
          <w:rStyle w:val="Entity"/>
        </w:rPr>
        <w:t xml:space="preserve"> </w:t>
      </w:r>
      <w:r>
        <w:rPr>
          <w:lang w:val="en-CA"/>
        </w:rPr>
        <w:t>contain</w:t>
      </w:r>
      <w:r w:rsidR="006F1EE4">
        <w:rPr>
          <w:lang w:val="en-CA"/>
        </w:rPr>
        <w:t>s</w:t>
      </w:r>
      <w:r>
        <w:rPr>
          <w:lang w:val="en-CA"/>
        </w:rPr>
        <w:t xml:space="preserve"> a </w:t>
      </w:r>
      <w:r w:rsidRPr="00BF1958">
        <w:rPr>
          <w:lang w:val="en-CA"/>
        </w:rPr>
        <w:t>URI link for a class of material drawn from a controlled vocabulary.</w:t>
      </w:r>
    </w:p>
    <w:p w14:paraId="254483EA" w14:textId="121C5FAD" w:rsidR="002C1116" w:rsidRPr="006F1EE4" w:rsidRDefault="002C1116" w:rsidP="002C1116">
      <w:pPr>
        <w:pStyle w:val="Heading4"/>
        <w:rPr>
          <w:lang w:val="en-CA"/>
        </w:rPr>
      </w:pPr>
      <w:r w:rsidRPr="00BF1958">
        <w:rPr>
          <w:lang w:val="en-CA"/>
        </w:rPr>
        <w:t>metadata_uri</w:t>
      </w:r>
    </w:p>
    <w:p w14:paraId="28A023E0" w14:textId="5D102AB9" w:rsidR="002C1116" w:rsidRPr="006F1EE4" w:rsidRDefault="002C1116" w:rsidP="006F1EE4">
      <w:pPr>
        <w:rPr>
          <w:lang w:val="en-CA"/>
        </w:rPr>
      </w:pPr>
      <w:r>
        <w:t>If present, t</w:t>
      </w:r>
      <w:r>
        <w:rPr>
          <w:lang w:val="en-CA"/>
        </w:rPr>
        <w:t xml:space="preserve">he property </w:t>
      </w:r>
      <w:r w:rsidRPr="00A1060B">
        <w:rPr>
          <w:rStyle w:val="Entity"/>
        </w:rPr>
        <w:t>metadata_uri:Primitive::CharacterString</w:t>
      </w:r>
      <w:r>
        <w:rPr>
          <w:lang w:val="en-CA"/>
        </w:rPr>
        <w:t xml:space="preserve"> contain</w:t>
      </w:r>
      <w:r w:rsidR="006F1EE4">
        <w:rPr>
          <w:lang w:val="en-CA"/>
        </w:rPr>
        <w:t>s</w:t>
      </w:r>
      <w:r>
        <w:rPr>
          <w:lang w:val="en-CA"/>
        </w:rPr>
        <w:t xml:space="preserve"> a </w:t>
      </w:r>
      <w:r w:rsidRPr="00BF1958">
        <w:rPr>
          <w:lang w:val="en-CA"/>
        </w:rPr>
        <w:t>URI link to a metadata document.</w:t>
      </w:r>
    </w:p>
    <w:p w14:paraId="16982102" w14:textId="24EEF453" w:rsidR="002C1116" w:rsidRPr="006F1EE4" w:rsidRDefault="002C1116" w:rsidP="006F1EE4">
      <w:pPr>
        <w:pStyle w:val="Heading4"/>
        <w:rPr>
          <w:lang w:val="en-CA"/>
        </w:rPr>
      </w:pPr>
      <w:r w:rsidRPr="00D970E9">
        <w:rPr>
          <w:lang w:val="en-CA"/>
        </w:rPr>
        <w:t>genericSymbolizer</w:t>
      </w:r>
    </w:p>
    <w:p w14:paraId="0968C7E5" w14:textId="27D940D4"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genericSymboliser:Primitive::CharacterString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an i</w:t>
      </w:r>
      <w:r w:rsidRPr="003E0DCA">
        <w:rPr>
          <w:rFonts w:cs="Arial"/>
          <w:color w:val="000000"/>
          <w:lang w:val="en-CA"/>
        </w:rPr>
        <w:t>dentifier for a symbol from standard (locally or community defined) symbolization scheme for portrayal.</w:t>
      </w:r>
    </w:p>
    <w:p w14:paraId="2C8F29F8" w14:textId="01B3DC0E" w:rsidR="002C1116" w:rsidRPr="006F1EE4" w:rsidRDefault="002C1116" w:rsidP="006F1EE4">
      <w:pPr>
        <w:pStyle w:val="Heading4"/>
        <w:rPr>
          <w:lang w:val="en-CA"/>
        </w:rPr>
      </w:pPr>
      <w:r>
        <w:rPr>
          <w:lang w:val="en-CA"/>
        </w:rPr>
        <w:t>shape</w:t>
      </w:r>
    </w:p>
    <w:p w14:paraId="0B49CD83" w14:textId="63D0509C"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 xml:space="preserve">shape:GM_Object </w:t>
      </w:r>
      <w:r>
        <w:rPr>
          <w:rFonts w:cs="Arial"/>
          <w:color w:val="000000"/>
          <w:lang w:val="en-CA"/>
        </w:rPr>
        <w:t>contain</w:t>
      </w:r>
      <w:r w:rsidR="006F1EE4">
        <w:rPr>
          <w:rFonts w:cs="Arial"/>
          <w:color w:val="000000"/>
          <w:lang w:val="en-CA"/>
        </w:rPr>
        <w:t>s</w:t>
      </w:r>
      <w:r>
        <w:rPr>
          <w:rFonts w:cs="Arial"/>
          <w:color w:val="000000"/>
          <w:lang w:val="en-CA"/>
        </w:rPr>
        <w:t xml:space="preserve"> a </w:t>
      </w:r>
      <w:r w:rsidRPr="00BF1958">
        <w:rPr>
          <w:rFonts w:cs="Arial"/>
          <w:color w:val="000000"/>
          <w:lang w:val="en-CA"/>
        </w:rPr>
        <w:t>geometry of the specimen (generally a point)</w:t>
      </w:r>
      <w:r>
        <w:rPr>
          <w:rFonts w:cs="Arial"/>
          <w:color w:val="000000"/>
          <w:lang w:val="en-CA"/>
        </w:rPr>
        <w:t>.</w:t>
      </w:r>
    </w:p>
    <w:p w14:paraId="107A7F8C" w14:textId="23CFFAD9" w:rsidR="002C1116" w:rsidRDefault="006F1EE4" w:rsidP="002C1116">
      <w:pPr>
        <w:pStyle w:val="Heading4"/>
      </w:pPr>
      <w:r>
        <w:t>a</w:t>
      </w:r>
      <w:r w:rsidR="002C1116" w:rsidRPr="004E3A57">
        <w:t>ny</w:t>
      </w:r>
    </w:p>
    <w:p w14:paraId="467BD60E" w14:textId="77777777" w:rsidR="002C1116" w:rsidRDefault="002C1116" w:rsidP="002C1116">
      <w:r>
        <w:t xml:space="preserve">A data provider can add an arbitrary number of extra properties, as long as the instance is conformant to GML Simple Feature Level 0. </w:t>
      </w:r>
    </w:p>
    <w:p w14:paraId="17CFB9C5" w14:textId="77777777" w:rsidR="002C1116" w:rsidRDefault="002C1116" w:rsidP="002C1116"/>
    <w:p w14:paraId="17167683" w14:textId="77777777" w:rsidR="002C1116" w:rsidRDefault="002C1116" w:rsidP="002C1116">
      <w:pPr>
        <w:pStyle w:val="Heading3"/>
        <w:rPr>
          <w:lang w:val="en-CA"/>
        </w:rPr>
      </w:pPr>
      <w:bookmarkStart w:id="945" w:name="_Toc458154252"/>
      <w:r w:rsidRPr="00D14AF0">
        <w:rPr>
          <w:lang w:val="en-CA"/>
        </w:rPr>
        <w:t>GeomorphologicUnitView</w:t>
      </w:r>
      <w:bookmarkEnd w:id="945"/>
    </w:p>
    <w:p w14:paraId="53CD3F0E" w14:textId="77777777" w:rsidR="002C1116" w:rsidRDefault="002C1116" w:rsidP="002C1116">
      <w:pPr>
        <w:autoSpaceDE w:val="0"/>
        <w:autoSpaceDN w:val="0"/>
        <w:adjustRightInd w:val="0"/>
        <w:spacing w:after="0" w:line="240" w:lineRule="atLeast"/>
        <w:rPr>
          <w:rFonts w:cs="Arial"/>
          <w:color w:val="000000"/>
          <w:lang w:val="en-CA"/>
        </w:rPr>
      </w:pPr>
    </w:p>
    <w:p w14:paraId="03F8D02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7B5660B9" w14:textId="1920582D" w:rsidR="002C1116" w:rsidRDefault="001E68E4" w:rsidP="002C1116">
      <w:pPr>
        <w:keepNext/>
        <w:autoSpaceDE w:val="0"/>
        <w:autoSpaceDN w:val="0"/>
        <w:adjustRightInd w:val="0"/>
        <w:spacing w:after="0" w:line="240" w:lineRule="atLeast"/>
      </w:pPr>
      <w:r w:rsidRPr="001E68E4">
        <w:rPr>
          <w:noProof/>
          <w:lang w:val="en-AU" w:eastAsia="en-AU"/>
        </w:rPr>
        <w:drawing>
          <wp:inline distT="0" distB="0" distL="0" distR="0" wp14:anchorId="08E381CE" wp14:editId="643A8F86">
            <wp:extent cx="2424803" cy="304023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426842" cy="3042791"/>
                    </a:xfrm>
                    <a:prstGeom prst="rect">
                      <a:avLst/>
                    </a:prstGeom>
                  </pic:spPr>
                </pic:pic>
              </a:graphicData>
            </a:graphic>
          </wp:inline>
        </w:drawing>
      </w:r>
    </w:p>
    <w:p w14:paraId="3BC9A360"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104</w:t>
      </w:r>
      <w:r>
        <w:fldChar w:fldCharType="end"/>
      </w:r>
      <w:r>
        <w:t xml:space="preserve"> </w:t>
      </w:r>
      <w:r w:rsidRPr="00737CF2">
        <w:t>GeomorphologicUnitView</w:t>
      </w:r>
      <w:r>
        <w:t xml:space="preserve"> feature type.</w:t>
      </w:r>
    </w:p>
    <w:p w14:paraId="418D719E" w14:textId="77777777" w:rsidR="002C1116" w:rsidRDefault="002C1116" w:rsidP="002C1116">
      <w:pPr>
        <w:autoSpaceDE w:val="0"/>
        <w:autoSpaceDN w:val="0"/>
        <w:adjustRightInd w:val="0"/>
        <w:spacing w:after="0" w:line="240" w:lineRule="atLeast"/>
        <w:rPr>
          <w:rFonts w:cs="Arial"/>
          <w:color w:val="000000"/>
          <w:lang w:val="en-CA"/>
        </w:rPr>
      </w:pPr>
      <w:r w:rsidRPr="00A1060B">
        <w:rPr>
          <w:rStyle w:val="Entity"/>
        </w:rPr>
        <w:t>GeomorphologicUnitView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GeomorphologicUnit</w:t>
      </w:r>
      <w:r w:rsidRPr="00D14AF0">
        <w:rPr>
          <w:rFonts w:cs="Arial"/>
          <w:color w:val="000000"/>
          <w:lang w:val="en-CA"/>
        </w:rPr>
        <w:t xml:space="preserve">. In GeoSciML terms this will be in instance of a </w:t>
      </w:r>
      <w:r w:rsidRPr="00A1060B">
        <w:rPr>
          <w:rStyle w:val="Entity"/>
        </w:rPr>
        <w:t>MappedFeature</w:t>
      </w:r>
      <w:r w:rsidRPr="00D14AF0">
        <w:rPr>
          <w:rFonts w:cs="Arial"/>
          <w:color w:val="000000"/>
          <w:lang w:val="en-CA"/>
        </w:rPr>
        <w:t xml:space="preserv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6A4C88C5" w14:textId="77777777" w:rsidR="002C1116" w:rsidRDefault="002C1116" w:rsidP="002C1116">
      <w:pPr>
        <w:autoSpaceDE w:val="0"/>
        <w:autoSpaceDN w:val="0"/>
        <w:adjustRightInd w:val="0"/>
        <w:spacing w:after="0" w:line="240" w:lineRule="atLeast"/>
        <w:rPr>
          <w:rFonts w:cs="Arial"/>
          <w:color w:val="000000"/>
          <w:lang w:val="en-CA"/>
        </w:rPr>
      </w:pPr>
    </w:p>
    <w:p w14:paraId="1527ED9F" w14:textId="77777777" w:rsidR="002C1116" w:rsidRDefault="002C1116" w:rsidP="002C1116">
      <w:pPr>
        <w:pStyle w:val="Heading4"/>
        <w:rPr>
          <w:lang w:val="en-CA"/>
        </w:rPr>
      </w:pPr>
      <w:r>
        <w:rPr>
          <w:lang w:val="en-CA"/>
        </w:rPr>
        <w:t>Mapping</w:t>
      </w:r>
    </w:p>
    <w:p w14:paraId="37D3B07F"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2943"/>
        <w:gridCol w:w="5913"/>
      </w:tblGrid>
      <w:tr w:rsidR="002C1116" w:rsidRPr="00F62F6E" w14:paraId="7C7600CA"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4F26D9C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207D280B"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GeomorphologicUnit</w:t>
            </w:r>
          </w:p>
        </w:tc>
      </w:tr>
      <w:tr w:rsidR="002C1116" w:rsidRPr="00F62F6E" w14:paraId="41F71FB8"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6093A92" w14:textId="155867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913" w:type="dxa"/>
            <w:hideMark/>
          </w:tcPr>
          <w:p w14:paraId="3B18D02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22471DA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088B9B9" w14:textId="218638DC"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913" w:type="dxa"/>
            <w:hideMark/>
          </w:tcPr>
          <w:p w14:paraId="5849CCE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specification:NaturalGeomorphologicFeature::name 1</w:t>
            </w:r>
          </w:p>
        </w:tc>
      </w:tr>
      <w:tr w:rsidR="002C1116" w:rsidRPr="00F62F6E" w14:paraId="3A6423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485D31" w14:textId="745EEB42"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913" w:type="dxa"/>
            <w:hideMark/>
          </w:tcPr>
          <w:p w14:paraId="7C2BE10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specification:NaturalGeomorphologicFeature::description</w:t>
            </w:r>
          </w:p>
        </w:tc>
      </w:tr>
      <w:tr w:rsidR="002C1116" w:rsidRPr="00F62F6E" w14:paraId="5DB4326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EB1F509" w14:textId="283623A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a</w:t>
            </w:r>
            <w:r w:rsidR="002C1116" w:rsidRPr="00F62F6E">
              <w:rPr>
                <w:rFonts w:ascii="Consolas" w:hAnsi="Consolas" w:cs="Consolas"/>
                <w:sz w:val="18"/>
                <w:szCs w:val="18"/>
                <w:lang w:val="en-CA" w:eastAsia="en-CA"/>
              </w:rPr>
              <w:t>ctivity</w:t>
            </w:r>
          </w:p>
        </w:tc>
        <w:tc>
          <w:tcPr>
            <w:tcW w:w="5913" w:type="dxa"/>
            <w:hideMark/>
          </w:tcPr>
          <w:p w14:paraId="7C121B7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specification:NaturalGeomorphologicFeature:activity 2</w:t>
            </w:r>
          </w:p>
        </w:tc>
      </w:tr>
      <w:tr w:rsidR="002C1116" w:rsidRPr="00F62F6E" w14:paraId="66F7DFF9"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4FE0CE7"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0141ED5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specification:NaturalGeomorphologicFeature::naturalGeomorphologicFeatureType 2</w:t>
            </w:r>
          </w:p>
          <w:p w14:paraId="5939BF0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176316E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or</w:t>
            </w:r>
          </w:p>
          <w:p w14:paraId="4F72CEF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p w14:paraId="027BEB20"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specification:AnthropogenicGeomorphologicUnit::anthropogenicGeomorphologicFeatureType 2</w:t>
            </w:r>
          </w:p>
        </w:tc>
      </w:tr>
      <w:tr w:rsidR="002C1116" w:rsidRPr="00F62F6E" w14:paraId="1BDD2F7A"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E5839E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lithology</w:t>
            </w:r>
          </w:p>
        </w:tc>
        <w:tc>
          <w:tcPr>
            <w:tcW w:w="5913" w:type="dxa"/>
            <w:hideMark/>
          </w:tcPr>
          <w:p w14:paraId="29B18F8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1</w:t>
            </w:r>
          </w:p>
        </w:tc>
      </w:tr>
      <w:tr w:rsidR="002C1116" w:rsidRPr="00F62F6E" w14:paraId="31E7E2EE"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F731C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4E1C61FC"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w:t>
            </w:r>
            <w:r w:rsidRPr="00A1060B">
              <w:rPr>
                <w:rStyle w:val="Entity"/>
              </w:rPr>
              <w:lastRenderedPageBreak/>
              <w:t>eologicUnit::geologicHistory:GeologicEvent::description 1</w:t>
            </w:r>
          </w:p>
        </w:tc>
      </w:tr>
      <w:tr w:rsidR="002C1116" w:rsidRPr="00F62F6E" w14:paraId="0DE68EA7"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F98AE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observationMethod</w:t>
            </w:r>
          </w:p>
        </w:tc>
        <w:tc>
          <w:tcPr>
            <w:tcW w:w="5913" w:type="dxa"/>
            <w:hideMark/>
          </w:tcPr>
          <w:p w14:paraId="2B52432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specification:GeomorphologicUnit::observationMethod:Category::value 1</w:t>
            </w:r>
          </w:p>
        </w:tc>
      </w:tr>
      <w:tr w:rsidR="002C1116" w:rsidRPr="00F62F6E" w14:paraId="15945D8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0FB569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535A1FE"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positionalAccuracy::value</w:t>
            </w:r>
          </w:p>
        </w:tc>
      </w:tr>
      <w:tr w:rsidR="002C1116" w:rsidRPr="00F62F6E" w14:paraId="6560CD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7D4A5C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33E7F9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0215E68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DB0590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153ACB9"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specification:NaturalGeomorphologicFeature::activity</w:t>
            </w:r>
          </w:p>
        </w:tc>
      </w:tr>
      <w:tr w:rsidR="002C1116" w:rsidRPr="00F62F6E" w14:paraId="1CB48E4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D38F700" w14:textId="15F2B6D2"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p>
        </w:tc>
        <w:tc>
          <w:tcPr>
            <w:tcW w:w="5913" w:type="dxa"/>
            <w:hideMark/>
          </w:tcPr>
          <w:p w14:paraId="2D687DF3" w14:textId="1060F174" w:rsidR="002C1116" w:rsidRPr="00A1060B" w:rsidRDefault="00E81614"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typeOf(specification/*)::name()</w:t>
            </w:r>
          </w:p>
        </w:tc>
      </w:tr>
      <w:tr w:rsidR="002C1116" w:rsidRPr="00F62F6E" w14:paraId="178321B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5C34EC9" w14:textId="43A618B8" w:rsidR="002C1116" w:rsidRPr="00F62F6E" w:rsidRDefault="001E68E4" w:rsidP="003811C7">
            <w:pPr>
              <w:spacing w:after="0"/>
              <w:rPr>
                <w:rFonts w:ascii="Consolas" w:hAnsi="Consolas" w:cs="Consolas"/>
                <w:sz w:val="18"/>
                <w:szCs w:val="18"/>
                <w:lang w:val="en-CA" w:eastAsia="en-CA"/>
              </w:rPr>
            </w:pPr>
            <w:r w:rsidRPr="001E68E4">
              <w:rPr>
                <w:rFonts w:ascii="Consolas" w:hAnsi="Consolas" w:cs="Consolas"/>
                <w:sz w:val="18"/>
                <w:szCs w:val="18"/>
                <w:lang w:val="en-CA" w:eastAsia="en-CA"/>
              </w:rPr>
              <w:t>geomorphologicFeatureType</w:t>
            </w:r>
            <w:r w:rsidR="002C1116" w:rsidRPr="00F62F6E">
              <w:rPr>
                <w:rFonts w:ascii="Consolas" w:hAnsi="Consolas" w:cs="Consolas"/>
                <w:sz w:val="18"/>
                <w:szCs w:val="18"/>
                <w:lang w:val="en-CA" w:eastAsia="en-CA"/>
              </w:rPr>
              <w:t>_uri</w:t>
            </w:r>
          </w:p>
        </w:tc>
        <w:tc>
          <w:tcPr>
            <w:tcW w:w="5913" w:type="dxa"/>
            <w:hideMark/>
          </w:tcPr>
          <w:p w14:paraId="40B2696C" w14:textId="721B9713" w:rsidR="002C1116" w:rsidRPr="00A1060B" w:rsidRDefault="00E81614" w:rsidP="00E81614">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typeOf(specification/*)::typeName()</w:t>
            </w:r>
          </w:p>
        </w:tc>
      </w:tr>
      <w:tr w:rsidR="002C1116" w:rsidRPr="00F62F6E" w14:paraId="05354885"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B115E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50A280D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specification:GeomorphologicUnit::geologicUnitType 3</w:t>
            </w:r>
          </w:p>
        </w:tc>
      </w:tr>
      <w:tr w:rsidR="002C1116" w:rsidRPr="00F62F6E" w14:paraId="4C911E9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82BC153"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71A4710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specification:GeomorphologicUnit::unitDescription:GeologicUnit::composition:CompositionPart::material:RockMaterial::lithology 3</w:t>
            </w:r>
          </w:p>
        </w:tc>
      </w:tr>
      <w:tr w:rsidR="002C1116" w:rsidRPr="00F62F6E" w14:paraId="32629B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6505D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0425A9B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specification:GeomorphologicUnit::geologicHistory:</w:t>
            </w:r>
          </w:p>
          <w:p w14:paraId="33ED51A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GeologicEvent 3</w:t>
            </w:r>
          </w:p>
        </w:tc>
      </w:tr>
      <w:tr w:rsidR="002C1116" w:rsidRPr="00F62F6E" w14:paraId="57CEFC37"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BEEDF88"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6602265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 GeomorphologicUnit::geologicHistory:</w:t>
            </w:r>
          </w:p>
          <w:p w14:paraId="7B85D1CF"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GeologicEvent:NumericAge 1</w:t>
            </w:r>
          </w:p>
        </w:tc>
      </w:tr>
      <w:tr w:rsidR="002C1116" w:rsidRPr="00F62F6E" w14:paraId="66174DF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AEBA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5C2DDA29"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73EA3E5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7167B8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248DEDD8"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 3</w:t>
            </w:r>
          </w:p>
        </w:tc>
      </w:tr>
      <w:tr w:rsidR="002C1116" w:rsidRPr="00F62F6E" w14:paraId="1EFB26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C66D61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103010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783B6974"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0BEA9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833D9E7"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2D6147B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A496EC5"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E2B3723"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AEEFCB4" w14:textId="77777777" w:rsidR="002C1116" w:rsidRPr="00F62F6E" w:rsidRDefault="002C1116" w:rsidP="003811C7">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080894B8" w14:textId="77777777" w:rsidR="002C1116" w:rsidRDefault="002C1116" w:rsidP="002C1116">
      <w:pPr>
        <w:autoSpaceDE w:val="0"/>
        <w:autoSpaceDN w:val="0"/>
        <w:adjustRightInd w:val="0"/>
        <w:spacing w:after="0" w:line="240" w:lineRule="atLeast"/>
        <w:rPr>
          <w:rFonts w:cs="Arial"/>
          <w:color w:val="000000"/>
          <w:lang w:val="en-CA"/>
        </w:rPr>
      </w:pPr>
    </w:p>
    <w:p w14:paraId="0180D017" w14:textId="3539DC93" w:rsidR="002C1116" w:rsidRPr="006F1EE4" w:rsidRDefault="002C1116" w:rsidP="002C1116">
      <w:pPr>
        <w:pStyle w:val="Heading4"/>
        <w:rPr>
          <w:lang w:val="en-CA"/>
        </w:rPr>
      </w:pPr>
      <w:r>
        <w:rPr>
          <w:lang w:val="en-CA"/>
        </w:rPr>
        <w:t>identifier</w:t>
      </w:r>
    </w:p>
    <w:p w14:paraId="45BBA100" w14:textId="77777777" w:rsidR="002C1116" w:rsidRDefault="002C1116" w:rsidP="002C1116">
      <w:r w:rsidRPr="00D970E9">
        <w:t xml:space="preserve">Globally unique </w:t>
      </w:r>
      <w:r w:rsidRPr="00A1060B">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4A1C6201" w14:textId="77777777" w:rsidR="002C1116" w:rsidRDefault="002C1116" w:rsidP="002C111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6747DD48" w14:textId="77777777" w:rsidTr="003811C7">
        <w:trPr>
          <w:cantSplit/>
        </w:trPr>
        <w:tc>
          <w:tcPr>
            <w:tcW w:w="4219" w:type="dxa"/>
            <w:tcBorders>
              <w:right w:val="nil"/>
            </w:tcBorders>
            <w:shd w:val="clear" w:color="auto" w:fill="auto"/>
          </w:tcPr>
          <w:p w14:paraId="3DE89FF9" w14:textId="16D49E36"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/gsml4-lite/geomorphologicunitview-identifier</w:t>
            </w:r>
          </w:p>
        </w:tc>
        <w:tc>
          <w:tcPr>
            <w:tcW w:w="4678" w:type="dxa"/>
            <w:tcBorders>
              <w:left w:val="nil"/>
            </w:tcBorders>
            <w:shd w:val="clear" w:color="auto" w:fill="auto"/>
          </w:tcPr>
          <w:p w14:paraId="204DE49B"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4B00FE3A" w14:textId="77777777" w:rsidR="002C1116" w:rsidRDefault="002C1116" w:rsidP="002C1116">
      <w:pPr>
        <w:autoSpaceDE w:val="0"/>
        <w:autoSpaceDN w:val="0"/>
        <w:adjustRightInd w:val="0"/>
        <w:spacing w:after="0" w:line="240" w:lineRule="atLeast"/>
        <w:rPr>
          <w:rFonts w:cs="Arial"/>
          <w:color w:val="000000"/>
          <w:lang w:val="en-CA"/>
        </w:rPr>
      </w:pPr>
    </w:p>
    <w:p w14:paraId="0025E691" w14:textId="77777777" w:rsidR="002C1116" w:rsidRDefault="002C1116" w:rsidP="002C1116">
      <w:pPr>
        <w:autoSpaceDE w:val="0"/>
        <w:autoSpaceDN w:val="0"/>
        <w:adjustRightInd w:val="0"/>
        <w:spacing w:after="0" w:line="240" w:lineRule="atLeast"/>
        <w:rPr>
          <w:rFonts w:cs="Arial"/>
          <w:color w:val="000000"/>
          <w:lang w:val="en-CA"/>
        </w:rPr>
      </w:pPr>
    </w:p>
    <w:p w14:paraId="490B06F1" w14:textId="7777777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he URI should resolve to a representation</w:t>
      </w:r>
      <w:r w:rsidRPr="00D96958">
        <w:rPr>
          <w:rFonts w:cs="Arial"/>
          <w:color w:val="000000"/>
          <w:lang w:val="en-CA"/>
        </w:rPr>
        <w:t xml:space="preserve"> that correspond</w:t>
      </w:r>
      <w:r>
        <w:rPr>
          <w:rFonts w:cs="Arial"/>
          <w:color w:val="000000"/>
          <w:lang w:val="en-CA"/>
        </w:rPr>
        <w:t>s</w:t>
      </w:r>
      <w:r w:rsidRPr="00D96958">
        <w:rPr>
          <w:rFonts w:cs="Arial"/>
          <w:color w:val="000000"/>
          <w:lang w:val="en-CA"/>
        </w:rPr>
        <w:t xml:space="preserve"> to an instance of </w:t>
      </w:r>
      <w:r>
        <w:rPr>
          <w:rFonts w:cs="Arial"/>
          <w:color w:val="000000"/>
          <w:lang w:val="en-CA"/>
        </w:rPr>
        <w:t>GeoSciML MappedFeature.</w:t>
      </w:r>
    </w:p>
    <w:p w14:paraId="47162338" w14:textId="77777777" w:rsidR="002C1116" w:rsidRDefault="002C1116" w:rsidP="002C1116">
      <w:pPr>
        <w:autoSpaceDE w:val="0"/>
        <w:autoSpaceDN w:val="0"/>
        <w:adjustRightInd w:val="0"/>
        <w:spacing w:after="0" w:line="240" w:lineRule="atLeast"/>
        <w:rPr>
          <w:rFonts w:cs="Arial"/>
          <w:color w:val="000000"/>
          <w:lang w:val="en-CA"/>
        </w:rPr>
      </w:pPr>
    </w:p>
    <w:p w14:paraId="5D9CA4BA" w14:textId="7B8EB673" w:rsidR="002C1116" w:rsidRPr="006F1EE4" w:rsidRDefault="002C1116" w:rsidP="002C1116">
      <w:pPr>
        <w:pStyle w:val="Heading4"/>
        <w:rPr>
          <w:lang w:val="en-CA"/>
        </w:rPr>
      </w:pPr>
      <w:r>
        <w:rPr>
          <w:lang w:val="en-CA"/>
        </w:rPr>
        <w:t>name</w:t>
      </w:r>
    </w:p>
    <w:p w14:paraId="5D686BAE" w14:textId="199A581C" w:rsidR="002C1116" w:rsidRDefault="002C1116" w:rsidP="002C1116">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 xml:space="preserve">property </w:t>
      </w:r>
      <w:r w:rsidRPr="00A1060B">
        <w:rPr>
          <w:rStyle w:val="Entity"/>
        </w:rPr>
        <w:t>name:Primitive::CharacterString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d</w:t>
      </w:r>
      <w:r w:rsidRPr="001A4D2E">
        <w:rPr>
          <w:rFonts w:cs="Arial"/>
          <w:color w:val="000000"/>
          <w:lang w:val="en-CA"/>
        </w:rPr>
        <w:t>isplay name for the GeomorphologicUnit.</w:t>
      </w:r>
    </w:p>
    <w:p w14:paraId="09F7D293" w14:textId="77777777" w:rsidR="002C1116" w:rsidRDefault="002C1116" w:rsidP="002C1116">
      <w:pPr>
        <w:autoSpaceDE w:val="0"/>
        <w:autoSpaceDN w:val="0"/>
        <w:adjustRightInd w:val="0"/>
        <w:spacing w:after="0" w:line="240" w:lineRule="atLeast"/>
        <w:rPr>
          <w:rFonts w:cs="Arial"/>
          <w:color w:val="000000"/>
          <w:lang w:val="en-CA"/>
        </w:rPr>
      </w:pPr>
    </w:p>
    <w:p w14:paraId="13AA5892" w14:textId="3A456426" w:rsidR="002C1116" w:rsidRPr="006F1EE4" w:rsidRDefault="002C1116" w:rsidP="006F1EE4">
      <w:pPr>
        <w:pStyle w:val="Heading4"/>
        <w:rPr>
          <w:lang w:val="en-CA"/>
        </w:rPr>
      </w:pPr>
      <w:r w:rsidRPr="00D970E9">
        <w:rPr>
          <w:lang w:val="en-CA"/>
        </w:rPr>
        <w:lastRenderedPageBreak/>
        <w:t>description</w:t>
      </w:r>
    </w:p>
    <w:p w14:paraId="77845169" w14:textId="0D55034E"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description:Primitive::CharacterString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human readable t</w:t>
      </w:r>
      <w:r w:rsidRPr="001A4D2E">
        <w:rPr>
          <w:rFonts w:cs="Arial"/>
          <w:color w:val="000000"/>
          <w:lang w:val="en-CA"/>
        </w:rPr>
        <w:t>ext description of the GeomorphologicUnit, typically taken from an entry on a map legend.</w:t>
      </w:r>
    </w:p>
    <w:p w14:paraId="2D9ED307" w14:textId="396449B0" w:rsidR="002C1116" w:rsidRPr="006F1EE4" w:rsidRDefault="002C1116" w:rsidP="006F1EE4">
      <w:pPr>
        <w:pStyle w:val="Heading4"/>
        <w:rPr>
          <w:lang w:val="en-CA"/>
        </w:rPr>
      </w:pPr>
      <w:r>
        <w:rPr>
          <w:lang w:val="en-CA"/>
        </w:rPr>
        <w:t>a</w:t>
      </w:r>
      <w:r w:rsidRPr="00D970E9">
        <w:rPr>
          <w:lang w:val="en-CA"/>
        </w:rPr>
        <w:t>ctivity</w:t>
      </w:r>
    </w:p>
    <w:p w14:paraId="006A92E8" w14:textId="09CDD1EA" w:rsidR="002C1116"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A1060B">
        <w:rPr>
          <w:rStyle w:val="Entity"/>
        </w:rPr>
        <w:t>activity:Primitive::CharacterString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1A4D2E">
        <w:rPr>
          <w:rFonts w:cs="Arial"/>
          <w:color w:val="000000"/>
          <w:lang w:val="en-CA"/>
        </w:rPr>
        <w:t>erm to specify if the feature is changing and how fast</w:t>
      </w:r>
      <w:r>
        <w:rPr>
          <w:rFonts w:cs="Arial"/>
          <w:color w:val="000000"/>
          <w:lang w:val="en-CA"/>
        </w:rPr>
        <w:t>. E</w:t>
      </w:r>
      <w:r w:rsidRPr="001A4D2E">
        <w:rPr>
          <w:rFonts w:cs="Arial"/>
          <w:color w:val="000000"/>
          <w:lang w:val="en-CA"/>
        </w:rPr>
        <w:t>.g. active, dormant, stable</w:t>
      </w:r>
      <w:r>
        <w:rPr>
          <w:rFonts w:cs="Arial"/>
          <w:color w:val="000000"/>
          <w:lang w:val="en-CA"/>
        </w:rPr>
        <w:t>.  To report an identifier from a controlled vocabula</w:t>
      </w:r>
      <w:r w:rsidR="006F1EE4">
        <w:rPr>
          <w:rFonts w:cs="Arial"/>
          <w:color w:val="000000"/>
          <w:lang w:val="en-CA"/>
        </w:rPr>
        <w:t xml:space="preserve">ry, </w:t>
      </w:r>
      <w:r w:rsidR="006F1EE4" w:rsidRPr="00A1060B">
        <w:rPr>
          <w:rStyle w:val="Entity"/>
        </w:rPr>
        <w:t>activity_uri</w:t>
      </w:r>
      <w:r w:rsidR="006F1EE4">
        <w:rPr>
          <w:rFonts w:cs="Arial"/>
          <w:color w:val="000000"/>
          <w:lang w:val="en-CA"/>
        </w:rPr>
        <w:t xml:space="preserve"> shall be used.</w:t>
      </w:r>
    </w:p>
    <w:p w14:paraId="75C26A12" w14:textId="42784223" w:rsidR="002C1116" w:rsidRPr="006F1EE4" w:rsidRDefault="001E68E4" w:rsidP="001E68E4">
      <w:pPr>
        <w:pStyle w:val="Heading4"/>
        <w:rPr>
          <w:lang w:val="en-CA"/>
        </w:rPr>
      </w:pPr>
      <w:r w:rsidRPr="001E68E4">
        <w:rPr>
          <w:lang w:val="en-CA"/>
        </w:rPr>
        <w:t>geomorphologicFeatureType</w:t>
      </w:r>
    </w:p>
    <w:p w14:paraId="5676F295" w14:textId="5733DA9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001E68E4" w:rsidRPr="001E68E4">
        <w:rPr>
          <w:rStyle w:val="Entity"/>
        </w:rPr>
        <w:t>geomorphologicFeatureType</w:t>
      </w:r>
      <w:r w:rsidRPr="00A1060B">
        <w:rPr>
          <w:rStyle w:val="Entity"/>
        </w:rPr>
        <w:t>:Primitive::CharacterString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w:t>
      </w:r>
      <w:r w:rsidRPr="00D41C9A">
        <w:rPr>
          <w:rFonts w:cs="Arial"/>
          <w:color w:val="000000"/>
          <w:lang w:val="en-CA"/>
        </w:rPr>
        <w:t>erm to specify a b</w:t>
      </w:r>
      <w:r>
        <w:rPr>
          <w:rFonts w:cs="Arial"/>
          <w:color w:val="000000"/>
          <w:lang w:val="en-CA"/>
        </w:rPr>
        <w:t>road classification of landform</w:t>
      </w:r>
      <w:r w:rsidRPr="00D41C9A">
        <w:rPr>
          <w:rFonts w:cs="Arial"/>
          <w:color w:val="000000"/>
          <w:lang w:val="en-CA"/>
        </w:rPr>
        <w:t>. (e.g., anthropogenic, natural)</w:t>
      </w:r>
      <w:r>
        <w:rPr>
          <w:rFonts w:cs="Arial"/>
          <w:color w:val="000000"/>
          <w:lang w:val="en-CA"/>
        </w:rPr>
        <w:t xml:space="preserve">.  To report an identifier from a controlled vocabulary, </w:t>
      </w:r>
      <w:r w:rsidR="001E68E4" w:rsidRPr="001E68E4">
        <w:rPr>
          <w:rStyle w:val="Entity"/>
        </w:rPr>
        <w:t>geomorphologicFeatureType</w:t>
      </w:r>
      <w:r w:rsidR="006F1EE4" w:rsidRPr="00A1060B">
        <w:rPr>
          <w:rStyle w:val="Entity"/>
        </w:rPr>
        <w:t xml:space="preserve">_uri </w:t>
      </w:r>
      <w:r w:rsidR="006F1EE4">
        <w:rPr>
          <w:rFonts w:cs="Arial"/>
          <w:color w:val="000000"/>
          <w:lang w:val="en-CA"/>
        </w:rPr>
        <w:t>shall be used.</w:t>
      </w:r>
    </w:p>
    <w:p w14:paraId="74F9D121" w14:textId="4E9F9D59" w:rsidR="002C1116" w:rsidRPr="006F1EE4" w:rsidRDefault="002C1116" w:rsidP="006F1EE4">
      <w:pPr>
        <w:pStyle w:val="Heading4"/>
        <w:rPr>
          <w:lang w:val="en-CA"/>
        </w:rPr>
      </w:pPr>
      <w:r w:rsidRPr="00D970E9">
        <w:rPr>
          <w:lang w:val="en-CA"/>
        </w:rPr>
        <w:t>unitType</w:t>
      </w:r>
    </w:p>
    <w:p w14:paraId="4F679E73" w14:textId="1DD9A06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human readable term for the t</w:t>
      </w:r>
      <w:r w:rsidRPr="00D41C9A">
        <w:rPr>
          <w:rFonts w:cs="Arial"/>
          <w:color w:val="000000"/>
          <w:lang w:val="en-CA"/>
        </w:rPr>
        <w:t xml:space="preserve">ype of </w:t>
      </w:r>
      <w:r w:rsidRPr="00A1060B">
        <w:rPr>
          <w:rStyle w:val="Entity"/>
        </w:rPr>
        <w:t>GeomorphologicUnit</w:t>
      </w:r>
      <w:r w:rsidRPr="00D41C9A">
        <w:rPr>
          <w:rFonts w:cs="Arial"/>
          <w:color w:val="000000"/>
          <w:lang w:val="en-CA"/>
        </w:rPr>
        <w:t xml:space="preserve"> (e.g., hill, crater, moraine, plain)</w:t>
      </w:r>
      <w:r>
        <w:rPr>
          <w:rFonts w:cs="Arial"/>
          <w:color w:val="000000"/>
          <w:lang w:val="en-CA"/>
        </w:rPr>
        <w:t xml:space="preserve">.  To report an identifier from a controlled vocabulary, </w:t>
      </w:r>
      <w:r w:rsidRPr="00A1060B">
        <w:rPr>
          <w:rStyle w:val="Entity"/>
        </w:rPr>
        <w:t>unitType_uri</w:t>
      </w:r>
      <w:r>
        <w:rPr>
          <w:rFonts w:cs="Arial"/>
          <w:color w:val="000000"/>
          <w:lang w:val="en-CA"/>
        </w:rPr>
        <w:t xml:space="preserve"> shall b</w:t>
      </w:r>
      <w:r w:rsidR="006F1EE4">
        <w:rPr>
          <w:rFonts w:cs="Arial"/>
          <w:color w:val="000000"/>
          <w:lang w:val="en-CA"/>
        </w:rPr>
        <w:t>e used.</w:t>
      </w:r>
    </w:p>
    <w:p w14:paraId="25BB5360" w14:textId="6491D425" w:rsidR="002C1116" w:rsidRPr="006F1EE4" w:rsidRDefault="002C1116" w:rsidP="006F1EE4">
      <w:pPr>
        <w:pStyle w:val="Heading4"/>
        <w:rPr>
          <w:lang w:val="en-CA"/>
        </w:rPr>
      </w:pPr>
      <w:r>
        <w:rPr>
          <w:lang w:val="en-CA"/>
        </w:rPr>
        <w:t>lithology</w:t>
      </w:r>
    </w:p>
    <w:p w14:paraId="54D23D5F" w14:textId="3EC7D47F"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lithology:Primitive::CharacterString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text, </w:t>
      </w:r>
      <w:r w:rsidRPr="00D41C9A">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 xml:space="preserve">description of the </w:t>
      </w:r>
      <w:r w:rsidRPr="00A1060B">
        <w:rPr>
          <w:rStyle w:val="Entity"/>
        </w:rPr>
        <w:t>GeomorphologicUnit</w:t>
      </w:r>
      <w:r w:rsidRPr="00D41C9A">
        <w:rPr>
          <w:rFonts w:cs="Arial"/>
          <w:color w:val="000000"/>
          <w:lang w:val="en-CA"/>
        </w:rPr>
        <w:t>'s lithological composition.</w:t>
      </w:r>
      <w:r>
        <w:rPr>
          <w:rFonts w:cs="Arial"/>
          <w:color w:val="000000"/>
          <w:lang w:val="en-CA"/>
        </w:rPr>
        <w:t xml:space="preserve">  To report an identifier from a controlled vocabulary, </w:t>
      </w:r>
      <w:r w:rsidRPr="00A1060B">
        <w:rPr>
          <w:rStyle w:val="Entity"/>
        </w:rPr>
        <w:t>representativeLithology_uri</w:t>
      </w:r>
      <w:r w:rsidR="006F1EE4" w:rsidRPr="00A1060B">
        <w:rPr>
          <w:rStyle w:val="Entity"/>
        </w:rPr>
        <w:t xml:space="preserve"> </w:t>
      </w:r>
      <w:r w:rsidR="006F1EE4">
        <w:rPr>
          <w:rFonts w:cs="Arial"/>
          <w:color w:val="000000"/>
          <w:lang w:val="en-CA"/>
        </w:rPr>
        <w:t>shall be used.</w:t>
      </w:r>
    </w:p>
    <w:p w14:paraId="4E97B71D" w14:textId="0246CCE7" w:rsidR="002C1116" w:rsidRPr="006F1EE4" w:rsidRDefault="002C1116" w:rsidP="006F1EE4">
      <w:pPr>
        <w:pStyle w:val="Heading4"/>
        <w:rPr>
          <w:lang w:val="en-CA"/>
        </w:rPr>
      </w:pPr>
      <w:r w:rsidRPr="00C50276">
        <w:rPr>
          <w:lang w:val="en-CA"/>
        </w:rPr>
        <w:t>geologicHistory</w:t>
      </w:r>
    </w:p>
    <w:p w14:paraId="3F0B6185" w14:textId="28C7DFD7"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geologicHistory:Primitive::CharacterString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rFonts w:cs="Arial"/>
          <w:color w:val="000000"/>
          <w:lang w:val="en-CA"/>
        </w:rPr>
        <w:t>for the</w:t>
      </w:r>
      <w:r w:rsidRPr="00C50276">
        <w:rPr>
          <w:rFonts w:cs="Arial"/>
          <w:color w:val="000000"/>
          <w:lang w:val="en-CA"/>
        </w:rPr>
        <w:t xml:space="preserve"> description of the age of the </w:t>
      </w:r>
      <w:r w:rsidRPr="00A1060B">
        <w:rPr>
          <w:rStyle w:val="Entity"/>
        </w:rPr>
        <w:t>GeomorphologicUnit</w:t>
      </w:r>
      <w:r w:rsidRPr="00C50276">
        <w:rPr>
          <w:rFonts w:cs="Arial"/>
          <w:color w:val="000000"/>
          <w:lang w:val="en-CA"/>
        </w:rPr>
        <w:t xml:space="preserve"> (where age is a sequence of events and may include process and environment information).</w:t>
      </w:r>
      <w:r>
        <w:rPr>
          <w:rFonts w:cs="Arial"/>
          <w:color w:val="000000"/>
          <w:lang w:val="en-CA"/>
        </w:rPr>
        <w:t xml:space="preserve">  To report identifier from a controlled vocabulary, </w:t>
      </w:r>
      <w:r w:rsidRPr="00A1060B">
        <w:rPr>
          <w:rStyle w:val="Entity"/>
        </w:rPr>
        <w:t>representativeAge_uri</w:t>
      </w:r>
      <w:r>
        <w:rPr>
          <w:rFonts w:cs="Arial"/>
          <w:color w:val="000000"/>
          <w:lang w:val="en-CA"/>
        </w:rPr>
        <w:t xml:space="preserve"> shall be used.</w:t>
      </w:r>
    </w:p>
    <w:p w14:paraId="1934C156" w14:textId="0171E5A3" w:rsidR="002C1116" w:rsidRPr="006F1EE4" w:rsidRDefault="002C1116" w:rsidP="006F1EE4">
      <w:pPr>
        <w:pStyle w:val="Heading4"/>
        <w:rPr>
          <w:lang w:val="en-CA"/>
        </w:rPr>
      </w:pPr>
      <w:r w:rsidRPr="00AB423B">
        <w:rPr>
          <w:lang w:val="en-CA"/>
        </w:rPr>
        <w:t>representativeNumericAge</w:t>
      </w:r>
    </w:p>
    <w:p w14:paraId="7C2D452D" w14:textId="0FF414F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representativeNumericAge:Primitive::Number</w:t>
      </w:r>
      <w:r>
        <w:rPr>
          <w:rFonts w:cs="Arial"/>
          <w:color w:val="000000"/>
          <w:lang w:val="en-CA"/>
        </w:rPr>
        <w:t xml:space="preserve"> contain</w:t>
      </w:r>
      <w:r w:rsidR="006F1EE4">
        <w:rPr>
          <w:rFonts w:cs="Arial"/>
          <w:color w:val="000000"/>
          <w:lang w:val="en-CA"/>
        </w:rPr>
        <w:t>s</w:t>
      </w:r>
      <w:r>
        <w:rPr>
          <w:rFonts w:cs="Arial"/>
          <w:color w:val="000000"/>
          <w:lang w:val="en-CA"/>
        </w:rPr>
        <w:t xml:space="preserve">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w:t>
      </w:r>
      <w:r w:rsidR="006F1EE4">
        <w:rPr>
          <w:rFonts w:cs="Arial"/>
          <w:color w:val="000000"/>
          <w:lang w:val="en-CA"/>
        </w:rPr>
        <w:t>tive age in million years (Ma).</w:t>
      </w:r>
    </w:p>
    <w:p w14:paraId="4468D848" w14:textId="3549F334" w:rsidR="002C1116" w:rsidRPr="006F1EE4" w:rsidRDefault="002C1116" w:rsidP="006F1EE4">
      <w:pPr>
        <w:pStyle w:val="Heading4"/>
        <w:rPr>
          <w:lang w:val="en-CA"/>
        </w:rPr>
      </w:pPr>
      <w:r w:rsidRPr="00D970E9">
        <w:rPr>
          <w:lang w:val="en-CA"/>
        </w:rPr>
        <w:t>observationMethod</w:t>
      </w:r>
    </w:p>
    <w:p w14:paraId="053E08D1" w14:textId="3CD6695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observationMethod:Primitive::CharacterString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m</w:t>
      </w:r>
      <w:r w:rsidRPr="00AB423B">
        <w:rPr>
          <w:rFonts w:cs="Arial"/>
          <w:color w:val="000000"/>
          <w:lang w:val="en-CA"/>
        </w:rPr>
        <w:t xml:space="preserve">etadata snippet indicating how the spatial extent of the feature was determined. </w:t>
      </w:r>
      <w:r w:rsidRPr="00A1060B">
        <w:rPr>
          <w:rStyle w:val="Entity"/>
        </w:rPr>
        <w:t>ObservationMethod</w:t>
      </w:r>
      <w:r w:rsidRPr="00AB423B">
        <w:rPr>
          <w:rFonts w:cs="Arial"/>
          <w:color w:val="000000"/>
          <w:lang w:val="en-CA"/>
        </w:rPr>
        <w:t xml:space="preserve"> is a convenience property that provides a quick approach to observation metadata when data are reported using a feature view (as opposed to observation view).</w:t>
      </w:r>
    </w:p>
    <w:p w14:paraId="37E4F86B" w14:textId="77777777" w:rsidR="002C1116" w:rsidRDefault="002C1116" w:rsidP="002C1116">
      <w:pPr>
        <w:autoSpaceDE w:val="0"/>
        <w:autoSpaceDN w:val="0"/>
        <w:adjustRightInd w:val="0"/>
        <w:spacing w:after="0" w:line="240" w:lineRule="atLeast"/>
        <w:rPr>
          <w:rFonts w:cs="Arial"/>
          <w:color w:val="000000"/>
          <w:lang w:val="en-CA"/>
        </w:rPr>
      </w:pPr>
    </w:p>
    <w:p w14:paraId="311FCBAC" w14:textId="6A06A0CE" w:rsidR="002C1116" w:rsidRPr="006F1EE4" w:rsidRDefault="002C1116" w:rsidP="006F1EE4">
      <w:pPr>
        <w:pStyle w:val="Heading4"/>
        <w:rPr>
          <w:lang w:val="en-CA"/>
        </w:rPr>
      </w:pPr>
      <w:r w:rsidRPr="00D970E9">
        <w:rPr>
          <w:lang w:val="en-CA"/>
        </w:rPr>
        <w:lastRenderedPageBreak/>
        <w:t>positionalAccuracy</w:t>
      </w:r>
    </w:p>
    <w:p w14:paraId="347A3C08" w14:textId="64D4907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positionAccuracy:Primitive::CharacterString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quantitative values defining</w:t>
      </w:r>
      <w:r w:rsidRPr="00AB423B">
        <w:rPr>
          <w:rFonts w:cs="Arial"/>
          <w:color w:val="000000"/>
          <w:lang w:val="en-CA"/>
        </w:rPr>
        <w:t xml:space="preserve"> the radius of an uncertainty buffer around a </w:t>
      </w:r>
      <w:r w:rsidRPr="00A1060B">
        <w:rPr>
          <w:rStyle w:val="Entity"/>
        </w:rPr>
        <w:t>MappedFeature</w:t>
      </w:r>
      <w:r w:rsidRPr="00AB423B">
        <w:rPr>
          <w:rFonts w:cs="Arial"/>
          <w:color w:val="000000"/>
          <w:lang w:val="en-CA"/>
        </w:rPr>
        <w:t xml:space="preserve"> (e.g.: a </w:t>
      </w:r>
      <w:r w:rsidRPr="00A1060B">
        <w:rPr>
          <w:rStyle w:val="Entity"/>
        </w:rPr>
        <w:t>positionalAccuracy</w:t>
      </w:r>
      <w:r w:rsidRPr="00AB423B">
        <w:rPr>
          <w:rFonts w:cs="Arial"/>
          <w:color w:val="000000"/>
          <w:lang w:val="en-CA"/>
        </w:rPr>
        <w:t xml:space="preserve"> of 100 m for a line feature defines a buffer polygon of total width 200 m centred on the line).</w:t>
      </w:r>
    </w:p>
    <w:p w14:paraId="397F3E03" w14:textId="26D8CDA6" w:rsidR="002C1116" w:rsidRPr="006F1EE4" w:rsidRDefault="002C1116" w:rsidP="006F1EE4">
      <w:pPr>
        <w:pStyle w:val="Heading4"/>
        <w:rPr>
          <w:lang w:val="en-CA"/>
        </w:rPr>
      </w:pPr>
      <w:r>
        <w:rPr>
          <w:lang w:val="en-CA"/>
        </w:rPr>
        <w:t>source</w:t>
      </w:r>
    </w:p>
    <w:p w14:paraId="3C79EE7C" w14:textId="49B7E81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source:Primitive::CharacterString</w:t>
      </w:r>
      <w:r>
        <w:rPr>
          <w:rFonts w:cs="Arial"/>
          <w:color w:val="000000"/>
          <w:lang w:val="en-CA"/>
        </w:rPr>
        <w:t xml:space="preserve"> property contain</w:t>
      </w:r>
      <w:r w:rsidR="006F1EE4">
        <w:rPr>
          <w:rFonts w:cs="Arial"/>
          <w:color w:val="000000"/>
          <w:lang w:val="en-CA"/>
        </w:rPr>
        <w:t>s</w:t>
      </w:r>
      <w:r>
        <w:rPr>
          <w:rFonts w:cs="Arial"/>
          <w:color w:val="000000"/>
          <w:lang w:val="en-CA"/>
        </w:rPr>
        <w:t xml:space="preserve">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F858AFD" w14:textId="2860F15E" w:rsidR="002C1116" w:rsidRPr="006F1EE4" w:rsidRDefault="002C1116" w:rsidP="006F1EE4">
      <w:pPr>
        <w:pStyle w:val="Heading4"/>
        <w:rPr>
          <w:lang w:val="en-CA"/>
        </w:rPr>
      </w:pPr>
      <w:r w:rsidRPr="00447C82">
        <w:rPr>
          <w:lang w:val="en-CA"/>
        </w:rPr>
        <w:t>activity_uri</w:t>
      </w:r>
    </w:p>
    <w:p w14:paraId="5E1A7888" w14:textId="27AE08E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A1060B">
        <w:rPr>
          <w:rStyle w:val="Entity"/>
        </w:rPr>
        <w:t>activity_uri:Primitive::CharacterString</w:t>
      </w:r>
      <w:r>
        <w:rPr>
          <w:rFonts w:cs="Arial"/>
          <w:color w:val="000000"/>
          <w:lang w:val="en-CA"/>
        </w:rPr>
        <w:t xml:space="preserve"> property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activity term drawn from a controlled vocabulary.</w:t>
      </w:r>
    </w:p>
    <w:p w14:paraId="5A002CEB" w14:textId="753145F4" w:rsidR="002C1116" w:rsidRPr="006F1EE4" w:rsidRDefault="001E68E4" w:rsidP="001E68E4">
      <w:pPr>
        <w:pStyle w:val="Heading4"/>
        <w:rPr>
          <w:lang w:val="en-CA"/>
        </w:rPr>
      </w:pPr>
      <w:r w:rsidRPr="001E68E4">
        <w:rPr>
          <w:lang w:val="en-CA"/>
        </w:rPr>
        <w:t>geomorphologicFeatureType</w:t>
      </w:r>
      <w:r w:rsidR="002C1116" w:rsidRPr="00D970E9">
        <w:rPr>
          <w:lang w:val="en-CA"/>
        </w:rPr>
        <w:t>_uri</w:t>
      </w:r>
    </w:p>
    <w:p w14:paraId="412D6E8F" w14:textId="6A11326A"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1E68E4">
        <w:t>property</w:t>
      </w:r>
      <w:r w:rsidRPr="00A1060B">
        <w:rPr>
          <w:rStyle w:val="Entity"/>
        </w:rPr>
        <w:t xml:space="preserve"> </w:t>
      </w:r>
      <w:r w:rsidR="001E68E4" w:rsidRPr="001E68E4">
        <w:rPr>
          <w:rStyle w:val="Entity"/>
        </w:rPr>
        <w:t>geomorphologicFeatureType</w:t>
      </w:r>
      <w:r w:rsidRPr="00A1060B">
        <w:rPr>
          <w:rStyle w:val="Entity"/>
        </w:rPr>
        <w:t>_uri:Primitive::CharacterString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URI identifier of landform term drawn from a controlled vocabulary.</w:t>
      </w:r>
    </w:p>
    <w:p w14:paraId="5626FEC3" w14:textId="5C6812A9" w:rsidR="002C1116" w:rsidRPr="006F1EE4" w:rsidRDefault="002C1116" w:rsidP="006F1EE4">
      <w:pPr>
        <w:pStyle w:val="Heading4"/>
        <w:rPr>
          <w:lang w:val="en-CA"/>
        </w:rPr>
      </w:pPr>
      <w:r w:rsidRPr="00447C82">
        <w:rPr>
          <w:lang w:val="en-CA"/>
        </w:rPr>
        <w:t>unitType_uri</w:t>
      </w:r>
    </w:p>
    <w:p w14:paraId="27C06293" w14:textId="2AC9AD2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unitType_uri</w:t>
      </w:r>
      <w:r w:rsidR="00A1060B" w:rsidRPr="00A1060B">
        <w:rPr>
          <w:rStyle w:val="Entity"/>
        </w:rPr>
        <w:t>:Primitive::CharacterString</w:t>
      </w:r>
      <w:r>
        <w:rPr>
          <w:rFonts w:cs="Arial"/>
          <w:color w:val="000000"/>
          <w:lang w:val="en-CA"/>
        </w:rPr>
        <w:t xml:space="preserve"> report</w:t>
      </w:r>
      <w:r w:rsidR="006F1EE4">
        <w:rPr>
          <w:rFonts w:cs="Arial"/>
          <w:color w:val="000000"/>
          <w:lang w:val="en-CA"/>
        </w:rPr>
        <w:t>s</w:t>
      </w:r>
      <w:r>
        <w:rPr>
          <w:rFonts w:cs="Arial"/>
          <w:color w:val="000000"/>
          <w:lang w:val="en-CA"/>
        </w:rPr>
        <w:t xml:space="preserve"> a </w:t>
      </w:r>
      <w:r w:rsidRPr="00447C82">
        <w:rPr>
          <w:rFonts w:cs="Arial"/>
          <w:color w:val="000000"/>
          <w:lang w:val="en-CA"/>
        </w:rPr>
        <w:t xml:space="preserve">URI referring to a controlled concept from a vocabulary defining </w:t>
      </w:r>
      <w:r w:rsidR="006F1EE4">
        <w:rPr>
          <w:rFonts w:cs="Arial"/>
          <w:color w:val="000000"/>
          <w:lang w:val="en-CA"/>
        </w:rPr>
        <w:t xml:space="preserve">the </w:t>
      </w:r>
      <w:r w:rsidR="006F1EE4" w:rsidRPr="00A1060B">
        <w:rPr>
          <w:rStyle w:val="Entity"/>
        </w:rPr>
        <w:t>GeomorphologicUnit</w:t>
      </w:r>
      <w:r w:rsidR="006F1EE4">
        <w:rPr>
          <w:rFonts w:cs="Arial"/>
          <w:color w:val="000000"/>
          <w:lang w:val="en-CA"/>
        </w:rPr>
        <w:t xml:space="preserve"> types. </w:t>
      </w:r>
    </w:p>
    <w:p w14:paraId="7EEB1E13" w14:textId="208EA399" w:rsidR="002C1116" w:rsidRPr="006F1EE4" w:rsidRDefault="002C1116" w:rsidP="006F1EE4">
      <w:pPr>
        <w:pStyle w:val="Heading4"/>
        <w:rPr>
          <w:lang w:val="en-CA"/>
        </w:rPr>
      </w:pPr>
      <w:r w:rsidRPr="00D970E9">
        <w:rPr>
          <w:lang w:val="en-CA"/>
        </w:rPr>
        <w:t>representativeLithology_uri</w:t>
      </w:r>
    </w:p>
    <w:p w14:paraId="65E65648" w14:textId="40F5C9AE"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representativeLithology_uri:Primitive::CharacterString</w:t>
      </w:r>
      <w:r w:rsidR="006F1EE4">
        <w:rPr>
          <w:rFonts w:cs="Arial"/>
          <w:color w:val="000000"/>
          <w:lang w:val="en-CA"/>
        </w:rPr>
        <w:t xml:space="preserve"> contains a</w:t>
      </w:r>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A1060B">
        <w:rPr>
          <w:rStyle w:val="Entity"/>
        </w:rPr>
        <w:t>GeomorphologicUnit</w:t>
      </w:r>
      <w:r w:rsidRPr="00447C82">
        <w:rPr>
          <w:rFonts w:cs="Arial"/>
          <w:color w:val="000000"/>
          <w:lang w:val="en-CA"/>
        </w:rPr>
        <w:t xml:space="preserve"> or a concept defining the lithology of the dominant </w:t>
      </w:r>
      <w:r w:rsidRPr="00A1060B">
        <w:rPr>
          <w:rStyle w:val="Entity"/>
        </w:rPr>
        <w:t>CompositionPart</w:t>
      </w:r>
      <w:r w:rsidRPr="00447C82">
        <w:rPr>
          <w:rFonts w:cs="Arial"/>
          <w:color w:val="000000"/>
          <w:lang w:val="en-CA"/>
        </w:rPr>
        <w:t xml:space="preserve"> (as defined in GeoSciML) of the unit.</w:t>
      </w:r>
    </w:p>
    <w:p w14:paraId="2F91D6F4" w14:textId="09F657AF" w:rsidR="002C1116" w:rsidRPr="006F1EE4" w:rsidRDefault="002C1116" w:rsidP="006F1EE4">
      <w:pPr>
        <w:pStyle w:val="Heading4"/>
        <w:rPr>
          <w:lang w:val="en-CA"/>
        </w:rPr>
      </w:pPr>
      <w:r w:rsidRPr="00D970E9">
        <w:rPr>
          <w:lang w:val="en-CA"/>
        </w:rPr>
        <w:t>representativeAge_uri</w:t>
      </w:r>
    </w:p>
    <w:p w14:paraId="00ACA418" w14:textId="5897BB86"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A1060B">
        <w:rPr>
          <w:rStyle w:val="Entity"/>
        </w:rPr>
        <w:t>representativeAge_uri:Primitive::CharacterString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0B574B2" w14:textId="34C3F0C3" w:rsidR="002C1116" w:rsidRPr="006F1EE4" w:rsidRDefault="002C1116" w:rsidP="006F1EE4">
      <w:pPr>
        <w:pStyle w:val="Heading4"/>
        <w:rPr>
          <w:lang w:val="en-CA"/>
        </w:rPr>
      </w:pPr>
      <w:r w:rsidRPr="00D970E9">
        <w:rPr>
          <w:lang w:val="en-CA"/>
        </w:rPr>
        <w:t>specification_uri</w:t>
      </w:r>
    </w:p>
    <w:p w14:paraId="16F1EEBF" w14:textId="7576089E"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specification_uri:Primitive::CharacterString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 xml:space="preserve">URI referring the GeoSciML GeomorphologicUnit feature that describes the instance in detail. </w:t>
      </w:r>
    </w:p>
    <w:p w14:paraId="4EDB4E63" w14:textId="2E9A5E7B" w:rsidR="002C1116" w:rsidRPr="006F1EE4" w:rsidRDefault="002C1116" w:rsidP="006F1EE4">
      <w:pPr>
        <w:pStyle w:val="Heading4"/>
        <w:rPr>
          <w:lang w:val="en-CA"/>
        </w:rPr>
      </w:pPr>
      <w:r w:rsidRPr="009E36A6">
        <w:rPr>
          <w:lang w:val="en-CA"/>
        </w:rPr>
        <w:t>metadata_uri</w:t>
      </w:r>
    </w:p>
    <w:p w14:paraId="1533FEED" w14:textId="44F12E5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metadata_uri:Primitive::CharacterString</w:t>
      </w:r>
      <w:r>
        <w:rPr>
          <w:rFonts w:cs="Arial"/>
          <w:color w:val="000000"/>
          <w:lang w:val="en-CA"/>
        </w:rPr>
        <w:t xml:space="preserve"> contain</w:t>
      </w:r>
      <w:r w:rsidR="006F1EE4">
        <w:rPr>
          <w:rFonts w:cs="Arial"/>
          <w:color w:val="000000"/>
          <w:lang w:val="en-CA"/>
        </w:rPr>
        <w:t>s</w:t>
      </w:r>
      <w:r>
        <w:rPr>
          <w:rFonts w:cs="Arial"/>
          <w:color w:val="000000"/>
          <w:lang w:val="en-CA"/>
        </w:rPr>
        <w:t xml:space="preserve"> a </w:t>
      </w:r>
      <w:r w:rsidRPr="009E36A6">
        <w:rPr>
          <w:rFonts w:cs="Arial"/>
          <w:color w:val="000000"/>
          <w:lang w:val="en-CA"/>
        </w:rPr>
        <w:t>URI referring to a metadata record describing the provenance of data.</w:t>
      </w:r>
    </w:p>
    <w:p w14:paraId="2D3D8CAE" w14:textId="3D91643B" w:rsidR="002C1116" w:rsidRPr="00C17A19" w:rsidRDefault="002C1116" w:rsidP="002C1116">
      <w:pPr>
        <w:pStyle w:val="Heading4"/>
      </w:pPr>
      <w:r w:rsidRPr="00C17A19">
        <w:lastRenderedPageBreak/>
        <w:t>genericSymbolizer</w:t>
      </w:r>
    </w:p>
    <w:p w14:paraId="2D4AC142" w14:textId="77777777" w:rsidR="002C1116" w:rsidRDefault="002C1116" w:rsidP="002C1116">
      <w:r>
        <w:t xml:space="preserve">If present, the property </w:t>
      </w:r>
      <w:r w:rsidRPr="00A1060B">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1112FC75" w14:textId="6C1FBFF3" w:rsidR="002C1116" w:rsidRDefault="002C1116" w:rsidP="002C1116">
      <w:pPr>
        <w:pStyle w:val="Heading4"/>
      </w:pPr>
      <w:r>
        <w:t>s</w:t>
      </w:r>
      <w:r w:rsidRPr="004E3A57">
        <w:t>hape</w:t>
      </w:r>
    </w:p>
    <w:p w14:paraId="206BBBC5" w14:textId="77777777" w:rsidR="002C1116" w:rsidRDefault="002C1116" w:rsidP="002C1116">
      <w:r>
        <w:t xml:space="preserve">The property </w:t>
      </w:r>
      <w:r w:rsidRPr="00A1060B">
        <w:rPr>
          <w:rStyle w:val="Entity"/>
        </w:rPr>
        <w:t>shape:GM_Object</w:t>
      </w:r>
      <w:r>
        <w:t xml:space="preserve"> contains a geometry </w:t>
      </w:r>
      <w:r w:rsidRPr="004E3A57">
        <w:t>defining the extent of the feature of interest.</w:t>
      </w:r>
      <w:r>
        <w:t xml:space="preserve">  </w:t>
      </w:r>
    </w:p>
    <w:p w14:paraId="418873C5" w14:textId="77979D2E" w:rsidR="002C1116" w:rsidRDefault="006F1EE4" w:rsidP="002C1116">
      <w:pPr>
        <w:pStyle w:val="Heading4"/>
      </w:pPr>
      <w:r>
        <w:t>a</w:t>
      </w:r>
      <w:r w:rsidR="002C1116" w:rsidRPr="004E3A57">
        <w:t>ny</w:t>
      </w:r>
    </w:p>
    <w:p w14:paraId="2ACE2A74" w14:textId="77777777" w:rsidR="002C1116" w:rsidRDefault="002C1116" w:rsidP="002C1116">
      <w:r>
        <w:t xml:space="preserve">A data provider can add an arbitrary number of extra properties, as long as the instance is conformant to GML Simple Feature Level 0. </w:t>
      </w:r>
    </w:p>
    <w:p w14:paraId="423F6E78" w14:textId="77777777" w:rsidR="002C1116" w:rsidRDefault="002C1116" w:rsidP="002C1116">
      <w:pPr>
        <w:autoSpaceDE w:val="0"/>
        <w:autoSpaceDN w:val="0"/>
        <w:adjustRightInd w:val="0"/>
        <w:spacing w:after="0" w:line="240" w:lineRule="atLeast"/>
        <w:rPr>
          <w:rFonts w:cs="Arial"/>
          <w:color w:val="000000"/>
          <w:lang w:val="en-CA"/>
        </w:rPr>
      </w:pPr>
    </w:p>
    <w:p w14:paraId="167DD2A1" w14:textId="77777777" w:rsidR="002C1116" w:rsidRDefault="002C1116" w:rsidP="002C1116">
      <w:pPr>
        <w:pStyle w:val="Heading3"/>
        <w:rPr>
          <w:lang w:val="en-CA"/>
        </w:rPr>
      </w:pPr>
      <w:bookmarkStart w:id="946" w:name="_Toc458154253"/>
      <w:r w:rsidRPr="00D14AF0">
        <w:rPr>
          <w:lang w:val="en-CA"/>
        </w:rPr>
        <w:t>ShearDisplacementStructureView</w:t>
      </w:r>
      <w:bookmarkEnd w:id="946"/>
    </w:p>
    <w:p w14:paraId="74062694" w14:textId="77777777" w:rsidR="002C1116" w:rsidRDefault="002C1116" w:rsidP="002C1116">
      <w:pPr>
        <w:autoSpaceDE w:val="0"/>
        <w:autoSpaceDN w:val="0"/>
        <w:adjustRightInd w:val="0"/>
        <w:spacing w:after="0" w:line="240" w:lineRule="atLeast"/>
        <w:rPr>
          <w:rFonts w:cs="Arial"/>
          <w:color w:val="000000"/>
          <w:lang w:val="en-CA"/>
        </w:rPr>
      </w:pPr>
    </w:p>
    <w:p w14:paraId="2B02EF88"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2AAC004F"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15D60047" wp14:editId="4DD56115">
            <wp:extent cx="2505075" cy="3619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2394B09D" w14:textId="77777777" w:rsidR="002C1116" w:rsidRDefault="002C1116" w:rsidP="002C1116">
      <w:pPr>
        <w:pStyle w:val="Caption"/>
      </w:pPr>
      <w:r>
        <w:t xml:space="preserve">Figure </w:t>
      </w:r>
      <w:r>
        <w:fldChar w:fldCharType="begin"/>
      </w:r>
      <w:r>
        <w:instrText xml:space="preserve"> SEQ Figure \* ARABIC </w:instrText>
      </w:r>
      <w:r>
        <w:fldChar w:fldCharType="separate"/>
      </w:r>
      <w:r w:rsidR="00AD44BE">
        <w:rPr>
          <w:noProof/>
        </w:rPr>
        <w:t>105</w:t>
      </w:r>
      <w:r>
        <w:fldChar w:fldCharType="end"/>
      </w:r>
      <w:r>
        <w:t xml:space="preserve"> </w:t>
      </w:r>
      <w:r w:rsidRPr="001978ED">
        <w:t>ShearDisplacementStructureView</w:t>
      </w:r>
      <w:r>
        <w:t xml:space="preserve"> feature type.</w:t>
      </w:r>
    </w:p>
    <w:p w14:paraId="1A484FAE" w14:textId="77777777" w:rsidR="002C1116" w:rsidRDefault="002C1116" w:rsidP="002C1116">
      <w:pPr>
        <w:autoSpaceDE w:val="0"/>
        <w:autoSpaceDN w:val="0"/>
        <w:adjustRightInd w:val="0"/>
        <w:spacing w:after="0" w:line="240" w:lineRule="atLeast"/>
        <w:rPr>
          <w:rFonts w:cs="Arial"/>
          <w:color w:val="000000"/>
          <w:lang w:val="en-CA"/>
        </w:rPr>
      </w:pPr>
    </w:p>
    <w:p w14:paraId="6325751D" w14:textId="77777777" w:rsidR="002C1116" w:rsidRPr="00D14AF0" w:rsidRDefault="002C1116" w:rsidP="002C1116">
      <w:pPr>
        <w:autoSpaceDE w:val="0"/>
        <w:autoSpaceDN w:val="0"/>
        <w:adjustRightInd w:val="0"/>
        <w:spacing w:after="0" w:line="240" w:lineRule="atLeast"/>
        <w:rPr>
          <w:rFonts w:cs="Arial"/>
          <w:color w:val="000000"/>
          <w:lang w:val="en-CA"/>
        </w:rPr>
      </w:pPr>
      <w:r w:rsidRPr="00A1060B">
        <w:rPr>
          <w:rStyle w:val="Entity"/>
        </w:rPr>
        <w:t>ShearDisplacementStructureView</w:t>
      </w:r>
      <w:r>
        <w:rPr>
          <w:rFonts w:cs="Arial"/>
          <w:color w:val="000000"/>
          <w:lang w:val="en-CA"/>
        </w:rPr>
        <w:t xml:space="preserve"> is a s</w:t>
      </w:r>
      <w:r w:rsidRPr="00D14AF0">
        <w:rPr>
          <w:rFonts w:cs="Arial"/>
          <w:color w:val="000000"/>
          <w:lang w:val="en-CA"/>
        </w:rPr>
        <w:t xml:space="preserve">implified view of a GeoSciML </w:t>
      </w:r>
      <w:r w:rsidRPr="00A1060B">
        <w:rPr>
          <w:rStyle w:val="Entity"/>
        </w:rPr>
        <w:t>ShearDisplacementStructure</w:t>
      </w:r>
      <w:r w:rsidRPr="00D14AF0">
        <w:rPr>
          <w:rFonts w:cs="Arial"/>
          <w:color w:val="000000"/>
          <w:lang w:val="en-CA"/>
        </w:rPr>
        <w:t xml:space="preserve">. In GeoSciML terms this will be an instance of a </w:t>
      </w:r>
      <w:r w:rsidRPr="00A1060B">
        <w:rPr>
          <w:rStyle w:val="Entity"/>
        </w:rPr>
        <w:t>MappedFeature</w:t>
      </w:r>
      <w:r w:rsidRPr="00D14AF0">
        <w:rPr>
          <w:rFonts w:cs="Arial"/>
          <w:color w:val="000000"/>
          <w:lang w:val="en-CA"/>
        </w:rPr>
        <w:t xml:space="preserve"> with key property values from the associated </w:t>
      </w:r>
      <w:r w:rsidRPr="00A1060B">
        <w:rPr>
          <w:rStyle w:val="Entity"/>
        </w:rPr>
        <w:t>ShearDisplacementStructure</w:t>
      </w:r>
      <w:r w:rsidRPr="00D14AF0">
        <w:rPr>
          <w:rFonts w:cs="Arial"/>
          <w:color w:val="000000"/>
          <w:lang w:val="en-CA"/>
        </w:rPr>
        <w:t xml:space="preserve"> feature summarised as labels (unconstrained character strings) or arbitrarily selected classifiers to be used for thematic mapping purposes. The </w:t>
      </w:r>
      <w:r w:rsidRPr="00D14AF0">
        <w:rPr>
          <w:rFonts w:cs="Arial"/>
          <w:color w:val="000000"/>
          <w:lang w:val="en-CA"/>
        </w:rPr>
        <w:lastRenderedPageBreak/>
        <w:t>latter are the properties suffixed with '_uri' and will contain URIs referring to controlled concepts in published vocabularies.</w:t>
      </w:r>
    </w:p>
    <w:p w14:paraId="2F0ACE80" w14:textId="77777777" w:rsidR="002C1116" w:rsidRDefault="002C1116" w:rsidP="002C1116">
      <w:pPr>
        <w:autoSpaceDE w:val="0"/>
        <w:autoSpaceDN w:val="0"/>
        <w:adjustRightInd w:val="0"/>
        <w:spacing w:after="0" w:line="240" w:lineRule="atLeast"/>
        <w:rPr>
          <w:rFonts w:cs="Arial"/>
          <w:color w:val="000000"/>
          <w:lang w:val="en-CA"/>
        </w:rPr>
      </w:pPr>
    </w:p>
    <w:p w14:paraId="4CA0CCBB" w14:textId="77777777" w:rsidR="002C1116" w:rsidRDefault="002C1116" w:rsidP="002C1116">
      <w:pPr>
        <w:pStyle w:val="Heading4"/>
        <w:rPr>
          <w:lang w:val="en-CA"/>
        </w:rPr>
      </w:pPr>
      <w:r>
        <w:rPr>
          <w:lang w:val="en-CA"/>
        </w:rPr>
        <w:t>Mapping</w:t>
      </w:r>
    </w:p>
    <w:p w14:paraId="4FDAFFAB"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5000" w:type="pct"/>
        <w:tblLayout w:type="fixed"/>
        <w:tblLook w:val="04A0" w:firstRow="1" w:lastRow="0" w:firstColumn="1" w:lastColumn="0" w:noHBand="0" w:noVBand="1"/>
      </w:tblPr>
      <w:tblGrid>
        <w:gridCol w:w="3085"/>
        <w:gridCol w:w="5771"/>
      </w:tblGrid>
      <w:tr w:rsidR="002C1116" w:rsidRPr="00F62F6E" w14:paraId="71D92102"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1F8F25E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51ACEBA6" w14:textId="77777777" w:rsidR="002C1116" w:rsidRPr="00F62F6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 xml:space="preserve">Mapping from </w:t>
            </w:r>
            <w:r w:rsidRPr="00A1060B">
              <w:rPr>
                <w:rStyle w:val="Entity"/>
              </w:rPr>
              <w:t>MappedFeature</w:t>
            </w:r>
          </w:p>
        </w:tc>
      </w:tr>
      <w:tr w:rsidR="002C1116" w:rsidRPr="00F62F6E" w14:paraId="7ADE667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1D44489" w14:textId="7BDBC0B3"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F62F6E">
              <w:rPr>
                <w:rFonts w:ascii="Consolas" w:hAnsi="Consolas" w:cs="Consolas"/>
                <w:sz w:val="18"/>
                <w:szCs w:val="18"/>
                <w:lang w:val="en-CA" w:eastAsia="en-CA"/>
              </w:rPr>
              <w:t>dentifier</w:t>
            </w:r>
          </w:p>
        </w:tc>
        <w:tc>
          <w:tcPr>
            <w:tcW w:w="5771" w:type="dxa"/>
            <w:hideMark/>
          </w:tcPr>
          <w:p w14:paraId="37560A8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identifier</w:t>
            </w:r>
          </w:p>
        </w:tc>
      </w:tr>
      <w:tr w:rsidR="002C1116" w:rsidRPr="00F62F6E" w14:paraId="3CD4145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10E788A" w14:textId="1D3D5ACA"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n</w:t>
            </w:r>
            <w:r w:rsidR="002C1116" w:rsidRPr="00F62F6E">
              <w:rPr>
                <w:rFonts w:ascii="Consolas" w:hAnsi="Consolas" w:cs="Consolas"/>
                <w:sz w:val="18"/>
                <w:szCs w:val="18"/>
                <w:lang w:val="en-CA" w:eastAsia="en-CA"/>
              </w:rPr>
              <w:t>ame</w:t>
            </w:r>
          </w:p>
        </w:tc>
        <w:tc>
          <w:tcPr>
            <w:tcW w:w="5771" w:type="dxa"/>
            <w:hideMark/>
          </w:tcPr>
          <w:p w14:paraId="633329B6"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specification:ShearDisplacementStructure::name 1</w:t>
            </w:r>
          </w:p>
        </w:tc>
      </w:tr>
      <w:tr w:rsidR="002C1116" w:rsidRPr="00F62F6E" w14:paraId="603BF5F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F1C422A" w14:textId="4117ED04" w:rsidR="002C1116" w:rsidRPr="00F62F6E" w:rsidRDefault="006F1EE4" w:rsidP="003811C7">
            <w:pPr>
              <w:spacing w:after="0"/>
              <w:rPr>
                <w:rFonts w:ascii="Consolas" w:hAnsi="Consolas" w:cs="Consolas"/>
                <w:sz w:val="18"/>
                <w:szCs w:val="18"/>
                <w:lang w:val="en-CA" w:eastAsia="en-CA"/>
              </w:rPr>
            </w:pPr>
            <w:r>
              <w:rPr>
                <w:rFonts w:ascii="Consolas" w:hAnsi="Consolas" w:cs="Consolas"/>
                <w:sz w:val="18"/>
                <w:szCs w:val="18"/>
                <w:lang w:val="en-CA" w:eastAsia="en-CA"/>
              </w:rPr>
              <w:t>d</w:t>
            </w:r>
            <w:r w:rsidR="002C1116" w:rsidRPr="00F62F6E">
              <w:rPr>
                <w:rFonts w:ascii="Consolas" w:hAnsi="Consolas" w:cs="Consolas"/>
                <w:sz w:val="18"/>
                <w:szCs w:val="18"/>
                <w:lang w:val="en-CA" w:eastAsia="en-CA"/>
              </w:rPr>
              <w:t>escription</w:t>
            </w:r>
          </w:p>
        </w:tc>
        <w:tc>
          <w:tcPr>
            <w:tcW w:w="5771" w:type="dxa"/>
            <w:hideMark/>
          </w:tcPr>
          <w:p w14:paraId="6A231D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specification:ShearDisplacementStructure::description</w:t>
            </w:r>
          </w:p>
        </w:tc>
      </w:tr>
      <w:tr w:rsidR="002C1116" w:rsidRPr="00F62F6E" w14:paraId="3F7573E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757645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6EB20BA4"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2</w:t>
            </w:r>
          </w:p>
        </w:tc>
      </w:tr>
      <w:tr w:rsidR="002C1116" w:rsidRPr="00F62F6E" w14:paraId="6872AFD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7EC89B0"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686AE8D2"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2</w:t>
            </w:r>
          </w:p>
        </w:tc>
      </w:tr>
      <w:tr w:rsidR="002C1116" w:rsidRPr="00F62F6E" w14:paraId="3A79E10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D1502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2FCE215"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2</w:t>
            </w:r>
          </w:p>
        </w:tc>
      </w:tr>
      <w:tr w:rsidR="002C1116" w:rsidRPr="00F62F6E" w14:paraId="4C580AA2"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0BB63A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5FEAC36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 1</w:t>
            </w:r>
          </w:p>
        </w:tc>
      </w:tr>
      <w:tr w:rsidR="002C1116" w:rsidRPr="00F62F6E" w14:paraId="5FEE672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89CC11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60A974B0"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specification:ShearDisplacementStructure::geologicHistory:GeologicEvent::description 1</w:t>
            </w:r>
          </w:p>
        </w:tc>
      </w:tr>
      <w:tr w:rsidR="002C1116" w:rsidRPr="00F62F6E" w14:paraId="2A60B1D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F7BCC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5612CD74"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specification:ShearDisplacementStructure::observationMethod:Category::value 1</w:t>
            </w:r>
          </w:p>
        </w:tc>
      </w:tr>
      <w:tr w:rsidR="002C1116" w:rsidRPr="00F62F6E" w14:paraId="1BD0B3F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A931849"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5817958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positionalAccuracy:Quantity::value</w:t>
            </w:r>
          </w:p>
        </w:tc>
      </w:tr>
      <w:tr w:rsidR="002C1116" w:rsidRPr="00F62F6E" w14:paraId="3B501E4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095B71F" w14:textId="19BF8068" w:rsidR="002C1116" w:rsidRPr="00F62F6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s</w:t>
            </w:r>
            <w:r w:rsidR="002C1116" w:rsidRPr="00F62F6E">
              <w:rPr>
                <w:rFonts w:ascii="Consolas" w:hAnsi="Consolas" w:cs="Consolas"/>
                <w:sz w:val="18"/>
                <w:szCs w:val="18"/>
                <w:lang w:val="en-CA" w:eastAsia="en-CA"/>
              </w:rPr>
              <w:t>ource</w:t>
            </w:r>
          </w:p>
        </w:tc>
        <w:tc>
          <w:tcPr>
            <w:tcW w:w="5771" w:type="dxa"/>
            <w:hideMark/>
          </w:tcPr>
          <w:p w14:paraId="7A9EDB4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specification:GeologicUnit::metaDataProperty:(…):CI_Citation</w:t>
            </w:r>
          </w:p>
        </w:tc>
      </w:tr>
      <w:tr w:rsidR="002C1116" w:rsidRPr="00F62F6E" w14:paraId="3D0B9929"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BA61C4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7E988AA3"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specification:ShearDisplacementStructure::faultType 3</w:t>
            </w:r>
          </w:p>
        </w:tc>
      </w:tr>
      <w:tr w:rsidR="002C1116" w:rsidRPr="00F62F6E" w14:paraId="63AAC4F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0FF7CCF"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6463CC8A"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specification:ShearDisplacementStructure::stStructureDescription:DisplacementValue::movementType 3</w:t>
            </w:r>
          </w:p>
        </w:tc>
      </w:tr>
      <w:tr w:rsidR="002C1116" w:rsidRPr="00F62F6E" w14:paraId="7E1719F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9522BB1"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5062EC7B"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specification:ShearDisplacementStructure::stStructureDescription:ShearDisplacementStructureDescription::deformationStyle 3</w:t>
            </w:r>
          </w:p>
        </w:tc>
      </w:tr>
      <w:tr w:rsidR="002C1116" w:rsidRPr="00F62F6E" w14:paraId="79DC9C35"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74B755D"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04E254D1"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 3</w:t>
            </w:r>
          </w:p>
        </w:tc>
      </w:tr>
      <w:tr w:rsidR="002C1116" w:rsidRPr="00F62F6E" w14:paraId="528EE56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F6185A2"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B504C5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specification:ShearDisplacementStructure::geologicHistory:GeologicEvent::olderNamedAge 3</w:t>
            </w:r>
          </w:p>
        </w:tc>
      </w:tr>
      <w:tr w:rsidR="002C1116" w:rsidRPr="00F62F6E" w14:paraId="6C7C617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F02804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2E00B715"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specification:ShearDisplacementStructure::geologicHistory:GeologicEvent:youngerNamedAge 3</w:t>
            </w:r>
          </w:p>
        </w:tc>
      </w:tr>
      <w:tr w:rsidR="002C1116" w:rsidRPr="00F62F6E" w14:paraId="77A0BC4B" w14:textId="77777777" w:rsidTr="003811C7">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B30A7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41A5259C"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specification:ShearDisplacementStructure::geologicHistory:GeologicEvent::numericAge:NumericAgeRange::olderBoundAge:Quantity::value 1</w:t>
            </w:r>
          </w:p>
        </w:tc>
      </w:tr>
      <w:tr w:rsidR="002C1116" w:rsidRPr="00F62F6E" w14:paraId="1613DA66" w14:textId="77777777" w:rsidTr="003811C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C64754A"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64F49563"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specification:ShearDisplacementStructure::geologicHistory:GeologicEvent::numericAge:NumericAgeRange::youngerBoundAge:Quantity::value 1</w:t>
            </w:r>
          </w:p>
        </w:tc>
      </w:tr>
      <w:tr w:rsidR="002C1116" w:rsidRPr="00F62F6E" w14:paraId="27A35994"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AE2FF5"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3F72869F"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A1060B">
              <w:rPr>
                <w:rStyle w:val="Entity"/>
              </w:rPr>
              <w:t>specification 3</w:t>
            </w:r>
          </w:p>
        </w:tc>
      </w:tr>
      <w:tr w:rsidR="002C1116" w:rsidRPr="00F62F6E" w14:paraId="1ACFE02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0B0581C"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4830FF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metadataProperty 3</w:t>
            </w:r>
          </w:p>
        </w:tc>
      </w:tr>
      <w:tr w:rsidR="002C1116" w:rsidRPr="00F62F6E" w14:paraId="1905D61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33D65676"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40BFCC1A" w14:textId="77777777" w:rsidR="002C1116" w:rsidRPr="00A1060B"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F62F6E" w14:paraId="2C34EE0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3FA1E" w14:textId="77777777" w:rsidR="002C1116" w:rsidRPr="00F62F6E" w:rsidRDefault="002C1116" w:rsidP="003811C7">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1DCF13BD" w14:textId="77777777" w:rsidR="002C1116" w:rsidRPr="00A1060B"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A1060B">
              <w:rPr>
                <w:rStyle w:val="Entity"/>
              </w:rPr>
              <w:t>shape</w:t>
            </w:r>
          </w:p>
        </w:tc>
      </w:tr>
      <w:tr w:rsidR="002C1116" w:rsidRPr="00F62F6E" w14:paraId="505D15B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059CA7D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w:t>
            </w:r>
            <w:r w:rsidRPr="00ED1DE6">
              <w:rPr>
                <w:rFonts w:ascii="Consolas" w:hAnsi="Consolas" w:cs="Consolas"/>
                <w:sz w:val="18"/>
                <w:szCs w:val="18"/>
              </w:rPr>
              <w:lastRenderedPageBreak/>
              <w:t xml:space="preserve">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5DF8B0A"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4BE5F7B7" w14:textId="77777777" w:rsidR="002C1116" w:rsidRPr="00F62F6E" w:rsidRDefault="002C1116" w:rsidP="003811C7">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1E165549" w14:textId="77777777" w:rsidR="002C1116" w:rsidRDefault="002C1116" w:rsidP="002C1116">
      <w:pPr>
        <w:autoSpaceDE w:val="0"/>
        <w:autoSpaceDN w:val="0"/>
        <w:adjustRightInd w:val="0"/>
        <w:spacing w:after="0" w:line="240" w:lineRule="atLeast"/>
        <w:rPr>
          <w:rFonts w:cs="Arial"/>
          <w:color w:val="000000"/>
          <w:lang w:val="en-CA"/>
        </w:rPr>
      </w:pPr>
    </w:p>
    <w:p w14:paraId="00B1895C" w14:textId="391BA773" w:rsidR="002C1116" w:rsidRPr="006F1EE4" w:rsidRDefault="002C1116" w:rsidP="002C1116">
      <w:pPr>
        <w:pStyle w:val="Heading4"/>
        <w:rPr>
          <w:lang w:val="en-CA"/>
        </w:rPr>
      </w:pPr>
      <w:r>
        <w:rPr>
          <w:lang w:val="en-CA"/>
        </w:rPr>
        <w:t>identifier</w:t>
      </w:r>
    </w:p>
    <w:p w14:paraId="35EF3503" w14:textId="77777777" w:rsidR="002C1116" w:rsidRPr="00D14AF0" w:rsidRDefault="002C1116" w:rsidP="002C1116">
      <w:pPr>
        <w:rPr>
          <w:lang w:val="en-CA"/>
        </w:rPr>
      </w:pPr>
      <w:r w:rsidRPr="00D970E9">
        <w:t xml:space="preserve">Globally unique </w:t>
      </w:r>
      <w:r w:rsidRPr="00A1060B">
        <w:rPr>
          <w:rStyle w:val="Entity"/>
        </w:rPr>
        <w:t>identifier:Primitive::CharacterString</w:t>
      </w:r>
      <w:r>
        <w:t xml:space="preserve"> shall uniquely identifies a tuple within the dataset and be formatted as an </w:t>
      </w:r>
      <w:r>
        <w:rPr>
          <w:lang w:val="en-CA"/>
        </w:rPr>
        <w:t>absolute URI conformant to RFC 3986.</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32591E6E" w14:textId="77777777" w:rsidTr="003811C7">
        <w:trPr>
          <w:cantSplit/>
        </w:trPr>
        <w:tc>
          <w:tcPr>
            <w:tcW w:w="4219" w:type="dxa"/>
            <w:tcBorders>
              <w:right w:val="nil"/>
            </w:tcBorders>
            <w:shd w:val="clear" w:color="auto" w:fill="auto"/>
          </w:tcPr>
          <w:p w14:paraId="34D17C79" w14:textId="21415E7C"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/gsml4-lite/sheardisplacemenstructureview-identifier</w:t>
            </w:r>
          </w:p>
        </w:tc>
        <w:tc>
          <w:tcPr>
            <w:tcW w:w="4678" w:type="dxa"/>
            <w:tcBorders>
              <w:left w:val="nil"/>
            </w:tcBorders>
            <w:shd w:val="clear" w:color="auto" w:fill="auto"/>
          </w:tcPr>
          <w:p w14:paraId="63A0FEBA" w14:textId="77777777" w:rsidR="002C1116" w:rsidRPr="00D12552" w:rsidRDefault="002C1116" w:rsidP="003811C7">
            <w:pPr>
              <w:pStyle w:val="Tabletext10"/>
              <w:jc w:val="left"/>
              <w:rPr>
                <w:rStyle w:val="reqtext"/>
                <w:lang w:val="en-CA"/>
              </w:rPr>
            </w:pPr>
            <w:r>
              <w:rPr>
                <w:rStyle w:val="reqtext"/>
                <w:lang w:val="en-CA"/>
              </w:rPr>
              <w:t>identifier SHOULD correspond to a representation of GeoSciML MappedFeature.</w:t>
            </w:r>
          </w:p>
        </w:tc>
      </w:tr>
    </w:tbl>
    <w:p w14:paraId="1FF13B47" w14:textId="77777777" w:rsidR="002C1116" w:rsidRDefault="002C1116" w:rsidP="002C1116"/>
    <w:p w14:paraId="047BDA0E" w14:textId="77777777" w:rsidR="002C1116" w:rsidRDefault="002C1116" w:rsidP="002C1116">
      <w:r>
        <w:t>It should</w:t>
      </w:r>
      <w:r w:rsidRPr="00D970E9">
        <w:t xml:space="preserve"> have the same value as the corresponding GeoSciML MappedFeature</w:t>
      </w:r>
      <w:r>
        <w:t xml:space="preserve"> identifier if available</w:t>
      </w:r>
      <w:r w:rsidRPr="00D970E9">
        <w:t>.</w:t>
      </w:r>
      <w:r>
        <w:t xml:space="preserve"> </w:t>
      </w:r>
    </w:p>
    <w:p w14:paraId="1E68F499" w14:textId="77777777" w:rsidR="002C1116" w:rsidRPr="00D14AF0" w:rsidRDefault="002C1116" w:rsidP="002C1116">
      <w:pPr>
        <w:autoSpaceDE w:val="0"/>
        <w:autoSpaceDN w:val="0"/>
        <w:adjustRightInd w:val="0"/>
        <w:spacing w:after="0" w:line="240" w:lineRule="atLeast"/>
        <w:rPr>
          <w:rFonts w:cs="Arial"/>
          <w:color w:val="000000"/>
          <w:lang w:val="en-CA"/>
        </w:rPr>
      </w:pPr>
    </w:p>
    <w:p w14:paraId="2D0FB87B" w14:textId="7F382E4D" w:rsidR="002C1116" w:rsidRPr="006F1EE4" w:rsidRDefault="002C1116" w:rsidP="002C1116">
      <w:pPr>
        <w:pStyle w:val="Heading4"/>
        <w:rPr>
          <w:lang w:val="en-CA"/>
        </w:rPr>
      </w:pPr>
      <w:r>
        <w:rPr>
          <w:lang w:val="en-CA"/>
        </w:rPr>
        <w:t>name</w:t>
      </w:r>
    </w:p>
    <w:p w14:paraId="5AE82E2F" w14:textId="3BC7970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 xml:space="preserve">name:Primitive::CharacterString </w:t>
      </w:r>
      <w:r>
        <w:rPr>
          <w:rFonts w:cs="Arial"/>
          <w:color w:val="000000"/>
          <w:lang w:val="en-CA"/>
        </w:rPr>
        <w:t>contain</w:t>
      </w:r>
      <w:r w:rsidR="006F1EE4">
        <w:rPr>
          <w:rFonts w:cs="Arial"/>
          <w:color w:val="000000"/>
          <w:lang w:val="en-CA"/>
        </w:rPr>
        <w:t>s</w:t>
      </w:r>
      <w:r>
        <w:rPr>
          <w:rFonts w:cs="Arial"/>
          <w:color w:val="000000"/>
          <w:lang w:val="en-CA"/>
        </w:rPr>
        <w:t xml:space="preserve"> a d</w:t>
      </w:r>
      <w:r w:rsidRPr="002E6F45">
        <w:rPr>
          <w:rFonts w:cs="Arial"/>
          <w:color w:val="000000"/>
          <w:lang w:val="en-CA"/>
        </w:rPr>
        <w:t>isplay name for the ShearDisplacementStructure.</w:t>
      </w:r>
    </w:p>
    <w:p w14:paraId="01F10FC5" w14:textId="70BA42E6" w:rsidR="002C1116" w:rsidRPr="0012746F" w:rsidRDefault="002C1116" w:rsidP="0012746F">
      <w:pPr>
        <w:pStyle w:val="Heading4"/>
        <w:rPr>
          <w:lang w:val="en-CA"/>
        </w:rPr>
      </w:pPr>
      <w:r>
        <w:rPr>
          <w:lang w:val="en-CA"/>
        </w:rPr>
        <w:t>d</w:t>
      </w:r>
      <w:r w:rsidRPr="00D970E9">
        <w:rPr>
          <w:lang w:val="en-CA"/>
        </w:rPr>
        <w:t>escription</w:t>
      </w:r>
    </w:p>
    <w:p w14:paraId="17F6A873" w14:textId="4A7FCBD9" w:rsidR="002C1116" w:rsidRPr="00D970E9" w:rsidRDefault="002C1116" w:rsidP="002C1116">
      <w:pPr>
        <w:rPr>
          <w:lang w:val="en-CA"/>
        </w:rPr>
      </w:pPr>
      <w:r>
        <w:t xml:space="preserve">If present, </w:t>
      </w:r>
      <w:r>
        <w:rPr>
          <w:lang w:val="en-CA"/>
        </w:rPr>
        <w:t xml:space="preserve">the property </w:t>
      </w:r>
      <w:r w:rsidRPr="00A1060B">
        <w:rPr>
          <w:rStyle w:val="Entity"/>
        </w:rPr>
        <w:t>description:Primitive::CharacterString</w:t>
      </w:r>
      <w:r>
        <w:rPr>
          <w:lang w:val="en-CA"/>
        </w:rPr>
        <w:t xml:space="preserve"> contain</w:t>
      </w:r>
      <w:r w:rsidR="0012746F">
        <w:rPr>
          <w:lang w:val="en-CA"/>
        </w:rPr>
        <w:t>s</w:t>
      </w:r>
      <w:r>
        <w:rPr>
          <w:lang w:val="en-CA"/>
        </w:rPr>
        <w:t xml:space="preserve"> a human readable t</w:t>
      </w:r>
      <w:r w:rsidRPr="00D970E9">
        <w:rPr>
          <w:lang w:val="en-CA"/>
        </w:rPr>
        <w:t>ext description of the ShearDisplacementStructure, typically taken from an entry on a geological map legend.</w:t>
      </w:r>
    </w:p>
    <w:p w14:paraId="2986FCC3" w14:textId="34476F65" w:rsidR="002C1116" w:rsidRPr="0012746F" w:rsidRDefault="002C1116" w:rsidP="0012746F">
      <w:pPr>
        <w:pStyle w:val="Heading4"/>
        <w:rPr>
          <w:lang w:val="en-CA"/>
        </w:rPr>
      </w:pPr>
      <w:r w:rsidRPr="00D970E9">
        <w:rPr>
          <w:lang w:val="en-CA"/>
        </w:rPr>
        <w:t>faultType</w:t>
      </w:r>
    </w:p>
    <w:p w14:paraId="7F17CB66" w14:textId="721F30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A1060B">
        <w:rPr>
          <w:rStyle w:val="Entity"/>
        </w:rPr>
        <w:t>faultType:Primitive::CharacterString</w:t>
      </w:r>
      <w:r>
        <w:rPr>
          <w:rFonts w:cs="Arial"/>
          <w:color w:val="000000"/>
          <w:lang w:val="en-CA"/>
        </w:rPr>
        <w:t xml:space="preserve"> contain</w:t>
      </w:r>
      <w:r w:rsidR="0012746F">
        <w:rPr>
          <w:rFonts w:cs="Arial"/>
          <w:color w:val="000000"/>
          <w:lang w:val="en-CA"/>
        </w:rPr>
        <w:t>s</w:t>
      </w:r>
      <w:r>
        <w:rPr>
          <w:rFonts w:cs="Arial"/>
          <w:color w:val="000000"/>
          <w:lang w:val="en-CA"/>
        </w:rPr>
        <w:t xml:space="preserve"> a human readable description of the t</w:t>
      </w:r>
      <w:r w:rsidRPr="002E6F45">
        <w:rPr>
          <w:rFonts w:cs="Arial"/>
          <w:color w:val="000000"/>
          <w:lang w:val="en-CA"/>
        </w:rPr>
        <w:t xml:space="preserve">ype of </w:t>
      </w:r>
      <w:r w:rsidRPr="00A1060B">
        <w:rPr>
          <w:rStyle w:val="Entity"/>
        </w:rPr>
        <w:t>ShearDisplacementStructure</w:t>
      </w:r>
      <w:r w:rsidRPr="002E6F45">
        <w:rPr>
          <w:rFonts w:cs="Arial"/>
          <w:color w:val="000000"/>
          <w:lang w:val="en-CA"/>
        </w:rPr>
        <w:t xml:space="preserve"> (as defined in GeoSciML).</w:t>
      </w:r>
      <w:r>
        <w:rPr>
          <w:rFonts w:cs="Arial"/>
          <w:color w:val="000000"/>
          <w:lang w:val="en-CA"/>
        </w:rPr>
        <w:t xml:space="preserve">  To report an identifier from a controlled vocabular</w:t>
      </w:r>
      <w:r w:rsidR="0012746F">
        <w:rPr>
          <w:rFonts w:cs="Arial"/>
          <w:color w:val="000000"/>
          <w:lang w:val="en-CA"/>
        </w:rPr>
        <w:t>y, faultType_uri shall be used.</w:t>
      </w:r>
    </w:p>
    <w:p w14:paraId="73680442" w14:textId="3CF18A48" w:rsidR="002C1116" w:rsidRPr="0012746F" w:rsidRDefault="002C1116" w:rsidP="002C1116">
      <w:pPr>
        <w:pStyle w:val="Heading4"/>
        <w:rPr>
          <w:lang w:val="en-CA"/>
        </w:rPr>
      </w:pPr>
      <w:r w:rsidRPr="00D970E9">
        <w:rPr>
          <w:lang w:val="en-CA"/>
        </w:rPr>
        <w:t>movementType</w:t>
      </w:r>
    </w:p>
    <w:p w14:paraId="78785F25" w14:textId="17D5F590" w:rsidR="002C1116" w:rsidRDefault="002C1116" w:rsidP="002C1116">
      <w:pPr>
        <w:rPr>
          <w:lang w:val="en-CA"/>
        </w:rPr>
      </w:pPr>
      <w:r>
        <w:t>If present, t</w:t>
      </w:r>
      <w:r>
        <w:rPr>
          <w:lang w:val="en-CA"/>
        </w:rPr>
        <w:t xml:space="preserve">he property </w:t>
      </w:r>
      <w:r w:rsidRPr="00A1060B">
        <w:rPr>
          <w:rStyle w:val="Entity"/>
        </w:rPr>
        <w:t>movementType:Primitive::CharacterString</w:t>
      </w:r>
      <w:r>
        <w:rPr>
          <w:lang w:val="en-CA"/>
        </w:rPr>
        <w:t xml:space="preserve"> contain</w:t>
      </w:r>
      <w:r w:rsidR="0012746F">
        <w:rPr>
          <w:lang w:val="en-CA"/>
        </w:rPr>
        <w:t>s</w:t>
      </w:r>
      <w:r>
        <w:rPr>
          <w:lang w:val="en-CA"/>
        </w:rPr>
        <w:t xml:space="preserve"> a human readable summary of</w:t>
      </w:r>
      <w:r w:rsidRPr="002E6F45">
        <w:rPr>
          <w:lang w:val="en-CA"/>
        </w:rPr>
        <w:t xml:space="preserve"> the type of movement (e.g. dip-slip, strike-slip) on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 xml:space="preserve">movementType_uri </w:t>
      </w:r>
      <w:r>
        <w:rPr>
          <w:lang w:val="en-CA"/>
        </w:rPr>
        <w:t>shall be used.</w:t>
      </w:r>
    </w:p>
    <w:p w14:paraId="055236E7" w14:textId="501ACA19" w:rsidR="002C1116" w:rsidRPr="0012746F" w:rsidRDefault="002C1116" w:rsidP="002C1116">
      <w:pPr>
        <w:pStyle w:val="Heading4"/>
        <w:rPr>
          <w:lang w:val="en-CA"/>
        </w:rPr>
      </w:pPr>
      <w:r w:rsidRPr="002E6F45">
        <w:rPr>
          <w:lang w:val="en-CA"/>
        </w:rPr>
        <w:t>deformationStyle</w:t>
      </w:r>
    </w:p>
    <w:p w14:paraId="3E10E73A" w14:textId="2EC7F23B" w:rsidR="002C1116" w:rsidRDefault="002C1116" w:rsidP="002C1116">
      <w:pPr>
        <w:rPr>
          <w:lang w:val="en-CA"/>
        </w:rPr>
      </w:pPr>
      <w:r>
        <w:t>If present, t</w:t>
      </w:r>
      <w:r>
        <w:rPr>
          <w:lang w:val="en-CA"/>
        </w:rPr>
        <w:t xml:space="preserve">he property </w:t>
      </w:r>
      <w:r w:rsidRPr="00A1060B">
        <w:rPr>
          <w:rStyle w:val="Entity"/>
        </w:rPr>
        <w:t xml:space="preserve">deformationStyle:Primitive::CharacterString </w:t>
      </w:r>
      <w:r>
        <w:rPr>
          <w:lang w:val="en-CA"/>
        </w:rPr>
        <w:t>contain a human readable description of</w:t>
      </w:r>
      <w:r w:rsidRPr="002E6F45">
        <w:rPr>
          <w:lang w:val="en-CA"/>
        </w:rPr>
        <w:t xml:space="preserve"> the style of deformation (e.g. brittle, ductile etc.) for the </w:t>
      </w:r>
      <w:r w:rsidRPr="00A1060B">
        <w:rPr>
          <w:rStyle w:val="Entity"/>
        </w:rPr>
        <w:t>ShearDisplacementStructure</w:t>
      </w:r>
      <w:r w:rsidRPr="002E6F45">
        <w:rPr>
          <w:lang w:val="en-CA"/>
        </w:rPr>
        <w:t>.</w:t>
      </w:r>
      <w:r>
        <w:rPr>
          <w:lang w:val="en-CA"/>
        </w:rPr>
        <w:t xml:space="preserve">  To report an identifier from a controlled vocabulary, </w:t>
      </w:r>
      <w:r w:rsidRPr="00A1060B">
        <w:rPr>
          <w:rStyle w:val="Entity"/>
        </w:rPr>
        <w:t>deformationStyle_uri</w:t>
      </w:r>
      <w:r>
        <w:rPr>
          <w:lang w:val="en-CA"/>
        </w:rPr>
        <w:t xml:space="preserve"> shall be used.</w:t>
      </w:r>
    </w:p>
    <w:p w14:paraId="333DFE18" w14:textId="606F3760" w:rsidR="002C1116" w:rsidRPr="0012746F" w:rsidRDefault="002C1116" w:rsidP="002C1116">
      <w:pPr>
        <w:pStyle w:val="Heading4"/>
        <w:rPr>
          <w:lang w:val="en-CA"/>
        </w:rPr>
      </w:pPr>
      <w:r>
        <w:rPr>
          <w:lang w:val="en-CA"/>
        </w:rPr>
        <w:lastRenderedPageBreak/>
        <w:t>d</w:t>
      </w:r>
      <w:r w:rsidRPr="00D970E9">
        <w:rPr>
          <w:lang w:val="en-CA"/>
        </w:rPr>
        <w:t>isplacement</w:t>
      </w:r>
    </w:p>
    <w:p w14:paraId="6C49AA78" w14:textId="5B7A924C" w:rsidR="002C1116" w:rsidRDefault="002C1116" w:rsidP="002C1116">
      <w:pPr>
        <w:rPr>
          <w:lang w:val="en-CA"/>
        </w:rPr>
      </w:pPr>
      <w:r>
        <w:t>If present, t</w:t>
      </w:r>
      <w:r>
        <w:rPr>
          <w:lang w:val="en-CA"/>
        </w:rPr>
        <w:t xml:space="preserve">he property </w:t>
      </w:r>
      <w:r w:rsidRPr="00A1060B">
        <w:rPr>
          <w:rStyle w:val="Entity"/>
        </w:rPr>
        <w:t>displacement:Primitive::CharacterString</w:t>
      </w:r>
      <w:r>
        <w:rPr>
          <w:lang w:val="en-CA"/>
        </w:rPr>
        <w:t xml:space="preserve"> contain</w:t>
      </w:r>
      <w:r w:rsidR="0012746F">
        <w:rPr>
          <w:lang w:val="en-CA"/>
        </w:rPr>
        <w:t>s</w:t>
      </w:r>
      <w:r>
        <w:rPr>
          <w:lang w:val="en-CA"/>
        </w:rPr>
        <w:t xml:space="preserve"> a text summarising</w:t>
      </w:r>
      <w:r w:rsidRPr="002E6F45">
        <w:rPr>
          <w:lang w:val="en-CA"/>
        </w:rPr>
        <w:t xml:space="preserve"> the displacement across the </w:t>
      </w:r>
      <w:r w:rsidRPr="00A1060B">
        <w:rPr>
          <w:rStyle w:val="Entity"/>
        </w:rPr>
        <w:t>ShearDisplacementStructure</w:t>
      </w:r>
      <w:r w:rsidRPr="002E6F45">
        <w:rPr>
          <w:lang w:val="en-CA"/>
        </w:rPr>
        <w:t>.</w:t>
      </w:r>
    </w:p>
    <w:p w14:paraId="4AF344DB" w14:textId="4B010557" w:rsidR="002C1116" w:rsidRPr="0012746F" w:rsidRDefault="002C1116" w:rsidP="002C1116">
      <w:pPr>
        <w:pStyle w:val="Heading4"/>
        <w:rPr>
          <w:lang w:val="en-CA"/>
        </w:rPr>
      </w:pPr>
      <w:r>
        <w:rPr>
          <w:lang w:val="en-CA"/>
        </w:rPr>
        <w:t>g</w:t>
      </w:r>
      <w:r w:rsidRPr="00D970E9">
        <w:rPr>
          <w:lang w:val="en-CA"/>
        </w:rPr>
        <w:t>eologicHistory</w:t>
      </w:r>
    </w:p>
    <w:p w14:paraId="71A56803" w14:textId="2084DB24" w:rsidR="002C1116" w:rsidRDefault="002C1116" w:rsidP="002C1116">
      <w:pPr>
        <w:rPr>
          <w:lang w:val="en-CA"/>
        </w:rPr>
      </w:pPr>
      <w:r>
        <w:t>If present, t</w:t>
      </w:r>
      <w:r>
        <w:rPr>
          <w:lang w:val="en-CA"/>
        </w:rPr>
        <w:t xml:space="preserve">he property </w:t>
      </w:r>
      <w:r w:rsidRPr="00A1060B">
        <w:rPr>
          <w:rStyle w:val="Entity"/>
        </w:rPr>
        <w:t>geologicHistory:Primitive::CharacterString</w:t>
      </w:r>
      <w:r>
        <w:rPr>
          <w:lang w:val="en-CA"/>
        </w:rPr>
        <w:t xml:space="preserve"> contain</w:t>
      </w:r>
      <w:r w:rsidR="0012746F">
        <w:rPr>
          <w:lang w:val="en-CA"/>
        </w:rPr>
        <w:t>s</w:t>
      </w:r>
      <w:r>
        <w:rPr>
          <w:lang w:val="en-CA"/>
        </w:rPr>
        <w:t xml:space="preserve"> a t</w:t>
      </w:r>
      <w:r w:rsidRPr="002E6F45">
        <w:rPr>
          <w:lang w:val="en-CA"/>
        </w:rPr>
        <w:t>ext</w:t>
      </w:r>
      <w:r>
        <w:rPr>
          <w:lang w:val="en-CA"/>
        </w:rPr>
        <w:t xml:space="preserve">, </w:t>
      </w:r>
      <w:r w:rsidRPr="002E6F45">
        <w:rPr>
          <w:lang w:val="en-CA"/>
        </w:rPr>
        <w:t>possibly formatted with formal syntax</w:t>
      </w:r>
      <w:r>
        <w:rPr>
          <w:lang w:val="en-CA"/>
        </w:rPr>
        <w:t xml:space="preserve"> </w:t>
      </w:r>
      <w:r w:rsidR="00D41FCD">
        <w:rPr>
          <w:rFonts w:cs="Arial"/>
          <w:color w:val="000000"/>
          <w:lang w:val="en-CA"/>
        </w:rPr>
        <w:t xml:space="preserve">(see </w:t>
      </w:r>
      <w:r w:rsidR="00D41FCD">
        <w:rPr>
          <w:rFonts w:cs="Arial"/>
          <w:color w:val="000000"/>
          <w:lang w:val="en-CA"/>
        </w:rPr>
        <w:fldChar w:fldCharType="begin"/>
      </w:r>
      <w:r w:rsidR="00D41FCD">
        <w:rPr>
          <w:rFonts w:cs="Arial"/>
          <w:color w:val="000000"/>
          <w:lang w:val="en-CA"/>
        </w:rPr>
        <w:instrText xml:space="preserve"> REF _Ref458067477 \r \h </w:instrText>
      </w:r>
      <w:r w:rsidR="00D41FCD">
        <w:rPr>
          <w:rFonts w:cs="Arial"/>
          <w:color w:val="000000"/>
          <w:lang w:val="en-CA"/>
        </w:rPr>
      </w:r>
      <w:r w:rsidR="00D41FCD">
        <w:rPr>
          <w:rFonts w:cs="Arial"/>
          <w:color w:val="000000"/>
          <w:lang w:val="en-CA"/>
        </w:rPr>
        <w:fldChar w:fldCharType="separate"/>
      </w:r>
      <w:r w:rsidR="00AD44BE">
        <w:rPr>
          <w:rFonts w:cs="Arial"/>
          <w:color w:val="000000"/>
          <w:lang w:val="en-CA"/>
        </w:rPr>
        <w:t>8.9.2.3</w:t>
      </w:r>
      <w:r w:rsidR="00D41FCD">
        <w:rPr>
          <w:rFonts w:cs="Arial"/>
          <w:color w:val="000000"/>
          <w:lang w:val="en-CA"/>
        </w:rPr>
        <w:fldChar w:fldCharType="end"/>
      </w:r>
      <w:r w:rsidR="00D41FCD" w:rsidRPr="00D41C9A">
        <w:rPr>
          <w:rFonts w:cs="Arial"/>
          <w:color w:val="000000"/>
          <w:lang w:val="en-CA"/>
        </w:rPr>
        <w:t>)</w:t>
      </w:r>
      <w:r w:rsidR="00D41FCD">
        <w:rPr>
          <w:rFonts w:cs="Arial"/>
          <w:color w:val="000000"/>
          <w:lang w:val="en-CA"/>
        </w:rPr>
        <w:t>,</w:t>
      </w:r>
      <w:r w:rsidR="00D41FCD" w:rsidRPr="00D41C9A">
        <w:rPr>
          <w:rFonts w:cs="Arial"/>
          <w:color w:val="000000"/>
          <w:lang w:val="en-CA"/>
        </w:rPr>
        <w:t xml:space="preserve"> </w:t>
      </w:r>
      <w:r>
        <w:rPr>
          <w:lang w:val="en-CA"/>
        </w:rPr>
        <w:t xml:space="preserve">describing </w:t>
      </w:r>
      <w:r w:rsidRPr="002E6F45">
        <w:rPr>
          <w:lang w:val="en-CA"/>
        </w:rPr>
        <w:t>the age of the ShearDisplacementStructure (where age is a sequence of events and may include process and environment information).</w:t>
      </w:r>
      <w:r>
        <w:rPr>
          <w:lang w:val="en-CA"/>
        </w:rPr>
        <w:t xml:space="preserve">  To report identifiers from a controlled vocabulary, </w:t>
      </w:r>
      <w:r w:rsidRPr="00A1060B">
        <w:rPr>
          <w:rStyle w:val="Entity"/>
        </w:rPr>
        <w:t>representativeAge_uri, representativeOlderAge_uri and representativeYoungerAge_uri</w:t>
      </w:r>
      <w:r>
        <w:rPr>
          <w:lang w:val="en-CA"/>
        </w:rPr>
        <w:t xml:space="preserve"> shall be used.</w:t>
      </w:r>
    </w:p>
    <w:p w14:paraId="5CD65376" w14:textId="1BA9D708" w:rsidR="002C1116" w:rsidRPr="0012746F" w:rsidRDefault="002C1116" w:rsidP="002C1116">
      <w:pPr>
        <w:pStyle w:val="Heading4"/>
        <w:rPr>
          <w:lang w:val="en-CA"/>
        </w:rPr>
      </w:pPr>
      <w:r w:rsidRPr="00393486">
        <w:rPr>
          <w:lang w:val="en-CA"/>
        </w:rPr>
        <w:t>numericOlderAge</w:t>
      </w:r>
    </w:p>
    <w:p w14:paraId="254CAFDC" w14:textId="07C7D717" w:rsidR="002C1116" w:rsidRDefault="002C1116" w:rsidP="002C1116">
      <w:pPr>
        <w:rPr>
          <w:lang w:val="en-CA"/>
        </w:rPr>
      </w:pPr>
      <w:r>
        <w:t>If present, t</w:t>
      </w:r>
      <w:r>
        <w:rPr>
          <w:lang w:val="en-CA"/>
        </w:rPr>
        <w:t xml:space="preserve">he property </w:t>
      </w:r>
      <w:r w:rsidRPr="00A1060B">
        <w:rPr>
          <w:rStyle w:val="Entity"/>
        </w:rPr>
        <w:t>numericOlderAge:Primitive::Number</w:t>
      </w:r>
      <w:r>
        <w:rPr>
          <w:lang w:val="en-CA"/>
        </w:rPr>
        <w:t xml:space="preserve"> report</w:t>
      </w:r>
      <w:r w:rsidR="0012746F">
        <w:rPr>
          <w:lang w:val="en-CA"/>
        </w:rPr>
        <w:t>s</w:t>
      </w:r>
      <w:r>
        <w:rPr>
          <w:lang w:val="en-CA"/>
        </w:rPr>
        <w:t xml:space="preserve"> the o</w:t>
      </w:r>
      <w:r w:rsidRPr="00393486">
        <w:rPr>
          <w:lang w:val="en-CA"/>
        </w:rPr>
        <w:t xml:space="preserve">lder age of the fault/shear structure, represented </w:t>
      </w:r>
      <w:r>
        <w:rPr>
          <w:lang w:val="en-CA"/>
        </w:rPr>
        <w:t>million years (Ma).</w:t>
      </w:r>
    </w:p>
    <w:p w14:paraId="3A5AF6C5" w14:textId="08F23426" w:rsidR="002C1116" w:rsidRPr="0012746F" w:rsidRDefault="002C1116" w:rsidP="002C1116">
      <w:pPr>
        <w:pStyle w:val="Heading4"/>
        <w:rPr>
          <w:lang w:val="en-CA"/>
        </w:rPr>
      </w:pPr>
      <w:r w:rsidRPr="00D970E9">
        <w:rPr>
          <w:lang w:val="en-CA"/>
        </w:rPr>
        <w:t>numericYoungerAge</w:t>
      </w:r>
    </w:p>
    <w:p w14:paraId="4EB9B28A" w14:textId="4F4D3593" w:rsidR="002C1116" w:rsidRDefault="002C1116" w:rsidP="002C1116">
      <w:pPr>
        <w:rPr>
          <w:lang w:val="en-CA"/>
        </w:rPr>
      </w:pPr>
      <w:r>
        <w:t>If present, t</w:t>
      </w:r>
      <w:r>
        <w:rPr>
          <w:lang w:val="en-CA"/>
        </w:rPr>
        <w:t xml:space="preserve">he property </w:t>
      </w:r>
      <w:r w:rsidRPr="00A1060B">
        <w:rPr>
          <w:rStyle w:val="Entity"/>
        </w:rPr>
        <w:t>numericYoungerAge:Primitive::Number</w:t>
      </w:r>
      <w:r>
        <w:rPr>
          <w:lang w:val="en-CA"/>
        </w:rPr>
        <w:t xml:space="preserve"> report</w:t>
      </w:r>
      <w:r w:rsidR="0012746F">
        <w:rPr>
          <w:lang w:val="en-CA"/>
        </w:rPr>
        <w:t>s</w:t>
      </w:r>
      <w:r>
        <w:rPr>
          <w:lang w:val="en-CA"/>
        </w:rPr>
        <w:t xml:space="preserve"> the y</w:t>
      </w:r>
      <w:r w:rsidRPr="00393486">
        <w:rPr>
          <w:lang w:val="en-CA"/>
        </w:rPr>
        <w:t>ounger age of the fault/</w:t>
      </w:r>
      <w:r>
        <w:rPr>
          <w:lang w:val="en-CA"/>
        </w:rPr>
        <w:t>shear structure, represented million years (Ma).</w:t>
      </w:r>
    </w:p>
    <w:p w14:paraId="29361163" w14:textId="5AC9E046" w:rsidR="002C1116" w:rsidRPr="0012746F" w:rsidRDefault="002C1116" w:rsidP="002C1116">
      <w:pPr>
        <w:pStyle w:val="Heading4"/>
        <w:rPr>
          <w:lang w:val="en-CA"/>
        </w:rPr>
      </w:pPr>
      <w:r w:rsidRPr="00D970E9">
        <w:rPr>
          <w:lang w:val="en-CA"/>
        </w:rPr>
        <w:t>observationMethod</w:t>
      </w:r>
    </w:p>
    <w:p w14:paraId="1A45C13C" w14:textId="5D485922" w:rsidR="002C1116" w:rsidRDefault="002C1116" w:rsidP="002C1116">
      <w:pPr>
        <w:rPr>
          <w:lang w:val="en-CA"/>
        </w:rPr>
      </w:pPr>
      <w:r>
        <w:t>If present, t</w:t>
      </w:r>
      <w:r>
        <w:rPr>
          <w:lang w:val="en-CA"/>
        </w:rPr>
        <w:t xml:space="preserve">he property </w:t>
      </w:r>
      <w:r w:rsidRPr="00A1060B">
        <w:rPr>
          <w:rStyle w:val="Entity"/>
        </w:rPr>
        <w:t>observationMethod:Primitive::CharacterString</w:t>
      </w:r>
      <w:r>
        <w:rPr>
          <w:lang w:val="en-CA"/>
        </w:rPr>
        <w:t xml:space="preserve"> contain</w:t>
      </w:r>
      <w:r w:rsidR="0012746F">
        <w:rPr>
          <w:lang w:val="en-CA"/>
        </w:rPr>
        <w:t>s</w:t>
      </w:r>
      <w:r>
        <w:rPr>
          <w:lang w:val="en-CA"/>
        </w:rPr>
        <w:t xml:space="preserve"> a m</w:t>
      </w:r>
      <w:r w:rsidRPr="00393486">
        <w:rPr>
          <w:lang w:val="en-CA"/>
        </w:rPr>
        <w:t xml:space="preserve">etadata snippet indicating how the spatial extent of the feature was determined. </w:t>
      </w:r>
      <w:r w:rsidRPr="00A1060B">
        <w:rPr>
          <w:rStyle w:val="Entity"/>
        </w:rPr>
        <w:t>ObservationMethod</w:t>
      </w:r>
      <w:r w:rsidRPr="00393486">
        <w:rPr>
          <w:lang w:val="en-CA"/>
        </w:rPr>
        <w:t xml:space="preserve"> is a convenience property that provides a quick and dirty approach to observation metadata when data are reported using a feature view (as opposed to observation view).</w:t>
      </w:r>
    </w:p>
    <w:p w14:paraId="492CC8DA" w14:textId="4F43E4C3" w:rsidR="002C1116" w:rsidRPr="0012746F" w:rsidRDefault="002C1116" w:rsidP="002C1116">
      <w:pPr>
        <w:pStyle w:val="Heading4"/>
        <w:rPr>
          <w:lang w:val="en-CA"/>
        </w:rPr>
      </w:pPr>
      <w:r w:rsidRPr="00393486">
        <w:rPr>
          <w:lang w:val="en-CA"/>
        </w:rPr>
        <w:t>positionalAccuracy</w:t>
      </w:r>
    </w:p>
    <w:p w14:paraId="56223101" w14:textId="7B3F6DB5" w:rsidR="002C1116" w:rsidRDefault="002C1116" w:rsidP="002C1116">
      <w:pPr>
        <w:rPr>
          <w:lang w:val="en-CA"/>
        </w:rPr>
      </w:pPr>
      <w:r>
        <w:t>If present, t</w:t>
      </w:r>
      <w:r>
        <w:rPr>
          <w:lang w:val="en-CA"/>
        </w:rPr>
        <w:t xml:space="preserve">he property </w:t>
      </w:r>
      <w:r w:rsidRPr="00A1060B">
        <w:rPr>
          <w:rStyle w:val="Entity"/>
        </w:rPr>
        <w:t>positionAccuracy:Primitive::CharacterString</w:t>
      </w:r>
      <w:r>
        <w:rPr>
          <w:lang w:val="en-CA"/>
        </w:rPr>
        <w:t xml:space="preserve"> contain</w:t>
      </w:r>
      <w:r w:rsidR="0012746F">
        <w:rPr>
          <w:lang w:val="en-CA"/>
        </w:rPr>
        <w:t>s q</w:t>
      </w:r>
      <w:r>
        <w:rPr>
          <w:lang w:val="en-CA"/>
        </w:rPr>
        <w:t xml:space="preserve">uantitative </w:t>
      </w:r>
      <w:r w:rsidR="0012746F">
        <w:rPr>
          <w:lang w:val="en-CA"/>
        </w:rPr>
        <w:t>representation</w:t>
      </w:r>
      <w:r>
        <w:rPr>
          <w:lang w:val="en-CA"/>
        </w:rPr>
        <w:t xml:space="preserve"> defining</w:t>
      </w:r>
      <w:r w:rsidRPr="00393486">
        <w:rPr>
          <w:lang w:val="en-CA"/>
        </w:rPr>
        <w:t xml:space="preserve"> the radius of an uncertainty buffer around a </w:t>
      </w:r>
      <w:r w:rsidRPr="00A1060B">
        <w:rPr>
          <w:rStyle w:val="Entity"/>
        </w:rPr>
        <w:t>MappedFeature</w:t>
      </w:r>
      <w:r w:rsidRPr="00393486">
        <w:rPr>
          <w:lang w:val="en-CA"/>
        </w:rPr>
        <w:t xml:space="preserve"> (e.g.: a </w:t>
      </w:r>
      <w:r w:rsidRPr="00A1060B">
        <w:rPr>
          <w:rStyle w:val="Entity"/>
        </w:rPr>
        <w:t>positionalAccuracy</w:t>
      </w:r>
      <w:r w:rsidRPr="00393486">
        <w:rPr>
          <w:lang w:val="en-CA"/>
        </w:rPr>
        <w:t xml:space="preserve"> of 100 m for a line feature defines a buffer polygon of total width 200 m centred on the line).</w:t>
      </w:r>
    </w:p>
    <w:p w14:paraId="4EEC465C" w14:textId="0164CFDA" w:rsidR="002C1116" w:rsidRPr="0012746F" w:rsidRDefault="002C1116" w:rsidP="002C1116">
      <w:pPr>
        <w:pStyle w:val="Heading4"/>
        <w:rPr>
          <w:lang w:val="en-CA"/>
        </w:rPr>
      </w:pPr>
      <w:r>
        <w:rPr>
          <w:lang w:val="en-CA"/>
        </w:rPr>
        <w:t>source</w:t>
      </w:r>
    </w:p>
    <w:p w14:paraId="595408DE" w14:textId="0774CAD2" w:rsidR="002C1116" w:rsidRDefault="002C1116" w:rsidP="002C1116">
      <w:pPr>
        <w:rPr>
          <w:lang w:val="en-CA"/>
        </w:rPr>
      </w:pPr>
      <w:r>
        <w:t>If present, t</w:t>
      </w:r>
      <w:r>
        <w:rPr>
          <w:lang w:val="en-CA"/>
        </w:rPr>
        <w:t xml:space="preserve">he property </w:t>
      </w:r>
      <w:r w:rsidRPr="00A1060B">
        <w:rPr>
          <w:rStyle w:val="Entity"/>
        </w:rPr>
        <w:t>source:</w:t>
      </w:r>
      <w:r w:rsidR="00A1060B" w:rsidRPr="00A1060B">
        <w:rPr>
          <w:rStyle w:val="Entity"/>
        </w:rPr>
        <w:t>Primitive::</w:t>
      </w:r>
      <w:r w:rsidRPr="00A1060B">
        <w:rPr>
          <w:rStyle w:val="Entity"/>
        </w:rPr>
        <w:t>CharacterString</w:t>
      </w:r>
      <w:r>
        <w:rPr>
          <w:lang w:val="en-CA"/>
        </w:rPr>
        <w:t xml:space="preserve"> contain</w:t>
      </w:r>
      <w:r w:rsidR="0012746F">
        <w:rPr>
          <w:lang w:val="en-CA"/>
        </w:rPr>
        <w:t>s</w:t>
      </w:r>
      <w:r>
        <w:rPr>
          <w:lang w:val="en-CA"/>
        </w:rPr>
        <w:t xml:space="preserve">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Pr>
          <w:lang w:val="en-CA"/>
        </w:rPr>
        <w:t>a</w:t>
      </w:r>
      <w:r w:rsidRPr="00393486">
        <w:rPr>
          <w:lang w:val="en-CA"/>
        </w:rPr>
        <w:t xml:space="preserve">tion that would also be in the metadata record referenced by </w:t>
      </w:r>
      <w:r w:rsidRPr="00A1060B">
        <w:rPr>
          <w:rStyle w:val="Entity"/>
        </w:rPr>
        <w:t>metadata_uri</w:t>
      </w:r>
      <w:r w:rsidRPr="00393486">
        <w:rPr>
          <w:lang w:val="en-CA"/>
        </w:rPr>
        <w:t>.</w:t>
      </w:r>
    </w:p>
    <w:p w14:paraId="7AC33DB9" w14:textId="2211CB3D" w:rsidR="002C1116" w:rsidRPr="0012746F" w:rsidRDefault="002C1116" w:rsidP="002C1116">
      <w:pPr>
        <w:pStyle w:val="Heading4"/>
        <w:rPr>
          <w:lang w:val="en-CA"/>
        </w:rPr>
      </w:pPr>
      <w:r w:rsidRPr="00D970E9">
        <w:rPr>
          <w:lang w:val="en-CA"/>
        </w:rPr>
        <w:t>faultType_uri</w:t>
      </w:r>
    </w:p>
    <w:p w14:paraId="0C6A2213" w14:textId="5299C5B5" w:rsidR="002C1116" w:rsidRDefault="002C1116" w:rsidP="002C1116">
      <w:pPr>
        <w:rPr>
          <w:lang w:val="en-CA"/>
        </w:rPr>
      </w:pPr>
      <w:r>
        <w:rPr>
          <w:lang w:val="en-CA"/>
        </w:rPr>
        <w:t xml:space="preserve">The property </w:t>
      </w:r>
      <w:r w:rsidRPr="00A1060B">
        <w:rPr>
          <w:rStyle w:val="Entity"/>
        </w:rPr>
        <w:t>faultType_uri:Primitive::CharacterString</w:t>
      </w:r>
      <w:r>
        <w:rPr>
          <w:lang w:val="en-CA"/>
        </w:rPr>
        <w:t xml:space="preserve"> contain</w:t>
      </w:r>
      <w:r w:rsidR="0012746F">
        <w:rPr>
          <w:lang w:val="en-CA"/>
        </w:rPr>
        <w:t>s</w:t>
      </w:r>
      <w:r>
        <w:rPr>
          <w:lang w:val="en-CA"/>
        </w:rPr>
        <w:t xml:space="preserve"> a </w:t>
      </w:r>
      <w:r w:rsidRPr="00393486">
        <w:rPr>
          <w:lang w:val="en-CA"/>
        </w:rPr>
        <w:t>URI referring to a controlled concept from a vocabulary defining the fault (</w:t>
      </w:r>
      <w:r w:rsidRPr="00A1060B">
        <w:rPr>
          <w:rStyle w:val="Entity"/>
        </w:rPr>
        <w:t>ShearDisplacementStructure</w:t>
      </w:r>
      <w:r w:rsidRPr="00393486">
        <w:rPr>
          <w:lang w:val="en-CA"/>
        </w:rPr>
        <w:t xml:space="preserve">) type. </w:t>
      </w:r>
      <w:commentRangeStart w:id="947"/>
      <w:r>
        <w:rPr>
          <w:lang w:val="en-CA"/>
        </w:rPr>
        <w:t>This is a m</w:t>
      </w:r>
      <w:r w:rsidRPr="00393486">
        <w:rPr>
          <w:lang w:val="en-CA"/>
        </w:rPr>
        <w:t xml:space="preserve">andatory property </w:t>
      </w:r>
      <w:commentRangeEnd w:id="947"/>
      <w:r w:rsidR="00A1060B">
        <w:rPr>
          <w:rStyle w:val="CommentReference"/>
        </w:rPr>
        <w:commentReference w:id="947"/>
      </w:r>
      <w:r w:rsidRPr="00393486">
        <w:rPr>
          <w:lang w:val="en-CA"/>
        </w:rPr>
        <w:t>- if not value is provided then a URI referring to a controlled concept explaining why the value is nil must be provided.</w:t>
      </w:r>
    </w:p>
    <w:p w14:paraId="35CA167E" w14:textId="439841B3" w:rsidR="002C1116" w:rsidRPr="0012746F" w:rsidRDefault="002C1116" w:rsidP="002C1116">
      <w:pPr>
        <w:pStyle w:val="Heading4"/>
        <w:rPr>
          <w:lang w:val="en-CA"/>
        </w:rPr>
      </w:pPr>
      <w:r w:rsidRPr="00D970E9">
        <w:rPr>
          <w:lang w:val="en-CA"/>
        </w:rPr>
        <w:lastRenderedPageBreak/>
        <w:t>movementType_uri</w:t>
      </w:r>
    </w:p>
    <w:p w14:paraId="21621526" w14:textId="6C812FD1" w:rsidR="002C1116" w:rsidRDefault="002C1116" w:rsidP="002C1116">
      <w:pPr>
        <w:rPr>
          <w:lang w:val="en-CA"/>
        </w:rPr>
      </w:pPr>
      <w:r>
        <w:rPr>
          <w:lang w:val="en-CA"/>
        </w:rPr>
        <w:t xml:space="preserve">The property </w:t>
      </w:r>
      <w:r w:rsidRPr="00A1060B">
        <w:rPr>
          <w:rStyle w:val="Entity"/>
        </w:rPr>
        <w:t>movementType_uri:Primitive::CharacterString</w:t>
      </w:r>
      <w:r>
        <w:rPr>
          <w:lang w:val="en-CA"/>
        </w:rPr>
        <w:t xml:space="preserve"> contain</w:t>
      </w:r>
      <w:r w:rsidR="0012746F">
        <w:rPr>
          <w:lang w:val="en-CA"/>
        </w:rPr>
        <w:t>s</w:t>
      </w:r>
      <w:r>
        <w:rPr>
          <w:lang w:val="en-CA"/>
        </w:rPr>
        <w:t xml:space="preserve">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property - if no value is provided then a URI referring to a controlled concept explaining why the value is nil must be provided.</w:t>
      </w:r>
    </w:p>
    <w:p w14:paraId="7681473D" w14:textId="1029652F" w:rsidR="002C1116" w:rsidRPr="0012746F" w:rsidRDefault="002C1116" w:rsidP="002C1116">
      <w:pPr>
        <w:pStyle w:val="Heading4"/>
        <w:rPr>
          <w:lang w:val="en-CA"/>
        </w:rPr>
      </w:pPr>
      <w:r w:rsidRPr="00D970E9">
        <w:rPr>
          <w:lang w:val="en-CA"/>
        </w:rPr>
        <w:t>deformationStyle_uri</w:t>
      </w:r>
    </w:p>
    <w:p w14:paraId="307DDF23" w14:textId="3314619C" w:rsidR="002C1116" w:rsidRPr="00AA18BE" w:rsidRDefault="002C1116" w:rsidP="002C1116">
      <w:pPr>
        <w:rPr>
          <w:rFonts w:cs="Arial"/>
          <w:color w:val="000000"/>
          <w:lang w:val="en-CA"/>
        </w:rPr>
      </w:pPr>
      <w:r>
        <w:rPr>
          <w:lang w:val="en-CA"/>
        </w:rPr>
        <w:t xml:space="preserve">The property </w:t>
      </w:r>
      <w:r w:rsidRPr="00A1060B">
        <w:rPr>
          <w:rStyle w:val="Entity"/>
        </w:rPr>
        <w:t>deformationStyle_uri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from a vocabulary defining the </w:t>
      </w:r>
      <w:r w:rsidRPr="00A1060B">
        <w:rPr>
          <w:rStyle w:val="Entity"/>
        </w:rPr>
        <w:t>ShearDisplacementStructure</w:t>
      </w:r>
      <w:r w:rsidRPr="00393486">
        <w:rPr>
          <w:lang w:val="en-CA"/>
        </w:rPr>
        <w:t xml:space="preserve"> deformation style. </w:t>
      </w:r>
      <w:r>
        <w:rPr>
          <w:lang w:val="en-CA"/>
        </w:rPr>
        <w:t>This is a m</w:t>
      </w:r>
      <w:r w:rsidRPr="00393486">
        <w:rPr>
          <w:lang w:val="en-CA"/>
        </w:rPr>
        <w:t>andatory property - if no value is provided then a URI referring to a controlled concept explaining why the value is nil must be provided.</w:t>
      </w:r>
      <w:r w:rsidDel="001563D9">
        <w:rPr>
          <w:lang w:val="en-CA"/>
        </w:rPr>
        <w:t xml:space="preserve"> </w:t>
      </w:r>
    </w:p>
    <w:p w14:paraId="019C49AF" w14:textId="54AA1468" w:rsidR="002C1116" w:rsidRPr="00AA18BE" w:rsidRDefault="002C1116" w:rsidP="002C1116">
      <w:pPr>
        <w:pStyle w:val="Heading4"/>
        <w:rPr>
          <w:lang w:val="en-CA"/>
        </w:rPr>
      </w:pPr>
      <w:r w:rsidRPr="00393486">
        <w:rPr>
          <w:lang w:val="en-CA"/>
        </w:rPr>
        <w:t>representativeAge_uri</w:t>
      </w:r>
    </w:p>
    <w:p w14:paraId="5CF54325" w14:textId="35ED618D" w:rsidR="002C1116" w:rsidRDefault="002C1116" w:rsidP="002C1116">
      <w:pPr>
        <w:rPr>
          <w:lang w:val="en-CA"/>
        </w:rPr>
      </w:pPr>
      <w:r>
        <w:rPr>
          <w:lang w:val="en-CA"/>
        </w:rPr>
        <w:t xml:space="preserve">The property </w:t>
      </w:r>
      <w:r w:rsidRPr="00A1060B">
        <w:rPr>
          <w:rStyle w:val="Entity"/>
        </w:rPr>
        <w:t>representativeAge_uri:Primitive::CharacterString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stratigraphic age interval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776ABB5" w14:textId="2DC98E81" w:rsidR="002C1116" w:rsidRPr="00AA18BE" w:rsidRDefault="002C1116" w:rsidP="002C1116">
      <w:pPr>
        <w:pStyle w:val="Heading4"/>
        <w:rPr>
          <w:lang w:val="en-CA"/>
        </w:rPr>
      </w:pPr>
      <w:r w:rsidRPr="00D970E9">
        <w:rPr>
          <w:lang w:val="en-CA"/>
        </w:rPr>
        <w:t>representativeOlderAge_uri</w:t>
      </w:r>
    </w:p>
    <w:p w14:paraId="2640C2ED" w14:textId="5B0AA880" w:rsidR="002C1116" w:rsidRDefault="002C1116" w:rsidP="002C1116">
      <w:pPr>
        <w:rPr>
          <w:lang w:val="en-CA"/>
        </w:rPr>
      </w:pPr>
      <w:r>
        <w:rPr>
          <w:lang w:val="en-CA"/>
        </w:rPr>
        <w:t xml:space="preserve">The property </w:t>
      </w:r>
      <w:r w:rsidRPr="00A1060B">
        <w:rPr>
          <w:rStyle w:val="Entity"/>
        </w:rPr>
        <w:t>representativeOlderAge_uri</w:t>
      </w:r>
      <w:r w:rsidR="00A1060B" w:rsidRPr="00A1060B">
        <w:rPr>
          <w:rStyle w:val="Entity"/>
        </w:rPr>
        <w:t>:Primitive:CharacterString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lower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3C1C4C78" w14:textId="656A3F1E" w:rsidR="002C1116" w:rsidRPr="00AA18BE" w:rsidRDefault="002C1116" w:rsidP="002C1116">
      <w:pPr>
        <w:pStyle w:val="Heading4"/>
        <w:rPr>
          <w:lang w:val="en-CA"/>
        </w:rPr>
      </w:pPr>
      <w:r w:rsidRPr="00393486">
        <w:rPr>
          <w:lang w:val="en-CA"/>
        </w:rPr>
        <w:t>representativeYoungerAge_uri</w:t>
      </w:r>
    </w:p>
    <w:p w14:paraId="24AE66A5" w14:textId="19BEA1EF" w:rsidR="002C1116" w:rsidRDefault="002C1116" w:rsidP="002C1116">
      <w:pPr>
        <w:rPr>
          <w:lang w:val="en-CA"/>
        </w:rPr>
      </w:pPr>
      <w:r>
        <w:rPr>
          <w:lang w:val="en-CA"/>
        </w:rPr>
        <w:t xml:space="preserve">The property </w:t>
      </w:r>
      <w:r w:rsidRPr="00A1060B">
        <w:rPr>
          <w:rStyle w:val="Entity"/>
        </w:rPr>
        <w:t>representativeYoungerAge_uri:Primitive::CharacterString</w:t>
      </w:r>
      <w:r>
        <w:rPr>
          <w:lang w:val="en-CA"/>
        </w:rPr>
        <w:t xml:space="preserve"> contain</w:t>
      </w:r>
      <w:r w:rsidR="00AA18BE">
        <w:rPr>
          <w:lang w:val="en-CA"/>
        </w:rPr>
        <w:t>s</w:t>
      </w:r>
      <w:r>
        <w:rPr>
          <w:lang w:val="en-CA"/>
        </w:rPr>
        <w:t xml:space="preserve"> a </w:t>
      </w:r>
      <w:r w:rsidRPr="00393486">
        <w:rPr>
          <w:lang w:val="en-CA"/>
        </w:rPr>
        <w:t xml:space="preserve">URI referring to a controlled concept specifying the most representative upper value in a range of stratigraphic age intervals for the </w:t>
      </w:r>
      <w:r w:rsidRPr="00A1060B">
        <w:rPr>
          <w:rStyle w:val="Entity"/>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Del="001563D9">
        <w:rPr>
          <w:lang w:val="en-CA"/>
        </w:rPr>
        <w:t xml:space="preserve"> </w:t>
      </w:r>
    </w:p>
    <w:p w14:paraId="31BFFFC6" w14:textId="659C8689" w:rsidR="002C1116" w:rsidRPr="00AA18BE" w:rsidRDefault="002C1116" w:rsidP="002C1116">
      <w:pPr>
        <w:pStyle w:val="Heading4"/>
        <w:rPr>
          <w:lang w:val="en-CA"/>
        </w:rPr>
      </w:pPr>
      <w:r w:rsidRPr="007433DB">
        <w:rPr>
          <w:lang w:val="en-CA"/>
        </w:rPr>
        <w:t>specification_uri</w:t>
      </w:r>
    </w:p>
    <w:p w14:paraId="55496E2F" w14:textId="616F30F3" w:rsidR="002C1116" w:rsidRPr="00AA18BE" w:rsidRDefault="002C1116" w:rsidP="002C1116">
      <w:pPr>
        <w:rPr>
          <w:rFonts w:cs="Arial"/>
          <w:color w:val="000000"/>
          <w:lang w:val="en-CA"/>
        </w:rPr>
      </w:pPr>
      <w:r>
        <w:t>If present, t</w:t>
      </w:r>
      <w:r>
        <w:rPr>
          <w:lang w:val="en-CA"/>
        </w:rPr>
        <w:t xml:space="preserve">he property </w:t>
      </w:r>
      <w:r w:rsidRPr="00A1060B">
        <w:rPr>
          <w:rStyle w:val="Entity"/>
        </w:rPr>
        <w:t>specification_uri:Primitive::CharacterString</w:t>
      </w:r>
      <w:r>
        <w:rPr>
          <w:lang w:val="en-CA"/>
        </w:rPr>
        <w:t xml:space="preserve"> contain</w:t>
      </w:r>
      <w:r w:rsidR="00AA18BE">
        <w:rPr>
          <w:lang w:val="en-CA"/>
        </w:rPr>
        <w:t>s</w:t>
      </w:r>
      <w:r>
        <w:rPr>
          <w:lang w:val="en-CA"/>
        </w:rPr>
        <w:t xml:space="preserve"> a </w:t>
      </w:r>
      <w:r w:rsidRPr="007433DB">
        <w:rPr>
          <w:lang w:val="en-CA"/>
        </w:rPr>
        <w:t xml:space="preserve">URI referring the GeoSciML </w:t>
      </w:r>
      <w:r w:rsidRPr="00A1060B">
        <w:rPr>
          <w:rStyle w:val="Entity"/>
        </w:rPr>
        <w:t>ShearDisplacementStructure</w:t>
      </w:r>
      <w:r w:rsidRPr="007433DB">
        <w:rPr>
          <w:lang w:val="en-CA"/>
        </w:rPr>
        <w:t xml:space="preserve"> feature that describes the instance in detail. </w:t>
      </w:r>
      <w:r w:rsidDel="001563D9">
        <w:rPr>
          <w:lang w:val="en-CA"/>
        </w:rPr>
        <w:t xml:space="preserve"> </w:t>
      </w:r>
    </w:p>
    <w:p w14:paraId="240535D8" w14:textId="434EB38E" w:rsidR="002C1116" w:rsidRPr="00AA18BE" w:rsidRDefault="002C1116" w:rsidP="002C1116">
      <w:pPr>
        <w:pStyle w:val="Heading4"/>
        <w:rPr>
          <w:lang w:val="en-CA"/>
        </w:rPr>
      </w:pPr>
      <w:r w:rsidRPr="007433DB">
        <w:rPr>
          <w:lang w:val="en-CA"/>
        </w:rPr>
        <w:t>metadata_uri</w:t>
      </w:r>
    </w:p>
    <w:p w14:paraId="76EF77A8" w14:textId="0857A3E4" w:rsidR="002C1116" w:rsidRDefault="002C1116" w:rsidP="002C1116">
      <w:pPr>
        <w:rPr>
          <w:lang w:val="en-CA"/>
        </w:rPr>
      </w:pPr>
      <w:r>
        <w:t>If present, t</w:t>
      </w:r>
      <w:r>
        <w:rPr>
          <w:lang w:val="en-CA"/>
        </w:rPr>
        <w:t xml:space="preserve">he property </w:t>
      </w:r>
      <w:r w:rsidRPr="00DA5B06">
        <w:rPr>
          <w:rStyle w:val="Entity"/>
        </w:rPr>
        <w:t>metadata_uri:Primitive::CharacterString</w:t>
      </w:r>
      <w:r>
        <w:rPr>
          <w:lang w:val="en-CA"/>
        </w:rPr>
        <w:t xml:space="preserve"> contain</w:t>
      </w:r>
      <w:r w:rsidR="00AA18BE">
        <w:rPr>
          <w:lang w:val="en-CA"/>
        </w:rPr>
        <w:t>s</w:t>
      </w:r>
      <w:r>
        <w:rPr>
          <w:lang w:val="en-CA"/>
        </w:rPr>
        <w:t xml:space="preserve"> a </w:t>
      </w:r>
      <w:r w:rsidRPr="007433DB">
        <w:rPr>
          <w:lang w:val="en-CA"/>
        </w:rPr>
        <w:t>URI referring to a metadata record describing the provenance of data.</w:t>
      </w:r>
    </w:p>
    <w:p w14:paraId="174E054F" w14:textId="0B779295" w:rsidR="002C1116" w:rsidRPr="00C17A19" w:rsidRDefault="002C1116" w:rsidP="002C1116">
      <w:pPr>
        <w:pStyle w:val="Heading4"/>
      </w:pPr>
      <w:r w:rsidRPr="00C17A19">
        <w:lastRenderedPageBreak/>
        <w:t>genericSymbolizer</w:t>
      </w:r>
    </w:p>
    <w:p w14:paraId="272E6DAF" w14:textId="77777777" w:rsidR="002C1116" w:rsidRDefault="002C1116" w:rsidP="002C1116">
      <w:r>
        <w:t xml:space="preserve">If present, the property </w:t>
      </w:r>
      <w:r w:rsidRPr="00DA5B06">
        <w:rPr>
          <w:rStyle w:val="Entity"/>
        </w:rPr>
        <w:t>genericSymbolizer:Primitive::CharacterString</w:t>
      </w:r>
      <w:r>
        <w:t xml:space="preserve"> contains an identifier</w:t>
      </w:r>
      <w:r w:rsidRPr="00C17A19">
        <w:t xml:space="preserve"> for a symbol from standard (locally or community defined) symbolization scheme for portrayal.</w:t>
      </w:r>
    </w:p>
    <w:p w14:paraId="200D8734" w14:textId="4F125A8E" w:rsidR="002C1116" w:rsidRDefault="002C1116" w:rsidP="002C1116">
      <w:pPr>
        <w:pStyle w:val="Heading4"/>
      </w:pPr>
      <w:r>
        <w:t>s</w:t>
      </w:r>
      <w:r w:rsidRPr="004E3A57">
        <w:t>hape</w:t>
      </w:r>
    </w:p>
    <w:p w14:paraId="42088D90" w14:textId="77777777" w:rsidR="002C1116" w:rsidRDefault="002C1116" w:rsidP="002C1116">
      <w:r>
        <w:t xml:space="preserve">The property </w:t>
      </w:r>
      <w:r w:rsidRPr="00DA5B06">
        <w:rPr>
          <w:rStyle w:val="Entity"/>
        </w:rPr>
        <w:t>shape:GM_Object</w:t>
      </w:r>
      <w:r>
        <w:t xml:space="preserve"> contains a geometry </w:t>
      </w:r>
      <w:r w:rsidRPr="004E3A57">
        <w:t>defining the extent of the feature of interest.</w:t>
      </w:r>
      <w:r>
        <w:t xml:space="preserve">  </w:t>
      </w:r>
    </w:p>
    <w:p w14:paraId="6E7BF78E" w14:textId="3B7710DF" w:rsidR="002C1116" w:rsidRDefault="00AA18BE" w:rsidP="002C1116">
      <w:pPr>
        <w:pStyle w:val="Heading4"/>
      </w:pPr>
      <w:r>
        <w:t>a</w:t>
      </w:r>
      <w:r w:rsidR="002C1116" w:rsidRPr="004E3A57">
        <w:t>ny</w:t>
      </w:r>
    </w:p>
    <w:p w14:paraId="24D4E5CB" w14:textId="77777777" w:rsidR="002C1116" w:rsidRDefault="002C1116" w:rsidP="002C1116">
      <w:r>
        <w:t xml:space="preserve">A data provider can add an arbitrary number of extra properties, as long as the instance is conformant to GML Simple Feature Level 0. </w:t>
      </w:r>
    </w:p>
    <w:p w14:paraId="1680631B" w14:textId="77777777" w:rsidR="002C1116" w:rsidRDefault="002C1116" w:rsidP="002C1116">
      <w:pPr>
        <w:autoSpaceDE w:val="0"/>
        <w:autoSpaceDN w:val="0"/>
        <w:adjustRightInd w:val="0"/>
        <w:spacing w:after="0" w:line="240" w:lineRule="atLeast"/>
        <w:rPr>
          <w:rFonts w:cs="Arial"/>
          <w:color w:val="000000"/>
          <w:lang w:val="en-CA"/>
        </w:rPr>
      </w:pPr>
    </w:p>
    <w:p w14:paraId="5666CBCA" w14:textId="77777777" w:rsidR="002C1116" w:rsidRDefault="002C1116" w:rsidP="002C1116">
      <w:pPr>
        <w:autoSpaceDE w:val="0"/>
        <w:autoSpaceDN w:val="0"/>
        <w:adjustRightInd w:val="0"/>
        <w:spacing w:after="0" w:line="240" w:lineRule="atLeast"/>
        <w:rPr>
          <w:rFonts w:cs="Arial"/>
          <w:color w:val="000000"/>
          <w:lang w:val="en-CA"/>
        </w:rPr>
      </w:pPr>
    </w:p>
    <w:p w14:paraId="40A4DB13" w14:textId="77777777" w:rsidR="002C1116" w:rsidRDefault="002C1116" w:rsidP="002C1116">
      <w:pPr>
        <w:pStyle w:val="Heading3"/>
        <w:rPr>
          <w:lang w:val="en-CA"/>
        </w:rPr>
      </w:pPr>
      <w:bookmarkStart w:id="948" w:name="_Toc458154254"/>
      <w:r w:rsidRPr="00D14AF0">
        <w:rPr>
          <w:lang w:val="en-CA"/>
        </w:rPr>
        <w:t>SiteObservationView</w:t>
      </w:r>
      <w:bookmarkEnd w:id="948"/>
    </w:p>
    <w:p w14:paraId="0F7547D0" w14:textId="77777777" w:rsidR="002C1116" w:rsidRDefault="002C1116" w:rsidP="002C1116">
      <w:pPr>
        <w:autoSpaceDE w:val="0"/>
        <w:autoSpaceDN w:val="0"/>
        <w:adjustRightInd w:val="0"/>
        <w:spacing w:after="0" w:line="240" w:lineRule="atLeast"/>
        <w:rPr>
          <w:rFonts w:cs="Arial"/>
          <w:color w:val="000000"/>
          <w:lang w:val="en-CA"/>
        </w:rPr>
      </w:pPr>
    </w:p>
    <w:p w14:paraId="2150BD39" w14:textId="77777777" w:rsidR="002C1116" w:rsidRDefault="002C1116" w:rsidP="002C1116">
      <w:pPr>
        <w:keepNext/>
        <w:autoSpaceDE w:val="0"/>
        <w:autoSpaceDN w:val="0"/>
        <w:adjustRightInd w:val="0"/>
        <w:spacing w:after="0" w:line="240" w:lineRule="atLeast"/>
        <w:rPr>
          <w:rFonts w:cs="Arial"/>
          <w:noProof/>
          <w:color w:val="000000"/>
          <w:lang w:val="en-CA" w:eastAsia="en-CA"/>
        </w:rPr>
      </w:pPr>
    </w:p>
    <w:p w14:paraId="3177F233" w14:textId="77777777" w:rsidR="002C1116" w:rsidRDefault="002C1116" w:rsidP="002C1116">
      <w:pPr>
        <w:keepNext/>
        <w:autoSpaceDE w:val="0"/>
        <w:autoSpaceDN w:val="0"/>
        <w:adjustRightInd w:val="0"/>
        <w:spacing w:after="0" w:line="240" w:lineRule="atLeast"/>
      </w:pPr>
      <w:r>
        <w:rPr>
          <w:noProof/>
          <w:lang w:val="en-AU" w:eastAsia="en-AU"/>
        </w:rPr>
        <w:drawing>
          <wp:inline distT="0" distB="0" distL="0" distR="0" wp14:anchorId="0DFA52CD" wp14:editId="574732BA">
            <wp:extent cx="2524125" cy="305752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619354BC" w14:textId="77777777" w:rsidR="002C1116" w:rsidRDefault="002C1116" w:rsidP="002C1116">
      <w:pPr>
        <w:pStyle w:val="Caption"/>
        <w:rPr>
          <w:noProof/>
          <w:lang w:val="en-CA" w:eastAsia="en-CA"/>
        </w:rPr>
      </w:pPr>
      <w:r>
        <w:t xml:space="preserve">Figure </w:t>
      </w:r>
      <w:r>
        <w:fldChar w:fldCharType="begin"/>
      </w:r>
      <w:r>
        <w:instrText xml:space="preserve"> SEQ Figure \* ARABIC </w:instrText>
      </w:r>
      <w:r>
        <w:fldChar w:fldCharType="separate"/>
      </w:r>
      <w:r w:rsidR="00AD44BE">
        <w:rPr>
          <w:noProof/>
        </w:rPr>
        <w:t>106</w:t>
      </w:r>
      <w:r>
        <w:fldChar w:fldCharType="end"/>
      </w:r>
      <w:r>
        <w:t xml:space="preserve"> </w:t>
      </w:r>
      <w:r w:rsidRPr="00A31DB3">
        <w:t xml:space="preserve">SiteObservationView </w:t>
      </w:r>
      <w:r>
        <w:t>feature type.</w:t>
      </w:r>
    </w:p>
    <w:p w14:paraId="6C2691B4" w14:textId="77777777" w:rsidR="002C1116" w:rsidRDefault="002C1116" w:rsidP="002C1116">
      <w:pPr>
        <w:keepNext/>
        <w:autoSpaceDE w:val="0"/>
        <w:autoSpaceDN w:val="0"/>
        <w:adjustRightInd w:val="0"/>
        <w:spacing w:after="0" w:line="240" w:lineRule="atLeast"/>
      </w:pPr>
    </w:p>
    <w:p w14:paraId="1EB08554" w14:textId="77777777" w:rsidR="002C1116" w:rsidRDefault="002C1116" w:rsidP="002C1116">
      <w:pPr>
        <w:autoSpaceDE w:val="0"/>
        <w:autoSpaceDN w:val="0"/>
        <w:adjustRightInd w:val="0"/>
        <w:spacing w:after="0" w:line="240" w:lineRule="atLeast"/>
        <w:rPr>
          <w:rFonts w:cs="Arial"/>
          <w:color w:val="000000"/>
          <w:lang w:val="en-CA"/>
        </w:rPr>
      </w:pPr>
    </w:p>
    <w:p w14:paraId="74F7A062" w14:textId="77777777" w:rsidR="002C1116" w:rsidRPr="00D14AF0" w:rsidRDefault="002C1116" w:rsidP="002C1116">
      <w:pPr>
        <w:autoSpaceDE w:val="0"/>
        <w:autoSpaceDN w:val="0"/>
        <w:adjustRightInd w:val="0"/>
        <w:spacing w:after="0" w:line="240" w:lineRule="atLeast"/>
        <w:rPr>
          <w:rFonts w:cs="Arial"/>
          <w:color w:val="000000"/>
          <w:lang w:val="en-CA"/>
        </w:rPr>
      </w:pPr>
      <w:r w:rsidRPr="00DA5B06">
        <w:rPr>
          <w:rStyle w:val="Entity"/>
        </w:rPr>
        <w:t>SiteObservationView</w:t>
      </w:r>
      <w:r>
        <w:rPr>
          <w:rFonts w:cs="Arial"/>
          <w:color w:val="000000"/>
          <w:lang w:val="en-CA"/>
        </w:rPr>
        <w:t xml:space="preserve"> is a s</w:t>
      </w:r>
      <w:r w:rsidRPr="00D14AF0">
        <w:rPr>
          <w:rFonts w:cs="Arial"/>
          <w:color w:val="000000"/>
          <w:lang w:val="en-CA"/>
        </w:rPr>
        <w:t xml:space="preserve">implified view of a </w:t>
      </w:r>
      <w:r>
        <w:rPr>
          <w:rFonts w:cs="Arial"/>
          <w:color w:val="000000"/>
          <w:lang w:val="en-CA"/>
        </w:rPr>
        <w:t xml:space="preserve">generally </w:t>
      </w:r>
      <w:r w:rsidRPr="00D14AF0">
        <w:rPr>
          <w:rFonts w:cs="Arial"/>
          <w:color w:val="000000"/>
          <w:lang w:val="en-CA"/>
        </w:rPr>
        <w:t xml:space="preserve">point-located geological observation, like a structural measurement. This is a simplified instance of a sampling </w:t>
      </w:r>
      <w:r>
        <w:rPr>
          <w:rFonts w:cs="Arial"/>
          <w:color w:val="000000"/>
          <w:lang w:val="en-CA"/>
        </w:rPr>
        <w:t>geometry</w:t>
      </w:r>
      <w:r w:rsidRPr="00D14AF0">
        <w:rPr>
          <w:rFonts w:cs="Arial"/>
          <w:color w:val="000000"/>
          <w:lang w:val="en-CA"/>
        </w:rPr>
        <w:t xml:space="preserve"> from Observations &amp; Measurements (ISO19156) with an associated geological observation. </w:t>
      </w:r>
      <w:r>
        <w:rPr>
          <w:rFonts w:cs="Arial"/>
          <w:color w:val="000000"/>
          <w:lang w:val="en-CA"/>
        </w:rPr>
        <w:t xml:space="preserve">Each tuple should represent a single observation. </w:t>
      </w:r>
      <w:r w:rsidRPr="00D14AF0">
        <w:rPr>
          <w:rFonts w:cs="Arial"/>
          <w:color w:val="000000"/>
          <w:lang w:val="en-CA"/>
        </w:rPr>
        <w:t xml:space="preserve">Key property values are summarised as labels (unconstrained character strings) or arbitrarily selected classifiers to </w:t>
      </w:r>
      <w:r w:rsidRPr="00D14AF0">
        <w:rPr>
          <w:rFonts w:cs="Arial"/>
          <w:color w:val="000000"/>
          <w:lang w:val="en-CA"/>
        </w:rPr>
        <w:lastRenderedPageBreak/>
        <w:t>be used for thematic mapping purposes. The latter are the properties suffixed with '_uri' and will contain URIs referring to controlled concepts in published vocabularies.</w:t>
      </w:r>
    </w:p>
    <w:p w14:paraId="5AD0CAA2" w14:textId="77777777" w:rsidR="002C1116" w:rsidRDefault="002C1116" w:rsidP="002C1116">
      <w:pPr>
        <w:autoSpaceDE w:val="0"/>
        <w:autoSpaceDN w:val="0"/>
        <w:adjustRightInd w:val="0"/>
        <w:spacing w:after="0" w:line="240" w:lineRule="atLeast"/>
        <w:rPr>
          <w:rFonts w:cs="Arial"/>
          <w:color w:val="000000"/>
          <w:lang w:val="en-CA"/>
        </w:rPr>
      </w:pPr>
    </w:p>
    <w:p w14:paraId="16FA8C95" w14:textId="77777777" w:rsidR="002C1116" w:rsidRDefault="002C1116" w:rsidP="002C1116">
      <w:pPr>
        <w:pStyle w:val="Heading4"/>
        <w:rPr>
          <w:lang w:val="en-CA"/>
        </w:rPr>
      </w:pPr>
      <w:r>
        <w:rPr>
          <w:lang w:val="en-CA"/>
        </w:rPr>
        <w:t>Mapping</w:t>
      </w:r>
    </w:p>
    <w:p w14:paraId="24F000E7" w14:textId="77777777" w:rsidR="002C1116" w:rsidRDefault="002C1116" w:rsidP="002C1116">
      <w:pPr>
        <w:autoSpaceDE w:val="0"/>
        <w:autoSpaceDN w:val="0"/>
        <w:adjustRightInd w:val="0"/>
        <w:spacing w:after="0" w:line="240" w:lineRule="atLeast"/>
        <w:rPr>
          <w:rFonts w:cs="Arial"/>
          <w:color w:val="000000"/>
          <w:lang w:val="en-CA"/>
        </w:rPr>
      </w:pPr>
    </w:p>
    <w:tbl>
      <w:tblPr>
        <w:tblStyle w:val="LightShading"/>
        <w:tblW w:w="4750" w:type="pct"/>
        <w:tblLook w:val="04A0" w:firstRow="1" w:lastRow="0" w:firstColumn="1" w:lastColumn="0" w:noHBand="0" w:noVBand="1"/>
      </w:tblPr>
      <w:tblGrid>
        <w:gridCol w:w="3320"/>
        <w:gridCol w:w="5093"/>
      </w:tblGrid>
      <w:tr w:rsidR="002C1116" w:rsidRPr="009D64DE" w14:paraId="5EFD44E8" w14:textId="77777777" w:rsidTr="003811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265F706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36686BD3" w14:textId="44F21475" w:rsidR="002C1116" w:rsidRPr="009D64DE" w:rsidRDefault="002C1116" w:rsidP="003811C7">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 xml:space="preserve">Mapping from </w:t>
            </w:r>
            <w:r w:rsidR="00DA5B06" w:rsidRPr="00DA5B06">
              <w:rPr>
                <w:rStyle w:val="Entity"/>
              </w:rPr>
              <w:t>OM::</w:t>
            </w:r>
            <w:r w:rsidRPr="00DA5B06">
              <w:rPr>
                <w:rStyle w:val="Entity"/>
              </w:rPr>
              <w:t>OM_Observation</w:t>
            </w:r>
          </w:p>
        </w:tc>
      </w:tr>
      <w:tr w:rsidR="002C1116" w:rsidRPr="009D64DE" w14:paraId="7066AEC6"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5496E85" w14:textId="57E67509" w:rsidR="002C1116" w:rsidRPr="009D64DE" w:rsidRDefault="00AA18BE" w:rsidP="003811C7">
            <w:pPr>
              <w:spacing w:after="0"/>
              <w:rPr>
                <w:rFonts w:ascii="Consolas" w:hAnsi="Consolas" w:cs="Consolas"/>
                <w:sz w:val="18"/>
                <w:szCs w:val="18"/>
                <w:lang w:val="en-CA" w:eastAsia="en-CA"/>
              </w:rPr>
            </w:pPr>
            <w:r>
              <w:rPr>
                <w:rFonts w:ascii="Consolas" w:hAnsi="Consolas" w:cs="Consolas"/>
                <w:sz w:val="18"/>
                <w:szCs w:val="18"/>
                <w:lang w:val="en-CA" w:eastAsia="en-CA"/>
              </w:rPr>
              <w:t>i</w:t>
            </w:r>
            <w:r w:rsidR="002C1116" w:rsidRPr="009D64DE">
              <w:rPr>
                <w:rFonts w:ascii="Consolas" w:hAnsi="Consolas" w:cs="Consolas"/>
                <w:sz w:val="18"/>
                <w:szCs w:val="18"/>
                <w:lang w:val="en-CA" w:eastAsia="en-CA"/>
              </w:rPr>
              <w:t>dentifier</w:t>
            </w:r>
          </w:p>
        </w:tc>
        <w:tc>
          <w:tcPr>
            <w:tcW w:w="5093" w:type="dxa"/>
            <w:hideMark/>
          </w:tcPr>
          <w:p w14:paraId="5D21AFE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identifier</w:t>
            </w:r>
          </w:p>
        </w:tc>
      </w:tr>
      <w:tr w:rsidR="002C1116" w:rsidRPr="009D64DE" w14:paraId="6A05AD1D"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4BCB0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2CB9ABE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SF_SamplingFeature::name 4 1</w:t>
            </w:r>
          </w:p>
        </w:tc>
      </w:tr>
      <w:tr w:rsidR="002C1116" w:rsidRPr="009D64DE" w14:paraId="34619EAB"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CF21B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034CCD03"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name 1</w:t>
            </w:r>
          </w:p>
        </w:tc>
      </w:tr>
      <w:tr w:rsidR="002C1116" w:rsidRPr="009D64DE" w14:paraId="4D20574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0D0E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02B03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name 1</w:t>
            </w:r>
          </w:p>
        </w:tc>
      </w:tr>
      <w:tr w:rsidR="002C1116" w:rsidRPr="009D64DE" w14:paraId="3B3FB1E9"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CC1CF14"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6232359D"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description</w:t>
            </w:r>
          </w:p>
        </w:tc>
      </w:tr>
      <w:tr w:rsidR="002C1116" w:rsidRPr="009D64DE" w14:paraId="624D705E"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599046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A498A5A"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featureOfInterest:(…)::name 1</w:t>
            </w:r>
          </w:p>
        </w:tc>
      </w:tr>
      <w:tr w:rsidR="002C1116" w:rsidRPr="009D64DE" w14:paraId="2548782D"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FDC9F8A"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5DE13F5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observedProperty 2</w:t>
            </w:r>
          </w:p>
        </w:tc>
      </w:tr>
      <w:tr w:rsidR="002C1116" w:rsidRPr="009D64DE" w14:paraId="1AAA4CCB"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837225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62CAB09"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Result 1</w:t>
            </w:r>
          </w:p>
        </w:tc>
      </w:tr>
      <w:tr w:rsidR="002C1116" w:rsidRPr="009D64DE" w14:paraId="7E9077BF"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250B707"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3D8A529F"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result 5</w:t>
            </w:r>
          </w:p>
        </w:tc>
      </w:tr>
      <w:tr w:rsidR="002C1116" w:rsidRPr="009D64DE" w14:paraId="7EF68203"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74EE05D"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7801FA91"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Procedure 1</w:t>
            </w:r>
          </w:p>
        </w:tc>
      </w:tr>
      <w:tr w:rsidR="002C1116" w:rsidRPr="009D64DE" w14:paraId="16D70A4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1E698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166E0C35"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metadataProperty:(…):DQ_PositionalAccuracy</w:t>
            </w:r>
          </w:p>
        </w:tc>
      </w:tr>
      <w:tr w:rsidR="002C1116" w:rsidRPr="009D64DE" w14:paraId="41EF2101"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B0E72E"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67A1B6CF"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metaDataProperty:(…):CI_Citation</w:t>
            </w:r>
          </w:p>
        </w:tc>
      </w:tr>
      <w:tr w:rsidR="002C1116" w:rsidRPr="009D64DE" w14:paraId="0BDC5E2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DD1FC3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4BC6273E"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featureOfInterest 3</w:t>
            </w:r>
          </w:p>
        </w:tc>
      </w:tr>
      <w:tr w:rsidR="002C1116" w:rsidRPr="009D64DE" w14:paraId="7EDC285C"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013BA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2FF9025B"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observedProperty 3</w:t>
            </w:r>
          </w:p>
        </w:tc>
      </w:tr>
      <w:tr w:rsidR="002C1116" w:rsidRPr="009D64DE" w14:paraId="631B36C1"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054050"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678136AB"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r w:rsidRPr="00DA5B06">
              <w:rPr>
                <w:rStyle w:val="Entity"/>
              </w:rPr>
              <w:t>metaDataProperty 3</w:t>
            </w:r>
          </w:p>
        </w:tc>
      </w:tr>
      <w:tr w:rsidR="002C1116" w:rsidRPr="009D64DE" w14:paraId="03B3A6BF"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61074E3"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6060FC15"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p>
        </w:tc>
      </w:tr>
      <w:tr w:rsidR="002C1116" w:rsidRPr="009D64DE" w14:paraId="720EBEC0"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E109D32"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7E6B364A" w14:textId="77777777" w:rsidR="002C1116" w:rsidRPr="00DA5B06" w:rsidRDefault="002C1116" w:rsidP="003811C7">
            <w:pPr>
              <w:spacing w:after="0"/>
              <w:cnfStyle w:val="000000100000" w:firstRow="0" w:lastRow="0" w:firstColumn="0" w:lastColumn="0" w:oddVBand="0" w:evenVBand="0" w:oddHBand="1" w:evenHBand="0" w:firstRowFirstColumn="0" w:firstRowLastColumn="0" w:lastRowFirstColumn="0" w:lastRowLastColumn="0"/>
              <w:rPr>
                <w:rStyle w:val="Entity"/>
              </w:rPr>
            </w:pPr>
          </w:p>
        </w:tc>
      </w:tr>
      <w:tr w:rsidR="002C1116" w:rsidRPr="009D64DE" w14:paraId="00893F10" w14:textId="77777777" w:rsidTr="003811C7">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AB8ADFB" w14:textId="77777777" w:rsidR="002C1116" w:rsidRPr="009D64DE" w:rsidRDefault="002C1116" w:rsidP="003811C7">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59F7551E" w14:textId="77777777" w:rsidR="002C1116" w:rsidRPr="00DA5B06" w:rsidRDefault="002C1116" w:rsidP="003811C7">
            <w:pPr>
              <w:spacing w:after="0"/>
              <w:cnfStyle w:val="000000000000" w:firstRow="0" w:lastRow="0" w:firstColumn="0" w:lastColumn="0" w:oddVBand="0" w:evenVBand="0" w:oddHBand="0" w:evenHBand="0" w:firstRowFirstColumn="0" w:firstRowLastColumn="0" w:lastRowFirstColumn="0" w:lastRowLastColumn="0"/>
              <w:rPr>
                <w:rStyle w:val="Entity"/>
              </w:rPr>
            </w:pPr>
            <w:r w:rsidRPr="00DA5B06">
              <w:rPr>
                <w:rStyle w:val="Entity"/>
              </w:rPr>
              <w:t>featureOfInterest:(…):GM_Object</w:t>
            </w:r>
          </w:p>
        </w:tc>
      </w:tr>
      <w:tr w:rsidR="002C1116" w:rsidRPr="009D64DE" w14:paraId="55C41C93" w14:textId="77777777" w:rsidTr="003811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2C44F027"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BBDC981"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AE84E30" w14:textId="77777777" w:rsidR="002C1116" w:rsidRDefault="002C1116" w:rsidP="003811C7">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6D0C7475" w14:textId="77777777" w:rsidR="002C1116" w:rsidRDefault="002C1116" w:rsidP="003811C7">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11DC916F" w14:textId="77777777" w:rsidR="002C1116" w:rsidRPr="009D64DE" w:rsidRDefault="002C1116" w:rsidP="003811C7">
            <w:pPr>
              <w:spacing w:after="0"/>
              <w:rPr>
                <w:rFonts w:ascii="Consolas" w:hAnsi="Consolas" w:cs="Consolas"/>
                <w:sz w:val="18"/>
                <w:szCs w:val="18"/>
                <w:lang w:val="en-CA" w:eastAsia="en-CA"/>
              </w:rPr>
            </w:pPr>
            <w:r>
              <w:rPr>
                <w:rFonts w:ascii="Consolas" w:hAnsi="Consolas" w:cs="Consolas"/>
                <w:sz w:val="18"/>
                <w:szCs w:val="18"/>
              </w:rPr>
              <w:t>5 OM_Measurement::value type is any type and might or might not have a unit of measurement.  The property carrying depend of the result type.</w:t>
            </w:r>
          </w:p>
        </w:tc>
      </w:tr>
    </w:tbl>
    <w:p w14:paraId="5F8917A8" w14:textId="77777777" w:rsidR="002C1116" w:rsidRDefault="002C1116" w:rsidP="002C1116">
      <w:pPr>
        <w:autoSpaceDE w:val="0"/>
        <w:autoSpaceDN w:val="0"/>
        <w:adjustRightInd w:val="0"/>
        <w:spacing w:after="0" w:line="240" w:lineRule="atLeast"/>
        <w:rPr>
          <w:rFonts w:cs="Arial"/>
          <w:color w:val="000000"/>
          <w:lang w:val="en-CA"/>
        </w:rPr>
      </w:pPr>
    </w:p>
    <w:p w14:paraId="7EB4375A" w14:textId="7F35ACE0" w:rsidR="002C1116" w:rsidRPr="00AA18BE" w:rsidRDefault="002C1116" w:rsidP="002C1116">
      <w:pPr>
        <w:pStyle w:val="Heading4"/>
        <w:rPr>
          <w:lang w:val="en-CA"/>
        </w:rPr>
      </w:pPr>
      <w:r>
        <w:rPr>
          <w:lang w:val="en-CA"/>
        </w:rPr>
        <w:t>identifier</w:t>
      </w:r>
    </w:p>
    <w:p w14:paraId="62BC79FE" w14:textId="77777777" w:rsidR="002C1116" w:rsidRDefault="002C1116" w:rsidP="002C1116">
      <w:r w:rsidRPr="00D970E9">
        <w:t xml:space="preserve">Globally unique </w:t>
      </w:r>
      <w:r w:rsidRPr="00DA5B06">
        <w:rPr>
          <w:rStyle w:val="Entity"/>
        </w:rPr>
        <w:t>identifier:Primitive::CharacterString</w:t>
      </w:r>
      <w:r>
        <w:t xml:space="preserve"> shall uniquely identifies a tuple within the dataset</w:t>
      </w:r>
      <w:r w:rsidRPr="00D96958">
        <w:t xml:space="preserve"> </w:t>
      </w:r>
      <w:r>
        <w:t xml:space="preserve">and be formatted as an </w:t>
      </w:r>
      <w:r>
        <w:rPr>
          <w:lang w:val="en-CA"/>
        </w:rPr>
        <w:t>absolute URI conformant to RFC 3986.</w:t>
      </w:r>
    </w:p>
    <w:p w14:paraId="73A100AD" w14:textId="77777777" w:rsidR="002C1116" w:rsidRPr="00D14AF0" w:rsidRDefault="002C1116" w:rsidP="002C1116">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4D1959C0" w14:textId="77777777" w:rsidTr="003811C7">
        <w:trPr>
          <w:cantSplit/>
        </w:trPr>
        <w:tc>
          <w:tcPr>
            <w:tcW w:w="4219" w:type="dxa"/>
            <w:tcBorders>
              <w:right w:val="nil"/>
            </w:tcBorders>
            <w:shd w:val="clear" w:color="auto" w:fill="auto"/>
          </w:tcPr>
          <w:p w14:paraId="02A3F346" w14:textId="7CCDDBE7"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/gsml4-lite/siteobservationview-identifier</w:t>
            </w:r>
          </w:p>
        </w:tc>
        <w:tc>
          <w:tcPr>
            <w:tcW w:w="4678" w:type="dxa"/>
            <w:tcBorders>
              <w:left w:val="nil"/>
            </w:tcBorders>
            <w:shd w:val="clear" w:color="auto" w:fill="auto"/>
          </w:tcPr>
          <w:p w14:paraId="66B872CF" w14:textId="6741BAAF" w:rsidR="002C1116" w:rsidRPr="00D12552" w:rsidRDefault="002C1116" w:rsidP="003811C7">
            <w:pPr>
              <w:pStyle w:val="Tabletext10"/>
              <w:jc w:val="left"/>
              <w:rPr>
                <w:rStyle w:val="reqtext"/>
                <w:lang w:val="en-CA"/>
              </w:rPr>
            </w:pPr>
            <w:r>
              <w:rPr>
                <w:rStyle w:val="reqtext"/>
                <w:lang w:val="en-CA"/>
              </w:rPr>
              <w:t xml:space="preserve">identifier SHOULD correspond to a representation of </w:t>
            </w:r>
            <w:r w:rsidR="00AF3FC1">
              <w:rPr>
                <w:rStyle w:val="reqtext"/>
                <w:lang w:val="en-CA"/>
              </w:rPr>
              <w:t>OM::</w:t>
            </w:r>
            <w:r>
              <w:rPr>
                <w:rStyle w:val="reqtext"/>
                <w:lang w:val="en-CA"/>
              </w:rPr>
              <w:t>OM_Observation .</w:t>
            </w:r>
          </w:p>
        </w:tc>
      </w:tr>
    </w:tbl>
    <w:p w14:paraId="6094F077" w14:textId="77777777" w:rsidR="002C1116" w:rsidRDefault="002C1116" w:rsidP="002C1116">
      <w:pPr>
        <w:autoSpaceDE w:val="0"/>
        <w:autoSpaceDN w:val="0"/>
        <w:adjustRightInd w:val="0"/>
        <w:spacing w:after="0" w:line="240" w:lineRule="atLeast"/>
        <w:rPr>
          <w:rFonts w:cs="Arial"/>
          <w:color w:val="000000"/>
          <w:lang w:val="en-CA"/>
        </w:rPr>
      </w:pPr>
    </w:p>
    <w:p w14:paraId="4CD9FDA4" w14:textId="77777777"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61E45272" w14:textId="77777777" w:rsidR="002C1116" w:rsidRDefault="002C1116" w:rsidP="002C1116">
      <w:pPr>
        <w:autoSpaceDE w:val="0"/>
        <w:autoSpaceDN w:val="0"/>
        <w:adjustRightInd w:val="0"/>
        <w:spacing w:after="0" w:line="240" w:lineRule="atLeast"/>
        <w:rPr>
          <w:rFonts w:cs="Arial"/>
          <w:color w:val="000000"/>
          <w:lang w:val="en-CA"/>
        </w:rPr>
      </w:pPr>
    </w:p>
    <w:p w14:paraId="022A79AF" w14:textId="2EA8DD37" w:rsidR="002C1116" w:rsidRPr="00AA18BE" w:rsidRDefault="002C1116" w:rsidP="00AA18BE">
      <w:pPr>
        <w:pStyle w:val="Heading4"/>
        <w:rPr>
          <w:lang w:val="en-CA"/>
        </w:rPr>
      </w:pPr>
      <w:r>
        <w:rPr>
          <w:lang w:val="en-CA"/>
        </w:rPr>
        <w:lastRenderedPageBreak/>
        <w:t>siteName</w:t>
      </w:r>
    </w:p>
    <w:p w14:paraId="328AE8F2" w14:textId="427FDB29"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siteName:Primitive::CharacterString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w:t>
      </w:r>
      <w:r w:rsidRPr="00006FB0">
        <w:rPr>
          <w:rFonts w:cs="Arial"/>
          <w:color w:val="000000"/>
          <w:lang w:val="en-CA"/>
        </w:rPr>
        <w:t>he name of the sampling feature at this location (e.g. a station number, a borehole)</w:t>
      </w:r>
      <w:r>
        <w:rPr>
          <w:rFonts w:cs="Arial"/>
          <w:color w:val="000000"/>
          <w:lang w:val="en-CA"/>
        </w:rPr>
        <w:t>.</w:t>
      </w:r>
    </w:p>
    <w:p w14:paraId="16175280" w14:textId="77777777" w:rsidR="002C1116" w:rsidRDefault="002C1116" w:rsidP="002C1116">
      <w:pPr>
        <w:autoSpaceDE w:val="0"/>
        <w:autoSpaceDN w:val="0"/>
        <w:adjustRightInd w:val="0"/>
        <w:spacing w:after="0" w:line="240" w:lineRule="atLeast"/>
        <w:rPr>
          <w:rFonts w:cs="Arial"/>
          <w:color w:val="000000"/>
          <w:lang w:val="en-CA"/>
        </w:rPr>
      </w:pPr>
    </w:p>
    <w:p w14:paraId="731418CD" w14:textId="488B15DC" w:rsidR="002C1116" w:rsidRDefault="002C1116" w:rsidP="00AA18BE">
      <w:pPr>
        <w:pStyle w:val="Heading4"/>
      </w:pPr>
      <w:r w:rsidRPr="00006FB0">
        <w:rPr>
          <w:lang w:val="en-CA"/>
        </w:rPr>
        <w:t>observationName</w:t>
      </w:r>
      <w:r w:rsidRPr="00006FB0">
        <w:t xml:space="preserve"> </w:t>
      </w:r>
    </w:p>
    <w:p w14:paraId="110B00D6" w14:textId="1AF3C945" w:rsidR="002C1116" w:rsidRDefault="002C1116" w:rsidP="002C1116">
      <w:pPr>
        <w:autoSpaceDE w:val="0"/>
        <w:autoSpaceDN w:val="0"/>
        <w:adjustRightInd w:val="0"/>
        <w:spacing w:after="0" w:line="240" w:lineRule="atLeast"/>
        <w:rPr>
          <w:rFonts w:cs="Arial"/>
          <w:color w:val="000000"/>
          <w:lang w:val="en-CA"/>
        </w:rPr>
      </w:pPr>
      <w:r>
        <w:t xml:space="preserve">If present, the property </w:t>
      </w:r>
      <w:r w:rsidRPr="00DA5B06">
        <w:rPr>
          <w:rStyle w:val="Entity"/>
        </w:rPr>
        <w:t>observationName Primitive::CharacterString</w:t>
      </w:r>
      <w:r>
        <w:t xml:space="preserve"> contain</w:t>
      </w:r>
      <w:r w:rsidR="00AA18BE">
        <w:t>s</w:t>
      </w:r>
      <w:r>
        <w:t xml:space="preserve">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45E81927" w14:textId="3B508464" w:rsidR="00AA18BE" w:rsidRPr="00AA18BE" w:rsidRDefault="002C1116" w:rsidP="00AA18BE">
      <w:pPr>
        <w:pStyle w:val="Heading4"/>
        <w:rPr>
          <w:lang w:val="en-CA"/>
        </w:rPr>
      </w:pPr>
      <w:r>
        <w:rPr>
          <w:lang w:val="en-CA"/>
        </w:rPr>
        <w:t>l</w:t>
      </w:r>
      <w:r w:rsidRPr="00D970E9">
        <w:rPr>
          <w:lang w:val="en-CA"/>
        </w:rPr>
        <w:t>abel</w:t>
      </w:r>
    </w:p>
    <w:p w14:paraId="6B83D6C3" w14:textId="4B099060"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label:Primitive::CharacterString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s</w:t>
      </w:r>
      <w:r w:rsidRPr="00B228FF">
        <w:rPr>
          <w:rFonts w:cs="Arial"/>
          <w:color w:val="000000"/>
          <w:lang w:val="en-CA"/>
        </w:rPr>
        <w:t>hort text string to associate with a symbol in a visualization/portrayal</w:t>
      </w:r>
      <w:r w:rsidR="00AA18BE">
        <w:rPr>
          <w:rFonts w:cs="Arial"/>
          <w:color w:val="000000"/>
          <w:lang w:val="en-CA"/>
        </w:rPr>
        <w:t>.</w:t>
      </w:r>
    </w:p>
    <w:p w14:paraId="22E9E5F5" w14:textId="43A7DB8D" w:rsidR="002C1116" w:rsidRPr="00AA18BE" w:rsidRDefault="002C1116" w:rsidP="00AA18BE">
      <w:pPr>
        <w:pStyle w:val="Heading4"/>
        <w:rPr>
          <w:lang w:val="en-CA"/>
        </w:rPr>
      </w:pPr>
      <w:r>
        <w:rPr>
          <w:lang w:val="en-CA"/>
        </w:rPr>
        <w:t>d</w:t>
      </w:r>
      <w:r w:rsidRPr="00D970E9">
        <w:rPr>
          <w:lang w:val="en-CA"/>
        </w:rPr>
        <w:t>escription</w:t>
      </w:r>
    </w:p>
    <w:p w14:paraId="391837C1" w14:textId="711FA7EC" w:rsidR="00AA18BE" w:rsidRDefault="002C1116" w:rsidP="002C1116">
      <w:pPr>
        <w:autoSpaceDE w:val="0"/>
        <w:autoSpaceDN w:val="0"/>
        <w:adjustRightInd w:val="0"/>
        <w:spacing w:after="0" w:line="240" w:lineRule="atLeast"/>
        <w:rPr>
          <w:rFonts w:cs="Arial"/>
          <w:color w:val="000000"/>
          <w:lang w:val="en-CA"/>
        </w:rPr>
      </w:pPr>
      <w:r>
        <w:t xml:space="preserve">If present, </w:t>
      </w:r>
      <w:r>
        <w:rPr>
          <w:rFonts w:cs="Arial"/>
          <w:color w:val="000000"/>
          <w:lang w:val="en-CA"/>
        </w:rPr>
        <w:t xml:space="preserve">the property </w:t>
      </w:r>
      <w:r w:rsidRPr="00DA5B06">
        <w:rPr>
          <w:rStyle w:val="Entity"/>
        </w:rPr>
        <w:t>description:Primitive::CharacterString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B228FF">
        <w:rPr>
          <w:rFonts w:cs="Arial"/>
          <w:color w:val="000000"/>
          <w:lang w:val="en-CA"/>
        </w:rPr>
        <w:t>ext string providing descriptive in</w:t>
      </w:r>
      <w:r w:rsidR="00AA18BE">
        <w:rPr>
          <w:rFonts w:cs="Arial"/>
          <w:color w:val="000000"/>
          <w:lang w:val="en-CA"/>
        </w:rPr>
        <w:t>formation about the observation.</w:t>
      </w:r>
    </w:p>
    <w:p w14:paraId="6A022D9C" w14:textId="7AF14043" w:rsidR="002C1116" w:rsidRPr="00AA18BE" w:rsidRDefault="002C1116" w:rsidP="00AA18BE">
      <w:pPr>
        <w:pStyle w:val="Heading4"/>
        <w:rPr>
          <w:lang w:val="en-CA"/>
        </w:rPr>
      </w:pPr>
      <w:r w:rsidRPr="00B228FF">
        <w:rPr>
          <w:lang w:val="en-CA"/>
        </w:rPr>
        <w:t>featureOfInterest</w:t>
      </w:r>
    </w:p>
    <w:p w14:paraId="42411559" w14:textId="34DC6B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featureOfInterest:Primitive::CharacterString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geologic feature that the observation is intended to characterize, e.g. foliation (observed property= orientation), a geologic unit (observed property = age, magnetic susceptibility, density, uranium content).</w:t>
      </w:r>
      <w:r>
        <w:rPr>
          <w:rFonts w:cs="Arial"/>
          <w:color w:val="000000"/>
          <w:lang w:val="en-CA"/>
        </w:rPr>
        <w:t xml:space="preserve">  The property is equivalent to O&amp;M </w:t>
      </w:r>
      <w:r w:rsidRPr="00DA5B06">
        <w:rPr>
          <w:rStyle w:val="Entity"/>
        </w:rPr>
        <w:t>OM_Observation::featureOfInterest</w:t>
      </w:r>
      <w:r>
        <w:rPr>
          <w:rFonts w:cs="Arial"/>
          <w:color w:val="000000"/>
          <w:lang w:val="en-CA"/>
        </w:rPr>
        <w:t xml:space="preserve">. To report a URI of the feature of interest, </w:t>
      </w:r>
      <w:r w:rsidRPr="00DA5B06">
        <w:rPr>
          <w:rStyle w:val="Entity"/>
        </w:rPr>
        <w:t>featu</w:t>
      </w:r>
      <w:r w:rsidR="00AA18BE" w:rsidRPr="00DA5B06">
        <w:rPr>
          <w:rStyle w:val="Entity"/>
        </w:rPr>
        <w:t>reOfInterest_uri</w:t>
      </w:r>
      <w:r w:rsidR="00AA18BE">
        <w:rPr>
          <w:rFonts w:cs="Arial"/>
          <w:color w:val="000000"/>
          <w:lang w:val="en-CA"/>
        </w:rPr>
        <w:t xml:space="preserve"> shall be used.</w:t>
      </w:r>
    </w:p>
    <w:p w14:paraId="12C75CDE" w14:textId="59668AC2" w:rsidR="002C1116" w:rsidRPr="00AA18BE" w:rsidRDefault="002C1116" w:rsidP="00AA18BE">
      <w:pPr>
        <w:pStyle w:val="Heading4"/>
        <w:rPr>
          <w:lang w:val="en-CA"/>
        </w:rPr>
      </w:pPr>
      <w:r w:rsidRPr="00D970E9">
        <w:rPr>
          <w:lang w:val="en-CA"/>
        </w:rPr>
        <w:t>observedProperty</w:t>
      </w:r>
    </w:p>
    <w:p w14:paraId="054269AC" w14:textId="111004F3"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observedProperty:Primitive::CharacterString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description of t</w:t>
      </w:r>
      <w:r w:rsidRPr="00B228FF">
        <w:rPr>
          <w:rFonts w:cs="Arial"/>
          <w:color w:val="000000"/>
          <w:lang w:val="en-CA"/>
        </w:rPr>
        <w:t>he property reported in this record. (E.g. orientatio</w:t>
      </w:r>
      <w:r>
        <w:rPr>
          <w:rFonts w:cs="Arial"/>
          <w:color w:val="000000"/>
          <w:lang w:val="en-CA"/>
        </w:rPr>
        <w:t xml:space="preserve">n, age, density, gold content) as a human readable text. To report an identifier of the observedProperty from a controlled vocabulary, </w:t>
      </w:r>
      <w:r w:rsidRPr="00DA5B06">
        <w:rPr>
          <w:rStyle w:val="Entity"/>
        </w:rPr>
        <w:t xml:space="preserve">propertyType_uri </w:t>
      </w:r>
      <w:r>
        <w:rPr>
          <w:rFonts w:cs="Arial"/>
          <w:color w:val="000000"/>
          <w:lang w:val="en-CA"/>
        </w:rPr>
        <w:t>shall be used.</w:t>
      </w:r>
    </w:p>
    <w:p w14:paraId="2F1B65E9" w14:textId="395A5105" w:rsidR="002C1116" w:rsidRPr="00AA18BE" w:rsidRDefault="002C1116" w:rsidP="00AA18BE">
      <w:pPr>
        <w:pStyle w:val="Heading4"/>
        <w:rPr>
          <w:lang w:val="en-CA"/>
        </w:rPr>
      </w:pPr>
      <w:r w:rsidRPr="00D970E9">
        <w:rPr>
          <w:lang w:val="en-CA"/>
        </w:rPr>
        <w:t>observedValue</w:t>
      </w:r>
    </w:p>
    <w:p w14:paraId="18A97DB5" w14:textId="701A0FDD"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observedValue:Primitive::CharacterString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the result of the observation. </w:t>
      </w:r>
      <w:r w:rsidRPr="00BC7F45">
        <w:rPr>
          <w:rFonts w:cs="Arial"/>
          <w:color w:val="000000"/>
          <w:lang w:val="en-CA"/>
        </w:rPr>
        <w:t xml:space="preserve">This field is implemented as a character string to allow reporting various type of values, the value may be numeric (e.g.; 235) or textual (e.g.; red).  Units of measure shall be reported in </w:t>
      </w:r>
      <w:r w:rsidRPr="00DA5B06">
        <w:rPr>
          <w:rStyle w:val="Entity"/>
        </w:rPr>
        <w:t>observedValueUom</w:t>
      </w:r>
      <w:r w:rsidR="00AA18BE">
        <w:rPr>
          <w:rFonts w:cs="Arial"/>
          <w:color w:val="000000"/>
          <w:lang w:val="en-CA"/>
        </w:rPr>
        <w:t>.</w:t>
      </w:r>
    </w:p>
    <w:p w14:paraId="27D04058" w14:textId="7E29DA88" w:rsidR="002C1116" w:rsidRPr="00AA18BE" w:rsidRDefault="002C1116" w:rsidP="00AA18BE">
      <w:pPr>
        <w:pStyle w:val="Heading4"/>
        <w:rPr>
          <w:lang w:val="en-CA"/>
        </w:rPr>
      </w:pPr>
      <w:r w:rsidRPr="00D970E9">
        <w:rPr>
          <w:lang w:val="en-CA"/>
        </w:rPr>
        <w:t>observedValueUom</w:t>
      </w:r>
    </w:p>
    <w:p w14:paraId="7B412996" w14:textId="05225D4D" w:rsidR="002C1116" w:rsidRPr="00D970E9" w:rsidRDefault="002C1116" w:rsidP="002C1116">
      <w:pPr>
        <w:rPr>
          <w:lang w:val="en-CA"/>
        </w:rPr>
      </w:pPr>
      <w:r>
        <w:rPr>
          <w:lang w:val="en-CA"/>
        </w:rPr>
        <w:t xml:space="preserve">If relevant, the property </w:t>
      </w:r>
      <w:r w:rsidRPr="00DA5B06">
        <w:rPr>
          <w:rStyle w:val="Entity"/>
        </w:rPr>
        <w:t>observedValueUom:Primitive::CharacterString</w:t>
      </w:r>
      <w:r>
        <w:rPr>
          <w:lang w:val="en-CA"/>
        </w:rPr>
        <w:t xml:space="preserve"> contain</w:t>
      </w:r>
      <w:r w:rsidR="00AA18BE">
        <w:rPr>
          <w:lang w:val="en-CA"/>
        </w:rPr>
        <w:t>s</w:t>
      </w:r>
      <w:r>
        <w:rPr>
          <w:lang w:val="en-CA"/>
        </w:rPr>
        <w:t xml:space="preserve"> the</w:t>
      </w:r>
      <w:r w:rsidRPr="00D970E9">
        <w:rPr>
          <w:lang w:val="en-CA"/>
        </w:rPr>
        <w:t xml:space="preserve"> unit of measure for a numerical value of an observation or measurement, preferabl</w:t>
      </w:r>
      <w:r>
        <w:rPr>
          <w:lang w:val="en-CA"/>
        </w:rPr>
        <w:t>y</w:t>
      </w:r>
      <w:r w:rsidRPr="00D970E9">
        <w:rPr>
          <w:lang w:val="en-CA"/>
        </w:rPr>
        <w:t xml:space="preserve"> from a controlled vocabulary.</w:t>
      </w:r>
    </w:p>
    <w:p w14:paraId="31C0766B" w14:textId="4C4CE9AA" w:rsidR="002C1116" w:rsidRPr="00AA18BE" w:rsidRDefault="002C1116" w:rsidP="00AA18BE">
      <w:pPr>
        <w:pStyle w:val="Heading4"/>
        <w:rPr>
          <w:lang w:val="en-CA"/>
        </w:rPr>
      </w:pPr>
      <w:r w:rsidRPr="00D970E9">
        <w:rPr>
          <w:lang w:val="en-CA"/>
        </w:rPr>
        <w:t>observationMethod</w:t>
      </w:r>
    </w:p>
    <w:p w14:paraId="6C8A1906" w14:textId="7F0D481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w:t>
      </w:r>
      <w:r w:rsidRPr="00DA5B06">
        <w:rPr>
          <w:rStyle w:val="Entity"/>
        </w:rPr>
        <w:t>observationMethod:Primitive::CharacterString</w:t>
      </w:r>
      <w:r>
        <w:rPr>
          <w:rFonts w:cs="Arial"/>
          <w:color w:val="000000"/>
          <w:lang w:val="en-CA"/>
        </w:rPr>
        <w:t xml:space="preserve"> property contain</w:t>
      </w:r>
      <w:r w:rsidR="00AA18BE">
        <w:rPr>
          <w:rFonts w:cs="Arial"/>
          <w:color w:val="000000"/>
          <w:lang w:val="en-CA"/>
        </w:rPr>
        <w:t>s</w:t>
      </w:r>
      <w:r>
        <w:rPr>
          <w:rFonts w:cs="Arial"/>
          <w:color w:val="000000"/>
          <w:lang w:val="en-CA"/>
        </w:rPr>
        <w:t xml:space="preserve">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50DBAB0B" w14:textId="0C092639" w:rsidR="002C1116" w:rsidRPr="00AA18BE" w:rsidRDefault="002C1116" w:rsidP="00AA18BE">
      <w:pPr>
        <w:pStyle w:val="Heading4"/>
        <w:rPr>
          <w:lang w:val="en-CA"/>
        </w:rPr>
      </w:pPr>
      <w:r w:rsidRPr="00D970E9">
        <w:rPr>
          <w:lang w:val="en-CA"/>
        </w:rPr>
        <w:lastRenderedPageBreak/>
        <w:t>positionalAccuracy</w:t>
      </w:r>
    </w:p>
    <w:p w14:paraId="564DDA8A" w14:textId="2EF8A812"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positionalAccuracy:Primitive::CharacterString</w:t>
      </w:r>
      <w:r>
        <w:rPr>
          <w:rFonts w:cs="Arial"/>
          <w:color w:val="000000"/>
          <w:lang w:val="en-CA"/>
        </w:rPr>
        <w:t xml:space="preserve"> provide</w:t>
      </w:r>
      <w:r w:rsidR="00AA18BE">
        <w:rPr>
          <w:rFonts w:cs="Arial"/>
          <w:color w:val="000000"/>
          <w:lang w:val="en-CA"/>
        </w:rPr>
        <w:t>s</w:t>
      </w:r>
      <w:r>
        <w:rPr>
          <w:rFonts w:cs="Arial"/>
          <w:color w:val="000000"/>
          <w:lang w:val="en-CA"/>
        </w:rPr>
        <w:t xml:space="preserve"> an e</w:t>
      </w:r>
      <w:r w:rsidRPr="005679BA">
        <w:rPr>
          <w:rFonts w:cs="Arial"/>
          <w:color w:val="000000"/>
          <w:lang w:val="en-CA"/>
        </w:rPr>
        <w:t>stimate of the position uncertainty for the site location. For numerical measurements, include a unit of measure in the description. (e.g., 50 metres, poor, good).</w:t>
      </w:r>
    </w:p>
    <w:p w14:paraId="57228D19" w14:textId="0C64C92C" w:rsidR="002C1116" w:rsidRPr="00AA18BE" w:rsidRDefault="002C1116" w:rsidP="00AA18BE">
      <w:pPr>
        <w:pStyle w:val="Heading4"/>
        <w:rPr>
          <w:lang w:val="en-CA"/>
        </w:rPr>
      </w:pPr>
      <w:r>
        <w:rPr>
          <w:lang w:val="en-CA"/>
        </w:rPr>
        <w:t>source</w:t>
      </w:r>
    </w:p>
    <w:p w14:paraId="0671375E" w14:textId="7079E32C"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source:Primitive::CharacterString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t</w:t>
      </w:r>
      <w:r w:rsidRPr="005679BA">
        <w:rPr>
          <w:rFonts w:cs="Arial"/>
          <w:color w:val="000000"/>
          <w:lang w:val="en-CA"/>
        </w:rPr>
        <w:t>ext description of measurement procedure, processing, and provenance of data.</w:t>
      </w:r>
    </w:p>
    <w:p w14:paraId="1A0CED1F" w14:textId="71BA3FD2" w:rsidR="002C1116" w:rsidRPr="00AA18BE" w:rsidRDefault="002C1116" w:rsidP="00AA18BE">
      <w:pPr>
        <w:pStyle w:val="Heading4"/>
        <w:rPr>
          <w:lang w:val="en-CA"/>
        </w:rPr>
      </w:pPr>
      <w:r w:rsidRPr="00D970E9">
        <w:rPr>
          <w:lang w:val="en-CA"/>
        </w:rPr>
        <w:t>featureOfInterest_uri</w:t>
      </w:r>
    </w:p>
    <w:p w14:paraId="7CF173C2" w14:textId="5DCDA570"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featureOfInterest:Primitive::CharacterString</w:t>
      </w:r>
      <w:r>
        <w:rPr>
          <w:rFonts w:cs="Arial"/>
          <w:color w:val="000000"/>
          <w:lang w:val="en-CA"/>
        </w:rPr>
        <w:t xml:space="preserve"> is functionally equivalent to </w:t>
      </w:r>
      <w:r w:rsidRPr="00DA5B06">
        <w:rPr>
          <w:rStyle w:val="Entity"/>
        </w:rPr>
        <w:t>OM_Observation::featureOfInterest</w:t>
      </w:r>
      <w:r>
        <w:rPr>
          <w:rFonts w:cs="Arial"/>
          <w:color w:val="000000"/>
          <w:lang w:val="en-CA"/>
        </w:rPr>
        <w:t xml:space="preserve"> of IS19156.  It contain</w:t>
      </w:r>
      <w:r w:rsidR="00AA18BE">
        <w:rPr>
          <w:rFonts w:cs="Arial"/>
          <w:color w:val="000000"/>
          <w:lang w:val="en-CA"/>
        </w:rPr>
        <w:t>s</w:t>
      </w:r>
      <w:r>
        <w:rPr>
          <w:rFonts w:cs="Arial"/>
          <w:color w:val="000000"/>
          <w:lang w:val="en-CA"/>
        </w:rPr>
        <w:t xml:space="preserve"> a </w:t>
      </w:r>
      <w:r w:rsidRPr="005679BA">
        <w:rPr>
          <w:rFonts w:cs="Arial"/>
          <w:color w:val="000000"/>
          <w:lang w:val="en-CA"/>
        </w:rPr>
        <w:t xml:space="preserve">URI link to a </w:t>
      </w:r>
      <w:r>
        <w:rPr>
          <w:rFonts w:cs="Arial"/>
          <w:color w:val="000000"/>
          <w:lang w:val="en-CA"/>
        </w:rPr>
        <w:t>representation of the</w:t>
      </w:r>
      <w:r w:rsidRPr="005679BA">
        <w:rPr>
          <w:rFonts w:cs="Arial"/>
          <w:color w:val="000000"/>
          <w:lang w:val="en-CA"/>
        </w:rPr>
        <w:t xml:space="preserve"> feature of interest (e.g., a GeoSciML geologic unit or structure).</w:t>
      </w:r>
    </w:p>
    <w:p w14:paraId="5ECF8E64" w14:textId="7A27C370" w:rsidR="002C1116" w:rsidRPr="00AA18BE" w:rsidRDefault="002C1116" w:rsidP="00AA18BE">
      <w:pPr>
        <w:pStyle w:val="Heading4"/>
        <w:rPr>
          <w:lang w:val="en-CA"/>
        </w:rPr>
      </w:pPr>
      <w:r w:rsidRPr="00637CC9">
        <w:rPr>
          <w:lang w:val="en-CA"/>
        </w:rPr>
        <w:t>propertyType_uri</w:t>
      </w:r>
    </w:p>
    <w:p w14:paraId="359255DA" w14:textId="3EA12F14" w:rsidR="002C1116" w:rsidRDefault="002C1116" w:rsidP="00AA18BE">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propertyType_uri</w:t>
      </w:r>
      <w:r w:rsidR="00DA5B06">
        <w:rPr>
          <w:rStyle w:val="Entity"/>
        </w:rPr>
        <w:t>:Primitive:CharacterString</w:t>
      </w:r>
      <w:r>
        <w:rPr>
          <w:rFonts w:cs="Arial"/>
          <w:color w:val="000000"/>
          <w:lang w:val="en-CA"/>
        </w:rPr>
        <w:t xml:space="preserve"> is functionally equivalent to </w:t>
      </w:r>
      <w:r w:rsidRPr="00DA5B06">
        <w:rPr>
          <w:rStyle w:val="Entity"/>
        </w:rPr>
        <w:t>OM_Observation::observedProperty</w:t>
      </w:r>
      <w:r>
        <w:rPr>
          <w:rFonts w:cs="Arial"/>
          <w:color w:val="000000"/>
          <w:lang w:val="en-CA"/>
        </w:rPr>
        <w:t>.  It contain</w:t>
      </w:r>
      <w:r w:rsidR="00AA18BE">
        <w:rPr>
          <w:rFonts w:cs="Arial"/>
          <w:color w:val="000000"/>
          <w:lang w:val="en-CA"/>
        </w:rPr>
        <w:t>s</w:t>
      </w:r>
      <w:r>
        <w:rPr>
          <w:rFonts w:cs="Arial"/>
          <w:color w:val="000000"/>
          <w:lang w:val="en-CA"/>
        </w:rPr>
        <w:t xml:space="preserve"> a </w:t>
      </w:r>
      <w:r w:rsidRPr="00637CC9">
        <w:rPr>
          <w:rFonts w:cs="Arial"/>
          <w:color w:val="000000"/>
          <w:lang w:val="en-CA"/>
        </w:rPr>
        <w:t>URI to a term from a controlled vocabulary of observed property types.</w:t>
      </w:r>
    </w:p>
    <w:p w14:paraId="06AF1C38" w14:textId="77777777" w:rsidR="00AA18BE" w:rsidRPr="00AA18BE" w:rsidRDefault="00AA18BE" w:rsidP="00AA18BE">
      <w:pPr>
        <w:autoSpaceDE w:val="0"/>
        <w:autoSpaceDN w:val="0"/>
        <w:adjustRightInd w:val="0"/>
        <w:spacing w:after="0" w:line="240" w:lineRule="atLeast"/>
        <w:rPr>
          <w:rFonts w:cs="Arial"/>
          <w:color w:val="000000"/>
          <w:lang w:val="en-CA"/>
        </w:rPr>
      </w:pPr>
    </w:p>
    <w:p w14:paraId="40D2CF3E" w14:textId="6487EAEC" w:rsidR="002C1116" w:rsidRPr="00AA18BE" w:rsidRDefault="002C1116" w:rsidP="002C1116">
      <w:pPr>
        <w:rPr>
          <w:i/>
        </w:rPr>
      </w:pPr>
      <w:r>
        <w:t>A property type shall identify a “</w:t>
      </w:r>
      <w:r w:rsidRPr="00D608A4">
        <w:rPr>
          <w:i/>
        </w:rPr>
        <w:t>phenomenon associated with the feature-of-interest.</w:t>
      </w:r>
      <w:r>
        <w:t>” (OGC 10-004r3, clause 7.2.2.8).  The Observation</w:t>
      </w:r>
      <w:r w:rsidR="00AD32B1">
        <w:t>s</w:t>
      </w:r>
      <w:r>
        <w:t xml:space="preserve"> and Measurement</w:t>
      </w:r>
      <w:r w:rsidR="00AD32B1">
        <w:t>s</w:t>
      </w:r>
      <w:r>
        <w:t xml:space="preserve">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3470C0FC" w14:textId="61369B6A" w:rsidR="002C1116" w:rsidRPr="00AA18BE" w:rsidRDefault="002C1116" w:rsidP="00AA18BE">
      <w:pPr>
        <w:pStyle w:val="Heading4"/>
        <w:rPr>
          <w:lang w:val="en-CA"/>
        </w:rPr>
      </w:pPr>
      <w:r w:rsidRPr="00D970E9">
        <w:rPr>
          <w:lang w:val="en-CA"/>
        </w:rPr>
        <w:t>metadata_uri</w:t>
      </w:r>
    </w:p>
    <w:p w14:paraId="28A38131" w14:textId="01AEA746" w:rsidR="002C1116" w:rsidRDefault="002C1116" w:rsidP="002C1116">
      <w:pPr>
        <w:autoSpaceDE w:val="0"/>
        <w:autoSpaceDN w:val="0"/>
        <w:adjustRightInd w:val="0"/>
        <w:spacing w:after="0" w:line="240" w:lineRule="atLeast"/>
        <w:rPr>
          <w:rFonts w:cs="Arial"/>
          <w:color w:val="000000"/>
          <w:lang w:val="en-CA"/>
        </w:rPr>
      </w:pPr>
      <w:r>
        <w:t>If present, t</w:t>
      </w:r>
      <w:r>
        <w:rPr>
          <w:rFonts w:cs="Arial"/>
          <w:color w:val="000000"/>
          <w:lang w:val="en-CA"/>
        </w:rPr>
        <w:t xml:space="preserve">he property </w:t>
      </w:r>
      <w:r w:rsidRPr="00DA5B06">
        <w:rPr>
          <w:rStyle w:val="Entity"/>
        </w:rPr>
        <w:t>metadata_uri:Primitive::CharacterString</w:t>
      </w:r>
      <w:r>
        <w:rPr>
          <w:rFonts w:cs="Arial"/>
          <w:color w:val="000000"/>
          <w:lang w:val="en-CA"/>
        </w:rPr>
        <w:t xml:space="preserve"> contain</w:t>
      </w:r>
      <w:r w:rsidR="00AA18BE">
        <w:rPr>
          <w:rFonts w:cs="Arial"/>
          <w:color w:val="000000"/>
          <w:lang w:val="en-CA"/>
        </w:rPr>
        <w:t>s</w:t>
      </w:r>
      <w:r>
        <w:rPr>
          <w:rFonts w:cs="Arial"/>
          <w:color w:val="000000"/>
          <w:lang w:val="en-CA"/>
        </w:rPr>
        <w:t xml:space="preserve"> a </w:t>
      </w:r>
      <w:r w:rsidRPr="00637CC9">
        <w:rPr>
          <w:rFonts w:cs="Arial"/>
          <w:color w:val="000000"/>
          <w:lang w:val="en-CA"/>
        </w:rPr>
        <w:t>URI link to metadata document.</w:t>
      </w:r>
    </w:p>
    <w:p w14:paraId="4CDD4C94" w14:textId="661C19FE" w:rsidR="002C1116" w:rsidRPr="00AA18BE" w:rsidRDefault="002C1116" w:rsidP="00AA18BE">
      <w:pPr>
        <w:pStyle w:val="Heading4"/>
        <w:rPr>
          <w:lang w:val="en-CA"/>
        </w:rPr>
      </w:pPr>
      <w:r w:rsidRPr="00D970E9">
        <w:rPr>
          <w:lang w:val="en-CA"/>
        </w:rPr>
        <w:t>genericSymbolizer</w:t>
      </w:r>
    </w:p>
    <w:p w14:paraId="60CFB24A" w14:textId="7B6D830C" w:rsidR="002C1116" w:rsidRDefault="002C1116" w:rsidP="002C1116">
      <w:pPr>
        <w:rPr>
          <w:lang w:val="en-CA"/>
        </w:rPr>
      </w:pPr>
      <w:r>
        <w:t>If present, t</w:t>
      </w:r>
      <w:r>
        <w:rPr>
          <w:lang w:val="en-CA"/>
        </w:rPr>
        <w:t xml:space="preserve">he property </w:t>
      </w:r>
      <w:r w:rsidRPr="00DA5B06">
        <w:rPr>
          <w:rStyle w:val="Entity"/>
        </w:rPr>
        <w:t>genericSymboliser:Primitive::CharacterString</w:t>
      </w:r>
      <w:r>
        <w:rPr>
          <w:lang w:val="en-CA"/>
        </w:rPr>
        <w:t xml:space="preserve"> contain</w:t>
      </w:r>
      <w:r w:rsidR="00AA18BE">
        <w:rPr>
          <w:lang w:val="en-CA"/>
        </w:rPr>
        <w:t>s</w:t>
      </w:r>
      <w:r>
        <w:rPr>
          <w:lang w:val="en-CA"/>
        </w:rPr>
        <w:t xml:space="preserve"> an</w:t>
      </w:r>
      <w:r w:rsidRPr="00637CC9">
        <w:t xml:space="preserve"> </w:t>
      </w:r>
      <w:r>
        <w:rPr>
          <w:lang w:val="en-CA"/>
        </w:rPr>
        <w:t>i</w:t>
      </w:r>
      <w:r w:rsidRPr="00637CC9">
        <w:rPr>
          <w:lang w:val="en-CA"/>
        </w:rPr>
        <w:t>dentifier for a symbol to portray this observation. Conventions for symbol identifiers can be adopted within information exchange communities</w:t>
      </w:r>
      <w:r w:rsidR="00353E0B">
        <w:rPr>
          <w:lang w:val="en-CA"/>
        </w:rPr>
        <w:t>.</w:t>
      </w:r>
    </w:p>
    <w:p w14:paraId="2A338325" w14:textId="35D9C2B6" w:rsidR="002C1116" w:rsidRPr="00AA18BE" w:rsidRDefault="002C1116" w:rsidP="002C1116">
      <w:pPr>
        <w:pStyle w:val="Heading4"/>
        <w:rPr>
          <w:lang w:val="en-CA"/>
        </w:rPr>
      </w:pPr>
      <w:r w:rsidRPr="00D970E9">
        <w:rPr>
          <w:lang w:val="en-CA"/>
        </w:rPr>
        <w:t>symbolRotation</w:t>
      </w:r>
    </w:p>
    <w:p w14:paraId="153AED5F" w14:textId="378C5DEF" w:rsidR="002C1116" w:rsidRDefault="002C1116" w:rsidP="002C1116">
      <w:pPr>
        <w:rPr>
          <w:lang w:val="en-CA"/>
        </w:rPr>
      </w:pPr>
      <w:r>
        <w:t>If present, t</w:t>
      </w:r>
      <w:r>
        <w:rPr>
          <w:lang w:val="en-CA"/>
        </w:rPr>
        <w:t xml:space="preserve">he </w:t>
      </w:r>
      <w:r w:rsidRPr="00DA5B06">
        <w:rPr>
          <w:rStyle w:val="Entity"/>
        </w:rPr>
        <w:t>symbolRotation:Integer</w:t>
      </w:r>
      <w:r>
        <w:rPr>
          <w:lang w:val="en-CA"/>
        </w:rPr>
        <w:t xml:space="preserve"> property contain</w:t>
      </w:r>
      <w:r w:rsidR="00AA18BE">
        <w:rPr>
          <w:lang w:val="en-CA"/>
        </w:rPr>
        <w:t>s</w:t>
      </w:r>
      <w:r>
        <w:rPr>
          <w:lang w:val="en-CA"/>
        </w:rPr>
        <w:t xml:space="preserve">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4DBADD8" w14:textId="77777777" w:rsidR="00D41FCD" w:rsidRDefault="00D41FCD" w:rsidP="002C1116">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C1116" w:rsidRPr="00D12552" w14:paraId="147210A9" w14:textId="77777777" w:rsidTr="003811C7">
        <w:trPr>
          <w:cantSplit/>
        </w:trPr>
        <w:tc>
          <w:tcPr>
            <w:tcW w:w="4219" w:type="dxa"/>
            <w:tcBorders>
              <w:right w:val="nil"/>
            </w:tcBorders>
            <w:shd w:val="clear" w:color="auto" w:fill="auto"/>
          </w:tcPr>
          <w:p w14:paraId="10B12191" w14:textId="3C4C7663" w:rsidR="002C1116" w:rsidRPr="00D12552" w:rsidRDefault="002C1418" w:rsidP="003811C7">
            <w:pPr>
              <w:pStyle w:val="Tabletext10"/>
              <w:rPr>
                <w:rStyle w:val="requri"/>
                <w:noProof/>
                <w:lang w:val="en-CA"/>
              </w:rPr>
            </w:pPr>
            <w:r>
              <w:rPr>
                <w:rStyle w:val="requri"/>
                <w:noProof/>
                <w:lang w:val="en-CA"/>
              </w:rPr>
              <w:t>/req</w:t>
            </w:r>
            <w:r w:rsidR="002C1116">
              <w:rPr>
                <w:rStyle w:val="requri"/>
                <w:noProof/>
                <w:lang w:val="en-CA"/>
              </w:rPr>
              <w:t>/gsml4-lite/siteobservationview-symbolRotation</w:t>
            </w:r>
          </w:p>
        </w:tc>
        <w:tc>
          <w:tcPr>
            <w:tcW w:w="4678" w:type="dxa"/>
            <w:tcBorders>
              <w:left w:val="nil"/>
            </w:tcBorders>
            <w:shd w:val="clear" w:color="auto" w:fill="auto"/>
          </w:tcPr>
          <w:p w14:paraId="76617929" w14:textId="77777777" w:rsidR="002C1116" w:rsidRPr="00D12552" w:rsidRDefault="002C1116" w:rsidP="003811C7">
            <w:pPr>
              <w:pStyle w:val="Tabletext10"/>
              <w:jc w:val="left"/>
              <w:rPr>
                <w:rStyle w:val="reqtext"/>
                <w:lang w:val="en-CA"/>
              </w:rPr>
            </w:pPr>
            <w:r>
              <w:rPr>
                <w:rStyle w:val="reqtext"/>
                <w:lang w:val="en-CA"/>
              </w:rPr>
              <w:t>If present, the symbolRotation SHALL be a value in the range [0,360[.</w:t>
            </w:r>
          </w:p>
        </w:tc>
      </w:tr>
    </w:tbl>
    <w:p w14:paraId="76F5D31F" w14:textId="77777777" w:rsidR="002C1116" w:rsidRDefault="002C1116" w:rsidP="002C1116">
      <w:pPr>
        <w:rPr>
          <w:lang w:val="en-CA"/>
        </w:rPr>
      </w:pPr>
    </w:p>
    <w:p w14:paraId="5E1D366E" w14:textId="231B0FA9" w:rsidR="002C1116" w:rsidRPr="00AA18BE" w:rsidRDefault="002C1116" w:rsidP="00AA18BE">
      <w:pPr>
        <w:pStyle w:val="Heading4"/>
        <w:rPr>
          <w:lang w:val="en-CA"/>
        </w:rPr>
      </w:pPr>
      <w:r>
        <w:rPr>
          <w:lang w:val="en-CA"/>
        </w:rPr>
        <w:t>shape</w:t>
      </w:r>
    </w:p>
    <w:p w14:paraId="21BDFBD2" w14:textId="59B5605A" w:rsidR="002C1116" w:rsidRDefault="002C1116" w:rsidP="002C111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DA5B06">
        <w:rPr>
          <w:rStyle w:val="Entity"/>
        </w:rPr>
        <w:t>shape:GM_Object</w:t>
      </w:r>
      <w:r>
        <w:rPr>
          <w:rFonts w:cs="Arial"/>
          <w:color w:val="000000"/>
          <w:lang w:val="en-CA"/>
        </w:rPr>
        <w:t xml:space="preserve"> contain</w:t>
      </w:r>
      <w:r w:rsidR="00AA18BE">
        <w:rPr>
          <w:rFonts w:cs="Arial"/>
          <w:color w:val="000000"/>
          <w:lang w:val="en-CA"/>
        </w:rPr>
        <w:t>s</w:t>
      </w:r>
      <w:r>
        <w:rPr>
          <w:rFonts w:cs="Arial"/>
          <w:color w:val="000000"/>
          <w:lang w:val="en-CA"/>
        </w:rPr>
        <w:t xml:space="preserve"> the </w:t>
      </w:r>
      <w:r w:rsidRPr="00637CC9">
        <w:rPr>
          <w:rFonts w:cs="Arial"/>
          <w:color w:val="000000"/>
          <w:lang w:val="en-CA"/>
        </w:rPr>
        <w:t>geometry of the observation site.</w:t>
      </w:r>
    </w:p>
    <w:p w14:paraId="1072634F" w14:textId="77777777" w:rsidR="002C1116" w:rsidRDefault="002C1116" w:rsidP="002C1116">
      <w:pPr>
        <w:autoSpaceDE w:val="0"/>
        <w:autoSpaceDN w:val="0"/>
        <w:adjustRightInd w:val="0"/>
        <w:spacing w:after="0" w:line="240" w:lineRule="atLeast"/>
        <w:rPr>
          <w:rFonts w:cs="Arial"/>
          <w:color w:val="000000"/>
          <w:lang w:val="en-CA"/>
        </w:rPr>
      </w:pPr>
    </w:p>
    <w:p w14:paraId="5437AC4D" w14:textId="5FFC4644" w:rsidR="002C1116" w:rsidRDefault="00AA18BE" w:rsidP="002C1116">
      <w:pPr>
        <w:pStyle w:val="Heading4"/>
      </w:pPr>
      <w:r>
        <w:t>a</w:t>
      </w:r>
      <w:r w:rsidR="002C1116" w:rsidRPr="004E3A57">
        <w:t>ny</w:t>
      </w:r>
    </w:p>
    <w:p w14:paraId="76D9D88A" w14:textId="77777777" w:rsidR="002C1116" w:rsidRDefault="002C1116" w:rsidP="002C1116">
      <w:r>
        <w:t xml:space="preserve">A data provider can add an arbitrary number of extra properties, as long as the instance is conformant to GML Simple Feature Level 0. </w:t>
      </w:r>
    </w:p>
    <w:p w14:paraId="1E552CC8" w14:textId="77777777" w:rsidR="002C1116" w:rsidRDefault="002C1116" w:rsidP="002C1116">
      <w:r>
        <w:br w:type="page"/>
      </w:r>
    </w:p>
    <w:p w14:paraId="48BFFC85" w14:textId="77777777" w:rsidR="002C1116" w:rsidRDefault="002C1116" w:rsidP="007F7DE0"/>
    <w:p w14:paraId="70D35591" w14:textId="77777777" w:rsidR="00672D0D" w:rsidRPr="0073628E" w:rsidRDefault="00437ED0" w:rsidP="007F7DE0">
      <w:r>
        <w:br w:type="page"/>
      </w:r>
    </w:p>
    <w:p w14:paraId="10AC2A8A" w14:textId="1C7421FA" w:rsidR="009B3BBD" w:rsidRDefault="00652185" w:rsidP="009B3BBD">
      <w:pPr>
        <w:pStyle w:val="Heading1"/>
        <w:rPr>
          <w:lang w:val="en-CA"/>
        </w:rPr>
      </w:pPr>
      <w:bookmarkStart w:id="949" w:name="_Toc458154255"/>
      <w:r>
        <w:rPr>
          <w:lang w:val="en-CA"/>
        </w:rPr>
        <w:lastRenderedPageBreak/>
        <w:t xml:space="preserve">XML </w:t>
      </w:r>
      <w:r w:rsidR="009B3BBD">
        <w:rPr>
          <w:lang w:val="en-CA"/>
        </w:rPr>
        <w:t>Encoding Requirement classes</w:t>
      </w:r>
      <w:r w:rsidR="00401781">
        <w:rPr>
          <w:lang w:val="en-CA"/>
        </w:rPr>
        <w:t xml:space="preserve"> (Normative)</w:t>
      </w:r>
      <w:bookmarkEnd w:id="949"/>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AU" w:eastAsia="en-AU"/>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Caption"/>
        <w:rPr>
          <w:lang w:val="en-CA"/>
        </w:rPr>
      </w:pPr>
      <w:r>
        <w:t xml:space="preserve">Figure </w:t>
      </w:r>
      <w:r>
        <w:fldChar w:fldCharType="begin"/>
      </w:r>
      <w:r>
        <w:instrText xml:space="preserve"> SEQ Figure \* ARABIC </w:instrText>
      </w:r>
      <w:r>
        <w:fldChar w:fldCharType="separate"/>
      </w:r>
      <w:r w:rsidR="00AD44BE">
        <w:rPr>
          <w:noProof/>
        </w:rPr>
        <w:t>107</w:t>
      </w:r>
      <w:r>
        <w:fldChar w:fldCharType="end"/>
      </w:r>
      <w:r>
        <w:t>: XML Encoding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C44904">
      <w:pPr>
        <w:numPr>
          <w:ilvl w:val="1"/>
          <w:numId w:val="8"/>
        </w:numPr>
        <w:rPr>
          <w:lang w:val="en-CA"/>
        </w:rPr>
      </w:pPr>
      <w:r>
        <w:rPr>
          <w:lang w:val="en-CA"/>
        </w:rPr>
        <w:t xml:space="preserve">validate with XSD schemas, </w:t>
      </w:r>
    </w:p>
    <w:p w14:paraId="3A8B0348" w14:textId="71E0366B" w:rsidR="00D470D6" w:rsidRDefault="00415E41" w:rsidP="00C44904">
      <w:pPr>
        <w:numPr>
          <w:ilvl w:val="1"/>
          <w:numId w:val="8"/>
        </w:numPr>
        <w:rPr>
          <w:lang w:val="en-CA"/>
        </w:rPr>
      </w:pPr>
      <w:r>
        <w:rPr>
          <w:lang w:val="en-CA"/>
        </w:rPr>
        <w:t xml:space="preserve">pass schematron rules and then </w:t>
      </w:r>
    </w:p>
    <w:p w14:paraId="0B58FD66" w14:textId="0AE85CFA" w:rsidR="00C648D4" w:rsidRDefault="00415E41" w:rsidP="00C44904">
      <w:pPr>
        <w:numPr>
          <w:ilvl w:val="1"/>
          <w:numId w:val="8"/>
        </w:numPr>
        <w:rPr>
          <w:lang w:val="en-CA"/>
        </w:rPr>
      </w:pPr>
      <w:r>
        <w:rPr>
          <w:lang w:val="en-CA"/>
        </w:rPr>
        <w:t>pass compliance tests listed in relevant compliance sections.</w:t>
      </w:r>
      <w:r w:rsidR="009B3BBD">
        <w:rPr>
          <w:lang w:val="en-CA"/>
        </w:rPr>
        <w:t xml:space="preserve"> </w:t>
      </w:r>
    </w:p>
    <w:p w14:paraId="1E3C2AA6" w14:textId="331512E4" w:rsidR="0099305B" w:rsidRPr="00AA18BE" w:rsidRDefault="00E97666" w:rsidP="009B3BBD">
      <w:pPr>
        <w:pStyle w:val="Heading2"/>
        <w:rPr>
          <w:lang w:val="en-CA"/>
        </w:rPr>
      </w:pPr>
      <w:bookmarkStart w:id="950" w:name="_Ref452624938"/>
      <w:bookmarkStart w:id="951" w:name="_Toc458154256"/>
      <w:r>
        <w:rPr>
          <w:lang w:val="en-CA"/>
        </w:rPr>
        <w:t>Prefixes used in examples</w:t>
      </w:r>
      <w:bookmarkEnd w:id="950"/>
      <w:bookmarkEnd w:id="951"/>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AD44BE">
        <w:t xml:space="preserve">Table </w:t>
      </w:r>
      <w:r w:rsidR="00AD44BE">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AE476B" w:rsidP="00A65B96">
            <w:pPr>
              <w:spacing w:after="0"/>
              <w:rPr>
                <w:rFonts w:ascii="Consolas" w:hAnsi="Consolas" w:cs="Consolas"/>
                <w:color w:val="000000"/>
                <w:sz w:val="20"/>
                <w:szCs w:val="20"/>
                <w:lang w:val="en-CA" w:eastAsia="en-CA"/>
              </w:rPr>
            </w:pPr>
            <w:hyperlink r:id="rId128" w:history="1">
              <w:r w:rsidR="00C2184E" w:rsidRPr="00A65B96">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AE476B" w:rsidP="00A65B96">
            <w:pPr>
              <w:spacing w:after="0"/>
              <w:rPr>
                <w:rFonts w:ascii="Consolas" w:hAnsi="Consolas" w:cs="Consolas"/>
                <w:color w:val="0000FF"/>
                <w:sz w:val="20"/>
                <w:szCs w:val="20"/>
                <w:u w:val="single"/>
                <w:lang w:val="en-CA" w:eastAsia="en-CA"/>
              </w:rPr>
            </w:pPr>
            <w:hyperlink r:id="rId129"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A65B96" w:rsidRDefault="00AE476B"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AE476B"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lastRenderedPageBreak/>
              <w:t>gml</w:t>
            </w:r>
          </w:p>
        </w:tc>
        <w:tc>
          <w:tcPr>
            <w:tcW w:w="0" w:type="auto"/>
            <w:tcBorders>
              <w:left w:val="nil"/>
              <w:right w:val="nil"/>
            </w:tcBorders>
            <w:shd w:val="clear" w:color="auto" w:fill="C0C0C0"/>
            <w:hideMark/>
          </w:tcPr>
          <w:p w14:paraId="504E75FC" w14:textId="77777777" w:rsidR="001517B8" w:rsidRPr="00A65B96" w:rsidRDefault="00AE476B"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AE476B" w:rsidP="00A65B96">
            <w:pPr>
              <w:spacing w:after="0"/>
              <w:rPr>
                <w:color w:val="000000"/>
              </w:rPr>
            </w:pPr>
            <w:hyperlink r:id="rId133" w:history="1">
              <w:r w:rsidR="002B3C3F" w:rsidRPr="00F346A1">
                <w:rPr>
                  <w:rStyle w:val="Hyperlink"/>
                </w:rPr>
                <w:t>h</w:t>
              </w:r>
              <w:r w:rsidR="002B3C3F" w:rsidRPr="00A65B96">
                <w:rPr>
                  <w:rStyle w:val="Hyperlink"/>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AE476B" w:rsidP="00A65B96">
            <w:pPr>
              <w:spacing w:after="0"/>
              <w:rPr>
                <w:rFonts w:ascii="Consolas" w:hAnsi="Consolas" w:cs="Consolas"/>
                <w:color w:val="000000"/>
                <w:sz w:val="20"/>
                <w:szCs w:val="20"/>
                <w:lang w:val="en-CA" w:eastAsia="en-CA"/>
              </w:rPr>
            </w:pPr>
            <w:hyperlink r:id="rId134" w:history="1">
              <w:r w:rsidR="001517B8" w:rsidRPr="00A65B96">
                <w:rPr>
                  <w:rStyle w:val="Hyperlink"/>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AE476B" w:rsidP="00A65B96">
            <w:pPr>
              <w:spacing w:after="0"/>
              <w:rPr>
                <w:rFonts w:ascii="Consolas" w:hAnsi="Consolas" w:cs="Consolas"/>
                <w:color w:val="000000"/>
                <w:sz w:val="20"/>
                <w:szCs w:val="20"/>
                <w:lang w:val="en-CA" w:eastAsia="en-CA"/>
              </w:rPr>
            </w:pPr>
            <w:hyperlink r:id="rId135" w:history="1">
              <w:r w:rsidR="00E21C96" w:rsidRPr="00E21C96">
                <w:rPr>
                  <w:rStyle w:val="Hyperlink"/>
                  <w:rFonts w:ascii="Consolas" w:hAnsi="Consolas" w:cs="Consolas"/>
                  <w:sz w:val="20"/>
                  <w:szCs w:val="20"/>
                  <w:lang w:val="en-CA" w:eastAsia="en-CA"/>
                </w:rPr>
                <w:t>http://xmlns.geosciml.org/GeoSciML-Basic/4.1</w:t>
              </w:r>
            </w:hyperlink>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AE476B" w:rsidP="00E21C96">
            <w:pPr>
              <w:rPr>
                <w:rFonts w:ascii="Consolas" w:hAnsi="Consolas" w:cs="Consolas"/>
                <w:sz w:val="20"/>
                <w:szCs w:val="20"/>
              </w:rPr>
            </w:pPr>
            <w:hyperlink r:id="rId136" w:history="1">
              <w:r w:rsidR="00E21C96" w:rsidRPr="00E21C96">
                <w:rPr>
                  <w:rStyle w:val="Hyperlink"/>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AE476B" w:rsidP="00E21C96">
            <w:pPr>
              <w:rPr>
                <w:rFonts w:ascii="Consolas" w:hAnsi="Consolas" w:cs="Consolas"/>
                <w:sz w:val="20"/>
                <w:szCs w:val="20"/>
              </w:rPr>
            </w:pPr>
            <w:hyperlink r:id="rId137" w:history="1">
              <w:r w:rsidR="00E21C96" w:rsidRPr="00E21C96">
                <w:rPr>
                  <w:rStyle w:val="Hyperlink"/>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AE476B" w:rsidP="00E21C96">
            <w:pPr>
              <w:rPr>
                <w:rFonts w:ascii="Consolas" w:hAnsi="Consolas" w:cs="Consolas"/>
                <w:sz w:val="20"/>
                <w:szCs w:val="20"/>
              </w:rPr>
            </w:pPr>
            <w:hyperlink r:id="rId138" w:history="1">
              <w:r w:rsidR="00E21C96" w:rsidRPr="00E21C96">
                <w:rPr>
                  <w:rStyle w:val="Hyperlink"/>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AE476B" w:rsidP="00E21C96">
            <w:pPr>
              <w:rPr>
                <w:rFonts w:ascii="Consolas" w:hAnsi="Consolas" w:cs="Consolas"/>
                <w:sz w:val="20"/>
                <w:szCs w:val="20"/>
              </w:rPr>
            </w:pPr>
            <w:hyperlink r:id="rId139" w:history="1">
              <w:r w:rsidR="00E21C96" w:rsidRPr="00E21C96">
                <w:rPr>
                  <w:rStyle w:val="Hyperlink"/>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AE476B" w:rsidP="00E21C96">
            <w:pPr>
              <w:rPr>
                <w:rFonts w:ascii="Consolas" w:hAnsi="Consolas" w:cs="Consolas"/>
                <w:sz w:val="20"/>
                <w:szCs w:val="20"/>
              </w:rPr>
            </w:pPr>
            <w:hyperlink r:id="rId140" w:history="1">
              <w:r w:rsidR="00E21C96" w:rsidRPr="00E21C96">
                <w:rPr>
                  <w:rStyle w:val="Hyperlink"/>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AE476B" w:rsidP="00A65B96">
            <w:pPr>
              <w:spacing w:after="0"/>
              <w:rPr>
                <w:rFonts w:ascii="Consolas" w:hAnsi="Consolas" w:cs="Consolas"/>
                <w:color w:val="000000"/>
                <w:sz w:val="20"/>
                <w:szCs w:val="20"/>
                <w:lang w:val="en-CA" w:eastAsia="en-CA"/>
              </w:rPr>
            </w:pPr>
            <w:hyperlink r:id="rId141" w:history="1">
              <w:r w:rsidR="001517B8" w:rsidRPr="00A65B96">
                <w:rPr>
                  <w:rStyle w:val="Hyperlink"/>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AE476B"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AE476B"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AE476B"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AE476B"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AE476B"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AE476B"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AE476B"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Caption"/>
      </w:pPr>
      <w:bookmarkStart w:id="952" w:name="_Ref443220196"/>
      <w:r>
        <w:t xml:space="preserve">Table </w:t>
      </w:r>
      <w:r>
        <w:fldChar w:fldCharType="begin"/>
      </w:r>
      <w:r>
        <w:instrText xml:space="preserve"> SEQ Table \* ARABIC </w:instrText>
      </w:r>
      <w:r>
        <w:fldChar w:fldCharType="separate"/>
      </w:r>
      <w:r w:rsidR="00AD44BE">
        <w:rPr>
          <w:noProof/>
        </w:rPr>
        <w:t>8</w:t>
      </w:r>
      <w:r>
        <w:fldChar w:fldCharType="end"/>
      </w:r>
      <w:bookmarkEnd w:id="952"/>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0F3F457A" w14:textId="77777777" w:rsidR="00D41FCD" w:rsidRDefault="00D41FCD" w:rsidP="00380908"/>
    <w:p w14:paraId="62A0F49E" w14:textId="544852C7" w:rsidR="00FE640E" w:rsidRPr="004A5E5F" w:rsidRDefault="00FE640E" w:rsidP="00D41FCD">
      <w:pPr>
        <w:pStyle w:val="xml"/>
      </w:pPr>
      <w:r w:rsidRPr="004A5E5F">
        <w:t>&lt;!ENTITY guid "http://www.ietf.org/rfc/rfc2616"&gt;</w:t>
      </w:r>
    </w:p>
    <w:p w14:paraId="53D5459D" w14:textId="0E49008E" w:rsidR="00FE640E" w:rsidRPr="004A5E5F" w:rsidRDefault="00FE640E" w:rsidP="00D41FCD">
      <w:pPr>
        <w:pStyle w:val="xml"/>
      </w:pPr>
      <w:r w:rsidRPr="004A5E5F">
        <w:t xml:space="preserve">&lt;!ENTITY resource " </w:t>
      </w:r>
      <w:r w:rsidR="00AA18BE">
        <w:t>http://resource.geosciml.org</w:t>
      </w:r>
      <w:r w:rsidRPr="004A5E5F">
        <w:t>"&gt;</w:t>
      </w:r>
    </w:p>
    <w:p w14:paraId="37DC674F" w14:textId="77777777" w:rsidR="00FE640E" w:rsidRPr="004A5E5F" w:rsidRDefault="00FE640E" w:rsidP="00D41FCD">
      <w:pPr>
        <w:pStyle w:val="xml"/>
      </w:pPr>
      <w:r w:rsidRPr="004A5E5F">
        <w:t>&lt;!ENTITY nil "http://www.opengis.net/def/nil/OGC/0/unknown"&gt;</w:t>
      </w:r>
    </w:p>
    <w:p w14:paraId="4C6BAEAB" w14:textId="1D742249" w:rsidR="00FE640E" w:rsidRPr="004A5E5F" w:rsidRDefault="00FE640E" w:rsidP="00D41FCD">
      <w:pPr>
        <w:pStyle w:val="xml"/>
      </w:pPr>
      <w:r w:rsidRPr="004A5E5F">
        <w:t>]&gt;</w:t>
      </w:r>
    </w:p>
    <w:p w14:paraId="5A18B9B3" w14:textId="77777777" w:rsidR="00FE640E" w:rsidRPr="009B3BBD" w:rsidRDefault="00FE640E" w:rsidP="009B3BBD">
      <w:pPr>
        <w:rPr>
          <w:lang w:val="en-CA"/>
        </w:rPr>
      </w:pPr>
    </w:p>
    <w:p w14:paraId="238F699D" w14:textId="2BE4B6BC" w:rsidR="009B3BBD" w:rsidRDefault="009B3BBD" w:rsidP="009B3BBD">
      <w:pPr>
        <w:pStyle w:val="Heading2"/>
        <w:rPr>
          <w:lang w:val="en-CA"/>
        </w:rPr>
      </w:pPr>
      <w:bookmarkStart w:id="953" w:name="_Toc458154257"/>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953"/>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894483"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3FCC6BA1" w:rsidR="006C4C24" w:rsidRPr="00513449" w:rsidRDefault="006C4C24" w:rsidP="007E0D8B">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schematron rules.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19A34CD4" w:rsidR="006C4C24" w:rsidRDefault="00D078BD" w:rsidP="00DA608A">
            <w:pPr>
              <w:spacing w:before="100" w:beforeAutospacing="1" w:after="100" w:afterAutospacing="1" w:line="230" w:lineRule="atLeast"/>
              <w:jc w:val="both"/>
              <w:rPr>
                <w:rStyle w:val="requri"/>
                <w:lang w:val="en-CA"/>
              </w:rPr>
            </w:pPr>
            <w:r w:rsidRPr="00D078BD">
              <w:rPr>
                <w:rStyle w:val="reqtext"/>
                <w:lang w:val="en-CA"/>
              </w:rPr>
              <w:t xml:space="preserve">Vocabulary term SHALL be encoded with HTTP URI in </w:t>
            </w:r>
            <w:r>
              <w:rPr>
                <w:rStyle w:val="reqtext"/>
                <w:lang w:val="en-CA"/>
              </w:rPr>
              <w:t>@</w:t>
            </w:r>
            <w:r w:rsidRPr="00D078BD">
              <w:rPr>
                <w:rStyle w:val="xmlChar"/>
                <w:lang w:val="en-CA"/>
              </w:rPr>
              <w:t>xlink:href</w:t>
            </w:r>
            <w:r w:rsidRPr="00D078BD">
              <w:rPr>
                <w:rStyle w:val="reqtext"/>
                <w:lang w:val="en-CA"/>
              </w:rPr>
              <w:t xml:space="preserve"> and provide a human readable description in </w:t>
            </w:r>
            <w:r>
              <w:rPr>
                <w:rStyle w:val="reqtext"/>
                <w:lang w:val="en-CA"/>
              </w:rPr>
              <w:t>@</w:t>
            </w:r>
            <w:r w:rsidRPr="00D078BD">
              <w:rPr>
                <w:rStyle w:val="xmlChar"/>
                <w:lang w:val="en-CA"/>
              </w:rPr>
              <w:t>xlink:title</w:t>
            </w:r>
            <w:r w:rsidRPr="00D078BD">
              <w:rPr>
                <w:rStyle w:val="reqtext"/>
                <w:lang w:val="en-CA"/>
              </w:rPr>
              <w:t>.</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E591A94" w:rsidR="006C4C24" w:rsidRPr="00402582" w:rsidRDefault="00CE173B"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578E74A4" w:rsidR="006C4C24" w:rsidRDefault="006C4C24" w:rsidP="00CE173B">
            <w:pPr>
              <w:spacing w:before="100" w:beforeAutospacing="1" w:after="100" w:afterAutospacing="1" w:line="230" w:lineRule="atLeast"/>
              <w:jc w:val="both"/>
              <w:rPr>
                <w:rStyle w:val="requri"/>
                <w:lang w:val="en-CA"/>
              </w:rPr>
            </w:pPr>
            <w:r w:rsidRPr="006C4C24">
              <w:rPr>
                <w:rStyle w:val="reqtext"/>
                <w:lang w:val="en-CA"/>
              </w:rPr>
              <w:t xml:space="preserve">Feature identifiers (unique name) provided in gml:identifier and </w:t>
            </w:r>
            <w:r w:rsidR="00A710EA">
              <w:rPr>
                <w:rStyle w:val="reqtext"/>
                <w:lang w:val="en-CA"/>
              </w:rPr>
              <w:t>@</w:t>
            </w:r>
            <w:r w:rsidRPr="006C4C24">
              <w:rPr>
                <w:rStyle w:val="reqtext"/>
                <w:lang w:val="en-CA"/>
              </w:rPr>
              <w:t xml:space="preserve">codeSpace = “http://www.ietf.org/rfc/rfc2616” </w:t>
            </w:r>
            <w:r w:rsidR="00CE173B">
              <w:rPr>
                <w:rStyle w:val="reqtext"/>
                <w:lang w:val="en-CA"/>
              </w:rPr>
              <w:t>SHOULD</w:t>
            </w:r>
            <w:r w:rsidRPr="006C4C24">
              <w:rPr>
                <w:rStyle w:val="reqtext"/>
                <w:lang w:val="en-CA"/>
              </w:rPr>
              <w:t xml:space="preserve">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3B5D9421" w:rsidR="006C4C24" w:rsidRDefault="00DA608A" w:rsidP="00CE173B">
            <w:pPr>
              <w:spacing w:before="100" w:beforeAutospacing="1" w:after="100" w:afterAutospacing="1" w:line="230" w:lineRule="atLeast"/>
              <w:jc w:val="both"/>
              <w:rPr>
                <w:rStyle w:val="requri"/>
                <w:lang w:val="en-CA"/>
              </w:rPr>
            </w:pPr>
            <w:r w:rsidRPr="00DA608A">
              <w:rPr>
                <w:rStyle w:val="reqtext"/>
                <w:lang w:val="en-CA"/>
              </w:rPr>
              <w:t>All date-time elements occurrences SHOULD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(Z|[+-]HH:MM).</w:t>
            </w:r>
            <w:r w:rsidRPr="00433281">
              <w:rPr>
                <w:rStyle w:val="reqtext"/>
                <w:rFonts w:ascii="Calibri" w:hAnsi="Calibri"/>
                <w:sz w:val="20"/>
                <w:szCs w:val="20"/>
              </w:rPr>
              <w:t>.</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Heading3"/>
        <w:rPr>
          <w:lang w:val="en-CA"/>
        </w:rPr>
      </w:pPr>
      <w:bookmarkStart w:id="954" w:name="_Toc458154258"/>
      <w:r>
        <w:rPr>
          <w:lang w:val="en-CA"/>
        </w:rPr>
        <w:t>XML document validation</w:t>
      </w:r>
      <w:bookmarkEnd w:id="954"/>
    </w:p>
    <w:p w14:paraId="0167B34A" w14:textId="77777777" w:rsidR="00B95F74" w:rsidRDefault="00B95F74" w:rsidP="00380908">
      <w:pPr>
        <w:rPr>
          <w:lang w:val="en-CA"/>
        </w:rPr>
      </w:pP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0A2CAF8" w14:textId="77777777" w:rsidR="00652E95" w:rsidRDefault="00652E95" w:rsidP="00652E95">
      <w:pPr>
        <w:pStyle w:val="Heading3"/>
        <w:rPr>
          <w:lang w:val="en-CA"/>
        </w:rPr>
      </w:pPr>
      <w:bookmarkStart w:id="955" w:name="_Toc458154259"/>
      <w:r>
        <w:rPr>
          <w:lang w:val="en-CA"/>
        </w:rPr>
        <w:t>CodeList</w:t>
      </w:r>
      <w:bookmarkEnd w:id="955"/>
    </w:p>
    <w:p w14:paraId="00512E31" w14:textId="77777777" w:rsidR="00652E95" w:rsidRDefault="00652E95" w:rsidP="00652E95">
      <w:pPr>
        <w:rPr>
          <w:lang w:val="en-CA"/>
        </w:rPr>
      </w:pPr>
    </w:p>
    <w:p w14:paraId="4565B3B7" w14:textId="76B81D59" w:rsidR="00652E95" w:rsidRDefault="00BB5C2A" w:rsidP="00652E95">
      <w:pPr>
        <w:rPr>
          <w:lang w:val="en-CA"/>
        </w:rPr>
      </w:pPr>
      <w:r>
        <w:rPr>
          <w:lang w:val="en-CA"/>
        </w:rPr>
        <w:t xml:space="preserve">Open code list (see </w:t>
      </w:r>
      <w:r>
        <w:rPr>
          <w:lang w:val="en-CA"/>
        </w:rPr>
        <w:fldChar w:fldCharType="begin"/>
      </w:r>
      <w:r>
        <w:rPr>
          <w:lang w:val="en-CA"/>
        </w:rPr>
        <w:instrText xml:space="preserve"> REF _Ref457994997 \r \h </w:instrText>
      </w:r>
      <w:r>
        <w:rPr>
          <w:lang w:val="en-CA"/>
        </w:rPr>
      </w:r>
      <w:r>
        <w:rPr>
          <w:lang w:val="en-CA"/>
        </w:rPr>
        <w:fldChar w:fldCharType="separate"/>
      </w:r>
      <w:r w:rsidR="00AD44BE">
        <w:rPr>
          <w:lang w:val="en-CA"/>
        </w:rPr>
        <w:t>8.2.7</w:t>
      </w:r>
      <w:r>
        <w:rPr>
          <w:lang w:val="en-CA"/>
        </w:rPr>
        <w:fldChar w:fldCharType="end"/>
      </w:r>
      <w:r>
        <w:rPr>
          <w:lang w:val="en-CA"/>
        </w:rPr>
        <w:t xml:space="preserve">) </w:t>
      </w:r>
      <w:r w:rsidR="00652E95">
        <w:rPr>
          <w:lang w:val="en-CA"/>
        </w:rPr>
        <w:t xml:space="preserve">are encoded as </w:t>
      </w:r>
      <w:r w:rsidR="00652E95" w:rsidRPr="00BB5C2A">
        <w:rPr>
          <w:rStyle w:val="xmlChar"/>
        </w:rPr>
        <w:t>gml:ReferenceType</w:t>
      </w:r>
      <w:r w:rsidR="00652E95">
        <w:rPr>
          <w:lang w:val="en-CA"/>
        </w:rPr>
        <w:t xml:space="preserve"> which is a sequence of </w:t>
      </w:r>
      <w:r w:rsidR="00652E95" w:rsidRPr="00BB5C2A">
        <w:rPr>
          <w:rStyle w:val="xmlChar"/>
        </w:rPr>
        <w:t>gml:OwnershipAttributeGroup</w:t>
      </w:r>
      <w:r w:rsidR="00652E95">
        <w:rPr>
          <w:lang w:val="en-CA"/>
        </w:rPr>
        <w:t xml:space="preserve"> and </w:t>
      </w:r>
      <w:r w:rsidR="00652E95" w:rsidRPr="00BB5C2A">
        <w:rPr>
          <w:rStyle w:val="xmlChar"/>
        </w:rPr>
        <w:t>gml:AssociationAttributeGroup</w:t>
      </w:r>
      <w:r w:rsidR="00652E95">
        <w:rPr>
          <w:lang w:val="en-CA"/>
        </w:rPr>
        <w:t xml:space="preserve">, providing a series of xml attributes from W3C </w:t>
      </w:r>
      <w:r w:rsidR="00EB296B">
        <w:rPr>
          <w:lang w:val="en-CA"/>
        </w:rPr>
        <w:t>XLINK (</w:t>
      </w:r>
      <w:hyperlink r:id="rId149" w:history="1">
        <w:r w:rsidR="00652E95" w:rsidRPr="006716F1">
          <w:rPr>
            <w:rStyle w:val="Hyperlink"/>
            <w:lang w:val="en-CA"/>
          </w:rPr>
          <w:t>http://www.w3.org/TR/xlink11/</w:t>
        </w:r>
      </w:hyperlink>
      <w:r w:rsidR="00EB296B">
        <w:rPr>
          <w:lang w:val="en-CA"/>
        </w:rPr>
        <w:t xml:space="preserve">). </w:t>
      </w:r>
      <w:r w:rsidR="00A00FE7">
        <w:rPr>
          <w:lang w:val="en-CA"/>
        </w:rPr>
        <w:t xml:space="preserve"> </w:t>
      </w:r>
      <w:r w:rsidR="00652E95">
        <w:rPr>
          <w:lang w:val="en-CA"/>
        </w:rPr>
        <w:t>A vocabulary</w:t>
      </w:r>
      <w:r w:rsidR="00B95F74">
        <w:rPr>
          <w:lang w:val="en-CA"/>
        </w:rPr>
        <w:t xml:space="preserve"> term</w:t>
      </w:r>
      <w:r w:rsidR="00D70F03">
        <w:rPr>
          <w:lang w:val="en-CA"/>
        </w:rPr>
        <w:t xml:space="preserve"> reference has</w:t>
      </w:r>
      <w:r w:rsidR="00652E95">
        <w:rPr>
          <w:lang w:val="en-CA"/>
        </w:rPr>
        <w:t xml:space="preserve"> </w:t>
      </w:r>
      <w:r>
        <w:rPr>
          <w:lang w:val="en-CA"/>
        </w:rPr>
        <w:t xml:space="preserve">mandatory </w:t>
      </w:r>
      <w:r w:rsidR="00652E95" w:rsidRPr="00BB5C2A">
        <w:rPr>
          <w:rStyle w:val="xmlChar"/>
        </w:rPr>
        <w:t>xlink:href</w:t>
      </w:r>
      <w:r w:rsidR="00652E95">
        <w:rPr>
          <w:lang w:val="en-CA"/>
        </w:rPr>
        <w:t xml:space="preserve"> and </w:t>
      </w:r>
      <w:r w:rsidR="00652E95" w:rsidRPr="00BB5C2A">
        <w:rPr>
          <w:rStyle w:val="xmlChar"/>
        </w:rPr>
        <w:t>xlink:title</w:t>
      </w:r>
      <w:r w:rsidR="00652E95">
        <w:rPr>
          <w:lang w:val="en-CA"/>
        </w:rPr>
        <w:t xml:space="preserve"> attributes.</w:t>
      </w:r>
    </w:p>
    <w:p w14:paraId="18E14965" w14:textId="77777777" w:rsidR="00031805" w:rsidRDefault="00031805" w:rsidP="00652E95">
      <w:pPr>
        <w:rPr>
          <w:rFonts w:ascii="Courier New" w:hAnsi="Courier New" w:cs="Courier New"/>
          <w:color w:val="0000FF"/>
          <w:sz w:val="20"/>
          <w:szCs w:val="20"/>
          <w:lang w:val="en-CA" w:eastAsia="ja-JP"/>
        </w:rPr>
      </w:pPr>
      <w:r>
        <w:rPr>
          <w:rFonts w:ascii="Courier New" w:hAnsi="Courier New" w:cs="Courier New"/>
          <w:color w:val="0000FF"/>
          <w:sz w:val="20"/>
          <w:szCs w:val="20"/>
          <w:highlight w:val="white"/>
          <w:lang w:val="en-CA" w:eastAsia="ja-JP"/>
        </w:rPr>
        <w:t>&lt;gsmlb:lithology</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xlink:href</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"http://resource.geosciml.org/classifier/cgi/lithology/granite"</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xlink:title</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"granite"</w:t>
      </w:r>
      <w:r>
        <w:rPr>
          <w:rFonts w:ascii="Courier New" w:hAnsi="Courier New" w:cs="Courier New"/>
          <w:color w:val="0000FF"/>
          <w:sz w:val="20"/>
          <w:szCs w:val="20"/>
          <w:highlight w:val="white"/>
          <w:lang w:val="en-CA" w:eastAsia="ja-JP"/>
        </w:rPr>
        <w:t>/&gt;</w:t>
      </w:r>
    </w:p>
    <w:p w14:paraId="13540271" w14:textId="15C95EC4" w:rsidR="00652E95" w:rsidRDefault="00652E95" w:rsidP="00652E95">
      <w:pPr>
        <w:rPr>
          <w:lang w:val="en-CA"/>
        </w:rPr>
      </w:pPr>
      <w:r>
        <w:rPr>
          <w:lang w:val="en-CA"/>
        </w:rPr>
        <w:t xml:space="preserve">The </w:t>
      </w:r>
      <w:r w:rsidRPr="00BB5C2A">
        <w:rPr>
          <w:rStyle w:val="xmlChar"/>
        </w:rPr>
        <w:t>xlink:href</w:t>
      </w:r>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w:t>
      </w:r>
      <w:r w:rsidR="00031805">
        <w:rPr>
          <w:lang w:val="en-CA"/>
        </w:rPr>
        <w:t xml:space="preserve"> is</w:t>
      </w:r>
      <w:r>
        <w:rPr>
          <w:lang w:val="en-CA"/>
        </w:rPr>
        <w:t xml:space="preserve">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26E491EB" w:rsidR="00160943" w:rsidRPr="00D12552" w:rsidRDefault="00160943" w:rsidP="00031805">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w:t>
            </w:r>
            <w:r w:rsidR="00031805">
              <w:rPr>
                <w:rStyle w:val="reqtext"/>
                <w:lang w:val="en-CA"/>
              </w:rPr>
              <w:t>URI</w:t>
            </w:r>
            <w:r w:rsidRPr="00106124">
              <w:rPr>
                <w:rStyle w:val="reqtext"/>
                <w:lang w:val="en-CA"/>
              </w:rPr>
              <w:t xml:space="preserve"> in xlink:href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11A1A0CE" w14:textId="77777777" w:rsidR="00652E95" w:rsidRDefault="00652E95" w:rsidP="00AD7649">
      <w:pPr>
        <w:rPr>
          <w:lang w:val="en-CA"/>
        </w:rPr>
      </w:pPr>
    </w:p>
    <w:p w14:paraId="6594FBA4" w14:textId="22FFAEE2" w:rsidR="00E966AA" w:rsidRDefault="008C6C76" w:rsidP="00385662">
      <w:pPr>
        <w:pStyle w:val="Heading3"/>
        <w:rPr>
          <w:lang w:val="en-CA"/>
        </w:rPr>
      </w:pPr>
      <w:bookmarkStart w:id="956" w:name="_Toc448329473"/>
      <w:bookmarkStart w:id="957" w:name="_Toc448329621"/>
      <w:bookmarkStart w:id="958" w:name="_Toc448330007"/>
      <w:bookmarkStart w:id="959" w:name="_Toc448329474"/>
      <w:bookmarkStart w:id="960" w:name="_Toc448329622"/>
      <w:bookmarkStart w:id="961" w:name="_Toc448330008"/>
      <w:bookmarkStart w:id="962" w:name="_Toc448329475"/>
      <w:bookmarkStart w:id="963" w:name="_Toc448329623"/>
      <w:bookmarkStart w:id="964" w:name="_Toc448330009"/>
      <w:bookmarkStart w:id="965" w:name="_Toc458154260"/>
      <w:bookmarkEnd w:id="956"/>
      <w:bookmarkEnd w:id="957"/>
      <w:bookmarkEnd w:id="958"/>
      <w:bookmarkEnd w:id="959"/>
      <w:bookmarkEnd w:id="960"/>
      <w:bookmarkEnd w:id="961"/>
      <w:bookmarkEnd w:id="962"/>
      <w:bookmarkEnd w:id="963"/>
      <w:bookmarkEnd w:id="964"/>
      <w:r>
        <w:rPr>
          <w:lang w:val="en-CA"/>
        </w:rPr>
        <w:t>Identifiers</w:t>
      </w:r>
      <w:bookmarkEnd w:id="965"/>
    </w:p>
    <w:p w14:paraId="109B7FCE" w14:textId="77777777" w:rsidR="00A710EA" w:rsidRDefault="00A710EA" w:rsidP="00AD7649">
      <w:pPr>
        <w:rPr>
          <w:lang w:val="en-CA"/>
        </w:rPr>
      </w:pPr>
    </w:p>
    <w:p w14:paraId="4DD0F239" w14:textId="52743194" w:rsidR="00370329" w:rsidRDefault="00D01493" w:rsidP="00AD7649">
      <w:pPr>
        <w:rPr>
          <w:lang w:val="en-CA"/>
        </w:rPr>
      </w:pPr>
      <w:r>
        <w:rPr>
          <w:lang w:val="en-CA"/>
        </w:rPr>
        <w:t xml:space="preserve">The GeoSciML community has developed a best practice of using </w:t>
      </w:r>
      <w:hyperlink r:id="rId150" w:history="1">
        <w:r w:rsidRPr="003742F8">
          <w:rPr>
            <w:rStyle w:val="Hyperlink"/>
            <w:rFonts w:ascii="Arial" w:hAnsi="Arial" w:cs="Arial"/>
            <w:sz w:val="18"/>
          </w:rPr>
          <w:t>http://www.ietf.org/rfc/rfc2616</w:t>
        </w:r>
      </w:hyperlink>
      <w:r>
        <w:rPr>
          <w:lang w:val="en-CA"/>
        </w:rPr>
        <w:t xml:space="preserve"> as a codespace for string with authority to designate string that are resolvable HTTP URI.</w:t>
      </w:r>
    </w:p>
    <w:p w14:paraId="35FFE370" w14:textId="1BCAE6DC" w:rsidR="00DB594D" w:rsidRDefault="00031805" w:rsidP="00AD7649">
      <w:pPr>
        <w:rPr>
          <w:lang w:val="en-CA"/>
        </w:rPr>
      </w:pPr>
      <w:r w:rsidRPr="00D41FCD">
        <w:rPr>
          <w:rStyle w:val="xmlChar"/>
        </w:rPr>
        <w:t>g</w:t>
      </w:r>
      <w:r w:rsidR="00DB594D" w:rsidRPr="00D41FCD">
        <w:rPr>
          <w:rStyle w:val="xmlChar"/>
        </w:rPr>
        <w:t>ml:identifier</w:t>
      </w:r>
      <w:r w:rsidR="00DB594D">
        <w:rPr>
          <w:lang w:val="en-CA"/>
        </w:rPr>
        <w:t xml:space="preserve">’s </w:t>
      </w:r>
      <w:r>
        <w:rPr>
          <w:lang w:val="en-CA"/>
        </w:rPr>
        <w:t>flagged</w:t>
      </w:r>
      <w:r w:rsidR="00DB594D">
        <w:rPr>
          <w:lang w:val="en-CA"/>
        </w:rPr>
        <w:t xml:space="preserve"> with the specific codeSpace “</w:t>
      </w:r>
      <w:r w:rsidR="00DB594D" w:rsidRPr="00D41FCD">
        <w:rPr>
          <w:rStyle w:val="xmlChar"/>
        </w:rPr>
        <w:t>http://www.ietf.org/rfc/rfc2616</w:t>
      </w:r>
      <w:r w:rsidR="00DB594D">
        <w:rPr>
          <w:lang w:val="en-CA"/>
        </w:rPr>
        <w:t xml:space="preserve">” </w:t>
      </w:r>
      <w:r w:rsidR="00D01493">
        <w:rPr>
          <w:lang w:val="en-CA"/>
        </w:rPr>
        <w:t xml:space="preserve">should </w:t>
      </w:r>
      <w:r w:rsidR="00DB594D">
        <w:rPr>
          <w:lang w:val="en-CA"/>
        </w:rPr>
        <w:t>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20C915DE" w:rsidR="008C6C76" w:rsidRPr="00D12552" w:rsidRDefault="008C6C76" w:rsidP="00D01493">
            <w:pPr>
              <w:pStyle w:val="Tabletext10"/>
              <w:jc w:val="left"/>
              <w:rPr>
                <w:rStyle w:val="reqtext"/>
                <w:lang w:val="en-CA"/>
              </w:rPr>
            </w:pPr>
            <w:r>
              <w:rPr>
                <w:rStyle w:val="reqtext"/>
                <w:lang w:val="en-CA"/>
              </w:rPr>
              <w:t xml:space="preserve">Feature identifiers (unique name) provided in </w:t>
            </w:r>
            <w:r w:rsidRPr="00A710EA">
              <w:rPr>
                <w:rStyle w:val="xmlChar"/>
              </w:rPr>
              <w:t xml:space="preserve">gml:identifier </w:t>
            </w:r>
            <w:r w:rsidR="00DB594D">
              <w:rPr>
                <w:rStyle w:val="reqtext"/>
                <w:lang w:val="en-CA"/>
              </w:rPr>
              <w:t xml:space="preserve">and </w:t>
            </w:r>
            <w:r w:rsidR="00A710EA" w:rsidRPr="00A710EA">
              <w:rPr>
                <w:rStyle w:val="xmlChar"/>
              </w:rPr>
              <w:t>@</w:t>
            </w:r>
            <w:r w:rsidR="00DB594D" w:rsidRPr="00A710EA">
              <w:rPr>
                <w:rStyle w:val="xmlChar"/>
              </w:rPr>
              <w:t>codeSpace</w:t>
            </w:r>
            <w:r w:rsidR="00DB594D">
              <w:rPr>
                <w:rStyle w:val="reqtext"/>
                <w:lang w:val="en-CA"/>
              </w:rPr>
              <w:t xml:space="preserve"> = “</w:t>
            </w:r>
            <w:r w:rsidR="00DB594D" w:rsidRPr="00A710EA">
              <w:rPr>
                <w:rStyle w:val="xmlChar"/>
                <w:color w:val="1F497D" w:themeColor="text2"/>
              </w:rPr>
              <w:t>http://www.ietf.org/rfc/rfc2616</w:t>
            </w:r>
            <w:r w:rsidR="00DB594D">
              <w:rPr>
                <w:rStyle w:val="reqtext"/>
                <w:lang w:val="en-CA"/>
              </w:rPr>
              <w:t xml:space="preserve">” </w:t>
            </w:r>
            <w:r w:rsidR="00D01493">
              <w:rPr>
                <w:rStyle w:val="reqtext"/>
                <w:lang w:val="en-CA"/>
              </w:rPr>
              <w:t xml:space="preserve">SHOULD </w:t>
            </w:r>
            <w:r>
              <w:rPr>
                <w:rStyle w:val="reqtext"/>
                <w:lang w:val="en-CA"/>
              </w:rPr>
              <w:t>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p>
        </w:tc>
      </w:tr>
    </w:tbl>
    <w:p w14:paraId="63A966FD" w14:textId="77777777" w:rsidR="008C6C76" w:rsidRPr="008C6C76" w:rsidRDefault="008C6C76" w:rsidP="00AD7649"/>
    <w:p w14:paraId="25EC30C5" w14:textId="66687F90" w:rsidR="00031805" w:rsidRPr="00031805" w:rsidRDefault="00031805" w:rsidP="00AD7649">
      <w:pPr>
        <w:rPr>
          <w:rFonts w:ascii="Courier New" w:hAnsi="Courier New" w:cs="Courier New"/>
          <w:color w:val="0000FF"/>
          <w:sz w:val="20"/>
          <w:szCs w:val="20"/>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hyperlink r:id="rId151" w:history="1">
        <w:r w:rsidRPr="00031805">
          <w:rPr>
            <w:rStyle w:val="Hyperlink"/>
            <w:rFonts w:ascii="Courier New" w:hAnsi="Courier New" w:cs="Courier New"/>
            <w:b/>
            <w:bCs/>
            <w:sz w:val="20"/>
            <w:szCs w:val="20"/>
            <w:highlight w:val="white"/>
            <w:lang w:val="fr-CA" w:eastAsia="ja-JP"/>
          </w:rPr>
          <w:t>http://www.ietf.org/rfc/rfc2616/"</w:t>
        </w:r>
        <w:r w:rsidRPr="00031805">
          <w:rPr>
            <w:rStyle w:val="Hyperlink"/>
            <w:rFonts w:ascii="Courier New" w:hAnsi="Courier New" w:cs="Courier New"/>
            <w:sz w:val="20"/>
            <w:szCs w:val="20"/>
            <w:highlight w:val="white"/>
            <w:lang w:val="fr-CA" w:eastAsia="ja-JP"/>
          </w:rPr>
          <w:t>&gt;</w:t>
        </w:r>
        <w:r w:rsidRPr="00031805">
          <w:rPr>
            <w:rStyle w:val="Hyperlink"/>
            <w:rFonts w:ascii="Courier New" w:hAnsi="Courier New" w:cs="Courier New"/>
            <w:b/>
            <w:bCs/>
            <w:sz w:val="20"/>
            <w:szCs w:val="20"/>
            <w:highlight w:val="white"/>
            <w:lang w:val="fr-CA" w:eastAsia="ja-JP"/>
          </w:rPr>
          <w:t>http://data.geoscience.gov.xx/feature/asc/geologicunit/stratno/25947</w:t>
        </w:r>
        <w:r w:rsidRPr="00031805">
          <w:rPr>
            <w:rStyle w:val="Hyperlink"/>
            <w:rFonts w:ascii="Courier New" w:hAnsi="Courier New" w:cs="Courier New"/>
            <w:sz w:val="20"/>
            <w:szCs w:val="20"/>
            <w:highlight w:val="white"/>
            <w:lang w:val="fr-CA" w:eastAsia="ja-JP"/>
          </w:rPr>
          <w:t>&lt;/gml:identifier</w:t>
        </w:r>
      </w:hyperlink>
      <w:r w:rsidRPr="00031805">
        <w:rPr>
          <w:rFonts w:ascii="Courier New" w:hAnsi="Courier New" w:cs="Courier New"/>
          <w:color w:val="0000FF"/>
          <w:sz w:val="20"/>
          <w:szCs w:val="20"/>
          <w:highlight w:val="white"/>
          <w:lang w:val="fr-CA" w:eastAsia="ja-JP"/>
        </w:rPr>
        <w:t>&gt;</w:t>
      </w:r>
    </w:p>
    <w:p w14:paraId="41D81F7C" w14:textId="7117C0DE" w:rsidR="00DB594D" w:rsidRPr="00B464F3" w:rsidRDefault="00DB594D" w:rsidP="00AD7649">
      <w:pPr>
        <w:rPr>
          <w:lang w:val="en-CA"/>
        </w:rPr>
      </w:pPr>
      <w:r w:rsidRPr="00B464F3">
        <w:rPr>
          <w:lang w:val="en-CA"/>
        </w:rPr>
        <w:lastRenderedPageBreak/>
        <w:t xml:space="preserve">Resolving </w:t>
      </w:r>
      <w:hyperlink r:id="rId152" w:history="1">
        <w:r w:rsidRPr="00B464F3">
          <w:rPr>
            <w:rStyle w:val="Hyperlink"/>
            <w:lang w:val="en-CA"/>
          </w:rPr>
          <w:t>http://data.geoscience.gov.xx/feature/asc/geologicunit/stratno/25947</w:t>
        </w:r>
      </w:hyperlink>
      <w:r w:rsidRPr="00B464F3">
        <w:rPr>
          <w:lang w:val="en-CA"/>
        </w:rPr>
        <w:t xml:space="preserve">  shall return </w:t>
      </w:r>
    </w:p>
    <w:p w14:paraId="5141ABDD"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color w:val="0000FF"/>
          <w:sz w:val="20"/>
          <w:szCs w:val="20"/>
          <w:highlight w:val="white"/>
          <w:lang w:val="en-CA" w:eastAsia="ja-JP"/>
        </w:rPr>
        <w:t>&lt;gsmlb:GeologicUnit</w:t>
      </w:r>
      <w:r>
        <w:rPr>
          <w:rFonts w:ascii="Courier New" w:hAnsi="Courier New" w:cs="Courier New"/>
          <w:color w:val="000000"/>
          <w:sz w:val="20"/>
          <w:szCs w:val="20"/>
          <w:highlight w:val="white"/>
          <w:lang w:val="en-CA" w:eastAsia="ja-JP"/>
        </w:rPr>
        <w:t xml:space="preserve"> </w:t>
      </w:r>
      <w:r>
        <w:rPr>
          <w:rFonts w:ascii="Courier New" w:hAnsi="Courier New" w:cs="Courier New"/>
          <w:color w:val="FF0000"/>
          <w:sz w:val="20"/>
          <w:szCs w:val="20"/>
          <w:highlight w:val="white"/>
          <w:lang w:val="en-CA" w:eastAsia="ja-JP"/>
        </w:rPr>
        <w:t>gml:id</w:t>
      </w:r>
      <w:r>
        <w:rPr>
          <w:rFonts w:ascii="Courier New" w:hAnsi="Courier New" w:cs="Courier New"/>
          <w:color w:val="000000"/>
          <w:sz w:val="20"/>
          <w:szCs w:val="20"/>
          <w:highlight w:val="white"/>
          <w:lang w:val="en-CA" w:eastAsia="ja-JP"/>
        </w:rPr>
        <w:t>=</w:t>
      </w:r>
      <w:r>
        <w:rPr>
          <w:rFonts w:ascii="Courier New" w:hAnsi="Courier New" w:cs="Courier New"/>
          <w:b/>
          <w:bCs/>
          <w:color w:val="8000FF"/>
          <w:sz w:val="20"/>
          <w:szCs w:val="20"/>
          <w:highlight w:val="white"/>
          <w:lang w:val="en-CA" w:eastAsia="ja-JP"/>
        </w:rPr>
        <w:t>"G1"</w:t>
      </w:r>
      <w:r>
        <w:rPr>
          <w:rFonts w:ascii="Courier New" w:hAnsi="Courier New" w:cs="Courier New"/>
          <w:color w:val="0000FF"/>
          <w:sz w:val="20"/>
          <w:szCs w:val="20"/>
          <w:highlight w:val="white"/>
          <w:lang w:val="en-CA" w:eastAsia="ja-JP"/>
        </w:rPr>
        <w:t>&gt;</w:t>
      </w:r>
    </w:p>
    <w:p w14:paraId="5F6B0DFB"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b/>
          <w:bCs/>
          <w:color w:val="000000"/>
          <w:sz w:val="20"/>
          <w:szCs w:val="20"/>
          <w:highlight w:val="white"/>
          <w:lang w:val="fr-CA" w:eastAsia="ja-JP"/>
        </w:rPr>
        <w:t>(…)</w:t>
      </w:r>
    </w:p>
    <w:p w14:paraId="29044814" w14:textId="77777777" w:rsidR="00031805" w:rsidRPr="00031805" w:rsidRDefault="00031805" w:rsidP="00031805">
      <w:pPr>
        <w:autoSpaceDE w:val="0"/>
        <w:autoSpaceDN w:val="0"/>
        <w:adjustRightInd w:val="0"/>
        <w:spacing w:after="0"/>
        <w:rPr>
          <w:rFonts w:ascii="Courier New" w:hAnsi="Courier New" w:cs="Courier New"/>
          <w:b/>
          <w:bCs/>
          <w:color w:val="000000"/>
          <w:sz w:val="20"/>
          <w:szCs w:val="20"/>
          <w:highlight w:val="white"/>
          <w:lang w:val="fr-CA" w:eastAsia="ja-JP"/>
        </w:rPr>
      </w:pPr>
      <w:r w:rsidRPr="00031805">
        <w:rPr>
          <w:rFonts w:ascii="Courier New" w:hAnsi="Courier New" w:cs="Courier New"/>
          <w:color w:val="0000FF"/>
          <w:sz w:val="20"/>
          <w:szCs w:val="20"/>
          <w:highlight w:val="white"/>
          <w:lang w:val="fr-CA" w:eastAsia="ja-JP"/>
        </w:rPr>
        <w:t>&lt;gml:identifier</w:t>
      </w:r>
      <w:r w:rsidRPr="00031805">
        <w:rPr>
          <w:rFonts w:ascii="Courier New" w:hAnsi="Courier New" w:cs="Courier New"/>
          <w:color w:val="000000"/>
          <w:sz w:val="20"/>
          <w:szCs w:val="20"/>
          <w:highlight w:val="white"/>
          <w:lang w:val="fr-CA" w:eastAsia="ja-JP"/>
        </w:rPr>
        <w:t xml:space="preserve"> </w:t>
      </w:r>
      <w:r w:rsidRPr="00031805">
        <w:rPr>
          <w:rFonts w:ascii="Courier New" w:hAnsi="Courier New" w:cs="Courier New"/>
          <w:color w:val="FF0000"/>
          <w:sz w:val="20"/>
          <w:szCs w:val="20"/>
          <w:highlight w:val="white"/>
          <w:lang w:val="fr-CA" w:eastAsia="ja-JP"/>
        </w:rPr>
        <w:t>codeSpace</w:t>
      </w:r>
      <w:r w:rsidRPr="00031805">
        <w:rPr>
          <w:rFonts w:ascii="Courier New" w:hAnsi="Courier New" w:cs="Courier New"/>
          <w:color w:val="000000"/>
          <w:sz w:val="20"/>
          <w:szCs w:val="20"/>
          <w:highlight w:val="white"/>
          <w:lang w:val="fr-CA" w:eastAsia="ja-JP"/>
        </w:rPr>
        <w:t>=</w:t>
      </w:r>
      <w:r w:rsidRPr="00031805">
        <w:rPr>
          <w:rFonts w:ascii="Courier New" w:hAnsi="Courier New" w:cs="Courier New"/>
          <w:b/>
          <w:bCs/>
          <w:color w:val="8000FF"/>
          <w:sz w:val="20"/>
          <w:szCs w:val="20"/>
          <w:highlight w:val="white"/>
          <w:lang w:val="fr-CA" w:eastAsia="ja-JP"/>
        </w:rPr>
        <w:t xml:space="preserve">"  </w:t>
      </w:r>
      <w:r w:rsidRPr="00031805">
        <w:rPr>
          <w:rFonts w:ascii="Courier New" w:hAnsi="Courier New" w:cs="Courier New"/>
          <w:b/>
          <w:bCs/>
          <w:color w:val="8000FF"/>
          <w:sz w:val="20"/>
          <w:szCs w:val="20"/>
          <w:highlight w:val="white"/>
          <w:u w:val="single"/>
          <w:lang w:val="fr-CA" w:eastAsia="ja-JP"/>
        </w:rPr>
        <w:t>http://www.ietf.org/rfc/rfc2616/</w:t>
      </w:r>
      <w:r w:rsidRPr="00031805">
        <w:rPr>
          <w:rFonts w:ascii="Courier New" w:hAnsi="Courier New" w:cs="Courier New"/>
          <w:b/>
          <w:bCs/>
          <w:color w:val="8000FF"/>
          <w:sz w:val="20"/>
          <w:szCs w:val="20"/>
          <w:highlight w:val="white"/>
          <w:lang w:val="fr-CA" w:eastAsia="ja-JP"/>
        </w:rPr>
        <w:t>"</w:t>
      </w:r>
      <w:r w:rsidRPr="00031805">
        <w:rPr>
          <w:rFonts w:ascii="Courier New" w:hAnsi="Courier New" w:cs="Courier New"/>
          <w:color w:val="0000FF"/>
          <w:sz w:val="20"/>
          <w:szCs w:val="20"/>
          <w:highlight w:val="white"/>
          <w:lang w:val="fr-CA" w:eastAsia="ja-JP"/>
        </w:rPr>
        <w:t>&gt;</w:t>
      </w:r>
      <w:r w:rsidRPr="00031805">
        <w:rPr>
          <w:rFonts w:ascii="Courier New" w:hAnsi="Courier New" w:cs="Courier New"/>
          <w:b/>
          <w:bCs/>
          <w:color w:val="000000"/>
          <w:sz w:val="20"/>
          <w:szCs w:val="20"/>
          <w:highlight w:val="white"/>
          <w:u w:val="single"/>
          <w:lang w:val="fr-CA" w:eastAsia="ja-JP"/>
        </w:rPr>
        <w:t>http://data.geoscience.gov.xx/feature/asc/geologicunit/stratno/25947</w:t>
      </w:r>
      <w:r w:rsidRPr="00031805">
        <w:rPr>
          <w:rFonts w:ascii="Courier New" w:hAnsi="Courier New" w:cs="Courier New"/>
          <w:color w:val="0000FF"/>
          <w:sz w:val="20"/>
          <w:szCs w:val="20"/>
          <w:highlight w:val="white"/>
          <w:lang w:val="fr-CA" w:eastAsia="ja-JP"/>
        </w:rPr>
        <w:t>&lt;/gml:identifier&gt;</w:t>
      </w:r>
    </w:p>
    <w:p w14:paraId="244DDE57" w14:textId="77777777" w:rsidR="00031805" w:rsidRDefault="00031805" w:rsidP="00031805">
      <w:pPr>
        <w:autoSpaceDE w:val="0"/>
        <w:autoSpaceDN w:val="0"/>
        <w:adjustRightInd w:val="0"/>
        <w:spacing w:after="0"/>
        <w:rPr>
          <w:rFonts w:ascii="Courier New" w:hAnsi="Courier New" w:cs="Courier New"/>
          <w:b/>
          <w:bCs/>
          <w:color w:val="000000"/>
          <w:sz w:val="20"/>
          <w:szCs w:val="20"/>
          <w:highlight w:val="white"/>
          <w:lang w:val="en-CA" w:eastAsia="ja-JP"/>
        </w:rPr>
      </w:pPr>
      <w:r>
        <w:rPr>
          <w:rFonts w:ascii="Courier New" w:hAnsi="Courier New" w:cs="Courier New"/>
          <w:b/>
          <w:bCs/>
          <w:color w:val="000000"/>
          <w:sz w:val="20"/>
          <w:szCs w:val="20"/>
          <w:highlight w:val="white"/>
          <w:lang w:val="en-CA" w:eastAsia="ja-JP"/>
        </w:rPr>
        <w:t>(…)</w:t>
      </w:r>
    </w:p>
    <w:p w14:paraId="0BD938AD" w14:textId="5A57767D" w:rsidR="00DB594D" w:rsidRDefault="00031805" w:rsidP="00031805">
      <w:pPr>
        <w:rPr>
          <w:lang w:val="fr-CA"/>
        </w:rPr>
      </w:pPr>
      <w:r>
        <w:rPr>
          <w:rFonts w:ascii="Courier New" w:hAnsi="Courier New" w:cs="Courier New"/>
          <w:color w:val="0000FF"/>
          <w:sz w:val="20"/>
          <w:szCs w:val="20"/>
          <w:highlight w:val="white"/>
          <w:lang w:val="en-CA" w:eastAsia="ja-JP"/>
        </w:rPr>
        <w:t>&lt;/gsmlb:GeologicUnit&gt;</w:t>
      </w:r>
    </w:p>
    <w:p w14:paraId="1E7F0706" w14:textId="1B3CBFFA" w:rsidR="008C6C76" w:rsidRPr="008C6C76" w:rsidRDefault="00DB594D" w:rsidP="00AD7649">
      <w:pPr>
        <w:rPr>
          <w:lang w:val="fr-CA"/>
        </w:rPr>
      </w:pPr>
      <w:r>
        <w:rPr>
          <w:lang w:val="fr-CA"/>
        </w:rPr>
        <w:t> </w:t>
      </w:r>
    </w:p>
    <w:p w14:paraId="168C9B83" w14:textId="5182DB7A" w:rsidR="00370329" w:rsidRPr="008009B1" w:rsidRDefault="00370329" w:rsidP="00AD7649">
      <w:pPr>
        <w:pStyle w:val="Heading3"/>
        <w:rPr>
          <w:lang w:val="en-CA"/>
        </w:rPr>
      </w:pPr>
      <w:bookmarkStart w:id="966" w:name="_Toc458154261"/>
      <w:r>
        <w:rPr>
          <w:lang w:val="en-CA"/>
        </w:rPr>
        <w:t>Nillables or Voidables</w:t>
      </w:r>
      <w:bookmarkEnd w:id="966"/>
    </w:p>
    <w:p w14:paraId="68696CCE" w14:textId="77777777" w:rsidR="00031805" w:rsidRDefault="00031805"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C44904">
      <w:pPr>
        <w:numPr>
          <w:ilvl w:val="0"/>
          <w:numId w:val="23"/>
        </w:numPr>
        <w:rPr>
          <w:lang w:val="en-CA"/>
        </w:rPr>
      </w:pPr>
      <w:r>
        <w:rPr>
          <w:lang w:val="en-CA"/>
        </w:rPr>
        <w:t>Using XSD xsi:nil=”true” and nilReason</w:t>
      </w:r>
    </w:p>
    <w:p w14:paraId="453B707B" w14:textId="47A88E00" w:rsidR="00B63214" w:rsidRDefault="00B63214" w:rsidP="00C44904">
      <w:pPr>
        <w:numPr>
          <w:ilvl w:val="0"/>
          <w:numId w:val="23"/>
        </w:numPr>
        <w:rPr>
          <w:lang w:val="en-CA"/>
        </w:rPr>
      </w:pPr>
      <w:r>
        <w:rPr>
          <w:lang w:val="en-CA"/>
        </w:rPr>
        <w:t xml:space="preserve">Using a HTTP URI identifier defined by a community as representing a null value.  OGC uses </w:t>
      </w:r>
      <w:hyperlink r:id="rId153" w:history="1">
        <w:r w:rsidRPr="00031805">
          <w:rPr>
            <w:rStyle w:val="xmlChar"/>
          </w:rPr>
          <w:t>http://www.opengis.net/def/nil/OGC/0/{nilReason}</w:t>
        </w:r>
      </w:hyperlink>
      <w:r>
        <w:rPr>
          <w:lang w:val="en-CA"/>
        </w:rPr>
        <w:t xml:space="preserve"> (OGC 12-110).</w:t>
      </w: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967" w:name="_Toc458154262"/>
      <w:r>
        <w:rPr>
          <w:lang w:val="en-CA"/>
        </w:rPr>
        <w:t>Date encoding</w:t>
      </w:r>
      <w:bookmarkEnd w:id="967"/>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(Z|[+-]HH:MM)</w:t>
            </w:r>
            <w:r w:rsidR="00B8253A">
              <w:rPr>
                <w:lang w:val="en-AU"/>
              </w:rPr>
              <w:t>.</w:t>
            </w:r>
          </w:p>
        </w:tc>
      </w:tr>
    </w:tbl>
    <w:p w14:paraId="1DE906F2" w14:textId="77777777" w:rsidR="00330E0C" w:rsidRDefault="00330E0C" w:rsidP="00330E0C"/>
    <w:p w14:paraId="0FBC40F7" w14:textId="77777777" w:rsidR="00330E0C" w:rsidRDefault="00330E0C" w:rsidP="00330E0C">
      <w:r>
        <w:lastRenderedPageBreak/>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091A40ED" w14:textId="62A5ED73" w:rsidR="009B3BBD" w:rsidRDefault="009B3BBD" w:rsidP="009B3BBD">
      <w:pPr>
        <w:pStyle w:val="Heading2"/>
        <w:rPr>
          <w:lang w:val="en-CA"/>
        </w:rPr>
      </w:pPr>
      <w:bookmarkStart w:id="968" w:name="_Ref446664275"/>
      <w:bookmarkStart w:id="969" w:name="_Toc458154263"/>
      <w:r w:rsidRPr="00D12552">
        <w:rPr>
          <w:lang w:val="en-CA"/>
        </w:rPr>
        <w:t xml:space="preserve">GeoSciML </w:t>
      </w:r>
      <w:r>
        <w:rPr>
          <w:lang w:val="en-CA"/>
        </w:rPr>
        <w:t>Basic XML</w:t>
      </w:r>
      <w:r w:rsidRPr="00D12552">
        <w:rPr>
          <w:lang w:val="en-CA"/>
        </w:rPr>
        <w:t xml:space="preserve"> Requirements </w:t>
      </w:r>
      <w:bookmarkEnd w:id="968"/>
      <w:r w:rsidR="00D458B7" w:rsidRPr="00D12552">
        <w:rPr>
          <w:lang w:val="en-CA"/>
        </w:rPr>
        <w:t>Class</w:t>
      </w:r>
      <w:r w:rsidR="00D458B7">
        <w:rPr>
          <w:lang w:val="en-CA"/>
        </w:rPr>
        <w:t xml:space="preserve"> </w:t>
      </w:r>
      <w:r w:rsidR="00D458B7">
        <w:t>(</w:t>
      </w:r>
      <w:r w:rsidR="00052694">
        <w:t>Normative)</w:t>
      </w:r>
      <w:bookmarkEnd w:id="969"/>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w:t>
            </w:r>
            <w:r w:rsidRPr="005372A3">
              <w:rPr>
                <w:rStyle w:val="reqtext"/>
                <w:lang w:val="en-CA"/>
              </w:rPr>
              <w:t xml:space="preserve">  http://schemas.opengis.net/gsml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4" w:history="1">
        <w:r w:rsidR="00CE5B49" w:rsidRPr="00140F09">
          <w:rPr>
            <w:rStyle w:val="Hyperlink"/>
          </w:rPr>
          <w:t>http://schemas.opengis.net/gsml</w:t>
        </w:r>
        <w:r w:rsidR="004832DE">
          <w:rPr>
            <w:rStyle w:val="Hyperlink"/>
          </w:rPr>
          <w:t>/4.1/</w:t>
        </w:r>
        <w:r w:rsidR="00CE5B49" w:rsidRPr="00140F09">
          <w:rPr>
            <w:rStyle w:val="Hyperlink"/>
          </w:rPr>
          <w:t>geoSciMLBasic.sch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AD44BE">
        <w:t>5.1</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r>
        <w:rPr>
          <w:rFonts w:ascii="Consolas" w:hAnsi="Consolas" w:cs="Consolas"/>
          <w:color w:val="008080"/>
          <w:sz w:val="20"/>
          <w:szCs w:val="20"/>
          <w:highlight w:val="white"/>
          <w:lang w:val="en-CA" w:eastAsia="en-CA"/>
        </w:rPr>
        <w:t>&lt;?xml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gml:id</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6DBC9F7A" w14:textId="01B388E1" w:rsidR="009C6C9E" w:rsidRDefault="009C6C9E" w:rsidP="006A7DD0">
      <w:pPr>
        <w:pStyle w:val="Heading3"/>
      </w:pPr>
      <w:bookmarkStart w:id="970" w:name="_Toc458154264"/>
      <w:r>
        <w:t>relatedFeature</w:t>
      </w:r>
      <w:bookmarkEnd w:id="970"/>
    </w:p>
    <w:p w14:paraId="2CC2345B" w14:textId="5ECA1B42" w:rsidR="009C6C9E" w:rsidRDefault="009C6C9E" w:rsidP="006A7DD0">
      <w:r>
        <w:t>In GeoSciML Basic, rel</w:t>
      </w:r>
      <w:r w:rsidR="00293652">
        <w:t xml:space="preserve">atedFeature is byReference only.  </w:t>
      </w:r>
      <w:r>
        <w:t>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Heading2"/>
        <w:rPr>
          <w:lang w:val="en-CA"/>
        </w:rPr>
      </w:pPr>
      <w:bookmarkStart w:id="971" w:name="_Toc458154265"/>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1"/>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58A66147"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t xml:space="preserve"> </w:t>
            </w:r>
            <w:r w:rsidR="00D078BD">
              <w:rPr>
                <w:rFonts w:ascii="Calibri" w:eastAsia="MS Mincho" w:hAnsi="Calibri"/>
                <w:sz w:val="20"/>
                <w:szCs w:val="20"/>
                <w:lang w:val="en-CA"/>
              </w:rPr>
              <w:t>geoSciMLExtension</w:t>
            </w:r>
            <w:r w:rsidRPr="00DC2FB9">
              <w:rPr>
                <w:rFonts w:ascii="Calibri" w:eastAsia="MS Mincho" w:hAnsi="Calibri"/>
                <w:sz w:val="20"/>
                <w:szCs w:val="20"/>
                <w:lang w:val="en-CA"/>
              </w:rPr>
              <w:t>.xsd.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EE116B5" w14:textId="77777777" w:rsidR="00A1351F" w:rsidRDefault="00A1351F" w:rsidP="006A7DD0">
      <w:pPr>
        <w:rPr>
          <w:lang w:val="en-CA"/>
        </w:rPr>
      </w:pPr>
    </w:p>
    <w:p w14:paraId="628DD013" w14:textId="343AE063" w:rsidR="00CE5B49" w:rsidRDefault="00CE5B49" w:rsidP="00CE5B49">
      <w:r>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08E926F" w14:textId="77777777" w:rsidTr="00D078BD">
        <w:trPr>
          <w:cantSplit/>
        </w:trPr>
        <w:tc>
          <w:tcPr>
            <w:tcW w:w="3227"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5670" w:type="dxa"/>
            <w:tcBorders>
              <w:left w:val="nil"/>
            </w:tcBorders>
            <w:shd w:val="clear" w:color="auto" w:fill="auto"/>
          </w:tcPr>
          <w:p w14:paraId="0A9E28C4" w14:textId="4ED30CA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t xml:space="preserve"> </w:t>
            </w:r>
            <w:r w:rsidR="00D078BD" w:rsidRPr="00D078BD">
              <w:rPr>
                <w:rStyle w:val="reqtext"/>
                <w:lang w:val="en-CA"/>
              </w:rPr>
              <w:t>geoSciMLExtension.xsd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5670"/>
      </w:tblGrid>
      <w:tr w:rsidR="00CE5B49" w:rsidRPr="00D12552" w14:paraId="7F4C3061" w14:textId="77777777" w:rsidTr="00D078BD">
        <w:trPr>
          <w:cantSplit/>
        </w:trPr>
        <w:tc>
          <w:tcPr>
            <w:tcW w:w="3227"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5670"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Heading2"/>
        <w:rPr>
          <w:lang w:val="en-CA"/>
        </w:rPr>
      </w:pPr>
      <w:bookmarkStart w:id="972" w:name="_Toc458154266"/>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2"/>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3E03F48E"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00D078BD">
              <w:rPr>
                <w:rFonts w:ascii="Calibri" w:eastAsia="MS Mincho" w:hAnsi="Calibri"/>
                <w:sz w:val="20"/>
                <w:szCs w:val="20"/>
                <w:lang w:val="en-CA"/>
              </w:rPr>
              <w:t>geologicT</w:t>
            </w:r>
            <w:r w:rsidRPr="000419EF">
              <w:rPr>
                <w:rFonts w:ascii="Calibri" w:eastAsia="MS Mincho" w:hAnsi="Calibri"/>
                <w:sz w:val="20"/>
                <w:szCs w:val="20"/>
                <w:lang w:val="en-CA"/>
              </w:rPr>
              <w: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36E0C4FC"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00D078BD">
              <w:rPr>
                <w:rStyle w:val="reqtext"/>
                <w:rFonts w:ascii="Calibri" w:hAnsi="Calibri"/>
                <w:sz w:val="20"/>
                <w:szCs w:val="20"/>
                <w:lang w:val="en-CA"/>
              </w:rPr>
              <w:t>geologicT</w:t>
            </w:r>
            <w:r w:rsidRPr="000419EF">
              <w:rPr>
                <w:rStyle w:val="reqtext"/>
                <w:rFonts w:ascii="Calibri" w:hAnsi="Calibri"/>
                <w:sz w:val="20"/>
                <w:szCs w:val="20"/>
                <w:lang w:val="en-CA"/>
              </w:rPr>
              <w: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B116436"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00D078BD">
              <w:rPr>
                <w:rStyle w:val="reqtext"/>
                <w:lang w:val="en-CA"/>
              </w:rPr>
              <w:t>geologicT</w:t>
            </w:r>
            <w:r>
              <w:rPr>
                <w:rStyle w:val="reqtext"/>
                <w:lang w:val="en-CA"/>
              </w:rPr>
              <w: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5" w:history="1">
        <w:r w:rsidRPr="00140F09">
          <w:rPr>
            <w:rStyle w:val="Hyperlink"/>
          </w:rPr>
          <w:t>http://schemas.opengis.net/gsml</w:t>
        </w:r>
        <w:r w:rsidR="004832DE">
          <w:rPr>
            <w:rStyle w:val="Hyperlink"/>
          </w:rPr>
          <w:t>/4.1/</w:t>
        </w:r>
        <w:r w:rsidRPr="00140F09">
          <w:rPr>
            <w:rStyle w:val="Hyperlink"/>
          </w:rPr>
          <w:t>geologictime.sch</w:t>
        </w:r>
      </w:hyperlink>
      <w:r w:rsidR="00B8253A">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4D1DC19D"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00D078BD">
              <w:rPr>
                <w:rStyle w:val="reqtext"/>
                <w:lang w:val="en-CA"/>
              </w:rPr>
              <w:t>geologicT</w:t>
            </w:r>
            <w:r>
              <w:rPr>
                <w:rStyle w:val="reqtext"/>
                <w:lang w:val="en-CA"/>
              </w:rPr>
              <w: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Heading2"/>
        <w:rPr>
          <w:lang w:val="en-CA"/>
        </w:rPr>
      </w:pPr>
      <w:bookmarkStart w:id="973" w:name="_Toc458154267"/>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973"/>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Heading2"/>
        <w:rPr>
          <w:lang w:val="en-CA"/>
        </w:rPr>
      </w:pPr>
      <w:bookmarkStart w:id="974" w:name="_Toc458154268"/>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974"/>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785773D2" w14:textId="77777777" w:rsidR="003C3333" w:rsidRPr="00AD7649" w:rsidRDefault="00334B16" w:rsidP="003C3333">
      <w:pPr>
        <w:rPr>
          <w:lang w:val="en-CA"/>
        </w:rPr>
      </w:pPr>
      <w:r>
        <w:br w:type="page"/>
      </w:r>
    </w:p>
    <w:p w14:paraId="4E0337D9" w14:textId="77777777" w:rsidR="003C3333" w:rsidRDefault="003C3333" w:rsidP="003C3333">
      <w:pPr>
        <w:pStyle w:val="Heading2"/>
        <w:rPr>
          <w:lang w:val="en-CA"/>
        </w:rPr>
      </w:pPr>
      <w:bookmarkStart w:id="975" w:name="_Ref458064986"/>
      <w:bookmarkStart w:id="976" w:name="_Toc458154269"/>
      <w:r>
        <w:rPr>
          <w:lang w:val="en-CA"/>
        </w:rPr>
        <w:lastRenderedPageBreak/>
        <w:t xml:space="preserve">Abstract </w:t>
      </w:r>
      <w:r w:rsidRPr="009B3BBD">
        <w:rPr>
          <w:lang w:val="en-CA"/>
        </w:rPr>
        <w:t xml:space="preserve">GeoSciML </w:t>
      </w:r>
      <w:r>
        <w:rPr>
          <w:lang w:val="en-CA"/>
        </w:rPr>
        <w:t>lite XML</w:t>
      </w:r>
      <w:r w:rsidRPr="009B3BBD">
        <w:rPr>
          <w:lang w:val="en-CA"/>
        </w:rPr>
        <w:t xml:space="preserve"> Requirements Class</w:t>
      </w:r>
      <w:r>
        <w:rPr>
          <w:lang w:val="en-CA"/>
        </w:rPr>
        <w:t xml:space="preserve"> (Normative)</w:t>
      </w:r>
      <w:bookmarkEnd w:id="975"/>
      <w:bookmarkEnd w:id="976"/>
    </w:p>
    <w:p w14:paraId="6C8263B6" w14:textId="77777777" w:rsidR="003C3333" w:rsidRDefault="003C3333" w:rsidP="003C3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432FFC" w14:paraId="40905E4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1381BD3" w14:textId="77777777" w:rsidR="003C3333" w:rsidRPr="00432FFC"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 Requirements Class</w:t>
            </w:r>
          </w:p>
        </w:tc>
      </w:tr>
      <w:tr w:rsidR="003C3333" w:rsidRPr="00432FFC" w14:paraId="4C847391"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7D7D572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p>
        </w:tc>
      </w:tr>
      <w:tr w:rsidR="003C3333" w:rsidRPr="00432FFC" w14:paraId="14C88A1B" w14:textId="77777777" w:rsidTr="003811C7">
        <w:tc>
          <w:tcPr>
            <w:tcW w:w="1809" w:type="dxa"/>
            <w:tcBorders>
              <w:top w:val="single" w:sz="12" w:space="0" w:color="auto"/>
              <w:left w:val="single" w:sz="12" w:space="0" w:color="auto"/>
              <w:bottom w:val="single" w:sz="4" w:space="0" w:color="auto"/>
              <w:right w:val="single" w:sz="4" w:space="0" w:color="auto"/>
            </w:tcBorders>
          </w:tcPr>
          <w:p w14:paraId="10524EC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0A4FE9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3C3333" w:rsidRPr="00432FFC" w14:paraId="189F3031" w14:textId="77777777" w:rsidTr="003811C7">
        <w:tc>
          <w:tcPr>
            <w:tcW w:w="1809" w:type="dxa"/>
            <w:tcBorders>
              <w:top w:val="single" w:sz="4" w:space="0" w:color="auto"/>
              <w:left w:val="single" w:sz="12" w:space="0" w:color="auto"/>
              <w:bottom w:val="single" w:sz="4" w:space="0" w:color="auto"/>
              <w:right w:val="single" w:sz="4" w:space="0" w:color="auto"/>
            </w:tcBorders>
          </w:tcPr>
          <w:p w14:paraId="6C66E2B5"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141CBC"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432FFC" w14:paraId="518D6903" w14:textId="77777777" w:rsidTr="003811C7">
        <w:tc>
          <w:tcPr>
            <w:tcW w:w="1809" w:type="dxa"/>
            <w:tcBorders>
              <w:top w:val="single" w:sz="4" w:space="0" w:color="auto"/>
              <w:left w:val="single" w:sz="12" w:space="0" w:color="auto"/>
              <w:bottom w:val="single" w:sz="4" w:space="0" w:color="auto"/>
              <w:right w:val="single" w:sz="4" w:space="0" w:color="auto"/>
            </w:tcBorders>
          </w:tcPr>
          <w:p w14:paraId="2E087DC0"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6CD0033"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3C3333" w:rsidRPr="00432FFC" w14:paraId="5C2ED9A5" w14:textId="77777777" w:rsidTr="003811C7">
        <w:tc>
          <w:tcPr>
            <w:tcW w:w="1809" w:type="dxa"/>
            <w:tcBorders>
              <w:top w:val="single" w:sz="4" w:space="0" w:color="auto"/>
              <w:left w:val="single" w:sz="12" w:space="0" w:color="auto"/>
              <w:bottom w:val="single" w:sz="4" w:space="0" w:color="auto"/>
              <w:right w:val="single" w:sz="4" w:space="0" w:color="auto"/>
            </w:tcBorders>
          </w:tcPr>
          <w:p w14:paraId="390272AE"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DF647D7" w14:textId="77777777" w:rsidR="003C3333" w:rsidRPr="00432FFC" w:rsidRDefault="003C3333" w:rsidP="003811C7">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3C3333" w:rsidRPr="00432FFC" w14:paraId="61170A08"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C608748"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327DB1" w14:textId="77777777" w:rsidR="003C3333" w:rsidRPr="00432FFC" w:rsidRDefault="003C3333" w:rsidP="003811C7">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w:t>
            </w:r>
          </w:p>
          <w:p w14:paraId="220CD368"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3C3333" w:rsidRPr="00432FFC" w14:paraId="601A6983"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4BE8B929" w14:textId="00DD33BB" w:rsidR="003C3333" w:rsidRPr="00432FFC" w:rsidRDefault="00D078BD" w:rsidP="003811C7">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A143515" w14:textId="77777777" w:rsidR="003C3333" w:rsidRPr="00432FFC" w:rsidRDefault="003C3333" w:rsidP="003811C7">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344542A4" w14:textId="36383C94" w:rsidR="003C3333" w:rsidRPr="00432FFC" w:rsidRDefault="003C3333" w:rsidP="00D078BD">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w:t>
            </w:r>
            <w:r w:rsidR="00D078BD">
              <w:rPr>
                <w:rFonts w:ascii="Calibri" w:eastAsia="MS Mincho" w:hAnsi="Calibri"/>
                <w:sz w:val="20"/>
                <w:szCs w:val="20"/>
                <w:lang w:val="en-CA"/>
              </w:rPr>
              <w:t>SHOULD</w:t>
            </w:r>
            <w:r w:rsidRPr="00DA608A">
              <w:rPr>
                <w:rFonts w:ascii="Calibri" w:eastAsia="MS Mincho" w:hAnsi="Calibri"/>
                <w:sz w:val="20"/>
                <w:szCs w:val="20"/>
                <w:lang w:val="en-CA"/>
              </w:rPr>
              <w:t xml:space="preserve"> be XSD simpleType.</w:t>
            </w:r>
          </w:p>
        </w:tc>
      </w:tr>
      <w:tr w:rsidR="003C3333" w:rsidRPr="00432FFC" w14:paraId="19F93842"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704EC1EB"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87253D4" w14:textId="77777777" w:rsidR="003C3333" w:rsidRPr="00432FFC" w:rsidRDefault="003C3333" w:rsidP="003811C7">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75069E71" w14:textId="77777777" w:rsidR="003C3333" w:rsidRPr="00432FFC" w:rsidRDefault="003C3333" w:rsidP="003811C7">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r w:rsidR="003C3333" w:rsidRPr="00432FFC" w14:paraId="01AA7C0B"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8F00257" w14:textId="77777777" w:rsidR="003C3333" w:rsidRPr="00432FFC" w:rsidRDefault="003C3333" w:rsidP="003811C7">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A966638" w14:textId="77777777" w:rsidR="003C3333" w:rsidRPr="003C3333" w:rsidRDefault="003C3333" w:rsidP="003811C7">
            <w:pPr>
              <w:spacing w:before="100" w:beforeAutospacing="1" w:after="100" w:afterAutospacing="1" w:line="230" w:lineRule="atLeast"/>
              <w:jc w:val="both"/>
              <w:rPr>
                <w:rStyle w:val="requri"/>
                <w:rFonts w:ascii="Calibri" w:hAnsi="Calibri" w:cs="Arial"/>
                <w:b w:val="0"/>
                <w:sz w:val="20"/>
                <w:szCs w:val="20"/>
                <w:lang w:val="en-CA"/>
              </w:rPr>
            </w:pPr>
            <w:r w:rsidRPr="00432FFC">
              <w:rPr>
                <w:rStyle w:val="requri"/>
                <w:rFonts w:ascii="Calibri" w:hAnsi="Calibri"/>
                <w:sz w:val="20"/>
                <w:szCs w:val="20"/>
                <w:lang w:val="en-CA"/>
              </w:rPr>
              <w:t>/req/</w:t>
            </w:r>
            <w:r>
              <w:rPr>
                <w:rStyle w:val="requri"/>
                <w:rFonts w:ascii="Calibri" w:hAnsi="Calibri"/>
                <w:sz w:val="20"/>
                <w:szCs w:val="20"/>
                <w:lang w:val="en-CA"/>
              </w:rPr>
              <w:t>gsml4xsd-lite/user-ns</w:t>
            </w:r>
          </w:p>
          <w:p w14:paraId="76DC6F65" w14:textId="77777777" w:rsidR="003C3333" w:rsidRPr="003C3333" w:rsidRDefault="003C3333" w:rsidP="003811C7">
            <w:pPr>
              <w:spacing w:before="100" w:beforeAutospacing="1" w:after="100" w:afterAutospacing="1" w:line="230" w:lineRule="atLeast"/>
              <w:jc w:val="both"/>
              <w:rPr>
                <w:rStyle w:val="requri"/>
                <w:rFonts w:ascii="Calibri" w:hAnsi="Calibri"/>
                <w:b w:val="0"/>
                <w:sz w:val="20"/>
                <w:szCs w:val="20"/>
                <w:lang w:val="en-CA"/>
              </w:rPr>
            </w:pPr>
            <w:r w:rsidRPr="003C3333">
              <w:rPr>
                <w:rStyle w:val="requri"/>
                <w:rFonts w:ascii="Calibri" w:hAnsi="Calibri"/>
                <w:b w:val="0"/>
                <w:sz w:val="20"/>
                <w:szCs w:val="20"/>
                <w:lang w:val="en-CA"/>
              </w:rPr>
              <w:t>User properties SHOULD be defined in a namespace unique to a community or a data provider.</w:t>
            </w:r>
          </w:p>
        </w:tc>
      </w:tr>
    </w:tbl>
    <w:p w14:paraId="04655956" w14:textId="77777777" w:rsidR="003C3333" w:rsidRDefault="003C3333" w:rsidP="003C3333">
      <w:pPr>
        <w:rPr>
          <w:lang w:val="en-CA"/>
        </w:rPr>
      </w:pPr>
    </w:p>
    <w:p w14:paraId="3F20F995" w14:textId="5910E0EB" w:rsidR="003C3333" w:rsidRDefault="003C3333" w:rsidP="003C3333">
      <w:pPr>
        <w:rPr>
          <w:lang w:val="en-CA"/>
        </w:rPr>
      </w:pPr>
      <w:r>
        <w:rPr>
          <w:lang w:val="en-CA"/>
        </w:rPr>
        <w:t>The abstract lite encoding sets general encoding rule</w:t>
      </w:r>
      <w:r w:rsidR="00293652">
        <w:rPr>
          <w:lang w:val="en-CA"/>
        </w:rPr>
        <w:t>s for XML targets, regardless of</w:t>
      </w:r>
      <w:r>
        <w:rPr>
          <w:lang w:val="en-CA"/>
        </w:rPr>
        <w:t xml:space="preserve"> version of GML.</w:t>
      </w:r>
    </w:p>
    <w:p w14:paraId="2678C419" w14:textId="7BA18134" w:rsidR="00D078BD" w:rsidRDefault="00D078BD" w:rsidP="00D078BD">
      <w:pPr>
        <w:pStyle w:val="Heading3"/>
        <w:rPr>
          <w:lang w:val="en-CA"/>
        </w:rPr>
      </w:pPr>
      <w:bookmarkStart w:id="977" w:name="_Toc458154270"/>
      <w:r>
        <w:rPr>
          <w:lang w:val="en-CA"/>
        </w:rPr>
        <w:t>Simple Feature</w:t>
      </w:r>
      <w:bookmarkEnd w:id="977"/>
    </w:p>
    <w:p w14:paraId="5FF47582" w14:textId="77777777" w:rsidR="00D14821" w:rsidRPr="00D14821" w:rsidRDefault="00D14821" w:rsidP="00D14821">
      <w:pPr>
        <w:rPr>
          <w:lang w:val="en-CA"/>
        </w:rPr>
      </w:pPr>
    </w:p>
    <w:p w14:paraId="6F13A295" w14:textId="03B95AE1" w:rsidR="003C3333" w:rsidRDefault="003C3333" w:rsidP="003C3333">
      <w:r>
        <w:t>Lite schemas are meant to deliver simple content, consistent with simple scenarios described in GML Simple Feature Level 0 (OGC 10-100r3).  User defined properties must respect the sa</w:t>
      </w:r>
      <w:r w:rsidR="00D41FCD">
        <w:t>me constrains as defined in SF-0</w:t>
      </w:r>
      <w:r>
        <w:t xml:space="preserve">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10A8791" w14:textId="77777777" w:rsidTr="003811C7">
        <w:trPr>
          <w:cantSplit/>
        </w:trPr>
        <w:tc>
          <w:tcPr>
            <w:tcW w:w="4219" w:type="dxa"/>
            <w:tcBorders>
              <w:right w:val="nil"/>
            </w:tcBorders>
            <w:shd w:val="clear" w:color="auto" w:fill="auto"/>
          </w:tcPr>
          <w:p w14:paraId="5F511A66"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w:t>
            </w:r>
          </w:p>
        </w:tc>
        <w:tc>
          <w:tcPr>
            <w:tcW w:w="4678" w:type="dxa"/>
            <w:tcBorders>
              <w:left w:val="nil"/>
            </w:tcBorders>
            <w:shd w:val="clear" w:color="auto" w:fill="auto"/>
          </w:tcPr>
          <w:p w14:paraId="456EA707"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w:t>
            </w:r>
            <w:r>
              <w:rPr>
                <w:rStyle w:val="reqtext"/>
                <w:lang w:val="en-CA"/>
              </w:rPr>
              <w:t>SHALL be compliant to GML Simple Feature Level 0.</w:t>
            </w:r>
          </w:p>
        </w:tc>
      </w:tr>
    </w:tbl>
    <w:p w14:paraId="4BFF9F37" w14:textId="77777777" w:rsidR="003C3333" w:rsidRDefault="003C3333" w:rsidP="003C3333"/>
    <w:p w14:paraId="288BDD25" w14:textId="00B9E2E0" w:rsidR="003C3333" w:rsidRDefault="003C3333" w:rsidP="003C3333">
      <w:r>
        <w:t xml:space="preserve">Simple Feature defines 3 compliance levels summarized in </w:t>
      </w:r>
      <w:r w:rsidR="00A356DD">
        <w:fldChar w:fldCharType="begin"/>
      </w:r>
      <w:r w:rsidR="00A356DD">
        <w:instrText xml:space="preserve"> REF _Ref458067814 \h </w:instrText>
      </w:r>
      <w:r w:rsidR="00A356DD">
        <w:fldChar w:fldCharType="separate"/>
      </w:r>
      <w:r w:rsidR="00AD44BE">
        <w:t xml:space="preserve">Table </w:t>
      </w:r>
      <w:r w:rsidR="00AD44BE">
        <w:rPr>
          <w:noProof/>
        </w:rPr>
        <w:t>9</w:t>
      </w:r>
      <w:r w:rsidR="00A356DD">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1354"/>
        <w:gridCol w:w="1404"/>
        <w:gridCol w:w="1523"/>
      </w:tblGrid>
      <w:tr w:rsidR="003C3333" w:rsidRPr="00293652" w14:paraId="6CA5DBAA" w14:textId="77777777" w:rsidTr="003811C7">
        <w:tc>
          <w:tcPr>
            <w:tcW w:w="4576" w:type="dxa"/>
            <w:shd w:val="clear" w:color="auto" w:fill="auto"/>
          </w:tcPr>
          <w:p w14:paraId="18AF97F4" w14:textId="77777777" w:rsidR="003C3333" w:rsidRPr="00293652" w:rsidRDefault="003C3333" w:rsidP="003811C7">
            <w:pPr>
              <w:rPr>
                <w:rFonts w:ascii="Consolas" w:hAnsi="Consolas" w:cs="Consolas"/>
                <w:sz w:val="18"/>
                <w:szCs w:val="18"/>
              </w:rPr>
            </w:pPr>
          </w:p>
        </w:tc>
        <w:tc>
          <w:tcPr>
            <w:tcW w:w="1354" w:type="dxa"/>
            <w:shd w:val="clear" w:color="auto" w:fill="auto"/>
          </w:tcPr>
          <w:p w14:paraId="2365385F" w14:textId="77777777" w:rsidR="003C3333" w:rsidRPr="00293652" w:rsidRDefault="003C3333" w:rsidP="003811C7">
            <w:pPr>
              <w:autoSpaceDE w:val="0"/>
              <w:autoSpaceDN w:val="0"/>
              <w:adjustRightInd w:val="0"/>
              <w:spacing w:after="0"/>
              <w:jc w:val="center"/>
              <w:rPr>
                <w:rFonts w:ascii="Consolas" w:hAnsi="Consolas" w:cs="Consolas"/>
                <w:sz w:val="18"/>
                <w:szCs w:val="18"/>
              </w:rPr>
            </w:pPr>
            <w:r w:rsidRPr="00293652">
              <w:rPr>
                <w:rFonts w:ascii="Consolas" w:hAnsi="Consolas" w:cs="Consolas"/>
                <w:b/>
                <w:bCs/>
                <w:sz w:val="18"/>
                <w:szCs w:val="18"/>
                <w:lang w:val="en-CA" w:eastAsia="en-CA"/>
              </w:rPr>
              <w:t>Level SF-0</w:t>
            </w:r>
          </w:p>
        </w:tc>
        <w:tc>
          <w:tcPr>
            <w:tcW w:w="1403" w:type="dxa"/>
            <w:shd w:val="clear" w:color="auto" w:fill="auto"/>
          </w:tcPr>
          <w:p w14:paraId="7D3047FC" w14:textId="77777777" w:rsidR="003C3333" w:rsidRPr="00293652" w:rsidRDefault="003C3333" w:rsidP="003811C7">
            <w:pPr>
              <w:jc w:val="center"/>
              <w:rPr>
                <w:rFonts w:ascii="Consolas" w:hAnsi="Consolas" w:cs="Consolas"/>
                <w:sz w:val="18"/>
                <w:szCs w:val="18"/>
              </w:rPr>
            </w:pPr>
            <w:r w:rsidRPr="00293652">
              <w:rPr>
                <w:rFonts w:ascii="Consolas" w:hAnsi="Consolas" w:cs="Consolas"/>
                <w:b/>
                <w:bCs/>
                <w:sz w:val="18"/>
                <w:szCs w:val="18"/>
                <w:lang w:val="en-CA" w:eastAsia="en-CA"/>
              </w:rPr>
              <w:t>Level SF-1</w:t>
            </w:r>
          </w:p>
        </w:tc>
        <w:tc>
          <w:tcPr>
            <w:tcW w:w="1523" w:type="dxa"/>
            <w:shd w:val="clear" w:color="auto" w:fill="auto"/>
          </w:tcPr>
          <w:p w14:paraId="40468695" w14:textId="77777777" w:rsidR="003C3333" w:rsidRPr="00293652" w:rsidRDefault="003C3333" w:rsidP="003811C7">
            <w:pPr>
              <w:autoSpaceDE w:val="0"/>
              <w:autoSpaceDN w:val="0"/>
              <w:adjustRightInd w:val="0"/>
              <w:spacing w:after="0"/>
              <w:jc w:val="center"/>
              <w:rPr>
                <w:rFonts w:ascii="Consolas" w:hAnsi="Consolas" w:cs="Consolas"/>
                <w:b/>
                <w:bCs/>
                <w:sz w:val="18"/>
                <w:szCs w:val="18"/>
                <w:lang w:val="en-CA" w:eastAsia="en-CA"/>
              </w:rPr>
            </w:pPr>
            <w:r w:rsidRPr="00293652">
              <w:rPr>
                <w:rFonts w:ascii="Consolas" w:hAnsi="Consolas" w:cs="Consolas"/>
                <w:b/>
                <w:bCs/>
                <w:sz w:val="18"/>
                <w:szCs w:val="18"/>
                <w:lang w:val="en-CA" w:eastAsia="en-CA"/>
              </w:rPr>
              <w:t>Level SF-2</w:t>
            </w:r>
          </w:p>
        </w:tc>
      </w:tr>
      <w:tr w:rsidR="003C3333" w:rsidRPr="00293652" w14:paraId="1385B196" w14:textId="77777777" w:rsidTr="003811C7">
        <w:trPr>
          <w:trHeight w:val="478"/>
        </w:trPr>
        <w:tc>
          <w:tcPr>
            <w:tcW w:w="4576" w:type="dxa"/>
            <w:shd w:val="clear" w:color="auto" w:fill="auto"/>
          </w:tcPr>
          <w:p w14:paraId="31E90B49"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restricted set of built-in nonspatial</w:t>
            </w:r>
          </w:p>
          <w:p w14:paraId="5462B32E"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property types</w:t>
            </w:r>
          </w:p>
        </w:tc>
        <w:tc>
          <w:tcPr>
            <w:tcW w:w="1354" w:type="dxa"/>
            <w:shd w:val="clear" w:color="auto" w:fill="auto"/>
          </w:tcPr>
          <w:p w14:paraId="6980C65F"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403" w:type="dxa"/>
            <w:shd w:val="clear" w:color="auto" w:fill="auto"/>
          </w:tcPr>
          <w:p w14:paraId="0C47227A"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1</w:t>
            </w:r>
          </w:p>
        </w:tc>
        <w:tc>
          <w:tcPr>
            <w:tcW w:w="1523" w:type="dxa"/>
            <w:shd w:val="clear" w:color="auto" w:fill="auto"/>
          </w:tcPr>
          <w:p w14:paraId="20024E6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r>
      <w:tr w:rsidR="003C3333" w:rsidRPr="00293652" w14:paraId="3BB8D9E0" w14:textId="77777777" w:rsidTr="003811C7">
        <w:tc>
          <w:tcPr>
            <w:tcW w:w="4576" w:type="dxa"/>
            <w:shd w:val="clear" w:color="auto" w:fill="auto"/>
          </w:tcPr>
          <w:p w14:paraId="0AFA92E0" w14:textId="77777777" w:rsidR="003C3333" w:rsidRPr="00293652" w:rsidRDefault="003C3333" w:rsidP="003811C7">
            <w:pPr>
              <w:rPr>
                <w:rFonts w:ascii="Consolas" w:hAnsi="Consolas" w:cs="Consolas"/>
                <w:sz w:val="18"/>
                <w:szCs w:val="18"/>
                <w:lang w:val="en-CA" w:eastAsia="en-CA"/>
              </w:rPr>
            </w:pPr>
            <w:r w:rsidRPr="00293652">
              <w:rPr>
                <w:rFonts w:ascii="Consolas" w:hAnsi="Consolas" w:cs="Consolas"/>
                <w:sz w:val="18"/>
                <w:szCs w:val="18"/>
                <w:lang w:val="en-CA" w:eastAsia="en-CA"/>
              </w:rPr>
              <w:t>Restricted set of property-types</w:t>
            </w:r>
          </w:p>
        </w:tc>
        <w:tc>
          <w:tcPr>
            <w:tcW w:w="1354" w:type="dxa"/>
            <w:shd w:val="clear" w:color="auto" w:fill="auto"/>
          </w:tcPr>
          <w:p w14:paraId="49E1448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403" w:type="dxa"/>
            <w:shd w:val="clear" w:color="auto" w:fill="auto"/>
          </w:tcPr>
          <w:p w14:paraId="620E24B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c>
          <w:tcPr>
            <w:tcW w:w="1523" w:type="dxa"/>
            <w:shd w:val="clear" w:color="auto" w:fill="auto"/>
          </w:tcPr>
          <w:p w14:paraId="53A353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2</w:t>
            </w:r>
          </w:p>
        </w:tc>
      </w:tr>
      <w:tr w:rsidR="003C3333" w:rsidRPr="00293652" w14:paraId="2CFB6B6D" w14:textId="77777777" w:rsidTr="003811C7">
        <w:tc>
          <w:tcPr>
            <w:tcW w:w="4576" w:type="dxa"/>
            <w:shd w:val="clear" w:color="auto" w:fill="auto"/>
          </w:tcPr>
          <w:p w14:paraId="3D8B4BC1"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user-defined property types</w:t>
            </w:r>
          </w:p>
        </w:tc>
        <w:tc>
          <w:tcPr>
            <w:tcW w:w="1354" w:type="dxa"/>
            <w:shd w:val="clear" w:color="auto" w:fill="auto"/>
          </w:tcPr>
          <w:p w14:paraId="23E5FBBD"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48F7463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514DB3E6"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261358D2" w14:textId="77777777" w:rsidTr="003811C7">
        <w:tc>
          <w:tcPr>
            <w:tcW w:w="4576" w:type="dxa"/>
            <w:shd w:val="clear" w:color="auto" w:fill="auto"/>
          </w:tcPr>
          <w:p w14:paraId="44550B84"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lastRenderedPageBreak/>
              <w:t>use of nillable and xsi:nil</w:t>
            </w:r>
          </w:p>
        </w:tc>
        <w:tc>
          <w:tcPr>
            <w:tcW w:w="1354" w:type="dxa"/>
            <w:shd w:val="clear" w:color="auto" w:fill="auto"/>
          </w:tcPr>
          <w:p w14:paraId="0DA7956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No</w:t>
            </w:r>
          </w:p>
        </w:tc>
        <w:tc>
          <w:tcPr>
            <w:tcW w:w="1403" w:type="dxa"/>
            <w:shd w:val="clear" w:color="auto" w:fill="auto"/>
          </w:tcPr>
          <w:p w14:paraId="711B7113"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c>
          <w:tcPr>
            <w:tcW w:w="1523" w:type="dxa"/>
            <w:shd w:val="clear" w:color="auto" w:fill="auto"/>
          </w:tcPr>
          <w:p w14:paraId="44CDCBE1"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40F2FDCE" w14:textId="77777777" w:rsidTr="003811C7">
        <w:tc>
          <w:tcPr>
            <w:tcW w:w="4576" w:type="dxa"/>
            <w:shd w:val="clear" w:color="auto" w:fill="auto"/>
          </w:tcPr>
          <w:p w14:paraId="4F434136" w14:textId="77777777" w:rsidR="003C3333" w:rsidRPr="00293652" w:rsidRDefault="003C3333" w:rsidP="003811C7">
            <w:pPr>
              <w:rPr>
                <w:rFonts w:ascii="Consolas" w:hAnsi="Consolas" w:cs="Consolas"/>
                <w:sz w:val="18"/>
                <w:szCs w:val="18"/>
              </w:rPr>
            </w:pPr>
            <w:r w:rsidRPr="00293652">
              <w:rPr>
                <w:rFonts w:ascii="Consolas" w:hAnsi="Consolas" w:cs="Consolas"/>
                <w:sz w:val="18"/>
                <w:szCs w:val="18"/>
                <w:lang w:val="en-CA" w:eastAsia="en-CA"/>
              </w:rPr>
              <w:t>cardinality of properties</w:t>
            </w:r>
          </w:p>
        </w:tc>
        <w:tc>
          <w:tcPr>
            <w:tcW w:w="1354" w:type="dxa"/>
            <w:shd w:val="clear" w:color="auto" w:fill="auto"/>
          </w:tcPr>
          <w:p w14:paraId="6229950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0..1</w:t>
            </w:r>
          </w:p>
        </w:tc>
        <w:tc>
          <w:tcPr>
            <w:tcW w:w="1403" w:type="dxa"/>
            <w:shd w:val="clear" w:color="auto" w:fill="auto"/>
          </w:tcPr>
          <w:p w14:paraId="7047E4CB" w14:textId="6377C2CF"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w:t>
            </w:r>
            <w:r w:rsidR="00293652">
              <w:rPr>
                <w:rFonts w:ascii="Consolas" w:hAnsi="Consolas" w:cs="Consolas"/>
                <w:sz w:val="18"/>
                <w:szCs w:val="18"/>
              </w:rPr>
              <w:t>n</w:t>
            </w:r>
            <w:r w:rsidRPr="00293652">
              <w:rPr>
                <w:rFonts w:ascii="Consolas" w:hAnsi="Consolas" w:cs="Consolas"/>
                <w:sz w:val="18"/>
                <w:szCs w:val="18"/>
              </w:rPr>
              <w:t>ded</w:t>
            </w:r>
          </w:p>
        </w:tc>
        <w:tc>
          <w:tcPr>
            <w:tcW w:w="1523" w:type="dxa"/>
            <w:shd w:val="clear" w:color="auto" w:fill="auto"/>
          </w:tcPr>
          <w:p w14:paraId="11212E1E"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0..unbounded</w:t>
            </w:r>
          </w:p>
        </w:tc>
      </w:tr>
      <w:tr w:rsidR="003C3333" w:rsidRPr="00293652" w14:paraId="1B6865CC" w14:textId="77777777" w:rsidTr="003811C7">
        <w:tc>
          <w:tcPr>
            <w:tcW w:w="4576" w:type="dxa"/>
            <w:shd w:val="clear" w:color="auto" w:fill="auto"/>
          </w:tcPr>
          <w:p w14:paraId="44FF978F"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non-spatial property values</w:t>
            </w:r>
          </w:p>
          <w:p w14:paraId="1C662CF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16D85F78"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05D3409C"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14625520"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56C496AC" w14:textId="77777777" w:rsidTr="003811C7">
        <w:tc>
          <w:tcPr>
            <w:tcW w:w="4576" w:type="dxa"/>
            <w:shd w:val="clear" w:color="auto" w:fill="auto"/>
          </w:tcPr>
          <w:p w14:paraId="0F160D4B"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spatial property values</w:t>
            </w:r>
          </w:p>
          <w:p w14:paraId="5C08A2FA" w14:textId="77777777" w:rsidR="003C3333" w:rsidRPr="00293652" w:rsidRDefault="003C3333" w:rsidP="003811C7">
            <w:p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references</w:t>
            </w:r>
          </w:p>
        </w:tc>
        <w:tc>
          <w:tcPr>
            <w:tcW w:w="1354" w:type="dxa"/>
            <w:shd w:val="clear" w:color="auto" w:fill="auto"/>
          </w:tcPr>
          <w:p w14:paraId="52613B84"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403" w:type="dxa"/>
            <w:shd w:val="clear" w:color="auto" w:fill="auto"/>
          </w:tcPr>
          <w:p w14:paraId="773529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r w:rsidRPr="00293652">
              <w:rPr>
                <w:rFonts w:ascii="Consolas" w:hAnsi="Consolas" w:cs="Consolas"/>
                <w:sz w:val="18"/>
                <w:szCs w:val="18"/>
                <w:vertAlign w:val="superscript"/>
              </w:rPr>
              <w:t>3</w:t>
            </w:r>
          </w:p>
        </w:tc>
        <w:tc>
          <w:tcPr>
            <w:tcW w:w="1523" w:type="dxa"/>
            <w:shd w:val="clear" w:color="auto" w:fill="auto"/>
          </w:tcPr>
          <w:p w14:paraId="4D97E1F7" w14:textId="77777777" w:rsidR="003C3333" w:rsidRPr="00293652" w:rsidRDefault="003C3333" w:rsidP="003811C7">
            <w:pPr>
              <w:jc w:val="center"/>
              <w:rPr>
                <w:rFonts w:ascii="Consolas" w:hAnsi="Consolas" w:cs="Consolas"/>
                <w:sz w:val="18"/>
                <w:szCs w:val="18"/>
              </w:rPr>
            </w:pPr>
            <w:r w:rsidRPr="00293652">
              <w:rPr>
                <w:rFonts w:ascii="Consolas" w:hAnsi="Consolas" w:cs="Consolas"/>
                <w:sz w:val="18"/>
                <w:szCs w:val="18"/>
              </w:rPr>
              <w:t>Yes</w:t>
            </w:r>
          </w:p>
        </w:tc>
      </w:tr>
      <w:tr w:rsidR="003C3333" w:rsidRPr="00293652" w14:paraId="039B7EB6" w14:textId="77777777" w:rsidTr="003811C7">
        <w:tc>
          <w:tcPr>
            <w:tcW w:w="8856" w:type="dxa"/>
            <w:gridSpan w:val="4"/>
            <w:shd w:val="clear" w:color="auto" w:fill="auto"/>
          </w:tcPr>
          <w:p w14:paraId="4ED52B6F"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string, integer, me</w:t>
            </w:r>
            <w:r w:rsidRPr="00293652">
              <w:rPr>
                <w:rFonts w:ascii="Consolas" w:hAnsi="Consolas" w:cs="Consolas"/>
                <w:b/>
                <w:sz w:val="18"/>
                <w:szCs w:val="18"/>
                <w:lang w:val="en-CA" w:eastAsia="en-CA"/>
              </w:rPr>
              <w:t>a</w:t>
            </w:r>
            <w:r w:rsidRPr="00293652">
              <w:rPr>
                <w:rFonts w:ascii="Consolas" w:hAnsi="Consolas" w:cs="Consolas"/>
                <w:sz w:val="18"/>
                <w:szCs w:val="18"/>
                <w:lang w:val="en-CA" w:eastAsia="en-CA"/>
              </w:rPr>
              <w:t>surement, date, real, binary, boolean, URI</w:t>
            </w:r>
          </w:p>
          <w:p w14:paraId="62F03131" w14:textId="77777777" w:rsidR="003C3333" w:rsidRPr="00293652" w:rsidRDefault="003C3333" w:rsidP="00C44904">
            <w:pPr>
              <w:numPr>
                <w:ilvl w:val="0"/>
                <w:numId w:val="25"/>
              </w:numPr>
              <w:autoSpaceDE w:val="0"/>
              <w:autoSpaceDN w:val="0"/>
              <w:adjustRightInd w:val="0"/>
              <w:spacing w:after="0"/>
              <w:rPr>
                <w:rFonts w:ascii="Consolas" w:hAnsi="Consolas" w:cs="Consolas"/>
                <w:sz w:val="18"/>
                <w:szCs w:val="18"/>
                <w:lang w:val="en-CA" w:eastAsia="en-CA"/>
              </w:rPr>
            </w:pPr>
            <w:r w:rsidRPr="00293652">
              <w:rPr>
                <w:rFonts w:ascii="Consolas" w:hAnsi="Consolas" w:cs="Consolas"/>
                <w:sz w:val="18"/>
                <w:szCs w:val="18"/>
                <w:lang w:val="en-CA" w:eastAsia="en-CA"/>
              </w:rPr>
              <w:t>Point, Curve (LineString), Surface (Polygon), Geometry, MultiPoint, MultiCurve, MultiSurface, MultiGeometry</w:t>
            </w:r>
          </w:p>
          <w:p w14:paraId="339C05E9" w14:textId="77777777" w:rsidR="003C3333" w:rsidRPr="00293652" w:rsidRDefault="003C3333" w:rsidP="00C44904">
            <w:pPr>
              <w:keepNext/>
              <w:numPr>
                <w:ilvl w:val="0"/>
                <w:numId w:val="25"/>
              </w:numPr>
              <w:autoSpaceDE w:val="0"/>
              <w:autoSpaceDN w:val="0"/>
              <w:adjustRightInd w:val="0"/>
              <w:spacing w:after="0"/>
              <w:rPr>
                <w:rFonts w:ascii="Consolas" w:hAnsi="Consolas" w:cs="Consolas"/>
                <w:sz w:val="18"/>
                <w:szCs w:val="18"/>
              </w:rPr>
            </w:pPr>
            <w:r w:rsidRPr="00293652">
              <w:rPr>
                <w:rFonts w:ascii="Consolas" w:hAnsi="Consolas" w:cs="Consolas"/>
                <w:sz w:val="18"/>
                <w:szCs w:val="18"/>
                <w:lang w:val="en-CA" w:eastAsia="en-CA"/>
              </w:rPr>
              <w:t xml:space="preserve">In levels 0 and 1, remote values for properties are supported </w:t>
            </w:r>
            <w:r w:rsidRPr="00293652">
              <w:rPr>
                <w:rFonts w:ascii="Consolas" w:hAnsi="Consolas" w:cs="Consolas"/>
                <w:b/>
                <w:sz w:val="18"/>
                <w:szCs w:val="18"/>
              </w:rPr>
              <w:t>only</w:t>
            </w:r>
            <w:r w:rsidRPr="00293652">
              <w:rPr>
                <w:rFonts w:ascii="Consolas" w:hAnsi="Consolas" w:cs="Consolas"/>
                <w:b/>
                <w:bCs/>
                <w:sz w:val="18"/>
                <w:szCs w:val="18"/>
                <w:lang w:val="en-CA" w:eastAsia="en-CA"/>
              </w:rPr>
              <w:t xml:space="preserve"> </w:t>
            </w:r>
            <w:r w:rsidRPr="00293652">
              <w:rPr>
                <w:rFonts w:ascii="Consolas" w:hAnsi="Consolas" w:cs="Consolas"/>
                <w:sz w:val="18"/>
                <w:szCs w:val="18"/>
                <w:lang w:val="en-CA" w:eastAsia="en-CA"/>
              </w:rPr>
              <w:t>through the use of the type gml:ReferenceType. The more generalized GML property-type pattern allowing mixed inline and byreference encoded property values within the same instance document is disallowed.</w:t>
            </w:r>
          </w:p>
        </w:tc>
      </w:tr>
    </w:tbl>
    <w:p w14:paraId="7F58AF08" w14:textId="77777777" w:rsidR="003C3333" w:rsidRDefault="003C3333" w:rsidP="003C3333">
      <w:pPr>
        <w:pStyle w:val="Caption"/>
      </w:pPr>
      <w:bookmarkStart w:id="978" w:name="_Ref458067814"/>
      <w:r>
        <w:t xml:space="preserve">Table </w:t>
      </w:r>
      <w:r>
        <w:fldChar w:fldCharType="begin"/>
      </w:r>
      <w:r>
        <w:instrText xml:space="preserve"> SEQ Table \* ARABIC </w:instrText>
      </w:r>
      <w:r>
        <w:fldChar w:fldCharType="separate"/>
      </w:r>
      <w:r w:rsidR="00AD44BE">
        <w:rPr>
          <w:noProof/>
        </w:rPr>
        <w:t>9</w:t>
      </w:r>
      <w:r>
        <w:fldChar w:fldCharType="end"/>
      </w:r>
      <w:bookmarkEnd w:id="978"/>
      <w:r>
        <w:t xml:space="preserve"> : Reproduction of Table 1 of 10-100r3 (Clause 2.1).</w:t>
      </w:r>
    </w:p>
    <w:p w14:paraId="083FB87A" w14:textId="44EAD8A0" w:rsidR="003C3333" w:rsidRDefault="00D078BD" w:rsidP="00D078BD">
      <w:pPr>
        <w:pStyle w:val="Heading3"/>
      </w:pPr>
      <w:bookmarkStart w:id="979" w:name="_Toc458154271"/>
      <w:r>
        <w:t>Simple Content</w:t>
      </w:r>
      <w:bookmarkEnd w:id="979"/>
    </w:p>
    <w:p w14:paraId="2C4468A3" w14:textId="77777777" w:rsidR="00D078BD" w:rsidRPr="00D078BD" w:rsidRDefault="00D078BD" w:rsidP="00D078BD"/>
    <w:p w14:paraId="0F94C976" w14:textId="0F924D61" w:rsidR="003C3333" w:rsidRDefault="003C3333" w:rsidP="003C3333">
      <w:r>
        <w:t xml:space="preserve">SF-0 allows the definition of complex content (Clause 9.3.2 of OGC 10-100r3). To be consistent with the most common scenario encountered in GIS which is a direct mapping from a database table to XML, this specification </w:t>
      </w:r>
      <w:r w:rsidR="00AF19B7">
        <w:t>recommends that</w:t>
      </w:r>
      <w:r>
        <w:t xml:space="preserve"> user defined content </w:t>
      </w:r>
      <w:r w:rsidR="00AF19B7">
        <w:t xml:space="preserve">be restrited </w:t>
      </w:r>
      <w:r>
        <w:t>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438D829A" w14:textId="77777777" w:rsidTr="003811C7">
        <w:trPr>
          <w:cantSplit/>
        </w:trPr>
        <w:tc>
          <w:tcPr>
            <w:tcW w:w="4219" w:type="dxa"/>
            <w:tcBorders>
              <w:right w:val="nil"/>
            </w:tcBorders>
            <w:shd w:val="clear" w:color="auto" w:fill="auto"/>
          </w:tcPr>
          <w:p w14:paraId="5A015CA0"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SF-0-simpletype</w:t>
            </w:r>
          </w:p>
        </w:tc>
        <w:tc>
          <w:tcPr>
            <w:tcW w:w="4678" w:type="dxa"/>
            <w:tcBorders>
              <w:left w:val="nil"/>
            </w:tcBorders>
            <w:shd w:val="clear" w:color="auto" w:fill="auto"/>
          </w:tcPr>
          <w:p w14:paraId="014B5F23" w14:textId="66036B9E" w:rsidR="003C3333" w:rsidRPr="00D12552" w:rsidRDefault="003C3333" w:rsidP="00D078BD">
            <w:pPr>
              <w:pStyle w:val="Tabletext10"/>
              <w:jc w:val="left"/>
              <w:rPr>
                <w:rStyle w:val="reqtext"/>
                <w:lang w:val="en-CA"/>
              </w:rPr>
            </w:pPr>
            <w:r>
              <w:rPr>
                <w:rStyle w:val="reqtext"/>
                <w:lang w:val="en-CA"/>
              </w:rPr>
              <w:t xml:space="preserve">User defined elements </w:t>
            </w:r>
            <w:r w:rsidR="00D078BD">
              <w:rPr>
                <w:rStyle w:val="reqtext"/>
                <w:lang w:val="en-CA"/>
              </w:rPr>
              <w:t>SHOULD</w:t>
            </w:r>
            <w:r>
              <w:rPr>
                <w:rStyle w:val="reqtext"/>
                <w:lang w:val="en-CA"/>
              </w:rPr>
              <w:t xml:space="preserve"> be XSD simpleType.</w:t>
            </w:r>
          </w:p>
        </w:tc>
      </w:tr>
    </w:tbl>
    <w:p w14:paraId="26D83354" w14:textId="77777777" w:rsidR="003C3333" w:rsidRDefault="003C3333" w:rsidP="003C3333"/>
    <w:p w14:paraId="4F35D33D" w14:textId="0CE5FD51" w:rsidR="003C3333" w:rsidRDefault="00293652" w:rsidP="003C3333">
      <w:r>
        <w:t>Lite allows u</w:t>
      </w:r>
      <w:r w:rsidR="003C3333">
        <w:t xml:space="preserve">ser defined properties </w:t>
      </w:r>
      <w:r w:rsidR="009C2FC1">
        <w:t xml:space="preserve">to be appended at the end of the feature using </w:t>
      </w:r>
      <w:r w:rsidR="003C3333">
        <w:t xml:space="preserve">xsd:any </w:t>
      </w:r>
    </w:p>
    <w:p w14:paraId="5EF5AE10"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12239307"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9CC26A4"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27F35D23" w14:textId="77777777" w:rsidR="003C3333" w:rsidRDefault="003C3333" w:rsidP="003C3333">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3E48CF6C" w14:textId="77777777" w:rsidR="003C3333" w:rsidRDefault="003C3333" w:rsidP="003C3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0A4A358F" w14:textId="18107DEB" w:rsidR="003C3333" w:rsidRDefault="003C3333" w:rsidP="003C3333">
      <w:r>
        <w:t>Process content is set to “lax”, which means the validator will attempt to validate user defined property only if a schema is.  To help client applications and developer to validate instance containing user defined properties, a XSD schema</w:t>
      </w:r>
      <w:r w:rsidR="009C2FC1">
        <w:t xml:space="preserve"> </w:t>
      </w:r>
      <w:r>
        <w:t>should be provided in the instance’s schemaLocation attribute.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5148FE54" w14:textId="77777777" w:rsidTr="003811C7">
        <w:trPr>
          <w:cantSplit/>
        </w:trPr>
        <w:tc>
          <w:tcPr>
            <w:tcW w:w="4219" w:type="dxa"/>
            <w:tcBorders>
              <w:right w:val="nil"/>
            </w:tcBorders>
            <w:shd w:val="clear" w:color="auto" w:fill="auto"/>
          </w:tcPr>
          <w:p w14:paraId="5BF561D3"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6FB6C24D" w14:textId="77777777" w:rsidR="003C3333" w:rsidRPr="00D12552" w:rsidRDefault="003C3333" w:rsidP="003811C7">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7851CE2E" w14:textId="77777777" w:rsidR="003C3333" w:rsidRDefault="003C3333" w:rsidP="003C3333"/>
    <w:p w14:paraId="576EFFB1" w14:textId="58541845" w:rsidR="00D078BD" w:rsidRDefault="00D078BD" w:rsidP="00D078BD">
      <w:pPr>
        <w:pStyle w:val="Heading3"/>
      </w:pPr>
      <w:bookmarkStart w:id="980" w:name="_Toc458154272"/>
      <w:r>
        <w:t>User Defined Namespaces</w:t>
      </w:r>
      <w:bookmarkEnd w:id="980"/>
    </w:p>
    <w:p w14:paraId="2D33E948" w14:textId="77777777" w:rsidR="00D078BD" w:rsidRDefault="00D078BD" w:rsidP="00D078BD"/>
    <w:p w14:paraId="2DDB9926" w14:textId="77777777" w:rsidR="00D078BD" w:rsidRDefault="00D078BD" w:rsidP="00D078BD">
      <w:r>
        <w:t xml:space="preserve">This specification does not prescribe if the user types are to be defined in GeoSciML Lite namespace or using a different namespace.  It it understood that this might be constrained </w:t>
      </w:r>
      <w:r>
        <w:lastRenderedPageBreak/>
        <w:t>by the technology used to generate the instance.  But to avoid potential conflict with future minor changes to GeoSciML Lite, or name conflicts when aggregating results from many sources, it is recommended that the data providers, or the community, use different namespaces, if possible.</w:t>
      </w:r>
    </w:p>
    <w:p w14:paraId="1B01C47C" w14:textId="77777777" w:rsidR="00D078BD" w:rsidRPr="00D078BD" w:rsidRDefault="00D078BD" w:rsidP="00D078BD"/>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78173346" w14:textId="77777777" w:rsidTr="003811C7">
        <w:trPr>
          <w:cantSplit/>
        </w:trPr>
        <w:tc>
          <w:tcPr>
            <w:tcW w:w="4219" w:type="dxa"/>
            <w:tcBorders>
              <w:right w:val="nil"/>
            </w:tcBorders>
            <w:shd w:val="clear" w:color="auto" w:fill="auto"/>
          </w:tcPr>
          <w:p w14:paraId="71FA728D" w14:textId="77777777" w:rsidR="003C3333" w:rsidRPr="00D12552" w:rsidRDefault="003C3333" w:rsidP="003811C7">
            <w:pPr>
              <w:pStyle w:val="Tabletext10"/>
              <w:rPr>
                <w:rStyle w:val="requri"/>
                <w:lang w:val="en-CA"/>
              </w:rPr>
            </w:pPr>
            <w:r>
              <w:rPr>
                <w:rStyle w:val="requri"/>
                <w:lang w:val="en-CA"/>
              </w:rPr>
              <w:t>/req/gsml4xsd-lite</w:t>
            </w:r>
            <w:r w:rsidRPr="00D12552">
              <w:rPr>
                <w:rStyle w:val="requri"/>
                <w:lang w:val="en-CA"/>
              </w:rPr>
              <w:t>/</w:t>
            </w:r>
            <w:r>
              <w:rPr>
                <w:rStyle w:val="requri"/>
                <w:lang w:val="en-CA"/>
              </w:rPr>
              <w:t>user-ns</w:t>
            </w:r>
          </w:p>
        </w:tc>
        <w:tc>
          <w:tcPr>
            <w:tcW w:w="4678" w:type="dxa"/>
            <w:tcBorders>
              <w:left w:val="nil"/>
            </w:tcBorders>
            <w:shd w:val="clear" w:color="auto" w:fill="auto"/>
          </w:tcPr>
          <w:p w14:paraId="300983EF" w14:textId="77777777" w:rsidR="003C3333" w:rsidRPr="00D12552" w:rsidRDefault="003C3333" w:rsidP="003811C7">
            <w:pPr>
              <w:pStyle w:val="Tabletext10"/>
              <w:jc w:val="left"/>
              <w:rPr>
                <w:rStyle w:val="reqtext"/>
                <w:lang w:val="en-CA"/>
              </w:rPr>
            </w:pPr>
            <w:r>
              <w:rPr>
                <w:rStyle w:val="reqtext"/>
                <w:lang w:val="en-CA"/>
              </w:rPr>
              <w:t>User properties SHOULD be defined in a namespace unique to a community or a data provider.</w:t>
            </w:r>
          </w:p>
        </w:tc>
      </w:tr>
    </w:tbl>
    <w:p w14:paraId="2D170143" w14:textId="77777777" w:rsidR="003C3333" w:rsidRDefault="003C3333" w:rsidP="003C3333"/>
    <w:p w14:paraId="6698327E" w14:textId="77777777" w:rsidR="003C3333" w:rsidRDefault="003C3333" w:rsidP="003C3333">
      <w:pPr>
        <w:pStyle w:val="Heading2"/>
      </w:pPr>
      <w:bookmarkStart w:id="981" w:name="_Toc458154273"/>
      <w:r>
        <w:t>GeoSciML Lite GML 3.1 profile (Normative)</w:t>
      </w:r>
      <w:bookmarkEnd w:id="981"/>
    </w:p>
    <w:p w14:paraId="77D5ECBA" w14:textId="77777777" w:rsidR="003C3333" w:rsidRDefault="003C3333" w:rsidP="003C3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3C3333" w:rsidRPr="00DA608A" w14:paraId="248F09D5" w14:textId="77777777" w:rsidTr="003811C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4E79D6B" w14:textId="77777777" w:rsidR="003C3333" w:rsidRPr="00DA608A" w:rsidRDefault="003C3333" w:rsidP="003811C7">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3C3333" w:rsidRPr="00DA608A" w14:paraId="236D44D2" w14:textId="77777777" w:rsidTr="003811C7">
        <w:tc>
          <w:tcPr>
            <w:tcW w:w="8897" w:type="dxa"/>
            <w:gridSpan w:val="2"/>
            <w:tcBorders>
              <w:top w:val="single" w:sz="12" w:space="0" w:color="auto"/>
              <w:left w:val="single" w:sz="12" w:space="0" w:color="auto"/>
              <w:bottom w:val="single" w:sz="12" w:space="0" w:color="auto"/>
              <w:right w:val="single" w:sz="12" w:space="0" w:color="auto"/>
            </w:tcBorders>
          </w:tcPr>
          <w:p w14:paraId="1E7902C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3C3333" w:rsidRPr="00DA608A" w14:paraId="470EE4E3" w14:textId="77777777" w:rsidTr="003811C7">
        <w:tc>
          <w:tcPr>
            <w:tcW w:w="1809" w:type="dxa"/>
            <w:tcBorders>
              <w:top w:val="single" w:sz="12" w:space="0" w:color="auto"/>
              <w:left w:val="single" w:sz="12" w:space="0" w:color="auto"/>
              <w:bottom w:val="single" w:sz="4" w:space="0" w:color="auto"/>
              <w:right w:val="single" w:sz="4" w:space="0" w:color="auto"/>
            </w:tcBorders>
          </w:tcPr>
          <w:p w14:paraId="31F5F7AB"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42B2A9F"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3C3333" w:rsidRPr="00DA608A" w14:paraId="40F56C9D" w14:textId="77777777" w:rsidTr="003811C7">
        <w:tc>
          <w:tcPr>
            <w:tcW w:w="1809" w:type="dxa"/>
            <w:tcBorders>
              <w:top w:val="single" w:sz="4" w:space="0" w:color="auto"/>
              <w:left w:val="single" w:sz="12" w:space="0" w:color="auto"/>
              <w:bottom w:val="single" w:sz="4" w:space="0" w:color="auto"/>
              <w:right w:val="single" w:sz="4" w:space="0" w:color="auto"/>
            </w:tcBorders>
          </w:tcPr>
          <w:p w14:paraId="216FAB1D"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04386C"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gsml4-lite</w:t>
            </w:r>
          </w:p>
        </w:tc>
      </w:tr>
      <w:tr w:rsidR="003C3333" w:rsidRPr="00DA608A" w14:paraId="31603833" w14:textId="77777777" w:rsidTr="003811C7">
        <w:tc>
          <w:tcPr>
            <w:tcW w:w="1809" w:type="dxa"/>
            <w:tcBorders>
              <w:top w:val="single" w:sz="4" w:space="0" w:color="auto"/>
              <w:left w:val="single" w:sz="12" w:space="0" w:color="auto"/>
              <w:bottom w:val="single" w:sz="4" w:space="0" w:color="auto"/>
              <w:right w:val="single" w:sz="4" w:space="0" w:color="auto"/>
            </w:tcBorders>
          </w:tcPr>
          <w:p w14:paraId="225493A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B17EF5" w14:textId="77777777" w:rsidR="003C3333" w:rsidRPr="00DA608A" w:rsidRDefault="003C3333" w:rsidP="003811C7">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Pr>
                <w:rFonts w:ascii="Calibri" w:eastAsia="MS Mincho" w:hAnsi="Calibri"/>
                <w:sz w:val="20"/>
                <w:szCs w:val="20"/>
                <w:lang w:val="en-CA"/>
              </w:rPr>
              <w:t>gsml4xsd-lite</w:t>
            </w:r>
          </w:p>
        </w:tc>
      </w:tr>
      <w:tr w:rsidR="003C3333" w:rsidRPr="00DA608A" w14:paraId="22F40720"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5358C309"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3F0731"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00038AE4" w14:textId="77777777" w:rsidR="003C3333" w:rsidRPr="00DA608A" w:rsidRDefault="003C3333" w:rsidP="003811C7">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Pr>
                <w:rFonts w:ascii="Calibri" w:eastAsia="MS Mincho" w:hAnsi="Calibri"/>
                <w:sz w:val="20"/>
                <w:szCs w:val="20"/>
                <w:lang w:val="en-CA"/>
              </w:rPr>
              <w:t>/4.1/geosciml-lite.xsd.</w:t>
            </w:r>
          </w:p>
        </w:tc>
      </w:tr>
      <w:tr w:rsidR="003C3333" w:rsidRPr="00DA608A" w14:paraId="2B53CFBF" w14:textId="77777777" w:rsidTr="003811C7">
        <w:tc>
          <w:tcPr>
            <w:tcW w:w="1809" w:type="dxa"/>
            <w:tcBorders>
              <w:top w:val="single" w:sz="4" w:space="0" w:color="auto"/>
              <w:left w:val="single" w:sz="12" w:space="0" w:color="auto"/>
              <w:bottom w:val="single" w:sz="4" w:space="0" w:color="auto"/>
              <w:right w:val="single" w:sz="4" w:space="0" w:color="auto"/>
            </w:tcBorders>
            <w:shd w:val="clear" w:color="auto" w:fill="BFBFBF"/>
          </w:tcPr>
          <w:p w14:paraId="06C2163F" w14:textId="77777777" w:rsidR="003C3333" w:rsidRPr="00DA608A" w:rsidRDefault="003C3333" w:rsidP="003811C7">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DC11FD" w14:textId="77777777" w:rsidR="003C3333" w:rsidRDefault="003C3333" w:rsidP="003811C7">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/req/gsml4xsd-lite-31/sch</w:t>
            </w:r>
            <w:r w:rsidRPr="00DA608A">
              <w:rPr>
                <w:rStyle w:val="requri"/>
                <w:rFonts w:ascii="Calibri" w:eastAsia="MS Mincho" w:hAnsi="Calibri"/>
                <w:sz w:val="20"/>
                <w:szCs w:val="20"/>
                <w:lang w:val="en-CA"/>
              </w:rPr>
              <w:t xml:space="preserve"> </w:t>
            </w:r>
          </w:p>
          <w:p w14:paraId="3BAB07B7" w14:textId="77777777" w:rsidR="003C3333" w:rsidRPr="00DA608A" w:rsidRDefault="003C3333" w:rsidP="003811C7">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Pr>
                <w:rFonts w:ascii="Calibri" w:eastAsia="MS Mincho" w:hAnsi="Calibri"/>
                <w:sz w:val="20"/>
                <w:szCs w:val="20"/>
                <w:lang w:val="en-CA"/>
              </w:rPr>
              <w:t>/4.1/</w:t>
            </w:r>
            <w:r w:rsidRPr="00DA608A">
              <w:rPr>
                <w:rFonts w:ascii="Calibri" w:eastAsia="MS Mincho" w:hAnsi="Calibri"/>
                <w:sz w:val="20"/>
                <w:szCs w:val="20"/>
                <w:lang w:val="en-CA"/>
              </w:rPr>
              <w:t>geosciml-</w:t>
            </w:r>
            <w:r>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4955AB2D" w14:textId="77777777" w:rsidR="003C3333" w:rsidRDefault="003C3333" w:rsidP="003C3333"/>
    <w:p w14:paraId="7694C08D" w14:textId="62A54A50" w:rsidR="003C3333" w:rsidRDefault="003C3333" w:rsidP="003C3333">
      <w:r>
        <w:t>Because of the limited availability of WFS 2.0 compliant servers and clients, GeoSciML SWG officially su</w:t>
      </w:r>
      <w:r w:rsidR="00D41FCD">
        <w:t xml:space="preserve">pports WFS 1.1.0 and GML 3.1.1 </w:t>
      </w:r>
      <w:r w:rsidR="009C2FC1">
        <w:t>for delivery of Lite features</w:t>
      </w:r>
      <w:r>
        <w:t xml:space="preserve">.  </w:t>
      </w:r>
    </w:p>
    <w:p w14:paraId="43ABCDF2" w14:textId="77777777" w:rsidR="003C3333" w:rsidRDefault="003C3333" w:rsidP="003C3333">
      <w:r>
        <w:t xml:space="preserve">All the elements from the lite package must be schema valid according to the XSD document provided at </w:t>
      </w:r>
      <w:r w:rsidRPr="005372A3">
        <w:t>http://schemas.opengis.net/gsml</w:t>
      </w:r>
      <w:r>
        <w:t>/4.1/</w:t>
      </w:r>
      <w:r w:rsidRPr="005372A3">
        <w:t>geosciml-</w:t>
      </w:r>
      <w:r>
        <w:t>lite</w:t>
      </w:r>
      <w:r w:rsidRPr="005372A3">
        <w:t>.xsd</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6E41BFE6" w14:textId="77777777" w:rsidTr="003811C7">
        <w:trPr>
          <w:cantSplit/>
        </w:trPr>
        <w:tc>
          <w:tcPr>
            <w:tcW w:w="4219" w:type="dxa"/>
            <w:tcBorders>
              <w:right w:val="nil"/>
            </w:tcBorders>
            <w:shd w:val="clear" w:color="auto" w:fill="auto"/>
          </w:tcPr>
          <w:p w14:paraId="310885F8"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xsd</w:t>
            </w:r>
          </w:p>
        </w:tc>
        <w:tc>
          <w:tcPr>
            <w:tcW w:w="4678" w:type="dxa"/>
            <w:tcBorders>
              <w:left w:val="nil"/>
            </w:tcBorders>
            <w:shd w:val="clear" w:color="auto" w:fill="auto"/>
          </w:tcPr>
          <w:p w14:paraId="2F0858C1" w14:textId="77777777" w:rsidR="003C3333" w:rsidRPr="00D12552" w:rsidRDefault="003C3333" w:rsidP="003811C7">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Pr>
                <w:rStyle w:val="reqtext"/>
                <w:lang w:val="en-CA"/>
              </w:rPr>
              <w:t>/4.1/</w:t>
            </w:r>
            <w:r w:rsidRPr="005372A3">
              <w:rPr>
                <w:rStyle w:val="reqtext"/>
                <w:lang w:val="en-CA"/>
              </w:rPr>
              <w:t>geosciml-portrayal.xsd</w:t>
            </w:r>
            <w:r>
              <w:rPr>
                <w:rStyle w:val="reqtext"/>
                <w:lang w:val="en-CA"/>
              </w:rPr>
              <w:t>.</w:t>
            </w:r>
          </w:p>
        </w:tc>
      </w:tr>
    </w:tbl>
    <w:p w14:paraId="6B6BC7F3" w14:textId="77777777" w:rsidR="003C3333" w:rsidRDefault="003C3333" w:rsidP="003C3333"/>
    <w:p w14:paraId="20E2969D" w14:textId="77777777" w:rsidR="003C3333" w:rsidRDefault="003C3333" w:rsidP="003C3333">
      <w:r>
        <w:t xml:space="preserve">All the elements from lite package must pass the schematron rules defined in the schematron file located at </w:t>
      </w:r>
      <w:hyperlink r:id="rId156" w:history="1">
        <w:r w:rsidRPr="004832DE">
          <w:rPr>
            <w:rStyle w:val="Hyperlink"/>
          </w:rPr>
          <w:t>http://schemas.opengis.net/gsml</w:t>
        </w:r>
        <w:r>
          <w:rPr>
            <w:rStyle w:val="Hyperlink"/>
          </w:rPr>
          <w:t>/4.1/</w:t>
        </w:r>
        <w:r w:rsidRPr="004832DE">
          <w:rPr>
            <w:rStyle w:val="Hyperlink"/>
          </w:rPr>
          <w:t>geosciml-lite.sch</w:t>
        </w:r>
      </w:hyperlink>
      <w:r>
        <w:rPr>
          <w:rStyle w:val="Hyperlink"/>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C3333" w:rsidRPr="00D12552" w14:paraId="1039355B" w14:textId="77777777" w:rsidTr="003811C7">
        <w:trPr>
          <w:cantSplit/>
        </w:trPr>
        <w:tc>
          <w:tcPr>
            <w:tcW w:w="4219" w:type="dxa"/>
            <w:tcBorders>
              <w:right w:val="nil"/>
            </w:tcBorders>
            <w:shd w:val="clear" w:color="auto" w:fill="auto"/>
          </w:tcPr>
          <w:p w14:paraId="2FB8B6B7" w14:textId="77777777" w:rsidR="003C3333" w:rsidRPr="00D12552" w:rsidRDefault="003C3333" w:rsidP="003811C7">
            <w:pPr>
              <w:pStyle w:val="Tabletext10"/>
              <w:rPr>
                <w:rStyle w:val="requri"/>
                <w:lang w:val="en-CA"/>
              </w:rPr>
            </w:pPr>
            <w:r>
              <w:rPr>
                <w:rStyle w:val="requri"/>
                <w:lang w:val="en-CA"/>
              </w:rPr>
              <w:t>/req/gsml4xsd-lite-31</w:t>
            </w:r>
            <w:r w:rsidRPr="00D12552">
              <w:rPr>
                <w:rStyle w:val="requri"/>
                <w:lang w:val="en-CA"/>
              </w:rPr>
              <w:t>/</w:t>
            </w:r>
            <w:r>
              <w:rPr>
                <w:rStyle w:val="requri"/>
                <w:lang w:val="en-CA"/>
              </w:rPr>
              <w:t>sch</w:t>
            </w:r>
          </w:p>
        </w:tc>
        <w:tc>
          <w:tcPr>
            <w:tcW w:w="4678" w:type="dxa"/>
            <w:tcBorders>
              <w:left w:val="nil"/>
            </w:tcBorders>
            <w:shd w:val="clear" w:color="auto" w:fill="auto"/>
          </w:tcPr>
          <w:p w14:paraId="5C464E5D" w14:textId="77777777" w:rsidR="003C3333" w:rsidRPr="00D12552" w:rsidRDefault="003C3333" w:rsidP="003811C7">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rules defined in schematron file located at </w:t>
            </w:r>
            <w:r w:rsidRPr="005372A3">
              <w:rPr>
                <w:rStyle w:val="reqtext"/>
                <w:lang w:val="en-CA"/>
              </w:rPr>
              <w:t xml:space="preserve">  http://schemas.opengis.net/gsml</w:t>
            </w:r>
            <w:r>
              <w:rPr>
                <w:rStyle w:val="reqtext"/>
                <w:lang w:val="en-CA"/>
              </w:rPr>
              <w:t>/4.1/</w:t>
            </w:r>
            <w:r w:rsidRPr="005372A3">
              <w:rPr>
                <w:rStyle w:val="reqtext"/>
                <w:lang w:val="en-CA"/>
              </w:rPr>
              <w:t>geosciml-</w:t>
            </w:r>
            <w:r>
              <w:rPr>
                <w:rStyle w:val="reqtext"/>
                <w:lang w:val="en-CA"/>
              </w:rPr>
              <w:t>lite</w:t>
            </w:r>
            <w:r w:rsidRPr="005372A3">
              <w:rPr>
                <w:rStyle w:val="reqtext"/>
                <w:lang w:val="en-CA"/>
              </w:rPr>
              <w:t>.</w:t>
            </w:r>
            <w:r>
              <w:rPr>
                <w:rStyle w:val="reqtext"/>
                <w:lang w:val="en-CA"/>
              </w:rPr>
              <w:t>sch.</w:t>
            </w:r>
          </w:p>
        </w:tc>
      </w:tr>
    </w:tbl>
    <w:p w14:paraId="7DC0A94A" w14:textId="77777777" w:rsidR="003C3333" w:rsidRDefault="003C3333" w:rsidP="003C3333"/>
    <w:p w14:paraId="632B75CA" w14:textId="77777777" w:rsidR="003C3333" w:rsidRPr="00225333" w:rsidRDefault="003C3333" w:rsidP="003C3333"/>
    <w:p w14:paraId="3B4ED31D" w14:textId="77777777" w:rsidR="00B020FC" w:rsidRDefault="00B020FC" w:rsidP="00C648D4"/>
    <w:p w14:paraId="7368FBB6" w14:textId="77777777" w:rsidR="009A7B37" w:rsidRPr="00D12552" w:rsidRDefault="009A7B37">
      <w:pPr>
        <w:pStyle w:val="Heading1"/>
        <w:rPr>
          <w:lang w:val="en-CA"/>
        </w:rPr>
      </w:pPr>
      <w:bookmarkStart w:id="982" w:name="_Toc458154274"/>
      <w:r w:rsidRPr="00D12552">
        <w:rPr>
          <w:lang w:val="en-CA"/>
        </w:rPr>
        <w:t>Media Types for any data encoding(s)</w:t>
      </w:r>
      <w:bookmarkEnd w:id="982"/>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GML-conformant XML documents.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Pr="00D41FCD" w:rsidRDefault="00EE0227" w:rsidP="00EE0227">
      <w:pPr>
        <w:rPr>
          <w:rStyle w:val="Entity"/>
        </w:rPr>
      </w:pPr>
      <w:r w:rsidRPr="00D41FCD">
        <w:rPr>
          <w:rStyle w:val="Entity"/>
        </w:rPr>
        <w:t>application/gml+xml</w:t>
      </w:r>
      <w:r w:rsidRPr="00D41FCD" w:rsidDel="00EE0227">
        <w:rPr>
          <w:rStyle w:val="Entity"/>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Heading1"/>
        <w:rPr>
          <w:lang w:val="en-CA"/>
        </w:rPr>
      </w:pPr>
      <w:bookmarkStart w:id="983" w:name="_Toc458154275"/>
      <w:r>
        <w:rPr>
          <w:lang w:val="en-CA"/>
        </w:rPr>
        <w:lastRenderedPageBreak/>
        <w:t>Abbreviations and Acronyms</w:t>
      </w:r>
      <w:bookmarkEnd w:id="983"/>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Hyperlink"/>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Hyperlink"/>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984" w:name="_Toc458154276"/>
      <w:bookmarkStart w:id="985" w:name="_Toc426472101"/>
      <w:bookmarkStart w:id="986" w:name="_Toc445211802"/>
      <w:r w:rsidRPr="0027787F">
        <w:t>Conformance classes</w:t>
      </w:r>
      <w:bookmarkEnd w:id="984"/>
    </w:p>
    <w:p w14:paraId="5E078BF4" w14:textId="77777777" w:rsidR="00401781" w:rsidRDefault="00401781" w:rsidP="00345D65"/>
    <w:p w14:paraId="4A3D07E6" w14:textId="6EB45C4F" w:rsidR="003B0AAB" w:rsidRPr="0027787F" w:rsidRDefault="003B0AAB" w:rsidP="003B0AAB">
      <w:pPr>
        <w:pStyle w:val="OGCAnnexXX"/>
      </w:pPr>
      <w:bookmarkStart w:id="987" w:name="_Toc458154277"/>
      <w:r w:rsidRPr="0027787F">
        <w:t xml:space="preserve">Conformance class: GeoSciML </w:t>
      </w:r>
      <w:r>
        <w:t>Conceptual</w:t>
      </w:r>
      <w:bookmarkEnd w:id="987"/>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8037F7">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8037F7">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8037F7">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8037F7">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8037F7">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8037F7">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8037F7">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8037F7">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8037F7">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8037F7">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8037F7">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8037F7">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8037F7">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8037F7">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8037F7">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8037F7">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8037F7">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988" w:name="_Toc458154278"/>
      <w:bookmarkEnd w:id="985"/>
      <w:bookmarkEnd w:id="986"/>
      <w:r w:rsidRPr="0027787F">
        <w:t xml:space="preserve">Conformance class: </w:t>
      </w:r>
      <w:r w:rsidR="00480BB6" w:rsidRPr="0027787F">
        <w:t>GeoSciML Core Abstract</w:t>
      </w:r>
      <w:bookmarkEnd w:id="988"/>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1FA066B0" w:rsidR="00480BB6" w:rsidRPr="004A745D" w:rsidRDefault="00480BB6" w:rsidP="00FC30B1">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check the target implementation</w:t>
            </w:r>
            <w:r w:rsidR="00FC30B1">
              <w:rPr>
                <w:rFonts w:ascii="Arial" w:hAnsi="Arial" w:cs="Arial"/>
                <w:sz w:val="18"/>
                <w:szCs w:val="18"/>
                <w:lang w:val="en-CA"/>
              </w:rPr>
              <w:t xml:space="preserve"> accept all substitutable types for property values</w:t>
            </w:r>
            <w:r>
              <w:rPr>
                <w:rFonts w:ascii="Arial" w:hAnsi="Arial" w:cs="Arial"/>
                <w:sz w:val="18"/>
                <w:szCs w:val="18"/>
                <w:lang w:val="en-CA"/>
              </w:rPr>
              <w:t xml:space="preserve"> </w:t>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AF19B7" w14:paraId="454F11C3" w14:textId="77777777" w:rsidTr="000B752C">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AF19B7" w14:paraId="72E16BA8" w14:textId="77777777" w:rsidTr="000B752C">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308CD306" w14:textId="77777777" w:rsidR="00F82890" w:rsidRPr="00B464F3" w:rsidRDefault="00F82890" w:rsidP="00F82890"/>
    <w:p w14:paraId="25885FAD" w14:textId="75D4E988" w:rsidR="00F82890" w:rsidRPr="0027787F" w:rsidRDefault="00F82890" w:rsidP="00F82890">
      <w:pPr>
        <w:pStyle w:val="OGCAnnexXX"/>
      </w:pPr>
      <w:bookmarkStart w:id="989" w:name="_Toc458154279"/>
      <w:r w:rsidRPr="0027787F">
        <w:t xml:space="preserve">Conformance class: </w:t>
      </w:r>
      <w:r>
        <w:t>GeoSciML Linked Open Data</w:t>
      </w:r>
      <w:bookmarkEnd w:id="989"/>
    </w:p>
    <w:p w14:paraId="7BCB4929" w14:textId="77777777" w:rsidR="00F82890" w:rsidRDefault="00F82890" w:rsidP="00F82890"/>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F82890" w:rsidRPr="00DE63EA" w14:paraId="77B3DA7C"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C29784" w14:textId="77777777" w:rsidR="00F82890" w:rsidRPr="006474AA" w:rsidRDefault="00F82890"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43B72E8" w14:textId="77777777" w:rsidR="00F82890" w:rsidRPr="006474AA" w:rsidRDefault="00F82890"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F82890" w:rsidRPr="00DE63EA" w14:paraId="200EB098"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49D1CDB1" w14:textId="77777777" w:rsidR="00F82890" w:rsidRPr="006474AA" w:rsidRDefault="00F82890"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0CCE8E1"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F82890" w:rsidRPr="00DE63EA" w14:paraId="5A9BF349" w14:textId="77777777" w:rsidTr="00D93B12">
        <w:tc>
          <w:tcPr>
            <w:tcW w:w="1549" w:type="dxa"/>
            <w:tcBorders>
              <w:top w:val="single" w:sz="12" w:space="0" w:color="auto"/>
              <w:left w:val="single" w:sz="12" w:space="0" w:color="auto"/>
              <w:bottom w:val="single" w:sz="4" w:space="0" w:color="auto"/>
              <w:right w:val="single" w:sz="4" w:space="0" w:color="auto"/>
            </w:tcBorders>
          </w:tcPr>
          <w:p w14:paraId="78D24DAF" w14:textId="77777777" w:rsidR="00F82890" w:rsidRDefault="00F82890"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6FB1D33" w14:textId="77777777" w:rsidR="00F82890"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RFC 3986</w:t>
            </w:r>
          </w:p>
        </w:tc>
      </w:tr>
      <w:tr w:rsidR="00F82890" w:rsidRPr="00DE63EA" w14:paraId="0790DA1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BD1157B" w14:textId="77777777"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F31E0FC" w14:textId="63FC3865" w:rsidR="00F82890" w:rsidRPr="007F07F2"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gsml4-lod</w:t>
            </w:r>
            <w:r w:rsidRPr="001C1AC7">
              <w:rPr>
                <w:rFonts w:cs="Arial"/>
                <w:b/>
                <w:szCs w:val="18"/>
                <w:lang w:val="en-US"/>
              </w:rPr>
              <w:t>/</w:t>
            </w:r>
            <w:r>
              <w:rPr>
                <w:rFonts w:cs="Arial"/>
                <w:b/>
                <w:szCs w:val="18"/>
                <w:lang w:val="en-US"/>
              </w:rPr>
              <w:t>codelistURI</w:t>
            </w:r>
          </w:p>
        </w:tc>
      </w:tr>
      <w:tr w:rsidR="00F82890" w:rsidRPr="00DE63EA" w14:paraId="1799C2BA"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0BAD8C"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DC41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D28F708" w14:textId="5B6DB1D6"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Pr="00F82890">
              <w:rPr>
                <w:rFonts w:ascii="Arial" w:hAnsi="Arial" w:cs="Arial"/>
                <w:sz w:val="18"/>
                <w:szCs w:val="18"/>
                <w:lang w:val="en-CA"/>
              </w:rPr>
              <w:t>gsml4-lod/cod</w:t>
            </w:r>
            <w:r>
              <w:rPr>
                <w:rFonts w:ascii="Arial" w:hAnsi="Arial" w:cs="Arial"/>
                <w:sz w:val="18"/>
                <w:szCs w:val="18"/>
                <w:lang w:val="en-CA"/>
              </w:rPr>
              <w:t>el</w:t>
            </w:r>
            <w:r w:rsidRPr="00F82890">
              <w:rPr>
                <w:rFonts w:ascii="Arial" w:hAnsi="Arial" w:cs="Arial"/>
                <w:sz w:val="18"/>
                <w:szCs w:val="18"/>
                <w:lang w:val="en-CA"/>
              </w:rPr>
              <w:t>istURI</w:t>
            </w:r>
          </w:p>
        </w:tc>
      </w:tr>
      <w:tr w:rsidR="00F82890" w:rsidRPr="00DE63EA" w14:paraId="4785E85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D024BA"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1DAE2A"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9AF5CC0" w14:textId="75CAC5A2" w:rsidR="00F82890" w:rsidRPr="006474AA" w:rsidRDefault="00F82890" w:rsidP="00F8289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implementation check that vocabulary terms are dereferenceable URI</w:t>
            </w:r>
          </w:p>
        </w:tc>
      </w:tr>
      <w:tr w:rsidR="00F82890" w:rsidRPr="00DE63EA" w14:paraId="2E84FE6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306E4F"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04B8D3"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8332E54" w14:textId="47BC4C04" w:rsidR="00F82890" w:rsidRPr="006474AA" w:rsidRDefault="00F82890" w:rsidP="00F82890">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of the target implementation and check that it provide mechanism to verify that URI are </w:t>
            </w:r>
            <w:r w:rsidRPr="00F82890">
              <w:rPr>
                <w:rFonts w:ascii="Arial" w:hAnsi="Arial" w:cs="Arial"/>
                <w:sz w:val="18"/>
                <w:szCs w:val="18"/>
                <w:lang w:val="en-CA"/>
              </w:rPr>
              <w:t>dereferenceable</w:t>
            </w:r>
          </w:p>
        </w:tc>
      </w:tr>
      <w:tr w:rsidR="00F82890" w:rsidRPr="00DE63EA" w14:paraId="6176D464"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2127A9" w14:textId="77777777" w:rsidR="00F82890" w:rsidRPr="006474AA"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B6199" w14:textId="77777777" w:rsidR="00F82890" w:rsidRPr="006474AA"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7DC174E" w14:textId="2484B97B" w:rsidR="00F82890" w:rsidRPr="006474AA" w:rsidRDefault="00F82890"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Capability</w:t>
            </w:r>
          </w:p>
        </w:tc>
      </w:tr>
      <w:tr w:rsidR="00F82890" w:rsidRPr="008A79BA" w14:paraId="3DDBB00F"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6BEDDFE"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3570EB4" w14:textId="458824AF" w:rsidR="00F82890" w:rsidRPr="007F07F2" w:rsidRDefault="00F82890" w:rsidP="00F82890">
            <w:pPr>
              <w:pStyle w:val="Tabletext9"/>
              <w:rPr>
                <w:rFonts w:cs="Arial"/>
                <w:b/>
                <w:color w:val="FF0000"/>
                <w:szCs w:val="18"/>
                <w:lang w:eastAsia="en-US"/>
              </w:rPr>
            </w:pPr>
            <w:r w:rsidRPr="00E76980">
              <w:rPr>
                <w:rFonts w:cs="Arial"/>
                <w:b/>
                <w:szCs w:val="18"/>
                <w:lang w:val="en-AU"/>
              </w:rPr>
              <w:t>/conf/</w:t>
            </w:r>
            <w:r w:rsidRPr="00F82890">
              <w:rPr>
                <w:rFonts w:cs="Arial"/>
                <w:b/>
                <w:szCs w:val="18"/>
                <w:lang w:val="en-US"/>
              </w:rPr>
              <w:t>gsml4-lod/</w:t>
            </w:r>
            <w:r>
              <w:rPr>
                <w:rFonts w:cs="Arial"/>
                <w:b/>
                <w:szCs w:val="18"/>
                <w:lang w:val="en-US"/>
              </w:rPr>
              <w:t>identifier</w:t>
            </w:r>
          </w:p>
        </w:tc>
      </w:tr>
      <w:tr w:rsidR="00F82890" w:rsidRPr="008A79BA" w14:paraId="27328E53"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FE10C8"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40D6A09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DCD70C" w14:textId="1BD9F0BF" w:rsidR="00F82890" w:rsidRPr="00B464F3" w:rsidRDefault="00F82890"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w:t>
            </w:r>
            <w:r w:rsidRPr="00F82890">
              <w:rPr>
                <w:rFonts w:ascii="Arial" w:hAnsi="Arial" w:cs="Arial"/>
                <w:sz w:val="18"/>
                <w:szCs w:val="18"/>
                <w:lang w:val="en-CA"/>
              </w:rPr>
              <w:t>gsml4-lod/identifier</w:t>
            </w:r>
          </w:p>
        </w:tc>
      </w:tr>
      <w:tr w:rsidR="00F82890" w:rsidRPr="004A745D" w14:paraId="7FC452C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8ACB03" w14:textId="77777777" w:rsidR="00F82890" w:rsidRPr="00B464F3" w:rsidRDefault="00F82890" w:rsidP="00D93B12">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3C9B0928"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2BB1FEC" w14:textId="525959D6" w:rsidR="00F82890" w:rsidRPr="004A745D" w:rsidRDefault="00F82890" w:rsidP="00D93B12">
            <w:pPr>
              <w:pStyle w:val="Tabletext9"/>
              <w:rPr>
                <w:rFonts w:cs="Arial"/>
                <w:b/>
                <w:color w:val="FF0000"/>
                <w:szCs w:val="18"/>
                <w:lang w:eastAsia="en-US"/>
              </w:rPr>
            </w:pPr>
            <w:r>
              <w:rPr>
                <w:rFonts w:cs="Arial"/>
                <w:szCs w:val="18"/>
                <w:lang w:val="en-CA"/>
              </w:rPr>
              <w:t>Ensure that the URI identifier can be dereferenced.</w:t>
            </w:r>
          </w:p>
        </w:tc>
      </w:tr>
      <w:tr w:rsidR="00F82890" w:rsidRPr="004A745D" w14:paraId="0F9536A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8CFBF"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36AD6D"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8A7FCAC" w14:textId="025E819E" w:rsidR="00F82890" w:rsidRPr="004A745D" w:rsidRDefault="00F82890" w:rsidP="00F82890">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check that it provides a mechanism to verify that the identifier can be dereferenced and return a representation of the resource assigned to the identifier</w:t>
            </w:r>
          </w:p>
        </w:tc>
      </w:tr>
      <w:tr w:rsidR="00F82890" w:rsidRPr="004A745D" w14:paraId="6C86FC61"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5EEBFA"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8FB5F4"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442D34" w14:textId="7E9F369A" w:rsidR="00F82890" w:rsidRPr="004A745D" w:rsidRDefault="00F82890" w:rsidP="00D93B12">
            <w:pPr>
              <w:pStyle w:val="Tabletext9"/>
              <w:rPr>
                <w:rFonts w:cs="Arial"/>
                <w:szCs w:val="18"/>
                <w:lang w:eastAsia="en-US"/>
              </w:rPr>
            </w:pPr>
            <w:r>
              <w:rPr>
                <w:rFonts w:cs="Arial"/>
                <w:szCs w:val="18"/>
                <w:lang w:eastAsia="en-US"/>
              </w:rPr>
              <w:t>Capability</w:t>
            </w:r>
          </w:p>
        </w:tc>
      </w:tr>
      <w:tr w:rsidR="00F82890" w:rsidRPr="004A745D" w14:paraId="14CDA49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118D02F0" w14:textId="77777777" w:rsidR="00F82890" w:rsidRPr="004A745D" w:rsidRDefault="00F82890" w:rsidP="00D93B12">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9B661AA" w14:textId="00A6AADC" w:rsidR="00F82890" w:rsidRPr="007F07F2" w:rsidRDefault="00F82890" w:rsidP="00DF78ED">
            <w:pPr>
              <w:pStyle w:val="Tabletext9"/>
              <w:rPr>
                <w:rFonts w:cs="Arial"/>
                <w:b/>
                <w:color w:val="FF0000"/>
                <w:szCs w:val="18"/>
                <w:lang w:eastAsia="en-US"/>
              </w:rPr>
            </w:pPr>
            <w:r w:rsidRPr="00E76980">
              <w:rPr>
                <w:rFonts w:cs="Arial"/>
                <w:b/>
                <w:szCs w:val="18"/>
                <w:lang w:val="en-AU"/>
              </w:rPr>
              <w:t>/conf/</w:t>
            </w:r>
            <w:r w:rsidR="00DF78ED" w:rsidRPr="00DF78ED">
              <w:rPr>
                <w:rFonts w:cs="Arial"/>
                <w:b/>
                <w:szCs w:val="18"/>
                <w:lang w:val="en-US"/>
              </w:rPr>
              <w:t>gsml4-lod/</w:t>
            </w:r>
            <w:r w:rsidR="00DF78ED">
              <w:rPr>
                <w:rFonts w:cs="Arial"/>
                <w:b/>
                <w:szCs w:val="18"/>
                <w:lang w:val="en-US"/>
              </w:rPr>
              <w:t>byref</w:t>
            </w:r>
          </w:p>
        </w:tc>
      </w:tr>
      <w:tr w:rsidR="00F82890" w:rsidRPr="004A745D" w14:paraId="72B58A2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308CBA"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1937ACF"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DB3CBB" w14:textId="651AA345" w:rsidR="00F82890" w:rsidRPr="00EE0AEA" w:rsidRDefault="00F82890" w:rsidP="00D93B12">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00DF78ED" w:rsidRPr="00DF78ED">
              <w:rPr>
                <w:rFonts w:ascii="Arial" w:hAnsi="Arial" w:cs="Arial"/>
                <w:sz w:val="18"/>
                <w:szCs w:val="18"/>
              </w:rPr>
              <w:t>gsml4-lod/byref</w:t>
            </w:r>
          </w:p>
        </w:tc>
      </w:tr>
      <w:tr w:rsidR="00F82890" w:rsidRPr="004A745D" w14:paraId="18AEE29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80F6AB" w14:textId="77777777" w:rsidR="00F82890" w:rsidRPr="004A745D" w:rsidRDefault="00F82890"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2383E081"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5487B4C" w14:textId="32A9CD45" w:rsidR="00F82890" w:rsidRPr="004A745D" w:rsidRDefault="00F82890" w:rsidP="00DF78ED">
            <w:pPr>
              <w:pStyle w:val="Tabletext9"/>
              <w:rPr>
                <w:rFonts w:cs="Arial"/>
                <w:b/>
                <w:color w:val="FF0000"/>
                <w:szCs w:val="18"/>
                <w:lang w:eastAsia="en-US"/>
              </w:rPr>
            </w:pPr>
            <w:r>
              <w:rPr>
                <w:rFonts w:cs="Arial"/>
                <w:szCs w:val="18"/>
                <w:lang w:val="en-CA"/>
              </w:rPr>
              <w:t>Ensure tha</w:t>
            </w:r>
            <w:r w:rsidR="00DF78ED">
              <w:rPr>
                <w:rFonts w:cs="Arial"/>
                <w:szCs w:val="18"/>
                <w:lang w:val="en-CA"/>
              </w:rPr>
              <w:t>t for properties that reference an external resource using a HTTP URI identifier , this URI is dereferenceable.</w:t>
            </w:r>
          </w:p>
        </w:tc>
      </w:tr>
      <w:tr w:rsidR="00F82890" w:rsidRPr="004A745D" w14:paraId="4D3690E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365A86"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3B809A"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C15716" w14:textId="60F05CA2" w:rsidR="00F82890" w:rsidRPr="004A745D" w:rsidRDefault="00DF78ED" w:rsidP="00D93B12">
            <w:pPr>
              <w:spacing w:before="100" w:beforeAutospacing="1" w:after="100" w:afterAutospacing="1" w:line="230" w:lineRule="atLeast"/>
              <w:rPr>
                <w:rFonts w:ascii="Arial" w:eastAsia="MS Mincho" w:hAnsi="Arial" w:cs="Arial"/>
                <w:sz w:val="18"/>
                <w:szCs w:val="18"/>
              </w:rPr>
            </w:pPr>
            <w:r w:rsidRPr="00DF78ED">
              <w:rPr>
                <w:rFonts w:ascii="Arial" w:hAnsi="Arial" w:cs="Arial"/>
                <w:sz w:val="18"/>
                <w:szCs w:val="18"/>
                <w:lang w:val="en-CA"/>
              </w:rPr>
              <w:t>Visual inspection of the target implementation and check that it provide mechanism to verify that URI are dereferenceable</w:t>
            </w:r>
          </w:p>
        </w:tc>
      </w:tr>
      <w:tr w:rsidR="00F82890" w:rsidRPr="004A745D" w14:paraId="1CA3037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60CFD2" w14:textId="77777777" w:rsidR="00F82890" w:rsidRPr="004A745D" w:rsidRDefault="00F82890"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117B17" w14:textId="77777777" w:rsidR="00F82890" w:rsidRPr="004A745D" w:rsidRDefault="00F82890" w:rsidP="00D93B12">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BABE5FD" w14:textId="77777777" w:rsidR="00F82890" w:rsidRPr="004A745D" w:rsidRDefault="00F82890" w:rsidP="00D93B12">
            <w:pPr>
              <w:pStyle w:val="Tabletext9"/>
              <w:rPr>
                <w:rFonts w:cs="Arial"/>
                <w:szCs w:val="18"/>
                <w:lang w:eastAsia="en-US"/>
              </w:rPr>
            </w:pPr>
            <w:r w:rsidRPr="00DE63EA">
              <w:rPr>
                <w:rFonts w:cs="Arial"/>
                <w:szCs w:val="18"/>
                <w:lang w:val="en-AU"/>
              </w:rPr>
              <w:t>Capability</w:t>
            </w:r>
          </w:p>
        </w:tc>
      </w:tr>
    </w:tbl>
    <w:p w14:paraId="1EE2390C" w14:textId="77777777" w:rsidR="00F82890" w:rsidRDefault="00F82890" w:rsidP="00F82890">
      <w:pPr>
        <w:spacing w:after="0"/>
        <w:rPr>
          <w:lang w:val="en-CA"/>
        </w:rPr>
      </w:pPr>
    </w:p>
    <w:p w14:paraId="0C95702F" w14:textId="5C219217" w:rsidR="00DF78ED" w:rsidRPr="0027787F" w:rsidRDefault="00480BB6" w:rsidP="00DF78ED">
      <w:pPr>
        <w:pStyle w:val="OGCAnnexXX"/>
      </w:pPr>
      <w:r>
        <w:br w:type="page"/>
      </w:r>
      <w:bookmarkStart w:id="990" w:name="_Toc458154280"/>
      <w:r w:rsidR="00DF78ED" w:rsidRPr="0027787F">
        <w:lastRenderedPageBreak/>
        <w:t xml:space="preserve">Conformance class: </w:t>
      </w:r>
      <w:r w:rsidR="00DF78ED">
        <w:t>GeoSciML Basic Logical Model</w:t>
      </w:r>
      <w:bookmarkEnd w:id="99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both </w:t>
            </w:r>
            <w:r w:rsidRPr="00784D12">
              <w:rPr>
                <w:rFonts w:ascii="Arial" w:hAnsi="Arial" w:cs="Arial"/>
                <w:sz w:val="18"/>
                <w:szCs w:val="18"/>
                <w:lang w:val="en-CA"/>
              </w:rPr>
              <w:t>olderAgeNamedAge or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643C773C" w:rsidR="00480BB6" w:rsidRPr="006474AA" w:rsidRDefault="00D93B12"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Pr>
                <w:rFonts w:cs="Arial"/>
                <w:szCs w:val="18"/>
                <w:lang w:eastAsia="en-US"/>
              </w:rPr>
              <w:t>Capacity</w:t>
            </w: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trend 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082F229B"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w:t>
            </w:r>
            <w:r w:rsidR="00DF0318">
              <w:rPr>
                <w:rFonts w:cs="Arial"/>
                <w:szCs w:val="18"/>
                <w:lang w:val="en-US"/>
              </w:rPr>
              <w:t>ty-range-</w:t>
            </w:r>
            <w:r w:rsidRPr="00A40893">
              <w:rPr>
                <w:rFonts w:cs="Arial"/>
                <w:szCs w:val="18"/>
                <w:lang w:val="en-US"/>
              </w:rPr>
              <w:t>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5F5BD4F8" w:rsidR="00480BB6" w:rsidRPr="006474AA" w:rsidRDefault="00DF0318"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/req/gsml4-basic/quantity-range-</w:t>
            </w:r>
            <w:r w:rsidR="00480BB6" w:rsidRPr="00B464F3">
              <w:rPr>
                <w:rFonts w:ascii="Arial" w:hAnsi="Arial" w:cs="Arial"/>
                <w:sz w:val="18"/>
                <w:szCs w:val="18"/>
                <w:lang w:val="en-CA"/>
              </w:rPr>
              <w:t>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991" w:name="_Toc458154281"/>
      <w:r>
        <w:t>Conformance class: GeoSciML Extension Logical Model</w:t>
      </w:r>
      <w:bookmarkEnd w:id="991"/>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BB609E" w:rsidRPr="00DE63EA" w14:paraId="655D3C33" w14:textId="77777777" w:rsidTr="00AE476B">
        <w:tc>
          <w:tcPr>
            <w:tcW w:w="1549" w:type="dxa"/>
            <w:tcBorders>
              <w:top w:val="single" w:sz="12" w:space="0" w:color="auto"/>
              <w:left w:val="single" w:sz="12" w:space="0" w:color="auto"/>
              <w:bottom w:val="single" w:sz="4" w:space="0" w:color="auto"/>
              <w:right w:val="single" w:sz="4" w:space="0" w:color="auto"/>
            </w:tcBorders>
            <w:shd w:val="clear" w:color="auto" w:fill="BFBFBF"/>
          </w:tcPr>
          <w:p w14:paraId="6B370186" w14:textId="77777777" w:rsidR="00BB609E" w:rsidRPr="006474AA" w:rsidRDefault="00BB609E" w:rsidP="00AE476B">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8425FAD" w14:textId="77777777" w:rsidR="00BB609E" w:rsidRPr="00AD62E2" w:rsidRDefault="00BB609E" w:rsidP="00AE476B">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BB609E" w:rsidRPr="00DE63EA" w14:paraId="4F0BD8F7" w14:textId="77777777" w:rsidTr="00AE476B">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4DB4DE3" w14:textId="77777777" w:rsidR="00BB609E" w:rsidRPr="006474AA" w:rsidRDefault="00BB609E" w:rsidP="00AE476B">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47E3BE"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CF8C78A"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BB609E" w:rsidRPr="00DE63EA" w14:paraId="30C10881" w14:textId="77777777" w:rsidTr="00AE476B">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8F61C9" w14:textId="77777777" w:rsidR="00BB609E" w:rsidRPr="006474AA" w:rsidRDefault="00BB609E" w:rsidP="00AE476B">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A71EA1"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EF2B0" w14:textId="77777777" w:rsidR="00BB609E" w:rsidRPr="006474AA" w:rsidRDefault="00BB609E" w:rsidP="00AE476B">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BB609E" w:rsidRPr="00DE63EA" w14:paraId="3B183ACB" w14:textId="77777777" w:rsidTr="00AE476B">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8700A09" w14:textId="77777777" w:rsidR="00BB609E" w:rsidRPr="006474AA" w:rsidRDefault="00BB609E" w:rsidP="00AE476B">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3DFEEA"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695CC1"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BB609E" w:rsidRPr="00DE63EA" w14:paraId="41D18898" w14:textId="77777777" w:rsidTr="00AE476B">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94600E" w14:textId="77777777" w:rsidR="00BB609E" w:rsidRPr="006474AA" w:rsidRDefault="00BB609E" w:rsidP="00AE476B">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35B88C" w14:textId="77777777" w:rsidR="00BB609E" w:rsidRPr="006474AA" w:rsidRDefault="00BB609E" w:rsidP="00AE476B">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5F5CD4C" w14:textId="77777777" w:rsidR="00BB609E" w:rsidRPr="006474AA" w:rsidRDefault="00BB609E" w:rsidP="00AE476B">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26CFEC09" w:rsidR="00480BB6" w:rsidRPr="00AD62E2" w:rsidRDefault="00BB609E"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w:t>
            </w:r>
            <w:r w:rsidRPr="00BB609E">
              <w:rPr>
                <w:rFonts w:cs="Arial"/>
                <w:szCs w:val="18"/>
                <w:lang w:val="en-US"/>
              </w:rPr>
              <w:t>/gsml4-extension/slipComponents-slip</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41A9D173" w:rsidR="00480BB6" w:rsidRPr="006474AA" w:rsidRDefault="00BB609E"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B609E">
              <w:rPr>
                <w:rFonts w:ascii="Arial" w:hAnsi="Arial" w:cs="Arial"/>
                <w:sz w:val="18"/>
                <w:szCs w:val="18"/>
                <w:lang w:val="en-CA"/>
              </w:rPr>
              <w:t>/req/gsml4-extension/slipComponents-slip</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45CD483F" w:rsidR="00480BB6" w:rsidRPr="006474AA" w:rsidRDefault="00BB609E" w:rsidP="00BB609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 slipComponent has at least one of </w:t>
            </w:r>
            <w:r w:rsidRPr="00BB609E">
              <w:rPr>
                <w:rFonts w:cs="Arial"/>
                <w:szCs w:val="18"/>
                <w:lang w:val="en-CA"/>
              </w:rPr>
              <w:t>heave, horizontalSlip or throw</w:t>
            </w:r>
            <w:r>
              <w:rPr>
                <w:rFonts w:cs="Arial"/>
                <w:szCs w:val="18"/>
                <w:lang w:val="en-CA"/>
              </w:rPr>
              <w:t xml:space="preserve"> as a non null</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3F47303E" w:rsidR="00480BB6" w:rsidRPr="006474AA" w:rsidRDefault="00480BB6" w:rsidP="00BB609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w:t>
            </w:r>
            <w:r w:rsidR="00BB609E">
              <w:rPr>
                <w:rFonts w:ascii="Arial" w:hAnsi="Arial" w:cs="Arial"/>
                <w:sz w:val="18"/>
                <w:szCs w:val="18"/>
                <w:lang w:val="en-CA"/>
              </w:rPr>
              <w:t xml:space="preserve">on of </w:t>
            </w:r>
            <w:r w:rsidR="00BB609E" w:rsidRPr="00BB609E">
              <w:rPr>
                <w:rFonts w:ascii="Arial" w:hAnsi="Arial" w:cs="Arial"/>
                <w:sz w:val="18"/>
                <w:szCs w:val="18"/>
                <w:lang w:val="en-CA"/>
              </w:rPr>
              <w:t>heave, horizontalSlip or throw</w:t>
            </w:r>
            <w:r w:rsidR="00BB609E">
              <w:rPr>
                <w:rFonts w:ascii="Arial" w:hAnsi="Arial" w:cs="Arial"/>
                <w:sz w:val="18"/>
                <w:szCs w:val="18"/>
                <w:lang w:val="en-CA"/>
              </w:rPr>
              <w:t xml:space="preserve"> to be non null</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992" w:name="_Toc458154282"/>
      <w:r w:rsidRPr="00B464F3">
        <w:t>Conformance class: GeoSciML Time-Scale Logical Model</w:t>
      </w:r>
      <w:bookmarkEnd w:id="99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2105E2E2" w:rsidR="00480BB6" w:rsidRPr="00AD62E2" w:rsidRDefault="00480BB6"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00D93B12">
              <w:rPr>
                <w:rFonts w:cs="Arial"/>
                <w:szCs w:val="18"/>
                <w:lang w:val="en-US"/>
              </w:rPr>
              <w:t>start</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C7CA372" w:rsidR="00480BB6" w:rsidRPr="006474AA" w:rsidRDefault="00480BB6"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w:t>
            </w:r>
            <w:r w:rsidR="00D93B12">
              <w:rPr>
                <w:rFonts w:ascii="Arial" w:hAnsi="Arial" w:cs="Arial"/>
                <w:sz w:val="18"/>
                <w:szCs w:val="18"/>
                <w:lang w:val="en-CA"/>
              </w:rPr>
              <w:t>start</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5A55CE9D" w:rsidR="00480BB6" w:rsidRPr="006474AA" w:rsidRDefault="00480BB6" w:rsidP="00DC49C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w:t>
            </w:r>
            <w:r w:rsidR="00DC49C0">
              <w:rPr>
                <w:rFonts w:cs="Arial"/>
                <w:szCs w:val="18"/>
                <w:lang w:val="en-CA"/>
              </w:rPr>
              <w:t>the start TimeOrdinalEraBoundary is older that the end TimeOrdinalBoundaryEra</w:t>
            </w:r>
            <w:r>
              <w:rPr>
                <w:rFonts w:cs="Arial"/>
                <w:szCs w:val="18"/>
                <w:lang w:val="en-CA"/>
              </w:rPr>
              <w:t xml:space="preserve">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4F61618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r w:rsidR="00DC49C0">
              <w:rPr>
                <w:rFonts w:ascii="Arial" w:hAnsi="Arial" w:cs="Arial"/>
                <w:sz w:val="18"/>
                <w:szCs w:val="18"/>
                <w:lang w:val="en-CA"/>
              </w:rPr>
              <w:t>to check that the age of the start TimeOrdinalEraBoundary is older than the age of the “end” TimeOrdinalEraBoundary</w:t>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993" w:name="_Toc458154283"/>
      <w:r w:rsidRPr="00B464F3">
        <w:t>Conformance class: GeoSciML Borehole Logical Model</w:t>
      </w:r>
      <w:bookmarkEnd w:id="99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64D37047" w:rsidR="00480BB6" w:rsidRDefault="00371D79"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ISO 19156 Annex A</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DillingDetails::intervalBegin is less or equal to .</w:t>
            </w:r>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1DE1020D" w:rsidR="00480BB6" w:rsidRPr="00AD62E2"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w:t>
            </w:r>
            <w:r w:rsidR="001B3250">
              <w:rPr>
                <w:rStyle w:val="requri"/>
                <w:lang w:val="en-CA"/>
              </w:rPr>
              <w:t>C</w:t>
            </w:r>
            <w:r w:rsidRPr="00781C9E">
              <w:rPr>
                <w:rStyle w:val="requri"/>
                <w:lang w:val="en-CA"/>
              </w:rPr>
              <w:t>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573208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w:t>
            </w:r>
            <w:r w:rsidR="001B3250">
              <w:rPr>
                <w:rFonts w:ascii="Arial" w:hAnsi="Arial" w:cs="Arial"/>
                <w:sz w:val="18"/>
                <w:szCs w:val="18"/>
                <w:lang w:val="en-CA"/>
              </w:rPr>
              <w:t>req/gsml4-borehole/interval-1D-C</w:t>
            </w:r>
            <w:r w:rsidRPr="00B464F3">
              <w:rPr>
                <w:rFonts w:ascii="Arial" w:hAnsi="Arial" w:cs="Arial"/>
                <w:sz w:val="18"/>
                <w:szCs w:val="18"/>
                <w:lang w:val="en-CA"/>
              </w:rPr>
              <w:t>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contrain either a GM_Point or a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994" w:name="_Toc458154284"/>
      <w:r w:rsidRPr="0027787F">
        <w:t>Conformance class: GeoSciML Lab Analysis Logical Model</w:t>
      </w:r>
      <w:bookmarkEnd w:id="99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0C2A6385" w:rsidR="00480BB6" w:rsidRDefault="001B3250"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right="113"/>
              <w:rPr>
                <w:rFonts w:cs="Arial"/>
                <w:szCs w:val="18"/>
                <w:lang w:val="en-US"/>
              </w:rPr>
            </w:pPr>
            <w:r>
              <w:rPr>
                <w:rFonts w:cs="Arial"/>
                <w:szCs w:val="18"/>
                <w:lang w:val="en-US"/>
              </w:rPr>
              <w:t>ISO 19156 Annex A</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013F4CF6" w:rsidR="00480BB6" w:rsidRPr="00DA519E"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1B3250">
              <w:rPr>
                <w:rFonts w:cs="Arial"/>
                <w:szCs w:val="18"/>
                <w:lang w:val="en-US"/>
              </w:rPr>
              <w:t>/conf/</w:t>
            </w:r>
            <w:r w:rsidR="00480BB6" w:rsidRPr="001B3250">
              <w:rPr>
                <w:rFonts w:cs="Arial"/>
                <w:szCs w:val="18"/>
                <w:lang w:val="en-US"/>
              </w:rPr>
              <w:t>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371D79">
        <w:trPr>
          <w:trHeight w:val="645"/>
        </w:trPr>
        <w:tc>
          <w:tcPr>
            <w:tcW w:w="1549" w:type="dxa"/>
            <w:vMerge/>
            <w:tcBorders>
              <w:top w:val="single" w:sz="4" w:space="0" w:color="auto"/>
              <w:left w:val="single" w:sz="12" w:space="0" w:color="auto"/>
              <w:bottom w:val="nil"/>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371D79">
        <w:trPr>
          <w:trHeight w:val="645"/>
        </w:trPr>
        <w:tc>
          <w:tcPr>
            <w:tcW w:w="1549" w:type="dxa"/>
            <w:vMerge w:val="restart"/>
            <w:tcBorders>
              <w:top w:val="nil"/>
              <w:left w:val="single" w:sz="12" w:space="0" w:color="auto"/>
              <w:bottom w:val="single" w:sz="12" w:space="0" w:color="auto"/>
              <w:right w:val="single" w:sz="4" w:space="0" w:color="auto"/>
            </w:tcBorders>
            <w:vAlign w:val="center"/>
            <w:hideMark/>
          </w:tcPr>
          <w:p w14:paraId="4A4BF5A3" w14:textId="68A84305"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371D79">
        <w:trPr>
          <w:trHeight w:val="462"/>
        </w:trPr>
        <w:tc>
          <w:tcPr>
            <w:tcW w:w="1549" w:type="dxa"/>
            <w:vMerge/>
            <w:tcBorders>
              <w:top w:val="single" w:sz="4" w:space="0" w:color="auto"/>
              <w:left w:val="single" w:sz="12" w:space="0" w:color="auto"/>
              <w:bottom w:val="single" w:sz="12"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371D79">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660B0F28" w:rsidR="00480BB6" w:rsidRPr="00DA519E" w:rsidRDefault="00480BB6" w:rsidP="001B3250">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/conf/gsml4-lab-analysis/</w:t>
            </w:r>
            <w:r w:rsidR="001B3250">
              <w:rPr>
                <w:rFonts w:cs="Arial"/>
                <w:szCs w:val="18"/>
                <w:lang w:val="en-US"/>
              </w:rPr>
              <w:t>accuracy-vocabulary</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3E41657" w:rsidR="00480BB6" w:rsidRPr="001B3250"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1B3250">
              <w:rPr>
                <w:rFonts w:ascii="Arial" w:hAnsi="Arial" w:cs="Arial"/>
                <w:sz w:val="18"/>
                <w:szCs w:val="18"/>
                <w:lang w:val="en-CA"/>
              </w:rPr>
              <w:t>/req/</w:t>
            </w:r>
            <w:r w:rsidR="001B3250" w:rsidRPr="001B3250">
              <w:rPr>
                <w:rFonts w:ascii="Arial" w:hAnsi="Arial" w:cs="Arial"/>
                <w:sz w:val="18"/>
                <w:szCs w:val="18"/>
                <w:lang w:val="en-CA"/>
              </w:rPr>
              <w:t>gsml4-lab-analysis/accuracy-vocabulary</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1039FEF8" w:rsidR="00480BB6" w:rsidRPr="001B3250" w:rsidRDefault="001B325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B3250">
              <w:rPr>
                <w:rFonts w:cs="Arial"/>
                <w:szCs w:val="18"/>
                <w:lang w:eastAsia="en-US"/>
              </w:rPr>
              <w:t>Ensure that nameOfMeasure is a term from a controlled vocabulary</w:t>
            </w: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1BF73135" w:rsidR="00480BB6" w:rsidRPr="006474AA" w:rsidRDefault="001B3250"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check target implementation for the presence of the mechanism that verifies that the nameOfMeasure is a term from a controlled vocabulary</w:t>
            </w: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19AABEE3" w14:textId="77777777" w:rsidR="00120B25" w:rsidRPr="003C54F8" w:rsidRDefault="00480BB6" w:rsidP="00FC30B1">
      <w:pPr>
        <w:pStyle w:val="OGCAnnexXX"/>
      </w:pPr>
      <w:r>
        <w:br w:type="page"/>
      </w:r>
      <w:bookmarkStart w:id="995" w:name="_Toc458154285"/>
      <w:r w:rsidR="00120B25" w:rsidRPr="003C54F8">
        <w:lastRenderedPageBreak/>
        <w:t xml:space="preserve">Conformance class: </w:t>
      </w:r>
      <w:r w:rsidR="00120B25">
        <w:t>Lite</w:t>
      </w:r>
      <w:r w:rsidR="00120B25" w:rsidRPr="003C54F8">
        <w:t xml:space="preserve"> </w:t>
      </w:r>
      <w:r w:rsidR="00120B25">
        <w:t xml:space="preserve"> Logical</w:t>
      </w:r>
      <w:bookmarkEnd w:id="99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120B25" w:rsidRPr="00DE63EA" w14:paraId="70B6C283"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669B82C" w14:textId="77777777" w:rsidR="00120B25" w:rsidRPr="006474AA" w:rsidRDefault="00120B25" w:rsidP="00D93B12">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0CB422E" w14:textId="77777777" w:rsidR="00120B25" w:rsidRPr="006474AA" w:rsidRDefault="00120B25" w:rsidP="00D93B12">
            <w:pPr>
              <w:pStyle w:val="Tabletext9"/>
              <w:rPr>
                <w:rFonts w:cs="Arial"/>
                <w:b/>
                <w:color w:val="0000FF"/>
                <w:szCs w:val="18"/>
                <w:lang w:eastAsia="en-US"/>
              </w:rPr>
            </w:pPr>
            <w:r w:rsidRPr="00DE63EA">
              <w:rPr>
                <w:rFonts w:cs="Arial"/>
                <w:szCs w:val="18"/>
                <w:lang w:val="fr-CA"/>
              </w:rPr>
              <w:t>/conf/</w:t>
            </w:r>
            <w:r>
              <w:rPr>
                <w:rFonts w:cs="Arial"/>
                <w:szCs w:val="18"/>
                <w:lang w:val="fr-CA"/>
              </w:rPr>
              <w:t>gsml4-lite</w:t>
            </w:r>
          </w:p>
        </w:tc>
      </w:tr>
      <w:tr w:rsidR="00120B25" w:rsidRPr="00DE63EA" w14:paraId="38CC8932" w14:textId="77777777" w:rsidTr="00D93B12">
        <w:tc>
          <w:tcPr>
            <w:tcW w:w="1549" w:type="dxa"/>
            <w:tcBorders>
              <w:top w:val="single" w:sz="12" w:space="0" w:color="auto"/>
              <w:left w:val="single" w:sz="12" w:space="0" w:color="auto"/>
              <w:bottom w:val="single" w:sz="4" w:space="0" w:color="auto"/>
              <w:right w:val="single" w:sz="4" w:space="0" w:color="auto"/>
            </w:tcBorders>
            <w:hideMark/>
          </w:tcPr>
          <w:p w14:paraId="2E5119B2" w14:textId="77777777" w:rsidR="00120B25" w:rsidRPr="006474AA" w:rsidRDefault="00120B25" w:rsidP="00D93B12">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85390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/req/gsml4-lite</w:t>
            </w:r>
          </w:p>
        </w:tc>
      </w:tr>
      <w:tr w:rsidR="00120B25" w:rsidRPr="00DE63EA" w14:paraId="594749ED" w14:textId="77777777" w:rsidTr="00D93B12">
        <w:tc>
          <w:tcPr>
            <w:tcW w:w="1549" w:type="dxa"/>
            <w:tcBorders>
              <w:top w:val="single" w:sz="12" w:space="0" w:color="auto"/>
              <w:left w:val="single" w:sz="12" w:space="0" w:color="auto"/>
              <w:bottom w:val="single" w:sz="4" w:space="0" w:color="auto"/>
              <w:right w:val="single" w:sz="4" w:space="0" w:color="auto"/>
            </w:tcBorders>
          </w:tcPr>
          <w:p w14:paraId="19B802C8" w14:textId="77777777" w:rsidR="00120B25" w:rsidRPr="00DE63EA" w:rsidRDefault="00120B25" w:rsidP="00D93B12">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34F6E4D" w14:textId="77777777" w:rsidR="00120B25" w:rsidRPr="00DE63E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120B25" w:rsidRPr="00DE63EA" w14:paraId="5DFA11AD" w14:textId="77777777" w:rsidTr="00D93B12">
        <w:tc>
          <w:tcPr>
            <w:tcW w:w="1549" w:type="dxa"/>
            <w:tcBorders>
              <w:top w:val="single" w:sz="12" w:space="0" w:color="auto"/>
              <w:left w:val="single" w:sz="12" w:space="0" w:color="auto"/>
              <w:bottom w:val="single" w:sz="4" w:space="0" w:color="auto"/>
              <w:right w:val="single" w:sz="4" w:space="0" w:color="auto"/>
            </w:tcBorders>
            <w:shd w:val="clear" w:color="auto" w:fill="BFBFBF"/>
          </w:tcPr>
          <w:p w14:paraId="1EEBEDA7" w14:textId="77777777" w:rsidR="00120B25" w:rsidRPr="006474AA" w:rsidRDefault="00120B25" w:rsidP="00D93B12">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C08F05D" w14:textId="77777777" w:rsidR="00120B25" w:rsidRPr="00AD62E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Pr>
                <w:rFonts w:cs="Arial"/>
                <w:szCs w:val="18"/>
                <w:lang w:val="en-US"/>
              </w:rPr>
              <w:t>/gsml4-lite/</w:t>
            </w:r>
            <w:r w:rsidRPr="00AD62E2">
              <w:rPr>
                <w:rFonts w:cs="Arial"/>
                <w:szCs w:val="18"/>
                <w:lang w:val="en-US"/>
              </w:rPr>
              <w:t>geomtype</w:t>
            </w:r>
          </w:p>
        </w:tc>
      </w:tr>
      <w:tr w:rsidR="00120B25" w:rsidRPr="00DE63EA" w14:paraId="408687C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84F7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0F72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A4ACD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/req/gsml4-lite/geomtype</w:t>
            </w:r>
          </w:p>
        </w:tc>
      </w:tr>
      <w:tr w:rsidR="00120B25" w:rsidRPr="00DE63EA" w14:paraId="27FBE73B"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13731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9335A7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221DBD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120B25" w:rsidRPr="00DE63EA" w14:paraId="1319326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E27C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C6925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8E84E8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120B25" w:rsidRPr="00DE63EA" w14:paraId="699B2AF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AED34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EC70C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AEA92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D65FE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0CCD0C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C7223DB"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Pr>
                <w:rFonts w:cs="Arial"/>
                <w:b/>
                <w:szCs w:val="18"/>
                <w:lang w:val="en-AU"/>
              </w:rPr>
              <w:t>/gsml4-lite/</w:t>
            </w:r>
            <w:r w:rsidRPr="00AD62E2">
              <w:rPr>
                <w:rFonts w:cs="Arial"/>
                <w:b/>
                <w:szCs w:val="18"/>
                <w:lang w:val="en-AU"/>
              </w:rPr>
              <w:t>string</w:t>
            </w:r>
          </w:p>
        </w:tc>
      </w:tr>
      <w:tr w:rsidR="00120B25" w:rsidRPr="00DE63EA" w14:paraId="5F91D9D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82AE47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8B42C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98DCA2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gsml4-lite/string</w:t>
            </w:r>
          </w:p>
        </w:tc>
      </w:tr>
      <w:tr w:rsidR="00120B25" w:rsidRPr="00DE63EA" w14:paraId="10C2505A"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5E0CFA"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4BB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5470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120B25" w:rsidRPr="00DE63EA" w14:paraId="2A4416D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9155C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93846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B8BE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120B25" w:rsidRPr="00DE63EA" w14:paraId="094A8EDF"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2DB0E5"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E7F2C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5A390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10482A7"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C57C5E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E4ED315"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AD62E2">
              <w:rPr>
                <w:rFonts w:cs="Arial"/>
                <w:b/>
                <w:szCs w:val="18"/>
                <w:lang w:val="en-AU"/>
              </w:rPr>
              <w:t>datetime</w:t>
            </w:r>
          </w:p>
        </w:tc>
      </w:tr>
      <w:tr w:rsidR="00120B25" w:rsidRPr="00DE63EA" w14:paraId="0EC85C4A"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15191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7021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BC7B0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gsml4-lite/datetime</w:t>
            </w:r>
          </w:p>
        </w:tc>
      </w:tr>
      <w:tr w:rsidR="00120B25" w:rsidRPr="00DE63EA" w14:paraId="38AFA28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8944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22002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6BFC0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120B25" w:rsidRPr="00DE63EA" w14:paraId="40C9651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FB120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EF491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D4F50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120B25" w:rsidRPr="00DE63EA" w14:paraId="1C41A11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38D35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10873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9206EA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08A69B92"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1CCD871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3C506E8"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/conf/gsml4-lite/uri</w:t>
            </w:r>
          </w:p>
        </w:tc>
      </w:tr>
      <w:tr w:rsidR="00120B25" w:rsidRPr="00DE63EA" w14:paraId="00E325C6"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AAAE6B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62AB1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9496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w:t>
            </w:r>
            <w:r w:rsidRPr="006064ED">
              <w:rPr>
                <w:rFonts w:ascii="Arial" w:hAnsi="Arial" w:cs="Arial"/>
                <w:sz w:val="18"/>
                <w:szCs w:val="18"/>
                <w:lang w:val="en-CA"/>
              </w:rPr>
              <w:t>gsml4-lite/uri</w:t>
            </w:r>
          </w:p>
        </w:tc>
      </w:tr>
      <w:tr w:rsidR="00120B25" w:rsidRPr="00DE63EA" w14:paraId="71EC1E0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2CC03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D7136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60FA9A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120B25" w:rsidRPr="00DE63EA" w14:paraId="1C9B6A4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48820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B21DA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27EC2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120B25" w:rsidRPr="00DE63EA" w14:paraId="2A51DBE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85AD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FD2B7E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E64780"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41D9754E"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16D339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561BE96"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user-defined</w:t>
            </w:r>
          </w:p>
        </w:tc>
      </w:tr>
      <w:tr w:rsidR="00120B25" w:rsidRPr="00DE63EA" w14:paraId="18BA6E23"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E76121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003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FA49A2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user-defined</w:t>
            </w:r>
          </w:p>
        </w:tc>
      </w:tr>
      <w:tr w:rsidR="00120B25" w:rsidRPr="00DE63EA" w14:paraId="7C34200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31FEF6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2F65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44BD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120B25" w:rsidRPr="00DE63EA" w14:paraId="39DF7AC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BD591F"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10FD7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BD873C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120B25" w:rsidRPr="00DE63EA" w14:paraId="21737707"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7709E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A1C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48084C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5820FF" w:rsidRPr="00AF19B7" w14:paraId="67577A13" w14:textId="77777777" w:rsidTr="00371D79">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383A3197"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B8D508A" w14:textId="77777777" w:rsidR="005820FF" w:rsidRPr="007F07F2"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Pr="005820FF">
              <w:rPr>
                <w:rStyle w:val="requri"/>
                <w:lang w:val="fr-CA"/>
              </w:rPr>
              <w:t>identifier-unique</w:t>
            </w:r>
          </w:p>
        </w:tc>
      </w:tr>
      <w:tr w:rsidR="005820FF" w:rsidRPr="00AF19B7" w14:paraId="3BECE3C1" w14:textId="77777777" w:rsidTr="00371D79">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1F310BB" w14:textId="77777777" w:rsidR="005820FF" w:rsidRPr="005820FF" w:rsidRDefault="005820FF" w:rsidP="00371D79">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4D5AA02"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E7BA90" w14:textId="77777777" w:rsidR="005820FF" w:rsidRPr="005820FF"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/req/gsml4-lite/identifier-unique</w:t>
            </w:r>
          </w:p>
        </w:tc>
      </w:tr>
      <w:tr w:rsidR="005820FF" w:rsidRPr="00DE63EA" w14:paraId="582246C3" w14:textId="77777777" w:rsidTr="00371D7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EA3ADC" w14:textId="77777777" w:rsidR="005820FF" w:rsidRPr="005820FF" w:rsidRDefault="005820FF" w:rsidP="00371D79">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79E0B1EE"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C16F784"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5820FF" w:rsidRPr="00DE63EA" w14:paraId="51E066F1" w14:textId="77777777" w:rsidTr="00371D7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18F71" w14:textId="77777777" w:rsidR="005820FF" w:rsidRPr="006474AA" w:rsidRDefault="005820FF" w:rsidP="00371D79">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E8AB67"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D0487F4"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5820FF" w:rsidRPr="00DE63EA" w14:paraId="36D57F88" w14:textId="77777777" w:rsidTr="00371D79">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8DA1A72" w14:textId="77777777" w:rsidR="005820FF" w:rsidRPr="006474AA" w:rsidRDefault="005820FF" w:rsidP="00371D79">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55AA9" w14:textId="77777777" w:rsidR="005820FF" w:rsidRPr="006474AA" w:rsidRDefault="005820FF" w:rsidP="00371D79">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3E3D7AA" w14:textId="77777777" w:rsidR="005820FF" w:rsidRPr="006474AA" w:rsidRDefault="005820FF" w:rsidP="00371D79">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5820FF" w14:paraId="117D71C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65AA171D"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5AFFE" w14:textId="74BE5124"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5820FF">
              <w:rPr>
                <w:rFonts w:cs="Arial"/>
                <w:b/>
                <w:szCs w:val="18"/>
                <w:lang w:val="fr-CA"/>
              </w:rPr>
              <w:t>/conf/gsml4-lite/</w:t>
            </w:r>
            <w:r w:rsidR="005820FF">
              <w:rPr>
                <w:rStyle w:val="requri"/>
                <w:lang w:val="fr-CA"/>
              </w:rPr>
              <w:t>identifier-uri</w:t>
            </w:r>
          </w:p>
        </w:tc>
      </w:tr>
      <w:tr w:rsidR="00120B25" w:rsidRPr="00AF19B7" w14:paraId="665F15A7"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8386BD"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4D4BC28"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43068D" w14:textId="141DB85B" w:rsidR="00120B25" w:rsidRPr="005820FF"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fr-CA"/>
              </w:rPr>
            </w:pPr>
            <w:r w:rsidRPr="005820FF">
              <w:rPr>
                <w:rFonts w:ascii="Arial" w:hAnsi="Arial" w:cs="Arial"/>
                <w:sz w:val="18"/>
                <w:szCs w:val="18"/>
                <w:lang w:val="fr-CA"/>
              </w:rPr>
              <w:t>/req/gsml4-lite/identifier-</w:t>
            </w:r>
            <w:r w:rsidR="005820FF">
              <w:rPr>
                <w:rFonts w:ascii="Arial" w:hAnsi="Arial" w:cs="Arial"/>
                <w:sz w:val="18"/>
                <w:szCs w:val="18"/>
                <w:lang w:val="fr-CA"/>
              </w:rPr>
              <w:t>uri</w:t>
            </w:r>
          </w:p>
        </w:tc>
      </w:tr>
      <w:tr w:rsidR="00120B25" w:rsidRPr="00DE63EA" w14:paraId="72D06030"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CE9DFA" w14:textId="77777777" w:rsidR="00120B25" w:rsidRPr="005820FF" w:rsidRDefault="00120B25" w:rsidP="00D93B12">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98F78C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186465" w14:textId="245ED551" w:rsidR="00120B25" w:rsidRPr="006474AA" w:rsidRDefault="00120B25" w:rsidP="005820FF">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w:t>
            </w:r>
            <w:r w:rsidR="005820FF">
              <w:rPr>
                <w:rFonts w:cs="Arial"/>
                <w:szCs w:val="18"/>
                <w:lang w:val="en-CA"/>
              </w:rPr>
              <w:t>field is formatted as a URI</w:t>
            </w:r>
          </w:p>
        </w:tc>
      </w:tr>
      <w:tr w:rsidR="00120B25" w:rsidRPr="00DE63EA" w14:paraId="196303B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07080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BCCA2E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4916881" w14:textId="724D1CCF" w:rsidR="00120B25" w:rsidRPr="006474AA" w:rsidRDefault="00120B25" w:rsidP="005820FF">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Check that the target implementation implement </w:t>
            </w:r>
            <w:r w:rsidR="005820FF">
              <w:rPr>
                <w:rFonts w:ascii="Arial" w:hAnsi="Arial" w:cs="Arial"/>
                <w:sz w:val="18"/>
                <w:szCs w:val="18"/>
                <w:lang w:val="en-CA"/>
              </w:rPr>
              <w:t>a formatting constraint on the identifier field that check its compliance to RFC3986</w:t>
            </w:r>
          </w:p>
        </w:tc>
      </w:tr>
      <w:tr w:rsidR="00120B25" w:rsidRPr="00DE63EA" w14:paraId="3D3485DB"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93529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D31D2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A13306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BD77EC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300035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28DFAB3"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1925A9">
              <w:rPr>
                <w:rStyle w:val="requri"/>
                <w:lang w:val="en-CA"/>
              </w:rPr>
              <w:t>geologicunitview-representativeLithology</w:t>
            </w:r>
          </w:p>
        </w:tc>
      </w:tr>
      <w:tr w:rsidR="00120B25" w:rsidRPr="00DE63EA" w14:paraId="336D5C92"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527FC7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0CA54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2DD5B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geologicunitview-representativeLithology</w:t>
            </w:r>
          </w:p>
        </w:tc>
      </w:tr>
      <w:tr w:rsidR="00120B25" w:rsidRPr="00DE63EA" w14:paraId="76DEF4A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852DA1"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422C6"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26E2FE"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120B25" w:rsidRPr="00DE63EA" w14:paraId="5BC1075C"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25D78D9"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F1FB2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3D6E6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5653883"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7443934"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33F2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7A9BA85"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5B69356"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735DC4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0256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geologicunitview-representativeAge</w:t>
            </w:r>
          </w:p>
        </w:tc>
      </w:tr>
      <w:tr w:rsidR="00120B25" w:rsidRPr="00DE63EA" w14:paraId="57978015"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83F44A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3A730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35C50E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geologicunitview-representativeAge</w:t>
            </w:r>
          </w:p>
        </w:tc>
      </w:tr>
      <w:tr w:rsidR="00120B25" w:rsidRPr="00DE63EA" w14:paraId="6EC9B6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19963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A5C8F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D1AF8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120B25" w:rsidRPr="00DE63EA" w14:paraId="099BDA3F"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B7147B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D8F4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A7A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72921DF0"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105457"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8062F2"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60D9D8"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35B7C32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6A9384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85526A1"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geologicunitview-representativeOlderAge</w:t>
            </w:r>
          </w:p>
        </w:tc>
      </w:tr>
      <w:tr w:rsidR="00120B25" w:rsidRPr="00DE63EA" w14:paraId="381E9AD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5C6B91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B8506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F0274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geologicunitview-representativeOlderAge</w:t>
            </w:r>
          </w:p>
        </w:tc>
      </w:tr>
      <w:tr w:rsidR="00120B25" w:rsidRPr="00DE63EA" w14:paraId="07D0B13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926123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4960DCB"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B9BEC9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7BD21453"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2AE8E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3533DE"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513989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1F9B6BB6"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629FD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9A3C3D"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F05E126"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56BE979B"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87FF7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039DC20"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geologicunitview-representativeYoungerAge</w:t>
            </w:r>
          </w:p>
        </w:tc>
      </w:tr>
      <w:tr w:rsidR="00120B25" w:rsidRPr="00DE63EA" w14:paraId="5054EE1B"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8CB094C"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30895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111BB8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geologicunitview-representativeYoungerAge</w:t>
            </w:r>
          </w:p>
        </w:tc>
      </w:tr>
      <w:tr w:rsidR="00120B25" w:rsidRPr="00DE63EA" w14:paraId="130D93E4"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3F729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1B5967"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41A2C2"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120B25" w:rsidRPr="00DE63EA" w14:paraId="57279E7E"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EF5A2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1AF0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858AB9"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120B25" w:rsidRPr="00DE63EA" w14:paraId="3DF9B76D"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5F825F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D50E3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78ED7C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71A26989"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2FFEB647"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A387ED"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Pr>
                <w:rStyle w:val="requri"/>
                <w:lang w:val="en-CA"/>
              </w:rPr>
              <w:t>boreholeview-elevation-srs</w:t>
            </w:r>
          </w:p>
        </w:tc>
      </w:tr>
      <w:tr w:rsidR="00120B25" w:rsidRPr="00DE63EA" w14:paraId="092E2576"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B78F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5706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749F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/req/gsml4-lite/boreholeview-elevation-srs</w:t>
            </w:r>
          </w:p>
        </w:tc>
      </w:tr>
      <w:tr w:rsidR="00120B25" w:rsidRPr="00DE63EA" w14:paraId="0476B4A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5FDC5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4991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317D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120B25" w:rsidRPr="00DE63EA" w14:paraId="795DBA65"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8FD35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069A4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9583E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120B25" w:rsidRPr="00DE63EA" w14:paraId="5820EF08"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C4A683"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49FC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7E21A8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24D1E7DD"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027EEA0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9E44257"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3F3AB9">
              <w:rPr>
                <w:rStyle w:val="requri"/>
                <w:lang w:val="en-CA"/>
              </w:rPr>
              <w:t>contactview-contacttype</w:t>
            </w:r>
          </w:p>
        </w:tc>
      </w:tr>
      <w:tr w:rsidR="00120B25" w:rsidRPr="00DE63EA" w14:paraId="44DC154F"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3B8D51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D48C7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91E277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contactview-contacttype</w:t>
            </w:r>
          </w:p>
        </w:tc>
      </w:tr>
      <w:tr w:rsidR="00120B25" w:rsidRPr="00DE63EA" w14:paraId="31BE5E69"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2A49D2"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5EDA20"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8E2D97C"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120B25" w:rsidRPr="00DE63EA" w14:paraId="2D9030ED"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38BF6D"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14BE4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D438B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120B25" w:rsidRPr="00DE63EA" w14:paraId="590C46E9"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B1BE48"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DD7CE4"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0CFB2A"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120B25" w:rsidRPr="00DE63EA" w14:paraId="6D424466" w14:textId="77777777" w:rsidTr="00D93B12">
        <w:trPr>
          <w:trHeight w:val="416"/>
        </w:trPr>
        <w:tc>
          <w:tcPr>
            <w:tcW w:w="1549" w:type="dxa"/>
            <w:tcBorders>
              <w:top w:val="single" w:sz="4" w:space="0" w:color="auto"/>
              <w:left w:val="single" w:sz="12" w:space="0" w:color="auto"/>
              <w:bottom w:val="single" w:sz="4" w:space="0" w:color="auto"/>
              <w:right w:val="single" w:sz="4" w:space="0" w:color="auto"/>
            </w:tcBorders>
            <w:shd w:val="clear" w:color="auto" w:fill="BFBFBF"/>
            <w:hideMark/>
          </w:tcPr>
          <w:p w14:paraId="47092B84"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5D73CBF" w14:textId="77777777" w:rsidR="00120B25" w:rsidRPr="007F07F2"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szCs w:val="18"/>
                <w:lang w:val="en-AU"/>
              </w:rPr>
              <w:t>/conf/gsml4-lite/</w:t>
            </w:r>
            <w:r w:rsidRPr="005C2F48">
              <w:rPr>
                <w:rStyle w:val="requri"/>
                <w:lang w:val="en-CA"/>
              </w:rPr>
              <w:t>siteobservationview-symbolRotation</w:t>
            </w:r>
          </w:p>
        </w:tc>
      </w:tr>
      <w:tr w:rsidR="00120B25" w:rsidRPr="00DE63EA" w14:paraId="56E651E1" w14:textId="77777777" w:rsidTr="00D93B12">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46F52B"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382CB1"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117535F"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en-CA"/>
              </w:rPr>
              <w:t>/req/gsml4-lite/</w:t>
            </w:r>
            <w:r w:rsidRPr="00B464F3">
              <w:rPr>
                <w:rFonts w:ascii="Arial" w:hAnsi="Arial" w:cs="Arial"/>
                <w:sz w:val="18"/>
                <w:szCs w:val="18"/>
                <w:lang w:val="en-CA"/>
              </w:rPr>
              <w:t>siteobservationview-symbolRotation</w:t>
            </w:r>
          </w:p>
        </w:tc>
      </w:tr>
      <w:tr w:rsidR="00120B25" w:rsidRPr="00DE63EA" w14:paraId="15621E48"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013EE"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98095"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7695EB"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120B25" w:rsidRPr="00DE63EA" w14:paraId="26561E81" w14:textId="77777777" w:rsidTr="00D93B12">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3075B0"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FD05C"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8910CA"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120B25" w:rsidRPr="00DE63EA" w14:paraId="31CF6512" w14:textId="77777777" w:rsidTr="00D93B12">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DCFDC6" w14:textId="77777777" w:rsidR="00120B25" w:rsidRPr="006474AA" w:rsidRDefault="00120B25" w:rsidP="00D93B12">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0076A3" w14:textId="77777777" w:rsidR="00120B25" w:rsidRPr="006474AA" w:rsidRDefault="00120B25" w:rsidP="00D93B12">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D41FA9" w14:textId="77777777" w:rsidR="00120B25" w:rsidRPr="006474AA" w:rsidRDefault="00120B25" w:rsidP="00D93B12">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C6532BC" w14:textId="77777777" w:rsidR="00120B25" w:rsidRDefault="00120B25" w:rsidP="00120B25">
      <w:pPr>
        <w:spacing w:after="0"/>
        <w:rPr>
          <w:lang w:val="en-CA"/>
        </w:rPr>
      </w:pPr>
    </w:p>
    <w:p w14:paraId="51585646" w14:textId="77777777" w:rsidR="00120B25" w:rsidRDefault="00120B25" w:rsidP="00120B25">
      <w:pPr>
        <w:rPr>
          <w:lang w:val="en-CA"/>
        </w:rPr>
      </w:pPr>
      <w:r>
        <w:rPr>
          <w:lang w:val="en-CA"/>
        </w:rPr>
        <w:br w:type="page"/>
      </w:r>
    </w:p>
    <w:p w14:paraId="5CDE76E2" w14:textId="77777777" w:rsidR="00480BB6" w:rsidRDefault="00480BB6" w:rsidP="00480BB6"/>
    <w:p w14:paraId="5D83B70F" w14:textId="77777777" w:rsidR="00480BB6" w:rsidRDefault="00480BB6" w:rsidP="00480BB6"/>
    <w:p w14:paraId="21129710" w14:textId="185CD971" w:rsidR="00480BB6" w:rsidRPr="00B464F3" w:rsidRDefault="00480BB6" w:rsidP="00B43806">
      <w:pPr>
        <w:pStyle w:val="OGCAnnexXX"/>
      </w:pPr>
      <w:bookmarkStart w:id="996" w:name="_Toc458154286"/>
      <w:r w:rsidRPr="00B464F3">
        <w:t>Conformance class: GeoSciML XML Encoding Abstract Core</w:t>
      </w:r>
      <w:bookmarkEnd w:id="99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4423C4C9" w:rsidR="00480BB6" w:rsidRDefault="00EE5770"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OGC 10-025r1 OMXML </w:t>
            </w:r>
            <w:r w:rsidRPr="00EE5770">
              <w:rPr>
                <w:rFonts w:cs="Arial"/>
                <w:szCs w:val="18"/>
                <w:lang w:val="en-US"/>
              </w:rPr>
              <w:tab/>
              <w:t>Observations and Measurements - XML Implementation</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EE5770">
              <w:rPr>
                <w:rFonts w:cs="Arial"/>
                <w:szCs w:val="18"/>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997" w:name="_Toc458154287"/>
      <w:r w:rsidRPr="00B464F3">
        <w:t>Conformance class: GeoSciML Basic XML Encoding</w:t>
      </w:r>
      <w:bookmarkEnd w:id="997"/>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998" w:name="_Toc458154288"/>
      <w:r>
        <w:t>Conformance class: GeoSciML Extension XML Encoding</w:t>
      </w:r>
      <w:bookmarkEnd w:id="998"/>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999" w:name="_Toc458154289"/>
      <w:r w:rsidRPr="00B464F3">
        <w:rPr>
          <w:lang w:val="en-CA"/>
        </w:rPr>
        <w:t>Conformance class: GeoSciML Geologic Time XML Encoding</w:t>
      </w:r>
      <w:bookmarkEnd w:id="999"/>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1000" w:name="_Toc458154290"/>
      <w:r w:rsidRPr="00B464F3">
        <w:rPr>
          <w:lang w:val="en-CA"/>
        </w:rPr>
        <w:t>Conformance class: GeoSciML Borehole XML Encoding</w:t>
      </w:r>
      <w:bookmarkEnd w:id="100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1001" w:name="_Toc458154291"/>
      <w:r w:rsidRPr="00B464F3">
        <w:rPr>
          <w:lang w:val="en-CA"/>
        </w:rPr>
        <w:t>Conformance class: GeoSciML Laboratory and Analysis XML Encoding</w:t>
      </w:r>
      <w:bookmarkEnd w:id="100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4BCE503A" w14:textId="77777777" w:rsidR="00CE173B" w:rsidRDefault="00B61014" w:rsidP="00CE173B">
      <w:r>
        <w:br w:type="page"/>
      </w:r>
    </w:p>
    <w:p w14:paraId="44E8B117" w14:textId="77777777" w:rsidR="00CE173B" w:rsidRPr="00B464F3" w:rsidRDefault="00CE173B" w:rsidP="00CE173B">
      <w:pPr>
        <w:pStyle w:val="OGCAnnexXX"/>
      </w:pPr>
      <w:bookmarkStart w:id="1002" w:name="_Toc458154292"/>
      <w:r w:rsidRPr="00B464F3">
        <w:lastRenderedPageBreak/>
        <w:t xml:space="preserve">Conformance class: GeoSciML </w:t>
      </w:r>
      <w:r>
        <w:t>Lite</w:t>
      </w:r>
      <w:r w:rsidRPr="00B464F3">
        <w:t xml:space="preserve"> XML</w:t>
      </w:r>
      <w:r>
        <w:t xml:space="preserve"> Abstract</w:t>
      </w:r>
      <w:r w:rsidRPr="00B464F3">
        <w:t xml:space="preserve"> Encoding</w:t>
      </w:r>
      <w:bookmarkEnd w:id="1002"/>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5206062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E880A"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D15A273"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w:t>
            </w:r>
          </w:p>
        </w:tc>
      </w:tr>
      <w:tr w:rsidR="00CE173B" w:rsidRPr="00DE63EA" w14:paraId="5B72A6B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4C278B25"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411D70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p>
        </w:tc>
      </w:tr>
      <w:tr w:rsidR="00CE173B" w:rsidRPr="00DE63EA" w14:paraId="1D93BD2B" w14:textId="77777777" w:rsidTr="005E0F6A">
        <w:tc>
          <w:tcPr>
            <w:tcW w:w="1549" w:type="dxa"/>
            <w:tcBorders>
              <w:top w:val="single" w:sz="12" w:space="0" w:color="auto"/>
              <w:left w:val="single" w:sz="12" w:space="0" w:color="auto"/>
              <w:bottom w:val="single" w:sz="4" w:space="0" w:color="auto"/>
              <w:right w:val="single" w:sz="4" w:space="0" w:color="auto"/>
            </w:tcBorders>
          </w:tcPr>
          <w:p w14:paraId="5872BAC2"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737D1E" w14:textId="77777777" w:rsidR="00CE173B" w:rsidRPr="001460C5"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CE173B" w:rsidRPr="00DE63EA" w14:paraId="1B038FED"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CCE939"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B1BF7F1" w14:textId="15E18939" w:rsidR="00CE173B" w:rsidRPr="00792A5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Pr>
                <w:rFonts w:cs="Arial"/>
                <w:szCs w:val="18"/>
                <w:lang w:val="en-US"/>
              </w:rPr>
              <w:t>gsml4xsd-lite</w:t>
            </w:r>
            <w:r w:rsidR="00A356DD">
              <w:rPr>
                <w:rFonts w:cs="Arial"/>
                <w:szCs w:val="18"/>
                <w:lang w:val="en-US"/>
              </w:rPr>
              <w:t>/SF-0</w:t>
            </w:r>
          </w:p>
        </w:tc>
      </w:tr>
      <w:tr w:rsidR="00CE173B" w:rsidRPr="00DE63EA" w14:paraId="209F1079"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2B5337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52BB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BE9BA5C" w14:textId="414CE87C" w:rsidR="00CE173B" w:rsidRPr="006474AA" w:rsidRDefault="00A356DD"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/req/gsml4xsd-lite/SF-0</w:t>
            </w:r>
          </w:p>
        </w:tc>
      </w:tr>
      <w:tr w:rsidR="00CE173B" w:rsidRPr="00DE63EA" w14:paraId="2C1FAD3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147BC84"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17BD2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1C0CA5B" w14:textId="57A56EC7" w:rsidR="00CE173B" w:rsidRPr="00C5063D"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w:t>
            </w:r>
            <w:r w:rsidR="00A356DD">
              <w:rPr>
                <w:rFonts w:cs="Arial"/>
                <w:szCs w:val="18"/>
                <w:lang w:eastAsia="en-US"/>
              </w:rPr>
              <w:t>liant to OGC Simple Feature SF-0</w:t>
            </w:r>
          </w:p>
        </w:tc>
      </w:tr>
      <w:tr w:rsidR="00CE173B" w:rsidRPr="00DE63EA" w14:paraId="2E3A0CD4"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4524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A81FF3"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DDE8FA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CE173B" w:rsidRPr="00DE63EA" w14:paraId="5186DF1D"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0AF0F8"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CB064D"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BD9842"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723B021" w14:textId="2F28C81E" w:rsidR="00B61014" w:rsidRDefault="00B61014" w:rsidP="00480BB6"/>
    <w:p w14:paraId="72B677D7" w14:textId="77777777" w:rsidR="00CE173B" w:rsidRDefault="00CE173B" w:rsidP="00CE173B"/>
    <w:p w14:paraId="5D2078B3" w14:textId="77777777" w:rsidR="00CE173B" w:rsidRPr="00B464F3" w:rsidRDefault="00CE173B" w:rsidP="00CE173B">
      <w:pPr>
        <w:pStyle w:val="OGCAnnexXX"/>
      </w:pPr>
      <w:bookmarkStart w:id="1003" w:name="_Toc458154293"/>
      <w:r w:rsidRPr="00B464F3">
        <w:t xml:space="preserve">Conformance class: GeoSciML </w:t>
      </w:r>
      <w:r>
        <w:t>Lite</w:t>
      </w:r>
      <w:r w:rsidRPr="00B464F3">
        <w:t xml:space="preserve"> XML Encoding for GML</w:t>
      </w:r>
      <w:bookmarkEnd w:id="1003"/>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CE173B" w:rsidRPr="00DE63EA" w14:paraId="1BBF2CA3"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1C36622" w14:textId="77777777" w:rsidR="00CE173B" w:rsidRPr="006474AA" w:rsidRDefault="00CE173B" w:rsidP="005E0F6A">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03210E7" w14:textId="77777777" w:rsidR="00CE173B" w:rsidRPr="006474AA" w:rsidRDefault="00CE173B" w:rsidP="005E0F6A">
            <w:pPr>
              <w:pStyle w:val="Tabletext9"/>
              <w:rPr>
                <w:rFonts w:cs="Arial"/>
                <w:b/>
                <w:color w:val="0000FF"/>
                <w:szCs w:val="18"/>
                <w:lang w:eastAsia="en-US"/>
              </w:rPr>
            </w:pPr>
            <w:r w:rsidRPr="00DE63EA">
              <w:rPr>
                <w:rFonts w:cs="Arial"/>
                <w:szCs w:val="18"/>
                <w:lang w:val="fr-CA"/>
              </w:rPr>
              <w:t>/conf/</w:t>
            </w:r>
            <w:r>
              <w:rPr>
                <w:rFonts w:cs="Arial"/>
                <w:szCs w:val="18"/>
                <w:lang w:val="fr-CA"/>
              </w:rPr>
              <w:t>gsml4xsd-lite-31</w:t>
            </w:r>
          </w:p>
        </w:tc>
      </w:tr>
      <w:tr w:rsidR="00CE173B" w:rsidRPr="00DE63EA" w14:paraId="661DB028" w14:textId="77777777" w:rsidTr="005E0F6A">
        <w:tc>
          <w:tcPr>
            <w:tcW w:w="1549" w:type="dxa"/>
            <w:tcBorders>
              <w:top w:val="single" w:sz="12" w:space="0" w:color="auto"/>
              <w:left w:val="single" w:sz="12" w:space="0" w:color="auto"/>
              <w:bottom w:val="single" w:sz="4" w:space="0" w:color="auto"/>
              <w:right w:val="single" w:sz="4" w:space="0" w:color="auto"/>
            </w:tcBorders>
            <w:hideMark/>
          </w:tcPr>
          <w:p w14:paraId="10201DF8" w14:textId="77777777" w:rsidR="00CE173B" w:rsidRPr="006474AA" w:rsidRDefault="00CE173B" w:rsidP="005E0F6A">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B2A7029"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/req/gsml4xsd-lite</w:t>
            </w:r>
            <w:r>
              <w:rPr>
                <w:rFonts w:cs="Arial"/>
                <w:szCs w:val="18"/>
                <w:lang w:val="fr-CA"/>
              </w:rPr>
              <w:t>-31</w:t>
            </w:r>
          </w:p>
        </w:tc>
      </w:tr>
      <w:tr w:rsidR="00CE173B" w:rsidRPr="00DE63EA" w14:paraId="18E27921" w14:textId="77777777" w:rsidTr="005E0F6A">
        <w:tc>
          <w:tcPr>
            <w:tcW w:w="1549" w:type="dxa"/>
            <w:tcBorders>
              <w:top w:val="single" w:sz="12" w:space="0" w:color="auto"/>
              <w:left w:val="single" w:sz="12" w:space="0" w:color="auto"/>
              <w:bottom w:val="single" w:sz="4" w:space="0" w:color="auto"/>
              <w:right w:val="single" w:sz="4" w:space="0" w:color="auto"/>
            </w:tcBorders>
          </w:tcPr>
          <w:p w14:paraId="1BFBD184" w14:textId="77777777" w:rsidR="00CE173B" w:rsidRDefault="00CE173B" w:rsidP="005E0F6A">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6A16668" w14:textId="77777777" w:rsidR="00CE173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/req/gsml4xsd-lite</w:t>
            </w:r>
          </w:p>
        </w:tc>
      </w:tr>
      <w:tr w:rsidR="00CE173B" w:rsidRPr="00DE63EA" w14:paraId="7CE81B89"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4D9631"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287C047" w14:textId="77777777" w:rsidR="00CE173B" w:rsidRPr="00BA2FAB"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Pr>
                <w:rFonts w:cs="Arial"/>
                <w:szCs w:val="18"/>
                <w:lang w:val="en-US"/>
              </w:rPr>
              <w:t>gsml4xsd-lite</w:t>
            </w:r>
            <w:r w:rsidRPr="00BA2FAB">
              <w:rPr>
                <w:rFonts w:cs="Arial"/>
                <w:szCs w:val="18"/>
                <w:lang w:val="en-US"/>
              </w:rPr>
              <w:t>-31/xsd</w:t>
            </w:r>
          </w:p>
        </w:tc>
      </w:tr>
      <w:tr w:rsidR="00CE173B" w:rsidRPr="00DE63EA" w14:paraId="66654ED2"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755C5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6556E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EC35374"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/req/gsml4xsd-lite-31/xsd</w:t>
            </w:r>
          </w:p>
        </w:tc>
      </w:tr>
      <w:tr w:rsidR="00CE173B" w:rsidRPr="00DE63EA" w14:paraId="71CACC6E"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8DCBA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CA4E5B"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D2CFBF5"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CE173B" w:rsidRPr="00DE63EA" w14:paraId="0C2AE621"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117D7E"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08030C"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C69A6A5"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CE173B" w:rsidRPr="00DE63EA" w14:paraId="2D9EE662"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4CB3FD3"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5C7890"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A8A1044"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CE173B" w:rsidRPr="00DE63EA" w14:paraId="02AE985B" w14:textId="77777777" w:rsidTr="005E0F6A">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F903BC" w14:textId="77777777" w:rsidR="00CE173B" w:rsidRPr="006474AA" w:rsidRDefault="00CE173B" w:rsidP="005E0F6A">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3111DBC" w14:textId="77777777" w:rsidR="00CE173B" w:rsidRPr="00910680"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Pr>
                <w:rFonts w:cs="Arial"/>
                <w:szCs w:val="18"/>
                <w:lang w:val="en-US"/>
              </w:rPr>
              <w:t>gsml4xsd-lite-31/sch</w:t>
            </w:r>
          </w:p>
        </w:tc>
      </w:tr>
      <w:tr w:rsidR="00CE173B" w:rsidRPr="00DE63EA" w14:paraId="7D055215" w14:textId="77777777" w:rsidTr="005E0F6A">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F17937A"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81A6E8"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ECFF2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/req/gsml4xsd-lite-31/sch</w:t>
            </w:r>
          </w:p>
        </w:tc>
      </w:tr>
      <w:tr w:rsidR="00CE173B" w:rsidRPr="00DE63EA" w14:paraId="13E81DD5"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2AE471"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8AA3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BA1C9B"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CE173B" w:rsidRPr="00DE63EA" w14:paraId="1EBEA8B9" w14:textId="77777777" w:rsidTr="005E0F6A">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CD3EB5"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B86C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C9EAF79"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CE173B" w:rsidRPr="00DE63EA" w14:paraId="3D8A5D1F" w14:textId="77777777" w:rsidTr="005E0F6A">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B8D1D" w14:textId="77777777" w:rsidR="00CE173B" w:rsidRPr="006474AA" w:rsidRDefault="00CE173B" w:rsidP="005E0F6A">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414516" w14:textId="77777777" w:rsidR="00CE173B" w:rsidRPr="006474AA" w:rsidRDefault="00CE173B" w:rsidP="005E0F6A">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50435A1" w14:textId="77777777" w:rsidR="00CE173B" w:rsidRPr="006474AA" w:rsidRDefault="00CE173B" w:rsidP="005E0F6A">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0233CDE" w14:textId="77777777" w:rsidR="00CE173B" w:rsidRDefault="00CE173B" w:rsidP="00CE173B"/>
    <w:p w14:paraId="62E2B284" w14:textId="77777777" w:rsidR="00CE173B" w:rsidRDefault="00CE173B" w:rsidP="00CE173B">
      <w:r>
        <w:br w:type="page"/>
      </w:r>
    </w:p>
    <w:p w14:paraId="61436CEC" w14:textId="77777777" w:rsidR="00CE173B" w:rsidRPr="002E3AD0" w:rsidRDefault="00CE173B" w:rsidP="00480BB6"/>
    <w:p w14:paraId="352A00F8" w14:textId="2CAA55B9" w:rsidR="009A7B37" w:rsidRPr="00D12552" w:rsidRDefault="009A7B37" w:rsidP="00B464F3">
      <w:pPr>
        <w:pStyle w:val="OGCAnnexX"/>
        <w:rPr>
          <w:lang w:val="en-CA"/>
        </w:rPr>
      </w:pPr>
      <w:bookmarkStart w:id="1004" w:name="_Toc165888231"/>
      <w:bookmarkStart w:id="1005" w:name="_Toc458154294"/>
      <w:r w:rsidRPr="00D12552">
        <w:rPr>
          <w:lang w:val="en-CA"/>
        </w:rPr>
        <w:t>Revision history</w:t>
      </w:r>
      <w:bookmarkEnd w:id="1004"/>
      <w:bookmarkEnd w:id="100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748"/>
        <w:gridCol w:w="1232"/>
        <w:gridCol w:w="1887"/>
        <w:gridCol w:w="3588"/>
      </w:tblGrid>
      <w:tr w:rsidR="009A7B37" w:rsidRPr="00EE57DF" w14:paraId="55E0A5EA" w14:textId="77777777" w:rsidTr="00CE173B">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Date</w:t>
            </w:r>
          </w:p>
        </w:tc>
        <w:tc>
          <w:tcPr>
            <w:tcW w:w="748" w:type="dxa"/>
            <w:tcBorders>
              <w:top w:val="single" w:sz="4" w:space="0" w:color="auto"/>
              <w:left w:val="single" w:sz="4" w:space="0" w:color="auto"/>
              <w:bottom w:val="single" w:sz="4" w:space="0" w:color="auto"/>
              <w:right w:val="single" w:sz="4" w:space="0" w:color="auto"/>
            </w:tcBorders>
          </w:tcPr>
          <w:p w14:paraId="2D5909D0" w14:textId="77777777" w:rsidR="009A7B37" w:rsidRPr="00EE57DF" w:rsidRDefault="009A7B37" w:rsidP="00EE57DF">
            <w:pPr>
              <w:pStyle w:val="OGCtableheader"/>
              <w:jc w:val="center"/>
              <w:rPr>
                <w:rFonts w:asciiTheme="minorHAnsi" w:hAnsiTheme="minorHAnsi"/>
                <w:sz w:val="18"/>
                <w:szCs w:val="18"/>
              </w:rPr>
            </w:pPr>
            <w:commentRangeStart w:id="1006"/>
            <w:r w:rsidRPr="00EE57DF">
              <w:rPr>
                <w:rFonts w:asciiTheme="minorHAnsi" w:hAnsiTheme="minorHAnsi"/>
                <w:sz w:val="18"/>
                <w:szCs w:val="18"/>
              </w:rPr>
              <w:t>Release</w:t>
            </w:r>
            <w:commentRangeEnd w:id="1006"/>
            <w:r w:rsidR="00FD6C86" w:rsidRPr="00EE57DF">
              <w:rPr>
                <w:rStyle w:val="CommentReference"/>
                <w:rFonts w:asciiTheme="minorHAnsi" w:hAnsiTheme="minorHAnsi"/>
                <w:sz w:val="18"/>
                <w:szCs w:val="18"/>
                <w:lang w:val="en-US"/>
              </w:rPr>
              <w:commentReference w:id="1006"/>
            </w:r>
          </w:p>
        </w:tc>
        <w:tc>
          <w:tcPr>
            <w:tcW w:w="1232" w:type="dxa"/>
            <w:tcBorders>
              <w:top w:val="single" w:sz="4" w:space="0" w:color="auto"/>
              <w:left w:val="single" w:sz="4" w:space="0" w:color="auto"/>
              <w:bottom w:val="single" w:sz="4" w:space="0" w:color="auto"/>
              <w:right w:val="single" w:sz="4" w:space="0" w:color="auto"/>
            </w:tcBorders>
          </w:tcPr>
          <w:p w14:paraId="4BDA3220"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Author</w:t>
            </w:r>
          </w:p>
        </w:tc>
        <w:tc>
          <w:tcPr>
            <w:tcW w:w="1887" w:type="dxa"/>
            <w:tcBorders>
              <w:top w:val="single" w:sz="4" w:space="0" w:color="auto"/>
              <w:left w:val="single" w:sz="4" w:space="0" w:color="auto"/>
              <w:bottom w:val="single" w:sz="4" w:space="0" w:color="auto"/>
              <w:right w:val="single" w:sz="4" w:space="0" w:color="auto"/>
            </w:tcBorders>
          </w:tcPr>
          <w:p w14:paraId="0CC1CCFF"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Paragraph modified</w:t>
            </w:r>
          </w:p>
        </w:tc>
        <w:tc>
          <w:tcPr>
            <w:tcW w:w="3588" w:type="dxa"/>
            <w:tcBorders>
              <w:top w:val="single" w:sz="4" w:space="0" w:color="auto"/>
              <w:left w:val="single" w:sz="4" w:space="0" w:color="auto"/>
              <w:bottom w:val="single" w:sz="4" w:space="0" w:color="auto"/>
              <w:right w:val="single" w:sz="4" w:space="0" w:color="auto"/>
            </w:tcBorders>
          </w:tcPr>
          <w:p w14:paraId="01E1FE2D" w14:textId="77777777" w:rsidR="009A7B37" w:rsidRPr="00EE57DF" w:rsidRDefault="009A7B37" w:rsidP="00EE57DF">
            <w:pPr>
              <w:pStyle w:val="OGCtableheader"/>
              <w:rPr>
                <w:rFonts w:asciiTheme="minorHAnsi" w:hAnsiTheme="minorHAnsi"/>
                <w:sz w:val="18"/>
                <w:szCs w:val="18"/>
              </w:rPr>
            </w:pPr>
            <w:r w:rsidRPr="00EE57DF">
              <w:rPr>
                <w:rFonts w:asciiTheme="minorHAnsi" w:hAnsiTheme="minorHAnsi"/>
                <w:sz w:val="18"/>
                <w:szCs w:val="18"/>
              </w:rPr>
              <w:t>Description</w:t>
            </w:r>
          </w:p>
        </w:tc>
      </w:tr>
      <w:tr w:rsidR="009A7B37" w:rsidRPr="00EE57DF" w14:paraId="53424D37" w14:textId="77777777" w:rsidTr="00CE173B">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2015-10-02</w:t>
            </w:r>
          </w:p>
        </w:tc>
        <w:tc>
          <w:tcPr>
            <w:tcW w:w="748" w:type="dxa"/>
            <w:tcBorders>
              <w:top w:val="single" w:sz="4" w:space="0" w:color="auto"/>
              <w:left w:val="single" w:sz="4" w:space="0" w:color="auto"/>
              <w:bottom w:val="single" w:sz="4" w:space="0" w:color="auto"/>
              <w:right w:val="single" w:sz="4" w:space="0" w:color="auto"/>
            </w:tcBorders>
          </w:tcPr>
          <w:p w14:paraId="7CABE3AC" w14:textId="328ED696"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94A428E"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0E8323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46DACEF4" w14:textId="77777777" w:rsidR="009A7B37" w:rsidRPr="00EE57DF" w:rsidRDefault="00D73AA6" w:rsidP="00EE57DF">
            <w:pPr>
              <w:pStyle w:val="OGCtabletext"/>
              <w:rPr>
                <w:rFonts w:asciiTheme="minorHAnsi" w:hAnsiTheme="minorHAnsi"/>
                <w:sz w:val="18"/>
                <w:szCs w:val="18"/>
              </w:rPr>
            </w:pPr>
            <w:r w:rsidRPr="00EE57DF">
              <w:rPr>
                <w:rFonts w:asciiTheme="minorHAnsi" w:hAnsiTheme="minorHAnsi"/>
                <w:sz w:val="18"/>
                <w:szCs w:val="18"/>
              </w:rPr>
              <w:t>Moved text into standard OGC template</w:t>
            </w:r>
          </w:p>
        </w:tc>
      </w:tr>
      <w:tr w:rsidR="00195C7D" w:rsidRPr="00EE57DF" w14:paraId="554F5B68" w14:textId="77777777" w:rsidTr="00CE173B">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2015-10-</w:t>
            </w:r>
          </w:p>
        </w:tc>
        <w:tc>
          <w:tcPr>
            <w:tcW w:w="748" w:type="dxa"/>
            <w:tcBorders>
              <w:top w:val="single" w:sz="4" w:space="0" w:color="auto"/>
              <w:left w:val="single" w:sz="4" w:space="0" w:color="auto"/>
              <w:bottom w:val="single" w:sz="4" w:space="0" w:color="auto"/>
              <w:right w:val="single" w:sz="4" w:space="0" w:color="auto"/>
            </w:tcBorders>
          </w:tcPr>
          <w:p w14:paraId="1E6252DF" w14:textId="0C1B54E4" w:rsidR="00195C7D"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3D11E784" w14:textId="5046C807"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2EB76C3" w14:textId="1E00F859"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Portrayal and basic</w:t>
            </w:r>
          </w:p>
        </w:tc>
        <w:tc>
          <w:tcPr>
            <w:tcW w:w="3588" w:type="dxa"/>
            <w:tcBorders>
              <w:top w:val="single" w:sz="4" w:space="0" w:color="auto"/>
              <w:left w:val="single" w:sz="4" w:space="0" w:color="auto"/>
              <w:bottom w:val="single" w:sz="4" w:space="0" w:color="auto"/>
              <w:right w:val="single" w:sz="4" w:space="0" w:color="auto"/>
            </w:tcBorders>
          </w:tcPr>
          <w:p w14:paraId="4E37FF70" w14:textId="264428A1" w:rsidR="00195C7D"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Group review of some clauses at Ispra meeting.</w:t>
            </w:r>
          </w:p>
        </w:tc>
      </w:tr>
      <w:tr w:rsidR="009A7B37" w:rsidRPr="00EE57DF" w14:paraId="615DDE83" w14:textId="77777777" w:rsidTr="00CE173B">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2016-01-05</w:t>
            </w:r>
          </w:p>
        </w:tc>
        <w:tc>
          <w:tcPr>
            <w:tcW w:w="748" w:type="dxa"/>
            <w:tcBorders>
              <w:top w:val="single" w:sz="4" w:space="0" w:color="auto"/>
              <w:left w:val="single" w:sz="4" w:space="0" w:color="auto"/>
              <w:bottom w:val="single" w:sz="4" w:space="0" w:color="auto"/>
              <w:right w:val="single" w:sz="4" w:space="0" w:color="auto"/>
            </w:tcBorders>
          </w:tcPr>
          <w:p w14:paraId="5BFB4DDC" w14:textId="355355D9" w:rsidR="009A7B37" w:rsidRPr="00EE57DF" w:rsidRDefault="00FD6C86" w:rsidP="00EE57DF">
            <w:pPr>
              <w:pStyle w:val="OGCtabletext"/>
              <w:jc w:val="center"/>
              <w:rPr>
                <w:rFonts w:asciiTheme="minorHAnsi" w:hAnsiTheme="minorHAnsi"/>
                <w:sz w:val="18"/>
                <w:szCs w:val="18"/>
              </w:rPr>
            </w:pPr>
            <w:r w:rsidRPr="00EE57DF">
              <w:rPr>
                <w:rFonts w:asciiTheme="minorHAnsi" w:hAnsiTheme="minorHAnsi"/>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52E6D879" w14:textId="36584A99"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D0B74D7" w14:textId="74328EF8"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B8E68F9" w14:textId="25C18F74" w:rsidR="009A7B37" w:rsidRPr="00EE57DF" w:rsidRDefault="00195C7D" w:rsidP="00EE57DF">
            <w:pPr>
              <w:pStyle w:val="OGCtabletext"/>
              <w:rPr>
                <w:rFonts w:asciiTheme="minorHAnsi" w:hAnsiTheme="minorHAnsi"/>
                <w:sz w:val="18"/>
                <w:szCs w:val="18"/>
              </w:rPr>
            </w:pPr>
            <w:r w:rsidRPr="00EE57DF">
              <w:rPr>
                <w:rFonts w:asciiTheme="minorHAnsi" w:hAnsiTheme="minorHAnsi"/>
                <w:sz w:val="18"/>
                <w:szCs w:val="18"/>
              </w:rPr>
              <w:t xml:space="preserve">Global review of text for first draft </w:t>
            </w:r>
          </w:p>
        </w:tc>
      </w:tr>
      <w:tr w:rsidR="009A7B37" w:rsidRPr="00EE57DF" w14:paraId="06F35748" w14:textId="77777777" w:rsidTr="00CE173B">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2016-02-03</w:t>
            </w:r>
          </w:p>
        </w:tc>
        <w:tc>
          <w:tcPr>
            <w:tcW w:w="748" w:type="dxa"/>
            <w:tcBorders>
              <w:top w:val="single" w:sz="4" w:space="0" w:color="auto"/>
              <w:left w:val="single" w:sz="4" w:space="0" w:color="auto"/>
              <w:bottom w:val="single" w:sz="4" w:space="0" w:color="auto"/>
              <w:right w:val="single" w:sz="4" w:space="0" w:color="auto"/>
            </w:tcBorders>
          </w:tcPr>
          <w:p w14:paraId="2E90B369" w14:textId="68FED99C" w:rsidR="009A7B37"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003FA18F" w14:textId="1A1A5D7A"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Ollie Raymond</w:t>
            </w:r>
          </w:p>
        </w:tc>
        <w:tc>
          <w:tcPr>
            <w:tcW w:w="1887" w:type="dxa"/>
            <w:tcBorders>
              <w:top w:val="single" w:sz="4" w:space="0" w:color="auto"/>
              <w:left w:val="single" w:sz="4" w:space="0" w:color="auto"/>
              <w:bottom w:val="single" w:sz="4" w:space="0" w:color="auto"/>
              <w:right w:val="single" w:sz="4" w:space="0" w:color="auto"/>
            </w:tcBorders>
          </w:tcPr>
          <w:p w14:paraId="24259955" w14:textId="2CD3D5C0"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Many</w:t>
            </w:r>
          </w:p>
        </w:tc>
        <w:tc>
          <w:tcPr>
            <w:tcW w:w="3588" w:type="dxa"/>
            <w:tcBorders>
              <w:top w:val="single" w:sz="4" w:space="0" w:color="auto"/>
              <w:left w:val="single" w:sz="4" w:space="0" w:color="auto"/>
              <w:bottom w:val="single" w:sz="4" w:space="0" w:color="auto"/>
              <w:right w:val="single" w:sz="4" w:space="0" w:color="auto"/>
            </w:tcBorders>
          </w:tcPr>
          <w:p w14:paraId="51781610" w14:textId="734B5A4B" w:rsidR="009A7B37" w:rsidRPr="00EE57DF" w:rsidRDefault="00227147" w:rsidP="00B43806">
            <w:pPr>
              <w:pStyle w:val="ListBullet"/>
              <w:rPr>
                <w:rFonts w:asciiTheme="minorHAnsi" w:hAnsiTheme="minorHAnsi" w:cs="Consolas"/>
                <w:sz w:val="18"/>
                <w:szCs w:val="18"/>
              </w:rPr>
            </w:pPr>
            <w:r w:rsidRPr="00EE57DF">
              <w:rPr>
                <w:rFonts w:asciiTheme="minorHAnsi" w:hAnsiTheme="minorHAnsi" w:cs="Consolas"/>
                <w:sz w:val="18"/>
                <w:szCs w:val="18"/>
              </w:rPr>
              <w:t>General review</w:t>
            </w:r>
          </w:p>
        </w:tc>
      </w:tr>
      <w:tr w:rsidR="00401781" w:rsidRPr="00EE57DF" w14:paraId="50AF4230" w14:textId="77777777" w:rsidTr="00CE173B">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2016-04-02</w:t>
            </w:r>
          </w:p>
        </w:tc>
        <w:tc>
          <w:tcPr>
            <w:tcW w:w="748" w:type="dxa"/>
            <w:tcBorders>
              <w:top w:val="single" w:sz="4" w:space="0" w:color="auto"/>
              <w:left w:val="single" w:sz="4" w:space="0" w:color="auto"/>
              <w:bottom w:val="single" w:sz="4" w:space="0" w:color="auto"/>
              <w:right w:val="single" w:sz="4" w:space="0" w:color="auto"/>
            </w:tcBorders>
          </w:tcPr>
          <w:p w14:paraId="505B9B72" w14:textId="798843D8" w:rsidR="00401781"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56746DE" w14:textId="51DAA865"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616A66A" w14:textId="487A8F09"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6DFAFC55" w14:textId="3447C471" w:rsidR="00401781" w:rsidRPr="00EE57DF" w:rsidRDefault="00401781" w:rsidP="00B464F3">
            <w:pPr>
              <w:pStyle w:val="ListBullet"/>
              <w:rPr>
                <w:rFonts w:asciiTheme="minorHAnsi" w:hAnsiTheme="minorHAnsi" w:cs="Consolas"/>
                <w:sz w:val="18"/>
                <w:szCs w:val="18"/>
              </w:rPr>
            </w:pPr>
            <w:r w:rsidRPr="00EE57DF">
              <w:rPr>
                <w:rFonts w:asciiTheme="minorHAnsi" w:hAnsiTheme="minorHAnsi" w:cs="Consolas"/>
                <w:sz w:val="18"/>
                <w:szCs w:val="18"/>
              </w:rPr>
              <w:t>Review, document structure</w:t>
            </w:r>
            <w:r w:rsidR="006C3FF2" w:rsidRPr="00EE57DF">
              <w:rPr>
                <w:rFonts w:asciiTheme="minorHAnsi" w:hAnsiTheme="minorHAnsi" w:cs="Consolas"/>
                <w:sz w:val="18"/>
                <w:szCs w:val="18"/>
              </w:rPr>
              <w:t>, Bibliography</w:t>
            </w:r>
          </w:p>
        </w:tc>
      </w:tr>
      <w:tr w:rsidR="00F22884" w:rsidRPr="00EE57DF" w14:paraId="433DAA04" w14:textId="77777777" w:rsidTr="00CE173B">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2016-05-04</w:t>
            </w:r>
          </w:p>
        </w:tc>
        <w:tc>
          <w:tcPr>
            <w:tcW w:w="748" w:type="dxa"/>
            <w:tcBorders>
              <w:top w:val="single" w:sz="4" w:space="0" w:color="auto"/>
              <w:left w:val="single" w:sz="4" w:space="0" w:color="auto"/>
              <w:bottom w:val="single" w:sz="4" w:space="0" w:color="auto"/>
              <w:right w:val="single" w:sz="4" w:space="0" w:color="auto"/>
            </w:tcBorders>
          </w:tcPr>
          <w:p w14:paraId="300FF39A" w14:textId="023DFE94" w:rsidR="00F22884"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1</w:t>
            </w:r>
          </w:p>
        </w:tc>
        <w:tc>
          <w:tcPr>
            <w:tcW w:w="1232" w:type="dxa"/>
            <w:tcBorders>
              <w:top w:val="single" w:sz="4" w:space="0" w:color="auto"/>
              <w:left w:val="single" w:sz="4" w:space="0" w:color="auto"/>
              <w:bottom w:val="single" w:sz="4" w:space="0" w:color="auto"/>
              <w:right w:val="single" w:sz="4" w:space="0" w:color="auto"/>
            </w:tcBorders>
          </w:tcPr>
          <w:p w14:paraId="6F01287E" w14:textId="0AB1188D"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Marcus Sen</w:t>
            </w:r>
          </w:p>
        </w:tc>
        <w:tc>
          <w:tcPr>
            <w:tcW w:w="1887" w:type="dxa"/>
            <w:tcBorders>
              <w:top w:val="single" w:sz="4" w:space="0" w:color="auto"/>
              <w:left w:val="single" w:sz="4" w:space="0" w:color="auto"/>
              <w:bottom w:val="single" w:sz="4" w:space="0" w:color="auto"/>
              <w:right w:val="single" w:sz="4" w:space="0" w:color="auto"/>
            </w:tcBorders>
          </w:tcPr>
          <w:p w14:paraId="1A7B69E7" w14:textId="69DF0633"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B9A8DC6" w14:textId="7BD75F9E" w:rsidR="00F22884" w:rsidRPr="00EE57DF" w:rsidRDefault="00F22884" w:rsidP="00B464F3">
            <w:pPr>
              <w:pStyle w:val="ListBullet"/>
              <w:rPr>
                <w:rFonts w:asciiTheme="minorHAnsi" w:hAnsiTheme="minorHAnsi" w:cs="Consolas"/>
                <w:sz w:val="18"/>
                <w:szCs w:val="18"/>
              </w:rPr>
            </w:pPr>
            <w:r w:rsidRPr="00EE57DF">
              <w:rPr>
                <w:rFonts w:asciiTheme="minorHAnsi" w:hAnsiTheme="minorHAnsi" w:cs="Consolas"/>
                <w:sz w:val="18"/>
                <w:szCs w:val="18"/>
              </w:rPr>
              <w:t>Editorial changes, removed all tracks</w:t>
            </w:r>
          </w:p>
        </w:tc>
      </w:tr>
      <w:tr w:rsidR="004832DE" w:rsidRPr="00EE57DF" w14:paraId="587E3303" w14:textId="77777777" w:rsidTr="00CE173B">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Pr="00EE57DF" w:rsidRDefault="004832DE" w:rsidP="00B464F3">
            <w:pPr>
              <w:pStyle w:val="ListBullet"/>
              <w:rPr>
                <w:rFonts w:asciiTheme="minorHAnsi" w:hAnsiTheme="minorHAnsi" w:cs="Consolas"/>
                <w:sz w:val="18"/>
                <w:szCs w:val="18"/>
              </w:rPr>
            </w:pPr>
            <w:r w:rsidRPr="00EE57DF">
              <w:rPr>
                <w:rFonts w:asciiTheme="minorHAnsi" w:hAnsiTheme="minorHAnsi" w:cs="Consolas"/>
                <w:sz w:val="18"/>
                <w:szCs w:val="18"/>
              </w:rPr>
              <w:t>2016-05-26</w:t>
            </w:r>
          </w:p>
        </w:tc>
        <w:tc>
          <w:tcPr>
            <w:tcW w:w="748" w:type="dxa"/>
            <w:tcBorders>
              <w:top w:val="single" w:sz="4" w:space="0" w:color="auto"/>
              <w:left w:val="single" w:sz="4" w:space="0" w:color="auto"/>
              <w:bottom w:val="single" w:sz="4" w:space="0" w:color="auto"/>
              <w:right w:val="single" w:sz="4" w:space="0" w:color="auto"/>
            </w:tcBorders>
          </w:tcPr>
          <w:p w14:paraId="3B0616F1" w14:textId="2AE1E3A7" w:rsidR="004832DE"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73AAE846" w14:textId="619FCEA5" w:rsidR="004832DE" w:rsidRPr="00EE57DF" w:rsidRDefault="004832DE"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E9DC5A1" w14:textId="2232E317" w:rsidR="004832DE"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Lite (previously Portrayal)</w:t>
            </w:r>
          </w:p>
        </w:tc>
        <w:tc>
          <w:tcPr>
            <w:tcW w:w="3588" w:type="dxa"/>
            <w:tcBorders>
              <w:top w:val="single" w:sz="4" w:space="0" w:color="auto"/>
              <w:left w:val="single" w:sz="4" w:space="0" w:color="auto"/>
              <w:bottom w:val="single" w:sz="4" w:space="0" w:color="auto"/>
              <w:right w:val="single" w:sz="4" w:space="0" w:color="auto"/>
            </w:tcBorders>
          </w:tcPr>
          <w:p w14:paraId="05B3A99A" w14:textId="7CC3DA02" w:rsidR="004832DE"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Portrayal -&gt; Lite (Req and Conformance)</w:t>
            </w:r>
          </w:p>
        </w:tc>
      </w:tr>
      <w:tr w:rsidR="000F4A5C" w:rsidRPr="00EE57DF" w14:paraId="16846308" w14:textId="77777777" w:rsidTr="00CE173B">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2016-06-02</w:t>
            </w:r>
          </w:p>
        </w:tc>
        <w:tc>
          <w:tcPr>
            <w:tcW w:w="748" w:type="dxa"/>
            <w:tcBorders>
              <w:top w:val="single" w:sz="4" w:space="0" w:color="auto"/>
              <w:left w:val="single" w:sz="4" w:space="0" w:color="auto"/>
              <w:bottom w:val="single" w:sz="4" w:space="0" w:color="auto"/>
              <w:right w:val="single" w:sz="4" w:space="0" w:color="auto"/>
            </w:tcBorders>
          </w:tcPr>
          <w:p w14:paraId="63DBC81B" w14:textId="58C653D9" w:rsidR="000F4A5C"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0198966B" w14:textId="678B1DD8"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6626CF82" w14:textId="77777777"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Lite (previously Portrayal)</w:t>
            </w:r>
          </w:p>
          <w:p w14:paraId="55CF3BD8" w14:textId="035F475D"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Conceptual</w:t>
            </w:r>
          </w:p>
        </w:tc>
        <w:tc>
          <w:tcPr>
            <w:tcW w:w="3588" w:type="dxa"/>
            <w:tcBorders>
              <w:top w:val="single" w:sz="4" w:space="0" w:color="auto"/>
              <w:left w:val="single" w:sz="4" w:space="0" w:color="auto"/>
              <w:bottom w:val="single" w:sz="4" w:space="0" w:color="auto"/>
              <w:right w:val="single" w:sz="4" w:space="0" w:color="auto"/>
            </w:tcBorders>
          </w:tcPr>
          <w:p w14:paraId="46A940C6" w14:textId="77777777" w:rsidR="000F4A5C" w:rsidRPr="00EE57DF" w:rsidRDefault="000F4A5C" w:rsidP="00B464F3">
            <w:pPr>
              <w:pStyle w:val="ListBullet"/>
              <w:rPr>
                <w:rFonts w:asciiTheme="minorHAnsi" w:hAnsiTheme="minorHAnsi" w:cs="Consolas"/>
                <w:sz w:val="18"/>
                <w:szCs w:val="18"/>
              </w:rPr>
            </w:pPr>
            <w:r w:rsidRPr="00EE57DF">
              <w:rPr>
                <w:rFonts w:asciiTheme="minorHAnsi" w:hAnsiTheme="minorHAnsi" w:cs="Consolas"/>
                <w:sz w:val="18"/>
                <w:szCs w:val="18"/>
              </w:rPr>
              <w:t>Added mapping table for lite-&gt;GeoSciML</w:t>
            </w:r>
          </w:p>
          <w:p w14:paraId="0A37B76C" w14:textId="4907E068" w:rsidR="000F4A5C" w:rsidRPr="00EE57DF" w:rsidRDefault="000F4A5C" w:rsidP="000F4A5C">
            <w:pPr>
              <w:pStyle w:val="ListBullet"/>
              <w:rPr>
                <w:rFonts w:asciiTheme="minorHAnsi" w:hAnsiTheme="minorHAnsi" w:cs="Consolas"/>
                <w:sz w:val="18"/>
                <w:szCs w:val="18"/>
              </w:rPr>
            </w:pPr>
            <w:r w:rsidRPr="00EE57DF">
              <w:rPr>
                <w:rFonts w:asciiTheme="minorHAnsi" w:hAnsiTheme="minorHAnsi" w:cs="Consolas"/>
                <w:sz w:val="18"/>
                <w:szCs w:val="18"/>
              </w:rPr>
              <w:t xml:space="preserve">Added a small text for conceptual model + requirement class + conformance class </w:t>
            </w:r>
          </w:p>
        </w:tc>
      </w:tr>
      <w:tr w:rsidR="003A0587" w:rsidRPr="00EE57DF" w14:paraId="4669B9E5" w14:textId="77777777" w:rsidTr="00CE173B">
        <w:tc>
          <w:tcPr>
            <w:tcW w:w="1095" w:type="dxa"/>
            <w:tcBorders>
              <w:top w:val="single" w:sz="4" w:space="0" w:color="auto"/>
              <w:left w:val="single" w:sz="4" w:space="0" w:color="auto"/>
              <w:bottom w:val="single" w:sz="4" w:space="0" w:color="auto"/>
              <w:right w:val="single" w:sz="4" w:space="0" w:color="auto"/>
            </w:tcBorders>
          </w:tcPr>
          <w:p w14:paraId="24E84969" w14:textId="4375FF49"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2016-06-25</w:t>
            </w:r>
          </w:p>
        </w:tc>
        <w:tc>
          <w:tcPr>
            <w:tcW w:w="748" w:type="dxa"/>
            <w:tcBorders>
              <w:top w:val="single" w:sz="4" w:space="0" w:color="auto"/>
              <w:left w:val="single" w:sz="4" w:space="0" w:color="auto"/>
              <w:bottom w:val="single" w:sz="4" w:space="0" w:color="auto"/>
              <w:right w:val="single" w:sz="4" w:space="0" w:color="auto"/>
            </w:tcBorders>
          </w:tcPr>
          <w:p w14:paraId="7E550C12" w14:textId="5C1C5092" w:rsidR="003A0587"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1FBD00F5" w14:textId="69020C5E"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r w:rsidR="005C6E68" w:rsidRPr="00EE57DF">
              <w:rPr>
                <w:rFonts w:asciiTheme="minorHAnsi" w:hAnsiTheme="minorHAnsi" w:cs="Consolas"/>
                <w:sz w:val="18"/>
                <w:szCs w:val="18"/>
              </w:rPr>
              <w:t>, Oliver Raymond, Carlo Cip</w:t>
            </w:r>
            <w:r w:rsidRPr="00EE57DF">
              <w:rPr>
                <w:rFonts w:asciiTheme="minorHAnsi" w:hAnsiTheme="minorHAnsi" w:cs="Consolas"/>
                <w:sz w:val="18"/>
                <w:szCs w:val="18"/>
              </w:rPr>
              <w:t>ol</w:t>
            </w:r>
            <w:r w:rsidR="005C6E68" w:rsidRPr="00EE57DF">
              <w:rPr>
                <w:rFonts w:asciiTheme="minorHAnsi" w:hAnsiTheme="minorHAnsi" w:cs="Consolas"/>
                <w:sz w:val="18"/>
                <w:szCs w:val="18"/>
              </w:rPr>
              <w:t>l</w:t>
            </w:r>
            <w:r w:rsidRPr="00EE57DF">
              <w:rPr>
                <w:rFonts w:asciiTheme="minorHAnsi" w:hAnsiTheme="minorHAnsi" w:cs="Consolas"/>
                <w:sz w:val="18"/>
                <w:szCs w:val="18"/>
              </w:rPr>
              <w:t>oni</w:t>
            </w:r>
          </w:p>
        </w:tc>
        <w:tc>
          <w:tcPr>
            <w:tcW w:w="1887" w:type="dxa"/>
            <w:tcBorders>
              <w:top w:val="single" w:sz="4" w:space="0" w:color="auto"/>
              <w:left w:val="single" w:sz="4" w:space="0" w:color="auto"/>
              <w:bottom w:val="single" w:sz="4" w:space="0" w:color="auto"/>
              <w:right w:val="single" w:sz="4" w:space="0" w:color="auto"/>
            </w:tcBorders>
          </w:tcPr>
          <w:p w14:paraId="30DA7891" w14:textId="3F3B45C6"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FF0841C" w14:textId="77777777"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Updated Etna example</w:t>
            </w:r>
          </w:p>
          <w:p w14:paraId="48502A0B" w14:textId="76CF12F5" w:rsidR="003A0587" w:rsidRPr="00EE57DF" w:rsidRDefault="003A0587" w:rsidP="00B464F3">
            <w:pPr>
              <w:pStyle w:val="ListBullet"/>
              <w:rPr>
                <w:rFonts w:asciiTheme="minorHAnsi" w:hAnsiTheme="minorHAnsi" w:cs="Consolas"/>
                <w:sz w:val="18"/>
                <w:szCs w:val="18"/>
              </w:rPr>
            </w:pPr>
            <w:r w:rsidRPr="00EE57DF">
              <w:rPr>
                <w:rFonts w:asciiTheme="minorHAnsi" w:hAnsiTheme="minorHAnsi" w:cs="Consolas"/>
                <w:sz w:val="18"/>
                <w:szCs w:val="18"/>
              </w:rPr>
              <w:t>Addressed OGC OAB issues</w:t>
            </w:r>
          </w:p>
        </w:tc>
      </w:tr>
      <w:tr w:rsidR="00BF7C66" w:rsidRPr="00EE57DF" w14:paraId="7F43FBD2" w14:textId="77777777" w:rsidTr="00CE173B">
        <w:tc>
          <w:tcPr>
            <w:tcW w:w="1095" w:type="dxa"/>
            <w:tcBorders>
              <w:top w:val="single" w:sz="4" w:space="0" w:color="auto"/>
              <w:left w:val="single" w:sz="4" w:space="0" w:color="auto"/>
              <w:bottom w:val="single" w:sz="4" w:space="0" w:color="auto"/>
              <w:right w:val="single" w:sz="4" w:space="0" w:color="auto"/>
            </w:tcBorders>
          </w:tcPr>
          <w:p w14:paraId="58BD8854" w14:textId="6E20AA43"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2016-07-02</w:t>
            </w:r>
          </w:p>
        </w:tc>
        <w:tc>
          <w:tcPr>
            <w:tcW w:w="748" w:type="dxa"/>
            <w:tcBorders>
              <w:top w:val="single" w:sz="4" w:space="0" w:color="auto"/>
              <w:left w:val="single" w:sz="4" w:space="0" w:color="auto"/>
              <w:bottom w:val="single" w:sz="4" w:space="0" w:color="auto"/>
              <w:right w:val="single" w:sz="4" w:space="0" w:color="auto"/>
            </w:tcBorders>
          </w:tcPr>
          <w:p w14:paraId="7A23D175" w14:textId="0D702E72" w:rsidR="00BF7C66"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B2778A1" w14:textId="464F62D5"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444B8D88" w14:textId="6E8F6882"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0EA928FC" w14:textId="77777777"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 xml:space="preserve">Added discussion on Conceptual model. </w:t>
            </w:r>
          </w:p>
          <w:p w14:paraId="21817A77" w14:textId="35827094" w:rsidR="00BF7C66" w:rsidRPr="00EE57DF" w:rsidRDefault="00BF7C66" w:rsidP="00B464F3">
            <w:pPr>
              <w:pStyle w:val="ListBullet"/>
              <w:rPr>
                <w:rFonts w:asciiTheme="minorHAnsi" w:hAnsiTheme="minorHAnsi" w:cs="Consolas"/>
                <w:sz w:val="18"/>
                <w:szCs w:val="18"/>
              </w:rPr>
            </w:pPr>
            <w:r w:rsidRPr="00EE57DF">
              <w:rPr>
                <w:rFonts w:asciiTheme="minorHAnsi" w:hAnsiTheme="minorHAnsi" w:cs="Consolas"/>
                <w:sz w:val="18"/>
                <w:szCs w:val="18"/>
              </w:rPr>
              <w:t>Move Lite (old Portrayal) after other package to enforce the fact that Lite is a transformation of the other packages.</w:t>
            </w:r>
          </w:p>
        </w:tc>
      </w:tr>
      <w:tr w:rsidR="00F62A42" w:rsidRPr="00EE57DF" w14:paraId="04FAC510" w14:textId="77777777" w:rsidTr="00CE173B">
        <w:tc>
          <w:tcPr>
            <w:tcW w:w="1095" w:type="dxa"/>
            <w:tcBorders>
              <w:top w:val="single" w:sz="4" w:space="0" w:color="auto"/>
              <w:left w:val="single" w:sz="4" w:space="0" w:color="auto"/>
              <w:bottom w:val="single" w:sz="4" w:space="0" w:color="auto"/>
              <w:right w:val="single" w:sz="4" w:space="0" w:color="auto"/>
            </w:tcBorders>
          </w:tcPr>
          <w:p w14:paraId="25BEE32E" w14:textId="53B2FBDB"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2016-08-02</w:t>
            </w:r>
          </w:p>
        </w:tc>
        <w:tc>
          <w:tcPr>
            <w:tcW w:w="748" w:type="dxa"/>
            <w:tcBorders>
              <w:top w:val="single" w:sz="4" w:space="0" w:color="auto"/>
              <w:left w:val="single" w:sz="4" w:space="0" w:color="auto"/>
              <w:bottom w:val="single" w:sz="4" w:space="0" w:color="auto"/>
              <w:right w:val="single" w:sz="4" w:space="0" w:color="auto"/>
            </w:tcBorders>
          </w:tcPr>
          <w:p w14:paraId="271E25F7" w14:textId="01DCA3F3" w:rsidR="00F62A42"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AA34ECB" w14:textId="1CFB1337"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 Oliver Raymond</w:t>
            </w:r>
          </w:p>
        </w:tc>
        <w:tc>
          <w:tcPr>
            <w:tcW w:w="1887" w:type="dxa"/>
            <w:tcBorders>
              <w:top w:val="single" w:sz="4" w:space="0" w:color="auto"/>
              <w:left w:val="single" w:sz="4" w:space="0" w:color="auto"/>
              <w:bottom w:val="single" w:sz="4" w:space="0" w:color="auto"/>
              <w:right w:val="single" w:sz="4" w:space="0" w:color="auto"/>
            </w:tcBorders>
          </w:tcPr>
          <w:p w14:paraId="7612A852" w14:textId="671CEBEF"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B94308D" w14:textId="77777777"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Addressed remaining comments</w:t>
            </w:r>
          </w:p>
          <w:p w14:paraId="44D0452E" w14:textId="20C9529B" w:rsidR="00F62A42" w:rsidRPr="00EE57DF" w:rsidRDefault="00F62A42" w:rsidP="00B464F3">
            <w:pPr>
              <w:pStyle w:val="ListBullet"/>
              <w:rPr>
                <w:rFonts w:asciiTheme="minorHAnsi" w:hAnsiTheme="minorHAnsi" w:cs="Consolas"/>
                <w:sz w:val="18"/>
                <w:szCs w:val="18"/>
              </w:rPr>
            </w:pPr>
            <w:r w:rsidRPr="00EE57DF">
              <w:rPr>
                <w:rFonts w:asciiTheme="minorHAnsi" w:hAnsiTheme="minorHAnsi" w:cs="Consolas"/>
                <w:sz w:val="18"/>
                <w:szCs w:val="18"/>
              </w:rPr>
              <w:t>Updated all diagram to 4.1</w:t>
            </w:r>
          </w:p>
        </w:tc>
      </w:tr>
      <w:tr w:rsidR="00CE173B" w:rsidRPr="00EE57DF" w14:paraId="11305DC2" w14:textId="77777777" w:rsidTr="00CE173B">
        <w:tc>
          <w:tcPr>
            <w:tcW w:w="1095" w:type="dxa"/>
            <w:tcBorders>
              <w:top w:val="single" w:sz="4" w:space="0" w:color="auto"/>
              <w:left w:val="single" w:sz="4" w:space="0" w:color="auto"/>
              <w:bottom w:val="single" w:sz="4" w:space="0" w:color="auto"/>
              <w:right w:val="single" w:sz="4" w:space="0" w:color="auto"/>
            </w:tcBorders>
          </w:tcPr>
          <w:p w14:paraId="53B44EF6" w14:textId="078989A3"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2016-08-03</w:t>
            </w:r>
          </w:p>
        </w:tc>
        <w:tc>
          <w:tcPr>
            <w:tcW w:w="748" w:type="dxa"/>
            <w:tcBorders>
              <w:top w:val="single" w:sz="4" w:space="0" w:color="auto"/>
              <w:left w:val="single" w:sz="4" w:space="0" w:color="auto"/>
              <w:bottom w:val="single" w:sz="4" w:space="0" w:color="auto"/>
              <w:right w:val="single" w:sz="4" w:space="0" w:color="auto"/>
            </w:tcBorders>
          </w:tcPr>
          <w:p w14:paraId="47460CC2" w14:textId="390E5818" w:rsidR="00CE173B"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65643CB3" w14:textId="25E49037"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51799124" w14:textId="4C7D67F8"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3FC2046B" w14:textId="020A74B5" w:rsidR="00CE173B" w:rsidRPr="00EE57DF" w:rsidRDefault="00CE173B" w:rsidP="00B464F3">
            <w:pPr>
              <w:pStyle w:val="ListBullet"/>
              <w:rPr>
                <w:rFonts w:asciiTheme="minorHAnsi" w:hAnsiTheme="minorHAnsi" w:cs="Consolas"/>
                <w:sz w:val="18"/>
                <w:szCs w:val="18"/>
              </w:rPr>
            </w:pPr>
            <w:r w:rsidRPr="00EE57DF">
              <w:rPr>
                <w:rFonts w:asciiTheme="minorHAnsi" w:hAnsiTheme="minorHAnsi" w:cs="Consolas"/>
                <w:sz w:val="18"/>
                <w:szCs w:val="18"/>
              </w:rPr>
              <w:t>Revised conformance classes</w:t>
            </w:r>
          </w:p>
        </w:tc>
      </w:tr>
      <w:tr w:rsidR="00FD6C86" w:rsidRPr="00EE57DF" w14:paraId="71C6B11D" w14:textId="77777777" w:rsidTr="00CE173B">
        <w:tc>
          <w:tcPr>
            <w:tcW w:w="1095" w:type="dxa"/>
            <w:tcBorders>
              <w:top w:val="single" w:sz="4" w:space="0" w:color="auto"/>
              <w:left w:val="single" w:sz="4" w:space="0" w:color="auto"/>
              <w:bottom w:val="single" w:sz="4" w:space="0" w:color="auto"/>
              <w:right w:val="single" w:sz="4" w:space="0" w:color="auto"/>
            </w:tcBorders>
          </w:tcPr>
          <w:p w14:paraId="6688CA64" w14:textId="6E85AAC1" w:rsidR="00FD6C86" w:rsidRPr="00EE57DF" w:rsidRDefault="00FD6C86" w:rsidP="00B464F3">
            <w:pPr>
              <w:pStyle w:val="ListBullet"/>
              <w:rPr>
                <w:rFonts w:asciiTheme="minorHAnsi" w:hAnsiTheme="minorHAnsi" w:cs="Consolas"/>
                <w:sz w:val="18"/>
                <w:szCs w:val="18"/>
              </w:rPr>
            </w:pPr>
            <w:r w:rsidRPr="00EE57DF">
              <w:rPr>
                <w:rFonts w:asciiTheme="minorHAnsi" w:hAnsiTheme="minorHAnsi" w:cs="Consolas"/>
                <w:sz w:val="18"/>
                <w:szCs w:val="18"/>
              </w:rPr>
              <w:t>2016-08-05</w:t>
            </w:r>
          </w:p>
        </w:tc>
        <w:tc>
          <w:tcPr>
            <w:tcW w:w="748" w:type="dxa"/>
            <w:tcBorders>
              <w:top w:val="single" w:sz="4" w:space="0" w:color="auto"/>
              <w:left w:val="single" w:sz="4" w:space="0" w:color="auto"/>
              <w:bottom w:val="single" w:sz="4" w:space="0" w:color="auto"/>
              <w:right w:val="single" w:sz="4" w:space="0" w:color="auto"/>
            </w:tcBorders>
          </w:tcPr>
          <w:p w14:paraId="28C95371" w14:textId="7ECAD865" w:rsidR="00FD6C86" w:rsidRPr="00EE57DF" w:rsidRDefault="00FD6C86" w:rsidP="00EE57DF">
            <w:pPr>
              <w:pStyle w:val="ListBullet"/>
              <w:jc w:val="center"/>
              <w:rPr>
                <w:rFonts w:asciiTheme="minorHAnsi" w:hAnsiTheme="minorHAnsi" w:cs="Consolas"/>
                <w:sz w:val="18"/>
                <w:szCs w:val="18"/>
              </w:rPr>
            </w:pPr>
            <w:r w:rsidRPr="00EE57DF">
              <w:rPr>
                <w:rFonts w:asciiTheme="minorHAnsi" w:hAnsiTheme="minorHAnsi" w:cs="Consolas"/>
                <w:sz w:val="18"/>
                <w:szCs w:val="18"/>
              </w:rPr>
              <w:t>2</w:t>
            </w:r>
          </w:p>
        </w:tc>
        <w:tc>
          <w:tcPr>
            <w:tcW w:w="1232" w:type="dxa"/>
            <w:tcBorders>
              <w:top w:val="single" w:sz="4" w:space="0" w:color="auto"/>
              <w:left w:val="single" w:sz="4" w:space="0" w:color="auto"/>
              <w:bottom w:val="single" w:sz="4" w:space="0" w:color="auto"/>
              <w:right w:val="single" w:sz="4" w:space="0" w:color="auto"/>
            </w:tcBorders>
          </w:tcPr>
          <w:p w14:paraId="4E92EC38" w14:textId="7D90EE04" w:rsidR="00FD6C86" w:rsidRPr="00EE57DF" w:rsidRDefault="00FD6C86" w:rsidP="00B464F3">
            <w:pPr>
              <w:pStyle w:val="ListBullet"/>
              <w:rPr>
                <w:rFonts w:asciiTheme="minorHAnsi" w:hAnsiTheme="minorHAnsi" w:cs="Consolas"/>
                <w:sz w:val="18"/>
                <w:szCs w:val="18"/>
              </w:rPr>
            </w:pPr>
            <w:r w:rsidRPr="00EE57DF">
              <w:rPr>
                <w:rFonts w:asciiTheme="minorHAnsi" w:hAnsiTheme="minorHAnsi" w:cs="Consolas"/>
                <w:sz w:val="18"/>
                <w:szCs w:val="18"/>
              </w:rPr>
              <w:t>Eric Boisvert</w:t>
            </w:r>
          </w:p>
        </w:tc>
        <w:tc>
          <w:tcPr>
            <w:tcW w:w="1887" w:type="dxa"/>
            <w:tcBorders>
              <w:top w:val="single" w:sz="4" w:space="0" w:color="auto"/>
              <w:left w:val="single" w:sz="4" w:space="0" w:color="auto"/>
              <w:bottom w:val="single" w:sz="4" w:space="0" w:color="auto"/>
              <w:right w:val="single" w:sz="4" w:space="0" w:color="auto"/>
            </w:tcBorders>
          </w:tcPr>
          <w:p w14:paraId="757CF5D6" w14:textId="21DA8573" w:rsidR="00FD6C86" w:rsidRPr="00EE57DF" w:rsidRDefault="00D9799F" w:rsidP="00B464F3">
            <w:pPr>
              <w:pStyle w:val="ListBullet"/>
              <w:rPr>
                <w:rFonts w:asciiTheme="minorHAnsi" w:hAnsiTheme="minorHAnsi" w:cs="Consolas"/>
                <w:sz w:val="18"/>
                <w:szCs w:val="18"/>
              </w:rPr>
            </w:pPr>
            <w:r>
              <w:rPr>
                <w:rFonts w:asciiTheme="minorHAnsi" w:hAnsiTheme="minorHAnsi" w:cs="Consolas"/>
                <w:sz w:val="18"/>
                <w:szCs w:val="18"/>
              </w:rPr>
              <w:t>All</w:t>
            </w:r>
          </w:p>
        </w:tc>
        <w:tc>
          <w:tcPr>
            <w:tcW w:w="3588" w:type="dxa"/>
            <w:tcBorders>
              <w:top w:val="single" w:sz="4" w:space="0" w:color="auto"/>
              <w:left w:val="single" w:sz="4" w:space="0" w:color="auto"/>
              <w:bottom w:val="single" w:sz="4" w:space="0" w:color="auto"/>
              <w:right w:val="single" w:sz="4" w:space="0" w:color="auto"/>
            </w:tcBorders>
          </w:tcPr>
          <w:p w14:paraId="55EFF63F" w14:textId="0D41AC1D" w:rsidR="00FD6C86" w:rsidRPr="00EE57DF" w:rsidRDefault="00D9799F" w:rsidP="00B464F3">
            <w:pPr>
              <w:pStyle w:val="ListBullet"/>
              <w:rPr>
                <w:rFonts w:asciiTheme="minorHAnsi" w:hAnsiTheme="minorHAnsi" w:cs="Consolas"/>
                <w:sz w:val="18"/>
                <w:szCs w:val="18"/>
              </w:rPr>
            </w:pPr>
            <w:r>
              <w:rPr>
                <w:rFonts w:asciiTheme="minorHAnsi" w:hAnsiTheme="minorHAnsi" w:cs="Consolas"/>
                <w:sz w:val="18"/>
                <w:szCs w:val="18"/>
              </w:rPr>
              <w:t>Check if descriptions of req in summary matched descriptions in text</w:t>
            </w:r>
          </w:p>
        </w:tc>
      </w:tr>
    </w:tbl>
    <w:p w14:paraId="4068151C" w14:textId="5F176D4F"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1007" w:name="_Toc458154295"/>
      <w:r w:rsidRPr="00D12552">
        <w:rPr>
          <w:lang w:val="en-CA"/>
        </w:rPr>
        <w:t>Bibliography</w:t>
      </w:r>
      <w:bookmarkEnd w:id="1007"/>
    </w:p>
    <w:p w14:paraId="22CB196E" w14:textId="77777777" w:rsidR="003C54F8" w:rsidRDefault="003C54F8" w:rsidP="00EE57DF">
      <w:pPr>
        <w:pStyle w:val="OGCtableheader"/>
      </w:pPr>
    </w:p>
    <w:p w14:paraId="22F932DB" w14:textId="3A656ED0" w:rsidR="00695488" w:rsidRDefault="00695488" w:rsidP="00B676F5">
      <w:pPr>
        <w:pStyle w:val="ListParagraph"/>
        <w:numPr>
          <w:ilvl w:val="0"/>
          <w:numId w:val="34"/>
        </w:numPr>
      </w:pPr>
      <w:bookmarkStart w:id="1008" w:name="_Ref458067042"/>
      <w:r w:rsidRPr="00B676F5">
        <w:rPr>
          <w:lang w:val="en-CA" w:eastAsia="en-CA"/>
        </w:rPr>
        <w:t>Cox, S. J. D., S. M. Richard,</w:t>
      </w:r>
      <w:r w:rsidR="00B676F5">
        <w:rPr>
          <w:lang w:val="en-CA" w:eastAsia="en-CA"/>
        </w:rPr>
        <w:t xml:space="preserve"> S.M.:</w:t>
      </w:r>
      <w:r w:rsidRPr="00B676F5">
        <w:rPr>
          <w:lang w:val="en-CA" w:eastAsia="en-CA"/>
        </w:rPr>
        <w:t xml:space="preserve"> A formal model for the geologic time scale and global stratotype section and point, compatible with geospatial</w:t>
      </w:r>
      <w:r w:rsidR="00B676F5">
        <w:rPr>
          <w:lang w:val="en-CA" w:eastAsia="en-CA"/>
        </w:rPr>
        <w:t xml:space="preserve"> information transfer standards. Geosphere, 1, </w:t>
      </w:r>
      <w:r w:rsidRPr="00B676F5">
        <w:rPr>
          <w:lang w:val="en-CA" w:eastAsia="en-CA"/>
        </w:rPr>
        <w:t>119</w:t>
      </w:r>
      <w:r w:rsidR="00B676F5">
        <w:rPr>
          <w:lang w:val="en-CA" w:eastAsia="en-CA"/>
        </w:rPr>
        <w:t xml:space="preserve"> (2005)</w:t>
      </w:r>
      <w:r w:rsidRPr="00B676F5">
        <w:rPr>
          <w:lang w:val="en-CA" w:eastAsia="en-CA"/>
        </w:rPr>
        <w:t>.</w:t>
      </w:r>
      <w:r w:rsidR="00CA59AF" w:rsidRPr="00B676F5">
        <w:rPr>
          <w:lang w:val="en-CA" w:eastAsia="en-CA"/>
        </w:rPr>
        <w:t xml:space="preserve"> </w:t>
      </w:r>
      <w:hyperlink r:id="rId159" w:history="1">
        <w:r w:rsidR="00CA59AF" w:rsidRPr="006C3FF2">
          <w:rPr>
            <w:rStyle w:val="Hyperlink"/>
          </w:rPr>
          <w:t>http://www.chronos.org/pdfs/publications/geosphere2005.pdf</w:t>
        </w:r>
      </w:hyperlink>
      <w:bookmarkEnd w:id="1008"/>
    </w:p>
    <w:p w14:paraId="7D6940D5" w14:textId="79F9A4A7" w:rsidR="003A0587" w:rsidRPr="006C3FF2" w:rsidRDefault="00D3223F" w:rsidP="00B676F5">
      <w:pPr>
        <w:pStyle w:val="ListParagraph"/>
        <w:numPr>
          <w:ilvl w:val="0"/>
          <w:numId w:val="34"/>
        </w:numPr>
      </w:pPr>
      <w:bookmarkStart w:id="1009" w:name="_Ref458066409"/>
      <w:r w:rsidRPr="00D3223F">
        <w:t>D’O</w:t>
      </w:r>
      <w:r w:rsidR="00B676F5">
        <w:t>refice, M., Graciotti, R., Eds.:</w:t>
      </w:r>
      <w:r w:rsidRPr="00D3223F">
        <w:t xml:space="preserve"> Carte Geomorfologica d’Italia alla scalla 1:50 000, foglio 316-317-328-329, ISOLA D’ELBA, Servizio Geologico d’Italia (ISPRA)</w:t>
      </w:r>
      <w:r w:rsidR="00B676F5">
        <w:t xml:space="preserve"> (2009)</w:t>
      </w:r>
      <w:r w:rsidRPr="00D3223F">
        <w:t>.</w:t>
      </w:r>
      <w:bookmarkEnd w:id="1009"/>
    </w:p>
    <w:p w14:paraId="0DB00D36" w14:textId="08D3A4C9" w:rsidR="004A5507" w:rsidRPr="00B676F5" w:rsidRDefault="00B676F5" w:rsidP="00B676F5">
      <w:pPr>
        <w:pStyle w:val="ListParagraph"/>
        <w:numPr>
          <w:ilvl w:val="0"/>
          <w:numId w:val="34"/>
        </w:numPr>
        <w:rPr>
          <w:lang w:val="en-CA"/>
        </w:rPr>
      </w:pPr>
      <w:bookmarkStart w:id="1010" w:name="_Ref458066542"/>
      <w:r>
        <w:rPr>
          <w:lang w:val="en-CA"/>
        </w:rPr>
        <w:t>Drewes, H.:</w:t>
      </w:r>
      <w:r w:rsidR="006F2329" w:rsidRPr="00B676F5">
        <w:rPr>
          <w:lang w:val="en-CA"/>
        </w:rPr>
        <w:t xml:space="preserve"> Geologic map of the Bartlett Mountain Quadrangle, Pima and Santa Cruz counties, Arizona, I-2624. Lat 31 deg 22'30" to 31 deg 30', long 111 deg 15' to 111 deg 22'30". Scale 1:24,000 (1 inch = 2,000 f</w:t>
      </w:r>
      <w:r>
        <w:rPr>
          <w:lang w:val="en-CA"/>
        </w:rPr>
        <w:t>eet). Sheet 43 by 39 1/2 inches (1998)</w:t>
      </w:r>
      <w:bookmarkEnd w:id="1010"/>
    </w:p>
    <w:p w14:paraId="6058F974" w14:textId="642BAB54" w:rsidR="00B676F5" w:rsidRPr="00B676F5" w:rsidRDefault="00EA6BB5" w:rsidP="00B676F5">
      <w:pPr>
        <w:pStyle w:val="ListParagraph"/>
        <w:numPr>
          <w:ilvl w:val="0"/>
          <w:numId w:val="34"/>
        </w:numPr>
        <w:rPr>
          <w:lang w:val="en-CA"/>
        </w:rPr>
      </w:pPr>
      <w:bookmarkStart w:id="1011" w:name="_Ref458066747"/>
      <w:r w:rsidRPr="00EA6BB5">
        <w:t>Dunham, R.J.</w:t>
      </w:r>
      <w:r w:rsidR="00B676F5">
        <w:t xml:space="preserve">: </w:t>
      </w:r>
      <w:r w:rsidRPr="00EA6BB5">
        <w:t>Classification of carbonate rocks ac</w:t>
      </w:r>
      <w:r w:rsidR="00B676F5">
        <w:t>cording to depositional texture</w:t>
      </w:r>
      <w:r w:rsidRPr="00EA6BB5">
        <w:t>. In Ham, W.E. Classification of carbonate rocks. American Association of Pet</w:t>
      </w:r>
      <w:r w:rsidR="00B676F5">
        <w:t>roleum Geologists Memoir. 1,</w:t>
      </w:r>
      <w:r w:rsidR="00A62891">
        <w:t xml:space="preserve"> 108–121</w:t>
      </w:r>
      <w:r w:rsidR="00B676F5">
        <w:t xml:space="preserve"> </w:t>
      </w:r>
      <w:r w:rsidR="00B676F5" w:rsidRPr="00EA6BB5">
        <w:t>(1962).</w:t>
      </w:r>
      <w:bookmarkEnd w:id="1011"/>
    </w:p>
    <w:p w14:paraId="301F9BE9" w14:textId="16F8F9A5" w:rsidR="000A6EE8" w:rsidRPr="00B676F5" w:rsidRDefault="00AC23CF" w:rsidP="00B676F5">
      <w:pPr>
        <w:pStyle w:val="ListParagraph"/>
        <w:numPr>
          <w:ilvl w:val="0"/>
          <w:numId w:val="34"/>
        </w:numPr>
        <w:rPr>
          <w:lang w:val="en-CA"/>
        </w:rPr>
      </w:pPr>
      <w:bookmarkStart w:id="1012" w:name="_Ref458066719"/>
      <w:r w:rsidRPr="00B676F5">
        <w:rPr>
          <w:lang w:val="en-CA"/>
        </w:rPr>
        <w:t>Folk</w:t>
      </w:r>
      <w:r w:rsidR="00A62891">
        <w:rPr>
          <w:lang w:val="en-CA"/>
        </w:rPr>
        <w:t>, R.L</w:t>
      </w:r>
      <w:r w:rsidR="000A6EE8" w:rsidRPr="00B676F5">
        <w:rPr>
          <w:lang w:val="en-CA"/>
        </w:rPr>
        <w:t>.</w:t>
      </w:r>
      <w:r w:rsidR="00A62891">
        <w:rPr>
          <w:lang w:val="en-CA"/>
        </w:rPr>
        <w:t>:</w:t>
      </w:r>
      <w:r w:rsidR="000A6EE8" w:rsidRPr="00B676F5">
        <w:rPr>
          <w:lang w:val="en-CA"/>
        </w:rPr>
        <w:t xml:space="preserve"> Petrology of sedimentary rocks. He</w:t>
      </w:r>
      <w:r w:rsidR="00A62891">
        <w:rPr>
          <w:lang w:val="en-CA"/>
        </w:rPr>
        <w:t>mphill’s. Austin, Texas (</w:t>
      </w:r>
      <w:r w:rsidR="00A62891" w:rsidRPr="00B676F5">
        <w:rPr>
          <w:lang w:val="en-CA"/>
        </w:rPr>
        <w:t>1968</w:t>
      </w:r>
      <w:r w:rsidR="00A62891">
        <w:rPr>
          <w:lang w:val="en-CA"/>
        </w:rPr>
        <w:t>)</w:t>
      </w:r>
      <w:bookmarkEnd w:id="1012"/>
    </w:p>
    <w:p w14:paraId="7B058887" w14:textId="3BDEB5FE" w:rsidR="00F20F81" w:rsidRPr="00B676F5" w:rsidRDefault="000A6EE8" w:rsidP="00B676F5">
      <w:pPr>
        <w:pStyle w:val="ListParagraph"/>
        <w:numPr>
          <w:ilvl w:val="0"/>
          <w:numId w:val="34"/>
        </w:numPr>
        <w:rPr>
          <w:lang w:val="en-CA"/>
        </w:rPr>
      </w:pPr>
      <w:bookmarkStart w:id="1013" w:name="_Ref458066721"/>
      <w:r w:rsidRPr="00B676F5">
        <w:rPr>
          <w:lang w:val="en-CA"/>
        </w:rPr>
        <w:t>Folk, R.L.</w:t>
      </w:r>
      <w:r w:rsidR="00A62891">
        <w:rPr>
          <w:lang w:val="en-CA"/>
        </w:rPr>
        <w:t>:</w:t>
      </w:r>
      <w:r w:rsidRPr="00B676F5">
        <w:rPr>
          <w:lang w:val="en-CA"/>
        </w:rPr>
        <w:t xml:space="preserve"> Petrology of Sedimentary Rocks.Hemphill Pub</w:t>
      </w:r>
      <w:r w:rsidR="00A62891">
        <w:rPr>
          <w:lang w:val="en-CA"/>
        </w:rPr>
        <w:t>lishing Company, Austin, Texas (</w:t>
      </w:r>
      <w:r w:rsidR="00A62891" w:rsidRPr="00B676F5">
        <w:rPr>
          <w:lang w:val="en-CA"/>
        </w:rPr>
        <w:t>1974</w:t>
      </w:r>
      <w:r w:rsidR="00A62891">
        <w:rPr>
          <w:lang w:val="en-CA"/>
        </w:rPr>
        <w:t>)</w:t>
      </w:r>
      <w:bookmarkEnd w:id="1013"/>
    </w:p>
    <w:p w14:paraId="55C3EC29" w14:textId="7B791D1B" w:rsidR="000A6EE8" w:rsidRPr="00B676F5" w:rsidRDefault="000A6EE8" w:rsidP="00B676F5">
      <w:pPr>
        <w:pStyle w:val="ListParagraph"/>
        <w:numPr>
          <w:ilvl w:val="0"/>
          <w:numId w:val="34"/>
        </w:numPr>
        <w:rPr>
          <w:lang w:val="en-CA"/>
        </w:rPr>
      </w:pPr>
      <w:bookmarkStart w:id="1014" w:name="_Ref458066806"/>
      <w:r w:rsidRPr="00B676F5">
        <w:rPr>
          <w:lang w:val="en-CA"/>
        </w:rPr>
        <w:t>Hobbs, B. E., Means, W. D., &amp; Williams, P. F.</w:t>
      </w:r>
      <w:r w:rsidR="00A62891">
        <w:rPr>
          <w:lang w:val="en-CA"/>
        </w:rPr>
        <w:t>:</w:t>
      </w:r>
      <w:r w:rsidRPr="00B676F5">
        <w:rPr>
          <w:lang w:val="en-CA"/>
        </w:rPr>
        <w:t xml:space="preserve"> An outline of structural geology. New York: Wiley</w:t>
      </w:r>
      <w:r w:rsidR="00A62891">
        <w:rPr>
          <w:lang w:val="en-CA"/>
        </w:rPr>
        <w:t xml:space="preserve"> (</w:t>
      </w:r>
      <w:r w:rsidR="00A62891" w:rsidRPr="00B676F5">
        <w:rPr>
          <w:lang w:val="en-CA"/>
        </w:rPr>
        <w:t>1976</w:t>
      </w:r>
      <w:r w:rsidR="00A62891">
        <w:rPr>
          <w:lang w:val="en-CA"/>
        </w:rPr>
        <w:t>)</w:t>
      </w:r>
      <w:bookmarkEnd w:id="1014"/>
    </w:p>
    <w:p w14:paraId="5D372C8C" w14:textId="5A8AB8A8" w:rsidR="006C3FF2" w:rsidRPr="00023F00" w:rsidRDefault="006C3FF2" w:rsidP="00B676F5">
      <w:pPr>
        <w:pStyle w:val="ListParagraph"/>
        <w:numPr>
          <w:ilvl w:val="0"/>
          <w:numId w:val="34"/>
        </w:numPr>
        <w:rPr>
          <w:rStyle w:val="Hyperlink"/>
          <w:color w:val="auto"/>
          <w:u w:val="none"/>
          <w:lang w:val="en-CA"/>
        </w:rPr>
      </w:pPr>
      <w:bookmarkStart w:id="1015" w:name="_Ref458065145"/>
      <w:r w:rsidRPr="00B676F5">
        <w:rPr>
          <w:lang w:val="en-AU"/>
        </w:rPr>
        <w:t>INSPIRE</w:t>
      </w:r>
      <w:r w:rsidR="00A62891">
        <w:rPr>
          <w:lang w:val="en-AU"/>
        </w:rPr>
        <w:t>:</w:t>
      </w:r>
      <w:r w:rsidRPr="00B676F5">
        <w:rPr>
          <w:lang w:val="en-AU"/>
        </w:rPr>
        <w:t xml:space="preserve"> D2.8.II.4 Data Specification on Geology – Technical Guidelines. D2.8.II.4_v3.0. European Commission, Thematic Working Group Geology, </w:t>
      </w:r>
      <w:r w:rsidR="00A62891">
        <w:rPr>
          <w:lang w:val="en-AU"/>
        </w:rPr>
        <w:t>(</w:t>
      </w:r>
      <w:r w:rsidR="00A62891" w:rsidRPr="00B676F5">
        <w:rPr>
          <w:lang w:val="en-AU"/>
        </w:rPr>
        <w:t>2013</w:t>
      </w:r>
      <w:r w:rsidR="00A62891">
        <w:rPr>
          <w:lang w:val="en-AU"/>
        </w:rPr>
        <w:t>)</w:t>
      </w:r>
      <w:r w:rsidRPr="00B676F5">
        <w:rPr>
          <w:lang w:val="en-AU"/>
        </w:rPr>
        <w:t xml:space="preserve"> </w:t>
      </w:r>
      <w:hyperlink r:id="rId160" w:history="1">
        <w:r w:rsidRPr="00B676F5">
          <w:rPr>
            <w:rStyle w:val="Hyperlink"/>
            <w:lang w:val="en-AU"/>
          </w:rPr>
          <w:t>http://inspire.jrc.ec.europa.eu/documents/Data_Specifications/INSPIRE_DataSpecification_GE_v3.0.pdf</w:t>
        </w:r>
      </w:hyperlink>
      <w:bookmarkEnd w:id="1015"/>
    </w:p>
    <w:p w14:paraId="2CAE9901" w14:textId="2E6D7B6B" w:rsidR="00023F00" w:rsidRPr="00B676F5" w:rsidRDefault="00023F00" w:rsidP="00B676F5">
      <w:pPr>
        <w:pStyle w:val="ListParagraph"/>
        <w:numPr>
          <w:ilvl w:val="0"/>
          <w:numId w:val="34"/>
        </w:numPr>
        <w:rPr>
          <w:lang w:val="en-CA"/>
        </w:rPr>
      </w:pPr>
      <w:bookmarkStart w:id="1016" w:name="_Ref458065834"/>
      <w:r>
        <w:t>ISSC (International Subcommission on Stratigraphic Classification) of IUGS International Commission on Stratigraphy, International stratigraphic guide (2d edition, Amos Salvador, ed.): Trondheim, Norway, International Union of Geological Sciences, and Boulder, Colorado, Geological Society of America (1994)</w:t>
      </w:r>
      <w:bookmarkEnd w:id="1016"/>
    </w:p>
    <w:p w14:paraId="0108A78C" w14:textId="118D9C79" w:rsidR="000A6EE8" w:rsidRDefault="00A62891" w:rsidP="00B676F5">
      <w:pPr>
        <w:pStyle w:val="ListParagraph"/>
        <w:numPr>
          <w:ilvl w:val="0"/>
          <w:numId w:val="34"/>
        </w:numPr>
        <w:rPr>
          <w:lang w:val="en-CA"/>
        </w:rPr>
      </w:pPr>
      <w:bookmarkStart w:id="1017" w:name="_Ref458066676"/>
      <w:r>
        <w:rPr>
          <w:lang w:val="en-CA"/>
        </w:rPr>
        <w:t>Jackson, J.A.:</w:t>
      </w:r>
      <w:r w:rsidR="000A6EE8" w:rsidRPr="00B676F5">
        <w:rPr>
          <w:lang w:val="en-CA"/>
        </w:rPr>
        <w:t xml:space="preserve"> Glossary of geology, 4th ed.:  Alexandria, Virginia,</w:t>
      </w:r>
      <w:r>
        <w:rPr>
          <w:lang w:val="en-CA"/>
        </w:rPr>
        <w:t xml:space="preserve"> American Geological Institute (</w:t>
      </w:r>
      <w:r w:rsidRPr="00B676F5">
        <w:rPr>
          <w:lang w:val="en-CA"/>
        </w:rPr>
        <w:t>1997</w:t>
      </w:r>
      <w:r>
        <w:rPr>
          <w:lang w:val="en-CA"/>
        </w:rPr>
        <w:t>)</w:t>
      </w:r>
      <w:bookmarkEnd w:id="1017"/>
    </w:p>
    <w:p w14:paraId="77542FBF" w14:textId="5414DE0E" w:rsidR="007C615B" w:rsidRDefault="00C8182D" w:rsidP="007C615B">
      <w:pPr>
        <w:pStyle w:val="ListParagraph"/>
        <w:numPr>
          <w:ilvl w:val="0"/>
          <w:numId w:val="34"/>
        </w:numPr>
        <w:rPr>
          <w:lang w:val="en-CA"/>
        </w:rPr>
      </w:pPr>
      <w:bookmarkStart w:id="1018" w:name="_Ref458066089"/>
      <w:r>
        <w:rPr>
          <w:lang w:val="en-CA"/>
        </w:rPr>
        <w:t>Munsell soil color charts</w:t>
      </w:r>
      <w:r w:rsidR="007C615B" w:rsidRPr="007C615B">
        <w:rPr>
          <w:lang w:val="en-CA"/>
        </w:rPr>
        <w:t xml:space="preserve"> (Munsell Color: New Windsor, NY) Passey HB, Hugie VK, Williams EW, Ball DE (1994)</w:t>
      </w:r>
      <w:bookmarkEnd w:id="1018"/>
    </w:p>
    <w:p w14:paraId="45EE3B6D" w14:textId="4C6C6AA3" w:rsidR="000A6EE8" w:rsidRDefault="00A62891" w:rsidP="00B676F5">
      <w:pPr>
        <w:pStyle w:val="ListParagraph"/>
        <w:numPr>
          <w:ilvl w:val="0"/>
          <w:numId w:val="34"/>
        </w:numPr>
        <w:rPr>
          <w:lang w:val="en-CA"/>
        </w:rPr>
      </w:pPr>
      <w:bookmarkStart w:id="1019" w:name="_Ref458064875"/>
      <w:r>
        <w:rPr>
          <w:lang w:val="en-CA"/>
        </w:rPr>
        <w:t>NADM:</w:t>
      </w:r>
      <w:r w:rsidR="003D7505" w:rsidRPr="00B676F5">
        <w:rPr>
          <w:lang w:val="en-CA"/>
        </w:rPr>
        <w:t xml:space="preserve"> NADM Conceptual Model 1.0, A Conceptual Model for Geologic Map Information, co published as U.S. Geological Survey Open-File Report 2004-1334 and Geological Survey of Canada Open File 4737. </w:t>
      </w:r>
      <w:r>
        <w:rPr>
          <w:lang w:val="en-CA"/>
        </w:rPr>
        <w:t>(</w:t>
      </w:r>
      <w:r w:rsidRPr="00B676F5">
        <w:rPr>
          <w:lang w:val="en-CA"/>
        </w:rPr>
        <w:t>2004</w:t>
      </w:r>
      <w:r>
        <w:rPr>
          <w:lang w:val="en-CA"/>
        </w:rPr>
        <w:t xml:space="preserve">) </w:t>
      </w:r>
      <w:r w:rsidR="003D7505" w:rsidRPr="00B676F5">
        <w:rPr>
          <w:lang w:val="en-CA"/>
        </w:rPr>
        <w:t>&lt;</w:t>
      </w:r>
      <w:hyperlink r:id="rId161" w:history="1">
        <w:r w:rsidR="003D7505" w:rsidRPr="00B676F5">
          <w:rPr>
            <w:rStyle w:val="Hyperlink"/>
            <w:lang w:val="en-CA"/>
          </w:rPr>
          <w:t>http://pubs.usgs.gov/of/2004/1334/2004-1334.pdf</w:t>
        </w:r>
      </w:hyperlink>
      <w:r w:rsidR="003C54F8" w:rsidRPr="00B676F5">
        <w:rPr>
          <w:lang w:val="en-CA"/>
        </w:rPr>
        <w:t>&gt;</w:t>
      </w:r>
      <w:bookmarkEnd w:id="1019"/>
    </w:p>
    <w:p w14:paraId="572D819E" w14:textId="095197D3" w:rsidR="00424648" w:rsidRPr="00424648" w:rsidRDefault="00424648" w:rsidP="00424648">
      <w:pPr>
        <w:pStyle w:val="ListParagraph"/>
        <w:numPr>
          <w:ilvl w:val="0"/>
          <w:numId w:val="34"/>
        </w:numPr>
        <w:rPr>
          <w:lang w:val="en-CA"/>
        </w:rPr>
      </w:pPr>
      <w:bookmarkStart w:id="1020" w:name="_Ref458066370"/>
      <w:r>
        <w:rPr>
          <w:lang w:val="en-CA"/>
        </w:rPr>
        <w:t xml:space="preserve">NADM Science-language Technical Team, </w:t>
      </w:r>
      <w:hyperlink r:id="rId162" w:history="1">
        <w:r w:rsidRPr="008D6769">
          <w:rPr>
            <w:rStyle w:val="Hyperlink"/>
            <w:lang w:val="en-CA"/>
          </w:rPr>
          <w:t>http://ngmdb.usgs.gov/www-nadm/sltt/products.html</w:t>
        </w:r>
      </w:hyperlink>
      <w:r>
        <w:rPr>
          <w:lang w:val="en-CA"/>
        </w:rPr>
        <w:t xml:space="preserve"> (2004)</w:t>
      </w:r>
      <w:bookmarkEnd w:id="1020"/>
    </w:p>
    <w:p w14:paraId="2DE5F2DD" w14:textId="69A2D469" w:rsidR="000C3A85" w:rsidRPr="00B676F5" w:rsidRDefault="000C3A85" w:rsidP="00B676F5">
      <w:pPr>
        <w:pStyle w:val="ListParagraph"/>
        <w:numPr>
          <w:ilvl w:val="0"/>
          <w:numId w:val="34"/>
        </w:numPr>
        <w:rPr>
          <w:lang w:val="en-CA"/>
        </w:rPr>
      </w:pPr>
      <w:bookmarkStart w:id="1021" w:name="_Ref458065542"/>
      <w:r>
        <w:rPr>
          <w:lang w:val="en-CA"/>
        </w:rPr>
        <w:t>North American Commission of Stratigraphic Nomenclature (NACSN), North American Stratigraphic Code: American Association of Petroleum Geologists Bulletin, 89, 11, 1547-1591 (2005)</w:t>
      </w:r>
      <w:bookmarkEnd w:id="1021"/>
    </w:p>
    <w:p w14:paraId="60B32082" w14:textId="45605A88" w:rsidR="004A04F6" w:rsidRPr="00B676F5" w:rsidRDefault="00A62891" w:rsidP="00B676F5">
      <w:pPr>
        <w:pStyle w:val="ListParagraph"/>
        <w:numPr>
          <w:ilvl w:val="0"/>
          <w:numId w:val="34"/>
        </w:numPr>
        <w:rPr>
          <w:lang w:val="en-CA"/>
        </w:rPr>
      </w:pPr>
      <w:bookmarkStart w:id="1022" w:name="_Ref458066762"/>
      <w:r>
        <w:rPr>
          <w:lang w:val="en-CA"/>
        </w:rPr>
        <w:t>Passchier, C.W. &amp; Trouw, R.A.J.</w:t>
      </w:r>
      <w:r w:rsidR="004A04F6" w:rsidRPr="00B676F5">
        <w:rPr>
          <w:lang w:val="en-CA"/>
        </w:rPr>
        <w:t>: Microtectonics, Springer, ISBN 3-540-58713-6</w:t>
      </w:r>
      <w:r>
        <w:rPr>
          <w:lang w:val="en-CA"/>
        </w:rPr>
        <w:t xml:space="preserve"> (</w:t>
      </w:r>
      <w:r w:rsidRPr="00B676F5">
        <w:rPr>
          <w:lang w:val="en-CA"/>
        </w:rPr>
        <w:t>1998</w:t>
      </w:r>
      <w:r>
        <w:rPr>
          <w:lang w:val="en-CA"/>
        </w:rPr>
        <w:t>)</w:t>
      </w:r>
      <w:bookmarkEnd w:id="1022"/>
    </w:p>
    <w:p w14:paraId="4B1BE626" w14:textId="7850419D" w:rsidR="00681BCD" w:rsidRDefault="00681BCD" w:rsidP="00B676F5">
      <w:pPr>
        <w:pStyle w:val="ListParagraph"/>
        <w:numPr>
          <w:ilvl w:val="0"/>
          <w:numId w:val="34"/>
        </w:numPr>
      </w:pPr>
      <w:bookmarkStart w:id="1023" w:name="_Ref458066644"/>
      <w:r>
        <w:lastRenderedPageBreak/>
        <w:t>Sneed E.D, Folk R.L.. Pebbles in the lower Colorado River, Texas, a study of particle morphoge</w:t>
      </w:r>
      <w:r w:rsidR="00A62891">
        <w:t>nesis. Journal of Geology 66(2),</w:t>
      </w:r>
      <w:r>
        <w:t xml:space="preserve"> 114–150</w:t>
      </w:r>
      <w:r w:rsidR="00A62891">
        <w:t>, (1958)</w:t>
      </w:r>
      <w:bookmarkEnd w:id="1023"/>
    </w:p>
    <w:p w14:paraId="1E53A14D" w14:textId="4DE2AD80" w:rsidR="00F20F81" w:rsidRPr="00B676F5" w:rsidRDefault="00A62891" w:rsidP="00B676F5">
      <w:pPr>
        <w:pStyle w:val="ListParagraph"/>
        <w:numPr>
          <w:ilvl w:val="0"/>
          <w:numId w:val="34"/>
        </w:numPr>
        <w:rPr>
          <w:lang w:val="en-CA"/>
        </w:rPr>
      </w:pPr>
      <w:bookmarkStart w:id="1024" w:name="_Ref458066140"/>
      <w:r>
        <w:rPr>
          <w:lang w:val="en-CA"/>
        </w:rPr>
        <w:t>Steno, N.:</w:t>
      </w:r>
      <w:r w:rsidR="00F20F81" w:rsidRPr="00B676F5">
        <w:rPr>
          <w:lang w:val="en-CA"/>
        </w:rPr>
        <w:t xml:space="preserve"> The Prodromus of Nicolaus Steno’s Dissertation Concerning a Solid Body Enclosed by P</w:t>
      </w:r>
      <w:r>
        <w:rPr>
          <w:lang w:val="en-CA"/>
        </w:rPr>
        <w:t>rocess of Nature Within a Solid (</w:t>
      </w:r>
      <w:r w:rsidRPr="00B676F5">
        <w:rPr>
          <w:lang w:val="en-CA"/>
        </w:rPr>
        <w:t>1669</w:t>
      </w:r>
      <w:r>
        <w:rPr>
          <w:lang w:val="en-CA"/>
        </w:rPr>
        <w:t>)</w:t>
      </w:r>
      <w:bookmarkEnd w:id="1024"/>
    </w:p>
    <w:p w14:paraId="33459CDA" w14:textId="5A05971B" w:rsidR="003968C9" w:rsidRPr="00B676F5" w:rsidRDefault="003968C9" w:rsidP="00B676F5">
      <w:pPr>
        <w:pStyle w:val="ListParagraph"/>
        <w:numPr>
          <w:ilvl w:val="0"/>
          <w:numId w:val="34"/>
        </w:numPr>
        <w:rPr>
          <w:color w:val="1F1E1F"/>
        </w:rPr>
      </w:pPr>
      <w:bookmarkStart w:id="1025" w:name="_Ref458067157"/>
      <w:r w:rsidRPr="00B676F5">
        <w:rPr>
          <w:color w:val="1F1E1F"/>
        </w:rPr>
        <w:t>T</w:t>
      </w:r>
      <w:r w:rsidR="00A62891">
        <w:rPr>
          <w:color w:val="1F1E1F"/>
        </w:rPr>
        <w:t>únyi, I.:</w:t>
      </w:r>
      <w:r w:rsidRPr="00B676F5">
        <w:rPr>
          <w:color w:val="1F1E1F"/>
        </w:rPr>
        <w:t>Magnetostratigraphy of Badenian evaporite deposits (East Slovak Basin), GEOLOGICA CARPAT</w:t>
      </w:r>
      <w:r w:rsidR="00A62891">
        <w:rPr>
          <w:color w:val="1F1E1F"/>
        </w:rPr>
        <w:t>HICA, JUNE 2005, 56, 3, 273–284,</w:t>
      </w:r>
      <w:r w:rsidR="00A62891" w:rsidRPr="00B676F5">
        <w:rPr>
          <w:color w:val="1F1E1F"/>
        </w:rPr>
        <w:t xml:space="preserve"> (2005) </w:t>
      </w:r>
      <w:r w:rsidRPr="00B676F5">
        <w:rPr>
          <w:color w:val="1F1E1F"/>
        </w:rPr>
        <w:t>&lt;</w:t>
      </w:r>
      <w:hyperlink r:id="rId163" w:history="1">
        <w:r w:rsidRPr="006C3FF2">
          <w:rPr>
            <w:rStyle w:val="Hyperlink"/>
          </w:rPr>
          <w:t>http://www.geologicacarpathica.com/GeolCarp_Vol56_No3_273_284.html</w:t>
        </w:r>
      </w:hyperlink>
      <w:r w:rsidRPr="00B676F5">
        <w:rPr>
          <w:color w:val="1F1E1F"/>
        </w:rPr>
        <w:t>&gt;</w:t>
      </w:r>
      <w:bookmarkEnd w:id="1025"/>
      <w:r w:rsidRPr="00B676F5">
        <w:rPr>
          <w:color w:val="1F1E1F"/>
        </w:rPr>
        <w:t xml:space="preserve"> </w:t>
      </w:r>
    </w:p>
    <w:p w14:paraId="47400B5A" w14:textId="5C9FEDFA" w:rsidR="004A04F6" w:rsidRPr="00B676F5" w:rsidRDefault="004A04F6" w:rsidP="00B676F5">
      <w:pPr>
        <w:pStyle w:val="ListParagraph"/>
        <w:numPr>
          <w:ilvl w:val="0"/>
          <w:numId w:val="34"/>
        </w:numPr>
        <w:rPr>
          <w:lang w:val="en-CA"/>
        </w:rPr>
      </w:pPr>
      <w:bookmarkStart w:id="1026" w:name="_Ref458066787"/>
      <w:r w:rsidRPr="00B676F5">
        <w:rPr>
          <w:lang w:val="en-CA"/>
        </w:rPr>
        <w:t>Turner,</w:t>
      </w:r>
      <w:r w:rsidR="00A62891">
        <w:rPr>
          <w:lang w:val="en-CA"/>
        </w:rPr>
        <w:t xml:space="preserve"> </w:t>
      </w:r>
      <w:r w:rsidRPr="00B676F5">
        <w:rPr>
          <w:lang w:val="en-CA"/>
        </w:rPr>
        <w:t>F.J</w:t>
      </w:r>
      <w:r w:rsidR="00A62891">
        <w:rPr>
          <w:lang w:val="en-CA"/>
        </w:rPr>
        <w:t>.</w:t>
      </w:r>
      <w:r w:rsidRPr="00B676F5">
        <w:rPr>
          <w:lang w:val="en-CA"/>
        </w:rPr>
        <w:t xml:space="preserve">, </w:t>
      </w:r>
      <w:r w:rsidR="00A62891">
        <w:rPr>
          <w:lang w:val="en-CA"/>
        </w:rPr>
        <w:t>Weiss, L.E.:</w:t>
      </w:r>
      <w:r w:rsidRPr="00B676F5">
        <w:rPr>
          <w:lang w:val="en-CA"/>
        </w:rPr>
        <w:t xml:space="preserve">  Structural Analysis of Metamorphic Tectoni</w:t>
      </w:r>
      <w:r w:rsidR="00A62891">
        <w:rPr>
          <w:lang w:val="en-CA"/>
        </w:rPr>
        <w:t>tes. McGraw-Hill, New York, N.Y, 545</w:t>
      </w:r>
      <w:r w:rsidR="00A62891" w:rsidRPr="00A62891">
        <w:rPr>
          <w:lang w:val="en-CA"/>
        </w:rPr>
        <w:t xml:space="preserve"> </w:t>
      </w:r>
      <w:r w:rsidR="00A62891">
        <w:rPr>
          <w:lang w:val="en-CA"/>
        </w:rPr>
        <w:t>(1963)</w:t>
      </w:r>
      <w:bookmarkEnd w:id="1026"/>
    </w:p>
    <w:p w14:paraId="22AF632D" w14:textId="344519DA" w:rsidR="000A6EE8" w:rsidRPr="00B676F5" w:rsidRDefault="00A62891" w:rsidP="00B676F5">
      <w:pPr>
        <w:pStyle w:val="ListParagraph"/>
        <w:numPr>
          <w:ilvl w:val="0"/>
          <w:numId w:val="34"/>
        </w:numPr>
        <w:rPr>
          <w:lang w:val="en-CA"/>
        </w:rPr>
      </w:pPr>
      <w:bookmarkStart w:id="1027" w:name="_Ref458066166"/>
      <w:r>
        <w:rPr>
          <w:lang w:val="en-CA"/>
        </w:rPr>
        <w:t>v</w:t>
      </w:r>
      <w:r w:rsidR="000A6EE8" w:rsidRPr="00B676F5">
        <w:rPr>
          <w:lang w:val="en-CA"/>
        </w:rPr>
        <w:t>an der Plicht, J., A. Hogg, A.</w:t>
      </w:r>
      <w:r>
        <w:rPr>
          <w:lang w:val="en-CA"/>
        </w:rPr>
        <w:t>:A note on reporting radiocarbon</w:t>
      </w:r>
      <w:r w:rsidR="000A6EE8" w:rsidRPr="00B676F5">
        <w:rPr>
          <w:lang w:val="en-CA"/>
        </w:rPr>
        <w:t>. Quaternar</w:t>
      </w:r>
      <w:r>
        <w:rPr>
          <w:lang w:val="en-CA"/>
        </w:rPr>
        <w:t xml:space="preserve">y Geochronology 1 (4): 237–240 (2006) </w:t>
      </w:r>
      <w:r w:rsidR="000A6EE8" w:rsidRPr="00B676F5">
        <w:rPr>
          <w:lang w:val="en-CA"/>
        </w:rPr>
        <w:t>do</w:t>
      </w:r>
      <w:r w:rsidR="00F02ED9" w:rsidRPr="00B676F5">
        <w:rPr>
          <w:lang w:val="en-CA"/>
        </w:rPr>
        <w:t>i:10.1016/j.quageo.2006.07.001.</w:t>
      </w:r>
      <w:bookmarkEnd w:id="1027"/>
    </w:p>
    <w:p w14:paraId="5F21EA29" w14:textId="7EB40070" w:rsidR="00C01850" w:rsidRPr="00B676F5" w:rsidRDefault="001111B0" w:rsidP="00B676F5">
      <w:pPr>
        <w:pStyle w:val="ListParagraph"/>
        <w:numPr>
          <w:ilvl w:val="0"/>
          <w:numId w:val="34"/>
        </w:numPr>
        <w:rPr>
          <w:lang w:val="en-CA"/>
        </w:rPr>
      </w:pPr>
      <w:bookmarkStart w:id="1028" w:name="_Ref458067225"/>
      <w:commentRangeStart w:id="1029"/>
      <w:r w:rsidRPr="00B676F5">
        <w:rPr>
          <w:lang w:val="en-CA"/>
        </w:rPr>
        <w:t>Ventouras, S</w:t>
      </w:r>
      <w:r w:rsidR="00A62891">
        <w:rPr>
          <w:lang w:val="en-CA"/>
        </w:rPr>
        <w:t>.</w:t>
      </w:r>
      <w:r w:rsidRPr="00B676F5">
        <w:rPr>
          <w:lang w:val="en-CA"/>
        </w:rPr>
        <w:t>, Lawrence, B</w:t>
      </w:r>
      <w:r w:rsidR="00A62891">
        <w:rPr>
          <w:lang w:val="en-CA"/>
        </w:rPr>
        <w:t>.</w:t>
      </w:r>
      <w:r w:rsidRPr="00B676F5">
        <w:rPr>
          <w:lang w:val="en-CA"/>
        </w:rPr>
        <w:t>N</w:t>
      </w:r>
      <w:r w:rsidR="00A62891">
        <w:rPr>
          <w:lang w:val="en-CA"/>
        </w:rPr>
        <w:t>.</w:t>
      </w:r>
      <w:r w:rsidRPr="00B676F5">
        <w:rPr>
          <w:lang w:val="en-CA"/>
        </w:rPr>
        <w:t xml:space="preserve"> and Cox, </w:t>
      </w:r>
      <w:r w:rsidR="00A62891">
        <w:rPr>
          <w:lang w:val="en-CA"/>
        </w:rPr>
        <w:t>S.:</w:t>
      </w:r>
      <w:r w:rsidRPr="00B676F5">
        <w:rPr>
          <w:lang w:val="en-CA"/>
        </w:rPr>
        <w:t>MOLES-v3 Information Model. In: E</w:t>
      </w:r>
      <w:r w:rsidR="00A62891">
        <w:rPr>
          <w:lang w:val="en-CA"/>
        </w:rPr>
        <w:t>GU General Assembly Vienna 2010,</w:t>
      </w:r>
      <w:r w:rsidR="00A62891" w:rsidRPr="00A62891">
        <w:rPr>
          <w:lang w:val="en-CA"/>
        </w:rPr>
        <w:t xml:space="preserve"> </w:t>
      </w:r>
      <w:r w:rsidR="00A62891" w:rsidRPr="00B676F5">
        <w:rPr>
          <w:lang w:val="en-CA"/>
        </w:rPr>
        <w:t>(2009)</w:t>
      </w:r>
      <w:commentRangeEnd w:id="1029"/>
      <w:r w:rsidR="00A62891">
        <w:rPr>
          <w:rStyle w:val="CommentReference"/>
        </w:rPr>
        <w:commentReference w:id="1029"/>
      </w:r>
      <w:bookmarkEnd w:id="1028"/>
    </w:p>
    <w:p w14:paraId="34AA78F2" w14:textId="57E3E39D" w:rsidR="006C3FF2" w:rsidRDefault="00A62891" w:rsidP="00B676F5">
      <w:pPr>
        <w:pStyle w:val="ListParagraph"/>
        <w:numPr>
          <w:ilvl w:val="0"/>
          <w:numId w:val="34"/>
        </w:numPr>
      </w:pPr>
      <w:bookmarkStart w:id="1030" w:name="_Ref458066679"/>
      <w:r>
        <w:t>Wadell, H.:</w:t>
      </w:r>
      <w:r w:rsidR="006C3FF2">
        <w:t xml:space="preserve"> Volume, shape, and roundness of rock particle</w:t>
      </w:r>
      <w:r>
        <w:t>s. Journal of Geology 40 (1932)</w:t>
      </w:r>
      <w:bookmarkEnd w:id="1030"/>
    </w:p>
    <w:p w14:paraId="001A4034" w14:textId="7180E640" w:rsidR="005D5B95" w:rsidRPr="006C3FF2" w:rsidRDefault="005D5B95" w:rsidP="00B676F5">
      <w:pPr>
        <w:pStyle w:val="ListParagraph"/>
        <w:numPr>
          <w:ilvl w:val="0"/>
          <w:numId w:val="34"/>
        </w:numPr>
      </w:pPr>
      <w:bookmarkStart w:id="1031" w:name="_Ref458067102"/>
      <w:r w:rsidRPr="006C3FF2">
        <w:t>Walshe, S.L. G</w:t>
      </w:r>
      <w:r w:rsidR="00A62891">
        <w:t>radstein, F.M. &amp; Ogg, J.G.:</w:t>
      </w:r>
      <w:r w:rsidRPr="006C3FF2">
        <w:t xml:space="preserve"> History, philosophy, and application of the Global Stratotype Section and Poin</w:t>
      </w:r>
      <w:r w:rsidR="00A62891">
        <w:t>t (GSSP), Lethaia, 37, 201-218,</w:t>
      </w:r>
      <w:r w:rsidRPr="006C3FF2">
        <w:t xml:space="preserve">  ISSN 0024-1164</w:t>
      </w:r>
      <w:r w:rsidR="00A62891">
        <w:t xml:space="preserve"> </w:t>
      </w:r>
      <w:r w:rsidR="00A62891">
        <w:rPr>
          <w:lang w:val="en-CA"/>
        </w:rPr>
        <w:t>(</w:t>
      </w:r>
      <w:r w:rsidR="00A62891" w:rsidRPr="006C3FF2">
        <w:t>2004</w:t>
      </w:r>
      <w:r w:rsidR="00A62891">
        <w:t>)</w:t>
      </w:r>
      <w:r w:rsidR="00A62891" w:rsidRPr="006C3FF2">
        <w:t xml:space="preserve"> </w:t>
      </w:r>
      <w:r w:rsidR="00A62891">
        <w:t>&lt;</w:t>
      </w:r>
      <w:hyperlink r:id="rId164" w:history="1">
        <w:r w:rsidR="006C3FF2" w:rsidRPr="00B676F5">
          <w:rPr>
            <w:rStyle w:val="Hyperlink"/>
            <w:lang w:val="en-CA"/>
          </w:rPr>
          <w:t>http://precambrian.stratigraphy.org/Walsh_et_al_2004.pdf</w:t>
        </w:r>
      </w:hyperlink>
      <w:r w:rsidR="006C3FF2" w:rsidRPr="00B676F5">
        <w:rPr>
          <w:rStyle w:val="Hyperlink"/>
          <w:lang w:val="en-CA"/>
        </w:rPr>
        <w:t>&gt;</w:t>
      </w:r>
      <w:bookmarkEnd w:id="1031"/>
    </w:p>
    <w:p w14:paraId="1723E3C4" w14:textId="534847D8" w:rsidR="00E32A61" w:rsidRPr="00B676F5" w:rsidRDefault="00A62891" w:rsidP="00B676F5">
      <w:pPr>
        <w:pStyle w:val="ListParagraph"/>
        <w:numPr>
          <w:ilvl w:val="0"/>
          <w:numId w:val="34"/>
        </w:numPr>
        <w:rPr>
          <w:lang w:val="en-CA"/>
        </w:rPr>
      </w:pPr>
      <w:bookmarkStart w:id="1032" w:name="_Ref458066647"/>
      <w:r>
        <w:t>Zingg, T.:</w:t>
      </w:r>
      <w:r w:rsidR="006C3FF2" w:rsidRPr="006C3FF2">
        <w:t xml:space="preserve"> Beiträge zur Schotteranalyze:  </w:t>
      </w:r>
      <w:r>
        <w:t xml:space="preserve">In </w:t>
      </w:r>
      <w:r w:rsidR="006C3FF2" w:rsidRPr="006C3FF2">
        <w:t>Schweiz. Min</w:t>
      </w:r>
      <w:r>
        <w:t>eralog. Petrog. Mitt, v. 15, 39-140 (</w:t>
      </w:r>
      <w:r w:rsidRPr="006C3FF2">
        <w:t>1935</w:t>
      </w:r>
      <w:r>
        <w:t>)</w:t>
      </w:r>
      <w:bookmarkEnd w:id="1032"/>
    </w:p>
    <w:sectPr w:rsidR="00E32A61" w:rsidRPr="00B676F5"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2" w:author="Boisvert, Eric" w:date="2016-08-03T12:31:00Z" w:initials="BE">
    <w:p w14:paraId="0869B0D9" w14:textId="4604046E" w:rsidR="00AE476B" w:rsidRDefault="00AE476B">
      <w:pPr>
        <w:pStyle w:val="CommentText"/>
      </w:pPr>
      <w:r>
        <w:rPr>
          <w:rStyle w:val="CommentReference"/>
        </w:rPr>
        <w:annotationRef/>
      </w:r>
      <w:r>
        <w:t>I had to rework this one because I realized that DescriptionPurpose was not following the URI thing.</w:t>
      </w:r>
    </w:p>
  </w:comment>
  <w:comment w:id="117" w:author="Ollie Raymond" w:date="2016-08-08T16:21:00Z" w:initials="OLR">
    <w:p w14:paraId="15C61BE7" w14:textId="10365E2F" w:rsidR="004B545F" w:rsidRPr="004B545F" w:rsidRDefault="004B545F" w:rsidP="004B545F">
      <w:pPr>
        <w:spacing w:before="100" w:beforeAutospacing="1" w:after="100" w:afterAutospacing="1" w:line="230" w:lineRule="atLeast"/>
        <w:rPr>
          <w:rFonts w:asciiTheme="minorHAnsi" w:eastAsia="MS Mincho" w:hAnsiTheme="minorHAnsi"/>
          <w:sz w:val="22"/>
          <w:szCs w:val="22"/>
          <w:lang w:val="en-CA"/>
        </w:rPr>
      </w:pPr>
      <w:r>
        <w:rPr>
          <w:rStyle w:val="CommentReference"/>
        </w:rPr>
        <w:annotationRef/>
      </w:r>
      <w:r w:rsidRPr="004B545F">
        <w:rPr>
          <w:sz w:val="22"/>
          <w:szCs w:val="22"/>
        </w:rPr>
        <w:t xml:space="preserve"> Isn’t this </w:t>
      </w:r>
      <w:r>
        <w:rPr>
          <w:sz w:val="22"/>
          <w:szCs w:val="22"/>
        </w:rPr>
        <w:t xml:space="preserve">sentence </w:t>
      </w:r>
      <w:r w:rsidRPr="004B545F">
        <w:rPr>
          <w:sz w:val="22"/>
          <w:szCs w:val="22"/>
        </w:rPr>
        <w:t xml:space="preserve">inconsistent with </w:t>
      </w:r>
      <w:r w:rsidRPr="004B545F">
        <w:rPr>
          <w:rStyle w:val="requri"/>
          <w:rFonts w:asciiTheme="minorHAnsi" w:hAnsiTheme="minorHAnsi"/>
          <w:noProof/>
          <w:sz w:val="22"/>
          <w:szCs w:val="22"/>
          <w:lang w:val="en-CA"/>
        </w:rPr>
        <w:t>/req/gsml4-lod/codelistURI</w:t>
      </w:r>
      <w:r w:rsidRPr="004B545F">
        <w:rPr>
          <w:rFonts w:asciiTheme="minorHAnsi" w:eastAsia="MS Mincho" w:hAnsiTheme="minorHAnsi"/>
          <w:sz w:val="22"/>
          <w:szCs w:val="22"/>
          <w:lang w:val="en-CA"/>
        </w:rPr>
        <w:t>?</w:t>
      </w:r>
    </w:p>
  </w:comment>
  <w:comment w:id="935" w:author="Boisvert, Eric" w:date="2016-08-03T12:58:00Z" w:initials="BE">
    <w:p w14:paraId="5B375164" w14:textId="461DEFAE" w:rsidR="00AE476B" w:rsidRDefault="00AE476B">
      <w:pPr>
        <w:pStyle w:val="CommentText"/>
      </w:pPr>
      <w:r>
        <w:rPr>
          <w:rStyle w:val="CommentReference"/>
        </w:rPr>
        <w:annotationRef/>
      </w:r>
      <w:r>
        <w:t>Note: It does not implement GeoSciML core, but Conceptual.  It could not implement several of the core rules.</w:t>
      </w:r>
    </w:p>
  </w:comment>
  <w:comment w:id="947" w:author="SSO Standard Desktop" w:date="2016-07-31T18:25:00Z" w:initials="SSD">
    <w:p w14:paraId="26958D8B" w14:textId="59535217" w:rsidR="00AE476B" w:rsidRDefault="00AE476B">
      <w:pPr>
        <w:pStyle w:val="CommentText"/>
      </w:pPr>
      <w:r>
        <w:rPr>
          <w:rStyle w:val="CommentReference"/>
        </w:rPr>
        <w:annotationRef/>
      </w:r>
      <w:r>
        <w:t>Is it ?</w:t>
      </w:r>
    </w:p>
  </w:comment>
  <w:comment w:id="1006" w:author="Boisvert, Eric" w:date="2016-08-05T09:51:00Z" w:initials="BE">
    <w:p w14:paraId="46DCA5AF" w14:textId="132FFB21" w:rsidR="00AE476B" w:rsidRDefault="00AE476B">
      <w:pPr>
        <w:pStyle w:val="CommentText"/>
      </w:pPr>
      <w:r>
        <w:rPr>
          <w:rStyle w:val="CommentReference"/>
        </w:rPr>
        <w:annotationRef/>
      </w:r>
      <w:r>
        <w:t>This is the r bit (eg: 16-008r1) after the OGC #.  Not sure if we are are 1 or 2.  I assume first OAB submission was r1 and this is r2 (update the presentation page ?)</w:t>
      </w:r>
    </w:p>
  </w:comment>
  <w:comment w:id="1029" w:author="Boisvert, Eric" w:date="2016-08-02T12:41:00Z" w:initials="BE">
    <w:p w14:paraId="5A81C6F1" w14:textId="12406BE3" w:rsidR="00AE476B" w:rsidRDefault="00AE476B">
      <w:pPr>
        <w:pStyle w:val="CommentText"/>
      </w:pPr>
      <w:r>
        <w:rPr>
          <w:rStyle w:val="CommentReference"/>
        </w:rPr>
        <w:annotationRef/>
      </w:r>
      <w:r>
        <w:t>Is it 2009 or 2010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BE47D0" w14:textId="77777777" w:rsidR="00AE476B" w:rsidRDefault="00AE476B">
      <w:pPr>
        <w:spacing w:after="0"/>
      </w:pPr>
      <w:r>
        <w:separator/>
      </w:r>
    </w:p>
  </w:endnote>
  <w:endnote w:type="continuationSeparator" w:id="0">
    <w:p w14:paraId="4CE9134E" w14:textId="77777777" w:rsidR="00AE476B" w:rsidRDefault="00AE47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AE476B" w:rsidRDefault="00AE476B">
    <w:pPr>
      <w:pStyle w:val="Footer"/>
      <w:jc w:val="center"/>
    </w:pPr>
    <w:r>
      <w:fldChar w:fldCharType="begin"/>
    </w:r>
    <w:r>
      <w:instrText xml:space="preserve"> PAGE   \* MERGEFORMAT </w:instrText>
    </w:r>
    <w:r>
      <w:fldChar w:fldCharType="separate"/>
    </w:r>
    <w:r w:rsidR="004C4550">
      <w:rPr>
        <w:noProof/>
      </w:rPr>
      <w:t>65</w:t>
    </w:r>
    <w:r>
      <w:rPr>
        <w:noProof/>
      </w:rPr>
      <w:fldChar w:fldCharType="end"/>
    </w:r>
  </w:p>
  <w:p w14:paraId="5299F2EC" w14:textId="6ACF2E1F" w:rsidR="00AE476B" w:rsidRPr="0079517D" w:rsidRDefault="00AE476B" w:rsidP="0079517D">
    <w:pPr>
      <w:pStyle w:val="Footer"/>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4C3D32" w14:textId="77777777" w:rsidR="00AE476B" w:rsidRDefault="00AE476B">
      <w:pPr>
        <w:spacing w:after="0"/>
      </w:pPr>
      <w:r>
        <w:separator/>
      </w:r>
    </w:p>
  </w:footnote>
  <w:footnote w:type="continuationSeparator" w:id="0">
    <w:p w14:paraId="615A558D" w14:textId="77777777" w:rsidR="00AE476B" w:rsidRDefault="00AE476B">
      <w:pPr>
        <w:spacing w:after="0"/>
      </w:pPr>
      <w:r>
        <w:continuationSeparator/>
      </w:r>
    </w:p>
  </w:footnote>
  <w:footnote w:id="1">
    <w:p w14:paraId="015C3D42" w14:textId="77777777" w:rsidR="00AE476B" w:rsidRDefault="00AE476B">
      <w:pPr>
        <w:pStyle w:val="FootnoteText"/>
      </w:pPr>
      <w:r>
        <w:footnoteRef/>
      </w:r>
      <w:r>
        <w:t xml:space="preserve"> </w:t>
      </w:r>
      <w:hyperlink r:id="rId1" w:history="1">
        <w:r>
          <w:rPr>
            <w:rStyle w:val="Hyperlink"/>
          </w:rPr>
          <w:t>www.opengeospatial.org/cite</w:t>
        </w:r>
      </w:hyperlink>
      <w:r>
        <w:t xml:space="preserve"> </w:t>
      </w:r>
    </w:p>
  </w:footnote>
  <w:footnote w:id="2">
    <w:p w14:paraId="5FE713CD" w14:textId="7D3BA1BA" w:rsidR="00AE476B" w:rsidRPr="00674005" w:rsidRDefault="00AE476B">
      <w:pPr>
        <w:pStyle w:val="FootnoteText"/>
        <w:rPr>
          <w:lang w:val="en-CA"/>
        </w:rPr>
      </w:pPr>
      <w:r>
        <w:rPr>
          <w:rStyle w:val="FootnoteReference"/>
        </w:rPr>
        <w:footnoteRef/>
      </w:r>
      <w:r>
        <w:t xml:space="preserve"> </w:t>
      </w:r>
      <w:hyperlink r:id="rId2" w:history="1">
        <w:r w:rsidRPr="00A634B6">
          <w:rPr>
            <w:rStyle w:val="Hyperlink"/>
          </w:rPr>
          <w:t>https://www.w3.org/2001/tag/doc/httpRange-14/2007-05-31/HttpRange-14</w:t>
        </w:r>
      </w:hyperlink>
      <w:r>
        <w:t xml:space="preserve"> Clause 2</w:t>
      </w:r>
    </w:p>
  </w:footnote>
  <w:footnote w:id="3">
    <w:p w14:paraId="3254F8DB" w14:textId="76AC5ABD" w:rsidR="00AE476B" w:rsidRPr="006F2ACD" w:rsidRDefault="00AE476B" w:rsidP="00657E64">
      <w:pPr>
        <w:pStyle w:val="FootnoteText"/>
        <w:rPr>
          <w:lang w:val="en-CA"/>
        </w:rPr>
      </w:pPr>
      <w:r>
        <w:rPr>
          <w:rStyle w:val="FootnoteReference"/>
        </w:rPr>
        <w:footnoteRef/>
      </w:r>
      <w:r>
        <w:t xml:space="preserve"> </w:t>
      </w:r>
      <w:r w:rsidRPr="00DC32F6">
        <w:rPr>
          <w:rStyle w:val="Entity"/>
        </w:rPr>
        <w:t>SWE RealPair</w:t>
      </w:r>
      <w:r>
        <w:rPr>
          <w:lang w:val="en-CA"/>
        </w:rPr>
        <w:t xml:space="preserve"> is encoded as space delimited lists (</w:t>
      </w:r>
      <w:r w:rsidRPr="00DC32F6">
        <w:rPr>
          <w:rStyle w:val="xmlChar"/>
        </w:rPr>
        <w:t>&lt;swe:value&gt;10 300&lt;/swe:value&gt;</w:t>
      </w:r>
      <w:r>
        <w:rPr>
          <w:lang w:val="en-CA"/>
        </w:rPr>
        <w:t xml:space="preserve"> in XML) , which demands that clients parse the string to extract each token.  To build a WFS/FES query that tests the first element, it requires parsing the string either using </w:t>
      </w:r>
      <w:r w:rsidRPr="00DC32F6">
        <w:rPr>
          <w:rStyle w:val="xmlChar"/>
        </w:rPr>
        <w:t>string-before(swe:value,</w:t>
      </w:r>
      <w:r>
        <w:rPr>
          <w:rStyle w:val="xmlChar"/>
        </w:rPr>
        <w:t>' '</w:t>
      </w:r>
      <w:r w:rsidRPr="00DC32F6">
        <w:rPr>
          <w:rStyle w:val="xmlChar"/>
        </w:rPr>
        <w:t xml:space="preserve">) </w:t>
      </w:r>
      <w:r>
        <w:rPr>
          <w:lang w:val="en-CA"/>
        </w:rPr>
        <w:t xml:space="preserve"> or </w:t>
      </w:r>
      <w:r w:rsidRPr="00DC32F6">
        <w:rPr>
          <w:rStyle w:val="xmlChar"/>
        </w:rPr>
        <w:t>tokenize(swe:value,' ')</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9551D5"/>
    <w:multiLevelType w:val="hybridMultilevel"/>
    <w:tmpl w:val="545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9BB235A"/>
    <w:multiLevelType w:val="hybridMultilevel"/>
    <w:tmpl w:val="B7F23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3E9E7A02"/>
    <w:multiLevelType w:val="hybridMultilevel"/>
    <w:tmpl w:val="BF746166"/>
    <w:lvl w:ilvl="0" w:tplc="1009000F">
      <w:start w:val="1"/>
      <w:numFmt w:val="decimal"/>
      <w:lvlText w:val="%1."/>
      <w:lvlJc w:val="left"/>
      <w:pPr>
        <w:ind w:left="785" w:hanging="360"/>
      </w:p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20">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58021C8E"/>
    <w:multiLevelType w:val="hybridMultilevel"/>
    <w:tmpl w:val="46F8F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7">
    <w:nsid w:val="61204266"/>
    <w:multiLevelType w:val="hybridMultilevel"/>
    <w:tmpl w:val="FD80D8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3">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2"/>
  </w:num>
  <w:num w:numId="2">
    <w:abstractNumId w:val="0"/>
  </w:num>
  <w:num w:numId="3">
    <w:abstractNumId w:val="9"/>
  </w:num>
  <w:num w:numId="4">
    <w:abstractNumId w:val="13"/>
  </w:num>
  <w:num w:numId="5">
    <w:abstractNumId w:val="11"/>
  </w:num>
  <w:num w:numId="6">
    <w:abstractNumId w:val="10"/>
  </w:num>
  <w:num w:numId="7">
    <w:abstractNumId w:val="15"/>
  </w:num>
  <w:num w:numId="8">
    <w:abstractNumId w:val="6"/>
  </w:num>
  <w:num w:numId="9">
    <w:abstractNumId w:val="26"/>
  </w:num>
  <w:num w:numId="10">
    <w:abstractNumId w:val="20"/>
  </w:num>
  <w:num w:numId="11">
    <w:abstractNumId w:val="3"/>
  </w:num>
  <w:num w:numId="12">
    <w:abstractNumId w:val="18"/>
  </w:num>
  <w:num w:numId="13">
    <w:abstractNumId w:val="5"/>
  </w:num>
  <w:num w:numId="14">
    <w:abstractNumId w:val="22"/>
  </w:num>
  <w:num w:numId="15">
    <w:abstractNumId w:val="17"/>
  </w:num>
  <w:num w:numId="16">
    <w:abstractNumId w:val="30"/>
  </w:num>
  <w:num w:numId="17">
    <w:abstractNumId w:val="2"/>
  </w:num>
  <w:num w:numId="18">
    <w:abstractNumId w:val="8"/>
  </w:num>
  <w:num w:numId="19">
    <w:abstractNumId w:val="1"/>
  </w:num>
  <w:num w:numId="20">
    <w:abstractNumId w:val="29"/>
  </w:num>
  <w:num w:numId="21">
    <w:abstractNumId w:val="33"/>
  </w:num>
  <w:num w:numId="22">
    <w:abstractNumId w:val="4"/>
  </w:num>
  <w:num w:numId="23">
    <w:abstractNumId w:val="16"/>
  </w:num>
  <w:num w:numId="24">
    <w:abstractNumId w:val="23"/>
  </w:num>
  <w:num w:numId="25">
    <w:abstractNumId w:val="28"/>
  </w:num>
  <w:num w:numId="26">
    <w:abstractNumId w:val="24"/>
  </w:num>
  <w:num w:numId="27">
    <w:abstractNumId w:val="31"/>
  </w:num>
  <w:num w:numId="28">
    <w:abstractNumId w:val="14"/>
  </w:num>
  <w:num w:numId="29">
    <w:abstractNumId w:val="21"/>
  </w:num>
  <w:num w:numId="30">
    <w:abstractNumId w:val="19"/>
  </w:num>
  <w:num w:numId="31">
    <w:abstractNumId w:val="27"/>
  </w:num>
  <w:num w:numId="32">
    <w:abstractNumId w:val="25"/>
  </w:num>
  <w:num w:numId="33">
    <w:abstractNumId w:val="7"/>
  </w:num>
  <w:num w:numId="34">
    <w:abstractNumId w:val="1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num>
  <w:num w:numId="42">
    <w:abstractNumId w:val="32"/>
  </w:num>
  <w:num w:numId="43">
    <w:abstractNumId w:val="32"/>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revisionView w:markup="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5D4F"/>
    <w:rsid w:val="00006FB0"/>
    <w:rsid w:val="000077DC"/>
    <w:rsid w:val="00011F66"/>
    <w:rsid w:val="000207F9"/>
    <w:rsid w:val="000209D6"/>
    <w:rsid w:val="00020BE9"/>
    <w:rsid w:val="00023F00"/>
    <w:rsid w:val="00024B9A"/>
    <w:rsid w:val="0002555A"/>
    <w:rsid w:val="00026A2F"/>
    <w:rsid w:val="0002750B"/>
    <w:rsid w:val="00030BF1"/>
    <w:rsid w:val="00031805"/>
    <w:rsid w:val="00031808"/>
    <w:rsid w:val="0003221C"/>
    <w:rsid w:val="00033D7C"/>
    <w:rsid w:val="00034618"/>
    <w:rsid w:val="00035A95"/>
    <w:rsid w:val="000366C7"/>
    <w:rsid w:val="000373FF"/>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3EB9"/>
    <w:rsid w:val="00074FA2"/>
    <w:rsid w:val="0007548F"/>
    <w:rsid w:val="00075F5E"/>
    <w:rsid w:val="00077991"/>
    <w:rsid w:val="0008257A"/>
    <w:rsid w:val="00083053"/>
    <w:rsid w:val="000841A4"/>
    <w:rsid w:val="000843E1"/>
    <w:rsid w:val="00084AC2"/>
    <w:rsid w:val="00090DCF"/>
    <w:rsid w:val="00091990"/>
    <w:rsid w:val="00093E54"/>
    <w:rsid w:val="000944A6"/>
    <w:rsid w:val="00094557"/>
    <w:rsid w:val="00094B6D"/>
    <w:rsid w:val="000A04A2"/>
    <w:rsid w:val="000A1C4C"/>
    <w:rsid w:val="000A5304"/>
    <w:rsid w:val="000A6EE8"/>
    <w:rsid w:val="000A73AD"/>
    <w:rsid w:val="000A793F"/>
    <w:rsid w:val="000B0CDD"/>
    <w:rsid w:val="000B1244"/>
    <w:rsid w:val="000B31E6"/>
    <w:rsid w:val="000B4649"/>
    <w:rsid w:val="000B4F44"/>
    <w:rsid w:val="000B5803"/>
    <w:rsid w:val="000B617A"/>
    <w:rsid w:val="000B752C"/>
    <w:rsid w:val="000C3459"/>
    <w:rsid w:val="000C3A85"/>
    <w:rsid w:val="000C4224"/>
    <w:rsid w:val="000C4BA0"/>
    <w:rsid w:val="000C65F3"/>
    <w:rsid w:val="000C73AB"/>
    <w:rsid w:val="000D14BE"/>
    <w:rsid w:val="000D1B66"/>
    <w:rsid w:val="000D2673"/>
    <w:rsid w:val="000D2F14"/>
    <w:rsid w:val="000D36D8"/>
    <w:rsid w:val="000D4260"/>
    <w:rsid w:val="000D7067"/>
    <w:rsid w:val="000D7633"/>
    <w:rsid w:val="000E100B"/>
    <w:rsid w:val="000E3769"/>
    <w:rsid w:val="000E3D9B"/>
    <w:rsid w:val="000E3F24"/>
    <w:rsid w:val="000E58BB"/>
    <w:rsid w:val="000E5F9D"/>
    <w:rsid w:val="000E6DBE"/>
    <w:rsid w:val="000F075C"/>
    <w:rsid w:val="000F2E6A"/>
    <w:rsid w:val="000F4A5C"/>
    <w:rsid w:val="000F4D17"/>
    <w:rsid w:val="000F58DA"/>
    <w:rsid w:val="0010071D"/>
    <w:rsid w:val="001050D1"/>
    <w:rsid w:val="00106124"/>
    <w:rsid w:val="001111B0"/>
    <w:rsid w:val="001117EA"/>
    <w:rsid w:val="00112001"/>
    <w:rsid w:val="0011222F"/>
    <w:rsid w:val="001123AF"/>
    <w:rsid w:val="00112EA6"/>
    <w:rsid w:val="001133B5"/>
    <w:rsid w:val="00113872"/>
    <w:rsid w:val="00114CF0"/>
    <w:rsid w:val="001150E2"/>
    <w:rsid w:val="00117266"/>
    <w:rsid w:val="00120B25"/>
    <w:rsid w:val="00120FA8"/>
    <w:rsid w:val="00122E1A"/>
    <w:rsid w:val="001235BF"/>
    <w:rsid w:val="0012746F"/>
    <w:rsid w:val="0013283D"/>
    <w:rsid w:val="001339F9"/>
    <w:rsid w:val="001341B0"/>
    <w:rsid w:val="00137FD9"/>
    <w:rsid w:val="001403D1"/>
    <w:rsid w:val="0014245D"/>
    <w:rsid w:val="00143221"/>
    <w:rsid w:val="001441EF"/>
    <w:rsid w:val="001453F6"/>
    <w:rsid w:val="00145620"/>
    <w:rsid w:val="00147062"/>
    <w:rsid w:val="001514AB"/>
    <w:rsid w:val="001517B8"/>
    <w:rsid w:val="00153787"/>
    <w:rsid w:val="001540B1"/>
    <w:rsid w:val="00154114"/>
    <w:rsid w:val="001544F0"/>
    <w:rsid w:val="00155303"/>
    <w:rsid w:val="001563D9"/>
    <w:rsid w:val="00156903"/>
    <w:rsid w:val="001571AE"/>
    <w:rsid w:val="00157A85"/>
    <w:rsid w:val="00157E57"/>
    <w:rsid w:val="001602D5"/>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5E53"/>
    <w:rsid w:val="001A7658"/>
    <w:rsid w:val="001A7909"/>
    <w:rsid w:val="001B130F"/>
    <w:rsid w:val="001B3235"/>
    <w:rsid w:val="001B3250"/>
    <w:rsid w:val="001B3A36"/>
    <w:rsid w:val="001B4102"/>
    <w:rsid w:val="001B7AC0"/>
    <w:rsid w:val="001C1463"/>
    <w:rsid w:val="001C232D"/>
    <w:rsid w:val="001C367F"/>
    <w:rsid w:val="001C3AE8"/>
    <w:rsid w:val="001C5A0E"/>
    <w:rsid w:val="001C6A17"/>
    <w:rsid w:val="001C6DEB"/>
    <w:rsid w:val="001D1B97"/>
    <w:rsid w:val="001D1F28"/>
    <w:rsid w:val="001D519F"/>
    <w:rsid w:val="001D79AD"/>
    <w:rsid w:val="001E1D99"/>
    <w:rsid w:val="001E2A9F"/>
    <w:rsid w:val="001E3746"/>
    <w:rsid w:val="001E5387"/>
    <w:rsid w:val="001E68E4"/>
    <w:rsid w:val="001E6E27"/>
    <w:rsid w:val="001E7109"/>
    <w:rsid w:val="001E7133"/>
    <w:rsid w:val="001F06F0"/>
    <w:rsid w:val="001F16B2"/>
    <w:rsid w:val="001F2343"/>
    <w:rsid w:val="001F413D"/>
    <w:rsid w:val="001F44AB"/>
    <w:rsid w:val="001F5FCD"/>
    <w:rsid w:val="001F7CD1"/>
    <w:rsid w:val="002004D2"/>
    <w:rsid w:val="00200950"/>
    <w:rsid w:val="00201C6A"/>
    <w:rsid w:val="00203D99"/>
    <w:rsid w:val="002050B2"/>
    <w:rsid w:val="00205A37"/>
    <w:rsid w:val="0020685A"/>
    <w:rsid w:val="00211657"/>
    <w:rsid w:val="002116B6"/>
    <w:rsid w:val="0021254A"/>
    <w:rsid w:val="002140B7"/>
    <w:rsid w:val="002151F2"/>
    <w:rsid w:val="002168E6"/>
    <w:rsid w:val="00221C2A"/>
    <w:rsid w:val="0022247C"/>
    <w:rsid w:val="00222A3C"/>
    <w:rsid w:val="00224214"/>
    <w:rsid w:val="0022435C"/>
    <w:rsid w:val="00224DF5"/>
    <w:rsid w:val="00225333"/>
    <w:rsid w:val="00227147"/>
    <w:rsid w:val="00230024"/>
    <w:rsid w:val="00230CDE"/>
    <w:rsid w:val="00231114"/>
    <w:rsid w:val="00233723"/>
    <w:rsid w:val="00233F14"/>
    <w:rsid w:val="002404CF"/>
    <w:rsid w:val="0024128E"/>
    <w:rsid w:val="00241C7C"/>
    <w:rsid w:val="00242105"/>
    <w:rsid w:val="00243F79"/>
    <w:rsid w:val="00245451"/>
    <w:rsid w:val="00245E6E"/>
    <w:rsid w:val="00247547"/>
    <w:rsid w:val="00253146"/>
    <w:rsid w:val="002536B1"/>
    <w:rsid w:val="002546ED"/>
    <w:rsid w:val="002570EB"/>
    <w:rsid w:val="00263362"/>
    <w:rsid w:val="00263FE6"/>
    <w:rsid w:val="0026586A"/>
    <w:rsid w:val="002670FA"/>
    <w:rsid w:val="00267D2C"/>
    <w:rsid w:val="00270EDD"/>
    <w:rsid w:val="00272499"/>
    <w:rsid w:val="00274AAD"/>
    <w:rsid w:val="00276900"/>
    <w:rsid w:val="00276AD3"/>
    <w:rsid w:val="00276D9C"/>
    <w:rsid w:val="0027787F"/>
    <w:rsid w:val="00281AAC"/>
    <w:rsid w:val="00283487"/>
    <w:rsid w:val="00284510"/>
    <w:rsid w:val="00284971"/>
    <w:rsid w:val="00284E39"/>
    <w:rsid w:val="00287240"/>
    <w:rsid w:val="0028745C"/>
    <w:rsid w:val="00290617"/>
    <w:rsid w:val="00291871"/>
    <w:rsid w:val="0029259E"/>
    <w:rsid w:val="00292781"/>
    <w:rsid w:val="00293652"/>
    <w:rsid w:val="00295FF9"/>
    <w:rsid w:val="00297011"/>
    <w:rsid w:val="00297264"/>
    <w:rsid w:val="002A0C3E"/>
    <w:rsid w:val="002A2662"/>
    <w:rsid w:val="002A2C89"/>
    <w:rsid w:val="002A2EF0"/>
    <w:rsid w:val="002A3D49"/>
    <w:rsid w:val="002A494E"/>
    <w:rsid w:val="002A58E0"/>
    <w:rsid w:val="002A660E"/>
    <w:rsid w:val="002A6766"/>
    <w:rsid w:val="002B0E1F"/>
    <w:rsid w:val="002B3C3F"/>
    <w:rsid w:val="002B5149"/>
    <w:rsid w:val="002B564B"/>
    <w:rsid w:val="002B6140"/>
    <w:rsid w:val="002C0B9E"/>
    <w:rsid w:val="002C1116"/>
    <w:rsid w:val="002C1262"/>
    <w:rsid w:val="002C1418"/>
    <w:rsid w:val="002C1CE4"/>
    <w:rsid w:val="002C2D58"/>
    <w:rsid w:val="002C78A2"/>
    <w:rsid w:val="002D071B"/>
    <w:rsid w:val="002D131D"/>
    <w:rsid w:val="002D16CD"/>
    <w:rsid w:val="002D30FE"/>
    <w:rsid w:val="002D4285"/>
    <w:rsid w:val="002D4310"/>
    <w:rsid w:val="002D68FE"/>
    <w:rsid w:val="002D769B"/>
    <w:rsid w:val="002D77EE"/>
    <w:rsid w:val="002E1163"/>
    <w:rsid w:val="002E4FD9"/>
    <w:rsid w:val="002E694E"/>
    <w:rsid w:val="002E6CBA"/>
    <w:rsid w:val="002E6F45"/>
    <w:rsid w:val="002E715F"/>
    <w:rsid w:val="002F11EC"/>
    <w:rsid w:val="002F2882"/>
    <w:rsid w:val="002F5463"/>
    <w:rsid w:val="00300910"/>
    <w:rsid w:val="00301315"/>
    <w:rsid w:val="00302FB5"/>
    <w:rsid w:val="0030364E"/>
    <w:rsid w:val="0031113D"/>
    <w:rsid w:val="00314722"/>
    <w:rsid w:val="00315E3F"/>
    <w:rsid w:val="003166D5"/>
    <w:rsid w:val="0032066B"/>
    <w:rsid w:val="0032243C"/>
    <w:rsid w:val="00322A93"/>
    <w:rsid w:val="00324EFC"/>
    <w:rsid w:val="00325D59"/>
    <w:rsid w:val="003266F1"/>
    <w:rsid w:val="00326F3E"/>
    <w:rsid w:val="0032727A"/>
    <w:rsid w:val="0032785D"/>
    <w:rsid w:val="00330E0C"/>
    <w:rsid w:val="00333BAC"/>
    <w:rsid w:val="003343DC"/>
    <w:rsid w:val="00334B16"/>
    <w:rsid w:val="00334B85"/>
    <w:rsid w:val="00336ECD"/>
    <w:rsid w:val="00337EC6"/>
    <w:rsid w:val="0034031E"/>
    <w:rsid w:val="003424E5"/>
    <w:rsid w:val="0034278D"/>
    <w:rsid w:val="00343322"/>
    <w:rsid w:val="00344CE7"/>
    <w:rsid w:val="0034517D"/>
    <w:rsid w:val="0034572C"/>
    <w:rsid w:val="00345D65"/>
    <w:rsid w:val="00347A75"/>
    <w:rsid w:val="00353645"/>
    <w:rsid w:val="00353E0B"/>
    <w:rsid w:val="00354D4F"/>
    <w:rsid w:val="00355CAB"/>
    <w:rsid w:val="0035723F"/>
    <w:rsid w:val="00357B2C"/>
    <w:rsid w:val="003607F6"/>
    <w:rsid w:val="00360C10"/>
    <w:rsid w:val="00364200"/>
    <w:rsid w:val="003653BC"/>
    <w:rsid w:val="003666A1"/>
    <w:rsid w:val="00367389"/>
    <w:rsid w:val="00370329"/>
    <w:rsid w:val="00370D0D"/>
    <w:rsid w:val="00371D79"/>
    <w:rsid w:val="0037299F"/>
    <w:rsid w:val="00372D01"/>
    <w:rsid w:val="00373E5D"/>
    <w:rsid w:val="00375CAA"/>
    <w:rsid w:val="00377235"/>
    <w:rsid w:val="0038009C"/>
    <w:rsid w:val="003804FE"/>
    <w:rsid w:val="00380908"/>
    <w:rsid w:val="003811C7"/>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0587"/>
    <w:rsid w:val="003A21E3"/>
    <w:rsid w:val="003A3448"/>
    <w:rsid w:val="003A3838"/>
    <w:rsid w:val="003A479F"/>
    <w:rsid w:val="003A580A"/>
    <w:rsid w:val="003A6526"/>
    <w:rsid w:val="003A73F1"/>
    <w:rsid w:val="003B0AAB"/>
    <w:rsid w:val="003B391B"/>
    <w:rsid w:val="003B49DD"/>
    <w:rsid w:val="003B5141"/>
    <w:rsid w:val="003B5D4E"/>
    <w:rsid w:val="003B691E"/>
    <w:rsid w:val="003C0FEA"/>
    <w:rsid w:val="003C190E"/>
    <w:rsid w:val="003C3333"/>
    <w:rsid w:val="003C3877"/>
    <w:rsid w:val="003C405C"/>
    <w:rsid w:val="003C54F8"/>
    <w:rsid w:val="003C6266"/>
    <w:rsid w:val="003D0B50"/>
    <w:rsid w:val="003D0C21"/>
    <w:rsid w:val="003D39A1"/>
    <w:rsid w:val="003D6337"/>
    <w:rsid w:val="003D7333"/>
    <w:rsid w:val="003D7505"/>
    <w:rsid w:val="003E00FD"/>
    <w:rsid w:val="003E0843"/>
    <w:rsid w:val="003E0DCA"/>
    <w:rsid w:val="003E16A4"/>
    <w:rsid w:val="003E1755"/>
    <w:rsid w:val="003E17BA"/>
    <w:rsid w:val="003E5A36"/>
    <w:rsid w:val="003E6590"/>
    <w:rsid w:val="003E7F91"/>
    <w:rsid w:val="003F0D05"/>
    <w:rsid w:val="003F157A"/>
    <w:rsid w:val="003F569A"/>
    <w:rsid w:val="003F5AA4"/>
    <w:rsid w:val="00401781"/>
    <w:rsid w:val="00401D4D"/>
    <w:rsid w:val="0040205C"/>
    <w:rsid w:val="00402937"/>
    <w:rsid w:val="00405A82"/>
    <w:rsid w:val="00406683"/>
    <w:rsid w:val="004111ED"/>
    <w:rsid w:val="00412007"/>
    <w:rsid w:val="00413E49"/>
    <w:rsid w:val="00414DC9"/>
    <w:rsid w:val="00415CBF"/>
    <w:rsid w:val="00415E41"/>
    <w:rsid w:val="00416512"/>
    <w:rsid w:val="00416BC2"/>
    <w:rsid w:val="004175F5"/>
    <w:rsid w:val="004203F0"/>
    <w:rsid w:val="00421012"/>
    <w:rsid w:val="0042253D"/>
    <w:rsid w:val="00424648"/>
    <w:rsid w:val="0042527D"/>
    <w:rsid w:val="00426AB3"/>
    <w:rsid w:val="004274B7"/>
    <w:rsid w:val="00431395"/>
    <w:rsid w:val="00432BE6"/>
    <w:rsid w:val="00432FFC"/>
    <w:rsid w:val="00433281"/>
    <w:rsid w:val="0043553C"/>
    <w:rsid w:val="0043586C"/>
    <w:rsid w:val="0043688E"/>
    <w:rsid w:val="00437ED0"/>
    <w:rsid w:val="0044096A"/>
    <w:rsid w:val="00440B00"/>
    <w:rsid w:val="00441148"/>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4FB5"/>
    <w:rsid w:val="00486E2A"/>
    <w:rsid w:val="0048717F"/>
    <w:rsid w:val="004879BF"/>
    <w:rsid w:val="00491ED2"/>
    <w:rsid w:val="00495F38"/>
    <w:rsid w:val="00496C22"/>
    <w:rsid w:val="00497A3A"/>
    <w:rsid w:val="004A04F6"/>
    <w:rsid w:val="004A18C3"/>
    <w:rsid w:val="004A2055"/>
    <w:rsid w:val="004A5507"/>
    <w:rsid w:val="004A5E5F"/>
    <w:rsid w:val="004A7DAE"/>
    <w:rsid w:val="004A7E4D"/>
    <w:rsid w:val="004B1BCF"/>
    <w:rsid w:val="004B545F"/>
    <w:rsid w:val="004C0141"/>
    <w:rsid w:val="004C0E7B"/>
    <w:rsid w:val="004C22C2"/>
    <w:rsid w:val="004C43DA"/>
    <w:rsid w:val="004C4550"/>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1FA1"/>
    <w:rsid w:val="005036D9"/>
    <w:rsid w:val="00504099"/>
    <w:rsid w:val="0050472F"/>
    <w:rsid w:val="005061CC"/>
    <w:rsid w:val="00507476"/>
    <w:rsid w:val="00507C93"/>
    <w:rsid w:val="00507F3E"/>
    <w:rsid w:val="00510B4F"/>
    <w:rsid w:val="00510FBF"/>
    <w:rsid w:val="00513361"/>
    <w:rsid w:val="00513449"/>
    <w:rsid w:val="00513A7E"/>
    <w:rsid w:val="00515E43"/>
    <w:rsid w:val="005163F2"/>
    <w:rsid w:val="005166DF"/>
    <w:rsid w:val="005171DA"/>
    <w:rsid w:val="00522D6C"/>
    <w:rsid w:val="00523B00"/>
    <w:rsid w:val="00524C50"/>
    <w:rsid w:val="00527465"/>
    <w:rsid w:val="005279F1"/>
    <w:rsid w:val="00530B79"/>
    <w:rsid w:val="00531DC8"/>
    <w:rsid w:val="005372A3"/>
    <w:rsid w:val="005375F0"/>
    <w:rsid w:val="00540089"/>
    <w:rsid w:val="005413FE"/>
    <w:rsid w:val="005424AC"/>
    <w:rsid w:val="00542F0B"/>
    <w:rsid w:val="0054365B"/>
    <w:rsid w:val="00543F99"/>
    <w:rsid w:val="00543FE8"/>
    <w:rsid w:val="005448FE"/>
    <w:rsid w:val="0054537E"/>
    <w:rsid w:val="00545E09"/>
    <w:rsid w:val="00551A94"/>
    <w:rsid w:val="005603F4"/>
    <w:rsid w:val="0056286F"/>
    <w:rsid w:val="0056591F"/>
    <w:rsid w:val="005660F2"/>
    <w:rsid w:val="0056717B"/>
    <w:rsid w:val="005679BA"/>
    <w:rsid w:val="00573AD2"/>
    <w:rsid w:val="0057403B"/>
    <w:rsid w:val="0057428A"/>
    <w:rsid w:val="00577E74"/>
    <w:rsid w:val="005802CB"/>
    <w:rsid w:val="005820FF"/>
    <w:rsid w:val="0058466D"/>
    <w:rsid w:val="00585E84"/>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17A0"/>
    <w:rsid w:val="005B40C3"/>
    <w:rsid w:val="005B4369"/>
    <w:rsid w:val="005B5ECF"/>
    <w:rsid w:val="005B623A"/>
    <w:rsid w:val="005B676D"/>
    <w:rsid w:val="005B773C"/>
    <w:rsid w:val="005C137B"/>
    <w:rsid w:val="005C1C53"/>
    <w:rsid w:val="005C6E68"/>
    <w:rsid w:val="005D0298"/>
    <w:rsid w:val="005D2552"/>
    <w:rsid w:val="005D2CCE"/>
    <w:rsid w:val="005D4DF4"/>
    <w:rsid w:val="005D5B95"/>
    <w:rsid w:val="005D5B97"/>
    <w:rsid w:val="005D5CE5"/>
    <w:rsid w:val="005D6D19"/>
    <w:rsid w:val="005E0F6A"/>
    <w:rsid w:val="005E33CD"/>
    <w:rsid w:val="005E40C6"/>
    <w:rsid w:val="005E4220"/>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4BC"/>
    <w:rsid w:val="00621DF4"/>
    <w:rsid w:val="00624F7C"/>
    <w:rsid w:val="00626BF7"/>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516"/>
    <w:rsid w:val="00650658"/>
    <w:rsid w:val="00650C18"/>
    <w:rsid w:val="00651FD5"/>
    <w:rsid w:val="00652185"/>
    <w:rsid w:val="006521AB"/>
    <w:rsid w:val="00652E95"/>
    <w:rsid w:val="006559DD"/>
    <w:rsid w:val="00655CEE"/>
    <w:rsid w:val="00656751"/>
    <w:rsid w:val="00657E64"/>
    <w:rsid w:val="006619B2"/>
    <w:rsid w:val="00670D2F"/>
    <w:rsid w:val="00672D0D"/>
    <w:rsid w:val="00673C75"/>
    <w:rsid w:val="00673E83"/>
    <w:rsid w:val="00674005"/>
    <w:rsid w:val="006754DF"/>
    <w:rsid w:val="00675648"/>
    <w:rsid w:val="0067785F"/>
    <w:rsid w:val="006808A7"/>
    <w:rsid w:val="00680CF9"/>
    <w:rsid w:val="00681747"/>
    <w:rsid w:val="00681BCD"/>
    <w:rsid w:val="0068203A"/>
    <w:rsid w:val="0068258B"/>
    <w:rsid w:val="0068411B"/>
    <w:rsid w:val="006844F1"/>
    <w:rsid w:val="00684C85"/>
    <w:rsid w:val="00685E8A"/>
    <w:rsid w:val="0069087E"/>
    <w:rsid w:val="00690C3D"/>
    <w:rsid w:val="00695378"/>
    <w:rsid w:val="00695488"/>
    <w:rsid w:val="0069710C"/>
    <w:rsid w:val="0069784E"/>
    <w:rsid w:val="006A003D"/>
    <w:rsid w:val="006A1F12"/>
    <w:rsid w:val="006A54E8"/>
    <w:rsid w:val="006A6D5E"/>
    <w:rsid w:val="006A7DD0"/>
    <w:rsid w:val="006B03E3"/>
    <w:rsid w:val="006B052C"/>
    <w:rsid w:val="006B39A1"/>
    <w:rsid w:val="006B3AC6"/>
    <w:rsid w:val="006B5B2B"/>
    <w:rsid w:val="006C01C8"/>
    <w:rsid w:val="006C3FF2"/>
    <w:rsid w:val="006C4C24"/>
    <w:rsid w:val="006C6173"/>
    <w:rsid w:val="006C769C"/>
    <w:rsid w:val="006D377E"/>
    <w:rsid w:val="006D55AA"/>
    <w:rsid w:val="006D6AC1"/>
    <w:rsid w:val="006D719B"/>
    <w:rsid w:val="006D73F0"/>
    <w:rsid w:val="006E382A"/>
    <w:rsid w:val="006E5E12"/>
    <w:rsid w:val="006E671E"/>
    <w:rsid w:val="006E7B21"/>
    <w:rsid w:val="006E7F3A"/>
    <w:rsid w:val="006F111F"/>
    <w:rsid w:val="006F1EE4"/>
    <w:rsid w:val="006F2329"/>
    <w:rsid w:val="006F2ACD"/>
    <w:rsid w:val="006F54EF"/>
    <w:rsid w:val="00700408"/>
    <w:rsid w:val="00700482"/>
    <w:rsid w:val="007004CC"/>
    <w:rsid w:val="0070194D"/>
    <w:rsid w:val="00702848"/>
    <w:rsid w:val="00702EC2"/>
    <w:rsid w:val="00704C86"/>
    <w:rsid w:val="007071CD"/>
    <w:rsid w:val="007078B0"/>
    <w:rsid w:val="00707C33"/>
    <w:rsid w:val="0071071E"/>
    <w:rsid w:val="007138DA"/>
    <w:rsid w:val="00715186"/>
    <w:rsid w:val="00720E32"/>
    <w:rsid w:val="00722E9C"/>
    <w:rsid w:val="0073072D"/>
    <w:rsid w:val="0073219F"/>
    <w:rsid w:val="00732681"/>
    <w:rsid w:val="00733354"/>
    <w:rsid w:val="00733724"/>
    <w:rsid w:val="00734129"/>
    <w:rsid w:val="007347EF"/>
    <w:rsid w:val="007353E7"/>
    <w:rsid w:val="0073628E"/>
    <w:rsid w:val="00736C68"/>
    <w:rsid w:val="0074008D"/>
    <w:rsid w:val="00740F77"/>
    <w:rsid w:val="00742E4D"/>
    <w:rsid w:val="007433DB"/>
    <w:rsid w:val="00743400"/>
    <w:rsid w:val="00745739"/>
    <w:rsid w:val="00746B77"/>
    <w:rsid w:val="00746E7F"/>
    <w:rsid w:val="00747A08"/>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175"/>
    <w:rsid w:val="00783367"/>
    <w:rsid w:val="0078533A"/>
    <w:rsid w:val="00785A96"/>
    <w:rsid w:val="00786781"/>
    <w:rsid w:val="00791B66"/>
    <w:rsid w:val="007927D6"/>
    <w:rsid w:val="00792D31"/>
    <w:rsid w:val="00793913"/>
    <w:rsid w:val="00793B54"/>
    <w:rsid w:val="0079517D"/>
    <w:rsid w:val="0079565C"/>
    <w:rsid w:val="00796977"/>
    <w:rsid w:val="00796E2C"/>
    <w:rsid w:val="00797CDE"/>
    <w:rsid w:val="007A1979"/>
    <w:rsid w:val="007A23C6"/>
    <w:rsid w:val="007A315C"/>
    <w:rsid w:val="007A4792"/>
    <w:rsid w:val="007A60C8"/>
    <w:rsid w:val="007A7721"/>
    <w:rsid w:val="007B3482"/>
    <w:rsid w:val="007B5B87"/>
    <w:rsid w:val="007B6B21"/>
    <w:rsid w:val="007B7B05"/>
    <w:rsid w:val="007C49F8"/>
    <w:rsid w:val="007C4BEF"/>
    <w:rsid w:val="007C5519"/>
    <w:rsid w:val="007C5528"/>
    <w:rsid w:val="007C615B"/>
    <w:rsid w:val="007C69FE"/>
    <w:rsid w:val="007D01E7"/>
    <w:rsid w:val="007D03CF"/>
    <w:rsid w:val="007D0BE0"/>
    <w:rsid w:val="007D27E1"/>
    <w:rsid w:val="007D2867"/>
    <w:rsid w:val="007D4D67"/>
    <w:rsid w:val="007D6F81"/>
    <w:rsid w:val="007E0D8B"/>
    <w:rsid w:val="007E2C10"/>
    <w:rsid w:val="007E59BE"/>
    <w:rsid w:val="007E67EB"/>
    <w:rsid w:val="007E7F7B"/>
    <w:rsid w:val="007F03F0"/>
    <w:rsid w:val="007F062E"/>
    <w:rsid w:val="007F0841"/>
    <w:rsid w:val="007F17CE"/>
    <w:rsid w:val="007F26AE"/>
    <w:rsid w:val="007F63DD"/>
    <w:rsid w:val="007F6680"/>
    <w:rsid w:val="007F6BA9"/>
    <w:rsid w:val="007F7DE0"/>
    <w:rsid w:val="008009B1"/>
    <w:rsid w:val="00800C11"/>
    <w:rsid w:val="008023AC"/>
    <w:rsid w:val="008037F7"/>
    <w:rsid w:val="0080448F"/>
    <w:rsid w:val="00804C60"/>
    <w:rsid w:val="00805839"/>
    <w:rsid w:val="00806192"/>
    <w:rsid w:val="00806CF9"/>
    <w:rsid w:val="0081048A"/>
    <w:rsid w:val="008105EF"/>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05F3"/>
    <w:rsid w:val="00861954"/>
    <w:rsid w:val="00861F10"/>
    <w:rsid w:val="00863E82"/>
    <w:rsid w:val="00864A36"/>
    <w:rsid w:val="00865F5F"/>
    <w:rsid w:val="00866F77"/>
    <w:rsid w:val="008765D9"/>
    <w:rsid w:val="00876E21"/>
    <w:rsid w:val="00880920"/>
    <w:rsid w:val="008816FC"/>
    <w:rsid w:val="00884FA7"/>
    <w:rsid w:val="0088629E"/>
    <w:rsid w:val="00891F7B"/>
    <w:rsid w:val="00894483"/>
    <w:rsid w:val="00894DAA"/>
    <w:rsid w:val="00895888"/>
    <w:rsid w:val="008A0D27"/>
    <w:rsid w:val="008A1AF4"/>
    <w:rsid w:val="008A279B"/>
    <w:rsid w:val="008A4869"/>
    <w:rsid w:val="008A4A86"/>
    <w:rsid w:val="008A53EB"/>
    <w:rsid w:val="008A6B29"/>
    <w:rsid w:val="008B01F3"/>
    <w:rsid w:val="008B0EF5"/>
    <w:rsid w:val="008B1551"/>
    <w:rsid w:val="008B1DC6"/>
    <w:rsid w:val="008B2187"/>
    <w:rsid w:val="008B246E"/>
    <w:rsid w:val="008B42C0"/>
    <w:rsid w:val="008B472E"/>
    <w:rsid w:val="008B4986"/>
    <w:rsid w:val="008B4BF7"/>
    <w:rsid w:val="008B5A54"/>
    <w:rsid w:val="008B64C1"/>
    <w:rsid w:val="008B7091"/>
    <w:rsid w:val="008B7992"/>
    <w:rsid w:val="008B7A31"/>
    <w:rsid w:val="008B7B0C"/>
    <w:rsid w:val="008C1955"/>
    <w:rsid w:val="008C388F"/>
    <w:rsid w:val="008C3A1A"/>
    <w:rsid w:val="008C4F74"/>
    <w:rsid w:val="008C6C76"/>
    <w:rsid w:val="008D1584"/>
    <w:rsid w:val="008D1DC9"/>
    <w:rsid w:val="008D2309"/>
    <w:rsid w:val="008D422E"/>
    <w:rsid w:val="008D60B2"/>
    <w:rsid w:val="008D6449"/>
    <w:rsid w:val="008D755A"/>
    <w:rsid w:val="008E070D"/>
    <w:rsid w:val="008E0A02"/>
    <w:rsid w:val="008E24DF"/>
    <w:rsid w:val="008E39D7"/>
    <w:rsid w:val="008E4068"/>
    <w:rsid w:val="008E5B1A"/>
    <w:rsid w:val="008E711C"/>
    <w:rsid w:val="008F08D6"/>
    <w:rsid w:val="008F254A"/>
    <w:rsid w:val="008F3406"/>
    <w:rsid w:val="008F3D1C"/>
    <w:rsid w:val="008F4539"/>
    <w:rsid w:val="008F4593"/>
    <w:rsid w:val="008F4E9C"/>
    <w:rsid w:val="008F5521"/>
    <w:rsid w:val="00901AA6"/>
    <w:rsid w:val="009021BE"/>
    <w:rsid w:val="00902321"/>
    <w:rsid w:val="009024EB"/>
    <w:rsid w:val="00904777"/>
    <w:rsid w:val="00905B3C"/>
    <w:rsid w:val="00906350"/>
    <w:rsid w:val="00906BF5"/>
    <w:rsid w:val="00911F72"/>
    <w:rsid w:val="009146E4"/>
    <w:rsid w:val="009248F6"/>
    <w:rsid w:val="00924939"/>
    <w:rsid w:val="00926101"/>
    <w:rsid w:val="00926590"/>
    <w:rsid w:val="00932216"/>
    <w:rsid w:val="009328CD"/>
    <w:rsid w:val="00934665"/>
    <w:rsid w:val="00934F22"/>
    <w:rsid w:val="00935765"/>
    <w:rsid w:val="00935ECA"/>
    <w:rsid w:val="009367C4"/>
    <w:rsid w:val="009367D1"/>
    <w:rsid w:val="009412CB"/>
    <w:rsid w:val="009459BF"/>
    <w:rsid w:val="00946727"/>
    <w:rsid w:val="0095264C"/>
    <w:rsid w:val="00953AE3"/>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49CB"/>
    <w:rsid w:val="009A7B37"/>
    <w:rsid w:val="009B3BBD"/>
    <w:rsid w:val="009B560C"/>
    <w:rsid w:val="009B64F8"/>
    <w:rsid w:val="009C163F"/>
    <w:rsid w:val="009C2685"/>
    <w:rsid w:val="009C2925"/>
    <w:rsid w:val="009C2973"/>
    <w:rsid w:val="009C2E04"/>
    <w:rsid w:val="009C2E9A"/>
    <w:rsid w:val="009C2FC1"/>
    <w:rsid w:val="009C3567"/>
    <w:rsid w:val="009C372C"/>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2754"/>
    <w:rsid w:val="009F41B1"/>
    <w:rsid w:val="009F4AF5"/>
    <w:rsid w:val="009F6B2F"/>
    <w:rsid w:val="00A00D3D"/>
    <w:rsid w:val="00A00FE7"/>
    <w:rsid w:val="00A02014"/>
    <w:rsid w:val="00A0310B"/>
    <w:rsid w:val="00A0337C"/>
    <w:rsid w:val="00A0347F"/>
    <w:rsid w:val="00A052E8"/>
    <w:rsid w:val="00A0556F"/>
    <w:rsid w:val="00A05D5D"/>
    <w:rsid w:val="00A07C65"/>
    <w:rsid w:val="00A1060B"/>
    <w:rsid w:val="00A10684"/>
    <w:rsid w:val="00A1185A"/>
    <w:rsid w:val="00A12606"/>
    <w:rsid w:val="00A1351F"/>
    <w:rsid w:val="00A13A17"/>
    <w:rsid w:val="00A14461"/>
    <w:rsid w:val="00A14FB0"/>
    <w:rsid w:val="00A16A53"/>
    <w:rsid w:val="00A173A4"/>
    <w:rsid w:val="00A17543"/>
    <w:rsid w:val="00A1785C"/>
    <w:rsid w:val="00A203EF"/>
    <w:rsid w:val="00A22FE0"/>
    <w:rsid w:val="00A23124"/>
    <w:rsid w:val="00A25212"/>
    <w:rsid w:val="00A3015F"/>
    <w:rsid w:val="00A3190F"/>
    <w:rsid w:val="00A34A4C"/>
    <w:rsid w:val="00A35280"/>
    <w:rsid w:val="00A356DD"/>
    <w:rsid w:val="00A37EDC"/>
    <w:rsid w:val="00A401F2"/>
    <w:rsid w:val="00A41036"/>
    <w:rsid w:val="00A41623"/>
    <w:rsid w:val="00A41BE8"/>
    <w:rsid w:val="00A42248"/>
    <w:rsid w:val="00A43288"/>
    <w:rsid w:val="00A44A07"/>
    <w:rsid w:val="00A44C11"/>
    <w:rsid w:val="00A458A9"/>
    <w:rsid w:val="00A4612F"/>
    <w:rsid w:val="00A46E70"/>
    <w:rsid w:val="00A471F0"/>
    <w:rsid w:val="00A47566"/>
    <w:rsid w:val="00A50A73"/>
    <w:rsid w:val="00A55052"/>
    <w:rsid w:val="00A568F4"/>
    <w:rsid w:val="00A56B9D"/>
    <w:rsid w:val="00A62891"/>
    <w:rsid w:val="00A63650"/>
    <w:rsid w:val="00A6445A"/>
    <w:rsid w:val="00A65B96"/>
    <w:rsid w:val="00A672E5"/>
    <w:rsid w:val="00A67C10"/>
    <w:rsid w:val="00A70CD0"/>
    <w:rsid w:val="00A710EA"/>
    <w:rsid w:val="00A7382E"/>
    <w:rsid w:val="00A75711"/>
    <w:rsid w:val="00A7757F"/>
    <w:rsid w:val="00A779F2"/>
    <w:rsid w:val="00A80B68"/>
    <w:rsid w:val="00A8510C"/>
    <w:rsid w:val="00A86F6A"/>
    <w:rsid w:val="00A90399"/>
    <w:rsid w:val="00A9072E"/>
    <w:rsid w:val="00A937B2"/>
    <w:rsid w:val="00A9470D"/>
    <w:rsid w:val="00A94DEF"/>
    <w:rsid w:val="00A96A3A"/>
    <w:rsid w:val="00AA08C5"/>
    <w:rsid w:val="00AA18A0"/>
    <w:rsid w:val="00AA18BE"/>
    <w:rsid w:val="00AA21C4"/>
    <w:rsid w:val="00AA535D"/>
    <w:rsid w:val="00AA6130"/>
    <w:rsid w:val="00AA7108"/>
    <w:rsid w:val="00AB10FC"/>
    <w:rsid w:val="00AB2B38"/>
    <w:rsid w:val="00AB3F81"/>
    <w:rsid w:val="00AB423B"/>
    <w:rsid w:val="00AB4325"/>
    <w:rsid w:val="00AB51A6"/>
    <w:rsid w:val="00AC02F9"/>
    <w:rsid w:val="00AC23CF"/>
    <w:rsid w:val="00AC2E40"/>
    <w:rsid w:val="00AC3B61"/>
    <w:rsid w:val="00AC496E"/>
    <w:rsid w:val="00AC5088"/>
    <w:rsid w:val="00AD16D5"/>
    <w:rsid w:val="00AD32B1"/>
    <w:rsid w:val="00AD3B07"/>
    <w:rsid w:val="00AD44BE"/>
    <w:rsid w:val="00AD7448"/>
    <w:rsid w:val="00AD7649"/>
    <w:rsid w:val="00AE0777"/>
    <w:rsid w:val="00AE1A69"/>
    <w:rsid w:val="00AE357E"/>
    <w:rsid w:val="00AE3B9C"/>
    <w:rsid w:val="00AE476B"/>
    <w:rsid w:val="00AE504B"/>
    <w:rsid w:val="00AE53C0"/>
    <w:rsid w:val="00AE59F3"/>
    <w:rsid w:val="00AE70BC"/>
    <w:rsid w:val="00AE70CD"/>
    <w:rsid w:val="00AE77BC"/>
    <w:rsid w:val="00AF0657"/>
    <w:rsid w:val="00AF19B7"/>
    <w:rsid w:val="00AF3FC1"/>
    <w:rsid w:val="00AF6A26"/>
    <w:rsid w:val="00AF7E7A"/>
    <w:rsid w:val="00B00563"/>
    <w:rsid w:val="00B00590"/>
    <w:rsid w:val="00B020FC"/>
    <w:rsid w:val="00B04DBC"/>
    <w:rsid w:val="00B0615B"/>
    <w:rsid w:val="00B103E0"/>
    <w:rsid w:val="00B109F3"/>
    <w:rsid w:val="00B11874"/>
    <w:rsid w:val="00B123AA"/>
    <w:rsid w:val="00B12ECA"/>
    <w:rsid w:val="00B12EEC"/>
    <w:rsid w:val="00B14110"/>
    <w:rsid w:val="00B14995"/>
    <w:rsid w:val="00B16B13"/>
    <w:rsid w:val="00B17686"/>
    <w:rsid w:val="00B21787"/>
    <w:rsid w:val="00B2217A"/>
    <w:rsid w:val="00B228FF"/>
    <w:rsid w:val="00B251E5"/>
    <w:rsid w:val="00B258C5"/>
    <w:rsid w:val="00B26FBA"/>
    <w:rsid w:val="00B27556"/>
    <w:rsid w:val="00B27AED"/>
    <w:rsid w:val="00B30B68"/>
    <w:rsid w:val="00B31486"/>
    <w:rsid w:val="00B3199C"/>
    <w:rsid w:val="00B33059"/>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8DE"/>
    <w:rsid w:val="00B539D4"/>
    <w:rsid w:val="00B53CD6"/>
    <w:rsid w:val="00B61014"/>
    <w:rsid w:val="00B62995"/>
    <w:rsid w:val="00B62A72"/>
    <w:rsid w:val="00B63214"/>
    <w:rsid w:val="00B66D7C"/>
    <w:rsid w:val="00B6764B"/>
    <w:rsid w:val="00B676F5"/>
    <w:rsid w:val="00B678D8"/>
    <w:rsid w:val="00B7146B"/>
    <w:rsid w:val="00B770B7"/>
    <w:rsid w:val="00B820B6"/>
    <w:rsid w:val="00B8253A"/>
    <w:rsid w:val="00B8418B"/>
    <w:rsid w:val="00B8606F"/>
    <w:rsid w:val="00B9320B"/>
    <w:rsid w:val="00B933BD"/>
    <w:rsid w:val="00B94FA7"/>
    <w:rsid w:val="00B95BD4"/>
    <w:rsid w:val="00B95F74"/>
    <w:rsid w:val="00BA190F"/>
    <w:rsid w:val="00BA1D9C"/>
    <w:rsid w:val="00BA23FE"/>
    <w:rsid w:val="00BA27D0"/>
    <w:rsid w:val="00BA319C"/>
    <w:rsid w:val="00BA4AE5"/>
    <w:rsid w:val="00BA576A"/>
    <w:rsid w:val="00BA5AB0"/>
    <w:rsid w:val="00BA6B31"/>
    <w:rsid w:val="00BA7E64"/>
    <w:rsid w:val="00BB5207"/>
    <w:rsid w:val="00BB5C2A"/>
    <w:rsid w:val="00BB609E"/>
    <w:rsid w:val="00BB6F37"/>
    <w:rsid w:val="00BB76F4"/>
    <w:rsid w:val="00BC33BD"/>
    <w:rsid w:val="00BC51DB"/>
    <w:rsid w:val="00BC55A0"/>
    <w:rsid w:val="00BC7F45"/>
    <w:rsid w:val="00BD2C19"/>
    <w:rsid w:val="00BD7744"/>
    <w:rsid w:val="00BD78E8"/>
    <w:rsid w:val="00BD7B2A"/>
    <w:rsid w:val="00BE13EB"/>
    <w:rsid w:val="00BE1D5C"/>
    <w:rsid w:val="00BE2485"/>
    <w:rsid w:val="00BE718C"/>
    <w:rsid w:val="00BF1341"/>
    <w:rsid w:val="00BF1958"/>
    <w:rsid w:val="00BF2A41"/>
    <w:rsid w:val="00BF2C82"/>
    <w:rsid w:val="00BF4178"/>
    <w:rsid w:val="00BF4FFB"/>
    <w:rsid w:val="00BF6A2E"/>
    <w:rsid w:val="00BF7C66"/>
    <w:rsid w:val="00C00719"/>
    <w:rsid w:val="00C007EE"/>
    <w:rsid w:val="00C009EA"/>
    <w:rsid w:val="00C00D3F"/>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3812"/>
    <w:rsid w:val="00C343CA"/>
    <w:rsid w:val="00C3605D"/>
    <w:rsid w:val="00C44305"/>
    <w:rsid w:val="00C446E1"/>
    <w:rsid w:val="00C447A2"/>
    <w:rsid w:val="00C44904"/>
    <w:rsid w:val="00C45032"/>
    <w:rsid w:val="00C45EEC"/>
    <w:rsid w:val="00C47395"/>
    <w:rsid w:val="00C50276"/>
    <w:rsid w:val="00C5081E"/>
    <w:rsid w:val="00C560A2"/>
    <w:rsid w:val="00C57DC7"/>
    <w:rsid w:val="00C60169"/>
    <w:rsid w:val="00C61E47"/>
    <w:rsid w:val="00C6419D"/>
    <w:rsid w:val="00C648D4"/>
    <w:rsid w:val="00C6574C"/>
    <w:rsid w:val="00C65F2A"/>
    <w:rsid w:val="00C66BD7"/>
    <w:rsid w:val="00C6749A"/>
    <w:rsid w:val="00C6749B"/>
    <w:rsid w:val="00C67B89"/>
    <w:rsid w:val="00C67C22"/>
    <w:rsid w:val="00C70FFE"/>
    <w:rsid w:val="00C71FFD"/>
    <w:rsid w:val="00C74871"/>
    <w:rsid w:val="00C800D0"/>
    <w:rsid w:val="00C8043F"/>
    <w:rsid w:val="00C80D4B"/>
    <w:rsid w:val="00C8182D"/>
    <w:rsid w:val="00C822F3"/>
    <w:rsid w:val="00C859E9"/>
    <w:rsid w:val="00C9272B"/>
    <w:rsid w:val="00C95407"/>
    <w:rsid w:val="00C9582A"/>
    <w:rsid w:val="00C97318"/>
    <w:rsid w:val="00C9768E"/>
    <w:rsid w:val="00CA3AC5"/>
    <w:rsid w:val="00CA59AF"/>
    <w:rsid w:val="00CA5DD1"/>
    <w:rsid w:val="00CB122C"/>
    <w:rsid w:val="00CB339F"/>
    <w:rsid w:val="00CC07DC"/>
    <w:rsid w:val="00CC0988"/>
    <w:rsid w:val="00CC36B5"/>
    <w:rsid w:val="00CD10AF"/>
    <w:rsid w:val="00CD1A35"/>
    <w:rsid w:val="00CD22DC"/>
    <w:rsid w:val="00CD3651"/>
    <w:rsid w:val="00CD3A99"/>
    <w:rsid w:val="00CD43E1"/>
    <w:rsid w:val="00CD4906"/>
    <w:rsid w:val="00CD524C"/>
    <w:rsid w:val="00CD5521"/>
    <w:rsid w:val="00CD6CE1"/>
    <w:rsid w:val="00CD7325"/>
    <w:rsid w:val="00CE0562"/>
    <w:rsid w:val="00CE173B"/>
    <w:rsid w:val="00CE2547"/>
    <w:rsid w:val="00CE526C"/>
    <w:rsid w:val="00CE5B49"/>
    <w:rsid w:val="00CE7808"/>
    <w:rsid w:val="00CE7929"/>
    <w:rsid w:val="00CF02AC"/>
    <w:rsid w:val="00CF0A2E"/>
    <w:rsid w:val="00CF12E6"/>
    <w:rsid w:val="00CF2507"/>
    <w:rsid w:val="00CF2518"/>
    <w:rsid w:val="00CF3B73"/>
    <w:rsid w:val="00CF56DA"/>
    <w:rsid w:val="00CF6174"/>
    <w:rsid w:val="00CF6FB4"/>
    <w:rsid w:val="00CF72C7"/>
    <w:rsid w:val="00CF75B4"/>
    <w:rsid w:val="00D0034E"/>
    <w:rsid w:val="00D00A6C"/>
    <w:rsid w:val="00D01493"/>
    <w:rsid w:val="00D01D0C"/>
    <w:rsid w:val="00D04723"/>
    <w:rsid w:val="00D04A87"/>
    <w:rsid w:val="00D04AF0"/>
    <w:rsid w:val="00D050CC"/>
    <w:rsid w:val="00D05564"/>
    <w:rsid w:val="00D06F70"/>
    <w:rsid w:val="00D0700F"/>
    <w:rsid w:val="00D078BD"/>
    <w:rsid w:val="00D10719"/>
    <w:rsid w:val="00D12552"/>
    <w:rsid w:val="00D14821"/>
    <w:rsid w:val="00D14AF0"/>
    <w:rsid w:val="00D16D48"/>
    <w:rsid w:val="00D1762E"/>
    <w:rsid w:val="00D20646"/>
    <w:rsid w:val="00D24007"/>
    <w:rsid w:val="00D27756"/>
    <w:rsid w:val="00D27BC3"/>
    <w:rsid w:val="00D27E3C"/>
    <w:rsid w:val="00D30B51"/>
    <w:rsid w:val="00D318C0"/>
    <w:rsid w:val="00D3219D"/>
    <w:rsid w:val="00D3223F"/>
    <w:rsid w:val="00D331B1"/>
    <w:rsid w:val="00D33949"/>
    <w:rsid w:val="00D33E64"/>
    <w:rsid w:val="00D35608"/>
    <w:rsid w:val="00D35A1F"/>
    <w:rsid w:val="00D404D2"/>
    <w:rsid w:val="00D41C9A"/>
    <w:rsid w:val="00D41FCD"/>
    <w:rsid w:val="00D4373F"/>
    <w:rsid w:val="00D43BE2"/>
    <w:rsid w:val="00D44162"/>
    <w:rsid w:val="00D458B7"/>
    <w:rsid w:val="00D470D6"/>
    <w:rsid w:val="00D50D28"/>
    <w:rsid w:val="00D518D8"/>
    <w:rsid w:val="00D5712A"/>
    <w:rsid w:val="00D632F9"/>
    <w:rsid w:val="00D63684"/>
    <w:rsid w:val="00D64537"/>
    <w:rsid w:val="00D6680F"/>
    <w:rsid w:val="00D6792C"/>
    <w:rsid w:val="00D70F03"/>
    <w:rsid w:val="00D71D82"/>
    <w:rsid w:val="00D73AA6"/>
    <w:rsid w:val="00D77BFA"/>
    <w:rsid w:val="00D806CC"/>
    <w:rsid w:val="00D81309"/>
    <w:rsid w:val="00D81A7B"/>
    <w:rsid w:val="00D82B9F"/>
    <w:rsid w:val="00D87A01"/>
    <w:rsid w:val="00D91F8B"/>
    <w:rsid w:val="00D9216E"/>
    <w:rsid w:val="00D93B12"/>
    <w:rsid w:val="00D96958"/>
    <w:rsid w:val="00D970E9"/>
    <w:rsid w:val="00D97666"/>
    <w:rsid w:val="00D9799F"/>
    <w:rsid w:val="00DA0CE3"/>
    <w:rsid w:val="00DA196D"/>
    <w:rsid w:val="00DA2A5D"/>
    <w:rsid w:val="00DA2FDF"/>
    <w:rsid w:val="00DA41F8"/>
    <w:rsid w:val="00DA45AF"/>
    <w:rsid w:val="00DA5B06"/>
    <w:rsid w:val="00DA608A"/>
    <w:rsid w:val="00DA711E"/>
    <w:rsid w:val="00DA7E9A"/>
    <w:rsid w:val="00DB1F99"/>
    <w:rsid w:val="00DB2D3A"/>
    <w:rsid w:val="00DB4939"/>
    <w:rsid w:val="00DB594D"/>
    <w:rsid w:val="00DB6139"/>
    <w:rsid w:val="00DC00B9"/>
    <w:rsid w:val="00DC2FB9"/>
    <w:rsid w:val="00DC32F6"/>
    <w:rsid w:val="00DC49C0"/>
    <w:rsid w:val="00DC6EB2"/>
    <w:rsid w:val="00DD26B8"/>
    <w:rsid w:val="00DD288D"/>
    <w:rsid w:val="00DD326E"/>
    <w:rsid w:val="00DD3C2B"/>
    <w:rsid w:val="00DD4D4F"/>
    <w:rsid w:val="00DD569C"/>
    <w:rsid w:val="00DD5974"/>
    <w:rsid w:val="00DD6CCE"/>
    <w:rsid w:val="00DD7912"/>
    <w:rsid w:val="00DE0FD0"/>
    <w:rsid w:val="00DE1068"/>
    <w:rsid w:val="00DE2E15"/>
    <w:rsid w:val="00DE367C"/>
    <w:rsid w:val="00DE3D18"/>
    <w:rsid w:val="00DE425D"/>
    <w:rsid w:val="00DE441D"/>
    <w:rsid w:val="00DE657E"/>
    <w:rsid w:val="00DE7A41"/>
    <w:rsid w:val="00DF0318"/>
    <w:rsid w:val="00DF2103"/>
    <w:rsid w:val="00DF2985"/>
    <w:rsid w:val="00DF2D0D"/>
    <w:rsid w:val="00DF50C1"/>
    <w:rsid w:val="00DF516F"/>
    <w:rsid w:val="00DF5883"/>
    <w:rsid w:val="00DF5C09"/>
    <w:rsid w:val="00DF6CF9"/>
    <w:rsid w:val="00DF78ED"/>
    <w:rsid w:val="00E00E31"/>
    <w:rsid w:val="00E01612"/>
    <w:rsid w:val="00E01A7D"/>
    <w:rsid w:val="00E01CFE"/>
    <w:rsid w:val="00E026FC"/>
    <w:rsid w:val="00E041CF"/>
    <w:rsid w:val="00E105E6"/>
    <w:rsid w:val="00E11331"/>
    <w:rsid w:val="00E12ECA"/>
    <w:rsid w:val="00E13215"/>
    <w:rsid w:val="00E13DE0"/>
    <w:rsid w:val="00E1402F"/>
    <w:rsid w:val="00E1534F"/>
    <w:rsid w:val="00E15963"/>
    <w:rsid w:val="00E205D6"/>
    <w:rsid w:val="00E20E2E"/>
    <w:rsid w:val="00E21C96"/>
    <w:rsid w:val="00E21DD0"/>
    <w:rsid w:val="00E231D7"/>
    <w:rsid w:val="00E25BD7"/>
    <w:rsid w:val="00E25DC2"/>
    <w:rsid w:val="00E30DA0"/>
    <w:rsid w:val="00E32A61"/>
    <w:rsid w:val="00E3407C"/>
    <w:rsid w:val="00E341D3"/>
    <w:rsid w:val="00E34798"/>
    <w:rsid w:val="00E35D7C"/>
    <w:rsid w:val="00E37232"/>
    <w:rsid w:val="00E4205B"/>
    <w:rsid w:val="00E426FD"/>
    <w:rsid w:val="00E42D7C"/>
    <w:rsid w:val="00E44A26"/>
    <w:rsid w:val="00E46A13"/>
    <w:rsid w:val="00E471CF"/>
    <w:rsid w:val="00E50724"/>
    <w:rsid w:val="00E50D76"/>
    <w:rsid w:val="00E52A0E"/>
    <w:rsid w:val="00E535AA"/>
    <w:rsid w:val="00E54155"/>
    <w:rsid w:val="00E54192"/>
    <w:rsid w:val="00E60632"/>
    <w:rsid w:val="00E62168"/>
    <w:rsid w:val="00E621D8"/>
    <w:rsid w:val="00E62D87"/>
    <w:rsid w:val="00E62F4E"/>
    <w:rsid w:val="00E64D6C"/>
    <w:rsid w:val="00E6505F"/>
    <w:rsid w:val="00E66140"/>
    <w:rsid w:val="00E66A9E"/>
    <w:rsid w:val="00E70397"/>
    <w:rsid w:val="00E70658"/>
    <w:rsid w:val="00E70882"/>
    <w:rsid w:val="00E71F84"/>
    <w:rsid w:val="00E72E0A"/>
    <w:rsid w:val="00E74EC0"/>
    <w:rsid w:val="00E80BF4"/>
    <w:rsid w:val="00E81614"/>
    <w:rsid w:val="00E82FCF"/>
    <w:rsid w:val="00E86FD1"/>
    <w:rsid w:val="00E8704C"/>
    <w:rsid w:val="00E87427"/>
    <w:rsid w:val="00E915AD"/>
    <w:rsid w:val="00E92694"/>
    <w:rsid w:val="00E94FC1"/>
    <w:rsid w:val="00E95D3E"/>
    <w:rsid w:val="00E966AA"/>
    <w:rsid w:val="00E97193"/>
    <w:rsid w:val="00E97666"/>
    <w:rsid w:val="00EA0FA3"/>
    <w:rsid w:val="00EA1FD5"/>
    <w:rsid w:val="00EA3198"/>
    <w:rsid w:val="00EA3CAB"/>
    <w:rsid w:val="00EA4029"/>
    <w:rsid w:val="00EA488D"/>
    <w:rsid w:val="00EA5041"/>
    <w:rsid w:val="00EA50E7"/>
    <w:rsid w:val="00EA6BB5"/>
    <w:rsid w:val="00EA73D1"/>
    <w:rsid w:val="00EA7BCE"/>
    <w:rsid w:val="00EB059B"/>
    <w:rsid w:val="00EB296B"/>
    <w:rsid w:val="00EB3249"/>
    <w:rsid w:val="00EB32C6"/>
    <w:rsid w:val="00EB77CE"/>
    <w:rsid w:val="00EB7A36"/>
    <w:rsid w:val="00EB7E1F"/>
    <w:rsid w:val="00EC0310"/>
    <w:rsid w:val="00EC332D"/>
    <w:rsid w:val="00EC59A6"/>
    <w:rsid w:val="00EC5AC4"/>
    <w:rsid w:val="00EC644A"/>
    <w:rsid w:val="00EC73A8"/>
    <w:rsid w:val="00ED1DE6"/>
    <w:rsid w:val="00ED2525"/>
    <w:rsid w:val="00ED4EA5"/>
    <w:rsid w:val="00ED5267"/>
    <w:rsid w:val="00EE0227"/>
    <w:rsid w:val="00EE36E7"/>
    <w:rsid w:val="00EE3AFB"/>
    <w:rsid w:val="00EE4494"/>
    <w:rsid w:val="00EE5770"/>
    <w:rsid w:val="00EE57DF"/>
    <w:rsid w:val="00EE5F46"/>
    <w:rsid w:val="00EE73F2"/>
    <w:rsid w:val="00EF110E"/>
    <w:rsid w:val="00EF48A6"/>
    <w:rsid w:val="00EF5FC1"/>
    <w:rsid w:val="00EF6424"/>
    <w:rsid w:val="00F011FC"/>
    <w:rsid w:val="00F0123D"/>
    <w:rsid w:val="00F0235F"/>
    <w:rsid w:val="00F02ED9"/>
    <w:rsid w:val="00F05019"/>
    <w:rsid w:val="00F071D4"/>
    <w:rsid w:val="00F13D40"/>
    <w:rsid w:val="00F1490F"/>
    <w:rsid w:val="00F16431"/>
    <w:rsid w:val="00F20F81"/>
    <w:rsid w:val="00F21FA6"/>
    <w:rsid w:val="00F22884"/>
    <w:rsid w:val="00F23489"/>
    <w:rsid w:val="00F242E5"/>
    <w:rsid w:val="00F24B15"/>
    <w:rsid w:val="00F25A29"/>
    <w:rsid w:val="00F25F3B"/>
    <w:rsid w:val="00F27D5A"/>
    <w:rsid w:val="00F3223D"/>
    <w:rsid w:val="00F41497"/>
    <w:rsid w:val="00F42894"/>
    <w:rsid w:val="00F42A3E"/>
    <w:rsid w:val="00F442B6"/>
    <w:rsid w:val="00F46BB7"/>
    <w:rsid w:val="00F4750B"/>
    <w:rsid w:val="00F47ED7"/>
    <w:rsid w:val="00F526FC"/>
    <w:rsid w:val="00F5322E"/>
    <w:rsid w:val="00F5432E"/>
    <w:rsid w:val="00F54A29"/>
    <w:rsid w:val="00F56BE1"/>
    <w:rsid w:val="00F57C63"/>
    <w:rsid w:val="00F6046E"/>
    <w:rsid w:val="00F60CB2"/>
    <w:rsid w:val="00F60EBC"/>
    <w:rsid w:val="00F613F1"/>
    <w:rsid w:val="00F62A42"/>
    <w:rsid w:val="00F62F6E"/>
    <w:rsid w:val="00F658C5"/>
    <w:rsid w:val="00F66B1D"/>
    <w:rsid w:val="00F67178"/>
    <w:rsid w:val="00F701C7"/>
    <w:rsid w:val="00F74DDF"/>
    <w:rsid w:val="00F8013C"/>
    <w:rsid w:val="00F8032B"/>
    <w:rsid w:val="00F813AA"/>
    <w:rsid w:val="00F82890"/>
    <w:rsid w:val="00F829B5"/>
    <w:rsid w:val="00F84286"/>
    <w:rsid w:val="00F85E82"/>
    <w:rsid w:val="00F85F80"/>
    <w:rsid w:val="00F8603E"/>
    <w:rsid w:val="00F91B65"/>
    <w:rsid w:val="00F92942"/>
    <w:rsid w:val="00F9640E"/>
    <w:rsid w:val="00F96D1E"/>
    <w:rsid w:val="00F97733"/>
    <w:rsid w:val="00FA03D9"/>
    <w:rsid w:val="00FA21EA"/>
    <w:rsid w:val="00FA31AE"/>
    <w:rsid w:val="00FA3C67"/>
    <w:rsid w:val="00FA3D28"/>
    <w:rsid w:val="00FA4FE3"/>
    <w:rsid w:val="00FA7812"/>
    <w:rsid w:val="00FB057B"/>
    <w:rsid w:val="00FB1957"/>
    <w:rsid w:val="00FB2691"/>
    <w:rsid w:val="00FB4793"/>
    <w:rsid w:val="00FB508F"/>
    <w:rsid w:val="00FB5641"/>
    <w:rsid w:val="00FB57BC"/>
    <w:rsid w:val="00FB5E7B"/>
    <w:rsid w:val="00FB7664"/>
    <w:rsid w:val="00FB7A26"/>
    <w:rsid w:val="00FB7B77"/>
    <w:rsid w:val="00FC044E"/>
    <w:rsid w:val="00FC2886"/>
    <w:rsid w:val="00FC30B1"/>
    <w:rsid w:val="00FC45B9"/>
    <w:rsid w:val="00FC626E"/>
    <w:rsid w:val="00FC76BB"/>
    <w:rsid w:val="00FD3D73"/>
    <w:rsid w:val="00FD56B7"/>
    <w:rsid w:val="00FD6399"/>
    <w:rsid w:val="00FD6C86"/>
    <w:rsid w:val="00FD7CA9"/>
    <w:rsid w:val="00FE0219"/>
    <w:rsid w:val="00FE3557"/>
    <w:rsid w:val="00FE38C3"/>
    <w:rsid w:val="00FE3B55"/>
    <w:rsid w:val="00FE43AC"/>
    <w:rsid w:val="00FE4C9E"/>
    <w:rsid w:val="00FE640E"/>
    <w:rsid w:val="00FE70C2"/>
    <w:rsid w:val="00FE753A"/>
    <w:rsid w:val="00FF0DC1"/>
    <w:rsid w:val="00FF6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link w:val="Heading1Char"/>
    <w:uiPriority w:val="9"/>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link w:val="Heading3Char"/>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965167"/>
    <w:pPr>
      <w:numPr>
        <w:ilvl w:val="4"/>
        <w:numId w:val="1"/>
      </w:numPr>
      <w:spacing w:before="240" w:after="60"/>
      <w:outlineLvl w:val="4"/>
    </w:pPr>
    <w:rPr>
      <w:b/>
      <w:bCs/>
      <w:i/>
      <w:iCs/>
      <w:sz w:val="22"/>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EE57DF"/>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4"/>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5"/>
      </w:numPr>
      <w:spacing w:after="0"/>
    </w:pPr>
    <w:rPr>
      <w:b/>
      <w:szCs w:val="20"/>
      <w:lang w:val="en-GB"/>
    </w:rPr>
  </w:style>
  <w:style w:type="paragraph" w:customStyle="1" w:styleId="Requirement">
    <w:name w:val="Requirement"/>
    <w:basedOn w:val="Normal"/>
    <w:next w:val="Normal"/>
    <w:qFormat/>
    <w:rsid w:val="00F27D5A"/>
    <w:pPr>
      <w:numPr>
        <w:numId w:val="6"/>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7"/>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7"/>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B464F3"/>
    <w:pPr>
      <w:keepLines/>
      <w:spacing w:after="120"/>
      <w:ind w:left="0" w:firstLine="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b/>
      <w:sz w:val="22"/>
      <w:lang w:val="en-AU" w:eastAsia="en-AU"/>
    </w:rPr>
  </w:style>
  <w:style w:type="character" w:customStyle="1" w:styleId="AnnexNumberedChar">
    <w:name w:val="Annex Numbered Char"/>
    <w:link w:val="AnnexNumbered"/>
    <w:rsid w:val="004A5507"/>
    <w:rPr>
      <w:b/>
      <w:sz w:val="22"/>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 w:type="table" w:styleId="MediumList1">
    <w:name w:val="Medium List 1"/>
    <w:basedOn w:val="Table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Heading3Char">
    <w:name w:val="Heading 3 Char"/>
    <w:aliases w:val="OGC Heading 3 Char"/>
    <w:link w:val="Heading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Heading1Char">
    <w:name w:val="Heading 1 Char"/>
    <w:aliases w:val="OGC Header Level 1 Char,numbered Char"/>
    <w:link w:val="Heading1"/>
    <w:uiPriority w:val="9"/>
    <w:rsid w:val="00480BB6"/>
    <w:rPr>
      <w:b/>
      <w:bCs/>
      <w:sz w:val="28"/>
      <w:szCs w:val="24"/>
      <w:lang w:val="en-US" w:eastAsia="en-US"/>
    </w:rPr>
  </w:style>
  <w:style w:type="paragraph" w:customStyle="1" w:styleId="Annexlevel4">
    <w:name w:val="Annex level 4"/>
    <w:basedOn w:val="Heading4"/>
    <w:qFormat/>
    <w:rsid w:val="00B61014"/>
    <w:pPr>
      <w:numPr>
        <w:ilvl w:val="0"/>
        <w:numId w:val="0"/>
      </w:numPr>
      <w:ind w:left="720" w:hanging="720"/>
    </w:pPr>
    <w:rPr>
      <w:lang w:val="fr-CA"/>
    </w:rPr>
  </w:style>
  <w:style w:type="paragraph" w:customStyle="1" w:styleId="OGCAnnexX">
    <w:name w:val="OGC Annex X"/>
    <w:basedOn w:val="Heading2"/>
    <w:qFormat/>
    <w:rsid w:val="0027787F"/>
    <w:pPr>
      <w:numPr>
        <w:ilvl w:val="0"/>
        <w:numId w:val="27"/>
      </w:numPr>
    </w:pPr>
  </w:style>
  <w:style w:type="paragraph" w:customStyle="1" w:styleId="OGCAnnexXX">
    <w:name w:val="OGC Annex XX"/>
    <w:basedOn w:val="OGCAnnexX"/>
    <w:qFormat/>
    <w:rsid w:val="003C54F8"/>
    <w:pPr>
      <w:numPr>
        <w:ilvl w:val="1"/>
      </w:numPr>
    </w:pPr>
  </w:style>
  <w:style w:type="character" w:customStyle="1" w:styleId="Entity">
    <w:name w:val="Entity"/>
    <w:basedOn w:val="DefaultParagraphFont"/>
    <w:uiPriority w:val="1"/>
    <w:qFormat/>
    <w:rsid w:val="008B472E"/>
    <w:rPr>
      <w:rFonts w:ascii="Consolas" w:hAnsi="Consolas" w:cs="Consolas"/>
      <w:b w:val="0"/>
      <w:color w:val="4F81BD" w:themeColor="accent1"/>
      <w:sz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117" Type="http://schemas.openxmlformats.org/officeDocument/2006/relationships/hyperlink" Target="http://resource.geosciml.org/classifier/cgi/lithology/" TargetMode="External"/><Relationship Id="rId21" Type="http://schemas.openxmlformats.org/officeDocument/2006/relationships/comments" Target="comments.xml"/><Relationship Id="rId42" Type="http://schemas.openxmlformats.org/officeDocument/2006/relationships/image" Target="media/image27.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2.emf"/><Relationship Id="rId112" Type="http://schemas.openxmlformats.org/officeDocument/2006/relationships/image" Target="media/image94.emf"/><Relationship Id="rId133" Type="http://schemas.openxmlformats.org/officeDocument/2006/relationships/hyperlink" Target="http://www.opengis.net/gml/3.3/lr" TargetMode="External"/><Relationship Id="rId138" Type="http://schemas.openxmlformats.org/officeDocument/2006/relationships/hyperlink" Target="http://xmlns.geosciml.org/GeologicTime/4.1" TargetMode="External"/><Relationship Id="rId154" Type="http://schemas.openxmlformats.org/officeDocument/2006/relationships/hyperlink" Target="http://schemas.opengis.net/gsml/4.0/geoSciMLBasic.sch" TargetMode="External"/><Relationship Id="rId159" Type="http://schemas.openxmlformats.org/officeDocument/2006/relationships/hyperlink" Target="http://www.chronos.org/pdfs/publications/geosphere2005.pdf" TargetMode="External"/><Relationship Id="rId170" Type="http://schemas.microsoft.com/office/2011/relationships/people" Target="people.xml"/><Relationship Id="rId16" Type="http://schemas.openxmlformats.org/officeDocument/2006/relationships/image" Target="media/image5.emf"/><Relationship Id="rId107" Type="http://schemas.openxmlformats.org/officeDocument/2006/relationships/image" Target="media/image89.emf"/><Relationship Id="rId11" Type="http://schemas.openxmlformats.org/officeDocument/2006/relationships/hyperlink" Target="mailto:oliver.raymond@ga.gov.au" TargetMode="Externa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7.emf"/><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4.png"/><Relationship Id="rId123" Type="http://schemas.openxmlformats.org/officeDocument/2006/relationships/image" Target="media/image104.png"/><Relationship Id="rId128" Type="http://schemas.openxmlformats.org/officeDocument/2006/relationships/hyperlink" Target="http://standards.iso.org/iso/19115/-3/cit/1.0" TargetMode="External"/><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7.emf"/><Relationship Id="rId160" Type="http://schemas.openxmlformats.org/officeDocument/2006/relationships/hyperlink" Target="http://inspire.jrc.ec.europa.eu/documents/Data_Specifications/INSPIRE_DataSpecification_GE_v3.0.pdf" TargetMode="External"/><Relationship Id="rId165"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emf"/><Relationship Id="rId43" Type="http://schemas.openxmlformats.org/officeDocument/2006/relationships/image" Target="media/image28.emf"/><Relationship Id="rId48" Type="http://schemas.openxmlformats.org/officeDocument/2006/relationships/image" Target="media/image32.png"/><Relationship Id="rId64" Type="http://schemas.openxmlformats.org/officeDocument/2006/relationships/image" Target="media/image48.emf"/><Relationship Id="rId69" Type="http://schemas.openxmlformats.org/officeDocument/2006/relationships/image" Target="media/image53.emf"/><Relationship Id="rId113" Type="http://schemas.openxmlformats.org/officeDocument/2006/relationships/image" Target="media/image95.emf"/><Relationship Id="rId118" Type="http://schemas.openxmlformats.org/officeDocument/2006/relationships/image" Target="media/image99.jpeg"/><Relationship Id="rId134" Type="http://schemas.openxmlformats.org/officeDocument/2006/relationships/hyperlink" Target="http://www.opengis.net/gml/3.3/ex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64.emf"/><Relationship Id="rId85" Type="http://schemas.openxmlformats.org/officeDocument/2006/relationships/image" Target="media/image69.emf"/><Relationship Id="rId150" Type="http://schemas.openxmlformats.org/officeDocument/2006/relationships/hyperlink" Target="http://www.ietf.org/rfc/rfc2616" TargetMode="External"/><Relationship Id="rId155" Type="http://schemas.openxmlformats.org/officeDocument/2006/relationships/hyperlink" Target="http://schemas.opengis.net/gsml/4.0/geologictime.sch" TargetMode="External"/><Relationship Id="rId12" Type="http://schemas.openxmlformats.org/officeDocument/2006/relationships/image" Target="media/image1.emf"/><Relationship Id="rId17" Type="http://schemas.openxmlformats.org/officeDocument/2006/relationships/image" Target="media/image6.emf"/><Relationship Id="rId33" Type="http://schemas.openxmlformats.org/officeDocument/2006/relationships/image" Target="media/image18.emf"/><Relationship Id="rId38" Type="http://schemas.openxmlformats.org/officeDocument/2006/relationships/image" Target="media/image23.emf"/><Relationship Id="rId59" Type="http://schemas.openxmlformats.org/officeDocument/2006/relationships/image" Target="media/image43.emf"/><Relationship Id="rId103" Type="http://schemas.openxmlformats.org/officeDocument/2006/relationships/image" Target="media/image85.emf"/><Relationship Id="rId108" Type="http://schemas.openxmlformats.org/officeDocument/2006/relationships/image" Target="media/image90.emf"/><Relationship Id="rId124" Type="http://schemas.openxmlformats.org/officeDocument/2006/relationships/image" Target="media/image105.png"/><Relationship Id="rId129" Type="http://schemas.openxmlformats.org/officeDocument/2006/relationships/hyperlink" Target="http://www.opengis.net/cv/0.2/gml32" TargetMode="External"/><Relationship Id="rId54" Type="http://schemas.openxmlformats.org/officeDocument/2006/relationships/image" Target="media/image38.png"/><Relationship Id="rId70" Type="http://schemas.openxmlformats.org/officeDocument/2006/relationships/image" Target="media/image54.emf"/><Relationship Id="rId75" Type="http://schemas.openxmlformats.org/officeDocument/2006/relationships/image" Target="media/image59.emf"/><Relationship Id="rId91" Type="http://schemas.openxmlformats.org/officeDocument/2006/relationships/hyperlink" Target="http://www.stratigraphy.org/index.php/ics-chart-timescale" TargetMode="External"/><Relationship Id="rId96" Type="http://schemas.openxmlformats.org/officeDocument/2006/relationships/image" Target="media/image78.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pubs.usgs.gov/of/2004/1334/2004-1334.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www.cgi-iugs.org/tech_collaboration/geoscience_terminology_working_group.html" TargetMode="External"/><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8.emf"/><Relationship Id="rId114" Type="http://schemas.openxmlformats.org/officeDocument/2006/relationships/image" Target="media/image96.emf"/><Relationship Id="rId119" Type="http://schemas.openxmlformats.org/officeDocument/2006/relationships/image" Target="media/image100.emf"/><Relationship Id="rId127" Type="http://schemas.openxmlformats.org/officeDocument/2006/relationships/image" Target="media/image108.emf"/><Relationship Id="rId10" Type="http://schemas.openxmlformats.org/officeDocument/2006/relationships/hyperlink" Target="http://www.opengeospatial.org/legal/" TargetMode="Externa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image" Target="media/image44.emf"/><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hyperlink" Target="http://www.stratigraphy.org/index.php/ics-chart-timescale" TargetMode="External"/><Relationship Id="rId94" Type="http://schemas.openxmlformats.org/officeDocument/2006/relationships/image" Target="media/image76.emf"/><Relationship Id="rId99" Type="http://schemas.openxmlformats.org/officeDocument/2006/relationships/image" Target="media/image81.emf"/><Relationship Id="rId101" Type="http://schemas.openxmlformats.org/officeDocument/2006/relationships/image" Target="media/image83.emf"/><Relationship Id="rId122" Type="http://schemas.openxmlformats.org/officeDocument/2006/relationships/image" Target="media/image103.png"/><Relationship Id="rId130" Type="http://schemas.openxmlformats.org/officeDocument/2006/relationships/hyperlink" Target="http://www.isotc211.org/2005/gco" TargetMode="External"/><Relationship Id="rId135" Type="http://schemas.openxmlformats.org/officeDocument/2006/relationships/hyperlink" Target="http://xmlns.geosciml.org/GeoSciML-Basic/4.1"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www.ietf.org/rfc/rfc2616/%22%3ehttp://data.geoscience.gov.xx/feature/asc/geologicunit/stratno/25947%3c/gml:identifier" TargetMode="External"/><Relationship Id="rId156" Type="http://schemas.openxmlformats.org/officeDocument/2006/relationships/hyperlink" Target="http://schemas.opengis.net/gsml/4.0/geosciml-lit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image" Target="media/image24.emf"/><Relationship Id="rId109" Type="http://schemas.openxmlformats.org/officeDocument/2006/relationships/image" Target="media/image91.emf"/><Relationship Id="rId34" Type="http://schemas.openxmlformats.org/officeDocument/2006/relationships/image" Target="media/image19.emf"/><Relationship Id="rId50" Type="http://schemas.openxmlformats.org/officeDocument/2006/relationships/image" Target="media/image34.emf"/><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79.emf"/><Relationship Id="rId104" Type="http://schemas.openxmlformats.org/officeDocument/2006/relationships/image" Target="media/image86.emf"/><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4.emf"/><Relationship Id="rId162" Type="http://schemas.openxmlformats.org/officeDocument/2006/relationships/hyperlink" Target="http://ngmdb.usgs.gov/www-nadm/sltt/products.html"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resource.geosciml.org" TargetMode="External"/><Relationship Id="rId40" Type="http://schemas.openxmlformats.org/officeDocument/2006/relationships/image" Target="media/image25.png"/><Relationship Id="rId45" Type="http://schemas.openxmlformats.org/officeDocument/2006/relationships/hyperlink" Target="http://ngmdb.usgs.gov/www-nadm/dmdt/" TargetMode="External"/><Relationship Id="rId66" Type="http://schemas.openxmlformats.org/officeDocument/2006/relationships/image" Target="media/image50.emf"/><Relationship Id="rId87" Type="http://schemas.openxmlformats.org/officeDocument/2006/relationships/image" Target="media/image70.emf"/><Relationship Id="rId110" Type="http://schemas.openxmlformats.org/officeDocument/2006/relationships/image" Target="media/image92.emf"/><Relationship Id="rId115" Type="http://schemas.openxmlformats.org/officeDocument/2006/relationships/image" Target="media/image97.emf"/><Relationship Id="rId131" Type="http://schemas.openxmlformats.org/officeDocument/2006/relationships/hyperlink" Target="http://www.isotc211.org/2005/gmd" TargetMode="External"/><Relationship Id="rId136" Type="http://schemas.openxmlformats.org/officeDocument/2006/relationships/hyperlink" Target="http://xmlns.geosciml.org/Borehole/4.1" TargetMode="External"/><Relationship Id="rId157" Type="http://schemas.openxmlformats.org/officeDocument/2006/relationships/hyperlink" Target="http://www.geosciml.org" TargetMode="External"/><Relationship Id="rId61" Type="http://schemas.openxmlformats.org/officeDocument/2006/relationships/image" Target="media/image45.emf"/><Relationship Id="rId82" Type="http://schemas.openxmlformats.org/officeDocument/2006/relationships/image" Target="media/image66.emf"/><Relationship Id="rId152" Type="http://schemas.openxmlformats.org/officeDocument/2006/relationships/hyperlink" Target="http://data.geoscience.gov.xx/feature/asc/geologicunit/stratno/25947" TargetMode="External"/><Relationship Id="rId19" Type="http://schemas.openxmlformats.org/officeDocument/2006/relationships/hyperlink" Target="http://www.opengis.net/spec/waterml/2.0/req/xsd-xml-rules" TargetMode="External"/><Relationship Id="rId14" Type="http://schemas.openxmlformats.org/officeDocument/2006/relationships/image" Target="media/image3.png"/><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0.emf"/><Relationship Id="rId77" Type="http://schemas.openxmlformats.org/officeDocument/2006/relationships/image" Target="media/image61.emf"/><Relationship Id="rId100" Type="http://schemas.openxmlformats.org/officeDocument/2006/relationships/image" Target="media/image82.emf"/><Relationship Id="rId105" Type="http://schemas.openxmlformats.org/officeDocument/2006/relationships/image" Target="media/image87.emf"/><Relationship Id="rId126" Type="http://schemas.openxmlformats.org/officeDocument/2006/relationships/image" Target="media/image107.png"/><Relationship Id="rId147" Type="http://schemas.openxmlformats.org/officeDocument/2006/relationships/hyperlink" Target="http://www.opengis.net/wfs/2.0" TargetMode="External"/><Relationship Id="rId8" Type="http://schemas.openxmlformats.org/officeDocument/2006/relationships/endnotes" Target="endnotes.xml"/><Relationship Id="rId51" Type="http://schemas.openxmlformats.org/officeDocument/2006/relationships/image" Target="media/image35.emf"/><Relationship Id="rId72" Type="http://schemas.openxmlformats.org/officeDocument/2006/relationships/image" Target="media/image56.emf"/><Relationship Id="rId93" Type="http://schemas.openxmlformats.org/officeDocument/2006/relationships/image" Target="media/image75.emf"/><Relationship Id="rId98" Type="http://schemas.openxmlformats.org/officeDocument/2006/relationships/image" Target="media/image80.emf"/><Relationship Id="rId121" Type="http://schemas.openxmlformats.org/officeDocument/2006/relationships/image" Target="media/image102.png"/><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0.png"/><Relationship Id="rId67" Type="http://schemas.openxmlformats.org/officeDocument/2006/relationships/image" Target="media/image51.emf"/><Relationship Id="rId116" Type="http://schemas.openxmlformats.org/officeDocument/2006/relationships/image" Target="media/image98.png"/><Relationship Id="rId137" Type="http://schemas.openxmlformats.org/officeDocument/2006/relationships/hyperlink" Target="http://xmlns.geosciml.org/GeoSciML-Extension/4.1" TargetMode="External"/><Relationship Id="rId158" Type="http://schemas.openxmlformats.org/officeDocument/2006/relationships/hyperlink" Target="http://unitsofmeasure.org/ucum.html" TargetMode="External"/><Relationship Id="rId20" Type="http://schemas.openxmlformats.org/officeDocument/2006/relationships/image" Target="media/image8.emf"/><Relationship Id="rId41" Type="http://schemas.openxmlformats.org/officeDocument/2006/relationships/image" Target="media/image26.png"/><Relationship Id="rId62" Type="http://schemas.openxmlformats.org/officeDocument/2006/relationships/image" Target="media/image46.emf"/><Relationship Id="rId83" Type="http://schemas.openxmlformats.org/officeDocument/2006/relationships/image" Target="media/image67.emf"/><Relationship Id="rId88" Type="http://schemas.openxmlformats.org/officeDocument/2006/relationships/image" Target="media/image71.emf"/><Relationship Id="rId111" Type="http://schemas.openxmlformats.org/officeDocument/2006/relationships/image" Target="media/image93.emf"/><Relationship Id="rId132" Type="http://schemas.openxmlformats.org/officeDocument/2006/relationships/hyperlink" Target="http://www.opengis.net/gml/3.2"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w3.org/2001/tag/doc/httpRange-14/2007-05-31/HttpRange-14" TargetMode="External"/><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636A0-46AD-4BD2-A013-E05D39CBB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421</TotalTime>
  <Pages>247</Pages>
  <Words>38493</Words>
  <Characters>275536</Characters>
  <Application>Microsoft Office Word</Application>
  <DocSecurity>0</DocSecurity>
  <Lines>2296</Lines>
  <Paragraphs>626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313403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49</cp:revision>
  <cp:lastPrinted>2016-06-02T18:06:00Z</cp:lastPrinted>
  <dcterms:created xsi:type="dcterms:W3CDTF">2016-08-07T20:19:00Z</dcterms:created>
  <dcterms:modified xsi:type="dcterms:W3CDTF">2016-08-08T08:49:00Z</dcterms:modified>
</cp:coreProperties>
</file>