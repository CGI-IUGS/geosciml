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bookmarkStart w:id="0" w:name="_GoBack"/>
      <w:bookmarkEnd w:id="0"/>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3A6768AF" w14:textId="77777777" w:rsidR="00D64537"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643103" w:history="1">
        <w:r w:rsidR="00D64537" w:rsidRPr="00FA1851">
          <w:rPr>
            <w:rStyle w:val="Hyperlink"/>
            <w:noProof/>
            <w:lang w:val="en-CA"/>
          </w:rPr>
          <w:t>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Scope</w:t>
        </w:r>
        <w:r w:rsidR="00D64537">
          <w:rPr>
            <w:noProof/>
            <w:webHidden/>
          </w:rPr>
          <w:tab/>
        </w:r>
        <w:r w:rsidR="00D64537">
          <w:rPr>
            <w:noProof/>
            <w:webHidden/>
          </w:rPr>
          <w:fldChar w:fldCharType="begin"/>
        </w:r>
        <w:r w:rsidR="00D64537">
          <w:rPr>
            <w:noProof/>
            <w:webHidden/>
          </w:rPr>
          <w:instrText xml:space="preserve"> PAGEREF _Toc452643103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2C27E4DB"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4" w:history="1">
        <w:r w:rsidR="00D64537" w:rsidRPr="00FA1851">
          <w:rPr>
            <w:rStyle w:val="Hyperlink"/>
            <w:noProof/>
            <w:lang w:val="en-CA"/>
          </w:rPr>
          <w:t>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w:t>
        </w:r>
        <w:r w:rsidR="00D64537">
          <w:rPr>
            <w:noProof/>
            <w:webHidden/>
          </w:rPr>
          <w:tab/>
        </w:r>
        <w:r w:rsidR="00D64537">
          <w:rPr>
            <w:noProof/>
            <w:webHidden/>
          </w:rPr>
          <w:fldChar w:fldCharType="begin"/>
        </w:r>
        <w:r w:rsidR="00D64537">
          <w:rPr>
            <w:noProof/>
            <w:webHidden/>
          </w:rPr>
          <w:instrText xml:space="preserve"> PAGEREF _Toc452643104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118372E3"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5" w:history="1">
        <w:r w:rsidR="00D64537" w:rsidRPr="00FA1851">
          <w:rPr>
            <w:rStyle w:val="Hyperlink"/>
            <w:noProof/>
            <w:lang w:val="en-CA"/>
          </w:rPr>
          <w:t>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References</w:t>
        </w:r>
        <w:r w:rsidR="00D64537">
          <w:rPr>
            <w:noProof/>
            <w:webHidden/>
          </w:rPr>
          <w:tab/>
        </w:r>
        <w:r w:rsidR="00D64537">
          <w:rPr>
            <w:noProof/>
            <w:webHidden/>
          </w:rPr>
          <w:fldChar w:fldCharType="begin"/>
        </w:r>
        <w:r w:rsidR="00D64537">
          <w:rPr>
            <w:noProof/>
            <w:webHidden/>
          </w:rPr>
          <w:instrText xml:space="preserve"> PAGEREF _Toc452643105 \h </w:instrText>
        </w:r>
        <w:r w:rsidR="00D64537">
          <w:rPr>
            <w:noProof/>
            <w:webHidden/>
          </w:rPr>
        </w:r>
        <w:r w:rsidR="00D64537">
          <w:rPr>
            <w:noProof/>
            <w:webHidden/>
          </w:rPr>
          <w:fldChar w:fldCharType="separate"/>
        </w:r>
        <w:r w:rsidR="00D64537">
          <w:rPr>
            <w:noProof/>
            <w:webHidden/>
          </w:rPr>
          <w:t>10</w:t>
        </w:r>
        <w:r w:rsidR="00D64537">
          <w:rPr>
            <w:noProof/>
            <w:webHidden/>
          </w:rPr>
          <w:fldChar w:fldCharType="end"/>
        </w:r>
      </w:hyperlink>
    </w:p>
    <w:p w14:paraId="7ADB3352"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06" w:history="1">
        <w:r w:rsidR="00D64537" w:rsidRPr="00FA1851">
          <w:rPr>
            <w:rStyle w:val="Hyperlink"/>
            <w:noProof/>
            <w:lang w:val="en-CA"/>
          </w:rPr>
          <w:t>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Terms and Definitions</w:t>
        </w:r>
        <w:r w:rsidR="00D64537">
          <w:rPr>
            <w:noProof/>
            <w:webHidden/>
          </w:rPr>
          <w:tab/>
        </w:r>
        <w:r w:rsidR="00D64537">
          <w:rPr>
            <w:noProof/>
            <w:webHidden/>
          </w:rPr>
          <w:fldChar w:fldCharType="begin"/>
        </w:r>
        <w:r w:rsidR="00D64537">
          <w:rPr>
            <w:noProof/>
            <w:webHidden/>
          </w:rPr>
          <w:instrText xml:space="preserve"> PAGEREF _Toc452643106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464CCE38"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7" w:history="1">
        <w:r w:rsidR="00D64537" w:rsidRPr="00FA1851">
          <w:rPr>
            <w:rStyle w:val="Hyperlink"/>
            <w:noProof/>
          </w:rPr>
          <w:t>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w:t>
        </w:r>
        <w:r w:rsidR="00D64537">
          <w:rPr>
            <w:noProof/>
            <w:webHidden/>
          </w:rPr>
          <w:tab/>
        </w:r>
        <w:r w:rsidR="00D64537">
          <w:rPr>
            <w:noProof/>
            <w:webHidden/>
          </w:rPr>
          <w:fldChar w:fldCharType="begin"/>
        </w:r>
        <w:r w:rsidR="00D64537">
          <w:rPr>
            <w:noProof/>
            <w:webHidden/>
          </w:rPr>
          <w:instrText xml:space="preserve"> PAGEREF _Toc452643107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0B9016BC"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8" w:history="1">
        <w:r w:rsidR="00D64537" w:rsidRPr="00FA1851">
          <w:rPr>
            <w:rStyle w:val="Hyperlink"/>
            <w:noProof/>
            <w:lang w:val="en-CA"/>
          </w:rPr>
          <w:t>4.2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domain feature</w:t>
        </w:r>
        <w:r w:rsidR="00D64537">
          <w:rPr>
            <w:noProof/>
            <w:webHidden/>
          </w:rPr>
          <w:tab/>
        </w:r>
        <w:r w:rsidR="00D64537">
          <w:rPr>
            <w:noProof/>
            <w:webHidden/>
          </w:rPr>
          <w:fldChar w:fldCharType="begin"/>
        </w:r>
        <w:r w:rsidR="00D64537">
          <w:rPr>
            <w:noProof/>
            <w:webHidden/>
          </w:rPr>
          <w:instrText xml:space="preserve"> PAGEREF _Toc452643108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31C4DC5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09" w:history="1">
        <w:r w:rsidR="00D64537" w:rsidRPr="00FA1851">
          <w:rPr>
            <w:rStyle w:val="Hyperlink"/>
            <w:noProof/>
            <w:lang w:val="en-CA"/>
          </w:rPr>
          <w:t>4.3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element &lt;XML&gt;</w:t>
        </w:r>
        <w:r w:rsidR="00D64537">
          <w:rPr>
            <w:noProof/>
            <w:webHidden/>
          </w:rPr>
          <w:tab/>
        </w:r>
        <w:r w:rsidR="00D64537">
          <w:rPr>
            <w:noProof/>
            <w:webHidden/>
          </w:rPr>
          <w:fldChar w:fldCharType="begin"/>
        </w:r>
        <w:r w:rsidR="00D64537">
          <w:rPr>
            <w:noProof/>
            <w:webHidden/>
          </w:rPr>
          <w:instrText xml:space="preserve"> PAGEREF _Toc452643109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846290E"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0" w:history="1">
        <w:r w:rsidR="00D64537" w:rsidRPr="00FA1851">
          <w:rPr>
            <w:rStyle w:val="Hyperlink"/>
            <w:noProof/>
            <w:lang w:val="en-CA"/>
          </w:rPr>
          <w:t>4.4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feature</w:t>
        </w:r>
        <w:r w:rsidR="00D64537">
          <w:rPr>
            <w:noProof/>
            <w:webHidden/>
          </w:rPr>
          <w:tab/>
        </w:r>
        <w:r w:rsidR="00D64537">
          <w:rPr>
            <w:noProof/>
            <w:webHidden/>
          </w:rPr>
          <w:fldChar w:fldCharType="begin"/>
        </w:r>
        <w:r w:rsidR="00D64537">
          <w:rPr>
            <w:noProof/>
            <w:webHidden/>
          </w:rPr>
          <w:instrText xml:space="preserve"> PAGEREF _Toc452643110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6A1FF69"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1" w:history="1">
        <w:r w:rsidR="00D64537" w:rsidRPr="00FA1851">
          <w:rPr>
            <w:rStyle w:val="Hyperlink"/>
            <w:noProof/>
            <w:lang w:val="en-CA"/>
          </w:rPr>
          <w:t>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application schema</w:t>
        </w:r>
        <w:r w:rsidR="00D64537">
          <w:rPr>
            <w:noProof/>
            <w:webHidden/>
          </w:rPr>
          <w:tab/>
        </w:r>
        <w:r w:rsidR="00D64537">
          <w:rPr>
            <w:noProof/>
            <w:webHidden/>
          </w:rPr>
          <w:fldChar w:fldCharType="begin"/>
        </w:r>
        <w:r w:rsidR="00D64537">
          <w:rPr>
            <w:noProof/>
            <w:webHidden/>
          </w:rPr>
          <w:instrText xml:space="preserve"> PAGEREF _Toc452643111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FD04C9D"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2" w:history="1">
        <w:r w:rsidR="00D64537" w:rsidRPr="00FA1851">
          <w:rPr>
            <w:rStyle w:val="Hyperlink"/>
            <w:noProof/>
            <w:lang w:val="en-CA"/>
          </w:rPr>
          <w:t>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document</w:t>
        </w:r>
        <w:r w:rsidR="00D64537">
          <w:rPr>
            <w:noProof/>
            <w:webHidden/>
          </w:rPr>
          <w:tab/>
        </w:r>
        <w:r w:rsidR="00D64537">
          <w:rPr>
            <w:noProof/>
            <w:webHidden/>
          </w:rPr>
          <w:fldChar w:fldCharType="begin"/>
        </w:r>
        <w:r w:rsidR="00D64537">
          <w:rPr>
            <w:noProof/>
            <w:webHidden/>
          </w:rPr>
          <w:instrText xml:space="preserve"> PAGEREF _Toc452643112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5180B56"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3" w:history="1">
        <w:r w:rsidR="00D64537" w:rsidRPr="00FA1851">
          <w:rPr>
            <w:rStyle w:val="Hyperlink"/>
            <w:noProof/>
            <w:lang w:val="en-CA"/>
          </w:rPr>
          <w:t>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GML schema</w:t>
        </w:r>
        <w:r w:rsidR="00D64537">
          <w:rPr>
            <w:noProof/>
            <w:webHidden/>
          </w:rPr>
          <w:tab/>
        </w:r>
        <w:r w:rsidR="00D64537">
          <w:rPr>
            <w:noProof/>
            <w:webHidden/>
          </w:rPr>
          <w:fldChar w:fldCharType="begin"/>
        </w:r>
        <w:r w:rsidR="00D64537">
          <w:rPr>
            <w:noProof/>
            <w:webHidden/>
          </w:rPr>
          <w:instrText xml:space="preserve"> PAGEREF _Toc452643113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677B617"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4" w:history="1">
        <w:r w:rsidR="00D64537" w:rsidRPr="00FA1851">
          <w:rPr>
            <w:rStyle w:val="Hyperlink"/>
            <w:noProof/>
            <w:lang w:val="en-CA"/>
          </w:rPr>
          <w:t>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measurement</w:t>
        </w:r>
        <w:r w:rsidR="00D64537">
          <w:rPr>
            <w:noProof/>
            <w:webHidden/>
          </w:rPr>
          <w:tab/>
        </w:r>
        <w:r w:rsidR="00D64537">
          <w:rPr>
            <w:noProof/>
            <w:webHidden/>
          </w:rPr>
          <w:fldChar w:fldCharType="begin"/>
        </w:r>
        <w:r w:rsidR="00D64537">
          <w:rPr>
            <w:noProof/>
            <w:webHidden/>
          </w:rPr>
          <w:instrText xml:space="preserve"> PAGEREF _Toc452643114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59914DA5"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15" w:history="1">
        <w:r w:rsidR="00D64537" w:rsidRPr="00FA1851">
          <w:rPr>
            <w:rStyle w:val="Hyperlink"/>
            <w:noProof/>
            <w:lang w:val="en-CA"/>
          </w:rPr>
          <w:t>4.9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w:t>
        </w:r>
        <w:r w:rsidR="00D64537">
          <w:rPr>
            <w:noProof/>
            <w:webHidden/>
          </w:rPr>
          <w:tab/>
        </w:r>
        <w:r w:rsidR="00D64537">
          <w:rPr>
            <w:noProof/>
            <w:webHidden/>
          </w:rPr>
          <w:fldChar w:fldCharType="begin"/>
        </w:r>
        <w:r w:rsidR="00D64537">
          <w:rPr>
            <w:noProof/>
            <w:webHidden/>
          </w:rPr>
          <w:instrText xml:space="preserve"> PAGEREF _Toc452643115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365CA31C"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6" w:history="1">
        <w:r w:rsidR="00D64537" w:rsidRPr="00FA1851">
          <w:rPr>
            <w:rStyle w:val="Hyperlink"/>
            <w:noProof/>
            <w:lang w:val="en-CA"/>
          </w:rPr>
          <w:t>4.10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procedure</w:t>
        </w:r>
        <w:r w:rsidR="00D64537">
          <w:rPr>
            <w:noProof/>
            <w:webHidden/>
          </w:rPr>
          <w:tab/>
        </w:r>
        <w:r w:rsidR="00D64537">
          <w:rPr>
            <w:noProof/>
            <w:webHidden/>
          </w:rPr>
          <w:fldChar w:fldCharType="begin"/>
        </w:r>
        <w:r w:rsidR="00D64537">
          <w:rPr>
            <w:noProof/>
            <w:webHidden/>
          </w:rPr>
          <w:instrText xml:space="preserve"> PAGEREF _Toc452643116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1AEA3FCB"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7" w:history="1">
        <w:r w:rsidR="00D64537" w:rsidRPr="00FA1851">
          <w:rPr>
            <w:rStyle w:val="Hyperlink"/>
            <w:noProof/>
            <w:lang w:val="en-CA"/>
          </w:rPr>
          <w:t>4.11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observation result</w:t>
        </w:r>
        <w:r w:rsidR="00D64537">
          <w:rPr>
            <w:noProof/>
            <w:webHidden/>
          </w:rPr>
          <w:tab/>
        </w:r>
        <w:r w:rsidR="00D64537">
          <w:rPr>
            <w:noProof/>
            <w:webHidden/>
          </w:rPr>
          <w:fldChar w:fldCharType="begin"/>
        </w:r>
        <w:r w:rsidR="00D64537">
          <w:rPr>
            <w:noProof/>
            <w:webHidden/>
          </w:rPr>
          <w:instrText xml:space="preserve"> PAGEREF _Toc452643117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279E0153"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8" w:history="1">
        <w:r w:rsidR="00D64537" w:rsidRPr="00FA1851">
          <w:rPr>
            <w:rStyle w:val="Hyperlink"/>
            <w:noProof/>
            <w:lang w:val="en-CA"/>
          </w:rPr>
          <w:t>4.12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&lt;General Feature Model&gt;</w:t>
        </w:r>
        <w:r w:rsidR="00D64537">
          <w:rPr>
            <w:noProof/>
            <w:webHidden/>
          </w:rPr>
          <w:tab/>
        </w:r>
        <w:r w:rsidR="00D64537">
          <w:rPr>
            <w:noProof/>
            <w:webHidden/>
          </w:rPr>
          <w:fldChar w:fldCharType="begin"/>
        </w:r>
        <w:r w:rsidR="00D64537">
          <w:rPr>
            <w:noProof/>
            <w:webHidden/>
          </w:rPr>
          <w:instrText xml:space="preserve"> PAGEREF _Toc452643118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3A597EE"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19" w:history="1">
        <w:r w:rsidR="00D64537" w:rsidRPr="00FA1851">
          <w:rPr>
            <w:rStyle w:val="Hyperlink"/>
            <w:noProof/>
            <w:lang w:val="en-CA"/>
          </w:rPr>
          <w:t>4.13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sampled feature</w:t>
        </w:r>
        <w:r w:rsidR="00D64537">
          <w:rPr>
            <w:noProof/>
            <w:webHidden/>
          </w:rPr>
          <w:tab/>
        </w:r>
        <w:r w:rsidR="00D64537">
          <w:rPr>
            <w:noProof/>
            <w:webHidden/>
          </w:rPr>
          <w:fldChar w:fldCharType="begin"/>
        </w:r>
        <w:r w:rsidR="00D64537">
          <w:rPr>
            <w:noProof/>
            <w:webHidden/>
          </w:rPr>
          <w:instrText xml:space="preserve"> PAGEREF _Toc452643119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32C269F1"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0" w:history="1">
        <w:r w:rsidR="00D64537" w:rsidRPr="00FA1851">
          <w:rPr>
            <w:rStyle w:val="Hyperlink"/>
            <w:noProof/>
            <w:lang w:val="en-CA"/>
          </w:rPr>
          <w:t>4.14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sampling feature</w:t>
        </w:r>
        <w:r w:rsidR="00D64537">
          <w:rPr>
            <w:noProof/>
            <w:webHidden/>
          </w:rPr>
          <w:tab/>
        </w:r>
        <w:r w:rsidR="00D64537">
          <w:rPr>
            <w:noProof/>
            <w:webHidden/>
          </w:rPr>
          <w:fldChar w:fldCharType="begin"/>
        </w:r>
        <w:r w:rsidR="00D64537">
          <w:rPr>
            <w:noProof/>
            <w:webHidden/>
          </w:rPr>
          <w:instrText xml:space="preserve"> PAGEREF _Toc452643120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67670C5A"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121" w:history="1">
        <w:r w:rsidR="00D64537" w:rsidRPr="00FA1851">
          <w:rPr>
            <w:rStyle w:val="Hyperlink"/>
            <w:noProof/>
            <w:lang w:val="en-CA"/>
          </w:rPr>
          <w:t>4.15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schema &lt;XML Schema&gt;</w:t>
        </w:r>
        <w:r w:rsidR="00D64537">
          <w:rPr>
            <w:noProof/>
            <w:webHidden/>
          </w:rPr>
          <w:tab/>
        </w:r>
        <w:r w:rsidR="00D64537">
          <w:rPr>
            <w:noProof/>
            <w:webHidden/>
          </w:rPr>
          <w:fldChar w:fldCharType="begin"/>
        </w:r>
        <w:r w:rsidR="00D64537">
          <w:rPr>
            <w:noProof/>
            <w:webHidden/>
          </w:rPr>
          <w:instrText xml:space="preserve"> PAGEREF _Toc452643121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751D5AC"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2" w:history="1">
        <w:r w:rsidR="00D64537" w:rsidRPr="00FA1851">
          <w:rPr>
            <w:rStyle w:val="Hyperlink"/>
            <w:noProof/>
            <w:lang w:val="en-CA"/>
          </w:rPr>
          <w:t>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Models</w:t>
        </w:r>
        <w:r w:rsidR="00D64537">
          <w:rPr>
            <w:noProof/>
            <w:webHidden/>
          </w:rPr>
          <w:tab/>
        </w:r>
        <w:r w:rsidR="00D64537">
          <w:rPr>
            <w:noProof/>
            <w:webHidden/>
          </w:rPr>
          <w:fldChar w:fldCharType="begin"/>
        </w:r>
        <w:r w:rsidR="00D64537">
          <w:rPr>
            <w:noProof/>
            <w:webHidden/>
          </w:rPr>
          <w:instrText xml:space="preserve"> PAGEREF _Toc452643122 \h </w:instrText>
        </w:r>
        <w:r w:rsidR="00D64537">
          <w:rPr>
            <w:noProof/>
            <w:webHidden/>
          </w:rPr>
        </w:r>
        <w:r w:rsidR="00D64537">
          <w:rPr>
            <w:noProof/>
            <w:webHidden/>
          </w:rPr>
          <w:fldChar w:fldCharType="separate"/>
        </w:r>
        <w:r w:rsidR="00D64537">
          <w:rPr>
            <w:noProof/>
            <w:webHidden/>
          </w:rPr>
          <w:t>14</w:t>
        </w:r>
        <w:r w:rsidR="00D64537">
          <w:rPr>
            <w:noProof/>
            <w:webHidden/>
          </w:rPr>
          <w:fldChar w:fldCharType="end"/>
        </w:r>
      </w:hyperlink>
    </w:p>
    <w:p w14:paraId="197F26C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3" w:history="1">
        <w:r w:rsidR="00D64537" w:rsidRPr="00FA1851">
          <w:rPr>
            <w:rStyle w:val="Hyperlink"/>
            <w:noProof/>
            <w:lang w:val="en-CA"/>
          </w:rPr>
          <w:t>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Lite</w:t>
        </w:r>
        <w:r w:rsidR="00D64537">
          <w:rPr>
            <w:noProof/>
            <w:webHidden/>
          </w:rPr>
          <w:tab/>
        </w:r>
        <w:r w:rsidR="00D64537">
          <w:rPr>
            <w:noProof/>
            <w:webHidden/>
          </w:rPr>
          <w:fldChar w:fldCharType="begin"/>
        </w:r>
        <w:r w:rsidR="00D64537">
          <w:rPr>
            <w:noProof/>
            <w:webHidden/>
          </w:rPr>
          <w:instrText xml:space="preserve"> PAGEREF _Toc452643123 \h </w:instrText>
        </w:r>
        <w:r w:rsidR="00D64537">
          <w:rPr>
            <w:noProof/>
            <w:webHidden/>
          </w:rPr>
        </w:r>
        <w:r w:rsidR="00D64537">
          <w:rPr>
            <w:noProof/>
            <w:webHidden/>
          </w:rPr>
          <w:fldChar w:fldCharType="separate"/>
        </w:r>
        <w:r w:rsidR="00D64537">
          <w:rPr>
            <w:noProof/>
            <w:webHidden/>
          </w:rPr>
          <w:t>15</w:t>
        </w:r>
        <w:r w:rsidR="00D64537">
          <w:rPr>
            <w:noProof/>
            <w:webHidden/>
          </w:rPr>
          <w:fldChar w:fldCharType="end"/>
        </w:r>
      </w:hyperlink>
    </w:p>
    <w:p w14:paraId="3DFFDE3D"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4" w:history="1">
        <w:r w:rsidR="00D64537" w:rsidRPr="00FA1851">
          <w:rPr>
            <w:rStyle w:val="Hyperlink"/>
            <w:noProof/>
            <w:lang w:val="en-CA"/>
          </w:rPr>
          <w:t>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and Extension</w:t>
        </w:r>
        <w:r w:rsidR="00D64537">
          <w:rPr>
            <w:noProof/>
            <w:webHidden/>
          </w:rPr>
          <w:tab/>
        </w:r>
        <w:r w:rsidR="00D64537">
          <w:rPr>
            <w:noProof/>
            <w:webHidden/>
          </w:rPr>
          <w:fldChar w:fldCharType="begin"/>
        </w:r>
        <w:r w:rsidR="00D64537">
          <w:rPr>
            <w:noProof/>
            <w:webHidden/>
          </w:rPr>
          <w:instrText xml:space="preserve"> PAGEREF _Toc452643124 \h </w:instrText>
        </w:r>
        <w:r w:rsidR="00D64537">
          <w:rPr>
            <w:noProof/>
            <w:webHidden/>
          </w:rPr>
        </w:r>
        <w:r w:rsidR="00D64537">
          <w:rPr>
            <w:noProof/>
            <w:webHidden/>
          </w:rPr>
          <w:fldChar w:fldCharType="separate"/>
        </w:r>
        <w:r w:rsidR="00D64537">
          <w:rPr>
            <w:noProof/>
            <w:webHidden/>
          </w:rPr>
          <w:t>16</w:t>
        </w:r>
        <w:r w:rsidR="00D64537">
          <w:rPr>
            <w:noProof/>
            <w:webHidden/>
          </w:rPr>
          <w:fldChar w:fldCharType="end"/>
        </w:r>
      </w:hyperlink>
    </w:p>
    <w:p w14:paraId="1BFD8F3F"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25" w:history="1">
        <w:r w:rsidR="00D64537" w:rsidRPr="00FA1851">
          <w:rPr>
            <w:rStyle w:val="Hyperlink"/>
            <w:noProof/>
            <w:lang w:val="en-CA" w:bidi="x-none"/>
          </w:rPr>
          <w:t>5.2.1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AbstractDescription classes</w:t>
        </w:r>
        <w:r w:rsidR="00D64537">
          <w:rPr>
            <w:noProof/>
            <w:webHidden/>
          </w:rPr>
          <w:tab/>
        </w:r>
        <w:r w:rsidR="00D64537">
          <w:rPr>
            <w:noProof/>
            <w:webHidden/>
          </w:rPr>
          <w:fldChar w:fldCharType="begin"/>
        </w:r>
        <w:r w:rsidR="00D64537">
          <w:rPr>
            <w:noProof/>
            <w:webHidden/>
          </w:rPr>
          <w:instrText xml:space="preserve"> PAGEREF _Toc452643125 \h </w:instrText>
        </w:r>
        <w:r w:rsidR="00D64537">
          <w:rPr>
            <w:noProof/>
            <w:webHidden/>
          </w:rPr>
        </w:r>
        <w:r w:rsidR="00D64537">
          <w:rPr>
            <w:noProof/>
            <w:webHidden/>
          </w:rPr>
          <w:fldChar w:fldCharType="separate"/>
        </w:r>
        <w:r w:rsidR="00D64537">
          <w:rPr>
            <w:noProof/>
            <w:webHidden/>
          </w:rPr>
          <w:t>18</w:t>
        </w:r>
        <w:r w:rsidR="00D64537">
          <w:rPr>
            <w:noProof/>
            <w:webHidden/>
          </w:rPr>
          <w:fldChar w:fldCharType="end"/>
        </w:r>
      </w:hyperlink>
    </w:p>
    <w:p w14:paraId="696D297E"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26" w:history="1">
        <w:r w:rsidR="00D64537" w:rsidRPr="00FA1851">
          <w:rPr>
            <w:rStyle w:val="Hyperlink"/>
            <w:noProof/>
            <w:lang w:val="en-CA"/>
          </w:rPr>
          <w:t>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Conventions</w:t>
        </w:r>
        <w:r w:rsidR="00D64537">
          <w:rPr>
            <w:noProof/>
            <w:webHidden/>
          </w:rPr>
          <w:tab/>
        </w:r>
        <w:r w:rsidR="00D64537">
          <w:rPr>
            <w:noProof/>
            <w:webHidden/>
          </w:rPr>
          <w:fldChar w:fldCharType="begin"/>
        </w:r>
        <w:r w:rsidR="00D64537">
          <w:rPr>
            <w:noProof/>
            <w:webHidden/>
          </w:rPr>
          <w:instrText xml:space="preserve"> PAGEREF _Toc452643126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1BDDBD2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7" w:history="1">
        <w:r w:rsidR="00D64537" w:rsidRPr="00FA1851">
          <w:rPr>
            <w:rStyle w:val="Hyperlink"/>
            <w:noProof/>
            <w:lang w:val="en-CA"/>
          </w:rPr>
          <w:t>6.1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class</w:t>
        </w:r>
        <w:r w:rsidR="00D64537">
          <w:rPr>
            <w:noProof/>
            <w:webHidden/>
          </w:rPr>
          <w:tab/>
        </w:r>
        <w:r w:rsidR="00D64537">
          <w:rPr>
            <w:noProof/>
            <w:webHidden/>
          </w:rPr>
          <w:fldChar w:fldCharType="begin"/>
        </w:r>
        <w:r w:rsidR="00D64537">
          <w:rPr>
            <w:noProof/>
            <w:webHidden/>
          </w:rPr>
          <w:instrText xml:space="preserve"> PAGEREF _Toc452643127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24AEA770"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8" w:history="1">
        <w:r w:rsidR="00D64537" w:rsidRPr="00FA1851">
          <w:rPr>
            <w:rStyle w:val="Hyperlink"/>
            <w:noProof/>
            <w:lang w:val="en-CA"/>
          </w:rPr>
          <w:t>6.2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Requirement and Recommendation</w:t>
        </w:r>
        <w:r w:rsidR="00D64537">
          <w:rPr>
            <w:noProof/>
            <w:webHidden/>
          </w:rPr>
          <w:tab/>
        </w:r>
        <w:r w:rsidR="00D64537">
          <w:rPr>
            <w:noProof/>
            <w:webHidden/>
          </w:rPr>
          <w:fldChar w:fldCharType="begin"/>
        </w:r>
        <w:r w:rsidR="00D64537">
          <w:rPr>
            <w:noProof/>
            <w:webHidden/>
          </w:rPr>
          <w:instrText xml:space="preserve"> PAGEREF _Toc452643128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5B5A297C"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29" w:history="1">
        <w:r w:rsidR="00D64537" w:rsidRPr="00FA1851">
          <w:rPr>
            <w:rStyle w:val="Hyperlink"/>
            <w:noProof/>
            <w:lang w:val="en-CA"/>
          </w:rPr>
          <w:t>6.3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w:t>
        </w:r>
        <w:r w:rsidR="00D64537">
          <w:rPr>
            <w:noProof/>
            <w:webHidden/>
          </w:rPr>
          <w:tab/>
        </w:r>
        <w:r w:rsidR="00D64537">
          <w:rPr>
            <w:noProof/>
            <w:webHidden/>
          </w:rPr>
          <w:fldChar w:fldCharType="begin"/>
        </w:r>
        <w:r w:rsidR="00D64537">
          <w:rPr>
            <w:noProof/>
            <w:webHidden/>
          </w:rPr>
          <w:instrText xml:space="preserve"> PAGEREF _Toc452643129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2CF663EC"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0" w:history="1">
        <w:r w:rsidR="00D64537" w:rsidRPr="00FA1851">
          <w:rPr>
            <w:rStyle w:val="Hyperlink"/>
            <w:noProof/>
            <w:lang w:val="en-CA"/>
          </w:rPr>
          <w:t>6.4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_Toc452643130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03642177"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1" w:history="1">
        <w:r w:rsidR="00D64537" w:rsidRPr="00FA1851">
          <w:rPr>
            <w:rStyle w:val="Hyperlink"/>
            <w:noProof/>
            <w:lang w:val="en-CA"/>
          </w:rPr>
          <w:t>6.5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Classifiers</w:t>
        </w:r>
        <w:r w:rsidR="00D64537">
          <w:rPr>
            <w:noProof/>
            <w:webHidden/>
          </w:rPr>
          <w:tab/>
        </w:r>
        <w:r w:rsidR="00D64537">
          <w:rPr>
            <w:noProof/>
            <w:webHidden/>
          </w:rPr>
          <w:fldChar w:fldCharType="begin"/>
        </w:r>
        <w:r w:rsidR="00D64537">
          <w:rPr>
            <w:noProof/>
            <w:webHidden/>
          </w:rPr>
          <w:instrText xml:space="preserve"> PAGEREF _Toc452643131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336485B5"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2" w:history="1">
        <w:r w:rsidR="00D64537" w:rsidRPr="00FA1851">
          <w:rPr>
            <w:rStyle w:val="Hyperlink"/>
            <w:noProof/>
            <w:lang w:val="en-CA"/>
          </w:rPr>
          <w:t>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Conceptual Model</w:t>
        </w:r>
        <w:r w:rsidR="00D64537">
          <w:rPr>
            <w:noProof/>
            <w:webHidden/>
          </w:rPr>
          <w:tab/>
        </w:r>
        <w:r w:rsidR="00D64537">
          <w:rPr>
            <w:noProof/>
            <w:webHidden/>
          </w:rPr>
          <w:fldChar w:fldCharType="begin"/>
        </w:r>
        <w:r w:rsidR="00D64537">
          <w:rPr>
            <w:noProof/>
            <w:webHidden/>
          </w:rPr>
          <w:instrText xml:space="preserve"> PAGEREF _Toc452643132 \h </w:instrText>
        </w:r>
        <w:r w:rsidR="00D64537">
          <w:rPr>
            <w:noProof/>
            <w:webHidden/>
          </w:rPr>
        </w:r>
        <w:r w:rsidR="00D64537">
          <w:rPr>
            <w:noProof/>
            <w:webHidden/>
          </w:rPr>
          <w:fldChar w:fldCharType="separate"/>
        </w:r>
        <w:r w:rsidR="00D64537">
          <w:rPr>
            <w:noProof/>
            <w:webHidden/>
          </w:rPr>
          <w:t>25</w:t>
        </w:r>
        <w:r w:rsidR="00D64537">
          <w:rPr>
            <w:noProof/>
            <w:webHidden/>
          </w:rPr>
          <w:fldChar w:fldCharType="end"/>
        </w:r>
      </w:hyperlink>
    </w:p>
    <w:p w14:paraId="326A426D"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33" w:history="1">
        <w:r w:rsidR="00D64537" w:rsidRPr="00FA1851">
          <w:rPr>
            <w:rStyle w:val="Hyperlink"/>
            <w:noProof/>
            <w:lang w:val="en-CA"/>
          </w:rPr>
          <w:t>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Logical Model</w:t>
        </w:r>
        <w:r w:rsidR="00D64537">
          <w:rPr>
            <w:noProof/>
            <w:webHidden/>
          </w:rPr>
          <w:tab/>
        </w:r>
        <w:r w:rsidR="00D64537">
          <w:rPr>
            <w:noProof/>
            <w:webHidden/>
          </w:rPr>
          <w:fldChar w:fldCharType="begin"/>
        </w:r>
        <w:r w:rsidR="00D64537">
          <w:rPr>
            <w:noProof/>
            <w:webHidden/>
          </w:rPr>
          <w:instrText xml:space="preserve"> PAGEREF _Toc452643133 \h </w:instrText>
        </w:r>
        <w:r w:rsidR="00D64537">
          <w:rPr>
            <w:noProof/>
            <w:webHidden/>
          </w:rPr>
        </w:r>
        <w:r w:rsidR="00D64537">
          <w:rPr>
            <w:noProof/>
            <w:webHidden/>
          </w:rPr>
          <w:fldChar w:fldCharType="separate"/>
        </w:r>
        <w:r w:rsidR="00D64537">
          <w:rPr>
            <w:noProof/>
            <w:webHidden/>
          </w:rPr>
          <w:t>26</w:t>
        </w:r>
        <w:r w:rsidR="00D64537">
          <w:rPr>
            <w:noProof/>
            <w:webHidden/>
          </w:rPr>
          <w:fldChar w:fldCharType="end"/>
        </w:r>
      </w:hyperlink>
    </w:p>
    <w:p w14:paraId="318328FD"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4" w:history="1">
        <w:r w:rsidR="00D64537" w:rsidRPr="00FA1851">
          <w:rPr>
            <w:rStyle w:val="Hyperlink"/>
            <w:noProof/>
            <w:lang w:val="en-CA" w:bidi="x-none"/>
          </w:rPr>
          <w:t>8.1.1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Property cardinality</w:t>
        </w:r>
        <w:r w:rsidR="00D64537">
          <w:rPr>
            <w:noProof/>
            <w:webHidden/>
          </w:rPr>
          <w:tab/>
        </w:r>
        <w:r w:rsidR="00D64537">
          <w:rPr>
            <w:noProof/>
            <w:webHidden/>
          </w:rPr>
          <w:fldChar w:fldCharType="begin"/>
        </w:r>
        <w:r w:rsidR="00D64537">
          <w:rPr>
            <w:noProof/>
            <w:webHidden/>
          </w:rPr>
          <w:instrText xml:space="preserve"> PAGEREF _Toc452643134 \h </w:instrText>
        </w:r>
        <w:r w:rsidR="00D64537">
          <w:rPr>
            <w:noProof/>
            <w:webHidden/>
          </w:rPr>
        </w:r>
        <w:r w:rsidR="00D64537">
          <w:rPr>
            <w:noProof/>
            <w:webHidden/>
          </w:rPr>
          <w:fldChar w:fldCharType="separate"/>
        </w:r>
        <w:r w:rsidR="00D64537">
          <w:rPr>
            <w:noProof/>
            <w:webHidden/>
          </w:rPr>
          <w:t>27</w:t>
        </w:r>
        <w:r w:rsidR="00D64537">
          <w:rPr>
            <w:noProof/>
            <w:webHidden/>
          </w:rPr>
          <w:fldChar w:fldCharType="end"/>
        </w:r>
      </w:hyperlink>
    </w:p>
    <w:p w14:paraId="0FC8402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5" w:history="1">
        <w:r w:rsidR="00D64537" w:rsidRPr="00FA1851">
          <w:rPr>
            <w:rStyle w:val="Hyperlink"/>
            <w:noProof/>
            <w:lang w:val="en-CA" w:bidi="x-none"/>
          </w:rPr>
          <w:t>8.1.2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Package shortcuts</w:t>
        </w:r>
        <w:r w:rsidR="00D64537">
          <w:rPr>
            <w:noProof/>
            <w:webHidden/>
          </w:rPr>
          <w:tab/>
        </w:r>
        <w:r w:rsidR="00D64537">
          <w:rPr>
            <w:noProof/>
            <w:webHidden/>
          </w:rPr>
          <w:fldChar w:fldCharType="begin"/>
        </w:r>
        <w:r w:rsidR="00D64537">
          <w:rPr>
            <w:noProof/>
            <w:webHidden/>
          </w:rPr>
          <w:instrText xml:space="preserve"> PAGEREF _Toc452643135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0514A78"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36" w:history="1">
        <w:r w:rsidR="00D64537" w:rsidRPr="00FA1851">
          <w:rPr>
            <w:rStyle w:val="Hyperlink"/>
            <w:noProof/>
            <w:lang w:val="en-CA"/>
          </w:rPr>
          <w:t>8.2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Abstract Requirements Class (Normative)</w:t>
        </w:r>
        <w:r w:rsidR="00D64537">
          <w:rPr>
            <w:noProof/>
            <w:webHidden/>
          </w:rPr>
          <w:tab/>
        </w:r>
        <w:r w:rsidR="00D64537">
          <w:rPr>
            <w:noProof/>
            <w:webHidden/>
          </w:rPr>
          <w:fldChar w:fldCharType="begin"/>
        </w:r>
        <w:r w:rsidR="00D64537">
          <w:rPr>
            <w:noProof/>
            <w:webHidden/>
          </w:rPr>
          <w:instrText xml:space="preserve"> PAGEREF _Toc452643136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9A2A99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7" w:history="1">
        <w:r w:rsidR="00D64537" w:rsidRPr="00FA1851">
          <w:rPr>
            <w:rStyle w:val="Hyperlink"/>
            <w:noProof/>
            <w:lang w:val="en-CA" w:bidi="x-none"/>
          </w:rPr>
          <w:t>8.2.1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Naming of entities</w:t>
        </w:r>
        <w:r w:rsidR="00D64537">
          <w:rPr>
            <w:noProof/>
            <w:webHidden/>
          </w:rPr>
          <w:tab/>
        </w:r>
        <w:r w:rsidR="00D64537">
          <w:rPr>
            <w:noProof/>
            <w:webHidden/>
          </w:rPr>
          <w:fldChar w:fldCharType="begin"/>
        </w:r>
        <w:r w:rsidR="00D64537">
          <w:rPr>
            <w:noProof/>
            <w:webHidden/>
          </w:rPr>
          <w:instrText xml:space="preserve"> PAGEREF _Toc452643137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105026ED"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8" w:history="1">
        <w:r w:rsidR="00D64537" w:rsidRPr="00FA1851">
          <w:rPr>
            <w:rStyle w:val="Hyperlink"/>
            <w:noProof/>
            <w:lang w:val="en-CA" w:bidi="x-none"/>
          </w:rPr>
          <w:t>8.2.2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Cardinality</w:t>
        </w:r>
        <w:r w:rsidR="00D64537">
          <w:rPr>
            <w:noProof/>
            <w:webHidden/>
          </w:rPr>
          <w:tab/>
        </w:r>
        <w:r w:rsidR="00D64537">
          <w:rPr>
            <w:noProof/>
            <w:webHidden/>
          </w:rPr>
          <w:fldChar w:fldCharType="begin"/>
        </w:r>
        <w:r w:rsidR="00D64537">
          <w:rPr>
            <w:noProof/>
            <w:webHidden/>
          </w:rPr>
          <w:instrText xml:space="preserve"> PAGEREF _Toc452643138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6DF20040"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39" w:history="1">
        <w:r w:rsidR="00D64537" w:rsidRPr="00FA1851">
          <w:rPr>
            <w:rStyle w:val="Hyperlink"/>
            <w:noProof/>
            <w:lang w:val="en-CA" w:bidi="x-none"/>
          </w:rPr>
          <w:t>8.2.3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classes</w:t>
        </w:r>
        <w:r w:rsidR="00D64537">
          <w:rPr>
            <w:noProof/>
            <w:webHidden/>
          </w:rPr>
          <w:tab/>
        </w:r>
        <w:r w:rsidR="00D64537">
          <w:rPr>
            <w:noProof/>
            <w:webHidden/>
          </w:rPr>
          <w:fldChar w:fldCharType="begin"/>
        </w:r>
        <w:r w:rsidR="00D64537">
          <w:rPr>
            <w:noProof/>
            <w:webHidden/>
          </w:rPr>
          <w:instrText xml:space="preserve"> PAGEREF _Toc452643139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78009341"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0" w:history="1">
        <w:r w:rsidR="00D64537" w:rsidRPr="00FA1851">
          <w:rPr>
            <w:rStyle w:val="Hyperlink"/>
            <w:noProof/>
            <w:lang w:val="en-CA" w:bidi="x-none"/>
          </w:rPr>
          <w:t>8.2.4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Polymorphism</w:t>
        </w:r>
        <w:r w:rsidR="00D64537">
          <w:rPr>
            <w:noProof/>
            <w:webHidden/>
          </w:rPr>
          <w:tab/>
        </w:r>
        <w:r w:rsidR="00D64537">
          <w:rPr>
            <w:noProof/>
            <w:webHidden/>
          </w:rPr>
          <w:fldChar w:fldCharType="begin"/>
        </w:r>
        <w:r w:rsidR="00D64537">
          <w:rPr>
            <w:noProof/>
            <w:webHidden/>
          </w:rPr>
          <w:instrText xml:space="preserve"> PAGEREF _Toc452643140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491E1621"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1" w:history="1">
        <w:r w:rsidR="00D64537" w:rsidRPr="00FA1851">
          <w:rPr>
            <w:rStyle w:val="Hyperlink"/>
            <w:noProof/>
            <w:lang w:val="en-CA" w:bidi="x-none"/>
          </w:rPr>
          <w:t>8.2.5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Quantities</w:t>
        </w:r>
        <w:r w:rsidR="00D64537">
          <w:rPr>
            <w:noProof/>
            <w:webHidden/>
          </w:rPr>
          <w:tab/>
        </w:r>
        <w:r w:rsidR="00D64537">
          <w:rPr>
            <w:noProof/>
            <w:webHidden/>
          </w:rPr>
          <w:fldChar w:fldCharType="begin"/>
        </w:r>
        <w:r w:rsidR="00D64537">
          <w:rPr>
            <w:noProof/>
            <w:webHidden/>
          </w:rPr>
          <w:instrText xml:space="preserve"> PAGEREF _Toc452643141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2243D10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2" w:history="1">
        <w:r w:rsidR="00D64537" w:rsidRPr="00FA1851">
          <w:rPr>
            <w:rStyle w:val="Hyperlink"/>
            <w:noProof/>
            <w:lang w:val="en-CA" w:bidi="x-none"/>
          </w:rPr>
          <w:t>8.2.6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w:t>
        </w:r>
        <w:r w:rsidR="00D64537">
          <w:rPr>
            <w:noProof/>
            <w:webHidden/>
          </w:rPr>
          <w:tab/>
        </w:r>
        <w:r w:rsidR="00D64537">
          <w:rPr>
            <w:noProof/>
            <w:webHidden/>
          </w:rPr>
          <w:fldChar w:fldCharType="begin"/>
        </w:r>
        <w:r w:rsidR="00D64537">
          <w:rPr>
            <w:noProof/>
            <w:webHidden/>
          </w:rPr>
          <w:instrText xml:space="preserve"> PAGEREF _Toc452643142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1EB68F4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3" w:history="1">
        <w:r w:rsidR="00D64537" w:rsidRPr="00FA1851">
          <w:rPr>
            <w:rStyle w:val="Hyperlink"/>
            <w:noProof/>
            <w:lang w:val="en-CA" w:bidi="x-none"/>
          </w:rPr>
          <w:t>8.2.7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 lists URI</w:t>
        </w:r>
        <w:r w:rsidR="00D64537">
          <w:rPr>
            <w:noProof/>
            <w:webHidden/>
          </w:rPr>
          <w:tab/>
        </w:r>
        <w:r w:rsidR="00D64537">
          <w:rPr>
            <w:noProof/>
            <w:webHidden/>
          </w:rPr>
          <w:fldChar w:fldCharType="begin"/>
        </w:r>
        <w:r w:rsidR="00D64537">
          <w:rPr>
            <w:noProof/>
            <w:webHidden/>
          </w:rPr>
          <w:instrText xml:space="preserve"> PAGEREF _Toc452643143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5CA33DD4"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4" w:history="1">
        <w:r w:rsidR="00D64537" w:rsidRPr="00FA1851">
          <w:rPr>
            <w:rStyle w:val="Hyperlink"/>
            <w:noProof/>
            <w:lang w:val="en-CA" w:bidi="x-none"/>
          </w:rPr>
          <w:t>8.2.8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w:t>
        </w:r>
        <w:r w:rsidR="00D64537">
          <w:rPr>
            <w:noProof/>
            <w:webHidden/>
          </w:rPr>
          <w:tab/>
        </w:r>
        <w:r w:rsidR="00D64537">
          <w:rPr>
            <w:noProof/>
            <w:webHidden/>
          </w:rPr>
          <w:fldChar w:fldCharType="begin"/>
        </w:r>
        <w:r w:rsidR="00D64537">
          <w:rPr>
            <w:noProof/>
            <w:webHidden/>
          </w:rPr>
          <w:instrText xml:space="preserve"> PAGEREF _Toc452643144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7D87E034"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45" w:history="1">
        <w:r w:rsidR="00D64537" w:rsidRPr="00FA1851">
          <w:rPr>
            <w:rStyle w:val="Hyperlink"/>
            <w:noProof/>
            <w:lang w:val="en-CA"/>
          </w:rPr>
          <w:t>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Lite Requirements Class </w:t>
        </w:r>
        <w:r w:rsidR="00D64537" w:rsidRPr="00FA1851">
          <w:rPr>
            <w:rStyle w:val="Hyperlink"/>
            <w:noProof/>
          </w:rPr>
          <w:t xml:space="preserve"> (Normative)</w:t>
        </w:r>
        <w:r w:rsidR="00D64537">
          <w:rPr>
            <w:noProof/>
            <w:webHidden/>
          </w:rPr>
          <w:tab/>
        </w:r>
        <w:r w:rsidR="00D64537">
          <w:rPr>
            <w:noProof/>
            <w:webHidden/>
          </w:rPr>
          <w:fldChar w:fldCharType="begin"/>
        </w:r>
        <w:r w:rsidR="00D64537">
          <w:rPr>
            <w:noProof/>
            <w:webHidden/>
          </w:rPr>
          <w:instrText xml:space="preserve"> PAGEREF _Toc452643145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60B1243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6" w:history="1">
        <w:r w:rsidR="00D64537" w:rsidRPr="00FA1851">
          <w:rPr>
            <w:rStyle w:val="Hyperlink"/>
            <w:noProof/>
            <w:lang w:val="en-CA" w:bidi="x-none"/>
          </w:rPr>
          <w:t>8.3.1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Lite views</w:t>
        </w:r>
        <w:r w:rsidR="00D64537">
          <w:rPr>
            <w:noProof/>
            <w:webHidden/>
          </w:rPr>
          <w:tab/>
        </w:r>
        <w:r w:rsidR="00D64537">
          <w:rPr>
            <w:noProof/>
            <w:webHidden/>
          </w:rPr>
          <w:fldChar w:fldCharType="begin"/>
        </w:r>
        <w:r w:rsidR="00D64537">
          <w:rPr>
            <w:noProof/>
            <w:webHidden/>
          </w:rPr>
          <w:instrText xml:space="preserve"> PAGEREF _Toc452643146 \h </w:instrText>
        </w:r>
        <w:r w:rsidR="00D64537">
          <w:rPr>
            <w:noProof/>
            <w:webHidden/>
          </w:rPr>
        </w:r>
        <w:r w:rsidR="00D64537">
          <w:rPr>
            <w:noProof/>
            <w:webHidden/>
          </w:rPr>
          <w:fldChar w:fldCharType="separate"/>
        </w:r>
        <w:r w:rsidR="00D64537">
          <w:rPr>
            <w:noProof/>
            <w:webHidden/>
          </w:rPr>
          <w:t>37</w:t>
        </w:r>
        <w:r w:rsidR="00D64537">
          <w:rPr>
            <w:noProof/>
            <w:webHidden/>
          </w:rPr>
          <w:fldChar w:fldCharType="end"/>
        </w:r>
      </w:hyperlink>
    </w:p>
    <w:p w14:paraId="06C6955E"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7" w:history="1">
        <w:r w:rsidR="00D64537" w:rsidRPr="00FA1851">
          <w:rPr>
            <w:rStyle w:val="Hyperlink"/>
            <w:noProof/>
            <w:lang w:bidi="x-none"/>
          </w:rPr>
          <w:t>8.3.2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GeologicUnitView</w:t>
        </w:r>
        <w:r w:rsidR="00D64537">
          <w:rPr>
            <w:noProof/>
            <w:webHidden/>
          </w:rPr>
          <w:tab/>
        </w:r>
        <w:r w:rsidR="00D64537">
          <w:rPr>
            <w:noProof/>
            <w:webHidden/>
          </w:rPr>
          <w:fldChar w:fldCharType="begin"/>
        </w:r>
        <w:r w:rsidR="00D64537">
          <w:rPr>
            <w:noProof/>
            <w:webHidden/>
          </w:rPr>
          <w:instrText xml:space="preserve"> PAGEREF _Toc452643147 \h </w:instrText>
        </w:r>
        <w:r w:rsidR="00D64537">
          <w:rPr>
            <w:noProof/>
            <w:webHidden/>
          </w:rPr>
        </w:r>
        <w:r w:rsidR="00D64537">
          <w:rPr>
            <w:noProof/>
            <w:webHidden/>
          </w:rPr>
          <w:fldChar w:fldCharType="separate"/>
        </w:r>
        <w:r w:rsidR="00D64537">
          <w:rPr>
            <w:noProof/>
            <w:webHidden/>
          </w:rPr>
          <w:t>40</w:t>
        </w:r>
        <w:r w:rsidR="00D64537">
          <w:rPr>
            <w:noProof/>
            <w:webHidden/>
          </w:rPr>
          <w:fldChar w:fldCharType="end"/>
        </w:r>
      </w:hyperlink>
    </w:p>
    <w:p w14:paraId="0B5CECA7"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8" w:history="1">
        <w:r w:rsidR="00D64537" w:rsidRPr="00FA1851">
          <w:rPr>
            <w:rStyle w:val="Hyperlink"/>
            <w:noProof/>
            <w:lang w:val="en-CA" w:bidi="x-none"/>
          </w:rPr>
          <w:t>8.3.3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BoreholeView</w:t>
        </w:r>
        <w:r w:rsidR="00D64537">
          <w:rPr>
            <w:noProof/>
            <w:webHidden/>
          </w:rPr>
          <w:tab/>
        </w:r>
        <w:r w:rsidR="00D64537">
          <w:rPr>
            <w:noProof/>
            <w:webHidden/>
          </w:rPr>
          <w:fldChar w:fldCharType="begin"/>
        </w:r>
        <w:r w:rsidR="00D64537">
          <w:rPr>
            <w:noProof/>
            <w:webHidden/>
          </w:rPr>
          <w:instrText xml:space="preserve"> PAGEREF _Toc452643148 \h </w:instrText>
        </w:r>
        <w:r w:rsidR="00D64537">
          <w:rPr>
            <w:noProof/>
            <w:webHidden/>
          </w:rPr>
        </w:r>
        <w:r w:rsidR="00D64537">
          <w:rPr>
            <w:noProof/>
            <w:webHidden/>
          </w:rPr>
          <w:fldChar w:fldCharType="separate"/>
        </w:r>
        <w:r w:rsidR="00D64537">
          <w:rPr>
            <w:noProof/>
            <w:webHidden/>
          </w:rPr>
          <w:t>46</w:t>
        </w:r>
        <w:r w:rsidR="00D64537">
          <w:rPr>
            <w:noProof/>
            <w:webHidden/>
          </w:rPr>
          <w:fldChar w:fldCharType="end"/>
        </w:r>
      </w:hyperlink>
    </w:p>
    <w:p w14:paraId="06EF6A4F"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49" w:history="1">
        <w:r w:rsidR="00D64537" w:rsidRPr="00FA1851">
          <w:rPr>
            <w:rStyle w:val="Hyperlink"/>
            <w:noProof/>
            <w:lang w:val="en-CA" w:bidi="x-none"/>
          </w:rPr>
          <w:t>8.3.4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ContactView</w:t>
        </w:r>
        <w:r w:rsidR="00D64537">
          <w:rPr>
            <w:noProof/>
            <w:webHidden/>
          </w:rPr>
          <w:tab/>
        </w:r>
        <w:r w:rsidR="00D64537">
          <w:rPr>
            <w:noProof/>
            <w:webHidden/>
          </w:rPr>
          <w:fldChar w:fldCharType="begin"/>
        </w:r>
        <w:r w:rsidR="00D64537">
          <w:rPr>
            <w:noProof/>
            <w:webHidden/>
          </w:rPr>
          <w:instrText xml:space="preserve"> PAGEREF _Toc452643149 \h </w:instrText>
        </w:r>
        <w:r w:rsidR="00D64537">
          <w:rPr>
            <w:noProof/>
            <w:webHidden/>
          </w:rPr>
        </w:r>
        <w:r w:rsidR="00D64537">
          <w:rPr>
            <w:noProof/>
            <w:webHidden/>
          </w:rPr>
          <w:fldChar w:fldCharType="separate"/>
        </w:r>
        <w:r w:rsidR="00D64537">
          <w:rPr>
            <w:noProof/>
            <w:webHidden/>
          </w:rPr>
          <w:t>52</w:t>
        </w:r>
        <w:r w:rsidR="00D64537">
          <w:rPr>
            <w:noProof/>
            <w:webHidden/>
          </w:rPr>
          <w:fldChar w:fldCharType="end"/>
        </w:r>
      </w:hyperlink>
    </w:p>
    <w:p w14:paraId="29CE0F8C"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0" w:history="1">
        <w:r w:rsidR="00D64537" w:rsidRPr="00FA1851">
          <w:rPr>
            <w:rStyle w:val="Hyperlink"/>
            <w:noProof/>
            <w:lang w:val="en-CA" w:bidi="x-none"/>
          </w:rPr>
          <w:t>8.3.5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GeologicSpecimenView</w:t>
        </w:r>
        <w:r w:rsidR="00D64537">
          <w:rPr>
            <w:noProof/>
            <w:webHidden/>
          </w:rPr>
          <w:tab/>
        </w:r>
        <w:r w:rsidR="00D64537">
          <w:rPr>
            <w:noProof/>
            <w:webHidden/>
          </w:rPr>
          <w:fldChar w:fldCharType="begin"/>
        </w:r>
        <w:r w:rsidR="00D64537">
          <w:rPr>
            <w:noProof/>
            <w:webHidden/>
          </w:rPr>
          <w:instrText xml:space="preserve"> PAGEREF _Toc452643150 \h </w:instrText>
        </w:r>
        <w:r w:rsidR="00D64537">
          <w:rPr>
            <w:noProof/>
            <w:webHidden/>
          </w:rPr>
        </w:r>
        <w:r w:rsidR="00D64537">
          <w:rPr>
            <w:noProof/>
            <w:webHidden/>
          </w:rPr>
          <w:fldChar w:fldCharType="separate"/>
        </w:r>
        <w:r w:rsidR="00D64537">
          <w:rPr>
            <w:noProof/>
            <w:webHidden/>
          </w:rPr>
          <w:t>55</w:t>
        </w:r>
        <w:r w:rsidR="00D64537">
          <w:rPr>
            <w:noProof/>
            <w:webHidden/>
          </w:rPr>
          <w:fldChar w:fldCharType="end"/>
        </w:r>
      </w:hyperlink>
    </w:p>
    <w:p w14:paraId="6137463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1" w:history="1">
        <w:r w:rsidR="00D64537" w:rsidRPr="00FA1851">
          <w:rPr>
            <w:rStyle w:val="Hyperlink"/>
            <w:noProof/>
            <w:lang w:val="en-CA" w:bidi="x-none"/>
          </w:rPr>
          <w:t>8.3.6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GeomorphologicUnitView</w:t>
        </w:r>
        <w:r w:rsidR="00D64537">
          <w:rPr>
            <w:noProof/>
            <w:webHidden/>
          </w:rPr>
          <w:tab/>
        </w:r>
        <w:r w:rsidR="00D64537">
          <w:rPr>
            <w:noProof/>
            <w:webHidden/>
          </w:rPr>
          <w:fldChar w:fldCharType="begin"/>
        </w:r>
        <w:r w:rsidR="00D64537">
          <w:rPr>
            <w:noProof/>
            <w:webHidden/>
          </w:rPr>
          <w:instrText xml:space="preserve"> PAGEREF _Toc452643151 \h </w:instrText>
        </w:r>
        <w:r w:rsidR="00D64537">
          <w:rPr>
            <w:noProof/>
            <w:webHidden/>
          </w:rPr>
        </w:r>
        <w:r w:rsidR="00D64537">
          <w:rPr>
            <w:noProof/>
            <w:webHidden/>
          </w:rPr>
          <w:fldChar w:fldCharType="separate"/>
        </w:r>
        <w:r w:rsidR="00D64537">
          <w:rPr>
            <w:noProof/>
            <w:webHidden/>
          </w:rPr>
          <w:t>59</w:t>
        </w:r>
        <w:r w:rsidR="00D64537">
          <w:rPr>
            <w:noProof/>
            <w:webHidden/>
          </w:rPr>
          <w:fldChar w:fldCharType="end"/>
        </w:r>
      </w:hyperlink>
    </w:p>
    <w:p w14:paraId="208CF24A"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2" w:history="1">
        <w:r w:rsidR="00D64537" w:rsidRPr="00FA1851">
          <w:rPr>
            <w:rStyle w:val="Hyperlink"/>
            <w:noProof/>
            <w:lang w:val="en-CA" w:bidi="x-none"/>
          </w:rPr>
          <w:t>8.3.7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ShearDisplacementStructureView</w:t>
        </w:r>
        <w:r w:rsidR="00D64537">
          <w:rPr>
            <w:noProof/>
            <w:webHidden/>
          </w:rPr>
          <w:tab/>
        </w:r>
        <w:r w:rsidR="00D64537">
          <w:rPr>
            <w:noProof/>
            <w:webHidden/>
          </w:rPr>
          <w:fldChar w:fldCharType="begin"/>
        </w:r>
        <w:r w:rsidR="00D64537">
          <w:rPr>
            <w:noProof/>
            <w:webHidden/>
          </w:rPr>
          <w:instrText xml:space="preserve"> PAGEREF _Toc452643152 \h </w:instrText>
        </w:r>
        <w:r w:rsidR="00D64537">
          <w:rPr>
            <w:noProof/>
            <w:webHidden/>
          </w:rPr>
        </w:r>
        <w:r w:rsidR="00D64537">
          <w:rPr>
            <w:noProof/>
            <w:webHidden/>
          </w:rPr>
          <w:fldChar w:fldCharType="separate"/>
        </w:r>
        <w:r w:rsidR="00D64537">
          <w:rPr>
            <w:noProof/>
            <w:webHidden/>
          </w:rPr>
          <w:t>64</w:t>
        </w:r>
        <w:r w:rsidR="00D64537">
          <w:rPr>
            <w:noProof/>
            <w:webHidden/>
          </w:rPr>
          <w:fldChar w:fldCharType="end"/>
        </w:r>
      </w:hyperlink>
    </w:p>
    <w:p w14:paraId="5A37B99A"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3" w:history="1">
        <w:r w:rsidR="00D64537" w:rsidRPr="00FA1851">
          <w:rPr>
            <w:rStyle w:val="Hyperlink"/>
            <w:noProof/>
            <w:lang w:val="en-CA" w:bidi="x-none"/>
          </w:rPr>
          <w:t>8.3.8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SiteObservationView</w:t>
        </w:r>
        <w:r w:rsidR="00D64537">
          <w:rPr>
            <w:noProof/>
            <w:webHidden/>
          </w:rPr>
          <w:tab/>
        </w:r>
        <w:r w:rsidR="00D64537">
          <w:rPr>
            <w:noProof/>
            <w:webHidden/>
          </w:rPr>
          <w:fldChar w:fldCharType="begin"/>
        </w:r>
        <w:r w:rsidR="00D64537">
          <w:rPr>
            <w:noProof/>
            <w:webHidden/>
          </w:rPr>
          <w:instrText xml:space="preserve"> PAGEREF _Toc452643153 \h </w:instrText>
        </w:r>
        <w:r w:rsidR="00D64537">
          <w:rPr>
            <w:noProof/>
            <w:webHidden/>
          </w:rPr>
        </w:r>
        <w:r w:rsidR="00D64537">
          <w:rPr>
            <w:noProof/>
            <w:webHidden/>
          </w:rPr>
          <w:fldChar w:fldCharType="separate"/>
        </w:r>
        <w:r w:rsidR="00D64537">
          <w:rPr>
            <w:noProof/>
            <w:webHidden/>
          </w:rPr>
          <w:t>70</w:t>
        </w:r>
        <w:r w:rsidR="00D64537">
          <w:rPr>
            <w:noProof/>
            <w:webHidden/>
          </w:rPr>
          <w:fldChar w:fldCharType="end"/>
        </w:r>
      </w:hyperlink>
    </w:p>
    <w:p w14:paraId="26D8360B"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54" w:history="1">
        <w:r w:rsidR="00D64537" w:rsidRPr="00FA1851">
          <w:rPr>
            <w:rStyle w:val="Hyperlink"/>
            <w:noProof/>
            <w:lang w:val="en-CA"/>
          </w:rPr>
          <w:t>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_Toc452643154 \h </w:instrText>
        </w:r>
        <w:r w:rsidR="00D64537">
          <w:rPr>
            <w:noProof/>
            <w:webHidden/>
          </w:rPr>
        </w:r>
        <w:r w:rsidR="00D64537">
          <w:rPr>
            <w:noProof/>
            <w:webHidden/>
          </w:rPr>
          <w:fldChar w:fldCharType="separate"/>
        </w:r>
        <w:r w:rsidR="00D64537">
          <w:rPr>
            <w:noProof/>
            <w:webHidden/>
          </w:rPr>
          <w:t>76</w:t>
        </w:r>
        <w:r w:rsidR="00D64537">
          <w:rPr>
            <w:noProof/>
            <w:webHidden/>
          </w:rPr>
          <w:fldChar w:fldCharType="end"/>
        </w:r>
      </w:hyperlink>
    </w:p>
    <w:p w14:paraId="4F9E0974"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5" w:history="1">
        <w:r w:rsidR="00D64537" w:rsidRPr="00FA1851">
          <w:rPr>
            <w:rStyle w:val="Hyperlink"/>
            <w:noProof/>
            <w:lang w:val="en-CA" w:bidi="x-none"/>
          </w:rPr>
          <w:t>8.4.1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Geology Basic</w:t>
        </w:r>
        <w:r w:rsidR="00D64537">
          <w:rPr>
            <w:noProof/>
            <w:webHidden/>
          </w:rPr>
          <w:tab/>
        </w:r>
        <w:r w:rsidR="00D64537">
          <w:rPr>
            <w:noProof/>
            <w:webHidden/>
          </w:rPr>
          <w:fldChar w:fldCharType="begin"/>
        </w:r>
        <w:r w:rsidR="00D64537">
          <w:rPr>
            <w:noProof/>
            <w:webHidden/>
          </w:rPr>
          <w:instrText xml:space="preserve"> PAGEREF _Toc452643155 \h </w:instrText>
        </w:r>
        <w:r w:rsidR="00D64537">
          <w:rPr>
            <w:noProof/>
            <w:webHidden/>
          </w:rPr>
        </w:r>
        <w:r w:rsidR="00D64537">
          <w:rPr>
            <w:noProof/>
            <w:webHidden/>
          </w:rPr>
          <w:fldChar w:fldCharType="separate"/>
        </w:r>
        <w:r w:rsidR="00D64537">
          <w:rPr>
            <w:noProof/>
            <w:webHidden/>
          </w:rPr>
          <w:t>77</w:t>
        </w:r>
        <w:r w:rsidR="00D64537">
          <w:rPr>
            <w:noProof/>
            <w:webHidden/>
          </w:rPr>
          <w:fldChar w:fldCharType="end"/>
        </w:r>
      </w:hyperlink>
    </w:p>
    <w:p w14:paraId="7CDD8F9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6" w:history="1">
        <w:r w:rsidR="00D64537" w:rsidRPr="00FA1851">
          <w:rPr>
            <w:rStyle w:val="Hyperlink"/>
            <w:noProof/>
            <w:lang w:bidi="x-none"/>
          </w:rPr>
          <w:t>8.4.2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Event</w:t>
        </w:r>
        <w:r w:rsidR="00D64537">
          <w:rPr>
            <w:noProof/>
            <w:webHidden/>
          </w:rPr>
          <w:tab/>
        </w:r>
        <w:r w:rsidR="00D64537">
          <w:rPr>
            <w:noProof/>
            <w:webHidden/>
          </w:rPr>
          <w:fldChar w:fldCharType="begin"/>
        </w:r>
        <w:r w:rsidR="00D64537">
          <w:rPr>
            <w:noProof/>
            <w:webHidden/>
          </w:rPr>
          <w:instrText xml:space="preserve"> PAGEREF _Toc452643156 \h </w:instrText>
        </w:r>
        <w:r w:rsidR="00D64537">
          <w:rPr>
            <w:noProof/>
            <w:webHidden/>
          </w:rPr>
        </w:r>
        <w:r w:rsidR="00D64537">
          <w:rPr>
            <w:noProof/>
            <w:webHidden/>
          </w:rPr>
          <w:fldChar w:fldCharType="separate"/>
        </w:r>
        <w:r w:rsidR="00D64537">
          <w:rPr>
            <w:noProof/>
            <w:webHidden/>
          </w:rPr>
          <w:t>89</w:t>
        </w:r>
        <w:r w:rsidR="00D64537">
          <w:rPr>
            <w:noProof/>
            <w:webHidden/>
          </w:rPr>
          <w:fldChar w:fldCharType="end"/>
        </w:r>
      </w:hyperlink>
    </w:p>
    <w:p w14:paraId="5ADA75A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7" w:history="1">
        <w:r w:rsidR="00D64537" w:rsidRPr="00FA1851">
          <w:rPr>
            <w:rStyle w:val="Hyperlink"/>
            <w:noProof/>
            <w:lang w:bidi="x-none"/>
          </w:rPr>
          <w:t>8.4.3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w:t>
        </w:r>
        <w:r w:rsidR="00D64537">
          <w:rPr>
            <w:noProof/>
            <w:webHidden/>
          </w:rPr>
          <w:tab/>
        </w:r>
        <w:r w:rsidR="00D64537">
          <w:rPr>
            <w:noProof/>
            <w:webHidden/>
          </w:rPr>
          <w:fldChar w:fldCharType="begin"/>
        </w:r>
        <w:r w:rsidR="00D64537">
          <w:rPr>
            <w:noProof/>
            <w:webHidden/>
          </w:rPr>
          <w:instrText xml:space="preserve"> PAGEREF _Toc452643157 \h </w:instrText>
        </w:r>
        <w:r w:rsidR="00D64537">
          <w:rPr>
            <w:noProof/>
            <w:webHidden/>
          </w:rPr>
        </w:r>
        <w:r w:rsidR="00D64537">
          <w:rPr>
            <w:noProof/>
            <w:webHidden/>
          </w:rPr>
          <w:fldChar w:fldCharType="separate"/>
        </w:r>
        <w:r w:rsidR="00D64537">
          <w:rPr>
            <w:noProof/>
            <w:webHidden/>
          </w:rPr>
          <w:t>92</w:t>
        </w:r>
        <w:r w:rsidR="00D64537">
          <w:rPr>
            <w:noProof/>
            <w:webHidden/>
          </w:rPr>
          <w:fldChar w:fldCharType="end"/>
        </w:r>
      </w:hyperlink>
    </w:p>
    <w:p w14:paraId="09DFC9B5"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8" w:history="1">
        <w:r w:rsidR="00D64537" w:rsidRPr="00FA1851">
          <w:rPr>
            <w:rStyle w:val="Hyperlink"/>
            <w:noProof/>
            <w:lang w:bidi="x-none"/>
          </w:rPr>
          <w:t>8.4.4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Geomorphology</w:t>
        </w:r>
        <w:r w:rsidR="00D64537">
          <w:rPr>
            <w:noProof/>
            <w:webHidden/>
          </w:rPr>
          <w:tab/>
        </w:r>
        <w:r w:rsidR="00D64537">
          <w:rPr>
            <w:noProof/>
            <w:webHidden/>
          </w:rPr>
          <w:fldChar w:fldCharType="begin"/>
        </w:r>
        <w:r w:rsidR="00D64537">
          <w:rPr>
            <w:noProof/>
            <w:webHidden/>
          </w:rPr>
          <w:instrText xml:space="preserve"> PAGEREF _Toc452643158 \h </w:instrText>
        </w:r>
        <w:r w:rsidR="00D64537">
          <w:rPr>
            <w:noProof/>
            <w:webHidden/>
          </w:rPr>
        </w:r>
        <w:r w:rsidR="00D64537">
          <w:rPr>
            <w:noProof/>
            <w:webHidden/>
          </w:rPr>
          <w:fldChar w:fldCharType="separate"/>
        </w:r>
        <w:r w:rsidR="00D64537">
          <w:rPr>
            <w:noProof/>
            <w:webHidden/>
          </w:rPr>
          <w:t>99</w:t>
        </w:r>
        <w:r w:rsidR="00D64537">
          <w:rPr>
            <w:noProof/>
            <w:webHidden/>
          </w:rPr>
          <w:fldChar w:fldCharType="end"/>
        </w:r>
      </w:hyperlink>
    </w:p>
    <w:p w14:paraId="6949CFE9"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59" w:history="1">
        <w:r w:rsidR="00D64537" w:rsidRPr="00FA1851">
          <w:rPr>
            <w:rStyle w:val="Hyperlink"/>
            <w:noProof/>
            <w:lang w:val="en-CA" w:bidi="x-none"/>
          </w:rPr>
          <w:t>8.4.5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Collection</w:t>
        </w:r>
        <w:r w:rsidR="00D64537">
          <w:rPr>
            <w:noProof/>
            <w:webHidden/>
          </w:rPr>
          <w:tab/>
        </w:r>
        <w:r w:rsidR="00D64537">
          <w:rPr>
            <w:noProof/>
            <w:webHidden/>
          </w:rPr>
          <w:fldChar w:fldCharType="begin"/>
        </w:r>
        <w:r w:rsidR="00D64537">
          <w:rPr>
            <w:noProof/>
            <w:webHidden/>
          </w:rPr>
          <w:instrText xml:space="preserve"> PAGEREF _Toc452643159 \h </w:instrText>
        </w:r>
        <w:r w:rsidR="00D64537">
          <w:rPr>
            <w:noProof/>
            <w:webHidden/>
          </w:rPr>
        </w:r>
        <w:r w:rsidR="00D64537">
          <w:rPr>
            <w:noProof/>
            <w:webHidden/>
          </w:rPr>
          <w:fldChar w:fldCharType="separate"/>
        </w:r>
        <w:r w:rsidR="00D64537">
          <w:rPr>
            <w:noProof/>
            <w:webHidden/>
          </w:rPr>
          <w:t>101</w:t>
        </w:r>
        <w:r w:rsidR="00D64537">
          <w:rPr>
            <w:noProof/>
            <w:webHidden/>
          </w:rPr>
          <w:fldChar w:fldCharType="end"/>
        </w:r>
      </w:hyperlink>
    </w:p>
    <w:p w14:paraId="4FBA0F7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0" w:history="1">
        <w:r w:rsidR="00D64537" w:rsidRPr="00FA1851">
          <w:rPr>
            <w:rStyle w:val="Hyperlink"/>
            <w:noProof/>
            <w:lang w:val="en-CA" w:bidi="x-none"/>
          </w:rPr>
          <w:t>8.4.6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Data Types</w:t>
        </w:r>
        <w:r w:rsidR="00D64537">
          <w:rPr>
            <w:noProof/>
            <w:webHidden/>
          </w:rPr>
          <w:tab/>
        </w:r>
        <w:r w:rsidR="00D64537">
          <w:rPr>
            <w:noProof/>
            <w:webHidden/>
          </w:rPr>
          <w:fldChar w:fldCharType="begin"/>
        </w:r>
        <w:r w:rsidR="00D64537">
          <w:rPr>
            <w:noProof/>
            <w:webHidden/>
          </w:rPr>
          <w:instrText xml:space="preserve"> PAGEREF _Toc452643160 \h </w:instrText>
        </w:r>
        <w:r w:rsidR="00D64537">
          <w:rPr>
            <w:noProof/>
            <w:webHidden/>
          </w:rPr>
        </w:r>
        <w:r w:rsidR="00D64537">
          <w:rPr>
            <w:noProof/>
            <w:webHidden/>
          </w:rPr>
          <w:fldChar w:fldCharType="separate"/>
        </w:r>
        <w:r w:rsidR="00D64537">
          <w:rPr>
            <w:noProof/>
            <w:webHidden/>
          </w:rPr>
          <w:t>104</w:t>
        </w:r>
        <w:r w:rsidR="00D64537">
          <w:rPr>
            <w:noProof/>
            <w:webHidden/>
          </w:rPr>
          <w:fldChar w:fldCharType="end"/>
        </w:r>
      </w:hyperlink>
    </w:p>
    <w:p w14:paraId="2FEFF85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1" w:history="1">
        <w:r w:rsidR="00D64537" w:rsidRPr="00FA1851">
          <w:rPr>
            <w:rStyle w:val="Hyperlink"/>
            <w:noProof/>
            <w:lang w:val="en-CA" w:bidi="x-none"/>
          </w:rPr>
          <w:t>8.4.7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basic vocabularies</w:t>
        </w:r>
        <w:r w:rsidR="00D64537">
          <w:rPr>
            <w:noProof/>
            <w:webHidden/>
          </w:rPr>
          <w:tab/>
        </w:r>
        <w:r w:rsidR="00D64537">
          <w:rPr>
            <w:noProof/>
            <w:webHidden/>
          </w:rPr>
          <w:fldChar w:fldCharType="begin"/>
        </w:r>
        <w:r w:rsidR="00D64537">
          <w:rPr>
            <w:noProof/>
            <w:webHidden/>
          </w:rPr>
          <w:instrText xml:space="preserve"> PAGEREF _Toc452643161 \h </w:instrText>
        </w:r>
        <w:r w:rsidR="00D64537">
          <w:rPr>
            <w:noProof/>
            <w:webHidden/>
          </w:rPr>
        </w:r>
        <w:r w:rsidR="00D64537">
          <w:rPr>
            <w:noProof/>
            <w:webHidden/>
          </w:rPr>
          <w:fldChar w:fldCharType="separate"/>
        </w:r>
        <w:r w:rsidR="00D64537">
          <w:rPr>
            <w:noProof/>
            <w:webHidden/>
          </w:rPr>
          <w:t>110</w:t>
        </w:r>
        <w:r w:rsidR="00D64537">
          <w:rPr>
            <w:noProof/>
            <w:webHidden/>
          </w:rPr>
          <w:fldChar w:fldCharType="end"/>
        </w:r>
      </w:hyperlink>
    </w:p>
    <w:p w14:paraId="2416C63F"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2" w:history="1">
        <w:r w:rsidR="00D64537" w:rsidRPr="00FA1851">
          <w:rPr>
            <w:rStyle w:val="Hyperlink"/>
            <w:noProof/>
            <w:lang w:val="en-CA" w:bidi="x-none"/>
          </w:rPr>
          <w:t>8.4.8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Instance example</w:t>
        </w:r>
        <w:r w:rsidR="00D64537">
          <w:rPr>
            <w:noProof/>
            <w:webHidden/>
          </w:rPr>
          <w:tab/>
        </w:r>
        <w:r w:rsidR="00D64537">
          <w:rPr>
            <w:noProof/>
            <w:webHidden/>
          </w:rPr>
          <w:fldChar w:fldCharType="begin"/>
        </w:r>
        <w:r w:rsidR="00D64537">
          <w:rPr>
            <w:noProof/>
            <w:webHidden/>
          </w:rPr>
          <w:instrText xml:space="preserve"> PAGEREF _Toc452643162 \h </w:instrText>
        </w:r>
        <w:r w:rsidR="00D64537">
          <w:rPr>
            <w:noProof/>
            <w:webHidden/>
          </w:rPr>
        </w:r>
        <w:r w:rsidR="00D64537">
          <w:rPr>
            <w:noProof/>
            <w:webHidden/>
          </w:rPr>
          <w:fldChar w:fldCharType="separate"/>
        </w:r>
        <w:r w:rsidR="00D64537">
          <w:rPr>
            <w:noProof/>
            <w:webHidden/>
          </w:rPr>
          <w:t>112</w:t>
        </w:r>
        <w:r w:rsidR="00D64537">
          <w:rPr>
            <w:noProof/>
            <w:webHidden/>
          </w:rPr>
          <w:fldChar w:fldCharType="end"/>
        </w:r>
      </w:hyperlink>
    </w:p>
    <w:p w14:paraId="18C031E9"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63" w:history="1">
        <w:r w:rsidR="00D64537" w:rsidRPr="00FA1851">
          <w:rPr>
            <w:rStyle w:val="Hyperlink"/>
            <w:noProof/>
            <w:lang w:val="en-CA"/>
          </w:rPr>
          <w:t>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_Toc452643163 \h </w:instrText>
        </w:r>
        <w:r w:rsidR="00D64537">
          <w:rPr>
            <w:noProof/>
            <w:webHidden/>
          </w:rPr>
        </w:r>
        <w:r w:rsidR="00D64537">
          <w:rPr>
            <w:noProof/>
            <w:webHidden/>
          </w:rPr>
          <w:fldChar w:fldCharType="separate"/>
        </w:r>
        <w:r w:rsidR="00D64537">
          <w:rPr>
            <w:noProof/>
            <w:webHidden/>
          </w:rPr>
          <w:t>115</w:t>
        </w:r>
        <w:r w:rsidR="00D64537">
          <w:rPr>
            <w:noProof/>
            <w:webHidden/>
          </w:rPr>
          <w:fldChar w:fldCharType="end"/>
        </w:r>
      </w:hyperlink>
    </w:p>
    <w:p w14:paraId="20477503"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4" w:history="1">
        <w:r w:rsidR="00D64537" w:rsidRPr="00FA1851">
          <w:rPr>
            <w:rStyle w:val="Hyperlink"/>
            <w:noProof/>
            <w:lang w:val="en-CA" w:bidi="x-none"/>
          </w:rPr>
          <w:t>8.5.1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Relations</w:t>
        </w:r>
        <w:r w:rsidR="00D64537">
          <w:rPr>
            <w:noProof/>
            <w:webHidden/>
          </w:rPr>
          <w:tab/>
        </w:r>
        <w:r w:rsidR="00D64537">
          <w:rPr>
            <w:noProof/>
            <w:webHidden/>
          </w:rPr>
          <w:fldChar w:fldCharType="begin"/>
        </w:r>
        <w:r w:rsidR="00D64537">
          <w:rPr>
            <w:noProof/>
            <w:webHidden/>
          </w:rPr>
          <w:instrText xml:space="preserve"> PAGEREF _Toc452643164 \h </w:instrText>
        </w:r>
        <w:r w:rsidR="00D64537">
          <w:rPr>
            <w:noProof/>
            <w:webHidden/>
          </w:rPr>
        </w:r>
        <w:r w:rsidR="00D64537">
          <w:rPr>
            <w:noProof/>
            <w:webHidden/>
          </w:rPr>
          <w:fldChar w:fldCharType="separate"/>
        </w:r>
        <w:r w:rsidR="00D64537">
          <w:rPr>
            <w:noProof/>
            <w:webHidden/>
          </w:rPr>
          <w:t>116</w:t>
        </w:r>
        <w:r w:rsidR="00D64537">
          <w:rPr>
            <w:noProof/>
            <w:webHidden/>
          </w:rPr>
          <w:fldChar w:fldCharType="end"/>
        </w:r>
      </w:hyperlink>
    </w:p>
    <w:p w14:paraId="7060C4DC"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5" w:history="1">
        <w:r w:rsidR="00D64537" w:rsidRPr="00FA1851">
          <w:rPr>
            <w:rStyle w:val="Hyperlink"/>
            <w:noProof/>
            <w:lang w:val="en-CA" w:bidi="x-none"/>
          </w:rPr>
          <w:t>8.5.2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Earth material details</w:t>
        </w:r>
        <w:r w:rsidR="00D64537">
          <w:rPr>
            <w:noProof/>
            <w:webHidden/>
          </w:rPr>
          <w:tab/>
        </w:r>
        <w:r w:rsidR="00D64537">
          <w:rPr>
            <w:noProof/>
            <w:webHidden/>
          </w:rPr>
          <w:fldChar w:fldCharType="begin"/>
        </w:r>
        <w:r w:rsidR="00D64537">
          <w:rPr>
            <w:noProof/>
            <w:webHidden/>
          </w:rPr>
          <w:instrText xml:space="preserve"> PAGEREF _Toc452643165 \h </w:instrText>
        </w:r>
        <w:r w:rsidR="00D64537">
          <w:rPr>
            <w:noProof/>
            <w:webHidden/>
          </w:rPr>
        </w:r>
        <w:r w:rsidR="00D64537">
          <w:rPr>
            <w:noProof/>
            <w:webHidden/>
          </w:rPr>
          <w:fldChar w:fldCharType="separate"/>
        </w:r>
        <w:r w:rsidR="00D64537">
          <w:rPr>
            <w:noProof/>
            <w:webHidden/>
          </w:rPr>
          <w:t>121</w:t>
        </w:r>
        <w:r w:rsidR="00D64537">
          <w:rPr>
            <w:noProof/>
            <w:webHidden/>
          </w:rPr>
          <w:fldChar w:fldCharType="end"/>
        </w:r>
      </w:hyperlink>
    </w:p>
    <w:p w14:paraId="4B6D24C8"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6" w:history="1">
        <w:r w:rsidR="00D64537" w:rsidRPr="00FA1851">
          <w:rPr>
            <w:rStyle w:val="Hyperlink"/>
            <w:noProof/>
            <w:lang w:bidi="x-none"/>
          </w:rPr>
          <w:t>8.5.3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GeologicAgeDetails</w:t>
        </w:r>
        <w:r w:rsidR="00D64537">
          <w:rPr>
            <w:noProof/>
            <w:webHidden/>
          </w:rPr>
          <w:tab/>
        </w:r>
        <w:r w:rsidR="00D64537">
          <w:rPr>
            <w:noProof/>
            <w:webHidden/>
          </w:rPr>
          <w:fldChar w:fldCharType="begin"/>
        </w:r>
        <w:r w:rsidR="00D64537">
          <w:rPr>
            <w:noProof/>
            <w:webHidden/>
          </w:rPr>
          <w:instrText xml:space="preserve"> PAGEREF _Toc452643166 \h </w:instrText>
        </w:r>
        <w:r w:rsidR="00D64537">
          <w:rPr>
            <w:noProof/>
            <w:webHidden/>
          </w:rPr>
        </w:r>
        <w:r w:rsidR="00D64537">
          <w:rPr>
            <w:noProof/>
            <w:webHidden/>
          </w:rPr>
          <w:fldChar w:fldCharType="separate"/>
        </w:r>
        <w:r w:rsidR="00D64537">
          <w:rPr>
            <w:noProof/>
            <w:webHidden/>
          </w:rPr>
          <w:t>139</w:t>
        </w:r>
        <w:r w:rsidR="00D64537">
          <w:rPr>
            <w:noProof/>
            <w:webHidden/>
          </w:rPr>
          <w:fldChar w:fldCharType="end"/>
        </w:r>
      </w:hyperlink>
    </w:p>
    <w:p w14:paraId="3528E60C"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7" w:history="1">
        <w:r w:rsidR="00D64537" w:rsidRPr="00FA1851">
          <w:rPr>
            <w:rStyle w:val="Hyperlink"/>
            <w:noProof/>
            <w:lang w:bidi="x-none"/>
          </w:rPr>
          <w:t>8.5.4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Structure Details</w:t>
        </w:r>
        <w:r w:rsidR="00D64537">
          <w:rPr>
            <w:noProof/>
            <w:webHidden/>
          </w:rPr>
          <w:tab/>
        </w:r>
        <w:r w:rsidR="00D64537">
          <w:rPr>
            <w:noProof/>
            <w:webHidden/>
          </w:rPr>
          <w:fldChar w:fldCharType="begin"/>
        </w:r>
        <w:r w:rsidR="00D64537">
          <w:rPr>
            <w:noProof/>
            <w:webHidden/>
          </w:rPr>
          <w:instrText xml:space="preserve"> PAGEREF _Toc452643167 \h </w:instrText>
        </w:r>
        <w:r w:rsidR="00D64537">
          <w:rPr>
            <w:noProof/>
            <w:webHidden/>
          </w:rPr>
        </w:r>
        <w:r w:rsidR="00D64537">
          <w:rPr>
            <w:noProof/>
            <w:webHidden/>
          </w:rPr>
          <w:fldChar w:fldCharType="separate"/>
        </w:r>
        <w:r w:rsidR="00D64537">
          <w:rPr>
            <w:noProof/>
            <w:webHidden/>
          </w:rPr>
          <w:t>141</w:t>
        </w:r>
        <w:r w:rsidR="00D64537">
          <w:rPr>
            <w:noProof/>
            <w:webHidden/>
          </w:rPr>
          <w:fldChar w:fldCharType="end"/>
        </w:r>
      </w:hyperlink>
    </w:p>
    <w:p w14:paraId="7D0E2895"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8" w:history="1">
        <w:r w:rsidR="00D64537" w:rsidRPr="00FA1851">
          <w:rPr>
            <w:rStyle w:val="Hyperlink"/>
            <w:noProof/>
            <w:lang w:bidi="x-none"/>
          </w:rPr>
          <w:t>8.5.5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Unit Details</w:t>
        </w:r>
        <w:r w:rsidR="00D64537">
          <w:rPr>
            <w:noProof/>
            <w:webHidden/>
          </w:rPr>
          <w:tab/>
        </w:r>
        <w:r w:rsidR="00D64537">
          <w:rPr>
            <w:noProof/>
            <w:webHidden/>
          </w:rPr>
          <w:fldChar w:fldCharType="begin"/>
        </w:r>
        <w:r w:rsidR="00D64537">
          <w:rPr>
            <w:noProof/>
            <w:webHidden/>
          </w:rPr>
          <w:instrText xml:space="preserve"> PAGEREF _Toc452643168 \h </w:instrText>
        </w:r>
        <w:r w:rsidR="00D64537">
          <w:rPr>
            <w:noProof/>
            <w:webHidden/>
          </w:rPr>
        </w:r>
        <w:r w:rsidR="00D64537">
          <w:rPr>
            <w:noProof/>
            <w:webHidden/>
          </w:rPr>
          <w:fldChar w:fldCharType="separate"/>
        </w:r>
        <w:r w:rsidR="00D64537">
          <w:rPr>
            <w:noProof/>
            <w:webHidden/>
          </w:rPr>
          <w:t>156</w:t>
        </w:r>
        <w:r w:rsidR="00D64537">
          <w:rPr>
            <w:noProof/>
            <w:webHidden/>
          </w:rPr>
          <w:fldChar w:fldCharType="end"/>
        </w:r>
      </w:hyperlink>
    </w:p>
    <w:p w14:paraId="2337CE3F"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69" w:history="1">
        <w:r w:rsidR="00D64537" w:rsidRPr="00FA1851">
          <w:rPr>
            <w:rStyle w:val="Hyperlink"/>
            <w:noProof/>
            <w:lang w:bidi="x-none"/>
          </w:rPr>
          <w:t>8.5.6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extension vocabularies</w:t>
        </w:r>
        <w:r w:rsidR="00D64537">
          <w:rPr>
            <w:noProof/>
            <w:webHidden/>
          </w:rPr>
          <w:tab/>
        </w:r>
        <w:r w:rsidR="00D64537">
          <w:rPr>
            <w:noProof/>
            <w:webHidden/>
          </w:rPr>
          <w:fldChar w:fldCharType="begin"/>
        </w:r>
        <w:r w:rsidR="00D64537">
          <w:rPr>
            <w:noProof/>
            <w:webHidden/>
          </w:rPr>
          <w:instrText xml:space="preserve"> PAGEREF _Toc452643169 \h </w:instrText>
        </w:r>
        <w:r w:rsidR="00D64537">
          <w:rPr>
            <w:noProof/>
            <w:webHidden/>
          </w:rPr>
        </w:r>
        <w:r w:rsidR="00D64537">
          <w:rPr>
            <w:noProof/>
            <w:webHidden/>
          </w:rPr>
          <w:fldChar w:fldCharType="separate"/>
        </w:r>
        <w:r w:rsidR="00D64537">
          <w:rPr>
            <w:noProof/>
            <w:webHidden/>
          </w:rPr>
          <w:t>159</w:t>
        </w:r>
        <w:r w:rsidR="00D64537">
          <w:rPr>
            <w:noProof/>
            <w:webHidden/>
          </w:rPr>
          <w:fldChar w:fldCharType="end"/>
        </w:r>
      </w:hyperlink>
    </w:p>
    <w:p w14:paraId="2EF012F1"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0" w:history="1">
        <w:r w:rsidR="00D64537" w:rsidRPr="00FA1851">
          <w:rPr>
            <w:rStyle w:val="Hyperlink"/>
            <w:noProof/>
            <w:lang w:val="en-CA"/>
          </w:rPr>
          <w:t>8.6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GeologicTime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_Toc452643170 \h </w:instrText>
        </w:r>
        <w:r w:rsidR="00D64537">
          <w:rPr>
            <w:noProof/>
            <w:webHidden/>
          </w:rPr>
        </w:r>
        <w:r w:rsidR="00D64537">
          <w:rPr>
            <w:noProof/>
            <w:webHidden/>
          </w:rPr>
          <w:fldChar w:fldCharType="separate"/>
        </w:r>
        <w:r w:rsidR="00D64537">
          <w:rPr>
            <w:noProof/>
            <w:webHidden/>
          </w:rPr>
          <w:t>161</w:t>
        </w:r>
        <w:r w:rsidR="00D64537">
          <w:rPr>
            <w:noProof/>
            <w:webHidden/>
          </w:rPr>
          <w:fldChar w:fldCharType="end"/>
        </w:r>
      </w:hyperlink>
    </w:p>
    <w:p w14:paraId="4B13690A"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1" w:history="1">
        <w:r w:rsidR="00D64537" w:rsidRPr="00FA1851">
          <w:rPr>
            <w:rStyle w:val="Hyperlink"/>
            <w:noProof/>
            <w:lang w:bidi="x-none"/>
          </w:rPr>
          <w:t>8.6.1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Global Boundary Stratotype Sections and Points</w:t>
        </w:r>
        <w:r w:rsidR="00D64537">
          <w:rPr>
            <w:noProof/>
            <w:webHidden/>
          </w:rPr>
          <w:tab/>
        </w:r>
        <w:r w:rsidR="00D64537">
          <w:rPr>
            <w:noProof/>
            <w:webHidden/>
          </w:rPr>
          <w:fldChar w:fldCharType="begin"/>
        </w:r>
        <w:r w:rsidR="00D64537">
          <w:rPr>
            <w:noProof/>
            <w:webHidden/>
          </w:rPr>
          <w:instrText xml:space="preserve"> PAGEREF _Toc452643171 \h </w:instrText>
        </w:r>
        <w:r w:rsidR="00D64537">
          <w:rPr>
            <w:noProof/>
            <w:webHidden/>
          </w:rPr>
        </w:r>
        <w:r w:rsidR="00D64537">
          <w:rPr>
            <w:noProof/>
            <w:webHidden/>
          </w:rPr>
          <w:fldChar w:fldCharType="separate"/>
        </w:r>
        <w:r w:rsidR="00D64537">
          <w:rPr>
            <w:noProof/>
            <w:webHidden/>
          </w:rPr>
          <w:t>163</w:t>
        </w:r>
        <w:r w:rsidR="00D64537">
          <w:rPr>
            <w:noProof/>
            <w:webHidden/>
          </w:rPr>
          <w:fldChar w:fldCharType="end"/>
        </w:r>
      </w:hyperlink>
    </w:p>
    <w:p w14:paraId="42B17508"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2" w:history="1">
        <w:r w:rsidR="00D64537" w:rsidRPr="00FA1851">
          <w:rPr>
            <w:rStyle w:val="Hyperlink"/>
            <w:noProof/>
            <w:lang w:bidi="x-none"/>
          </w:rPr>
          <w:t>8.6.2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Temporal Reference System</w:t>
        </w:r>
        <w:r w:rsidR="00D64537">
          <w:rPr>
            <w:noProof/>
            <w:webHidden/>
          </w:rPr>
          <w:tab/>
        </w:r>
        <w:r w:rsidR="00D64537">
          <w:rPr>
            <w:noProof/>
            <w:webHidden/>
          </w:rPr>
          <w:fldChar w:fldCharType="begin"/>
        </w:r>
        <w:r w:rsidR="00D64537">
          <w:rPr>
            <w:noProof/>
            <w:webHidden/>
          </w:rPr>
          <w:instrText xml:space="preserve"> PAGEREF _Toc452643172 \h </w:instrText>
        </w:r>
        <w:r w:rsidR="00D64537">
          <w:rPr>
            <w:noProof/>
            <w:webHidden/>
          </w:rPr>
        </w:r>
        <w:r w:rsidR="00D64537">
          <w:rPr>
            <w:noProof/>
            <w:webHidden/>
          </w:rPr>
          <w:fldChar w:fldCharType="separate"/>
        </w:r>
        <w:r w:rsidR="00D64537">
          <w:rPr>
            <w:noProof/>
            <w:webHidden/>
          </w:rPr>
          <w:t>167</w:t>
        </w:r>
        <w:r w:rsidR="00D64537">
          <w:rPr>
            <w:noProof/>
            <w:webHidden/>
          </w:rPr>
          <w:fldChar w:fldCharType="end"/>
        </w:r>
      </w:hyperlink>
    </w:p>
    <w:p w14:paraId="2CE389ED"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3" w:history="1">
        <w:r w:rsidR="00D64537" w:rsidRPr="00FA1851">
          <w:rPr>
            <w:rStyle w:val="Hyperlink"/>
            <w:noProof/>
            <w:lang w:bidi="x-none"/>
          </w:rPr>
          <w:t>8.6.3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Time scale</w:t>
        </w:r>
        <w:r w:rsidR="00D64537">
          <w:rPr>
            <w:noProof/>
            <w:webHidden/>
          </w:rPr>
          <w:tab/>
        </w:r>
        <w:r w:rsidR="00D64537">
          <w:rPr>
            <w:noProof/>
            <w:webHidden/>
          </w:rPr>
          <w:fldChar w:fldCharType="begin"/>
        </w:r>
        <w:r w:rsidR="00D64537">
          <w:rPr>
            <w:noProof/>
            <w:webHidden/>
          </w:rPr>
          <w:instrText xml:space="preserve"> PAGEREF _Toc452643173 \h </w:instrText>
        </w:r>
        <w:r w:rsidR="00D64537">
          <w:rPr>
            <w:noProof/>
            <w:webHidden/>
          </w:rPr>
        </w:r>
        <w:r w:rsidR="00D64537">
          <w:rPr>
            <w:noProof/>
            <w:webHidden/>
          </w:rPr>
          <w:fldChar w:fldCharType="separate"/>
        </w:r>
        <w:r w:rsidR="00D64537">
          <w:rPr>
            <w:noProof/>
            <w:webHidden/>
          </w:rPr>
          <w:t>171</w:t>
        </w:r>
        <w:r w:rsidR="00D64537">
          <w:rPr>
            <w:noProof/>
            <w:webHidden/>
          </w:rPr>
          <w:fldChar w:fldCharType="end"/>
        </w:r>
      </w:hyperlink>
    </w:p>
    <w:p w14:paraId="302F10A8"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4" w:history="1">
        <w:r w:rsidR="00D64537" w:rsidRPr="00FA1851">
          <w:rPr>
            <w:rStyle w:val="Hyperlink"/>
            <w:noProof/>
            <w:lang w:bidi="x-none"/>
          </w:rPr>
          <w:t>8.6.4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Geologic time vocabularies</w:t>
        </w:r>
        <w:r w:rsidR="00D64537">
          <w:rPr>
            <w:noProof/>
            <w:webHidden/>
          </w:rPr>
          <w:tab/>
        </w:r>
        <w:r w:rsidR="00D64537">
          <w:rPr>
            <w:noProof/>
            <w:webHidden/>
          </w:rPr>
          <w:fldChar w:fldCharType="begin"/>
        </w:r>
        <w:r w:rsidR="00D64537">
          <w:rPr>
            <w:noProof/>
            <w:webHidden/>
          </w:rPr>
          <w:instrText xml:space="preserve"> PAGEREF _Toc452643174 \h </w:instrText>
        </w:r>
        <w:r w:rsidR="00D64537">
          <w:rPr>
            <w:noProof/>
            <w:webHidden/>
          </w:rPr>
        </w:r>
        <w:r w:rsidR="00D64537">
          <w:rPr>
            <w:noProof/>
            <w:webHidden/>
          </w:rPr>
          <w:fldChar w:fldCharType="separate"/>
        </w:r>
        <w:r w:rsidR="00D64537">
          <w:rPr>
            <w:noProof/>
            <w:webHidden/>
          </w:rPr>
          <w:t>176</w:t>
        </w:r>
        <w:r w:rsidR="00D64537">
          <w:rPr>
            <w:noProof/>
            <w:webHidden/>
          </w:rPr>
          <w:fldChar w:fldCharType="end"/>
        </w:r>
      </w:hyperlink>
    </w:p>
    <w:p w14:paraId="189EC26B"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5" w:history="1">
        <w:r w:rsidR="00D64537" w:rsidRPr="00FA1851">
          <w:rPr>
            <w:rStyle w:val="Hyperlink"/>
            <w:noProof/>
            <w:lang w:val="en-CA"/>
          </w:rPr>
          <w:t>8.7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Abstract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_Toc452643175 \h </w:instrText>
        </w:r>
        <w:r w:rsidR="00D64537">
          <w:rPr>
            <w:noProof/>
            <w:webHidden/>
          </w:rPr>
        </w:r>
        <w:r w:rsidR="00D64537">
          <w:rPr>
            <w:noProof/>
            <w:webHidden/>
          </w:rPr>
          <w:fldChar w:fldCharType="separate"/>
        </w:r>
        <w:r w:rsidR="00D64537">
          <w:rPr>
            <w:noProof/>
            <w:webHidden/>
          </w:rPr>
          <w:t>178</w:t>
        </w:r>
        <w:r w:rsidR="00D64537">
          <w:rPr>
            <w:noProof/>
            <w:webHidden/>
          </w:rPr>
          <w:fldChar w:fldCharType="end"/>
        </w:r>
      </w:hyperlink>
    </w:p>
    <w:p w14:paraId="1D953DFE"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6" w:history="1">
        <w:r w:rsidR="00D64537" w:rsidRPr="00FA1851">
          <w:rPr>
            <w:rStyle w:val="Hyperlink"/>
            <w:noProof/>
            <w:lang w:val="en-CA" w:bidi="x-none"/>
          </w:rPr>
          <w:t>8.7.1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Borehole</w:t>
        </w:r>
        <w:r w:rsidR="00D64537">
          <w:rPr>
            <w:noProof/>
            <w:webHidden/>
          </w:rPr>
          <w:tab/>
        </w:r>
        <w:r w:rsidR="00D64537">
          <w:rPr>
            <w:noProof/>
            <w:webHidden/>
          </w:rPr>
          <w:fldChar w:fldCharType="begin"/>
        </w:r>
        <w:r w:rsidR="00D64537">
          <w:rPr>
            <w:noProof/>
            <w:webHidden/>
          </w:rPr>
          <w:instrText xml:space="preserve"> PAGEREF _Toc452643176 \h </w:instrText>
        </w:r>
        <w:r w:rsidR="00D64537">
          <w:rPr>
            <w:noProof/>
            <w:webHidden/>
          </w:rPr>
        </w:r>
        <w:r w:rsidR="00D64537">
          <w:rPr>
            <w:noProof/>
            <w:webHidden/>
          </w:rPr>
          <w:fldChar w:fldCharType="separate"/>
        </w:r>
        <w:r w:rsidR="00D64537">
          <w:rPr>
            <w:noProof/>
            <w:webHidden/>
          </w:rPr>
          <w:t>181</w:t>
        </w:r>
        <w:r w:rsidR="00D64537">
          <w:rPr>
            <w:noProof/>
            <w:webHidden/>
          </w:rPr>
          <w:fldChar w:fldCharType="end"/>
        </w:r>
      </w:hyperlink>
    </w:p>
    <w:p w14:paraId="0177F8D1"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77" w:history="1">
        <w:r w:rsidR="00D64537" w:rsidRPr="00FA1851">
          <w:rPr>
            <w:rStyle w:val="Hyperlink"/>
            <w:noProof/>
            <w:lang w:val="en-CA"/>
          </w:rPr>
          <w:t>8.8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_Toc452643177 \h </w:instrText>
        </w:r>
        <w:r w:rsidR="00D64537">
          <w:rPr>
            <w:noProof/>
            <w:webHidden/>
          </w:rPr>
        </w:r>
        <w:r w:rsidR="00D64537">
          <w:rPr>
            <w:noProof/>
            <w:webHidden/>
          </w:rPr>
          <w:fldChar w:fldCharType="separate"/>
        </w:r>
        <w:r w:rsidR="00D64537">
          <w:rPr>
            <w:noProof/>
            <w:webHidden/>
          </w:rPr>
          <w:t>195</w:t>
        </w:r>
        <w:r w:rsidR="00D64537">
          <w:rPr>
            <w:noProof/>
            <w:webHidden/>
          </w:rPr>
          <w:fldChar w:fldCharType="end"/>
        </w:r>
      </w:hyperlink>
    </w:p>
    <w:p w14:paraId="72911E99"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8" w:history="1">
        <w:r w:rsidR="00D64537" w:rsidRPr="00FA1851">
          <w:rPr>
            <w:rStyle w:val="Hyperlink"/>
            <w:noProof/>
            <w:lang w:val="en-CA" w:bidi="x-none"/>
          </w:rPr>
          <w:t>8.8.1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Laboratory Analysis</w:t>
        </w:r>
        <w:r w:rsidR="00D64537">
          <w:rPr>
            <w:noProof/>
            <w:webHidden/>
          </w:rPr>
          <w:tab/>
        </w:r>
        <w:r w:rsidR="00D64537">
          <w:rPr>
            <w:noProof/>
            <w:webHidden/>
          </w:rPr>
          <w:fldChar w:fldCharType="begin"/>
        </w:r>
        <w:r w:rsidR="00D64537">
          <w:rPr>
            <w:noProof/>
            <w:webHidden/>
          </w:rPr>
          <w:instrText xml:space="preserve"> PAGEREF _Toc452643178 \h </w:instrText>
        </w:r>
        <w:r w:rsidR="00D64537">
          <w:rPr>
            <w:noProof/>
            <w:webHidden/>
          </w:rPr>
        </w:r>
        <w:r w:rsidR="00D64537">
          <w:rPr>
            <w:noProof/>
            <w:webHidden/>
          </w:rPr>
          <w:fldChar w:fldCharType="separate"/>
        </w:r>
        <w:r w:rsidR="00D64537">
          <w:rPr>
            <w:noProof/>
            <w:webHidden/>
          </w:rPr>
          <w:t>196</w:t>
        </w:r>
        <w:r w:rsidR="00D64537">
          <w:rPr>
            <w:noProof/>
            <w:webHidden/>
          </w:rPr>
          <w:fldChar w:fldCharType="end"/>
        </w:r>
      </w:hyperlink>
    </w:p>
    <w:p w14:paraId="444FC806"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79" w:history="1">
        <w:r w:rsidR="00D64537" w:rsidRPr="00FA1851">
          <w:rPr>
            <w:rStyle w:val="Hyperlink"/>
            <w:noProof/>
            <w:lang w:bidi="x-none"/>
          </w:rPr>
          <w:t>8.8.2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Geochronology</w:t>
        </w:r>
        <w:r w:rsidR="00D64537">
          <w:rPr>
            <w:noProof/>
            <w:webHidden/>
          </w:rPr>
          <w:tab/>
        </w:r>
        <w:r w:rsidR="00D64537">
          <w:rPr>
            <w:noProof/>
            <w:webHidden/>
          </w:rPr>
          <w:fldChar w:fldCharType="begin"/>
        </w:r>
        <w:r w:rsidR="00D64537">
          <w:rPr>
            <w:noProof/>
            <w:webHidden/>
          </w:rPr>
          <w:instrText xml:space="preserve"> PAGEREF _Toc452643179 \h </w:instrText>
        </w:r>
        <w:r w:rsidR="00D64537">
          <w:rPr>
            <w:noProof/>
            <w:webHidden/>
          </w:rPr>
        </w:r>
        <w:r w:rsidR="00D64537">
          <w:rPr>
            <w:noProof/>
            <w:webHidden/>
          </w:rPr>
          <w:fldChar w:fldCharType="separate"/>
        </w:r>
        <w:r w:rsidR="00D64537">
          <w:rPr>
            <w:noProof/>
            <w:webHidden/>
          </w:rPr>
          <w:t>204</w:t>
        </w:r>
        <w:r w:rsidR="00D64537">
          <w:rPr>
            <w:noProof/>
            <w:webHidden/>
          </w:rPr>
          <w:fldChar w:fldCharType="end"/>
        </w:r>
      </w:hyperlink>
    </w:p>
    <w:p w14:paraId="43B95789"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0" w:history="1">
        <w:r w:rsidR="00D64537" w:rsidRPr="00FA1851">
          <w:rPr>
            <w:rStyle w:val="Hyperlink"/>
            <w:noProof/>
            <w:lang w:val="en-CA" w:bidi="x-none"/>
          </w:rPr>
          <w:t>8.8.3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Geologic Specimen</w:t>
        </w:r>
        <w:r w:rsidR="00D64537">
          <w:rPr>
            <w:noProof/>
            <w:webHidden/>
          </w:rPr>
          <w:tab/>
        </w:r>
        <w:r w:rsidR="00D64537">
          <w:rPr>
            <w:noProof/>
            <w:webHidden/>
          </w:rPr>
          <w:fldChar w:fldCharType="begin"/>
        </w:r>
        <w:r w:rsidR="00D64537">
          <w:rPr>
            <w:noProof/>
            <w:webHidden/>
          </w:rPr>
          <w:instrText xml:space="preserve"> PAGEREF _Toc452643180 \h </w:instrText>
        </w:r>
        <w:r w:rsidR="00D64537">
          <w:rPr>
            <w:noProof/>
            <w:webHidden/>
          </w:rPr>
        </w:r>
        <w:r w:rsidR="00D64537">
          <w:rPr>
            <w:noProof/>
            <w:webHidden/>
          </w:rPr>
          <w:fldChar w:fldCharType="separate"/>
        </w:r>
        <w:r w:rsidR="00D64537">
          <w:rPr>
            <w:noProof/>
            <w:webHidden/>
          </w:rPr>
          <w:t>207</w:t>
        </w:r>
        <w:r w:rsidR="00D64537">
          <w:rPr>
            <w:noProof/>
            <w:webHidden/>
          </w:rPr>
          <w:fldChar w:fldCharType="end"/>
        </w:r>
      </w:hyperlink>
    </w:p>
    <w:p w14:paraId="385FF5F1"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1" w:history="1">
        <w:r w:rsidR="00D64537" w:rsidRPr="00FA1851">
          <w:rPr>
            <w:rStyle w:val="Hyperlink"/>
            <w:noProof/>
            <w:lang w:val="en-CA" w:bidi="x-none"/>
          </w:rPr>
          <w:t>8.8.4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Laboratory analysis and specimen vocabularies</w:t>
        </w:r>
        <w:r w:rsidR="00D64537">
          <w:rPr>
            <w:noProof/>
            <w:webHidden/>
          </w:rPr>
          <w:tab/>
        </w:r>
        <w:r w:rsidR="00D64537">
          <w:rPr>
            <w:noProof/>
            <w:webHidden/>
          </w:rPr>
          <w:fldChar w:fldCharType="begin"/>
        </w:r>
        <w:r w:rsidR="00D64537">
          <w:rPr>
            <w:noProof/>
            <w:webHidden/>
          </w:rPr>
          <w:instrText xml:space="preserve"> PAGEREF _Toc452643181 \h </w:instrText>
        </w:r>
        <w:r w:rsidR="00D64537">
          <w:rPr>
            <w:noProof/>
            <w:webHidden/>
          </w:rPr>
        </w:r>
        <w:r w:rsidR="00D64537">
          <w:rPr>
            <w:noProof/>
            <w:webHidden/>
          </w:rPr>
          <w:fldChar w:fldCharType="separate"/>
        </w:r>
        <w:r w:rsidR="00D64537">
          <w:rPr>
            <w:noProof/>
            <w:webHidden/>
          </w:rPr>
          <w:t>212</w:t>
        </w:r>
        <w:r w:rsidR="00D64537">
          <w:rPr>
            <w:noProof/>
            <w:webHidden/>
          </w:rPr>
          <w:fldChar w:fldCharType="end"/>
        </w:r>
      </w:hyperlink>
    </w:p>
    <w:p w14:paraId="546AE9DA"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2" w:history="1">
        <w:r w:rsidR="00D64537" w:rsidRPr="00FA1851">
          <w:rPr>
            <w:rStyle w:val="Hyperlink"/>
            <w:noProof/>
            <w:lang w:val="en-CA" w:bidi="x-none"/>
          </w:rPr>
          <w:t>8.8.5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Outcrop encoding pattern (Informative)</w:t>
        </w:r>
        <w:r w:rsidR="00D64537">
          <w:rPr>
            <w:noProof/>
            <w:webHidden/>
          </w:rPr>
          <w:tab/>
        </w:r>
        <w:r w:rsidR="00D64537">
          <w:rPr>
            <w:noProof/>
            <w:webHidden/>
          </w:rPr>
          <w:fldChar w:fldCharType="begin"/>
        </w:r>
        <w:r w:rsidR="00D64537">
          <w:rPr>
            <w:noProof/>
            <w:webHidden/>
          </w:rPr>
          <w:instrText xml:space="preserve"> PAGEREF _Toc452643182 \h </w:instrText>
        </w:r>
        <w:r w:rsidR="00D64537">
          <w:rPr>
            <w:noProof/>
            <w:webHidden/>
          </w:rPr>
        </w:r>
        <w:r w:rsidR="00D64537">
          <w:rPr>
            <w:noProof/>
            <w:webHidden/>
          </w:rPr>
          <w:fldChar w:fldCharType="separate"/>
        </w:r>
        <w:r w:rsidR="00D64537">
          <w:rPr>
            <w:noProof/>
            <w:webHidden/>
          </w:rPr>
          <w:t>213</w:t>
        </w:r>
        <w:r w:rsidR="00D64537">
          <w:rPr>
            <w:noProof/>
            <w:webHidden/>
          </w:rPr>
          <w:fldChar w:fldCharType="end"/>
        </w:r>
      </w:hyperlink>
    </w:p>
    <w:p w14:paraId="249A3F17" w14:textId="77777777" w:rsidR="00D64537" w:rsidRDefault="008037F7">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2643183" w:history="1">
        <w:r w:rsidR="00D64537" w:rsidRPr="00FA1851">
          <w:rPr>
            <w:rStyle w:val="Hyperlink"/>
            <w:noProof/>
            <w:lang w:val="en-CA"/>
          </w:rPr>
          <w:t>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Encoding Requirement classes (Normative)</w:t>
        </w:r>
        <w:r w:rsidR="00D64537">
          <w:rPr>
            <w:noProof/>
            <w:webHidden/>
          </w:rPr>
          <w:tab/>
        </w:r>
        <w:r w:rsidR="00D64537">
          <w:rPr>
            <w:noProof/>
            <w:webHidden/>
          </w:rPr>
          <w:fldChar w:fldCharType="begin"/>
        </w:r>
        <w:r w:rsidR="00D64537">
          <w:rPr>
            <w:noProof/>
            <w:webHidden/>
          </w:rPr>
          <w:instrText xml:space="preserve"> PAGEREF _Toc452643183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4C73289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4" w:history="1">
        <w:r w:rsidR="00D64537" w:rsidRPr="00FA1851">
          <w:rPr>
            <w:rStyle w:val="Hyperlink"/>
            <w:noProof/>
            <w:lang w:val="en-CA"/>
          </w:rPr>
          <w:t>9.1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Prefixes used in examples</w:t>
        </w:r>
        <w:r w:rsidR="00D64537">
          <w:rPr>
            <w:noProof/>
            <w:webHidden/>
          </w:rPr>
          <w:tab/>
        </w:r>
        <w:r w:rsidR="00D64537">
          <w:rPr>
            <w:noProof/>
            <w:webHidden/>
          </w:rPr>
          <w:fldChar w:fldCharType="begin"/>
        </w:r>
        <w:r w:rsidR="00D64537">
          <w:rPr>
            <w:noProof/>
            <w:webHidden/>
          </w:rPr>
          <w:instrText xml:space="preserve"> PAGEREF _Toc452643184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78E96E37"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85" w:history="1">
        <w:r w:rsidR="00D64537" w:rsidRPr="00FA1851">
          <w:rPr>
            <w:rStyle w:val="Hyperlink"/>
            <w:noProof/>
            <w:lang w:val="en-CA"/>
          </w:rPr>
          <w:t>9.2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GeoSciML Core XML Abstract Requirements Class (Normative)</w:t>
        </w:r>
        <w:r w:rsidR="00D64537">
          <w:rPr>
            <w:noProof/>
            <w:webHidden/>
          </w:rPr>
          <w:tab/>
        </w:r>
        <w:r w:rsidR="00D64537">
          <w:rPr>
            <w:noProof/>
            <w:webHidden/>
          </w:rPr>
          <w:fldChar w:fldCharType="begin"/>
        </w:r>
        <w:r w:rsidR="00D64537">
          <w:rPr>
            <w:noProof/>
            <w:webHidden/>
          </w:rPr>
          <w:instrText xml:space="preserve"> PAGEREF _Toc452643185 \h </w:instrText>
        </w:r>
        <w:r w:rsidR="00D64537">
          <w:rPr>
            <w:noProof/>
            <w:webHidden/>
          </w:rPr>
        </w:r>
        <w:r w:rsidR="00D64537">
          <w:rPr>
            <w:noProof/>
            <w:webHidden/>
          </w:rPr>
          <w:fldChar w:fldCharType="separate"/>
        </w:r>
        <w:r w:rsidR="00D64537">
          <w:rPr>
            <w:noProof/>
            <w:webHidden/>
          </w:rPr>
          <w:t>215</w:t>
        </w:r>
        <w:r w:rsidR="00D64537">
          <w:rPr>
            <w:noProof/>
            <w:webHidden/>
          </w:rPr>
          <w:fldChar w:fldCharType="end"/>
        </w:r>
      </w:hyperlink>
    </w:p>
    <w:p w14:paraId="2E361EC1"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6" w:history="1">
        <w:r w:rsidR="00D64537" w:rsidRPr="00FA1851">
          <w:rPr>
            <w:rStyle w:val="Hyperlink"/>
            <w:noProof/>
            <w:lang w:val="en-CA" w:bidi="x-none"/>
          </w:rPr>
          <w:t>9.2.1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XML document validation</w:t>
        </w:r>
        <w:r w:rsidR="00D64537">
          <w:rPr>
            <w:noProof/>
            <w:webHidden/>
          </w:rPr>
          <w:tab/>
        </w:r>
        <w:r w:rsidR="00D64537">
          <w:rPr>
            <w:noProof/>
            <w:webHidden/>
          </w:rPr>
          <w:fldChar w:fldCharType="begin"/>
        </w:r>
        <w:r w:rsidR="00D64537">
          <w:rPr>
            <w:noProof/>
            <w:webHidden/>
          </w:rPr>
          <w:instrText xml:space="preserve"> PAGEREF _Toc452643186 \h </w:instrText>
        </w:r>
        <w:r w:rsidR="00D64537">
          <w:rPr>
            <w:noProof/>
            <w:webHidden/>
          </w:rPr>
        </w:r>
        <w:r w:rsidR="00D64537">
          <w:rPr>
            <w:noProof/>
            <w:webHidden/>
          </w:rPr>
          <w:fldChar w:fldCharType="separate"/>
        </w:r>
        <w:r w:rsidR="00D64537">
          <w:rPr>
            <w:noProof/>
            <w:webHidden/>
          </w:rPr>
          <w:t>216</w:t>
        </w:r>
        <w:r w:rsidR="00D64537">
          <w:rPr>
            <w:noProof/>
            <w:webHidden/>
          </w:rPr>
          <w:fldChar w:fldCharType="end"/>
        </w:r>
      </w:hyperlink>
    </w:p>
    <w:p w14:paraId="6D46A5CE"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7" w:history="1">
        <w:r w:rsidR="00D64537" w:rsidRPr="00FA1851">
          <w:rPr>
            <w:rStyle w:val="Hyperlink"/>
            <w:noProof/>
            <w:lang w:val="en-CA" w:bidi="x-none"/>
          </w:rPr>
          <w:t>9.2.2</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Reference</w:t>
        </w:r>
        <w:r w:rsidR="00D64537">
          <w:rPr>
            <w:noProof/>
            <w:webHidden/>
          </w:rPr>
          <w:tab/>
        </w:r>
        <w:r w:rsidR="00D64537">
          <w:rPr>
            <w:noProof/>
            <w:webHidden/>
          </w:rPr>
          <w:fldChar w:fldCharType="begin"/>
        </w:r>
        <w:r w:rsidR="00D64537">
          <w:rPr>
            <w:noProof/>
            <w:webHidden/>
          </w:rPr>
          <w:instrText xml:space="preserve"> PAGEREF _Toc452643187 \h </w:instrText>
        </w:r>
        <w:r w:rsidR="00D64537">
          <w:rPr>
            <w:noProof/>
            <w:webHidden/>
          </w:rPr>
        </w:r>
        <w:r w:rsidR="00D64537">
          <w:rPr>
            <w:noProof/>
            <w:webHidden/>
          </w:rPr>
          <w:fldChar w:fldCharType="separate"/>
        </w:r>
        <w:r w:rsidR="00D64537">
          <w:rPr>
            <w:noProof/>
            <w:webHidden/>
          </w:rPr>
          <w:t>217</w:t>
        </w:r>
        <w:r w:rsidR="00D64537">
          <w:rPr>
            <w:noProof/>
            <w:webHidden/>
          </w:rPr>
          <w:fldChar w:fldCharType="end"/>
        </w:r>
      </w:hyperlink>
    </w:p>
    <w:p w14:paraId="4A53CBEB"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8" w:history="1">
        <w:r w:rsidR="00D64537" w:rsidRPr="00FA1851">
          <w:rPr>
            <w:rStyle w:val="Hyperlink"/>
            <w:noProof/>
            <w:lang w:val="en-CA" w:bidi="x-none"/>
          </w:rPr>
          <w:t>9.2.3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CodeList</w:t>
        </w:r>
        <w:r w:rsidR="00D64537">
          <w:rPr>
            <w:noProof/>
            <w:webHidden/>
          </w:rPr>
          <w:tab/>
        </w:r>
        <w:r w:rsidR="00D64537">
          <w:rPr>
            <w:noProof/>
            <w:webHidden/>
          </w:rPr>
          <w:fldChar w:fldCharType="begin"/>
        </w:r>
        <w:r w:rsidR="00D64537">
          <w:rPr>
            <w:noProof/>
            <w:webHidden/>
          </w:rPr>
          <w:instrText xml:space="preserve"> PAGEREF _Toc452643188 \h </w:instrText>
        </w:r>
        <w:r w:rsidR="00D64537">
          <w:rPr>
            <w:noProof/>
            <w:webHidden/>
          </w:rPr>
        </w:r>
        <w:r w:rsidR="00D64537">
          <w:rPr>
            <w:noProof/>
            <w:webHidden/>
          </w:rPr>
          <w:fldChar w:fldCharType="separate"/>
        </w:r>
        <w:r w:rsidR="00D64537">
          <w:rPr>
            <w:noProof/>
            <w:webHidden/>
          </w:rPr>
          <w:t>218</w:t>
        </w:r>
        <w:r w:rsidR="00D64537">
          <w:rPr>
            <w:noProof/>
            <w:webHidden/>
          </w:rPr>
          <w:fldChar w:fldCharType="end"/>
        </w:r>
      </w:hyperlink>
    </w:p>
    <w:p w14:paraId="0BC2C86C"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89" w:history="1">
        <w:r w:rsidR="00D64537" w:rsidRPr="00FA1851">
          <w:rPr>
            <w:rStyle w:val="Hyperlink"/>
            <w:noProof/>
            <w:lang w:val="en-CA" w:bidi="x-none"/>
          </w:rPr>
          <w:t>9.2.4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Identifiers</w:t>
        </w:r>
        <w:r w:rsidR="00D64537">
          <w:rPr>
            <w:noProof/>
            <w:webHidden/>
          </w:rPr>
          <w:tab/>
        </w:r>
        <w:r w:rsidR="00D64537">
          <w:rPr>
            <w:noProof/>
            <w:webHidden/>
          </w:rPr>
          <w:fldChar w:fldCharType="begin"/>
        </w:r>
        <w:r w:rsidR="00D64537">
          <w:rPr>
            <w:noProof/>
            <w:webHidden/>
          </w:rPr>
          <w:instrText xml:space="preserve"> PAGEREF _Toc452643189 \h </w:instrText>
        </w:r>
        <w:r w:rsidR="00D64537">
          <w:rPr>
            <w:noProof/>
            <w:webHidden/>
          </w:rPr>
        </w:r>
        <w:r w:rsidR="00D64537">
          <w:rPr>
            <w:noProof/>
            <w:webHidden/>
          </w:rPr>
          <w:fldChar w:fldCharType="separate"/>
        </w:r>
        <w:r w:rsidR="00D64537">
          <w:rPr>
            <w:noProof/>
            <w:webHidden/>
          </w:rPr>
          <w:t>219</w:t>
        </w:r>
        <w:r w:rsidR="00D64537">
          <w:rPr>
            <w:noProof/>
            <w:webHidden/>
          </w:rPr>
          <w:fldChar w:fldCharType="end"/>
        </w:r>
      </w:hyperlink>
    </w:p>
    <w:p w14:paraId="4A8F86BD"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0" w:history="1">
        <w:r w:rsidR="00D64537" w:rsidRPr="00FA1851">
          <w:rPr>
            <w:rStyle w:val="Hyperlink"/>
            <w:noProof/>
            <w:lang w:val="en-CA" w:bidi="x-none"/>
          </w:rPr>
          <w:t>9.2.5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Nillables or Voidables</w:t>
        </w:r>
        <w:r w:rsidR="00D64537">
          <w:rPr>
            <w:noProof/>
            <w:webHidden/>
          </w:rPr>
          <w:tab/>
        </w:r>
        <w:r w:rsidR="00D64537">
          <w:rPr>
            <w:noProof/>
            <w:webHidden/>
          </w:rPr>
          <w:fldChar w:fldCharType="begin"/>
        </w:r>
        <w:r w:rsidR="00D64537">
          <w:rPr>
            <w:noProof/>
            <w:webHidden/>
          </w:rPr>
          <w:instrText xml:space="preserve"> PAGEREF _Toc452643190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7F30E0A4"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1" w:history="1">
        <w:r w:rsidR="00D64537" w:rsidRPr="00FA1851">
          <w:rPr>
            <w:rStyle w:val="Hyperlink"/>
            <w:noProof/>
            <w:lang w:val="en-CA" w:bidi="x-none"/>
          </w:rPr>
          <w:t>9.2.6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Date encoding</w:t>
        </w:r>
        <w:r w:rsidR="00D64537">
          <w:rPr>
            <w:noProof/>
            <w:webHidden/>
          </w:rPr>
          <w:tab/>
        </w:r>
        <w:r w:rsidR="00D64537">
          <w:rPr>
            <w:noProof/>
            <w:webHidden/>
          </w:rPr>
          <w:fldChar w:fldCharType="begin"/>
        </w:r>
        <w:r w:rsidR="00D64537">
          <w:rPr>
            <w:noProof/>
            <w:webHidden/>
          </w:rPr>
          <w:instrText xml:space="preserve"> PAGEREF _Toc452643191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1126E792"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2" w:history="1">
        <w:r w:rsidR="00D64537" w:rsidRPr="00FA1851">
          <w:rPr>
            <w:rStyle w:val="Hyperlink"/>
            <w:noProof/>
            <w:lang w:bidi="x-none"/>
          </w:rPr>
          <w:t>9.2.7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Units of Measure</w:t>
        </w:r>
        <w:r w:rsidR="00D64537">
          <w:rPr>
            <w:noProof/>
            <w:webHidden/>
          </w:rPr>
          <w:tab/>
        </w:r>
        <w:r w:rsidR="00D64537">
          <w:rPr>
            <w:noProof/>
            <w:webHidden/>
          </w:rPr>
          <w:fldChar w:fldCharType="begin"/>
        </w:r>
        <w:r w:rsidR="00D64537">
          <w:rPr>
            <w:noProof/>
            <w:webHidden/>
          </w:rPr>
          <w:instrText xml:space="preserve"> PAGEREF _Toc452643192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1C8E8669"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3" w:history="1">
        <w:r w:rsidR="00D64537" w:rsidRPr="00FA1851">
          <w:rPr>
            <w:rStyle w:val="Hyperlink"/>
            <w:noProof/>
            <w:lang w:val="en-CA"/>
          </w:rPr>
          <w:t>9.3</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Abstract GeoSciML lite XML Requirements Class (Normative)</w:t>
        </w:r>
        <w:r w:rsidR="00D64537">
          <w:rPr>
            <w:noProof/>
            <w:webHidden/>
          </w:rPr>
          <w:tab/>
        </w:r>
        <w:r w:rsidR="00D64537">
          <w:rPr>
            <w:noProof/>
            <w:webHidden/>
          </w:rPr>
          <w:fldChar w:fldCharType="begin"/>
        </w:r>
        <w:r w:rsidR="00D64537">
          <w:rPr>
            <w:noProof/>
            <w:webHidden/>
          </w:rPr>
          <w:instrText xml:space="preserve"> PAGEREF _Toc452643193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22C730BB"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4" w:history="1">
        <w:r w:rsidR="00D64537" w:rsidRPr="00FA1851">
          <w:rPr>
            <w:rStyle w:val="Hyperlink"/>
            <w:noProof/>
          </w:rPr>
          <w:t>9.4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GeoSciML Lite GML 3.1 profile (Normative)</w:t>
        </w:r>
        <w:r w:rsidR="00D64537">
          <w:rPr>
            <w:noProof/>
            <w:webHidden/>
          </w:rPr>
          <w:tab/>
        </w:r>
        <w:r w:rsidR="00D64537">
          <w:rPr>
            <w:noProof/>
            <w:webHidden/>
          </w:rPr>
          <w:fldChar w:fldCharType="begin"/>
        </w:r>
        <w:r w:rsidR="00D64537">
          <w:rPr>
            <w:noProof/>
            <w:webHidden/>
          </w:rPr>
          <w:instrText xml:space="preserve"> PAGEREF _Toc452643194 \h </w:instrText>
        </w:r>
        <w:r w:rsidR="00D64537">
          <w:rPr>
            <w:noProof/>
            <w:webHidden/>
          </w:rPr>
        </w:r>
        <w:r w:rsidR="00D64537">
          <w:rPr>
            <w:noProof/>
            <w:webHidden/>
          </w:rPr>
          <w:fldChar w:fldCharType="separate"/>
        </w:r>
        <w:r w:rsidR="00D64537">
          <w:rPr>
            <w:noProof/>
            <w:webHidden/>
          </w:rPr>
          <w:t>223</w:t>
        </w:r>
        <w:r w:rsidR="00D64537">
          <w:rPr>
            <w:noProof/>
            <w:webHidden/>
          </w:rPr>
          <w:fldChar w:fldCharType="end"/>
        </w:r>
      </w:hyperlink>
    </w:p>
    <w:p w14:paraId="4EA52D74"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5" w:history="1">
        <w:r w:rsidR="00D64537" w:rsidRPr="00FA1851">
          <w:rPr>
            <w:rStyle w:val="Hyperlink"/>
            <w:noProof/>
            <w:lang w:val="en-CA"/>
          </w:rPr>
          <w:t>9.5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Basic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_Toc452643195 \h </w:instrText>
        </w:r>
        <w:r w:rsidR="00D64537">
          <w:rPr>
            <w:noProof/>
            <w:webHidden/>
          </w:rPr>
        </w:r>
        <w:r w:rsidR="00D64537">
          <w:rPr>
            <w:noProof/>
            <w:webHidden/>
          </w:rPr>
          <w:fldChar w:fldCharType="separate"/>
        </w:r>
        <w:r w:rsidR="00D64537">
          <w:rPr>
            <w:noProof/>
            <w:webHidden/>
          </w:rPr>
          <w:t>224</w:t>
        </w:r>
        <w:r w:rsidR="00D64537">
          <w:rPr>
            <w:noProof/>
            <w:webHidden/>
          </w:rPr>
          <w:fldChar w:fldCharType="end"/>
        </w:r>
      </w:hyperlink>
    </w:p>
    <w:p w14:paraId="31CDABD5" w14:textId="77777777" w:rsidR="00D64537" w:rsidRDefault="008037F7">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2643196" w:history="1">
        <w:r w:rsidR="00D64537" w:rsidRPr="00FA1851">
          <w:rPr>
            <w:rStyle w:val="Hyperlink"/>
            <w:noProof/>
            <w:lang w:bidi="x-none"/>
          </w:rPr>
          <w:t>9.5.1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relatedFeature</w:t>
        </w:r>
        <w:r w:rsidR="00D64537">
          <w:rPr>
            <w:noProof/>
            <w:webHidden/>
          </w:rPr>
          <w:tab/>
        </w:r>
        <w:r w:rsidR="00D64537">
          <w:rPr>
            <w:noProof/>
            <w:webHidden/>
          </w:rPr>
          <w:fldChar w:fldCharType="begin"/>
        </w:r>
        <w:r w:rsidR="00D64537">
          <w:rPr>
            <w:noProof/>
            <w:webHidden/>
          </w:rPr>
          <w:instrText xml:space="preserve"> PAGEREF _Toc452643196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3A45EB69"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7" w:history="1">
        <w:r w:rsidR="00D64537" w:rsidRPr="00FA1851">
          <w:rPr>
            <w:rStyle w:val="Hyperlink"/>
            <w:noProof/>
            <w:lang w:val="en-CA"/>
          </w:rPr>
          <w:t>9.6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Extension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_Toc452643197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2764FD9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8" w:history="1">
        <w:r w:rsidR="00D64537" w:rsidRPr="00FA1851">
          <w:rPr>
            <w:rStyle w:val="Hyperlink"/>
            <w:noProof/>
            <w:lang w:val="en-CA"/>
          </w:rPr>
          <w:t>9.7</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Geologic Time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_Toc452643198 \h </w:instrText>
        </w:r>
        <w:r w:rsidR="00D64537">
          <w:rPr>
            <w:noProof/>
            <w:webHidden/>
          </w:rPr>
        </w:r>
        <w:r w:rsidR="00D64537">
          <w:rPr>
            <w:noProof/>
            <w:webHidden/>
          </w:rPr>
          <w:fldChar w:fldCharType="separate"/>
        </w:r>
        <w:r w:rsidR="00D64537">
          <w:rPr>
            <w:noProof/>
            <w:webHidden/>
          </w:rPr>
          <w:t>226</w:t>
        </w:r>
        <w:r w:rsidR="00D64537">
          <w:rPr>
            <w:noProof/>
            <w:webHidden/>
          </w:rPr>
          <w:fldChar w:fldCharType="end"/>
        </w:r>
      </w:hyperlink>
    </w:p>
    <w:p w14:paraId="6861CA58"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199" w:history="1">
        <w:r w:rsidR="00D64537" w:rsidRPr="00FA1851">
          <w:rPr>
            <w:rStyle w:val="Hyperlink"/>
            <w:noProof/>
            <w:lang w:val="en-CA"/>
          </w:rPr>
          <w:t>9.8</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Borehole XML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_Toc452643199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0A9C842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0" w:history="1">
        <w:r w:rsidR="00D64537" w:rsidRPr="00FA1851">
          <w:rPr>
            <w:rStyle w:val="Hyperlink"/>
            <w:noProof/>
            <w:lang w:val="en-CA"/>
          </w:rPr>
          <w:t>9.9</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 xml:space="preserve">GeoSciML Laboratory XML Analysis Requirements Class </w:t>
        </w:r>
        <w:r w:rsidR="00D64537" w:rsidRPr="00FA1851">
          <w:rPr>
            <w:rStyle w:val="Hyperlink"/>
            <w:noProof/>
          </w:rPr>
          <w:t>(Normative)</w:t>
        </w:r>
        <w:r w:rsidR="00D64537">
          <w:rPr>
            <w:noProof/>
            <w:webHidden/>
          </w:rPr>
          <w:tab/>
        </w:r>
        <w:r w:rsidR="00D64537">
          <w:rPr>
            <w:noProof/>
            <w:webHidden/>
          </w:rPr>
          <w:fldChar w:fldCharType="begin"/>
        </w:r>
        <w:r w:rsidR="00D64537">
          <w:rPr>
            <w:noProof/>
            <w:webHidden/>
          </w:rPr>
          <w:instrText xml:space="preserve"> PAGEREF _Toc452643200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3186EBD7" w14:textId="77777777" w:rsidR="00D64537" w:rsidRDefault="008037F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1" w:history="1">
        <w:r w:rsidR="00D64537" w:rsidRPr="00FA1851">
          <w:rPr>
            <w:rStyle w:val="Hyperlink"/>
            <w:noProof/>
            <w:lang w:val="en-CA"/>
          </w:rPr>
          <w:t>10.</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Media Types for any data encoding(s)</w:t>
        </w:r>
        <w:r w:rsidR="00D64537">
          <w:rPr>
            <w:noProof/>
            <w:webHidden/>
          </w:rPr>
          <w:tab/>
        </w:r>
        <w:r w:rsidR="00D64537">
          <w:rPr>
            <w:noProof/>
            <w:webHidden/>
          </w:rPr>
          <w:fldChar w:fldCharType="begin"/>
        </w:r>
        <w:r w:rsidR="00D64537">
          <w:rPr>
            <w:noProof/>
            <w:webHidden/>
          </w:rPr>
          <w:instrText xml:space="preserve"> PAGEREF _Toc452643201 \h </w:instrText>
        </w:r>
        <w:r w:rsidR="00D64537">
          <w:rPr>
            <w:noProof/>
            <w:webHidden/>
          </w:rPr>
        </w:r>
        <w:r w:rsidR="00D64537">
          <w:rPr>
            <w:noProof/>
            <w:webHidden/>
          </w:rPr>
          <w:fldChar w:fldCharType="separate"/>
        </w:r>
        <w:r w:rsidR="00D64537">
          <w:rPr>
            <w:noProof/>
            <w:webHidden/>
          </w:rPr>
          <w:t>229</w:t>
        </w:r>
        <w:r w:rsidR="00D64537">
          <w:rPr>
            <w:noProof/>
            <w:webHidden/>
          </w:rPr>
          <w:fldChar w:fldCharType="end"/>
        </w:r>
      </w:hyperlink>
    </w:p>
    <w:p w14:paraId="201273DE" w14:textId="77777777" w:rsidR="00D64537" w:rsidRDefault="008037F7">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2643202" w:history="1">
        <w:r w:rsidR="00D64537" w:rsidRPr="00FA1851">
          <w:rPr>
            <w:rStyle w:val="Hyperlink"/>
            <w:noProof/>
            <w:lang w:val="en-CA"/>
          </w:rPr>
          <w:t>11.</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Abbreviations and Acronyms</w:t>
        </w:r>
        <w:r w:rsidR="00D64537">
          <w:rPr>
            <w:noProof/>
            <w:webHidden/>
          </w:rPr>
          <w:tab/>
        </w:r>
        <w:r w:rsidR="00D64537">
          <w:rPr>
            <w:noProof/>
            <w:webHidden/>
          </w:rPr>
          <w:fldChar w:fldCharType="begin"/>
        </w:r>
        <w:r w:rsidR="00D64537">
          <w:rPr>
            <w:noProof/>
            <w:webHidden/>
          </w:rPr>
          <w:instrText xml:space="preserve"> PAGEREF _Toc452643202 \h </w:instrText>
        </w:r>
        <w:r w:rsidR="00D64537">
          <w:rPr>
            <w:noProof/>
            <w:webHidden/>
          </w:rPr>
        </w:r>
        <w:r w:rsidR="00D64537">
          <w:rPr>
            <w:noProof/>
            <w:webHidden/>
          </w:rPr>
          <w:fldChar w:fldCharType="separate"/>
        </w:r>
        <w:r w:rsidR="00D64537">
          <w:rPr>
            <w:noProof/>
            <w:webHidden/>
          </w:rPr>
          <w:t>230</w:t>
        </w:r>
        <w:r w:rsidR="00D64537">
          <w:rPr>
            <w:noProof/>
            <w:webHidden/>
          </w:rPr>
          <w:fldChar w:fldCharType="end"/>
        </w:r>
      </w:hyperlink>
    </w:p>
    <w:p w14:paraId="7EF3E08A" w14:textId="77777777" w:rsidR="00D64537" w:rsidRDefault="008037F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03" w:history="1">
        <w:r w:rsidR="00D64537" w:rsidRPr="00FA1851">
          <w:rPr>
            <w:rStyle w:val="Hyperlink"/>
            <w:noProof/>
          </w:rPr>
          <w:t>Annex A.</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classes</w:t>
        </w:r>
        <w:r w:rsidR="00D64537">
          <w:rPr>
            <w:noProof/>
            <w:webHidden/>
          </w:rPr>
          <w:tab/>
        </w:r>
        <w:r w:rsidR="00D64537">
          <w:rPr>
            <w:noProof/>
            <w:webHidden/>
          </w:rPr>
          <w:fldChar w:fldCharType="begin"/>
        </w:r>
        <w:r w:rsidR="00D64537">
          <w:rPr>
            <w:noProof/>
            <w:webHidden/>
          </w:rPr>
          <w:instrText xml:space="preserve"> PAGEREF _Toc452643203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6CFA069D"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4" w:history="1">
        <w:r w:rsidR="00D64537" w:rsidRPr="00FA1851">
          <w:rPr>
            <w:rStyle w:val="Hyperlink"/>
            <w:noProof/>
          </w:rPr>
          <w:t>A.1.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Conceptual</w:t>
        </w:r>
        <w:r w:rsidR="00D64537">
          <w:rPr>
            <w:noProof/>
            <w:webHidden/>
          </w:rPr>
          <w:tab/>
        </w:r>
        <w:r w:rsidR="00D64537">
          <w:rPr>
            <w:noProof/>
            <w:webHidden/>
          </w:rPr>
          <w:fldChar w:fldCharType="begin"/>
        </w:r>
        <w:r w:rsidR="00D64537">
          <w:rPr>
            <w:noProof/>
            <w:webHidden/>
          </w:rPr>
          <w:instrText xml:space="preserve"> PAGEREF _Toc452643204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4EDCB83C"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5" w:history="1">
        <w:r w:rsidR="00D64537" w:rsidRPr="00FA1851">
          <w:rPr>
            <w:rStyle w:val="Hyperlink"/>
            <w:noProof/>
          </w:rPr>
          <w:t>A.2.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Core Abstract</w:t>
        </w:r>
        <w:r w:rsidR="00D64537">
          <w:rPr>
            <w:noProof/>
            <w:webHidden/>
          </w:rPr>
          <w:tab/>
        </w:r>
        <w:r w:rsidR="00D64537">
          <w:rPr>
            <w:noProof/>
            <w:webHidden/>
          </w:rPr>
          <w:fldChar w:fldCharType="begin"/>
        </w:r>
        <w:r w:rsidR="00D64537">
          <w:rPr>
            <w:noProof/>
            <w:webHidden/>
          </w:rPr>
          <w:instrText xml:space="preserve"> PAGEREF _Toc452643205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0494B1BD"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6" w:history="1">
        <w:r w:rsidR="00D64537" w:rsidRPr="00FA1851">
          <w:rPr>
            <w:rStyle w:val="Hyperlink"/>
            <w:noProof/>
          </w:rPr>
          <w:t>A.3.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Lite  Logical</w:t>
        </w:r>
        <w:r w:rsidR="00D64537">
          <w:rPr>
            <w:noProof/>
            <w:webHidden/>
          </w:rPr>
          <w:tab/>
        </w:r>
        <w:r w:rsidR="00D64537">
          <w:rPr>
            <w:noProof/>
            <w:webHidden/>
          </w:rPr>
          <w:fldChar w:fldCharType="begin"/>
        </w:r>
        <w:r w:rsidR="00D64537">
          <w:rPr>
            <w:noProof/>
            <w:webHidden/>
          </w:rPr>
          <w:instrText xml:space="preserve"> PAGEREF _Toc452643206 \h </w:instrText>
        </w:r>
        <w:r w:rsidR="00D64537">
          <w:rPr>
            <w:noProof/>
            <w:webHidden/>
          </w:rPr>
        </w:r>
        <w:r w:rsidR="00D64537">
          <w:rPr>
            <w:noProof/>
            <w:webHidden/>
          </w:rPr>
          <w:fldChar w:fldCharType="separate"/>
        </w:r>
        <w:r w:rsidR="00D64537">
          <w:rPr>
            <w:noProof/>
            <w:webHidden/>
          </w:rPr>
          <w:t>234</w:t>
        </w:r>
        <w:r w:rsidR="00D64537">
          <w:rPr>
            <w:noProof/>
            <w:webHidden/>
          </w:rPr>
          <w:fldChar w:fldCharType="end"/>
        </w:r>
      </w:hyperlink>
    </w:p>
    <w:p w14:paraId="57734E44"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7" w:history="1">
        <w:r w:rsidR="00D64537" w:rsidRPr="00FA1851">
          <w:rPr>
            <w:rStyle w:val="Hyperlink"/>
            <w:noProof/>
          </w:rPr>
          <w:t>A.4.</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Logical Model</w:t>
        </w:r>
        <w:r w:rsidR="00D64537">
          <w:rPr>
            <w:noProof/>
            <w:webHidden/>
          </w:rPr>
          <w:tab/>
        </w:r>
        <w:r w:rsidR="00D64537">
          <w:rPr>
            <w:noProof/>
            <w:webHidden/>
          </w:rPr>
          <w:fldChar w:fldCharType="begin"/>
        </w:r>
        <w:r w:rsidR="00D64537">
          <w:rPr>
            <w:noProof/>
            <w:webHidden/>
          </w:rPr>
          <w:instrText xml:space="preserve"> PAGEREF _Toc452643207 \h </w:instrText>
        </w:r>
        <w:r w:rsidR="00D64537">
          <w:rPr>
            <w:noProof/>
            <w:webHidden/>
          </w:rPr>
        </w:r>
        <w:r w:rsidR="00D64537">
          <w:rPr>
            <w:noProof/>
            <w:webHidden/>
          </w:rPr>
          <w:fldChar w:fldCharType="separate"/>
        </w:r>
        <w:r w:rsidR="00D64537">
          <w:rPr>
            <w:noProof/>
            <w:webHidden/>
          </w:rPr>
          <w:t>238</w:t>
        </w:r>
        <w:r w:rsidR="00D64537">
          <w:rPr>
            <w:noProof/>
            <w:webHidden/>
          </w:rPr>
          <w:fldChar w:fldCharType="end"/>
        </w:r>
      </w:hyperlink>
    </w:p>
    <w:p w14:paraId="7D8E5FC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8" w:history="1">
        <w:r w:rsidR="00D64537" w:rsidRPr="00FA1851">
          <w:rPr>
            <w:rStyle w:val="Hyperlink"/>
            <w:noProof/>
          </w:rPr>
          <w:t>A.5.</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Logical Model</w:t>
        </w:r>
        <w:r w:rsidR="00D64537">
          <w:rPr>
            <w:noProof/>
            <w:webHidden/>
          </w:rPr>
          <w:tab/>
        </w:r>
        <w:r w:rsidR="00D64537">
          <w:rPr>
            <w:noProof/>
            <w:webHidden/>
          </w:rPr>
          <w:fldChar w:fldCharType="begin"/>
        </w:r>
        <w:r w:rsidR="00D64537">
          <w:rPr>
            <w:noProof/>
            <w:webHidden/>
          </w:rPr>
          <w:instrText xml:space="preserve"> PAGEREF _Toc452643208 \h </w:instrText>
        </w:r>
        <w:r w:rsidR="00D64537">
          <w:rPr>
            <w:noProof/>
            <w:webHidden/>
          </w:rPr>
        </w:r>
        <w:r w:rsidR="00D64537">
          <w:rPr>
            <w:noProof/>
            <w:webHidden/>
          </w:rPr>
          <w:fldChar w:fldCharType="separate"/>
        </w:r>
        <w:r w:rsidR="00D64537">
          <w:rPr>
            <w:noProof/>
            <w:webHidden/>
          </w:rPr>
          <w:t>242</w:t>
        </w:r>
        <w:r w:rsidR="00D64537">
          <w:rPr>
            <w:noProof/>
            <w:webHidden/>
          </w:rPr>
          <w:fldChar w:fldCharType="end"/>
        </w:r>
      </w:hyperlink>
    </w:p>
    <w:p w14:paraId="59FDC776"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09" w:history="1">
        <w:r w:rsidR="00D64537" w:rsidRPr="00FA1851">
          <w:rPr>
            <w:rStyle w:val="Hyperlink"/>
            <w:noProof/>
          </w:rPr>
          <w:t>A.6.</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Time-Scale Logical Model</w:t>
        </w:r>
        <w:r w:rsidR="00D64537">
          <w:rPr>
            <w:noProof/>
            <w:webHidden/>
          </w:rPr>
          <w:tab/>
        </w:r>
        <w:r w:rsidR="00D64537">
          <w:rPr>
            <w:noProof/>
            <w:webHidden/>
          </w:rPr>
          <w:fldChar w:fldCharType="begin"/>
        </w:r>
        <w:r w:rsidR="00D64537">
          <w:rPr>
            <w:noProof/>
            <w:webHidden/>
          </w:rPr>
          <w:instrText xml:space="preserve"> PAGEREF _Toc452643209 \h </w:instrText>
        </w:r>
        <w:r w:rsidR="00D64537">
          <w:rPr>
            <w:noProof/>
            <w:webHidden/>
          </w:rPr>
        </w:r>
        <w:r w:rsidR="00D64537">
          <w:rPr>
            <w:noProof/>
            <w:webHidden/>
          </w:rPr>
          <w:fldChar w:fldCharType="separate"/>
        </w:r>
        <w:r w:rsidR="00D64537">
          <w:rPr>
            <w:noProof/>
            <w:webHidden/>
          </w:rPr>
          <w:t>244</w:t>
        </w:r>
        <w:r w:rsidR="00D64537">
          <w:rPr>
            <w:noProof/>
            <w:webHidden/>
          </w:rPr>
          <w:fldChar w:fldCharType="end"/>
        </w:r>
      </w:hyperlink>
    </w:p>
    <w:p w14:paraId="77D9D61A"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0" w:history="1">
        <w:r w:rsidR="00D64537" w:rsidRPr="00FA1851">
          <w:rPr>
            <w:rStyle w:val="Hyperlink"/>
            <w:noProof/>
          </w:rPr>
          <w:t>A.7.</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Borehole Logical Model</w:t>
        </w:r>
        <w:r w:rsidR="00D64537">
          <w:rPr>
            <w:noProof/>
            <w:webHidden/>
          </w:rPr>
          <w:tab/>
        </w:r>
        <w:r w:rsidR="00D64537">
          <w:rPr>
            <w:noProof/>
            <w:webHidden/>
          </w:rPr>
          <w:fldChar w:fldCharType="begin"/>
        </w:r>
        <w:r w:rsidR="00D64537">
          <w:rPr>
            <w:noProof/>
            <w:webHidden/>
          </w:rPr>
          <w:instrText xml:space="preserve"> PAGEREF _Toc452643210 \h </w:instrText>
        </w:r>
        <w:r w:rsidR="00D64537">
          <w:rPr>
            <w:noProof/>
            <w:webHidden/>
          </w:rPr>
        </w:r>
        <w:r w:rsidR="00D64537">
          <w:rPr>
            <w:noProof/>
            <w:webHidden/>
          </w:rPr>
          <w:fldChar w:fldCharType="separate"/>
        </w:r>
        <w:r w:rsidR="00D64537">
          <w:rPr>
            <w:noProof/>
            <w:webHidden/>
          </w:rPr>
          <w:t>245</w:t>
        </w:r>
        <w:r w:rsidR="00D64537">
          <w:rPr>
            <w:noProof/>
            <w:webHidden/>
          </w:rPr>
          <w:fldChar w:fldCharType="end"/>
        </w:r>
      </w:hyperlink>
    </w:p>
    <w:p w14:paraId="7AF79449"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1" w:history="1">
        <w:r w:rsidR="00D64537" w:rsidRPr="00FA1851">
          <w:rPr>
            <w:rStyle w:val="Hyperlink"/>
            <w:noProof/>
          </w:rPr>
          <w:t>A.8.</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Lab Analysis Logical Model</w:t>
        </w:r>
        <w:r w:rsidR="00D64537">
          <w:rPr>
            <w:noProof/>
            <w:webHidden/>
          </w:rPr>
          <w:tab/>
        </w:r>
        <w:r w:rsidR="00D64537">
          <w:rPr>
            <w:noProof/>
            <w:webHidden/>
          </w:rPr>
          <w:fldChar w:fldCharType="begin"/>
        </w:r>
        <w:r w:rsidR="00D64537">
          <w:rPr>
            <w:noProof/>
            <w:webHidden/>
          </w:rPr>
          <w:instrText xml:space="preserve"> PAGEREF _Toc452643211 \h </w:instrText>
        </w:r>
        <w:r w:rsidR="00D64537">
          <w:rPr>
            <w:noProof/>
            <w:webHidden/>
          </w:rPr>
        </w:r>
        <w:r w:rsidR="00D64537">
          <w:rPr>
            <w:noProof/>
            <w:webHidden/>
          </w:rPr>
          <w:fldChar w:fldCharType="separate"/>
        </w:r>
        <w:r w:rsidR="00D64537">
          <w:rPr>
            <w:noProof/>
            <w:webHidden/>
          </w:rPr>
          <w:t>248</w:t>
        </w:r>
        <w:r w:rsidR="00D64537">
          <w:rPr>
            <w:noProof/>
            <w:webHidden/>
          </w:rPr>
          <w:fldChar w:fldCharType="end"/>
        </w:r>
      </w:hyperlink>
    </w:p>
    <w:p w14:paraId="0700A37E" w14:textId="77777777" w:rsidR="00D64537" w:rsidRDefault="008037F7">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2643212" w:history="1">
        <w:r w:rsidR="00D64537" w:rsidRPr="00FA1851">
          <w:rPr>
            <w:rStyle w:val="Hyperlink"/>
            <w:noProof/>
          </w:rPr>
          <w:t>A.9.</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XML Encoding Abstract Core</w:t>
        </w:r>
        <w:r w:rsidR="00D64537">
          <w:rPr>
            <w:noProof/>
            <w:webHidden/>
          </w:rPr>
          <w:tab/>
        </w:r>
        <w:r w:rsidR="00D64537">
          <w:rPr>
            <w:noProof/>
            <w:webHidden/>
          </w:rPr>
          <w:fldChar w:fldCharType="begin"/>
        </w:r>
        <w:r w:rsidR="00D64537">
          <w:rPr>
            <w:noProof/>
            <w:webHidden/>
          </w:rPr>
          <w:instrText xml:space="preserve"> PAGEREF _Toc452643212 \h </w:instrText>
        </w:r>
        <w:r w:rsidR="00D64537">
          <w:rPr>
            <w:noProof/>
            <w:webHidden/>
          </w:rPr>
        </w:r>
        <w:r w:rsidR="00D64537">
          <w:rPr>
            <w:noProof/>
            <w:webHidden/>
          </w:rPr>
          <w:fldChar w:fldCharType="separate"/>
        </w:r>
        <w:r w:rsidR="00D64537">
          <w:rPr>
            <w:noProof/>
            <w:webHidden/>
          </w:rPr>
          <w:t>250</w:t>
        </w:r>
        <w:r w:rsidR="00D64537">
          <w:rPr>
            <w:noProof/>
            <w:webHidden/>
          </w:rPr>
          <w:fldChar w:fldCharType="end"/>
        </w:r>
      </w:hyperlink>
    </w:p>
    <w:p w14:paraId="3E8CCCB3"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3" w:history="1">
        <w:r w:rsidR="00D64537" w:rsidRPr="00FA1851">
          <w:rPr>
            <w:rStyle w:val="Hyperlink"/>
            <w:noProof/>
          </w:rPr>
          <w:t>A.10.</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Abstract Encoding</w:t>
        </w:r>
        <w:r w:rsidR="00D64537">
          <w:rPr>
            <w:noProof/>
            <w:webHidden/>
          </w:rPr>
          <w:tab/>
        </w:r>
        <w:r w:rsidR="00D64537">
          <w:rPr>
            <w:noProof/>
            <w:webHidden/>
          </w:rPr>
          <w:fldChar w:fldCharType="begin"/>
        </w:r>
        <w:r w:rsidR="00D64537">
          <w:rPr>
            <w:noProof/>
            <w:webHidden/>
          </w:rPr>
          <w:instrText xml:space="preserve"> PAGEREF _Toc452643213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3A95C426"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4" w:history="1">
        <w:r w:rsidR="00D64537" w:rsidRPr="00FA1851">
          <w:rPr>
            <w:rStyle w:val="Hyperlink"/>
            <w:noProof/>
          </w:rPr>
          <w:t>A.11.</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Lite XML Encoding for GML 3.1</w:t>
        </w:r>
        <w:r w:rsidR="00D64537">
          <w:rPr>
            <w:noProof/>
            <w:webHidden/>
          </w:rPr>
          <w:tab/>
        </w:r>
        <w:r w:rsidR="00D64537">
          <w:rPr>
            <w:noProof/>
            <w:webHidden/>
          </w:rPr>
          <w:fldChar w:fldCharType="begin"/>
        </w:r>
        <w:r w:rsidR="00D64537">
          <w:rPr>
            <w:noProof/>
            <w:webHidden/>
          </w:rPr>
          <w:instrText xml:space="preserve"> PAGEREF _Toc452643214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1E92A678"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5" w:history="1">
        <w:r w:rsidR="00D64537" w:rsidRPr="00FA1851">
          <w:rPr>
            <w:rStyle w:val="Hyperlink"/>
            <w:noProof/>
          </w:rPr>
          <w:t>A.12.</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Basic XML Encoding</w:t>
        </w:r>
        <w:r w:rsidR="00D64537">
          <w:rPr>
            <w:noProof/>
            <w:webHidden/>
          </w:rPr>
          <w:tab/>
        </w:r>
        <w:r w:rsidR="00D64537">
          <w:rPr>
            <w:noProof/>
            <w:webHidden/>
          </w:rPr>
          <w:fldChar w:fldCharType="begin"/>
        </w:r>
        <w:r w:rsidR="00D64537">
          <w:rPr>
            <w:noProof/>
            <w:webHidden/>
          </w:rPr>
          <w:instrText xml:space="preserve"> PAGEREF _Toc452643215 \h </w:instrText>
        </w:r>
        <w:r w:rsidR="00D64537">
          <w:rPr>
            <w:noProof/>
            <w:webHidden/>
          </w:rPr>
        </w:r>
        <w:r w:rsidR="00D64537">
          <w:rPr>
            <w:noProof/>
            <w:webHidden/>
          </w:rPr>
          <w:fldChar w:fldCharType="separate"/>
        </w:r>
        <w:r w:rsidR="00D64537">
          <w:rPr>
            <w:noProof/>
            <w:webHidden/>
          </w:rPr>
          <w:t>254</w:t>
        </w:r>
        <w:r w:rsidR="00D64537">
          <w:rPr>
            <w:noProof/>
            <w:webHidden/>
          </w:rPr>
          <w:fldChar w:fldCharType="end"/>
        </w:r>
      </w:hyperlink>
    </w:p>
    <w:p w14:paraId="7B091A10"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6" w:history="1">
        <w:r w:rsidR="00D64537" w:rsidRPr="00FA1851">
          <w:rPr>
            <w:rStyle w:val="Hyperlink"/>
            <w:noProof/>
          </w:rPr>
          <w:t>A.13.</w:t>
        </w:r>
        <w:r w:rsidR="00D64537">
          <w:rPr>
            <w:rFonts w:asciiTheme="minorHAnsi" w:eastAsiaTheme="minorEastAsia" w:hAnsiTheme="minorHAnsi" w:cstheme="minorBidi"/>
            <w:noProof/>
            <w:sz w:val="22"/>
            <w:szCs w:val="22"/>
            <w:lang w:val="en-CA" w:eastAsia="en-CA"/>
          </w:rPr>
          <w:tab/>
        </w:r>
        <w:r w:rsidR="00D64537" w:rsidRPr="00FA1851">
          <w:rPr>
            <w:rStyle w:val="Hyperlink"/>
            <w:noProof/>
          </w:rPr>
          <w:t>Conformance class: GeoSciML Extension XML Encoding</w:t>
        </w:r>
        <w:r w:rsidR="00D64537">
          <w:rPr>
            <w:noProof/>
            <w:webHidden/>
          </w:rPr>
          <w:tab/>
        </w:r>
        <w:r w:rsidR="00D64537">
          <w:rPr>
            <w:noProof/>
            <w:webHidden/>
          </w:rPr>
          <w:fldChar w:fldCharType="begin"/>
        </w:r>
        <w:r w:rsidR="00D64537">
          <w:rPr>
            <w:noProof/>
            <w:webHidden/>
          </w:rPr>
          <w:instrText xml:space="preserve"> PAGEREF _Toc452643216 \h </w:instrText>
        </w:r>
        <w:r w:rsidR="00D64537">
          <w:rPr>
            <w:noProof/>
            <w:webHidden/>
          </w:rPr>
        </w:r>
        <w:r w:rsidR="00D64537">
          <w:rPr>
            <w:noProof/>
            <w:webHidden/>
          </w:rPr>
          <w:fldChar w:fldCharType="separate"/>
        </w:r>
        <w:r w:rsidR="00D64537">
          <w:rPr>
            <w:noProof/>
            <w:webHidden/>
          </w:rPr>
          <w:t>255</w:t>
        </w:r>
        <w:r w:rsidR="00D64537">
          <w:rPr>
            <w:noProof/>
            <w:webHidden/>
          </w:rPr>
          <w:fldChar w:fldCharType="end"/>
        </w:r>
      </w:hyperlink>
    </w:p>
    <w:p w14:paraId="2739DB2A"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7" w:history="1">
        <w:r w:rsidR="00D64537" w:rsidRPr="00FA1851">
          <w:rPr>
            <w:rStyle w:val="Hyperlink"/>
            <w:noProof/>
            <w:lang w:val="en-CA"/>
          </w:rPr>
          <w:t>A.14.</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Geologic Time XML Encoding</w:t>
        </w:r>
        <w:r w:rsidR="00D64537">
          <w:rPr>
            <w:noProof/>
            <w:webHidden/>
          </w:rPr>
          <w:tab/>
        </w:r>
        <w:r w:rsidR="00D64537">
          <w:rPr>
            <w:noProof/>
            <w:webHidden/>
          </w:rPr>
          <w:fldChar w:fldCharType="begin"/>
        </w:r>
        <w:r w:rsidR="00D64537">
          <w:rPr>
            <w:noProof/>
            <w:webHidden/>
          </w:rPr>
          <w:instrText xml:space="preserve"> PAGEREF _Toc452643217 \h </w:instrText>
        </w:r>
        <w:r w:rsidR="00D64537">
          <w:rPr>
            <w:noProof/>
            <w:webHidden/>
          </w:rPr>
        </w:r>
        <w:r w:rsidR="00D64537">
          <w:rPr>
            <w:noProof/>
            <w:webHidden/>
          </w:rPr>
          <w:fldChar w:fldCharType="separate"/>
        </w:r>
        <w:r w:rsidR="00D64537">
          <w:rPr>
            <w:noProof/>
            <w:webHidden/>
          </w:rPr>
          <w:t>256</w:t>
        </w:r>
        <w:r w:rsidR="00D64537">
          <w:rPr>
            <w:noProof/>
            <w:webHidden/>
          </w:rPr>
          <w:fldChar w:fldCharType="end"/>
        </w:r>
      </w:hyperlink>
    </w:p>
    <w:p w14:paraId="71999DC4"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8" w:history="1">
        <w:r w:rsidR="00D64537" w:rsidRPr="00FA1851">
          <w:rPr>
            <w:rStyle w:val="Hyperlink"/>
            <w:noProof/>
            <w:lang w:val="en-CA"/>
          </w:rPr>
          <w:t>A.15.</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Borehole XML Encoding</w:t>
        </w:r>
        <w:r w:rsidR="00D64537">
          <w:rPr>
            <w:noProof/>
            <w:webHidden/>
          </w:rPr>
          <w:tab/>
        </w:r>
        <w:r w:rsidR="00D64537">
          <w:rPr>
            <w:noProof/>
            <w:webHidden/>
          </w:rPr>
          <w:fldChar w:fldCharType="begin"/>
        </w:r>
        <w:r w:rsidR="00D64537">
          <w:rPr>
            <w:noProof/>
            <w:webHidden/>
          </w:rPr>
          <w:instrText xml:space="preserve"> PAGEREF _Toc452643218 \h </w:instrText>
        </w:r>
        <w:r w:rsidR="00D64537">
          <w:rPr>
            <w:noProof/>
            <w:webHidden/>
          </w:rPr>
        </w:r>
        <w:r w:rsidR="00D64537">
          <w:rPr>
            <w:noProof/>
            <w:webHidden/>
          </w:rPr>
          <w:fldChar w:fldCharType="separate"/>
        </w:r>
        <w:r w:rsidR="00D64537">
          <w:rPr>
            <w:noProof/>
            <w:webHidden/>
          </w:rPr>
          <w:t>257</w:t>
        </w:r>
        <w:r w:rsidR="00D64537">
          <w:rPr>
            <w:noProof/>
            <w:webHidden/>
          </w:rPr>
          <w:fldChar w:fldCharType="end"/>
        </w:r>
      </w:hyperlink>
    </w:p>
    <w:p w14:paraId="2D465B4B" w14:textId="77777777" w:rsidR="00D64537" w:rsidRDefault="008037F7">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2643219" w:history="1">
        <w:r w:rsidR="00D64537" w:rsidRPr="00FA1851">
          <w:rPr>
            <w:rStyle w:val="Hyperlink"/>
            <w:noProof/>
            <w:lang w:val="en-CA"/>
          </w:rPr>
          <w:t>A.16.</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Conformance class: GeoSciML Laboratory and Analysis XML Encoding</w:t>
        </w:r>
        <w:r w:rsidR="00D64537">
          <w:rPr>
            <w:noProof/>
            <w:webHidden/>
          </w:rPr>
          <w:tab/>
        </w:r>
        <w:r w:rsidR="00D64537">
          <w:rPr>
            <w:noProof/>
            <w:webHidden/>
          </w:rPr>
          <w:fldChar w:fldCharType="begin"/>
        </w:r>
        <w:r w:rsidR="00D64537">
          <w:rPr>
            <w:noProof/>
            <w:webHidden/>
          </w:rPr>
          <w:instrText xml:space="preserve"> PAGEREF _Toc452643219 \h </w:instrText>
        </w:r>
        <w:r w:rsidR="00D64537">
          <w:rPr>
            <w:noProof/>
            <w:webHidden/>
          </w:rPr>
        </w:r>
        <w:r w:rsidR="00D64537">
          <w:rPr>
            <w:noProof/>
            <w:webHidden/>
          </w:rPr>
          <w:fldChar w:fldCharType="separate"/>
        </w:r>
        <w:r w:rsidR="00D64537">
          <w:rPr>
            <w:noProof/>
            <w:webHidden/>
          </w:rPr>
          <w:t>258</w:t>
        </w:r>
        <w:r w:rsidR="00D64537">
          <w:rPr>
            <w:noProof/>
            <w:webHidden/>
          </w:rPr>
          <w:fldChar w:fldCharType="end"/>
        </w:r>
      </w:hyperlink>
    </w:p>
    <w:p w14:paraId="7F292615" w14:textId="77777777" w:rsidR="00D64537" w:rsidRDefault="008037F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0" w:history="1">
        <w:r w:rsidR="00D64537" w:rsidRPr="00FA1851">
          <w:rPr>
            <w:rStyle w:val="Hyperlink"/>
            <w:noProof/>
            <w:lang w:val="en-CA"/>
          </w:rPr>
          <w:t>Annex B.</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Revision history</w:t>
        </w:r>
        <w:r w:rsidR="00D64537">
          <w:rPr>
            <w:noProof/>
            <w:webHidden/>
          </w:rPr>
          <w:tab/>
        </w:r>
        <w:r w:rsidR="00D64537">
          <w:rPr>
            <w:noProof/>
            <w:webHidden/>
          </w:rPr>
          <w:fldChar w:fldCharType="begin"/>
        </w:r>
        <w:r w:rsidR="00D64537">
          <w:rPr>
            <w:noProof/>
            <w:webHidden/>
          </w:rPr>
          <w:instrText xml:space="preserve"> PAGEREF _Toc452643220 \h </w:instrText>
        </w:r>
        <w:r w:rsidR="00D64537">
          <w:rPr>
            <w:noProof/>
            <w:webHidden/>
          </w:rPr>
        </w:r>
        <w:r w:rsidR="00D64537">
          <w:rPr>
            <w:noProof/>
            <w:webHidden/>
          </w:rPr>
          <w:fldChar w:fldCharType="separate"/>
        </w:r>
        <w:r w:rsidR="00D64537">
          <w:rPr>
            <w:noProof/>
            <w:webHidden/>
          </w:rPr>
          <w:t>259</w:t>
        </w:r>
        <w:r w:rsidR="00D64537">
          <w:rPr>
            <w:noProof/>
            <w:webHidden/>
          </w:rPr>
          <w:fldChar w:fldCharType="end"/>
        </w:r>
      </w:hyperlink>
    </w:p>
    <w:p w14:paraId="68A6EBA9" w14:textId="77777777" w:rsidR="00D64537" w:rsidRDefault="008037F7">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2643221" w:history="1">
        <w:r w:rsidR="00D64537" w:rsidRPr="00FA1851">
          <w:rPr>
            <w:rStyle w:val="Hyperlink"/>
            <w:noProof/>
            <w:lang w:val="en-CA"/>
          </w:rPr>
          <w:t>Annex C.</w:t>
        </w:r>
        <w:r w:rsidR="00D64537">
          <w:rPr>
            <w:rFonts w:asciiTheme="minorHAnsi" w:eastAsiaTheme="minorEastAsia" w:hAnsiTheme="minorHAnsi" w:cstheme="minorBidi"/>
            <w:noProof/>
            <w:sz w:val="22"/>
            <w:szCs w:val="22"/>
            <w:lang w:val="en-CA" w:eastAsia="en-CA"/>
          </w:rPr>
          <w:tab/>
        </w:r>
        <w:r w:rsidR="00D64537" w:rsidRPr="00FA1851">
          <w:rPr>
            <w:rStyle w:val="Hyperlink"/>
            <w:noProof/>
            <w:lang w:val="en-CA"/>
          </w:rPr>
          <w:t>Bibliography</w:t>
        </w:r>
        <w:r w:rsidR="00D64537">
          <w:rPr>
            <w:noProof/>
            <w:webHidden/>
          </w:rPr>
          <w:tab/>
        </w:r>
        <w:r w:rsidR="00D64537">
          <w:rPr>
            <w:noProof/>
            <w:webHidden/>
          </w:rPr>
          <w:fldChar w:fldCharType="begin"/>
        </w:r>
        <w:r w:rsidR="00D64537">
          <w:rPr>
            <w:noProof/>
            <w:webHidden/>
          </w:rPr>
          <w:instrText xml:space="preserve"> PAGEREF _Toc452643221 \h </w:instrText>
        </w:r>
        <w:r w:rsidR="00D64537">
          <w:rPr>
            <w:noProof/>
            <w:webHidden/>
          </w:rPr>
        </w:r>
        <w:r w:rsidR="00D64537">
          <w:rPr>
            <w:noProof/>
            <w:webHidden/>
          </w:rPr>
          <w:fldChar w:fldCharType="separate"/>
        </w:r>
        <w:r w:rsidR="00D64537">
          <w:rPr>
            <w:noProof/>
            <w:webHidden/>
          </w:rPr>
          <w:t>260</w:t>
        </w:r>
        <w:r w:rsidR="00D64537">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2"/>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commentRangeStart w:id="4"/>
      <w:r w:rsidRPr="00D12552">
        <w:rPr>
          <w:lang w:val="en-CA"/>
        </w:rPr>
        <w:t>Submitting organizations</w:t>
      </w:r>
      <w:bookmarkEnd w:id="3"/>
      <w:commentRangeEnd w:id="4"/>
      <w:r w:rsidR="00AD3B07" w:rsidRPr="00D12552">
        <w:rPr>
          <w:rStyle w:val="CommentReference"/>
          <w:b w:val="0"/>
          <w:lang w:val="en-CA"/>
        </w:rPr>
        <w:commentReference w:id="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8037F7"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8037F7"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52643103"/>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52643104"/>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52643105"/>
      <w:r w:rsidRPr="00D12552">
        <w:rPr>
          <w:lang w:val="en-CA"/>
        </w:rPr>
        <w:t>References</w:t>
      </w:r>
      <w:bookmarkEnd w:id="8"/>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52643106"/>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52643107"/>
      <w:bookmarkStart w:id="11" w:name="_Toc428885175"/>
      <w:bookmarkStart w:id="12" w:name="Glossary_Feature"/>
      <w:proofErr w:type="gramStart"/>
      <w:r>
        <w:rPr>
          <w:lang w:val="en-CA"/>
        </w:rPr>
        <w:t>classifier</w:t>
      </w:r>
      <w:bookmarkEnd w:id="10"/>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52643108"/>
      <w:bookmarkEnd w:id="11"/>
      <w:bookmarkEnd w:id="13"/>
      <w:bookmarkEnd w:id="14"/>
      <w:bookmarkEnd w:id="15"/>
      <w:bookmarkEnd w:id="16"/>
      <w:bookmarkEnd w:id="17"/>
      <w:bookmarkEnd w:id="18"/>
      <w:bookmarkEnd w:id="19"/>
      <w:bookmarkEnd w:id="20"/>
      <w:bookmarkEnd w:id="21"/>
      <w:proofErr w:type="gramStart"/>
      <w:r w:rsidRPr="00D12552">
        <w:rPr>
          <w:lang w:val="en-CA"/>
        </w:rPr>
        <w:t>domain</w:t>
      </w:r>
      <w:proofErr w:type="gramEnd"/>
      <w:r w:rsidRPr="00D12552">
        <w:rPr>
          <w:lang w:val="en-CA"/>
        </w:rPr>
        <w:t xml:space="preserve">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4" w:name="_Toc428885177"/>
      <w:bookmarkStart w:id="25" w:name="_Toc452643109"/>
      <w:proofErr w:type="gramStart"/>
      <w:r w:rsidRPr="00D12552">
        <w:rPr>
          <w:lang w:val="en-CA"/>
        </w:rPr>
        <w:lastRenderedPageBreak/>
        <w:t>element</w:t>
      </w:r>
      <w:proofErr w:type="gramEnd"/>
      <w:r w:rsidRPr="00D12552">
        <w:rPr>
          <w:lang w:val="en-CA"/>
        </w:rPr>
        <w:t xml:space="preserve"> &lt;XML&gt;</w:t>
      </w:r>
      <w:bookmarkEnd w:id="24"/>
      <w:bookmarkEnd w:id="25"/>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52643110"/>
      <w:proofErr w:type="gramStart"/>
      <w:r w:rsidRPr="00D12552">
        <w:rPr>
          <w:lang w:val="en-CA"/>
        </w:rPr>
        <w:t>feature</w:t>
      </w:r>
      <w:bookmarkEnd w:id="26"/>
      <w:bookmarkEnd w:id="27"/>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52643111"/>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52643112"/>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52643113"/>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52643114"/>
      <w:proofErr w:type="gramStart"/>
      <w:r w:rsidRPr="00D12552">
        <w:rPr>
          <w:lang w:val="en-CA"/>
        </w:rPr>
        <w:t>measurement</w:t>
      </w:r>
      <w:bookmarkEnd w:id="34"/>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52643115"/>
      <w:proofErr w:type="gramStart"/>
      <w:r w:rsidRPr="00D12552">
        <w:rPr>
          <w:lang w:val="en-CA"/>
        </w:rPr>
        <w:t>observation</w:t>
      </w:r>
      <w:bookmarkEnd w:id="36"/>
      <w:bookmarkEnd w:id="37"/>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lastRenderedPageBreak/>
        <w:t xml:space="preserve"> </w:t>
      </w:r>
      <w:bookmarkStart w:id="38" w:name="_Toc428885184"/>
      <w:bookmarkStart w:id="39" w:name="_Toc452643116"/>
      <w:proofErr w:type="gramStart"/>
      <w:r w:rsidRPr="00D12552">
        <w:rPr>
          <w:lang w:val="en-CA"/>
        </w:rPr>
        <w:t>observation</w:t>
      </w:r>
      <w:proofErr w:type="gramEnd"/>
      <w:r w:rsidRPr="00D12552">
        <w:rPr>
          <w:lang w:val="en-CA"/>
        </w:rPr>
        <w:t xml:space="preserve"> procedure</w:t>
      </w:r>
      <w:bookmarkEnd w:id="38"/>
      <w:bookmarkEnd w:id="39"/>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52643117"/>
      <w:proofErr w:type="gramStart"/>
      <w:r w:rsidRPr="00D12552">
        <w:rPr>
          <w:lang w:val="en-CA"/>
        </w:rPr>
        <w:t>observation</w:t>
      </w:r>
      <w:proofErr w:type="gramEnd"/>
      <w:r w:rsidRPr="00D12552">
        <w:rPr>
          <w:lang w:val="en-CA"/>
        </w:rPr>
        <w:t xml:space="preserve">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52643118"/>
      <w:proofErr w:type="gramStart"/>
      <w:r w:rsidRPr="00D12552">
        <w:rPr>
          <w:lang w:val="en-CA"/>
        </w:rPr>
        <w:t>property</w:t>
      </w:r>
      <w:proofErr w:type="gramEnd"/>
      <w:r w:rsidRPr="00D12552">
        <w:rPr>
          <w:lang w:val="en-CA"/>
        </w:rPr>
        <w:t xml:space="preserve"> &lt;General Feature Model&gt;</w:t>
      </w:r>
      <w:bookmarkEnd w:id="42"/>
      <w:bookmarkEnd w:id="43"/>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52643119"/>
      <w:proofErr w:type="gramStart"/>
      <w:r w:rsidRPr="00D12552">
        <w:rPr>
          <w:lang w:val="en-CA"/>
        </w:rPr>
        <w:t>sampled</w:t>
      </w:r>
      <w:proofErr w:type="gramEnd"/>
      <w:r w:rsidRPr="00D12552">
        <w:rPr>
          <w:lang w:val="en-CA"/>
        </w:rPr>
        <w:t xml:space="preserve"> feature</w:t>
      </w:r>
      <w:bookmarkEnd w:id="44"/>
      <w:bookmarkEnd w:id="45"/>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52643120"/>
      <w:proofErr w:type="gramStart"/>
      <w:r w:rsidRPr="00D12552">
        <w:rPr>
          <w:lang w:val="en-CA"/>
        </w:rPr>
        <w:t>sampling</w:t>
      </w:r>
      <w:proofErr w:type="gramEnd"/>
      <w:r w:rsidRPr="00D12552">
        <w:rPr>
          <w:lang w:val="en-CA"/>
        </w:rPr>
        <w:t xml:space="preserve">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52643121"/>
      <w:proofErr w:type="gramStart"/>
      <w:r w:rsidRPr="00D12552">
        <w:rPr>
          <w:lang w:val="en-CA"/>
        </w:rPr>
        <w:t>schema</w:t>
      </w:r>
      <w:proofErr w:type="gramEnd"/>
      <w:r w:rsidRPr="00D12552">
        <w:rPr>
          <w:lang w:val="en-CA"/>
        </w:rPr>
        <w:t xml:space="preserve"> &lt;XML Schema&gt;</w:t>
      </w:r>
      <w:bookmarkEnd w:id="48"/>
      <w:bookmarkEnd w:id="49"/>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52643122"/>
      <w:bookmarkEnd w:id="12"/>
      <w:r>
        <w:rPr>
          <w:lang w:val="en-CA"/>
        </w:rPr>
        <w:lastRenderedPageBreak/>
        <w:t>GeoSciML Models</w:t>
      </w:r>
      <w:bookmarkEnd w:id="50"/>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AU" w:eastAsia="en-AU"/>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AU" w:eastAsia="en-AU"/>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Caption"/>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Heading2"/>
        <w:rPr>
          <w:lang w:val="en-CA"/>
        </w:rPr>
      </w:pPr>
      <w:bookmarkStart w:id="52" w:name="_Toc452643123"/>
      <w:r>
        <w:rPr>
          <w:lang w:val="en-CA"/>
        </w:rPr>
        <w:t xml:space="preserve">GeoSciML </w:t>
      </w:r>
      <w:r w:rsidR="00AB3F81">
        <w:rPr>
          <w:lang w:val="en-CA"/>
        </w:rPr>
        <w:t>Lite</w:t>
      </w:r>
      <w:bookmarkEnd w:id="52"/>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F02ED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F02ED9" w:rsidRPr="00F02ED9">
        <w:t>Figure 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AU" w:eastAsia="en-AU"/>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Caption"/>
        <w:jc w:val="center"/>
        <w:rPr>
          <w:color w:val="000000"/>
        </w:rPr>
      </w:pPr>
      <w:bookmarkStart w:id="53"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F02ED9">
        <w:rPr>
          <w:noProof/>
          <w:color w:val="000000"/>
        </w:rPr>
        <w:t>3</w:t>
      </w:r>
      <w:r w:rsidRPr="008B64C1">
        <w:rPr>
          <w:color w:val="000000"/>
        </w:rPr>
        <w:fldChar w:fldCharType="end"/>
      </w:r>
      <w:bookmarkEnd w:id="53"/>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4" w:name="_Ref432754283"/>
      <w:bookmarkStart w:id="55" w:name="_Toc452643124"/>
      <w:r>
        <w:rPr>
          <w:lang w:val="en-CA"/>
        </w:rPr>
        <w:t>GeoSciML Basic and Extension</w:t>
      </w:r>
      <w:bookmarkEnd w:id="54"/>
      <w:bookmarkEnd w:id="5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AU" w:eastAsia="en-AU"/>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AU" w:eastAsia="en-AU"/>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5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7" w:name="_Ref440065627"/>
      <w:bookmarkStart w:id="58" w:name="_Toc452643125"/>
      <w:r>
        <w:rPr>
          <w:lang w:val="en-CA"/>
        </w:rPr>
        <w:t>AbstractDescription classes</w:t>
      </w:r>
      <w:bookmarkEnd w:id="57"/>
      <w:bookmarkEnd w:id="5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AU" w:eastAsia="en-AU"/>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AU" w:eastAsia="en-AU"/>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5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5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0"/>
      <w:r w:rsidR="000466A0">
        <w:rPr>
          <w:rStyle w:val="CommentReference"/>
        </w:rPr>
        <w:commentReference w:id="60"/>
      </w:r>
    </w:p>
    <w:p w14:paraId="79B93D23" w14:textId="77777777" w:rsidR="009459BF" w:rsidRPr="009459BF" w:rsidRDefault="009A7B37" w:rsidP="009459BF">
      <w:pPr>
        <w:pStyle w:val="Heading1"/>
        <w:rPr>
          <w:lang w:val="en-CA"/>
        </w:rPr>
      </w:pPr>
      <w:bookmarkStart w:id="61" w:name="_Toc452643126"/>
      <w:r w:rsidRPr="00D12552">
        <w:rPr>
          <w:lang w:val="en-CA"/>
        </w:rPr>
        <w:t>Conventions</w:t>
      </w:r>
      <w:bookmarkEnd w:id="61"/>
    </w:p>
    <w:p w14:paraId="526B5110" w14:textId="4B49FF2E" w:rsidR="00695378" w:rsidRPr="00D12552" w:rsidRDefault="00695378" w:rsidP="00695378">
      <w:pPr>
        <w:pStyle w:val="Heading2"/>
        <w:rPr>
          <w:lang w:val="en-CA"/>
        </w:rPr>
      </w:pPr>
      <w:bookmarkStart w:id="62" w:name="_Ref439663710"/>
      <w:bookmarkStart w:id="63" w:name="_Toc452643127"/>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4" w:name="_Toc377112004"/>
      <w:bookmarkStart w:id="65" w:name="_Toc428885193"/>
      <w:bookmarkStart w:id="66" w:name="_Ref439663763"/>
      <w:bookmarkStart w:id="67" w:name="_Toc452643128"/>
      <w:r w:rsidRPr="00D12552">
        <w:rPr>
          <w:lang w:val="en-CA"/>
        </w:rPr>
        <w:lastRenderedPageBreak/>
        <w:t>Requirement</w:t>
      </w:r>
      <w:bookmarkEnd w:id="64"/>
      <w:bookmarkEnd w:id="65"/>
      <w:bookmarkEnd w:id="66"/>
      <w:r w:rsidR="00395D5A">
        <w:rPr>
          <w:lang w:val="en-CA"/>
        </w:rPr>
        <w:t xml:space="preserve"> and</w:t>
      </w:r>
      <w:r w:rsidR="00846883">
        <w:rPr>
          <w:lang w:val="en-CA"/>
        </w:rPr>
        <w:t xml:space="preserve"> Recommendation</w:t>
      </w:r>
      <w:bookmarkEnd w:id="67"/>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8" w:name="_Toc356480502"/>
      <w:bookmarkStart w:id="69" w:name="_Toc377112005"/>
      <w:bookmarkStart w:id="70" w:name="_Toc428885194"/>
      <w:bookmarkStart w:id="71" w:name="_Toc452643129"/>
      <w:bookmarkStart w:id="72" w:name="_Toc356480505"/>
      <w:r w:rsidRPr="00D12552">
        <w:rPr>
          <w:lang w:val="en-CA"/>
        </w:rPr>
        <w:t>Conformance class</w:t>
      </w:r>
      <w:bookmarkEnd w:id="68"/>
      <w:bookmarkEnd w:id="69"/>
      <w:bookmarkEnd w:id="70"/>
      <w:bookmarkEnd w:id="7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3" w:name="_Toc377112006"/>
      <w:bookmarkStart w:id="74" w:name="_Toc428885195"/>
      <w:bookmarkStart w:id="75" w:name="_Toc452643130"/>
      <w:r w:rsidRPr="00D12552">
        <w:rPr>
          <w:lang w:val="en-CA"/>
        </w:rPr>
        <w:lastRenderedPageBreak/>
        <w:t>Identifiers</w:t>
      </w:r>
      <w:bookmarkEnd w:id="72"/>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6" w:name="_Toc452643131"/>
      <w:r>
        <w:rPr>
          <w:lang w:val="en-CA"/>
        </w:rPr>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77" w:name="_Toc452643132"/>
      <w:r>
        <w:rPr>
          <w:lang w:val="en-CA"/>
        </w:rPr>
        <w:lastRenderedPageBreak/>
        <w:t>Conceptual Model</w:t>
      </w:r>
      <w:bookmarkEnd w:id="77"/>
    </w:p>
    <w:p w14:paraId="5CE575A4" w14:textId="48506D7B" w:rsidR="00F02ED9" w:rsidRDefault="00F02ED9" w:rsidP="00F02ED9">
      <w:pPr>
        <w:rPr>
          <w:lang w:val="en-CA"/>
        </w:rPr>
      </w:pPr>
      <w:r>
        <w:rPr>
          <w:lang w:val="en-CA"/>
        </w:rPr>
        <w:t xml:space="preserve">GeoSciML is in large proportion an implementation of the North American Data Model (NADM 2004).  NADM is a technologically neutral model that addresses geosciences concepts and the relationships between them.  GeoSciML does not implement NADM Geologic Portrayal (a model </w:t>
      </w:r>
      <w:proofErr w:type="gramStart"/>
      <w:r>
        <w:rPr>
          <w:lang w:val="en-CA"/>
        </w:rPr>
        <w:t>of a components</w:t>
      </w:r>
      <w:proofErr w:type="gramEnd"/>
      <w:r>
        <w:rPr>
          <w:lang w:val="en-CA"/>
        </w:rPr>
        <w:t xml:space="preserve"> of the map itself) nor Geologic Vocabulary (although older versions of GeoSciML did). </w:t>
      </w:r>
    </w:p>
    <w:p w14:paraId="48E0CDD8" w14:textId="7C06221B" w:rsidR="009725C6" w:rsidRDefault="003B0AAB" w:rsidP="003B0AAB">
      <w:pPr>
        <w:rPr>
          <w:lang w:val="en-CA"/>
        </w:rPr>
      </w:pPr>
      <w:r>
        <w:rPr>
          <w:lang w:val="en-CA"/>
        </w:rPr>
        <w:t xml:space="preserve">GeoSciML is </w:t>
      </w:r>
      <w:proofErr w:type="gramStart"/>
      <w:r>
        <w:rPr>
          <w:lang w:val="en-CA"/>
        </w:rPr>
        <w:t>a</w:t>
      </w:r>
      <w:proofErr w:type="gramEnd"/>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proofErr w:type="gramStart"/>
      <w:r>
        <w:rPr>
          <w:lang w:val="en-CA"/>
        </w:rPr>
        <w:t>specially</w:t>
      </w:r>
      <w:proofErr w:type="gramEnd"/>
      <w:r>
        <w:rPr>
          <w:lang w:val="en-CA"/>
        </w:rPr>
        <w:t xml:space="preserve"> regarding EarthMaterial that is not considered as a GeologicFeature, hence an ISO FeatureType, in GeoSciML, but as a Type.</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3"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lastRenderedPageBreak/>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78" w:name="_Toc452643133"/>
      <w:r>
        <w:rPr>
          <w:lang w:val="en-CA"/>
        </w:rPr>
        <w:t>Logical Model</w:t>
      </w:r>
      <w:bookmarkEnd w:id="78"/>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lastRenderedPageBreak/>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AU" w:eastAsia="en-AU"/>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79"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79"/>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0" w:name="_Toc452643134"/>
      <w:r>
        <w:rPr>
          <w:lang w:val="en-CA"/>
        </w:rPr>
        <w:t>Property cardinality</w:t>
      </w:r>
      <w:bookmarkEnd w:id="80"/>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lastRenderedPageBreak/>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1" w:name="_Toc448329411"/>
      <w:bookmarkStart w:id="82" w:name="_Toc448329559"/>
      <w:bookmarkStart w:id="83" w:name="_Toc448329945"/>
      <w:bookmarkStart w:id="84" w:name="_Toc448329412"/>
      <w:bookmarkStart w:id="85" w:name="_Toc448329560"/>
      <w:bookmarkStart w:id="86" w:name="_Toc448329946"/>
      <w:bookmarkStart w:id="87" w:name="_Toc448329413"/>
      <w:bookmarkStart w:id="88" w:name="_Toc448329561"/>
      <w:bookmarkStart w:id="89" w:name="_Toc448329947"/>
      <w:bookmarkStart w:id="90" w:name="_Toc448329414"/>
      <w:bookmarkStart w:id="91" w:name="_Toc448329562"/>
      <w:bookmarkStart w:id="92" w:name="_Toc448329948"/>
      <w:bookmarkStart w:id="93" w:name="_Toc448329415"/>
      <w:bookmarkStart w:id="94" w:name="_Toc448329563"/>
      <w:bookmarkStart w:id="95" w:name="_Toc448329949"/>
      <w:bookmarkStart w:id="96" w:name="_Toc448329416"/>
      <w:bookmarkStart w:id="97" w:name="_Toc448329564"/>
      <w:bookmarkStart w:id="98" w:name="_Toc448329950"/>
      <w:bookmarkStart w:id="99" w:name="_Toc45264313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lang w:val="en-CA"/>
        </w:rPr>
        <w:t>Package shortcut</w:t>
      </w:r>
      <w:r w:rsidR="008B7992">
        <w:rPr>
          <w:lang w:val="en-CA"/>
        </w:rPr>
        <w:t>s</w:t>
      </w:r>
      <w:bookmarkEnd w:id="99"/>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0"/>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0"/>
            <w:r w:rsidR="007E67EB">
              <w:rPr>
                <w:rStyle w:val="CommentReference"/>
              </w:rPr>
              <w:commentReference w:id="100"/>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1" w:name="_Toc45264313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1"/>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2" w:name="_Toc452643137"/>
      <w:commentRangeStart w:id="103"/>
      <w:r w:rsidRPr="00D12552">
        <w:rPr>
          <w:lang w:val="en-CA"/>
        </w:rPr>
        <w:t>Naming of entities</w:t>
      </w:r>
      <w:commentRangeEnd w:id="103"/>
      <w:r w:rsidR="00FA21EA">
        <w:rPr>
          <w:rStyle w:val="CommentReference"/>
          <w:rFonts w:cs="Times New Roman"/>
          <w:b w:val="0"/>
          <w:bCs w:val="0"/>
        </w:rPr>
        <w:commentReference w:id="103"/>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4"/>
            <w:r w:rsidR="00FA21EA">
              <w:rPr>
                <w:rStyle w:val="reqtext"/>
                <w:lang w:val="en-CA"/>
              </w:rPr>
              <w:t>entity</w:t>
            </w:r>
            <w:r w:rsidR="00FA21EA" w:rsidRPr="00D12552">
              <w:rPr>
                <w:rStyle w:val="reqtext"/>
                <w:lang w:val="en-CA"/>
              </w:rPr>
              <w:t xml:space="preserve"> </w:t>
            </w:r>
            <w:commentRangeEnd w:id="104"/>
            <w:r w:rsidR="00FA21EA">
              <w:rPr>
                <w:rStyle w:val="CommentReference"/>
                <w:rFonts w:ascii="Times New Roman" w:eastAsia="Times New Roman" w:hAnsi="Times New Roman"/>
                <w:lang w:val="en-US" w:eastAsia="en-US"/>
              </w:rPr>
              <w:commentReference w:id="104"/>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05" w:name="_Toc452643138"/>
      <w:r w:rsidRPr="00D12552">
        <w:rPr>
          <w:lang w:val="en-CA"/>
        </w:rPr>
        <w:t>Cardinality</w:t>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06" w:name="_Toc452643139"/>
      <w:r>
        <w:rPr>
          <w:lang w:val="en-CA"/>
        </w:rPr>
        <w:t>Abstract classes</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07" w:name="_Toc452643140"/>
      <w:r>
        <w:rPr>
          <w:lang w:val="en-CA"/>
        </w:rPr>
        <w:t>Polymorphism</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proofErr w:type="gramStart"/>
      <w:r w:rsidR="00F02ED9" w:rsidRPr="00F02ED9">
        <w:rPr>
          <w:b/>
          <w:bCs/>
          <w:color w:val="000000"/>
          <w:lang w:val="en-CA"/>
        </w:rPr>
        <w:t>Erreur !</w:t>
      </w:r>
      <w:proofErr w:type="gramEnd"/>
      <w:r w:rsidR="00F02ED9" w:rsidRPr="00F02ED9">
        <w:rPr>
          <w:b/>
          <w:bCs/>
          <w:color w:val="000000"/>
          <w:lang w:val="en-CA"/>
        </w:rPr>
        <w:t xml:space="preserve"> </w:t>
      </w:r>
      <w:proofErr w:type="gramStart"/>
      <w:r w:rsidR="00F02ED9" w:rsidRPr="00F02ED9">
        <w:rPr>
          <w:b/>
          <w:bCs/>
          <w:color w:val="000000"/>
          <w:lang w:val="en-CA"/>
        </w:rPr>
        <w:t>Source du renvoi introuvable.</w:t>
      </w:r>
      <w:r w:rsidR="000578C2" w:rsidRPr="009F4AF5">
        <w:rPr>
          <w:color w:val="000000"/>
          <w:lang w:val="en-CA"/>
        </w:rPr>
        <w:fldChar w:fldCharType="end"/>
      </w:r>
      <w:r w:rsidR="000578C2" w:rsidRPr="009F4AF5">
        <w:rPr>
          <w:color w:val="000000"/>
          <w:lang w:val="en-CA"/>
        </w:rPr>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08" w:name="_Toc452643141"/>
      <w:r w:rsidRPr="00D12552">
        <w:rPr>
          <w:lang w:val="en-CA"/>
        </w:rPr>
        <w:t>Quantities</w:t>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09" w:name="_Toc452643142"/>
      <w:r w:rsidRPr="00D12552">
        <w:rPr>
          <w:lang w:val="en-CA"/>
        </w:rPr>
        <w:t>Code lists</w:t>
      </w:r>
      <w:bookmarkEnd w:id="10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5" w:history="1">
        <w:r w:rsidR="00610E7E" w:rsidRPr="00445F04">
          <w:rPr>
            <w:rStyle w:val="Hyperlink"/>
            <w:lang w:val="en-CA"/>
          </w:rPr>
          <w:t>http://www.cgi-</w:t>
        </w:r>
        <w:r w:rsidR="00610E7E" w:rsidRPr="00445F04">
          <w:rPr>
            <w:rStyle w:val="Hyperlink"/>
            <w:lang w:val="en-CA"/>
          </w:rPr>
          <w:lastRenderedPageBreak/>
          <w:t>iugs.org/tech_collaboration/geoscience_terminology_working_group.html</w:t>
        </w:r>
      </w:hyperlink>
      <w:r w:rsidR="00610E7E">
        <w:rPr>
          <w:lang w:val="en-CA"/>
        </w:rPr>
        <w:t xml:space="preserve"> and </w:t>
      </w:r>
      <w:hyperlink r:id="rId26"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10" w:name="_Toc448329425"/>
      <w:bookmarkStart w:id="111" w:name="_Toc448329573"/>
      <w:bookmarkStart w:id="112" w:name="_Toc448329959"/>
      <w:bookmarkStart w:id="113" w:name="_Toc448329426"/>
      <w:bookmarkStart w:id="114" w:name="_Toc448329574"/>
      <w:bookmarkStart w:id="115" w:name="_Toc448329960"/>
      <w:bookmarkStart w:id="116" w:name="_Ref432861735"/>
      <w:bookmarkStart w:id="117" w:name="_Ref446671865"/>
      <w:bookmarkStart w:id="118" w:name="_Toc452643143"/>
      <w:bookmarkEnd w:id="110"/>
      <w:bookmarkEnd w:id="111"/>
      <w:bookmarkEnd w:id="112"/>
      <w:bookmarkEnd w:id="113"/>
      <w:bookmarkEnd w:id="114"/>
      <w:bookmarkEnd w:id="115"/>
      <w:commentRangeStart w:id="119"/>
      <w:r w:rsidRPr="00D12552">
        <w:rPr>
          <w:lang w:val="en-CA"/>
        </w:rPr>
        <w:t>Code lists URI</w:t>
      </w:r>
      <w:bookmarkEnd w:id="116"/>
      <w:commentRangeEnd w:id="119"/>
      <w:r w:rsidR="00773E1B">
        <w:rPr>
          <w:rStyle w:val="CommentReference"/>
          <w:rFonts w:cs="Times New Roman"/>
          <w:b w:val="0"/>
          <w:bCs w:val="0"/>
        </w:rPr>
        <w:commentReference w:id="119"/>
      </w:r>
      <w:bookmarkEnd w:id="117"/>
      <w:bookmarkEnd w:id="11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BE21D55" w:rsidR="003D0B50" w:rsidRPr="00D12552" w:rsidRDefault="003D0B50" w:rsidP="003D0B50">
      <w:pPr>
        <w:rPr>
          <w:lang w:val="en-CA"/>
        </w:rPr>
      </w:pPr>
      <w:r w:rsidRPr="00D12552">
        <w:rPr>
          <w:lang w:val="en-CA"/>
        </w:rPr>
        <w:t xml:space="preserve">The URI used to identify vocabulary terms </w:t>
      </w:r>
      <w:r w:rsidR="007F062E">
        <w:rPr>
          <w:lang w:val="en-CA"/>
        </w:rPr>
        <w:t>SHOULD</w:t>
      </w:r>
      <w:r w:rsidR="007F062E" w:rsidRPr="00D12552">
        <w:rPr>
          <w:lang w:val="en-CA"/>
        </w:rPr>
        <w:t xml:space="preserve"> </w:t>
      </w:r>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20" w:name="_Toc452643144"/>
      <w:commentRangeStart w:id="121"/>
      <w:r w:rsidRPr="00D12552">
        <w:rPr>
          <w:lang w:val="en-CA"/>
        </w:rPr>
        <w:t>Identifier</w:t>
      </w:r>
      <w:commentRangeEnd w:id="121"/>
      <w:r w:rsidR="000F4D17">
        <w:rPr>
          <w:rStyle w:val="CommentReference"/>
          <w:rFonts w:cs="Times New Roman"/>
          <w:b w:val="0"/>
          <w:bCs w:val="0"/>
        </w:rPr>
        <w:commentReference w:id="121"/>
      </w:r>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589DD103"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22"/>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22"/>
      <w:r w:rsidR="001A08DE" w:rsidRPr="00610E7E">
        <w:rPr>
          <w:rStyle w:val="CommentReference"/>
        </w:rPr>
        <w:commentReference w:id="122"/>
      </w:r>
      <w:r>
        <w:rPr>
          <w:lang w:val="en-CA"/>
        </w:rPr>
        <w:t xml:space="preserve"> It is recognised that entry-level providers of GeoSciML data, notably users of the GeoSciML </w:t>
      </w:r>
      <w:r w:rsidR="00AB3F81">
        <w:rPr>
          <w:lang w:val="en-CA"/>
        </w:rPr>
        <w:t xml:space="preserve">Lite </w:t>
      </w:r>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0381D79" w:rsidR="009B3BBD" w:rsidRDefault="009B3BBD" w:rsidP="009B3BBD">
      <w:pPr>
        <w:pStyle w:val="Heading2"/>
        <w:rPr>
          <w:lang w:val="en-CA"/>
        </w:rPr>
      </w:pPr>
      <w:bookmarkStart w:id="123" w:name="_Toc452643145"/>
      <w:commentRangeStart w:id="124"/>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24"/>
      <w:r w:rsidR="00762332">
        <w:rPr>
          <w:rStyle w:val="CommentReference"/>
          <w:rFonts w:cs="Times New Roman"/>
          <w:b w:val="0"/>
          <w:bCs w:val="0"/>
          <w:iCs w:val="0"/>
        </w:rPr>
        <w:commentReference w:id="124"/>
      </w:r>
      <w:r w:rsidR="00052694">
        <w:rPr>
          <w:lang w:val="en-CA"/>
        </w:rPr>
        <w:t xml:space="preserve"> </w:t>
      </w:r>
      <w:r w:rsidR="00052694">
        <w:t xml:space="preserve"> (Normative)</w:t>
      </w:r>
      <w:bookmarkEnd w:id="123"/>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4BE11FF1"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006064ED">
              <w:rPr>
                <w:rStyle w:val="requri"/>
                <w:rFonts w:ascii="Calibri" w:hAnsi="Calibri"/>
                <w:noProof/>
                <w:sz w:val="20"/>
                <w:szCs w:val="20"/>
                <w:lang w:val="en-CA"/>
              </w:rPr>
              <w:t>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25"/>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25"/>
            <w:r w:rsidR="001441EF" w:rsidRPr="00A44A07">
              <w:rPr>
                <w:rStyle w:val="reqtext"/>
                <w:rFonts w:ascii="Calibri" w:hAnsi="Calibri"/>
                <w:sz w:val="20"/>
                <w:szCs w:val="20"/>
                <w:lang w:val="en-CA"/>
              </w:rPr>
              <w:t>Observation</w:t>
            </w:r>
            <w:r w:rsidR="001563D9" w:rsidRPr="00804C60">
              <w:rPr>
                <w:rStyle w:val="CommentReference"/>
                <w:rFonts w:ascii="Calibri" w:hAnsi="Calibri"/>
                <w:sz w:val="20"/>
                <w:szCs w:val="20"/>
              </w:rPr>
              <w:commentReference w:id="125"/>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ins w:id="126" w:author="Boisvert, Eric" w:date="2016-06-02T09:05:00Z"/>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F43E7B1" w14:textId="77777777" w:rsidR="00835A3D" w:rsidRDefault="00835A3D" w:rsidP="00A12606">
      <w:pPr>
        <w:spacing w:after="0"/>
        <w:rPr>
          <w:ins w:id="127" w:author="Boisvert, Eric" w:date="2016-06-02T09:05:00Z"/>
          <w:lang w:val="en-CA"/>
        </w:rPr>
      </w:pPr>
    </w:p>
    <w:p w14:paraId="7B1C47D7" w14:textId="107B4DC1" w:rsidR="00835A3D" w:rsidDel="00835A3D" w:rsidRDefault="00835A3D" w:rsidP="00A12606">
      <w:pPr>
        <w:spacing w:after="0"/>
        <w:rPr>
          <w:del w:id="128" w:author="Boisvert, Eric" w:date="2016-06-02T09:06:00Z"/>
          <w:lang w:val="en-CA"/>
        </w:rPr>
      </w:pPr>
    </w:p>
    <w:p w14:paraId="60A25A8F" w14:textId="6562A9E5" w:rsidR="00762332" w:rsidDel="00835A3D" w:rsidRDefault="00762332" w:rsidP="00A12606">
      <w:pPr>
        <w:spacing w:after="0"/>
        <w:rPr>
          <w:del w:id="129" w:author="Boisvert, Eric" w:date="2016-06-02T09:06:00Z"/>
          <w:lang w:val="en-CA"/>
        </w:rPr>
      </w:pPr>
    </w:p>
    <w:p w14:paraId="50BEEF0D" w14:textId="05478FF3" w:rsidR="00835A3D" w:rsidDel="00835A3D" w:rsidRDefault="00835A3D" w:rsidP="00A12606">
      <w:pPr>
        <w:spacing w:after="0"/>
        <w:rPr>
          <w:del w:id="130" w:author="Boisvert, Eric" w:date="2016-06-02T09:06:00Z"/>
          <w:lang w:val="en-CA"/>
        </w:rPr>
      </w:pPr>
    </w:p>
    <w:p w14:paraId="4F7915F6" w14:textId="77027FD3" w:rsidR="00762332" w:rsidRDefault="00762332" w:rsidP="00A12606">
      <w:pPr>
        <w:spacing w:after="0"/>
        <w:rPr>
          <w:lang w:val="en-CA"/>
        </w:rPr>
      </w:pPr>
      <w:r w:rsidRPr="00762332">
        <w:rPr>
          <w:lang w:val="en-CA"/>
        </w:rPr>
        <w:lastRenderedPageBreak/>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AU" w:eastAsia="en-AU"/>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F02ED9">
        <w:rPr>
          <w:noProof/>
          <w:color w:val="000000"/>
        </w:rPr>
        <w:t>9</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2E4183F1" w:rsidR="00B9320B" w:rsidRPr="00B9320B" w:rsidRDefault="00B9320B" w:rsidP="00B9320B">
      <w:pPr>
        <w:rPr>
          <w:lang w:val="en-CA"/>
        </w:rPr>
      </w:pPr>
      <w:r w:rsidRPr="00B9320B">
        <w:rPr>
          <w:lang w:val="en-CA"/>
        </w:rPr>
        <w:lastRenderedPageBreak/>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31"/>
      <w:r w:rsidRPr="00B9320B">
        <w:rPr>
          <w:lang w:val="en-CA"/>
        </w:rPr>
        <w:t>In robust services</w:t>
      </w:r>
      <w:commentRangeEnd w:id="131"/>
      <w:r>
        <w:rPr>
          <w:rStyle w:val="CommentReference"/>
        </w:rPr>
        <w:commentReference w:id="13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8" w:history="1">
        <w:r w:rsidRPr="008465E6">
          <w:rPr>
            <w:rStyle w:val="Hyperlink"/>
            <w:lang w:val="en-CA"/>
          </w:rPr>
          <w:t>CGI Simple Lithology</w:t>
        </w:r>
      </w:hyperlink>
      <w:r w:rsidR="009C4735">
        <w:rPr>
          <w:rStyle w:val="Hyperlink"/>
          <w:lang w:val="en-CA"/>
        </w:rPr>
        <w:t xml:space="preserve"> (</w:t>
      </w:r>
      <w:r w:rsidR="009C4735" w:rsidRPr="009C4735">
        <w:rPr>
          <w:rStyle w:val="Hyperlink"/>
          <w:lang w:val="en-CA"/>
        </w:rPr>
        <w:t>http://resource.geosciml.org/classifier/cgi/lithology/</w:t>
      </w:r>
      <w:r w:rsidR="009C4735">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ins w:id="132" w:author="Boisvert, Eric" w:date="2016-06-02T09:06:00Z"/>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256A09C9" w14:textId="77777777" w:rsidR="00835A3D" w:rsidRDefault="00835A3D" w:rsidP="00BA6B31">
      <w:pPr>
        <w:rPr>
          <w:ins w:id="133" w:author="Boisvert, Eric" w:date="2016-06-02T09:06:00Z"/>
          <w:lang w:val="en-CA"/>
        </w:rPr>
      </w:pPr>
    </w:p>
    <w:p w14:paraId="39E4B994" w14:textId="77777777" w:rsidR="00835A3D" w:rsidRDefault="00835A3D" w:rsidP="005E40C6">
      <w:pPr>
        <w:pStyle w:val="Heading3"/>
        <w:rPr>
          <w:ins w:id="134" w:author="Boisvert, Eric" w:date="2016-06-02T09:06:00Z"/>
          <w:lang w:val="en-CA"/>
        </w:rPr>
      </w:pPr>
      <w:ins w:id="135" w:author="Boisvert, Eric" w:date="2016-06-02T09:06:00Z">
        <w:r>
          <w:rPr>
            <w:lang w:val="en-CA"/>
          </w:rPr>
          <w:t>Property mapping</w:t>
        </w:r>
      </w:ins>
    </w:p>
    <w:p w14:paraId="16B03484" w14:textId="77777777" w:rsidR="00835A3D" w:rsidRDefault="00835A3D" w:rsidP="00835A3D">
      <w:pPr>
        <w:spacing w:after="0"/>
        <w:rPr>
          <w:ins w:id="136" w:author="Boisvert, Eric" w:date="2016-06-02T09:06:00Z"/>
          <w:lang w:val="en-CA"/>
        </w:rPr>
      </w:pPr>
    </w:p>
    <w:p w14:paraId="00DB65F4" w14:textId="77777777" w:rsidR="00835A3D" w:rsidRDefault="00835A3D" w:rsidP="00835A3D">
      <w:pPr>
        <w:spacing w:after="0"/>
        <w:rPr>
          <w:ins w:id="137" w:author="Boisvert, Eric" w:date="2016-06-02T09:06:00Z"/>
          <w:lang w:val="en-CA"/>
        </w:rPr>
      </w:pPr>
      <w:ins w:id="138" w:author="Boisvert, Eric" w:date="2016-06-02T09:06:00Z">
        <w:r>
          <w:rPr>
            <w:lang w:val="en-CA"/>
          </w:rPr>
          <w:t>Lite properties are mapped to existing GeoSciML properties.  Values from GeoSciML complex properties are converted into GML SF-0 valid basic types (OGC 10-100r2, Clause 8.4.4.1). Different transformations scenarios are possible.</w:t>
        </w:r>
      </w:ins>
    </w:p>
    <w:p w14:paraId="7BE2E561" w14:textId="77777777" w:rsidR="00835A3D" w:rsidRDefault="00835A3D" w:rsidP="00835A3D">
      <w:pPr>
        <w:spacing w:after="0"/>
        <w:rPr>
          <w:ins w:id="139" w:author="Boisvert, Eric" w:date="2016-06-02T09:06:00Z"/>
          <w:lang w:val="en-CA"/>
        </w:rPr>
      </w:pPr>
    </w:p>
    <w:p w14:paraId="77B0866D" w14:textId="0705622A" w:rsidR="00E94FC1" w:rsidRDefault="00E94FC1" w:rsidP="00835A3D">
      <w:pPr>
        <w:pStyle w:val="ListParagraph"/>
        <w:numPr>
          <w:ilvl w:val="0"/>
          <w:numId w:val="58"/>
        </w:numPr>
        <w:spacing w:after="0"/>
        <w:rPr>
          <w:ins w:id="140" w:author="Boisvert, Eric" w:date="2016-06-02T09:17:00Z"/>
          <w:lang w:val="en-CA"/>
        </w:rPr>
      </w:pPr>
      <w:ins w:id="141" w:author="Boisvert, Eric" w:date="2016-06-02T09:17:00Z">
        <w:r>
          <w:rPr>
            <w:lang w:val="en-CA"/>
          </w:rPr>
          <w:t>The GeoSciML property is already a basic type and the value is used as-i</w:t>
        </w:r>
      </w:ins>
      <w:r w:rsidR="005E40C6">
        <w:rPr>
          <w:lang w:val="en-CA"/>
        </w:rPr>
        <w:t>s</w:t>
      </w:r>
    </w:p>
    <w:p w14:paraId="4A86ACBB" w14:textId="13D278D4" w:rsidR="00835A3D" w:rsidRDefault="00835A3D" w:rsidP="00835A3D">
      <w:pPr>
        <w:pStyle w:val="ListParagraph"/>
        <w:numPr>
          <w:ilvl w:val="0"/>
          <w:numId w:val="58"/>
        </w:numPr>
        <w:spacing w:after="0"/>
        <w:rPr>
          <w:ins w:id="142" w:author="Boisvert, Eric" w:date="2016-06-02T09:06:00Z"/>
          <w:lang w:val="en-CA"/>
        </w:rPr>
      </w:pPr>
      <w:ins w:id="143" w:author="Boisvert, Eric" w:date="2016-06-02T09:06:00Z">
        <w:r>
          <w:rPr>
            <w:lang w:val="en-CA"/>
          </w:rPr>
          <w:t>A representative element of the complex type is use</w:t>
        </w:r>
      </w:ins>
      <w:ins w:id="144" w:author="Boisvert, Eric" w:date="2016-06-02T09:18:00Z">
        <w:r w:rsidR="00E94FC1">
          <w:rPr>
            <w:lang w:val="en-CA"/>
          </w:rPr>
          <w:t>d</w:t>
        </w:r>
      </w:ins>
      <w:ins w:id="145" w:author="Boisvert, Eric" w:date="2016-06-02T09:06:00Z">
        <w:r>
          <w:rPr>
            <w:lang w:val="en-CA"/>
          </w:rPr>
          <w:t>. For example; only SWE</w:t>
        </w:r>
        <w:proofErr w:type="gramStart"/>
        <w:r>
          <w:rPr>
            <w:lang w:val="en-CA"/>
          </w:rPr>
          <w:t>:Category</w:t>
        </w:r>
        <w:proofErr w:type="gramEnd"/>
        <w:r>
          <w:rPr>
            <w:lang w:val="en-CA"/>
          </w:rPr>
          <w:t>::value.</w:t>
        </w:r>
      </w:ins>
    </w:p>
    <w:p w14:paraId="2B9D55EE" w14:textId="1C848504" w:rsidR="00835A3D" w:rsidRDefault="00E94FC1" w:rsidP="00835A3D">
      <w:pPr>
        <w:pStyle w:val="ListParagraph"/>
        <w:numPr>
          <w:ilvl w:val="0"/>
          <w:numId w:val="58"/>
        </w:numPr>
        <w:spacing w:after="0"/>
        <w:rPr>
          <w:ins w:id="146" w:author="Boisvert, Eric" w:date="2016-06-02T09:06:00Z"/>
          <w:lang w:val="en-CA"/>
        </w:rPr>
      </w:pPr>
      <w:ins w:id="147" w:author="Boisvert, Eric" w:date="2016-06-02T09:18:00Z">
        <w:r>
          <w:rPr>
            <w:lang w:val="en-CA"/>
          </w:rPr>
          <w:t>The value is constructred</w:t>
        </w:r>
      </w:ins>
      <w:ins w:id="148" w:author="Boisvert, Eric" w:date="2016-06-02T09:06:00Z">
        <w:r w:rsidR="00835A3D">
          <w:rPr>
            <w:lang w:val="en-CA"/>
          </w:rPr>
          <w:t xml:space="preserve"> from several fields </w:t>
        </w:r>
      </w:ins>
      <w:ins w:id="149" w:author="Boisvert, Eric" w:date="2016-06-02T09:18:00Z">
        <w:r>
          <w:rPr>
            <w:lang w:val="en-CA"/>
          </w:rPr>
          <w:t xml:space="preserve">merged </w:t>
        </w:r>
      </w:ins>
      <w:ins w:id="150" w:author="Boisvert, Eric" w:date="2016-06-02T09:06:00Z">
        <w:r w:rsidR="00835A3D">
          <w:rPr>
            <w:lang w:val="en-CA"/>
          </w:rPr>
          <w:t>into a single string representation.</w:t>
        </w:r>
      </w:ins>
    </w:p>
    <w:p w14:paraId="4DF656B0" w14:textId="77777777" w:rsidR="00835A3D" w:rsidRDefault="00835A3D" w:rsidP="00835A3D">
      <w:pPr>
        <w:spacing w:after="0"/>
        <w:rPr>
          <w:ins w:id="151" w:author="Boisvert, Eric" w:date="2016-06-02T09:06:00Z"/>
          <w:lang w:val="en-CA"/>
        </w:rPr>
      </w:pPr>
    </w:p>
    <w:p w14:paraId="7E6885DC" w14:textId="2DA7444A" w:rsidR="00835A3D" w:rsidRDefault="00835A3D" w:rsidP="00835A3D">
      <w:pPr>
        <w:spacing w:after="0"/>
        <w:rPr>
          <w:ins w:id="152" w:author="Boisvert, Eric" w:date="2016-06-02T09:11:00Z"/>
          <w:lang w:val="en-CA"/>
        </w:rPr>
      </w:pPr>
      <w:ins w:id="153" w:author="Boisvert, Eric" w:date="2016-06-02T09:06:00Z">
        <w:r>
          <w:rPr>
            <w:lang w:val="en-CA"/>
          </w:rPr>
          <w:t xml:space="preserve">Lite properties </w:t>
        </w:r>
      </w:ins>
      <w:ins w:id="154" w:author="Boisvert, Eric" w:date="2016-06-02T09:19:00Z">
        <w:r w:rsidR="00E94FC1">
          <w:rPr>
            <w:lang w:val="en-CA"/>
          </w:rPr>
          <w:t xml:space="preserve">cardinalities </w:t>
        </w:r>
      </w:ins>
      <w:ins w:id="155" w:author="Boisvert, Eric" w:date="2016-06-02T09:06:00Z">
        <w:r>
          <w:rPr>
            <w:lang w:val="en-CA"/>
          </w:rPr>
          <w:t>are also limited to 0</w:t>
        </w:r>
        <w:proofErr w:type="gramStart"/>
        <w:r>
          <w:rPr>
            <w:lang w:val="en-CA"/>
          </w:rPr>
          <w:t>..1</w:t>
        </w:r>
        <w:proofErr w:type="gramEnd"/>
        <w:r>
          <w:rPr>
            <w:lang w:val="en-CA"/>
          </w:rPr>
          <w:t xml:space="preserve"> while GeoSciML properties are often multiple.   Some lite properties are designed to represent expliticly on</w:t>
        </w:r>
      </w:ins>
      <w:ins w:id="156" w:author="Boisvert, Eric" w:date="2016-06-02T09:19:00Z">
        <w:r w:rsidR="00E94FC1">
          <w:rPr>
            <w:lang w:val="en-CA"/>
          </w:rPr>
          <w:t>e</w:t>
        </w:r>
      </w:ins>
      <w:ins w:id="157" w:author="Boisvert, Eric" w:date="2016-06-02T09:06:00Z">
        <w:r>
          <w:rPr>
            <w:lang w:val="en-CA"/>
          </w:rPr>
          <w:t xml:space="preserve"> particular occurrence, such as GeologicUnitView::representativeOlderAge_uri, which is the oldest age. Others are more suggestive and require the judgement of the data provider, such as GeologicUnitView::representativeLithology_uri.  In some situation</w:t>
        </w:r>
      </w:ins>
      <w:ins w:id="158" w:author="Boisvert, Eric" w:date="2016-06-02T09:19:00Z">
        <w:r w:rsidR="00AC496E">
          <w:rPr>
            <w:lang w:val="en-CA"/>
          </w:rPr>
          <w:t>s</w:t>
        </w:r>
      </w:ins>
      <w:ins w:id="159" w:author="Boisvert, Eric" w:date="2016-06-02T09:06:00Z">
        <w:r>
          <w:rPr>
            <w:lang w:val="en-CA"/>
          </w:rPr>
          <w:t xml:space="preserve">, a representation can </w:t>
        </w:r>
        <w:r>
          <w:rPr>
            <w:lang w:val="en-CA"/>
          </w:rPr>
          <w:lastRenderedPageBreak/>
          <w:t xml:space="preserve">be created by merging the content of several properties into a single parsable string (eg, CSV) or </w:t>
        </w:r>
        <w:commentRangeStart w:id="160"/>
        <w:r>
          <w:rPr>
            <w:lang w:val="en-CA"/>
          </w:rPr>
          <w:t>more complex text structure</w:t>
        </w:r>
        <w:commentRangeEnd w:id="160"/>
        <w:r>
          <w:rPr>
            <w:rStyle w:val="CommentReference"/>
          </w:rPr>
          <w:commentReference w:id="160"/>
        </w:r>
      </w:ins>
      <w:ins w:id="161" w:author="Boisvert, Eric" w:date="2016-06-02T09:11:00Z">
        <w:r w:rsidR="00F66B1D">
          <w:rPr>
            <w:lang w:val="en-CA"/>
          </w:rPr>
          <w:t>s</w:t>
        </w:r>
      </w:ins>
      <w:ins w:id="162" w:author="Boisvert, Eric" w:date="2016-06-02T09:20:00Z">
        <w:r w:rsidR="00AC496E">
          <w:rPr>
            <w:lang w:val="en-CA"/>
          </w:rPr>
          <w:t>.</w:t>
        </w:r>
      </w:ins>
    </w:p>
    <w:p w14:paraId="40553D0C" w14:textId="0FD2AB46" w:rsidR="00E94FC1" w:rsidRDefault="00E94FC1" w:rsidP="00835A3D">
      <w:pPr>
        <w:spacing w:after="0"/>
        <w:rPr>
          <w:ins w:id="163" w:author="Boisvert, Eric" w:date="2016-06-02T09:11:00Z"/>
          <w:lang w:val="en-CA"/>
        </w:rPr>
      </w:pPr>
    </w:p>
    <w:p w14:paraId="10F8D4E2" w14:textId="77777777" w:rsidR="00C20DC4" w:rsidRDefault="00E94FC1" w:rsidP="00835A3D">
      <w:pPr>
        <w:spacing w:after="0"/>
        <w:rPr>
          <w:ins w:id="164" w:author="Boisvert, Eric" w:date="2016-06-02T09:37:00Z"/>
          <w:lang w:val="en-CA"/>
        </w:rPr>
      </w:pPr>
      <w:ins w:id="165" w:author="Boisvert, Eric" w:date="2016-06-02T09:15:00Z">
        <w:r>
          <w:rPr>
            <w:lang w:val="en-CA"/>
          </w:rPr>
          <w:t>For each GeoSciML-lite view, a table provides the mapping betwe</w:t>
        </w:r>
        <w:r w:rsidR="00AC496E">
          <w:rPr>
            <w:lang w:val="en-CA"/>
          </w:rPr>
          <w:t>en lite and GeoSciML properties</w:t>
        </w:r>
      </w:ins>
      <w:ins w:id="166" w:author="Boisvert, Eric" w:date="2016-06-02T09:21:00Z">
        <w:r w:rsidR="00AC496E">
          <w:rPr>
            <w:lang w:val="en-CA"/>
          </w:rPr>
          <w:t>.</w:t>
        </w:r>
      </w:ins>
      <w:ins w:id="167" w:author="Boisvert, Eric" w:date="2016-06-02T09:36:00Z">
        <w:r w:rsidR="00AC496E">
          <w:rPr>
            <w:lang w:val="en-CA"/>
          </w:rPr>
          <w:t xml:space="preserve">  </w:t>
        </w:r>
        <w:r w:rsidR="00C20DC4">
          <w:rPr>
            <w:lang w:val="en-CA"/>
          </w:rPr>
          <w:t xml:space="preserve">The mapping is expressed in OCL syntax as a path from the base type of the view to the property where the value resides in GeoSciML. </w:t>
        </w:r>
      </w:ins>
    </w:p>
    <w:p w14:paraId="17FA8600" w14:textId="77777777" w:rsidR="00C20DC4" w:rsidRDefault="00C20DC4" w:rsidP="00835A3D">
      <w:pPr>
        <w:spacing w:after="0"/>
        <w:rPr>
          <w:ins w:id="168" w:author="Boisvert, Eric" w:date="2016-06-02T09:37:00Z"/>
          <w:lang w:val="en-CA"/>
        </w:rPr>
      </w:pPr>
    </w:p>
    <w:p w14:paraId="176D4EC6" w14:textId="1058ED8C" w:rsidR="00C20DC4" w:rsidRDefault="00C20DC4" w:rsidP="00835A3D">
      <w:pPr>
        <w:spacing w:after="0"/>
        <w:rPr>
          <w:ins w:id="169" w:author="Boisvert, Eric" w:date="2016-06-02T09:37:00Z"/>
          <w:lang w:val="en-CA"/>
        </w:rPr>
      </w:pPr>
      <w:ins w:id="170" w:author="Boisvert, Eric" w:date="2016-06-02T09:37:00Z">
        <w:r>
          <w:rPr>
            <w:lang w:val="en-CA"/>
          </w:rPr>
          <w:t xml:space="preserve">Example </w:t>
        </w:r>
      </w:ins>
    </w:p>
    <w:p w14:paraId="5773CBA9" w14:textId="77777777" w:rsidR="00C20DC4" w:rsidRDefault="00C20DC4" w:rsidP="00835A3D">
      <w:pPr>
        <w:spacing w:after="0"/>
        <w:rPr>
          <w:ins w:id="171" w:author="Boisvert, Eric" w:date="2016-06-02T09:42:00Z"/>
          <w:lang w:val="en-CA"/>
        </w:rPr>
      </w:pPr>
    </w:p>
    <w:p w14:paraId="697BA70C" w14:textId="77777777" w:rsidR="00C20DC4" w:rsidRDefault="00C20DC4">
      <w:pPr>
        <w:keepNext/>
        <w:spacing w:after="0"/>
        <w:rPr>
          <w:ins w:id="172" w:author="Boisvert, Eric" w:date="2016-06-02T09:45:00Z"/>
        </w:rPr>
        <w:pPrChange w:id="173" w:author="Boisvert, Eric" w:date="2016-06-02T09:45:00Z">
          <w:pPr>
            <w:spacing w:after="0"/>
          </w:pPr>
        </w:pPrChange>
      </w:pPr>
      <w:ins w:id="174" w:author="Boisvert, Eric" w:date="2016-06-02T09:43:00Z">
        <w:r>
          <w:rPr>
            <w:noProof/>
            <w:lang w:val="en-AU" w:eastAsia="en-AU"/>
          </w:rPr>
          <w:drawing>
            <wp:inline distT="0" distB="0" distL="0" distR="0" wp14:anchorId="1040B71A" wp14:editId="2BD73178">
              <wp:extent cx="5473700" cy="3432175"/>
              <wp:effectExtent l="0" t="0" r="0" b="0"/>
              <wp:docPr id="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ins>
    </w:p>
    <w:p w14:paraId="3E9DD93E" w14:textId="1EE20EBA" w:rsidR="00C20DC4" w:rsidRDefault="00C20DC4">
      <w:pPr>
        <w:pStyle w:val="Caption"/>
        <w:rPr>
          <w:ins w:id="175" w:author="Boisvert, Eric" w:date="2016-06-02T09:37:00Z"/>
          <w:lang w:val="en-CA"/>
        </w:rPr>
        <w:pPrChange w:id="176" w:author="Boisvert, Eric" w:date="2016-06-02T09:45:00Z">
          <w:pPr>
            <w:spacing w:after="0"/>
          </w:pPr>
        </w:pPrChange>
      </w:pPr>
      <w:bookmarkStart w:id="177" w:name="_Ref452624084"/>
      <w:ins w:id="178" w:author="Boisvert, Eric" w:date="2016-06-02T09:45:00Z">
        <w:r>
          <w:t xml:space="preserve">Figure </w:t>
        </w:r>
        <w:r>
          <w:fldChar w:fldCharType="begin"/>
        </w:r>
        <w:r>
          <w:instrText xml:space="preserve"> SEQ Figure \* ARABIC </w:instrText>
        </w:r>
      </w:ins>
      <w:r>
        <w:fldChar w:fldCharType="separate"/>
      </w:r>
      <w:r w:rsidR="00F02ED9">
        <w:rPr>
          <w:noProof/>
        </w:rPr>
        <w:t>10</w:t>
      </w:r>
      <w:ins w:id="179" w:author="Boisvert, Eric" w:date="2016-06-02T09:45:00Z">
        <w:r>
          <w:fldChar w:fldCharType="end"/>
        </w:r>
        <w:bookmarkEnd w:id="177"/>
        <w:r>
          <w:t xml:space="preserve"> : Mapping of key GeologicUnitView properties to GeoSciML</w:t>
        </w:r>
      </w:ins>
    </w:p>
    <w:p w14:paraId="00F378C8" w14:textId="2F2DA3DC" w:rsidR="00C20DC4" w:rsidRDefault="00C20DC4" w:rsidP="00835A3D">
      <w:pPr>
        <w:spacing w:after="0"/>
        <w:rPr>
          <w:ins w:id="180" w:author="Boisvert, Eric" w:date="2016-06-02T09:47:00Z"/>
          <w:lang w:val="en-CA"/>
        </w:rPr>
      </w:pPr>
      <w:ins w:id="181" w:author="Boisvert, Eric" w:date="2016-06-02T09:45:00Z">
        <w:r>
          <w:rPr>
            <w:lang w:val="en-CA"/>
          </w:rPr>
          <w:fldChar w:fldCharType="begin"/>
        </w:r>
        <w:r>
          <w:rPr>
            <w:lang w:val="en-CA"/>
          </w:rPr>
          <w:instrText xml:space="preserve"> REF _Ref452624084 \h </w:instrText>
        </w:r>
      </w:ins>
      <w:r>
        <w:rPr>
          <w:lang w:val="en-CA"/>
        </w:rPr>
      </w:r>
      <w:r>
        <w:rPr>
          <w:lang w:val="en-CA"/>
        </w:rPr>
        <w:fldChar w:fldCharType="separate"/>
      </w:r>
      <w:ins w:id="182" w:author="Boisvert, Eric" w:date="2016-06-02T09:45:00Z">
        <w:r w:rsidR="00F02ED9">
          <w:t xml:space="preserve">Figure </w:t>
        </w:r>
      </w:ins>
      <w:r w:rsidR="00F02ED9">
        <w:rPr>
          <w:noProof/>
        </w:rPr>
        <w:t>10</w:t>
      </w:r>
      <w:ins w:id="183" w:author="Boisvert, Eric" w:date="2016-06-02T09:45:00Z">
        <w:r>
          <w:rPr>
            <w:lang w:val="en-CA"/>
          </w:rPr>
          <w:fldChar w:fldCharType="end"/>
        </w:r>
        <w:r>
          <w:rPr>
            <w:lang w:val="en-CA"/>
          </w:rPr>
          <w:t xml:space="preserve"> </w:t>
        </w:r>
      </w:ins>
      <w:ins w:id="184" w:author="Boisvert, Eric" w:date="2016-06-02T09:46:00Z">
        <w:r>
          <w:rPr>
            <w:lang w:val="en-CA"/>
          </w:rPr>
          <w:t xml:space="preserve">shows mapping for some GeologicUnitView properties.  Number 3 on this figure </w:t>
        </w:r>
      </w:ins>
      <w:ins w:id="185" w:author="Boisvert, Eric" w:date="2016-06-02T09:47:00Z">
        <w:r w:rsidR="00AC3B61">
          <w:rPr>
            <w:lang w:val="en-CA"/>
          </w:rPr>
          <w:t xml:space="preserve">maps GeologicUnitView::lithology to RockMaterial, which requires </w:t>
        </w:r>
      </w:ins>
      <w:ins w:id="186" w:author="Boisvert, Eric" w:date="2016-06-02T09:54:00Z">
        <w:r w:rsidR="00AC3B61">
          <w:rPr>
            <w:lang w:val="en-CA"/>
          </w:rPr>
          <w:t>a</w:t>
        </w:r>
      </w:ins>
      <w:ins w:id="187" w:author="Boisvert, Eric" w:date="2016-06-02T09:47:00Z">
        <w:r w:rsidR="00AC3B61">
          <w:rPr>
            <w:lang w:val="en-CA"/>
          </w:rPr>
          <w:t xml:space="preserve"> traverse from the base type (MappedFeature) to GeologicUnit, CompositionPart and then RockMaterial.</w:t>
        </w:r>
      </w:ins>
    </w:p>
    <w:p w14:paraId="52CE5AB7" w14:textId="77777777" w:rsidR="00AC3B61" w:rsidRDefault="00AC3B61" w:rsidP="00835A3D">
      <w:pPr>
        <w:spacing w:after="0"/>
        <w:rPr>
          <w:ins w:id="188" w:author="Boisvert, Eric" w:date="2016-06-02T09:48:00Z"/>
          <w:lang w:val="en-CA"/>
        </w:rPr>
      </w:pPr>
    </w:p>
    <w:p w14:paraId="74813FE0" w14:textId="7C3963CA" w:rsidR="00AC3B61" w:rsidRDefault="00AC3B61" w:rsidP="00835A3D">
      <w:pPr>
        <w:spacing w:after="0"/>
        <w:rPr>
          <w:ins w:id="189" w:author="Boisvert, Eric" w:date="2016-06-02T09:49:00Z"/>
          <w:lang w:val="en-CA"/>
        </w:rPr>
      </w:pPr>
      <w:ins w:id="190" w:author="Boisvert, Eric" w:date="2016-06-02T09:49:00Z">
        <w:r>
          <w:rPr>
            <w:lang w:val="en-CA"/>
          </w:rPr>
          <w:t>In OGL</w:t>
        </w:r>
      </w:ins>
    </w:p>
    <w:p w14:paraId="06942418" w14:textId="77777777" w:rsidR="00AC3B61" w:rsidRDefault="00AC3B61" w:rsidP="00835A3D">
      <w:pPr>
        <w:spacing w:after="0"/>
        <w:rPr>
          <w:ins w:id="191" w:author="Boisvert, Eric" w:date="2016-06-02T09:49:00Z"/>
          <w:lang w:val="en-CA"/>
        </w:rPr>
      </w:pPr>
    </w:p>
    <w:p w14:paraId="40B629A1" w14:textId="6B91682C" w:rsidR="00AC3B61" w:rsidRPr="00AC3B61" w:rsidRDefault="00AC3B61">
      <w:pPr>
        <w:pStyle w:val="xml"/>
        <w:rPr>
          <w:ins w:id="192" w:author="Boisvert, Eric" w:date="2016-06-02T09:49:00Z"/>
          <w:rStyle w:val="reqtext"/>
          <w:rFonts w:ascii="Consolas" w:hAnsi="Consolas" w:cs="Consolas"/>
          <w:rPrChange w:id="193" w:author="Boisvert, Eric" w:date="2016-06-02T09:50:00Z">
            <w:rPr>
              <w:ins w:id="194" w:author="Boisvert, Eric" w:date="2016-06-02T09:49:00Z"/>
            </w:rPr>
          </w:rPrChange>
        </w:rPr>
        <w:pPrChange w:id="195" w:author="Boisvert, Eric" w:date="2016-06-02T09:50:00Z">
          <w:pPr>
            <w:spacing w:after="0"/>
          </w:pPr>
        </w:pPrChange>
      </w:pPr>
      <w:commentRangeStart w:id="196"/>
      <w:ins w:id="197" w:author="Boisvert, Eric" w:date="2016-06-02T09:50:00Z">
        <w:r w:rsidRPr="00AC3B61">
          <w:rPr>
            <w:rStyle w:val="reqtext"/>
            <w:rFonts w:ascii="Consolas" w:hAnsi="Consolas" w:cs="Consolas"/>
            <w:rPrChange w:id="198" w:author="Boisvert, Eric" w:date="2016-06-02T09:50:00Z">
              <w:rPr/>
            </w:rPrChange>
          </w:rPr>
          <w:t>s</w:t>
        </w:r>
      </w:ins>
      <w:ins w:id="199" w:author="Boisvert, Eric" w:date="2016-06-02T09:49:00Z">
        <w:r w:rsidRPr="00AC3B61">
          <w:rPr>
            <w:rStyle w:val="reqtext"/>
            <w:rFonts w:ascii="Consolas" w:hAnsi="Consolas" w:cs="Consolas"/>
            <w:rPrChange w:id="200" w:author="Boisvert, Eric" w:date="2016-06-02T09:50:00Z">
              <w:rPr/>
            </w:rPrChange>
          </w:rPr>
          <w:t>pecification</w:t>
        </w:r>
      </w:ins>
      <w:ins w:id="201" w:author="Boisvert, Eric" w:date="2016-06-02T09:50:00Z">
        <w:r w:rsidRPr="00AC3B61">
          <w:rPr>
            <w:rStyle w:val="reqtext"/>
            <w:rFonts w:ascii="Consolas" w:hAnsi="Consolas" w:cs="Consolas"/>
            <w:rPrChange w:id="202" w:author="Boisvert, Eric" w:date="2016-06-02T09:50:00Z">
              <w:rPr/>
            </w:rPrChange>
          </w:rPr>
          <w:t>:</w:t>
        </w:r>
      </w:ins>
      <w:ins w:id="203" w:author="Boisvert, Eric" w:date="2016-06-02T09:49:00Z">
        <w:r w:rsidRPr="00AC3B61">
          <w:rPr>
            <w:rStyle w:val="reqtext"/>
            <w:rFonts w:ascii="Consolas" w:hAnsi="Consolas" w:cs="Consolas"/>
            <w:rPrChange w:id="204" w:author="Boisvert, Eric" w:date="2016-06-02T09:50:00Z">
              <w:rPr/>
            </w:rPrChange>
          </w:rPr>
          <w:t>GeomorphologicUnit</w:t>
        </w:r>
      </w:ins>
      <w:ins w:id="205" w:author="Boisvert, Eric" w:date="2016-06-02T09:50:00Z">
        <w:r w:rsidRPr="00AC3B61">
          <w:rPr>
            <w:rStyle w:val="reqtext"/>
            <w:rFonts w:ascii="Consolas" w:hAnsi="Consolas" w:cs="Consolas"/>
            <w:rPrChange w:id="206" w:author="Boisvert, Eric" w:date="2016-06-02T09:50:00Z">
              <w:rPr/>
            </w:rPrChange>
          </w:rPr>
          <w:t>::</w:t>
        </w:r>
      </w:ins>
      <w:ins w:id="207" w:author="Boisvert, Eric" w:date="2016-06-02T09:49:00Z">
        <w:r w:rsidRPr="00AC3B61">
          <w:rPr>
            <w:rStyle w:val="reqtext"/>
            <w:rFonts w:ascii="Consolas" w:hAnsi="Consolas" w:cs="Consolas"/>
            <w:rPrChange w:id="208" w:author="Boisvert, Eric" w:date="2016-06-02T09:50:00Z">
              <w:rPr/>
            </w:rPrChange>
          </w:rPr>
          <w:t>unitDescription[1]</w:t>
        </w:r>
      </w:ins>
      <w:ins w:id="209" w:author="Boisvert, Eric" w:date="2016-06-02T09:50:00Z">
        <w:r w:rsidRPr="00AC3B61">
          <w:rPr>
            <w:rStyle w:val="reqtext"/>
            <w:rFonts w:ascii="Consolas" w:hAnsi="Consolas" w:cs="Consolas"/>
            <w:rPrChange w:id="210" w:author="Boisvert, Eric" w:date="2016-06-02T09:50:00Z">
              <w:rPr/>
            </w:rPrChange>
          </w:rPr>
          <w:t>:</w:t>
        </w:r>
      </w:ins>
      <w:ins w:id="211" w:author="Boisvert, Eric" w:date="2016-06-02T09:49:00Z">
        <w:r w:rsidRPr="00AC3B61">
          <w:rPr>
            <w:rStyle w:val="reqtext"/>
            <w:rFonts w:ascii="Consolas" w:hAnsi="Consolas" w:cs="Consolas"/>
            <w:rPrChange w:id="212" w:author="Boisvert, Eric" w:date="2016-06-02T09:50:00Z">
              <w:rPr/>
            </w:rPrChange>
          </w:rPr>
          <w:t>GeologicUnit</w:t>
        </w:r>
      </w:ins>
      <w:ins w:id="213" w:author="Boisvert, Eric" w:date="2016-06-02T09:50:00Z">
        <w:r w:rsidRPr="00AC3B61">
          <w:rPr>
            <w:rStyle w:val="reqtext"/>
            <w:rFonts w:ascii="Consolas" w:hAnsi="Consolas" w:cs="Consolas"/>
            <w:rPrChange w:id="214" w:author="Boisvert, Eric" w:date="2016-06-02T09:50:00Z">
              <w:rPr/>
            </w:rPrChange>
          </w:rPr>
          <w:t>::</w:t>
        </w:r>
      </w:ins>
      <w:ins w:id="215" w:author="Boisvert, Eric" w:date="2016-06-02T09:49:00Z">
        <w:r w:rsidRPr="00AC3B61">
          <w:rPr>
            <w:rStyle w:val="reqtext"/>
            <w:rFonts w:ascii="Consolas" w:hAnsi="Consolas" w:cs="Consolas"/>
            <w:rPrChange w:id="216" w:author="Boisvert, Eric" w:date="2016-06-02T09:50:00Z">
              <w:rPr/>
            </w:rPrChange>
          </w:rPr>
          <w:t>composition[1]</w:t>
        </w:r>
      </w:ins>
      <w:ins w:id="217" w:author="Boisvert, Eric" w:date="2016-06-02T09:50:00Z">
        <w:r w:rsidRPr="00AC3B61">
          <w:rPr>
            <w:rStyle w:val="reqtext"/>
            <w:rFonts w:ascii="Consolas" w:hAnsi="Consolas" w:cs="Consolas"/>
            <w:rPrChange w:id="218" w:author="Boisvert, Eric" w:date="2016-06-02T09:50:00Z">
              <w:rPr/>
            </w:rPrChange>
          </w:rPr>
          <w:t>:</w:t>
        </w:r>
      </w:ins>
      <w:ins w:id="219" w:author="Boisvert, Eric" w:date="2016-06-02T09:49:00Z">
        <w:r w:rsidRPr="00AC3B61">
          <w:rPr>
            <w:rStyle w:val="reqtext"/>
            <w:rFonts w:ascii="Consolas" w:hAnsi="Consolas" w:cs="Consolas"/>
            <w:rPrChange w:id="220" w:author="Boisvert, Eric" w:date="2016-06-02T09:50:00Z">
              <w:rPr/>
            </w:rPrChange>
          </w:rPr>
          <w:t>CompositionPart</w:t>
        </w:r>
      </w:ins>
      <w:ins w:id="221" w:author="Boisvert, Eric" w:date="2016-06-02T09:50:00Z">
        <w:r w:rsidRPr="00AC3B61">
          <w:rPr>
            <w:rStyle w:val="reqtext"/>
            <w:rFonts w:ascii="Consolas" w:hAnsi="Consolas" w:cs="Consolas"/>
            <w:rPrChange w:id="222" w:author="Boisvert, Eric" w:date="2016-06-02T09:50:00Z">
              <w:rPr/>
            </w:rPrChange>
          </w:rPr>
          <w:t>::</w:t>
        </w:r>
      </w:ins>
      <w:ins w:id="223" w:author="Boisvert, Eric" w:date="2016-06-02T09:49:00Z">
        <w:r w:rsidRPr="00AC3B61">
          <w:rPr>
            <w:rStyle w:val="reqtext"/>
            <w:rFonts w:ascii="Consolas" w:hAnsi="Consolas" w:cs="Consolas"/>
            <w:rPrChange w:id="224" w:author="Boisvert, Eric" w:date="2016-06-02T09:50:00Z">
              <w:rPr/>
            </w:rPrChange>
          </w:rPr>
          <w:t>material</w:t>
        </w:r>
      </w:ins>
      <w:ins w:id="225" w:author="Boisvert, Eric" w:date="2016-06-02T09:50:00Z">
        <w:r w:rsidRPr="00AC3B61">
          <w:rPr>
            <w:rStyle w:val="reqtext"/>
            <w:rFonts w:ascii="Consolas" w:hAnsi="Consolas" w:cs="Consolas"/>
            <w:rPrChange w:id="226" w:author="Boisvert, Eric" w:date="2016-06-02T09:50:00Z">
              <w:rPr/>
            </w:rPrChange>
          </w:rPr>
          <w:t>:</w:t>
        </w:r>
      </w:ins>
      <w:ins w:id="227" w:author="Boisvert, Eric" w:date="2016-06-02T09:49:00Z">
        <w:r w:rsidRPr="00AC3B61">
          <w:rPr>
            <w:rStyle w:val="reqtext"/>
            <w:rFonts w:ascii="Consolas" w:hAnsi="Consolas" w:cs="Consolas"/>
            <w:rPrChange w:id="228" w:author="Boisvert, Eric" w:date="2016-06-02T09:50:00Z">
              <w:rPr/>
            </w:rPrChange>
          </w:rPr>
          <w:t>RockMaterial</w:t>
        </w:r>
      </w:ins>
      <w:ins w:id="229" w:author="Boisvert, Eric" w:date="2016-06-02T09:50:00Z">
        <w:r w:rsidRPr="00AC3B61">
          <w:rPr>
            <w:rStyle w:val="reqtext"/>
            <w:rFonts w:ascii="Consolas" w:hAnsi="Consolas" w:cs="Consolas"/>
            <w:rPrChange w:id="230" w:author="Boisvert, Eric" w:date="2016-06-02T09:50:00Z">
              <w:rPr/>
            </w:rPrChange>
          </w:rPr>
          <w:t>::</w:t>
        </w:r>
      </w:ins>
      <w:ins w:id="231" w:author="Boisvert, Eric" w:date="2016-06-02T09:49:00Z">
        <w:r w:rsidRPr="00AC3B61">
          <w:rPr>
            <w:rStyle w:val="reqtext"/>
            <w:rFonts w:ascii="Consolas" w:hAnsi="Consolas" w:cs="Consolas"/>
            <w:rPrChange w:id="232" w:author="Boisvert, Eric" w:date="2016-06-02T09:50:00Z">
              <w:rPr/>
            </w:rPrChange>
          </w:rPr>
          <w:t>lithology</w:t>
        </w:r>
      </w:ins>
      <w:commentRangeEnd w:id="196"/>
      <w:ins w:id="233" w:author="Boisvert, Eric" w:date="2016-06-02T09:51:00Z">
        <w:r>
          <w:rPr>
            <w:rStyle w:val="CommentReference"/>
            <w:rFonts w:ascii="Times New Roman" w:hAnsi="Times New Roman" w:cs="Times New Roman"/>
            <w:lang w:val="en-US"/>
          </w:rPr>
          <w:commentReference w:id="196"/>
        </w:r>
      </w:ins>
    </w:p>
    <w:p w14:paraId="37BEF436" w14:textId="5D7E1AA9" w:rsidR="00AC3B61" w:rsidRDefault="00E21C96" w:rsidP="00835A3D">
      <w:pPr>
        <w:spacing w:after="0"/>
        <w:rPr>
          <w:ins w:id="234" w:author="Boisvert, Eric" w:date="2016-06-02T09:57:00Z"/>
          <w:lang w:val="en-CA"/>
        </w:rPr>
      </w:pPr>
      <w:ins w:id="235" w:author="Boisvert, Eric" w:date="2016-06-02T09:57:00Z">
        <w:r>
          <w:rPr>
            <w:lang w:val="en-CA"/>
          </w:rPr>
          <w:t>The base type (MappedFeature) is not included as it is the context type.</w:t>
        </w:r>
      </w:ins>
      <w:ins w:id="236" w:author="Boisvert, Eric" w:date="2016-06-02T10:06:00Z">
        <w:r w:rsidR="00C67C22">
          <w:rPr>
            <w:lang w:val="en-CA"/>
          </w:rPr>
          <w:t xml:space="preserve">  Package </w:t>
        </w:r>
      </w:ins>
      <w:ins w:id="237" w:author="Boisvert, Eric" w:date="2016-06-02T10:08:00Z">
        <w:r w:rsidR="00CF02AC">
          <w:rPr>
            <w:lang w:val="en-CA"/>
          </w:rPr>
          <w:t>names are not shown to keep the path readable</w:t>
        </w:r>
      </w:ins>
      <w:ins w:id="238" w:author="Boisvert, Eric" w:date="2016-06-02T10:09:00Z">
        <w:r w:rsidR="00CF02AC">
          <w:rPr>
            <w:lang w:val="en-CA"/>
          </w:rPr>
          <w:t>.</w:t>
        </w:r>
      </w:ins>
    </w:p>
    <w:p w14:paraId="3794691C" w14:textId="77777777" w:rsidR="00E21C96" w:rsidRDefault="00E21C96" w:rsidP="00835A3D">
      <w:pPr>
        <w:spacing w:after="0"/>
        <w:rPr>
          <w:ins w:id="239" w:author="Boisvert, Eric" w:date="2016-06-02T09:53:00Z"/>
          <w:lang w:val="en-CA"/>
        </w:rPr>
      </w:pPr>
    </w:p>
    <w:p w14:paraId="2E48573B" w14:textId="076887B4" w:rsidR="00AC3B61" w:rsidRDefault="00AC3B61" w:rsidP="00835A3D">
      <w:pPr>
        <w:spacing w:after="0"/>
        <w:rPr>
          <w:ins w:id="240" w:author="Boisvert, Eric" w:date="2016-06-02T09:57:00Z"/>
          <w:lang w:val="en-CA"/>
        </w:rPr>
      </w:pPr>
      <w:ins w:id="241" w:author="Boisvert, Eric" w:date="2016-06-02T09:52:00Z">
        <w:r>
          <w:rPr>
            <w:lang w:val="en-CA"/>
          </w:rPr>
          <w:t xml:space="preserve">A W3C XPath </w:t>
        </w:r>
        <w:r w:rsidR="00E21C96">
          <w:rPr>
            <w:lang w:val="en-CA"/>
          </w:rPr>
          <w:t xml:space="preserve">equivalent </w:t>
        </w:r>
      </w:ins>
      <w:ins w:id="242" w:author="Boisvert, Eric" w:date="2016-06-02T09:59:00Z">
        <w:r w:rsidR="00E21C96">
          <w:rPr>
            <w:lang w:val="en-CA"/>
          </w:rPr>
          <w:t xml:space="preserve">(using prefixes proposed in </w:t>
        </w:r>
      </w:ins>
      <w:ins w:id="243" w:author="Boisvert, Eric" w:date="2016-06-02T10:00:00Z">
        <w:r w:rsidR="00E21C96">
          <w:rPr>
            <w:lang w:val="en-CA"/>
          </w:rPr>
          <w:fldChar w:fldCharType="begin"/>
        </w:r>
        <w:r w:rsidR="00E21C96">
          <w:rPr>
            <w:lang w:val="en-CA"/>
          </w:rPr>
          <w:instrText xml:space="preserve"> REF _Ref452624938 \r \h </w:instrText>
        </w:r>
      </w:ins>
      <w:r w:rsidR="00E21C96">
        <w:rPr>
          <w:lang w:val="en-CA"/>
        </w:rPr>
      </w:r>
      <w:r w:rsidR="00E21C96">
        <w:rPr>
          <w:lang w:val="en-CA"/>
        </w:rPr>
        <w:fldChar w:fldCharType="separate"/>
      </w:r>
      <w:r w:rsidR="00F02ED9">
        <w:rPr>
          <w:lang w:val="en-CA"/>
        </w:rPr>
        <w:t>8.1</w:t>
      </w:r>
      <w:ins w:id="244" w:author="Boisvert, Eric" w:date="2016-06-02T10:00:00Z">
        <w:r w:rsidR="00E21C96">
          <w:rPr>
            <w:lang w:val="en-CA"/>
          </w:rPr>
          <w:fldChar w:fldCharType="end"/>
        </w:r>
      </w:ins>
      <w:ins w:id="245" w:author="Boisvert, Eric" w:date="2016-06-02T09:59:00Z">
        <w:r w:rsidR="00E21C96">
          <w:rPr>
            <w:lang w:val="en-CA"/>
          </w:rPr>
          <w:t>)</w:t>
        </w:r>
      </w:ins>
    </w:p>
    <w:p w14:paraId="7EB3175E" w14:textId="77777777" w:rsidR="00E21C96" w:rsidRDefault="00E21C96" w:rsidP="00835A3D">
      <w:pPr>
        <w:spacing w:after="0"/>
        <w:rPr>
          <w:ins w:id="246" w:author="Boisvert, Eric" w:date="2016-06-02T09:58:00Z"/>
          <w:lang w:val="en-CA"/>
        </w:rPr>
      </w:pPr>
    </w:p>
    <w:p w14:paraId="3A193D95" w14:textId="42205BE2" w:rsidR="00E21C96" w:rsidRPr="000F4A5C" w:rsidRDefault="00E21C96" w:rsidP="00E21C96">
      <w:pPr>
        <w:pStyle w:val="xml"/>
        <w:rPr>
          <w:ins w:id="247" w:author="Boisvert, Eric" w:date="2016-06-02T09:58:00Z"/>
          <w:rStyle w:val="reqtext"/>
          <w:rFonts w:ascii="Consolas" w:hAnsi="Consolas" w:cs="Consolas"/>
          <w:lang w:val="en-US"/>
        </w:rPr>
      </w:pPr>
      <w:ins w:id="248" w:author="Boisvert, Eric" w:date="2016-06-02T10:00:00Z">
        <w:r>
          <w:rPr>
            <w:rStyle w:val="reqtext"/>
            <w:rFonts w:ascii="Consolas" w:hAnsi="Consolas" w:cs="Consolas"/>
          </w:rPr>
          <w:t>gsmlb:</w:t>
        </w:r>
      </w:ins>
      <w:ins w:id="249" w:author="Boisvert, Eric" w:date="2016-06-02T09:58:00Z">
        <w:r w:rsidRPr="009968B9">
          <w:rPr>
            <w:rStyle w:val="reqtext"/>
            <w:rFonts w:ascii="Consolas" w:hAnsi="Consolas" w:cs="Consolas"/>
          </w:rPr>
          <w:t>S</w:t>
        </w:r>
        <w:commentRangeStart w:id="250"/>
        <w:r w:rsidRPr="009968B9">
          <w:rPr>
            <w:rStyle w:val="reqtext"/>
            <w:rFonts w:ascii="Consolas" w:hAnsi="Consolas" w:cs="Consolas"/>
          </w:rPr>
          <w:t>pecification</w:t>
        </w:r>
        <w:r>
          <w:rPr>
            <w:rStyle w:val="reqtext"/>
            <w:rFonts w:ascii="Consolas" w:hAnsi="Consolas" w:cs="Consolas"/>
          </w:rPr>
          <w:t>/</w:t>
        </w:r>
      </w:ins>
      <w:ins w:id="251" w:author="Boisvert, Eric" w:date="2016-06-02T10:00:00Z">
        <w:r>
          <w:rPr>
            <w:rStyle w:val="reqtext"/>
            <w:rFonts w:ascii="Consolas" w:hAnsi="Consolas" w:cs="Consolas"/>
          </w:rPr>
          <w:t>gsmlb:</w:t>
        </w:r>
      </w:ins>
      <w:ins w:id="252" w:author="Boisvert, Eric" w:date="2016-06-02T09:58:00Z">
        <w:r w:rsidRPr="009968B9">
          <w:rPr>
            <w:rStyle w:val="reqtext"/>
            <w:rFonts w:ascii="Consolas" w:hAnsi="Consolas" w:cs="Consolas"/>
          </w:rPr>
          <w:t>GeomorphologicUnit</w:t>
        </w:r>
        <w:r>
          <w:rPr>
            <w:rStyle w:val="reqtext"/>
            <w:rFonts w:ascii="Consolas" w:hAnsi="Consolas" w:cs="Consolas"/>
          </w:rPr>
          <w:t>/</w:t>
        </w:r>
      </w:ins>
      <w:ins w:id="253" w:author="Boisvert, Eric" w:date="2016-06-02T10:00:00Z">
        <w:r>
          <w:rPr>
            <w:rStyle w:val="reqtext"/>
            <w:rFonts w:ascii="Consolas" w:hAnsi="Consolas" w:cs="Consolas"/>
          </w:rPr>
          <w:t>gsmlb:</w:t>
        </w:r>
      </w:ins>
      <w:ins w:id="254" w:author="Boisvert, Eric" w:date="2016-06-02T09:58:00Z">
        <w:r w:rsidRPr="009968B9">
          <w:rPr>
            <w:rStyle w:val="reqtext"/>
            <w:rFonts w:ascii="Consolas" w:hAnsi="Consolas" w:cs="Consolas"/>
          </w:rPr>
          <w:t>unitDescription[1]</w:t>
        </w:r>
        <w:r>
          <w:rPr>
            <w:rStyle w:val="reqtext"/>
            <w:rFonts w:ascii="Consolas" w:hAnsi="Consolas" w:cs="Consolas"/>
          </w:rPr>
          <w:t>/</w:t>
        </w:r>
      </w:ins>
      <w:ins w:id="255" w:author="Boisvert, Eric" w:date="2016-06-02T10:00:00Z">
        <w:r>
          <w:rPr>
            <w:rStyle w:val="reqtext"/>
            <w:rFonts w:ascii="Consolas" w:hAnsi="Consolas" w:cs="Consolas"/>
          </w:rPr>
          <w:t>gsmlb:</w:t>
        </w:r>
      </w:ins>
      <w:ins w:id="256" w:author="Boisvert, Eric" w:date="2016-06-02T09:58:00Z">
        <w:r w:rsidRPr="009968B9">
          <w:rPr>
            <w:rStyle w:val="reqtext"/>
            <w:rFonts w:ascii="Consolas" w:hAnsi="Consolas" w:cs="Consolas"/>
          </w:rPr>
          <w:t>GeologicUnit</w:t>
        </w:r>
        <w:r>
          <w:rPr>
            <w:rStyle w:val="reqtext"/>
            <w:rFonts w:ascii="Consolas" w:hAnsi="Consolas" w:cs="Consolas"/>
          </w:rPr>
          <w:t>/</w:t>
        </w:r>
      </w:ins>
      <w:ins w:id="257" w:author="Boisvert, Eric" w:date="2016-06-02T10:00:00Z">
        <w:r>
          <w:rPr>
            <w:rStyle w:val="reqtext"/>
            <w:rFonts w:ascii="Consolas" w:hAnsi="Consolas" w:cs="Consolas"/>
          </w:rPr>
          <w:t>gsmlb:</w:t>
        </w:r>
      </w:ins>
      <w:ins w:id="258" w:author="Boisvert, Eric" w:date="2016-06-02T09:58:00Z">
        <w:r w:rsidRPr="009968B9">
          <w:rPr>
            <w:rStyle w:val="reqtext"/>
            <w:rFonts w:ascii="Consolas" w:hAnsi="Consolas" w:cs="Consolas"/>
          </w:rPr>
          <w:t>composition[1]</w:t>
        </w:r>
        <w:r>
          <w:rPr>
            <w:rStyle w:val="reqtext"/>
            <w:rFonts w:ascii="Consolas" w:hAnsi="Consolas" w:cs="Consolas"/>
          </w:rPr>
          <w:t>/</w:t>
        </w:r>
      </w:ins>
      <w:ins w:id="259" w:author="Boisvert, Eric" w:date="2016-06-02T10:00:00Z">
        <w:r>
          <w:rPr>
            <w:rStyle w:val="reqtext"/>
            <w:rFonts w:ascii="Consolas" w:hAnsi="Consolas" w:cs="Consolas"/>
          </w:rPr>
          <w:t>gsmlb:</w:t>
        </w:r>
      </w:ins>
      <w:ins w:id="260" w:author="Boisvert, Eric" w:date="2016-06-02T09:58:00Z">
        <w:r w:rsidRPr="009968B9">
          <w:rPr>
            <w:rStyle w:val="reqtext"/>
            <w:rFonts w:ascii="Consolas" w:hAnsi="Consolas" w:cs="Consolas"/>
          </w:rPr>
          <w:t>CompositionPart</w:t>
        </w:r>
        <w:r>
          <w:rPr>
            <w:rStyle w:val="reqtext"/>
            <w:rFonts w:ascii="Consolas" w:hAnsi="Consolas" w:cs="Consolas"/>
          </w:rPr>
          <w:t>/</w:t>
        </w:r>
      </w:ins>
      <w:ins w:id="261" w:author="Boisvert, Eric" w:date="2016-06-02T10:01:00Z">
        <w:r>
          <w:rPr>
            <w:rStyle w:val="reqtext"/>
            <w:rFonts w:ascii="Consolas" w:hAnsi="Consolas" w:cs="Consolas"/>
          </w:rPr>
          <w:t>gsmlb:</w:t>
        </w:r>
      </w:ins>
      <w:ins w:id="262" w:author="Boisvert, Eric" w:date="2016-06-02T09:58:00Z">
        <w:r w:rsidRPr="009968B9">
          <w:rPr>
            <w:rStyle w:val="reqtext"/>
            <w:rFonts w:ascii="Consolas" w:hAnsi="Consolas" w:cs="Consolas"/>
          </w:rPr>
          <w:t>material</w:t>
        </w:r>
        <w:r>
          <w:rPr>
            <w:rStyle w:val="reqtext"/>
            <w:rFonts w:ascii="Consolas" w:hAnsi="Consolas" w:cs="Consolas"/>
          </w:rPr>
          <w:t>/</w:t>
        </w:r>
      </w:ins>
      <w:ins w:id="263" w:author="Boisvert, Eric" w:date="2016-06-02T10:01:00Z">
        <w:r>
          <w:rPr>
            <w:rStyle w:val="reqtext"/>
            <w:rFonts w:ascii="Consolas" w:hAnsi="Consolas" w:cs="Consolas"/>
          </w:rPr>
          <w:t>gsmlb:</w:t>
        </w:r>
      </w:ins>
      <w:ins w:id="264" w:author="Boisvert, Eric" w:date="2016-06-02T09:58:00Z">
        <w:r w:rsidRPr="009968B9">
          <w:rPr>
            <w:rStyle w:val="reqtext"/>
            <w:rFonts w:ascii="Consolas" w:hAnsi="Consolas" w:cs="Consolas"/>
          </w:rPr>
          <w:t>RockMaterial</w:t>
        </w:r>
        <w:r>
          <w:rPr>
            <w:rStyle w:val="reqtext"/>
            <w:rFonts w:ascii="Consolas" w:hAnsi="Consolas" w:cs="Consolas"/>
          </w:rPr>
          <w:t>/</w:t>
        </w:r>
      </w:ins>
      <w:ins w:id="265" w:author="Boisvert, Eric" w:date="2016-06-02T10:01:00Z">
        <w:r>
          <w:rPr>
            <w:rStyle w:val="reqtext"/>
            <w:rFonts w:ascii="Consolas" w:hAnsi="Consolas" w:cs="Consolas"/>
          </w:rPr>
          <w:t>gsmlb:</w:t>
        </w:r>
      </w:ins>
      <w:ins w:id="266" w:author="Boisvert, Eric" w:date="2016-06-02T09:58:00Z">
        <w:r w:rsidRPr="009968B9">
          <w:rPr>
            <w:rStyle w:val="reqtext"/>
            <w:rFonts w:ascii="Consolas" w:hAnsi="Consolas" w:cs="Consolas"/>
          </w:rPr>
          <w:t>lithology</w:t>
        </w:r>
        <w:commentRangeEnd w:id="250"/>
        <w:r>
          <w:rPr>
            <w:rStyle w:val="CommentReference"/>
            <w:rFonts w:ascii="Times New Roman" w:hAnsi="Times New Roman" w:cs="Times New Roman"/>
            <w:lang w:val="en-US"/>
          </w:rPr>
          <w:commentReference w:id="250"/>
        </w:r>
      </w:ins>
    </w:p>
    <w:p w14:paraId="3A1B0846" w14:textId="77777777" w:rsidR="00E21C96" w:rsidRDefault="00E21C96" w:rsidP="00835A3D">
      <w:pPr>
        <w:spacing w:after="0"/>
        <w:rPr>
          <w:ins w:id="267" w:author="Boisvert, Eric" w:date="2016-06-02T09:37:00Z"/>
          <w:lang w:val="en-CA"/>
        </w:rPr>
      </w:pPr>
    </w:p>
    <w:p w14:paraId="200144AB" w14:textId="46BEC8DD" w:rsidR="00E94FC1" w:rsidRDefault="00C20DC4" w:rsidP="00835A3D">
      <w:pPr>
        <w:spacing w:after="0"/>
        <w:rPr>
          <w:ins w:id="268" w:author="Boisvert, Eric" w:date="2016-06-02T11:06:00Z"/>
          <w:lang w:val="en-CA"/>
        </w:rPr>
      </w:pPr>
      <w:ins w:id="269" w:author="Boisvert, Eric" w:date="2016-06-02T09:37:00Z">
        <w:r>
          <w:rPr>
            <w:lang w:val="en-CA"/>
          </w:rPr>
          <w:t>A</w:t>
        </w:r>
      </w:ins>
      <w:ins w:id="270" w:author="Boisvert, Eric" w:date="2016-06-02T11:10:00Z">
        <w:r w:rsidR="002D68FE">
          <w:rPr>
            <w:lang w:val="en-CA"/>
          </w:rPr>
          <w:t>n</w:t>
        </w:r>
      </w:ins>
      <w:ins w:id="271" w:author="Boisvert, Eric" w:date="2016-06-02T09:37:00Z">
        <w:r>
          <w:rPr>
            <w:lang w:val="en-CA"/>
          </w:rPr>
          <w:t xml:space="preserve"> exact path is provided when possible</w:t>
        </w:r>
      </w:ins>
      <w:ins w:id="272" w:author="Boisvert, Eric" w:date="2016-06-02T10:01:00Z">
        <w:r w:rsidR="00E21C96">
          <w:rPr>
            <w:lang w:val="en-CA"/>
          </w:rPr>
          <w:t>, for instance to a prope</w:t>
        </w:r>
        <w:r w:rsidR="00CF02AC">
          <w:rPr>
            <w:lang w:val="en-CA"/>
          </w:rPr>
          <w:t xml:space="preserve">rty </w:t>
        </w:r>
      </w:ins>
      <w:ins w:id="273" w:author="Boisvert, Eric" w:date="2016-06-02T10:09:00Z">
        <w:r w:rsidR="00CF02AC">
          <w:rPr>
            <w:lang w:val="en-CA"/>
          </w:rPr>
          <w:t>of compatible types.  But there are cases where the type cannot be expressed directly in OCL.</w:t>
        </w:r>
      </w:ins>
    </w:p>
    <w:p w14:paraId="54620EB2" w14:textId="77777777" w:rsidR="002D68FE" w:rsidRDefault="002D68FE" w:rsidP="00835A3D">
      <w:pPr>
        <w:spacing w:after="0"/>
        <w:rPr>
          <w:ins w:id="274" w:author="Boisvert, Eric" w:date="2016-06-02T10:09:00Z"/>
          <w:lang w:val="en-CA"/>
        </w:rPr>
      </w:pPr>
    </w:p>
    <w:p w14:paraId="3CAB676F" w14:textId="77777777" w:rsidR="00C560A2" w:rsidRDefault="00357B2C" w:rsidP="00C560A2">
      <w:pPr>
        <w:pStyle w:val="ListParagraph"/>
        <w:numPr>
          <w:ilvl w:val="0"/>
          <w:numId w:val="59"/>
        </w:numPr>
        <w:spacing w:after="0"/>
        <w:rPr>
          <w:lang w:val="en-CA"/>
        </w:rPr>
      </w:pPr>
      <w:ins w:id="275" w:author="Boisvert, Eric" w:date="2016-06-02T10:19:00Z">
        <w:r>
          <w:rPr>
            <w:lang w:val="en-CA"/>
          </w:rPr>
          <w:t>Part of the model, such as classifiers with &lt;&lt;CodeList&gt;&gt; don</w:t>
        </w:r>
      </w:ins>
      <w:ins w:id="276" w:author="Boisvert, Eric" w:date="2016-06-02T10:21:00Z">
        <w:r>
          <w:rPr>
            <w:lang w:val="en-CA"/>
          </w:rPr>
          <w:t xml:space="preserve">’t have </w:t>
        </w:r>
      </w:ins>
      <w:ins w:id="277" w:author="Boisvert, Eric" w:date="2016-06-02T10:40:00Z">
        <w:r w:rsidR="00A70CD0">
          <w:rPr>
            <w:lang w:val="en-CA"/>
          </w:rPr>
          <w:t xml:space="preserve">specific </w:t>
        </w:r>
      </w:ins>
      <w:ins w:id="278" w:author="Boisvert, Eric" w:date="2016-06-02T11:06:00Z">
        <w:r w:rsidR="002D68FE">
          <w:rPr>
            <w:lang w:val="en-CA"/>
          </w:rPr>
          <w:t>model</w:t>
        </w:r>
      </w:ins>
      <w:ins w:id="279" w:author="Boisvert, Eric" w:date="2016-06-02T10:40:00Z">
        <w:r w:rsidR="00A70CD0">
          <w:rPr>
            <w:lang w:val="en-CA"/>
          </w:rPr>
          <w:t>.  XML implement them as external references (xlink</w:t>
        </w:r>
        <w:proofErr w:type="gramStart"/>
        <w:r w:rsidR="00A70CD0">
          <w:rPr>
            <w:lang w:val="en-CA"/>
          </w:rPr>
          <w:t>:href</w:t>
        </w:r>
        <w:proofErr w:type="gramEnd"/>
        <w:r w:rsidR="00A70CD0">
          <w:rPr>
            <w:lang w:val="en-CA"/>
          </w:rPr>
          <w:t>)</w:t>
        </w:r>
      </w:ins>
      <w:ins w:id="280" w:author="Boisvert, Eric" w:date="2016-06-02T11:06:00Z">
        <w:r w:rsidR="002D68FE">
          <w:rPr>
            <w:lang w:val="en-CA"/>
          </w:rPr>
          <w:t>, other encoding might implement them otherwise.</w:t>
        </w:r>
      </w:ins>
      <w:r w:rsidR="00C560A2">
        <w:rPr>
          <w:lang w:val="en-CA"/>
        </w:rPr>
        <w:t xml:space="preserve">  </w:t>
      </w:r>
    </w:p>
    <w:p w14:paraId="5FBAC7B0" w14:textId="0D2FCED9" w:rsidR="00C560A2" w:rsidRPr="00C560A2" w:rsidRDefault="00C560A2" w:rsidP="00C560A2">
      <w:pPr>
        <w:pStyle w:val="ListParagraph"/>
        <w:numPr>
          <w:ilvl w:val="0"/>
          <w:numId w:val="59"/>
        </w:numPr>
        <w:spacing w:after="0"/>
        <w:rPr>
          <w:ins w:id="281" w:author="Boisvert, Eric" w:date="2016-06-02T10:40:00Z"/>
          <w:lang w:val="en-CA"/>
        </w:rPr>
      </w:pPr>
      <w:r>
        <w:rPr>
          <w:lang w:val="en-CA"/>
        </w:rPr>
        <w:t xml:space="preserve">Any property modelled as part as metadata (MD_Metadata) </w:t>
      </w:r>
      <w:r w:rsidR="00175FF2">
        <w:rPr>
          <w:lang w:val="en-CA"/>
        </w:rPr>
        <w:t>as there are no explicit requirements on how GML metaData</w:t>
      </w:r>
      <w:r w:rsidR="00373E5D">
        <w:rPr>
          <w:lang w:val="en-CA"/>
        </w:rPr>
        <w:t>Property should be implemented.</w:t>
      </w:r>
    </w:p>
    <w:p w14:paraId="24D12245" w14:textId="36F03ED4" w:rsidR="00A70CD0" w:rsidRDefault="002D68FE">
      <w:pPr>
        <w:pStyle w:val="ListParagraph"/>
        <w:numPr>
          <w:ilvl w:val="0"/>
          <w:numId w:val="59"/>
        </w:numPr>
        <w:spacing w:after="0"/>
        <w:rPr>
          <w:ins w:id="282" w:author="Boisvert, Eric" w:date="2016-06-02T11:06:00Z"/>
          <w:lang w:val="en-CA"/>
        </w:rPr>
        <w:pPrChange w:id="283" w:author="Boisvert, Eric" w:date="2016-06-02T10:09:00Z">
          <w:pPr>
            <w:spacing w:after="0"/>
          </w:pPr>
        </w:pPrChange>
      </w:pPr>
      <w:ins w:id="284" w:author="Boisvert, Eric" w:date="2016-06-02T11:06:00Z">
        <w:r>
          <w:rPr>
            <w:lang w:val="en-CA"/>
          </w:rPr>
          <w:t xml:space="preserve">Some values will either come from one </w:t>
        </w:r>
      </w:ins>
      <w:ins w:id="285" w:author="Boisvert, Eric" w:date="2016-06-02T11:09:00Z">
        <w:r>
          <w:rPr>
            <w:lang w:val="en-CA"/>
          </w:rPr>
          <w:t>“representative”</w:t>
        </w:r>
      </w:ins>
      <w:ins w:id="286" w:author="Boisvert, Eric" w:date="2016-06-02T11:06:00Z">
        <w:r>
          <w:rPr>
            <w:lang w:val="en-CA"/>
          </w:rPr>
          <w:t xml:space="preserve"> instance, or be an aggregation.</w:t>
        </w:r>
      </w:ins>
    </w:p>
    <w:p w14:paraId="50DAB5FA" w14:textId="3343AFDF" w:rsidR="002D68FE" w:rsidRPr="00CF02AC" w:rsidRDefault="002D68FE">
      <w:pPr>
        <w:pStyle w:val="ListParagraph"/>
        <w:numPr>
          <w:ilvl w:val="0"/>
          <w:numId w:val="59"/>
        </w:numPr>
        <w:spacing w:after="0"/>
        <w:rPr>
          <w:ins w:id="287" w:author="Boisvert, Eric" w:date="2016-06-02T09:06:00Z"/>
          <w:lang w:val="en-CA"/>
        </w:rPr>
        <w:pPrChange w:id="288" w:author="Boisvert, Eric" w:date="2016-06-02T10:09:00Z">
          <w:pPr>
            <w:spacing w:after="0"/>
          </w:pPr>
        </w:pPrChange>
      </w:pPr>
      <w:ins w:id="289" w:author="Boisvert, Eric" w:date="2016-06-02T11:08:00Z">
        <w:r>
          <w:rPr>
            <w:lang w:val="en-CA"/>
          </w:rPr>
          <w:t xml:space="preserve">Some </w:t>
        </w:r>
      </w:ins>
      <w:ins w:id="290" w:author="Boisvert, Eric" w:date="2016-06-02T11:09:00Z">
        <w:r>
          <w:rPr>
            <w:lang w:val="en-CA"/>
          </w:rPr>
          <w:t>values are not present in GeoSciML</w:t>
        </w:r>
      </w:ins>
    </w:p>
    <w:p w14:paraId="0AE446A8" w14:textId="77777777" w:rsidR="00835A3D" w:rsidRDefault="00835A3D" w:rsidP="00835A3D">
      <w:pPr>
        <w:spacing w:after="0"/>
        <w:rPr>
          <w:ins w:id="291" w:author="Boisvert, Eric" w:date="2016-06-02T09:06:00Z"/>
          <w:lang w:val="en-CA"/>
        </w:rPr>
      </w:pPr>
    </w:p>
    <w:p w14:paraId="72774690" w14:textId="5592FBE0" w:rsidR="00835A3D" w:rsidRDefault="002D68FE" w:rsidP="00835A3D">
      <w:pPr>
        <w:spacing w:after="0"/>
        <w:rPr>
          <w:ins w:id="292" w:author="Boisvert, Eric" w:date="2016-06-02T09:06:00Z"/>
          <w:lang w:val="en-CA"/>
        </w:rPr>
      </w:pPr>
      <w:ins w:id="293" w:author="Boisvert, Eric" w:date="2016-06-02T11:10:00Z">
        <w:r>
          <w:rPr>
            <w:lang w:val="en-CA"/>
          </w:rPr>
          <w:t xml:space="preserve">In </w:t>
        </w:r>
      </w:ins>
      <w:ins w:id="294" w:author="Boisvert, Eric" w:date="2016-06-02T11:11:00Z">
        <w:r>
          <w:rPr>
            <w:lang w:val="en-CA"/>
          </w:rPr>
          <w:t>such cases, guidance will be provided.</w:t>
        </w:r>
      </w:ins>
    </w:p>
    <w:p w14:paraId="700639CF" w14:textId="77777777" w:rsidR="00835A3D" w:rsidRDefault="00835A3D" w:rsidP="00BA6B31">
      <w:pPr>
        <w:rPr>
          <w:lang w:val="en-CA"/>
        </w:rPr>
      </w:pPr>
    </w:p>
    <w:p w14:paraId="04B39220" w14:textId="0880B6BC" w:rsidR="006808A7" w:rsidRDefault="006C01C8" w:rsidP="00A90399">
      <w:pPr>
        <w:pStyle w:val="Heading3"/>
        <w:rPr>
          <w:lang w:val="en-CA"/>
        </w:rPr>
      </w:pPr>
      <w:bookmarkStart w:id="295" w:name="_Toc452643146"/>
      <w:r>
        <w:rPr>
          <w:lang w:val="en-CA"/>
        </w:rPr>
        <w:t xml:space="preserve">Lite </w:t>
      </w:r>
      <w:r w:rsidR="006808A7">
        <w:rPr>
          <w:lang w:val="en-CA"/>
        </w:rPr>
        <w:t>views</w:t>
      </w:r>
      <w:bookmarkEnd w:id="295"/>
    </w:p>
    <w:p w14:paraId="15AA3970" w14:textId="77777777" w:rsidR="009C4735" w:rsidRPr="009C4735" w:rsidRDefault="009C4735" w:rsidP="009C4735">
      <w:pPr>
        <w:rPr>
          <w:lang w:val="en-CA"/>
        </w:rPr>
      </w:pPr>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96" w:name="_Ref439853500"/>
      <w:r w:rsidRPr="00A12606">
        <w:t>Formal Syntax</w:t>
      </w:r>
      <w:bookmarkEnd w:id="296"/>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lastRenderedPageBreak/>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97"/>
      <w:r w:rsidR="00A10684">
        <w:rPr>
          <w:lang w:val="en-CA"/>
        </w:rPr>
        <w:t>3986</w:t>
      </w:r>
      <w:commentRangeEnd w:id="297"/>
      <w:r w:rsidR="00A10684">
        <w:rPr>
          <w:rStyle w:val="CommentReference"/>
        </w:rPr>
        <w:commentReference w:id="297"/>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298"/>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298"/>
      <w:r w:rsidR="00157E57">
        <w:rPr>
          <w:rStyle w:val="CommentReference"/>
        </w:rPr>
        <w:commentReference w:id="29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AU" w:eastAsia="en-AU"/>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Caption"/>
      </w:pPr>
      <w:bookmarkStart w:id="299" w:name="_Ref447002371"/>
      <w:r>
        <w:t xml:space="preserve">Figure </w:t>
      </w:r>
      <w:r>
        <w:fldChar w:fldCharType="begin"/>
      </w:r>
      <w:r>
        <w:instrText xml:space="preserve"> SEQ Figure \* ARABIC </w:instrText>
      </w:r>
      <w:r>
        <w:fldChar w:fldCharType="separate"/>
      </w:r>
      <w:r w:rsidR="00F02ED9">
        <w:rPr>
          <w:noProof/>
        </w:rPr>
        <w:t>11</w:t>
      </w:r>
      <w:r>
        <w:fldChar w:fldCharType="end"/>
      </w:r>
      <w:bookmarkEnd w:id="299"/>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F02ED9">
        <w:t xml:space="preserve">Figure </w:t>
      </w:r>
      <w:r w:rsidR="00F02ED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226F9091" w14:textId="2D09C040" w:rsidR="009C4735" w:rsidRPr="009C4735" w:rsidRDefault="002B6140" w:rsidP="002D30FE">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300" w:name="_Toc452643147"/>
      <w:r w:rsidRPr="00D14AF0">
        <w:t>GeologicUnitView</w:t>
      </w:r>
      <w:bookmarkEnd w:id="300"/>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AU" w:eastAsia="en-AU"/>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301"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ED1DE6">
      <w:pPr>
        <w:pStyle w:val="Heading4"/>
      </w:pPr>
      <w:r>
        <w:t>Mapping</w:t>
      </w:r>
    </w:p>
    <w:p w14:paraId="3F7C53AB" w14:textId="77777777" w:rsidR="00ED1DE6" w:rsidRPr="00ED1DE6" w:rsidRDefault="00ED1DE6" w:rsidP="00ED1DE6"/>
    <w:p w14:paraId="199966BE" w14:textId="11508417" w:rsidR="001C6DEB" w:rsidRDefault="001C6DEB" w:rsidP="00176E9E"/>
    <w:tbl>
      <w:tblPr>
        <w:tblStyle w:val="LightShading"/>
        <w:tblW w:w="4750" w:type="pct"/>
        <w:tblLook w:val="04A0" w:firstRow="1" w:lastRow="0" w:firstColumn="1" w:lastColumn="0" w:noHBand="0" w:noVBand="1"/>
      </w:tblPr>
      <w:tblGrid>
        <w:gridCol w:w="2867"/>
        <w:gridCol w:w="5989"/>
      </w:tblGrid>
      <w:tr w:rsidR="002D68FE" w:rsidRPr="002D68FE" w14:paraId="5E93959E" w14:textId="77777777" w:rsidTr="00276D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74575C3D" w14:textId="5EDFB75F" w:rsidR="002D68FE" w:rsidRPr="002D68FE" w:rsidRDefault="002D68FE">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567A8FB0" w14:textId="315812EF" w:rsidR="002D68FE" w:rsidRPr="002D68FE" w:rsidRDefault="002D68FE">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sidR="00192D06">
              <w:rPr>
                <w:rFonts w:ascii="Consolas" w:hAnsi="Consolas" w:cs="Consolas"/>
                <w:b w:val="0"/>
                <w:sz w:val="18"/>
                <w:szCs w:val="18"/>
              </w:rPr>
              <w:t xml:space="preserve"> from MappedFeature</w:t>
            </w:r>
          </w:p>
        </w:tc>
      </w:tr>
      <w:tr w:rsidR="002D68FE" w:rsidRPr="002D68FE" w14:paraId="045DEF16" w14:textId="7162BE9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421AD41" w14:textId="28346F99"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6B0044D7"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D68FE" w:rsidRPr="002D68FE" w14:paraId="3FC528A5" w14:textId="0A3F0A79"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2A9BF9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6527B7DB" w14:textId="0EAA8EEE"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ED1DE6">
              <w:rPr>
                <w:rFonts w:ascii="Consolas" w:hAnsi="Consolas" w:cs="Consolas"/>
                <w:sz w:val="18"/>
                <w:szCs w:val="18"/>
              </w:rPr>
              <w:t>:</w:t>
            </w:r>
            <w:r w:rsidR="002D68FE" w:rsidRPr="002D68FE">
              <w:rPr>
                <w:rFonts w:ascii="Consolas" w:hAnsi="Consolas" w:cs="Consolas"/>
                <w:sz w:val="18"/>
                <w:szCs w:val="18"/>
              </w:rPr>
              <w:t>GeologicUnit</w:t>
            </w:r>
            <w:r w:rsidR="00ED1DE6">
              <w:rPr>
                <w:rFonts w:ascii="Consolas" w:hAnsi="Consolas" w:cs="Consolas"/>
                <w:sz w:val="18"/>
                <w:szCs w:val="18"/>
              </w:rPr>
              <w:t>::</w:t>
            </w:r>
            <w:r w:rsidR="002D68FE" w:rsidRPr="002D68FE">
              <w:rPr>
                <w:rFonts w:ascii="Consolas" w:hAnsi="Consolas" w:cs="Consolas"/>
                <w:sz w:val="18"/>
                <w:szCs w:val="18"/>
              </w:rPr>
              <w:t>name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6C0A11AC" w14:textId="161D1FF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9B524D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055369AF" w14:textId="4039E9F9"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description</w:t>
            </w:r>
            <w:r w:rsidR="000E6DBE">
              <w:rPr>
                <w:rFonts w:ascii="Consolas" w:hAnsi="Consolas" w:cs="Consolas"/>
                <w:sz w:val="18"/>
                <w:szCs w:val="18"/>
              </w:rPr>
              <w:t xml:space="preserve"> </w:t>
            </w:r>
          </w:p>
        </w:tc>
      </w:tr>
      <w:tr w:rsidR="002D68FE" w:rsidRPr="002D68FE" w14:paraId="3CB60CB6" w14:textId="0C14A04B"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954EF0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A6340B4" w14:textId="0A65D648"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geologicUnitType</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4373721D" w14:textId="16B55BEB"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F127B5C"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731338B5" w14:textId="726DC4AD"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rank</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251AF576" w14:textId="3504959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EED8DD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42D5F617" w14:textId="0E67E32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2D68FE" w:rsidRPr="002D68FE">
              <w:rPr>
                <w:rFonts w:ascii="Consolas" w:hAnsi="Consolas" w:cs="Consolas"/>
                <w:sz w:val="18"/>
                <w:szCs w:val="18"/>
              </w:rPr>
              <w:t>composition</w:t>
            </w:r>
            <w:r w:rsidR="00192D06">
              <w:rPr>
                <w:rFonts w:ascii="Consolas" w:hAnsi="Consolas" w:cs="Consolas"/>
                <w:sz w:val="18"/>
                <w:szCs w:val="18"/>
              </w:rPr>
              <w:t>:</w:t>
            </w:r>
          </w:p>
          <w:p w14:paraId="3A6739A3" w14:textId="5B1BDA4C"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sidR="00192D06">
              <w:rPr>
                <w:rFonts w:ascii="Consolas" w:hAnsi="Consolas" w:cs="Consolas"/>
                <w:sz w:val="18"/>
                <w:szCs w:val="18"/>
              </w:rPr>
              <w:t>::</w:t>
            </w:r>
            <w:r w:rsidRPr="002D68FE">
              <w:rPr>
                <w:rFonts w:ascii="Consolas" w:hAnsi="Consolas" w:cs="Consolas"/>
                <w:sz w:val="18"/>
                <w:szCs w:val="18"/>
              </w:rPr>
              <w:t>material</w:t>
            </w:r>
            <w:r w:rsidR="00192D06">
              <w:rPr>
                <w:rFonts w:ascii="Consolas" w:hAnsi="Consolas" w:cs="Consolas"/>
                <w:sz w:val="18"/>
                <w:szCs w:val="18"/>
              </w:rPr>
              <w:t>:</w:t>
            </w:r>
            <w:r w:rsidRPr="002D68FE">
              <w:rPr>
                <w:rFonts w:ascii="Consolas" w:hAnsi="Consolas" w:cs="Consolas"/>
                <w:sz w:val="18"/>
                <w:szCs w:val="18"/>
              </w:rPr>
              <w:t>RockMaterial</w:t>
            </w:r>
            <w:r w:rsidR="00192D06">
              <w:rPr>
                <w:rFonts w:ascii="Consolas" w:hAnsi="Consolas" w:cs="Consolas"/>
                <w:sz w:val="18"/>
                <w:szCs w:val="18"/>
              </w:rPr>
              <w:t>::</w:t>
            </w:r>
            <w:r w:rsidRPr="002D68FE">
              <w:rPr>
                <w:rFonts w:ascii="Consolas" w:hAnsi="Consolas" w:cs="Consolas"/>
                <w:sz w:val="18"/>
                <w:szCs w:val="18"/>
              </w:rPr>
              <w:t>lithology</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r w:rsidR="000E6DB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69ED8607" w14:textId="6ADD3505"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47822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56B8C844" w14:textId="2017188E"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F62F6E">
              <w:rPr>
                <w:rFonts w:ascii="Consolas" w:hAnsi="Consolas" w:cs="Consolas"/>
                <w:sz w:val="18"/>
                <w:szCs w:val="18"/>
              </w:rPr>
              <w:t>geologicHistory:</w:t>
            </w:r>
          </w:p>
          <w:p w14:paraId="5058637D" w14:textId="537370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0464F806" w14:textId="3B2B3C46"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83BAFA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58921394" w14:textId="488ADF7B" w:rsidR="00DD326E" w:rsidRPr="002D68FE" w:rsidRDefault="00DD326E"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F62F6E">
              <w:rPr>
                <w:rFonts w:ascii="Consolas" w:hAnsi="Consolas" w:cs="Consolas"/>
                <w:sz w:val="18"/>
                <w:szCs w:val="18"/>
              </w:rPr>
              <w:t>geologicHistory:</w:t>
            </w:r>
          </w:p>
          <w:p w14:paraId="04CE9634" w14:textId="71E840DA"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7B7F6DAC" w14:textId="0B2D5D19"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8BBB53"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79B7945E" w14:textId="7DC94848"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sidR="00DD326E">
              <w:rPr>
                <w:rFonts w:ascii="Consolas" w:hAnsi="Consolas" w:cs="Consolas"/>
                <w:sz w:val="18"/>
                <w:szCs w:val="18"/>
              </w:rPr>
              <w:t>:</w:t>
            </w:r>
            <w:r w:rsidRPr="002D68FE">
              <w:rPr>
                <w:rFonts w:ascii="Consolas" w:hAnsi="Consolas" w:cs="Consolas"/>
                <w:sz w:val="18"/>
                <w:szCs w:val="18"/>
              </w:rPr>
              <w:t>GeologicUnit</w:t>
            </w:r>
            <w:r w:rsidR="00DD326E">
              <w:rPr>
                <w:rFonts w:ascii="Consolas" w:hAnsi="Consolas" w:cs="Consolas"/>
                <w:sz w:val="18"/>
                <w:szCs w:val="18"/>
              </w:rPr>
              <w:t>::</w:t>
            </w:r>
            <w:r w:rsidR="00F62F6E">
              <w:rPr>
                <w:rFonts w:ascii="Consolas" w:hAnsi="Consolas" w:cs="Consolas"/>
                <w:sz w:val="18"/>
                <w:szCs w:val="18"/>
              </w:rPr>
              <w:t>geologicHistory:</w:t>
            </w:r>
          </w:p>
          <w:p w14:paraId="7B9E1B04" w14:textId="653A21A2"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NumericAge</w:t>
            </w:r>
            <w:r w:rsidR="00DD326E">
              <w:rPr>
                <w:rFonts w:ascii="Consolas" w:hAnsi="Consolas" w:cs="Consolas"/>
                <w:sz w:val="18"/>
                <w:szCs w:val="18"/>
              </w:rPr>
              <w:t>::</w:t>
            </w:r>
            <w:r w:rsidRPr="002D68FE">
              <w:rPr>
                <w:rFonts w:ascii="Consolas" w:hAnsi="Consolas" w:cs="Consolas"/>
                <w:sz w:val="18"/>
                <w:szCs w:val="18"/>
              </w:rPr>
              <w:t>you</w:t>
            </w:r>
            <w:r w:rsidR="00DD326E">
              <w:rPr>
                <w:rFonts w:ascii="Consolas" w:hAnsi="Consolas" w:cs="Consolas"/>
                <w:sz w:val="18"/>
                <w:szCs w:val="18"/>
              </w:rPr>
              <w:t>n</w:t>
            </w:r>
            <w:r w:rsidRPr="002D68FE">
              <w:rPr>
                <w:rFonts w:ascii="Consolas" w:hAnsi="Consolas" w:cs="Consolas"/>
                <w:sz w:val="18"/>
                <w:szCs w:val="18"/>
              </w:rPr>
              <w:t>gerBoundAge</w:t>
            </w:r>
            <w:r w:rsidR="00DD326E">
              <w:rPr>
                <w:rFonts w:ascii="Consolas" w:hAnsi="Consolas" w:cs="Consolas"/>
                <w:sz w:val="18"/>
                <w:szCs w:val="18"/>
              </w:rPr>
              <w:t>:</w:t>
            </w:r>
            <w:r w:rsidRPr="002D68FE">
              <w:rPr>
                <w:rFonts w:ascii="Consolas" w:hAnsi="Consolas" w:cs="Consolas"/>
                <w:sz w:val="18"/>
                <w:szCs w:val="18"/>
              </w:rPr>
              <w:t>Quantity</w:t>
            </w:r>
            <w:r w:rsidR="00DD326E">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256E381F" w14:textId="0A73B5EC"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29F5E3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6ED3746" w14:textId="66806FF8" w:rsidR="002D68FE" w:rsidRPr="002D68FE" w:rsidRDefault="0084272F"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DD326E">
              <w:rPr>
                <w:rFonts w:ascii="Consolas" w:hAnsi="Consolas" w:cs="Consolas"/>
                <w:sz w:val="18"/>
                <w:szCs w:val="18"/>
              </w:rPr>
              <w:t>observationMethod:Category::value</w:t>
            </w:r>
            <w:r w:rsidR="000E6DBE">
              <w:rPr>
                <w:rFonts w:ascii="Consolas" w:hAnsi="Consolas" w:cs="Consolas"/>
                <w:sz w:val="18"/>
                <w:szCs w:val="18"/>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4D70682F" w14:textId="4D3FF41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06BBFE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10ACBA36" w14:textId="111BB890"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sidR="00DD326E">
              <w:rPr>
                <w:rFonts w:ascii="Consolas" w:hAnsi="Consolas" w:cs="Consolas"/>
                <w:sz w:val="18"/>
                <w:szCs w:val="18"/>
              </w:rPr>
              <w:t>:Quantity::value</w:t>
            </w:r>
            <w:r w:rsidR="000E6DBE">
              <w:rPr>
                <w:rFonts w:ascii="Consolas" w:hAnsi="Consolas" w:cs="Consolas"/>
                <w:sz w:val="18"/>
                <w:szCs w:val="18"/>
              </w:rPr>
              <w:t xml:space="preserve"> </w:t>
            </w:r>
          </w:p>
        </w:tc>
      </w:tr>
      <w:tr w:rsidR="002D68FE" w:rsidRPr="002D68FE" w14:paraId="65002B27" w14:textId="74330785"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C59A03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45659489" w14:textId="7F662A5C" w:rsidR="002D68FE" w:rsidRPr="002D68FE" w:rsidRDefault="003C3877"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DD326E">
              <w:rPr>
                <w:rFonts w:ascii="Consolas" w:hAnsi="Consolas" w:cs="Consolas"/>
                <w:sz w:val="18"/>
                <w:szCs w:val="18"/>
              </w:rPr>
              <w:t>:</w:t>
            </w:r>
            <w:r w:rsidR="002D68FE" w:rsidRPr="002D68FE">
              <w:rPr>
                <w:rFonts w:ascii="Consolas" w:hAnsi="Consolas" w:cs="Consolas"/>
                <w:sz w:val="18"/>
                <w:szCs w:val="18"/>
              </w:rPr>
              <w:t>GeologicUnit</w:t>
            </w:r>
            <w:r w:rsidR="00DD326E">
              <w:rPr>
                <w:rFonts w:ascii="Consolas" w:hAnsi="Consolas" w:cs="Consolas"/>
                <w:sz w:val="18"/>
                <w:szCs w:val="18"/>
              </w:rPr>
              <w:t>::</w:t>
            </w:r>
            <w:r w:rsidR="002D68FE" w:rsidRPr="002D68FE">
              <w:rPr>
                <w:rFonts w:ascii="Consolas" w:hAnsi="Consolas" w:cs="Consolas"/>
                <w:sz w:val="18"/>
                <w:szCs w:val="18"/>
              </w:rPr>
              <w:t>metaDataP</w:t>
            </w:r>
            <w:r w:rsidR="00373E5D">
              <w:rPr>
                <w:rFonts w:ascii="Consolas" w:hAnsi="Consolas" w:cs="Consolas"/>
                <w:sz w:val="18"/>
                <w:szCs w:val="18"/>
              </w:rPr>
              <w:t>roperty</w:t>
            </w:r>
            <w:r w:rsidR="00373E5D" w:rsidRPr="00373E5D">
              <w:rPr>
                <w:rFonts w:ascii="Consolas" w:hAnsi="Consolas" w:cs="Consolas"/>
                <w:sz w:val="18"/>
                <w:szCs w:val="18"/>
              </w:rPr>
              <w:t>(…):CI_Citation</w:t>
            </w:r>
            <w:r w:rsidR="00373E5D">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303306A7" w14:textId="77D53572"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28459C6"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3A74DC45" w14:textId="2868A903"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geologicUnitType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1570FFEA" w14:textId="756FE07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93085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51EABF54" w14:textId="7C0B627A"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pecification:GeologicUnit::composition:</w:t>
            </w:r>
          </w:p>
          <w:p w14:paraId="13B4AD82" w14:textId="0201477F"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002D68FE" w:rsidRPr="002D68FE">
              <w:rPr>
                <w:rFonts w:ascii="Consolas" w:hAnsi="Consolas" w:cs="Consolas"/>
                <w:sz w:val="18"/>
                <w:szCs w:val="18"/>
              </w:rPr>
              <w:t>lithology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1C26D08" w14:textId="5F5D5B8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B16638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16762F69" w14:textId="04B73D96" w:rsidR="00DD326E" w:rsidRPr="002D68FE" w:rsidRDefault="003C3877"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4F47893" w14:textId="2812AFA2" w:rsidR="002D68FE" w:rsidRPr="002D68FE" w:rsidRDefault="00DD326E"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A350FC4" w14:textId="2F2E272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ADD864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5E8CB639" w14:textId="2D72A692"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3F751861" w14:textId="4D4230F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youngerNamedAge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55D7145F" w14:textId="56C55656"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AA937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0C664F2F" w14:textId="49CFAA5F"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AE81E17" w14:textId="3C1C0D31" w:rsidR="002D68FE" w:rsidRPr="002D68FE" w:rsidRDefault="00DD326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002D68FE" w:rsidRPr="002D68FE">
              <w:rPr>
                <w:rFonts w:ascii="Consolas" w:hAnsi="Consolas" w:cs="Consolas"/>
                <w:sz w:val="18"/>
                <w:szCs w:val="18"/>
              </w:rPr>
              <w:t>olderNamedAge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392995E0" w14:textId="411CC3D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7356D4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17AF3FA7" w14:textId="1228B8D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7856D1A7" w14:textId="09175EBD"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B6792A9"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1F722088" w14:textId="63A7F85C"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metaDataProperty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DF3619F" w14:textId="145A1AE0"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B5E21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DB0427C" w14:textId="7777777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D68FE" w:rsidRPr="002D68FE" w14:paraId="1D0E3C5E" w14:textId="3F215993"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F4CAAE"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66105EB5"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ED1DE6" w:rsidRPr="002D68FE" w14:paraId="7751E460" w14:textId="77777777" w:rsidTr="00276D9C">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4C633483" w14:textId="6A4FACD4"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EC70B55" w14:textId="77777777"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C2C3749" w14:textId="3A929F0A" w:rsidR="00ED1DE6" w:rsidRPr="002D68FE" w:rsidRDefault="00ED1DE6" w:rsidP="00ED1DE6">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w:t>
            </w:r>
            <w:r w:rsidR="008338EF">
              <w:rPr>
                <w:rFonts w:ascii="Consolas" w:hAnsi="Consolas" w:cs="Consolas"/>
                <w:sz w:val="18"/>
                <w:szCs w:val="18"/>
              </w:rPr>
              <w:t xml:space="preserve"> use to reach a representation.</w:t>
            </w:r>
          </w:p>
        </w:tc>
      </w:tr>
    </w:tbl>
    <w:p w14:paraId="09C0ADA6" w14:textId="77777777" w:rsidR="001C6DEB" w:rsidRDefault="001C6DEB" w:rsidP="00176E9E"/>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098A7B9D" w:rsidR="00D96958" w:rsidRDefault="00176E9E" w:rsidP="00D96958">
      <w:pPr>
        <w:rPr>
          <w:lang w:val="en-CA"/>
        </w:rPr>
      </w:pPr>
      <w:r w:rsidRPr="00D970E9">
        <w:t xml:space="preserve">Globally unique </w:t>
      </w:r>
      <w:r>
        <w:t>identifier</w:t>
      </w:r>
      <w:proofErr w:type="gramStart"/>
      <w:r>
        <w:t>:</w:t>
      </w:r>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02"/>
      <w:r w:rsidR="00D96958">
        <w:rPr>
          <w:lang w:val="en-CA"/>
        </w:rPr>
        <w:t>3986</w:t>
      </w:r>
      <w:commentRangeEnd w:id="302"/>
      <w:r w:rsidR="00D96958">
        <w:rPr>
          <w:rStyle w:val="CommentReference"/>
        </w:rPr>
        <w:commentReference w:id="302"/>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03"/>
            <w:r>
              <w:rPr>
                <w:rStyle w:val="reqtext"/>
                <w:lang w:val="en-CA"/>
              </w:rPr>
              <w:t>GeologicUnitView identifier SHOULD correspond to an instance of MappedFeature</w:t>
            </w:r>
            <w:commentRangeEnd w:id="303"/>
            <w:r>
              <w:rPr>
                <w:rStyle w:val="CommentReference"/>
                <w:rFonts w:ascii="Times New Roman" w:eastAsia="Times New Roman" w:hAnsi="Times New Roman"/>
                <w:lang w:val="en-US" w:eastAsia="en-US"/>
              </w:rPr>
              <w:commentReference w:id="303"/>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lastRenderedPageBreak/>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04"/>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04"/>
      <w:r w:rsidR="00176E9E">
        <w:rPr>
          <w:rStyle w:val="CommentReference"/>
        </w:rPr>
        <w:commentReference w:id="304"/>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305"/>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305"/>
            <w:r w:rsidR="00176E9E">
              <w:rPr>
                <w:rStyle w:val="CommentReference"/>
                <w:rFonts w:ascii="Times New Roman" w:eastAsia="Times New Roman" w:hAnsi="Times New Roman"/>
                <w:lang w:val="en-US" w:eastAsia="en-US"/>
              </w:rPr>
              <w:commentReference w:id="305"/>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lastRenderedPageBreak/>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306" w:name="_Toc452643148"/>
      <w:r w:rsidRPr="00D14AF0">
        <w:rPr>
          <w:lang w:val="en-CA"/>
        </w:rPr>
        <w:t>B</w:t>
      </w:r>
      <w:bookmarkStart w:id="307" w:name="BKM_03A20E93_D10C_455A_8888_4A83A8C62628"/>
      <w:bookmarkEnd w:id="307"/>
      <w:r w:rsidRPr="00D14AF0">
        <w:rPr>
          <w:lang w:val="en-CA"/>
        </w:rPr>
        <w:t>oreholeView</w:t>
      </w:r>
      <w:bookmarkEnd w:id="306"/>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AU" w:eastAsia="en-AU"/>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0D740841" w14:textId="77777777" w:rsidR="00373E5D" w:rsidRDefault="00373E5D" w:rsidP="00A12606">
      <w:pPr>
        <w:pStyle w:val="Heading4"/>
        <w:rPr>
          <w:lang w:val="en-CA"/>
        </w:rPr>
      </w:pPr>
      <w:r>
        <w:rPr>
          <w:lang w:val="en-CA"/>
        </w:rPr>
        <w:t>Mapping</w:t>
      </w:r>
    </w:p>
    <w:p w14:paraId="7C86306A" w14:textId="77777777" w:rsidR="00373E5D" w:rsidRDefault="00373E5D" w:rsidP="00373E5D">
      <w:pPr>
        <w:rPr>
          <w:lang w:val="en-CA"/>
        </w:rPr>
      </w:pPr>
    </w:p>
    <w:tbl>
      <w:tblPr>
        <w:tblStyle w:val="LightShading"/>
        <w:tblW w:w="5000" w:type="pct"/>
        <w:tblLook w:val="04A0" w:firstRow="1" w:lastRow="0" w:firstColumn="1" w:lastColumn="0" w:noHBand="0" w:noVBand="1"/>
      </w:tblPr>
      <w:tblGrid>
        <w:gridCol w:w="2016"/>
        <w:gridCol w:w="6840"/>
      </w:tblGrid>
      <w:tr w:rsidR="00373E5D" w:rsidRPr="00373E5D" w14:paraId="70978877" w14:textId="77777777" w:rsidTr="00342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635EDDA2" w14:textId="005B2576" w:rsidR="00373E5D" w:rsidRPr="00373E5D" w:rsidRDefault="00373E5D" w:rsidP="00373E5D">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4969881C" w14:textId="43B8C675" w:rsidR="00373E5D" w:rsidRPr="00373E5D" w:rsidRDefault="00373E5D" w:rsidP="00373E5D">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373E5D" w:rsidRPr="00373E5D" w14:paraId="481CA19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2BDFB6"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743248B8"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373E5D" w:rsidRPr="00373E5D" w14:paraId="78AE27C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6F391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7EED8256" w14:textId="4219065E" w:rsidR="00373E5D" w:rsidRPr="00373E5D" w:rsidRDefault="0034278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73E5D"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73E5D" w:rsidRPr="00373E5D" w14:paraId="0AF7649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C391E50"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464CCA3D"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373E5D" w:rsidRPr="00373E5D" w14:paraId="393137F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DA09C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7AB62833" w14:textId="6B63EB76"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5E339B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03D004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2F40A62B"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5DAE30A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CE391E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4161BD76" w14:textId="6CFC677A"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076C3960"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8D803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157D6A85"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373E5D" w:rsidRPr="00373E5D" w14:paraId="316BC0F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E1CF2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AD5A6C6"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373E5D" w:rsidRPr="00373E5D" w14:paraId="1646A3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D67EB4"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78C770FD" w14:textId="5863E71B"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5DB1C99B"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EFD4BFD"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4658F4BD" w14:textId="73B81CA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F9D7B7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901C1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1B91B36F"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373E5D" w:rsidRPr="00373E5D" w14:paraId="62A3568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795A141"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6257F01C" w14:textId="7F8FEDC2"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2</w:t>
            </w:r>
          </w:p>
        </w:tc>
      </w:tr>
      <w:tr w:rsidR="00373E5D" w:rsidRPr="00373E5D" w14:paraId="743FA76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3BA2FB"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1DE84F87" w14:textId="6376D72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2C9EB1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90752C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38FF3CBD"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373E5D" w:rsidRPr="00373E5D" w14:paraId="216701C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4C8F5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1F231EF3"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373E5D" w:rsidRPr="00373E5D" w14:paraId="4671F11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BD182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7C543B40"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373E5D" w:rsidRPr="00373E5D" w14:paraId="6118B21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C3B26A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24475F1D" w14:textId="7A4F9DB7" w:rsidR="00373E5D" w:rsidRPr="00373E5D" w:rsidRDefault="0034278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metaDataProperty(…):DQ_PositionalAccuracy</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765DFD8D"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B747B3E"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EA8A210" w14:textId="6BBC8725"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4DEC97B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ED4FDD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1C1ADF13" w14:textId="307A3205"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52D99700"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845F8F"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5952A6E5" w14:textId="683ECAC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23D029D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082C5D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33ECF06C"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2633160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E2E55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3284A823"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34278D" w:rsidRPr="00373E5D" w14:paraId="779F6121"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79465C96"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1B5AEF9D"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630C26B" w14:textId="0AA71CF3" w:rsidR="0034278D" w:rsidRPr="00373E5D" w:rsidRDefault="0034278D" w:rsidP="0034278D">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67950CA" w14:textId="77777777" w:rsidR="00373E5D" w:rsidRDefault="00373E5D" w:rsidP="00373E5D">
      <w:pPr>
        <w:rPr>
          <w:lang w:val="en-CA"/>
        </w:rPr>
      </w:pPr>
    </w:p>
    <w:p w14:paraId="42FC5C9A" w14:textId="77777777" w:rsidR="00373E5D" w:rsidRPr="00373E5D" w:rsidRDefault="00373E5D" w:rsidP="00373E5D">
      <w:pPr>
        <w:rPr>
          <w:lang w:val="en-CA"/>
        </w:rPr>
      </w:pPr>
    </w:p>
    <w:p w14:paraId="289057E4" w14:textId="376D709E"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308"/>
      <w:r w:rsidR="00D96958">
        <w:t xml:space="preserve">and be formatted as an </w:t>
      </w:r>
      <w:r w:rsidR="00D96958">
        <w:rPr>
          <w:lang w:val="en-CA"/>
        </w:rPr>
        <w:t xml:space="preserve">absolute URI conformant to RFC </w:t>
      </w:r>
      <w:commentRangeStart w:id="309"/>
      <w:r w:rsidR="00D96958">
        <w:rPr>
          <w:lang w:val="en-CA"/>
        </w:rPr>
        <w:t>3986</w:t>
      </w:r>
      <w:commentRangeEnd w:id="309"/>
      <w:r w:rsidR="00D96958">
        <w:rPr>
          <w:rStyle w:val="CommentReference"/>
        </w:rPr>
        <w:commentReference w:id="309"/>
      </w:r>
      <w:r w:rsidR="001E3746">
        <w:rPr>
          <w:lang w:val="en-CA"/>
        </w:rPr>
        <w:t>.</w:t>
      </w:r>
      <w:r>
        <w:rPr>
          <w:rFonts w:cs="Arial"/>
          <w:color w:val="000000"/>
          <w:lang w:val="en-CA"/>
        </w:rPr>
        <w:t>.</w:t>
      </w:r>
      <w:commentRangeEnd w:id="308"/>
      <w:r w:rsidR="00673C75">
        <w:rPr>
          <w:rStyle w:val="CommentReference"/>
        </w:rPr>
        <w:commentReference w:id="308"/>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310"/>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311"/>
            <w:r w:rsidR="00BE718C">
              <w:rPr>
                <w:rStyle w:val="reqtext"/>
                <w:lang w:val="en-CA"/>
              </w:rPr>
              <w:t xml:space="preserve">SHOULD </w:t>
            </w:r>
            <w:commentRangeEnd w:id="311"/>
            <w:r w:rsidR="00415E41">
              <w:rPr>
                <w:rStyle w:val="CommentReference"/>
                <w:rFonts w:ascii="Times New Roman" w:eastAsia="Times New Roman" w:hAnsi="Times New Roman"/>
                <w:lang w:val="en-US" w:eastAsia="en-US"/>
              </w:rPr>
              <w:commentReference w:id="311"/>
            </w:r>
            <w:r w:rsidR="00BE718C">
              <w:rPr>
                <w:rStyle w:val="reqtext"/>
                <w:lang w:val="en-CA"/>
              </w:rPr>
              <w:t>resolve to a representation of a GeoSciML Borehole</w:t>
            </w:r>
            <w:commentRangeEnd w:id="310"/>
            <w:r w:rsidR="00673C75">
              <w:rPr>
                <w:rStyle w:val="CommentReference"/>
                <w:rFonts w:ascii="Times New Roman" w:eastAsia="Times New Roman" w:hAnsi="Times New Roman"/>
                <w:lang w:val="en-US" w:eastAsia="en-US"/>
              </w:rPr>
              <w:commentReference w:id="310"/>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lastRenderedPageBreak/>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2911618E"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6064ED">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312"/>
            <w:r w:rsidR="00BE718C">
              <w:rPr>
                <w:rStyle w:val="reqtext"/>
                <w:lang w:val="en-CA"/>
              </w:rPr>
              <w:t xml:space="preserve">resolve </w:t>
            </w:r>
            <w:commentRangeEnd w:id="312"/>
            <w:r w:rsidR="00BE718C">
              <w:rPr>
                <w:rStyle w:val="CommentReference"/>
                <w:rFonts w:ascii="Times New Roman" w:eastAsia="Times New Roman" w:hAnsi="Times New Roman"/>
                <w:lang w:val="en-US" w:eastAsia="en-US"/>
              </w:rPr>
              <w:commentReference w:id="312"/>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3"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lastRenderedPageBreak/>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13" w:name="BKM_82E84894_826F_4479_973A_CBC44C2E6336"/>
      <w:bookmarkStart w:id="314" w:name="BKM_2AC44CB2_D8AD_4710_965F_8C3E8A778226"/>
      <w:bookmarkStart w:id="315" w:name="BKM_1CCAFBF2_5AEE_4D8D_970F_45B148E97DED"/>
      <w:bookmarkStart w:id="316" w:name="BKM_988B3B2F_E5F0_47AC_B40B_3E7EB1B7F6A8"/>
      <w:bookmarkStart w:id="317" w:name="BKM_D4489C08_74CE_4704_A313_E3DE8D8C2C02"/>
      <w:bookmarkStart w:id="318" w:name="BKM_3CED884F_4F1D_42D8_9256_BF8F325D7BF9"/>
      <w:bookmarkStart w:id="319" w:name="BKM_4D00B287_AF58_4181_BBC5_8A25643F2ECB"/>
      <w:bookmarkStart w:id="320" w:name="BKM_8130FE65_F0ED_41F2_ABFA_924F7CBE3C44"/>
      <w:bookmarkStart w:id="321" w:name="BKM_44DAEF74_D7B7_4FE5_8CBB_636851476829"/>
      <w:bookmarkStart w:id="322" w:name="BKM_3338A6EC_8A76_4151_9BBE_AF6AA6E7ABA5"/>
      <w:bookmarkStart w:id="323" w:name="BKM_0695D395_0E6D_4C80_885E_54CD7307213E"/>
      <w:bookmarkStart w:id="324" w:name="BKM_83AB4886_B40B_45D9_93A6_9A7A11A1DB22"/>
      <w:bookmarkStart w:id="325" w:name="BKM_18DECF87_EACF_4237_B14D_5CBA397C8B9F"/>
      <w:bookmarkStart w:id="326" w:name="BKM_A2513DE4_90C9_4111_97A5_8AB9734CC788"/>
      <w:bookmarkStart w:id="327" w:name="BKM_C29B4A43_BD79_4426_A200_1B1C1E4E23DB"/>
      <w:bookmarkStart w:id="328" w:name="BKM_D6389F0E_EB92_428D_B31C_62B7B2DE2191"/>
      <w:bookmarkStart w:id="329" w:name="BKM_44662CA4_810A_46C1_8CCE_D899E8B34841"/>
      <w:bookmarkStart w:id="330" w:name="BKM_A4ADBA47_2A66_4D31_B98E_429D2187557A"/>
      <w:bookmarkStart w:id="331" w:name="BKM_6A453B7D_E05C_442A_9729_07602A0CE53F"/>
      <w:bookmarkStart w:id="332" w:name="BKM_B674F95F_8259_4A18_BB9A_C7004F238C58"/>
      <w:bookmarkStart w:id="333" w:name="BKM_99FA56C9_DF26_4FF5_AF2C_A1CA27033687"/>
      <w:bookmarkStart w:id="334" w:name="BKM_10DBF70D_6106_40F3_9F20_6815C31BFF23"/>
      <w:bookmarkStart w:id="335" w:name="BKM_156BACFD_61FB_4C7D_8E17_15915D5DC1EB"/>
      <w:bookmarkStart w:id="336" w:name="BKM_660451F7_6344_4A08_8AF1_55EA34BAFC1E"/>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31B29BD6" w14:textId="77777777" w:rsidR="00D14AF0" w:rsidRDefault="00D14AF0" w:rsidP="00401D4D">
      <w:pPr>
        <w:pStyle w:val="Heading3"/>
        <w:rPr>
          <w:lang w:val="en-CA"/>
        </w:rPr>
      </w:pPr>
      <w:bookmarkStart w:id="337" w:name="_Toc452643149"/>
      <w:r w:rsidRPr="00D14AF0">
        <w:rPr>
          <w:lang w:val="en-CA"/>
        </w:rPr>
        <w:t>C</w:t>
      </w:r>
      <w:bookmarkStart w:id="338" w:name="BKM_6A5667C6_1461_4AA7_BA98_1583B82E247C"/>
      <w:bookmarkEnd w:id="338"/>
      <w:r w:rsidRPr="00D14AF0">
        <w:rPr>
          <w:lang w:val="en-CA"/>
        </w:rPr>
        <w:t>ontactView</w:t>
      </w:r>
      <w:bookmarkEnd w:id="337"/>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AU" w:eastAsia="en-AU"/>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EDAC84F" w:rsidR="007D03CF" w:rsidRDefault="00DC00B9" w:rsidP="00DC00B9">
      <w:pPr>
        <w:pStyle w:val="Heading4"/>
        <w:rPr>
          <w:lang w:val="en-CA"/>
        </w:rPr>
      </w:pPr>
      <w:r>
        <w:rPr>
          <w:lang w:val="en-CA"/>
        </w:rPr>
        <w:t>Mapping</w:t>
      </w:r>
    </w:p>
    <w:p w14:paraId="5C09CBC2" w14:textId="77777777" w:rsidR="00DC00B9" w:rsidRDefault="00DC00B9" w:rsidP="00D14AF0">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DC00B9" w:rsidRPr="00DC00B9" w14:paraId="4248C209" w14:textId="77777777" w:rsidTr="00DC00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5F193E7F" w14:textId="7C489966" w:rsidR="00DC00B9" w:rsidRPr="00DC00B9" w:rsidRDefault="00DC00B9" w:rsidP="00DC00B9">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667F7217" w14:textId="0831DEDC" w:rsidR="00DC00B9" w:rsidRPr="00DC00B9" w:rsidRDefault="00DC00B9" w:rsidP="00DC00B9">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DC00B9" w:rsidRPr="00DC00B9" w14:paraId="2A3CEFE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BF7925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23B67897"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DC00B9" w:rsidRPr="00DC00B9" w14:paraId="265E4B12"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CD4457"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23C3B75E" w14:textId="51B4A4DC"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DC00B9" w:rsidRPr="00DC00B9" w14:paraId="67248429"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A72B4A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6D8A2118"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DC00B9" w:rsidRPr="00DC00B9" w14:paraId="02E24928"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EF0F0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34217716" w14:textId="7D769E96"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799B9EB0"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E1D45E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04101FAB" w14:textId="087CB7A6"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DC00B9" w:rsidRPr="00DC00B9" w14:paraId="742B8A7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223AF49"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0E086C33" w14:textId="1CD0A453"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0CA1FDB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6CAC76"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7520F69E"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DC00B9" w:rsidRPr="00DC00B9" w14:paraId="142FD019"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D901C8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5CA3D504" w14:textId="33221DDB"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5E166DB5"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94F1A2A"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3AAB70E2" w14:textId="63C92328"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368AAE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D7BB044"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2D25EFAE" w14:textId="2D1EDC79"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1E9CAAD"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171E8D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09FF4AEB"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DC00B9" w:rsidRPr="00DC00B9" w14:paraId="6A362C2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11121C2"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2948D593" w14:textId="77777777"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DC00B9" w:rsidRPr="00DC00B9" w14:paraId="591D7632"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51FD108F"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74710CB2"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8517C62" w14:textId="30010532" w:rsidR="00DC00B9" w:rsidRPr="00DC00B9" w:rsidRDefault="00DC00B9" w:rsidP="00DC00B9">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C98BC5E" w14:textId="77777777" w:rsidR="00DC00B9" w:rsidRDefault="00DC00B9"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39"/>
      <w:r w:rsidR="00D96958">
        <w:rPr>
          <w:lang w:val="en-CA"/>
        </w:rPr>
        <w:t>3986</w:t>
      </w:r>
      <w:commentRangeEnd w:id="339"/>
      <w:r w:rsidR="00D96958">
        <w:rPr>
          <w:rStyle w:val="CommentReference"/>
        </w:rPr>
        <w:commentReference w:id="339"/>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340" w:name="BKM_DAD0F5C5_7ECC_4F46_8F23_D5FDAEC9FFF1"/>
      <w:bookmarkStart w:id="341" w:name="BKM_29C4138F_4CAD_4B96_B0DF_B91BA8041A62"/>
      <w:bookmarkStart w:id="342" w:name="BKM_6AE23AB8_B6A5_4B32_A803_62E099830E93"/>
      <w:bookmarkStart w:id="343" w:name="BKM_66D56F45_5196_424F_92CB_6CB6778933A2"/>
      <w:bookmarkStart w:id="344" w:name="BKM_B569925A_5C18_4226_AFA5_D6C44B29D688"/>
      <w:bookmarkStart w:id="345" w:name="BKM_20CF274F_94C7_43D3_9CCE_945071187259"/>
      <w:bookmarkStart w:id="346" w:name="BKM_64FA9120_8C79_470F_A4AB_510E7868EC43"/>
      <w:bookmarkStart w:id="347" w:name="BKM_2D4CA786_8199_42B1_BAEE_B9D15F83512C"/>
      <w:bookmarkStart w:id="348" w:name="BKM_E1914A18_F58F_4042_930D_7562E211135B"/>
      <w:bookmarkStart w:id="349" w:name="BKM_C97D1AD7_F437_45EE_9855_97FF220828AF"/>
      <w:bookmarkStart w:id="350" w:name="BKM_66E2F147_939A_42E7_9DA7_BB7F5E616224"/>
      <w:bookmarkStart w:id="351" w:name="BKM_7A6AD652_753B_433E_B947_78BAF8E8FFBB"/>
      <w:bookmarkStart w:id="352" w:name="BKM_D64DC56C_F70A_4224_BA0C_96AAF9B173C3"/>
      <w:bookmarkStart w:id="353" w:name="_Toc452643150"/>
      <w:bookmarkEnd w:id="340"/>
      <w:bookmarkEnd w:id="341"/>
      <w:bookmarkEnd w:id="342"/>
      <w:bookmarkEnd w:id="343"/>
      <w:bookmarkEnd w:id="344"/>
      <w:bookmarkEnd w:id="345"/>
      <w:bookmarkEnd w:id="346"/>
      <w:bookmarkEnd w:id="347"/>
      <w:bookmarkEnd w:id="348"/>
      <w:bookmarkEnd w:id="349"/>
      <w:bookmarkEnd w:id="350"/>
      <w:bookmarkEnd w:id="351"/>
      <w:bookmarkEnd w:id="352"/>
      <w:r w:rsidRPr="00D14AF0">
        <w:rPr>
          <w:lang w:val="en-CA"/>
        </w:rPr>
        <w:t>G</w:t>
      </w:r>
      <w:bookmarkStart w:id="354" w:name="BKM_F594CD9C_5617_46AE_9ABE_FE6C018DDEAF"/>
      <w:bookmarkEnd w:id="354"/>
      <w:r w:rsidRPr="00D14AF0">
        <w:rPr>
          <w:lang w:val="en-CA"/>
        </w:rPr>
        <w:t>eologicSpecimenView</w:t>
      </w:r>
      <w:bookmarkEnd w:id="35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AU" w:eastAsia="en-AU"/>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F02ED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32987827" w14:textId="0519F3E0" w:rsidR="0035723F" w:rsidRDefault="0035723F" w:rsidP="0035723F">
      <w:pPr>
        <w:pStyle w:val="Heading4"/>
        <w:rPr>
          <w:lang w:val="en-CA"/>
        </w:rPr>
      </w:pPr>
      <w:r>
        <w:rPr>
          <w:lang w:val="en-CA"/>
        </w:rPr>
        <w:t>Mapping</w:t>
      </w:r>
    </w:p>
    <w:p w14:paraId="1E462C30" w14:textId="77777777" w:rsidR="0035723F" w:rsidRDefault="0035723F"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35723F" w:rsidRPr="00A568F4" w14:paraId="36F1521C" w14:textId="77777777" w:rsidTr="00A56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4B757F5F" w14:textId="62E7DF00" w:rsidR="0035723F" w:rsidRPr="00A568F4" w:rsidRDefault="0035723F" w:rsidP="0035723F">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5A430CE" w14:textId="7462F33D" w:rsidR="0035723F" w:rsidRPr="00A568F4" w:rsidRDefault="0035723F" w:rsidP="0035723F">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35723F" w:rsidRPr="0035723F" w14:paraId="4887B5C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8A42FD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1DCC7A97"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35723F" w:rsidRPr="0035723F" w14:paraId="763D6D07"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95501E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6D371C16" w14:textId="0233DA6E" w:rsidR="0035723F" w:rsidRPr="0035723F" w:rsidRDefault="00A568F4"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5723F"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5723F" w:rsidRPr="0035723F" w14:paraId="2915D63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C9B1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06273480"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35723F" w:rsidRPr="0035723F" w14:paraId="5703657B"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C89D6E"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3C4C5270" w14:textId="14B854BB"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47475F2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5914DF"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4C828C26" w14:textId="0B3595A8"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37DAC2E9"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81B253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647000C7" w14:textId="4F5C9AD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sidR="004A7DAE">
              <w:rPr>
                <w:rFonts w:ascii="Consolas" w:hAnsi="Consolas" w:cs="Consolas"/>
                <w:color w:val="auto"/>
                <w:sz w:val="18"/>
                <w:szCs w:val="18"/>
                <w:lang w:val="en-CA" w:eastAsia="en-CA"/>
              </w:rPr>
              <w:t xml:space="preserve"> </w:t>
            </w:r>
            <w:r w:rsidR="004A7DAE" w:rsidRPr="00ED1DE6">
              <w:rPr>
                <w:rFonts w:ascii="Consolas" w:hAnsi="Consolas" w:cs="Consolas"/>
                <w:sz w:val="18"/>
                <w:szCs w:val="18"/>
                <w:vertAlign w:val="superscript"/>
              </w:rPr>
              <w:t>1</w:t>
            </w:r>
          </w:p>
        </w:tc>
      </w:tr>
      <w:tr w:rsidR="0035723F" w:rsidRPr="0035723F" w14:paraId="269265E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E743EB5"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2C968C55"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35723F" w:rsidRPr="0035723F" w14:paraId="7A57A685"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95C44A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43C1BC0A" w14:textId="3E8B8BF1"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sidR="00A568F4">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A568F4" w:rsidRPr="00ED1DE6">
              <w:rPr>
                <w:rFonts w:ascii="Consolas" w:hAnsi="Consolas" w:cs="Consolas"/>
                <w:sz w:val="18"/>
                <w:szCs w:val="18"/>
                <w:vertAlign w:val="superscript"/>
              </w:rPr>
              <w:t>2</w:t>
            </w:r>
          </w:p>
        </w:tc>
      </w:tr>
      <w:tr w:rsidR="0035723F" w:rsidRPr="005E40C6" w14:paraId="701161C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9C22D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73F09858"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35723F" w:rsidRPr="0035723F" w14:paraId="73D6E318"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E1DCA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24DAAACB"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35723F" w:rsidRPr="0035723F" w14:paraId="19C5DEA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5D2F62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5939CEF8" w14:textId="59BEF53B"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0D11F20C"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FB8F59"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0BB72BA4" w14:textId="6B7A8625"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687DCA50"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7F641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262EB260" w14:textId="01B6D6F0"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17BBF854"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C75D2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474E08FF"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35723F" w:rsidRPr="0035723F" w14:paraId="24EDC59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2724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2755E2E2"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A568F4" w:rsidRPr="0035723F" w14:paraId="244C4C97"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6D309A6"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925F22F"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479EB80" w14:textId="0FC8B67D" w:rsidR="00A568F4" w:rsidRPr="0035723F" w:rsidRDefault="00A568F4" w:rsidP="00A568F4">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E5F8CF0" w14:textId="77777777" w:rsidR="0035723F" w:rsidRDefault="0035723F"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55"/>
      <w:r>
        <w:rPr>
          <w:lang w:val="en-CA"/>
        </w:rPr>
        <w:t>3986</w:t>
      </w:r>
      <w:commentRangeEnd w:id="355"/>
      <w:r>
        <w:rPr>
          <w:rStyle w:val="CommentReference"/>
        </w:rPr>
        <w:commentReference w:id="35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lastRenderedPageBreak/>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lastRenderedPageBreak/>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356" w:name="BKM_5A4D9120_600F_4C3C_8ECF_EE7CFDB01C45"/>
      <w:bookmarkStart w:id="357" w:name="BKM_411869C6_5FE7_4B45_A018_FC87FC6F1504"/>
      <w:bookmarkStart w:id="358" w:name="BKM_9EE66924_CD8E_4920_8D93_B7C8D67F28AF"/>
      <w:bookmarkStart w:id="359" w:name="BKM_49C23F9C_9DFE_434E_9876_B253C73E5E08"/>
      <w:bookmarkStart w:id="360" w:name="BKM_2D0F9355_1BA8_4B21_A211_5DBDE6101308"/>
      <w:bookmarkStart w:id="361" w:name="BKM_025812DF_B2DB_4EF8_8BE9_FB08934C1BD4"/>
      <w:bookmarkStart w:id="362" w:name="BKM_C09529C8_28D2_45E7_B66E_ADF87048EE54"/>
      <w:bookmarkStart w:id="363" w:name="BKM_3857FAF2_09B8_4E47_AE1C_AD54C52DAF81"/>
      <w:bookmarkStart w:id="364" w:name="BKM_35F2F785_32E6_4D58_9212_E4C493DD93AB"/>
      <w:bookmarkStart w:id="365" w:name="BKM_8A8A8512_0518_43B4_8296_5C183491EEB7"/>
      <w:bookmarkStart w:id="366" w:name="BKM_A37D3138_5144_4AAA_A9A8_F88DEC203EC5"/>
      <w:bookmarkStart w:id="367" w:name="BKM_9BCC0C7E_CEE8_4167_9510_B24983CC44B9"/>
      <w:bookmarkStart w:id="368" w:name="BKM_A818D66D_DB16_46C0_A0B3_E9039F2CD8CD"/>
      <w:bookmarkStart w:id="369" w:name="BKM_AEAFFBCA_2559_4CDB_AFA9_8A341843B51F"/>
      <w:bookmarkStart w:id="370" w:name="BKM_691007BD_4B41_46AF_9BC3_D27B06E1FB54"/>
      <w:bookmarkStart w:id="371" w:name="BKM_98D7F43A_2FA6_489F_A1A5_B915D069258B"/>
      <w:bookmarkStart w:id="372" w:name="BKM_B197BD01_D7EB_4B2D_B744_060A34418883"/>
      <w:bookmarkStart w:id="373" w:name="_Toc452643151"/>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D14AF0">
        <w:rPr>
          <w:lang w:val="en-CA"/>
        </w:rPr>
        <w:t>G</w:t>
      </w:r>
      <w:bookmarkStart w:id="374" w:name="BKM_9A8B07A1_6F7C_49A9_AE39_CC80241F45D8"/>
      <w:bookmarkEnd w:id="374"/>
      <w:r w:rsidRPr="00D14AF0">
        <w:rPr>
          <w:lang w:val="en-CA"/>
        </w:rPr>
        <w:t>eomorphologicUnitView</w:t>
      </w:r>
      <w:bookmarkEnd w:id="37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AU" w:eastAsia="en-AU"/>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F02ED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5B50EE66" w14:textId="2A5D4532" w:rsidR="00F62F6E" w:rsidRDefault="00F62F6E" w:rsidP="00F62F6E">
      <w:pPr>
        <w:pStyle w:val="Heading4"/>
        <w:rPr>
          <w:lang w:val="en-CA"/>
        </w:rPr>
      </w:pPr>
      <w:r>
        <w:rPr>
          <w:lang w:val="en-CA"/>
        </w:rPr>
        <w:t>Mapping</w:t>
      </w:r>
    </w:p>
    <w:p w14:paraId="4AD6B7F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F62F6E" w:rsidRPr="00F62F6E" w14:paraId="0F70E5D7"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698F4CC1" w14:textId="792E15E9"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398070B7" w14:textId="780B7D4F"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F62F6E" w:rsidRPr="00F62F6E" w14:paraId="5C2AE7E2"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E14F34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04C6DD7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3B44783B"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0EB82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0BB449F" w14:textId="3AA8518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8B810D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CC53B8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458ACBC5"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F62F6E" w:rsidRPr="00F62F6E" w14:paraId="244D3EC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86B04D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4CA65665" w14:textId="04D373DB"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3B7F7BD1"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6F1DB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5E4A82AF" w14:textId="3F104A76"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4F1EBBB8"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69146E6A"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61D524F1"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3BD37D6C" w14:textId="3DB3353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2733085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BDC3C4" w14:textId="4FDCB9EA"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1F0BEA95" w14:textId="4948E3D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05D302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BD373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29F67E6F" w14:textId="417CD2F3"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4CC325C2"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0E35F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36393C18" w14:textId="5EDCA7A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sidR="0084272F">
              <w:rPr>
                <w:rFonts w:ascii="Consolas" w:hAnsi="Consolas" w:cs="Consolas"/>
                <w:sz w:val="18"/>
                <w:szCs w:val="18"/>
                <w:lang w:val="en-CA" w:eastAsia="en-CA"/>
              </w:rPr>
              <w:t xml:space="preserve"> </w:t>
            </w:r>
            <w:r w:rsidR="0084272F" w:rsidRPr="00ED1DE6">
              <w:rPr>
                <w:rFonts w:ascii="Consolas" w:hAnsi="Consolas" w:cs="Consolas"/>
                <w:sz w:val="18"/>
                <w:szCs w:val="18"/>
                <w:vertAlign w:val="superscript"/>
              </w:rPr>
              <w:t>1</w:t>
            </w:r>
          </w:p>
        </w:tc>
      </w:tr>
      <w:tr w:rsidR="00F62F6E" w:rsidRPr="00F62F6E" w14:paraId="5F0E794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8C506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2F6545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F62F6E" w:rsidRPr="00F62F6E" w14:paraId="1E2EE11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94F734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0807615D"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2BCC672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77DDA9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237A54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F62F6E" w:rsidRPr="00F62F6E" w14:paraId="68C318C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B9D9B7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w:t>
            </w:r>
          </w:p>
        </w:tc>
        <w:tc>
          <w:tcPr>
            <w:tcW w:w="5913" w:type="dxa"/>
            <w:hideMark/>
          </w:tcPr>
          <w:p w14:paraId="4861BE01"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7D9EACE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F9A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p>
        </w:tc>
        <w:tc>
          <w:tcPr>
            <w:tcW w:w="5913" w:type="dxa"/>
            <w:hideMark/>
          </w:tcPr>
          <w:p w14:paraId="0B8B6497"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F62F6E" w:rsidRPr="00F62F6E" w14:paraId="4109E98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B5BEEA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20DFB405" w14:textId="48D171C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0084272F"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63D2295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44F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6F4C7930" w14:textId="262B01F5"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65A5CDF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088AEA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1689ECDC" w14:textId="6CC4EE40" w:rsidR="00F62F6E" w:rsidRPr="002D68F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66A1BB92" w14:textId="44508418"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054356BB"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DC701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0B77926B" w14:textId="08D145D1" w:rsidR="00F62F6E" w:rsidRPr="002D68F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37C46AD6" w14:textId="6D62EA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F62F6E" w:rsidRPr="00F62F6E" w14:paraId="7DFE39AA"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3630640"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08F36F37" w14:textId="2ADEC18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7F21DCA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F720C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4FB21D7B" w14:textId="4C3ABE38"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2266914D"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11C201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3F079EDE"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5CB00C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3E10AF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B6E9752"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274C11D1"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71A8352"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2CAC04"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5E741B66" w14:textId="1FCFFD62" w:rsidR="00F62F6E" w:rsidRPr="00F62F6E" w:rsidRDefault="00F62F6E" w:rsidP="00F62F6E">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6E866C9" w14:textId="77777777" w:rsidR="00F62F6E" w:rsidRDefault="00F62F6E"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75"/>
      <w:r>
        <w:rPr>
          <w:lang w:val="en-CA"/>
        </w:rPr>
        <w:t>3986</w:t>
      </w:r>
      <w:commentRangeEnd w:id="375"/>
      <w:r>
        <w:rPr>
          <w:rStyle w:val="CommentReference"/>
        </w:rPr>
        <w:commentReference w:id="375"/>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F02ED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lastRenderedPageBreak/>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F02ED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C0939C8" w:rsidR="009E36A6" w:rsidRDefault="00F13D40" w:rsidP="009E36A6">
      <w:r>
        <w:lastRenderedPageBreak/>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376" w:name="BKM_75AF76F0_4AFF_4758_AA5C_4DD9A3A326DF"/>
      <w:bookmarkStart w:id="377" w:name="BKM_AD80CBD8_BB55_4F42_B330_20E3957181FD"/>
      <w:bookmarkStart w:id="378" w:name="BKM_B608D83A_BCB7_40BE_B5B4_7C18680327EF"/>
      <w:bookmarkStart w:id="379" w:name="BKM_BB7DE53B_2076_4732_85CB_314A0C996CFE"/>
      <w:bookmarkStart w:id="380" w:name="BKM_0F33C868_B8F6_4CD9_B1BE_D64AF7054352"/>
      <w:bookmarkStart w:id="381" w:name="BKM_858F77A8_91BC_4E92_9873_3DE29220EA84"/>
      <w:bookmarkStart w:id="382" w:name="BKM_6C47293B_9B00_4958_AE14_E2FF8C6503C9"/>
      <w:bookmarkStart w:id="383" w:name="BKM_4798819D_722E_4089_880A_68AA29864E45"/>
      <w:bookmarkStart w:id="384" w:name="BKM_FB28CC82_D6AA_481A_BA03_BB82515D05CD"/>
      <w:bookmarkStart w:id="385" w:name="BKM_81066ECA_2108_4DF2_B25E_F440E68432B7"/>
      <w:bookmarkStart w:id="386" w:name="BKM_E37CFBB1_57FD_4CA3_9961_34992E857685"/>
      <w:bookmarkStart w:id="387" w:name="BKM_2EFAD6D8_0A90_47E6_A3AC_B0F503630287"/>
      <w:bookmarkStart w:id="388" w:name="BKM_21524384_B208_4A32_A2E5_0FFB4D6E8D7C"/>
      <w:bookmarkStart w:id="389" w:name="BKM_E5DB8674_7F07_4817_BA2B_997C684B521D"/>
      <w:bookmarkStart w:id="390" w:name="BKM_B79C058B_F1A5_47C5_B3E2_CD87F62870F2"/>
      <w:bookmarkStart w:id="391" w:name="BKM_A559EAAB_B89D_43D3_B221_4C6D46321258"/>
      <w:bookmarkStart w:id="392" w:name="BKM_234AE185_16BA_4884_8974_68DBF37A4B28"/>
      <w:bookmarkStart w:id="393" w:name="BKM_B342A581_116B_4A14_8384_0F4F6231BFC6"/>
      <w:bookmarkStart w:id="394" w:name="BKM_CE5055FF_94D8_42AD_B46A_0041AB28334E"/>
      <w:bookmarkStart w:id="395" w:name="BKM_F34DEFBD_2300_4BCD_9500_6FD1B9CE045E"/>
      <w:bookmarkStart w:id="396" w:name="BKM_C0E26832_94FE_4E03_98DE_F2986912ECBC"/>
      <w:bookmarkStart w:id="397" w:name="BKM_04EE2E72_5511_48AE_9048_CF9126C4A13D"/>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7C9BAB4B" w14:textId="77777777" w:rsidR="00D14AF0" w:rsidRDefault="00D14AF0" w:rsidP="00D14AF0">
      <w:pPr>
        <w:pStyle w:val="Heading3"/>
        <w:rPr>
          <w:lang w:val="en-CA"/>
        </w:rPr>
      </w:pPr>
      <w:bookmarkStart w:id="398" w:name="_Toc452643152"/>
      <w:r w:rsidRPr="00D14AF0">
        <w:rPr>
          <w:lang w:val="en-CA"/>
        </w:rPr>
        <w:t>S</w:t>
      </w:r>
      <w:bookmarkStart w:id="399" w:name="BKM_CE5E700D_EBA4_44CA_83C8_617C916DF033"/>
      <w:bookmarkEnd w:id="399"/>
      <w:r w:rsidRPr="00D14AF0">
        <w:rPr>
          <w:lang w:val="en-CA"/>
        </w:rPr>
        <w:t>hearDisplacementStructureView</w:t>
      </w:r>
      <w:bookmarkEnd w:id="398"/>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AU" w:eastAsia="en-AU"/>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F02ED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w:t>
      </w:r>
      <w:r w:rsidR="00D14AF0"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9E010CF" w14:textId="0DF6B4CB" w:rsidR="00F62F6E" w:rsidRDefault="00F62F6E" w:rsidP="00F62F6E">
      <w:pPr>
        <w:pStyle w:val="Heading4"/>
        <w:rPr>
          <w:lang w:val="en-CA"/>
        </w:rPr>
      </w:pPr>
      <w:r>
        <w:rPr>
          <w:lang w:val="en-CA"/>
        </w:rPr>
        <w:t>Mapping</w:t>
      </w:r>
    </w:p>
    <w:p w14:paraId="23F1CA9D" w14:textId="77777777" w:rsidR="00F62F6E" w:rsidRDefault="00F62F6E" w:rsidP="00D14AF0">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F62F6E" w:rsidRPr="00F62F6E" w14:paraId="24EED41B"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4913CA74" w14:textId="794BE4C6"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174AA028" w14:textId="2EE7AB65"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F62F6E" w:rsidRPr="00F62F6E" w14:paraId="1FFA3E7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3F828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0229FDCC"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16BC37D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3B66B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27E1A679" w14:textId="3EF7983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D1ADBEC"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DB607D2"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5B56D449"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F62F6E" w:rsidRPr="00F62F6E" w14:paraId="63B3D819"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73B9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44A75D51" w14:textId="508A5964"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6693CB2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576119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1D8DDE3F" w14:textId="5C296F3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181749A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EE6C20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5AEA5B2" w14:textId="676D5729"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4CE29D0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07130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21657913" w14:textId="23CA70A0"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3BA0255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AEE831"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4D0E60B0" w14:textId="751956B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35E73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9C4650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4E656848" w14:textId="2E33823A" w:rsidR="00F62F6E" w:rsidRPr="00F62F6E" w:rsidRDefault="0084272F"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w:t>
            </w:r>
            <w:r w:rsidR="00F62F6E" w:rsidRPr="00F62F6E">
              <w:rPr>
                <w:rFonts w:ascii="Consolas" w:hAnsi="Consolas" w:cs="Consolas"/>
                <w:sz w:val="18"/>
                <w:szCs w:val="18"/>
                <w:lang w:val="en-CA" w:eastAsia="en-CA"/>
              </w:rPr>
              <w:t>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F62F6E" w:rsidRPr="00F62F6E" w14:paraId="1645D47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989F9F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3D4835D4"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F62F6E" w:rsidRPr="00F62F6E" w14:paraId="2C9F140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4B9E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3A8C1F71"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5AFCBD27"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DD14D6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11934CFA" w14:textId="6EBFCDD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64E425A"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F1730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45D7E3E3" w14:textId="2B524B52"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5D3892D3"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35423BB"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4DEB76C7" w14:textId="6591CD65"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33DD23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65940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79EC8F2E" w14:textId="628A551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188DF49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B6879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67C45C8" w14:textId="54CB5A60"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E98BD33"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8ECB36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4BAB1D88" w14:textId="5A83AEFA"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2661D5C6" w14:textId="77777777" w:rsidTr="00F62F6E">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49F42B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2CCF439E" w14:textId="4481CCAE"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1F4DD3E2"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52CA73"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0D2D5620" w14:textId="52C27F0C"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2D7B7AC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7C638C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5A7DF70C" w14:textId="24D1DDF5" w:rsidR="00F62F6E" w:rsidRPr="00F62F6E" w:rsidRDefault="0084272F"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00F62F6E"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0335CEB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20E71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0A4E91A3" w14:textId="70B42D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1FC01E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2490F2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07D78452"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4BCF9F0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BE1B2A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4C9002FE"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7DA6591D"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FF0AF8E"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8BA0CB"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B7D36A6" w14:textId="5AA46D27" w:rsidR="00F62F6E" w:rsidRPr="00F62F6E" w:rsidRDefault="00F62F6E" w:rsidP="00F62F6E">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400"/>
      <w:r>
        <w:rPr>
          <w:lang w:val="en-CA"/>
        </w:rPr>
        <w:t>3986</w:t>
      </w:r>
      <w:commentRangeEnd w:id="400"/>
      <w:r>
        <w:rPr>
          <w:rStyle w:val="CommentReference"/>
        </w:rPr>
        <w:commentReference w:id="40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F02ED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lastRenderedPageBreak/>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lastRenderedPageBreak/>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lastRenderedPageBreak/>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401" w:name="BKM_11E20CA8_2344_4418_A9F9_325A11426D44"/>
      <w:bookmarkStart w:id="402" w:name="BKM_20A123B5_7607_4A2B_A3F4_2BA8EEA3BD6E"/>
      <w:bookmarkStart w:id="403" w:name="BKM_62E65A70_EB75_497A_886F_BAAEBB60A5EC"/>
      <w:bookmarkStart w:id="404" w:name="BKM_3F13203C_BEB3_44A2_B8B9_417C5D453C67"/>
      <w:bookmarkStart w:id="405" w:name="BKM_D9E97001_975E_4E48_B383_84E3B817A9D6"/>
      <w:bookmarkStart w:id="406" w:name="BKM_ABD8F88A_D6D5_49E8_B4C4_6E53A78AD465"/>
      <w:bookmarkStart w:id="407" w:name="BKM_7660FDA3_AB42_45F9_86AB_19287D13C566"/>
      <w:bookmarkStart w:id="408" w:name="BKM_28FFF6C1_C18B_4629_BB75_27AFBE7647AB"/>
      <w:bookmarkStart w:id="409" w:name="BKM_DE525394_F288_4E7F_AF29_CF676A7FB892"/>
      <w:bookmarkStart w:id="410" w:name="BKM_BDA40AB6_6C56_4E4F_9588_C051912996DC"/>
      <w:bookmarkStart w:id="411" w:name="BKM_2209CF72_C0AB_47F3_BB22_4A2E8334027A"/>
      <w:bookmarkStart w:id="412" w:name="BKM_BD7868DF_0409_467D_8844_EE4674C50774"/>
      <w:bookmarkStart w:id="413" w:name="BKM_674A1294_59BE_4203_9B03_BC5D6023992F"/>
      <w:bookmarkStart w:id="414" w:name="BKM_A1B86BC0_3316_46AB_8D32_7786DFA0771F"/>
      <w:bookmarkStart w:id="415" w:name="BKM_5ED9FA7F_347C_499C_BF86_2B88071AD840"/>
      <w:bookmarkStart w:id="416" w:name="BKM_EC7555C0_681D_45F5_BEFB_0F7BFDEF3CFB"/>
      <w:bookmarkStart w:id="417" w:name="BKM_36C08EC9_BB32_4BDE_99FD_336AAA2512BB"/>
      <w:bookmarkStart w:id="418" w:name="BKM_34B08950_B320_4DCA_B7B3_801822442BA1"/>
      <w:bookmarkStart w:id="419" w:name="BKM_1D369827_5E0B_4F3B_99DE_498DE4F4D001"/>
      <w:bookmarkStart w:id="420" w:name="BKM_42115B02_1C56_42D6_B0AA_D6174F756E65"/>
      <w:bookmarkStart w:id="421" w:name="BKM_401A0B2C_FBFD_43E2_BC4F_F4876D6A55A5"/>
      <w:bookmarkStart w:id="422" w:name="BKM_AA3C91BB_B0F8_4E56_A1E5_9C3530C146AE"/>
      <w:bookmarkStart w:id="423" w:name="BKM_C202EED3_CA3B_4848_8F51_4E4216E311CB"/>
      <w:bookmarkStart w:id="424" w:name="BKM_F61C54B5_53A3_4B3D_8747_890B595FF05F"/>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4D90096" w14:textId="77777777" w:rsidR="00D14AF0" w:rsidRDefault="00D14AF0" w:rsidP="00CA3AC5">
      <w:pPr>
        <w:pStyle w:val="Heading3"/>
        <w:rPr>
          <w:lang w:val="en-CA"/>
        </w:rPr>
      </w:pPr>
      <w:bookmarkStart w:id="425" w:name="_Toc452643153"/>
      <w:r w:rsidRPr="00D14AF0">
        <w:rPr>
          <w:lang w:val="en-CA"/>
        </w:rPr>
        <w:t>S</w:t>
      </w:r>
      <w:bookmarkStart w:id="426" w:name="BKM_A518DA4F_2CA4_4758_BC7A_4790DC092913"/>
      <w:bookmarkEnd w:id="426"/>
      <w:r w:rsidRPr="00D14AF0">
        <w:rPr>
          <w:lang w:val="en-CA"/>
        </w:rPr>
        <w:t>iteObservationView</w:t>
      </w:r>
      <w:bookmarkEnd w:id="42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AU" w:eastAsia="en-AU"/>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F02ED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values are </w:t>
      </w:r>
      <w:r w:rsidR="00D14AF0"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74D5F49A" w14:textId="0F37FC20" w:rsidR="009D64DE" w:rsidRDefault="009D64DE" w:rsidP="009D64DE">
      <w:pPr>
        <w:pStyle w:val="Heading4"/>
        <w:rPr>
          <w:lang w:val="en-CA"/>
        </w:rPr>
      </w:pPr>
      <w:r>
        <w:rPr>
          <w:lang w:val="en-CA"/>
        </w:rPr>
        <w:t>Mapping</w:t>
      </w:r>
    </w:p>
    <w:p w14:paraId="4F15B7C6" w14:textId="77777777" w:rsidR="009D64DE" w:rsidRDefault="009D64DE" w:rsidP="00D14AF0">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9D64DE" w:rsidRPr="009D64DE" w14:paraId="41D8AAE2" w14:textId="77777777" w:rsidTr="009D64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747A71BD" w14:textId="3020749F"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186A5201" w14:textId="33A2D9DC" w:rsidR="009D64DE" w:rsidRPr="009D64DE" w:rsidRDefault="009D64DE" w:rsidP="009D64D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9D64DE" w:rsidRPr="009D64DE" w14:paraId="0206197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A53B9B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1908CF5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9D64DE" w:rsidRPr="009D64DE" w14:paraId="436E264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F0C99B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6170E781" w14:textId="3D3A7A4F"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w:t>
            </w:r>
            <w:r w:rsidR="009D64DE">
              <w:rPr>
                <w:rFonts w:ascii="Consolas" w:hAnsi="Consolas" w:cs="Consolas"/>
                <w:sz w:val="18"/>
                <w:szCs w:val="18"/>
                <w:lang w:val="en-CA" w:eastAsia="en-CA"/>
              </w:rPr>
              <w:t>n</w:t>
            </w:r>
            <w:r w:rsidR="009D64DE" w:rsidRPr="009D64DE">
              <w:rPr>
                <w:rFonts w:ascii="Consolas" w:hAnsi="Consolas" w:cs="Consolas"/>
                <w:sz w:val="18"/>
                <w:szCs w:val="18"/>
                <w:lang w:val="en-CA" w:eastAsia="en-CA"/>
              </w:rPr>
              <w:t>ame</w:t>
            </w:r>
            <w:r w:rsidR="009D64DE">
              <w:rPr>
                <w:rFonts w:ascii="Consolas" w:hAnsi="Consolas" w:cs="Consolas"/>
                <w:sz w:val="18"/>
                <w:szCs w:val="18"/>
                <w:lang w:val="en-CA" w:eastAsia="en-CA"/>
              </w:rPr>
              <w:t xml:space="preserve"> </w:t>
            </w:r>
            <w:r w:rsidR="0084272F">
              <w:rPr>
                <w:rFonts w:ascii="Consolas" w:hAnsi="Consolas" w:cs="Consolas"/>
                <w:sz w:val="18"/>
                <w:szCs w:val="18"/>
                <w:vertAlign w:val="superscript"/>
              </w:rPr>
              <w:t>4</w:t>
            </w:r>
            <w:r>
              <w:rPr>
                <w:rFonts w:ascii="Consolas" w:hAnsi="Consolas" w:cs="Consolas"/>
                <w:sz w:val="18"/>
                <w:szCs w:val="18"/>
                <w:vertAlign w:val="superscript"/>
              </w:rPr>
              <w:t xml:space="preserve"> </w:t>
            </w:r>
            <w:r w:rsidRPr="00ED1DE6">
              <w:rPr>
                <w:rFonts w:ascii="Consolas" w:hAnsi="Consolas" w:cs="Consolas"/>
                <w:sz w:val="18"/>
                <w:szCs w:val="18"/>
                <w:vertAlign w:val="superscript"/>
              </w:rPr>
              <w:t>1</w:t>
            </w:r>
          </w:p>
        </w:tc>
      </w:tr>
      <w:tr w:rsidR="009D64DE" w:rsidRPr="009D64DE" w14:paraId="74D8FE41"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FCA55"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1FC21CD6" w14:textId="7FE4EA44"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49E434F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39EEC83"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2E442D1" w14:textId="6692B082"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7332B196"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D1279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3CE9DF92"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9D64DE" w:rsidRPr="009D64DE" w14:paraId="2A1257D1"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AD3C79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99DE978" w14:textId="0772EB9D"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00284510" w:rsidRPr="00ED1DE6">
              <w:rPr>
                <w:rFonts w:ascii="Consolas" w:hAnsi="Consolas" w:cs="Consolas"/>
                <w:sz w:val="18"/>
                <w:szCs w:val="18"/>
                <w:vertAlign w:val="superscript"/>
              </w:rPr>
              <w:t>1</w:t>
            </w:r>
          </w:p>
        </w:tc>
      </w:tr>
      <w:tr w:rsidR="009D64DE" w:rsidRPr="009D64DE" w14:paraId="41F49A17"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CBFC1B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0378878B" w14:textId="1BBB4F1C"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9D64DE" w:rsidRPr="009D64DE" w14:paraId="3B5365B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C83FD7"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04612FE" w14:textId="75CC96FE"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9D64DE" w:rsidRPr="009D64DE" w14:paraId="4830013C"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972670B"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04E7B5A4" w14:textId="580582A3" w:rsidR="009D64DE" w:rsidRPr="009D64DE" w:rsidRDefault="00284510"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9D64DE" w:rsidRPr="009D64DE" w14:paraId="64D1D16B"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4AC3E86"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0EE791D2" w14:textId="33D9AECE"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55F4E38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05BF58C"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42E7E97B"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9D64DE" w:rsidRPr="009D64DE" w14:paraId="3452E440"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CAB08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30E3F5A1"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9D64DE" w:rsidRPr="009D64DE" w14:paraId="4E9145DD"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B0B3F04"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297D7F81" w14:textId="11DC2E2E"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251AF415"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6320C7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39163C7A" w14:textId="4183E2FF"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561BAA6B"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612825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5F1F7D6D" w14:textId="7B41D535"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0FA9E688"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E65B35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1E9D3293"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9D64DE" w:rsidRPr="009D64DE" w14:paraId="59506074"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3FD9A92"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331F782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9D64DE" w:rsidRPr="009D64DE" w14:paraId="060EB59F"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B91338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0C71D540"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9D64DE" w:rsidRPr="009D64DE" w14:paraId="6FC7B8CF" w14:textId="77777777" w:rsidTr="00F02E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1E7847F1"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6CB9DA"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0508E54" w14:textId="77777777" w:rsidR="009D64DE" w:rsidRDefault="009D64DE" w:rsidP="009D64DE">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56FB678C" w14:textId="77777777" w:rsidR="0084272F" w:rsidRDefault="0084272F" w:rsidP="009D64DE">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09612B53" w14:textId="68528920" w:rsidR="00284510" w:rsidRPr="009D64DE" w:rsidRDefault="00284510" w:rsidP="009D64DE">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254837C0" w14:textId="77777777" w:rsidR="009D64DE" w:rsidRDefault="009D64DE"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27"/>
      <w:r>
        <w:rPr>
          <w:lang w:val="en-CA"/>
        </w:rPr>
        <w:t>3986</w:t>
      </w:r>
      <w:commentRangeEnd w:id="427"/>
      <w:r>
        <w:rPr>
          <w:rStyle w:val="CommentReference"/>
        </w:rPr>
        <w:commentReference w:id="42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428"/>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428"/>
            <w:r w:rsidR="00637CC9">
              <w:rPr>
                <w:rStyle w:val="CommentReference"/>
                <w:rFonts w:ascii="Times New Roman" w:eastAsia="Times New Roman" w:hAnsi="Times New Roman"/>
                <w:lang w:val="en-US" w:eastAsia="en-US"/>
              </w:rPr>
              <w:commentReference w:id="428"/>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429"/>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42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429"/>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430" w:name="BKM_EC69FC11_247D_4B96_A882_7E9D1AD588E0"/>
      <w:bookmarkStart w:id="431" w:name="BKM_ADCD2F69_DA9B_47AD_AAD9_CD10F85583D7"/>
      <w:bookmarkStart w:id="432" w:name="BKM_07E8099B_7BEC_4F52_A9CB_2057EB65CA46"/>
      <w:bookmarkStart w:id="433" w:name="BKM_803B49B5_5346_4ECB_84C0_E9285F22A260"/>
      <w:bookmarkStart w:id="434" w:name="BKM_EF622FE6_F231_4466_80B5_7C9E00C1AF26"/>
      <w:bookmarkStart w:id="435" w:name="BKM_314D3BAE_F7C9_4B36_ADB6_C72D030F3753"/>
      <w:bookmarkStart w:id="436" w:name="BKM_39715309_7964_43D3_8714_66E5FE3F5A42"/>
      <w:bookmarkStart w:id="437" w:name="BKM_154B13F8_8CD9_473E_98B5_93572A0EB3BB"/>
      <w:bookmarkStart w:id="438" w:name="BKM_2C39BB23_51CD_4C07_BC3D_DFD062118A45"/>
      <w:bookmarkStart w:id="439" w:name="BKM_60CAAB90_52E0_4214_AE69_D0060C7423ED"/>
      <w:bookmarkStart w:id="440" w:name="BKM_E7AC1443_775C_4DF5_9107_5B1DF4E1D651"/>
      <w:bookmarkStart w:id="441" w:name="BKM_EF3CAFA8_84A6_43F7_816F_7C74C3A3DFE7"/>
      <w:bookmarkStart w:id="442" w:name="BKM_71BA9B79_BC0A_41B7_9630_0B047D9D4660"/>
      <w:bookmarkStart w:id="443" w:name="BKM_9A13DBF6_70E2_469B_9B7C_F26D7AD812B4"/>
      <w:bookmarkStart w:id="444" w:name="BKM_9A6DFACA_1D0A_423A_BF5D_1157B46A0AC1"/>
      <w:bookmarkStart w:id="445" w:name="BKM_33E68653_BDB1_481F_9DFE_82E9A91DF147"/>
      <w:bookmarkStart w:id="446" w:name="BKM_F3F9B426_BC9F_4BBA_B792_A96166218E9B"/>
      <w:bookmarkStart w:id="447" w:name="BKM_86911221_5DFE_449B_9D0A_484F8F57F8F9"/>
      <w:bookmarkStart w:id="448" w:name="BKM_07EEDF2F_1AA2_45F8_B145_4B7F189B0502"/>
      <w:bookmarkStart w:id="449" w:name="BKM_4A997C54_C45D_4E40_AC91_CE1E1615770B"/>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r>
        <w:br w:type="page"/>
      </w:r>
    </w:p>
    <w:p w14:paraId="76CB06FE" w14:textId="703FBDD5" w:rsidR="009B3BBD" w:rsidRDefault="009B3BBD" w:rsidP="00BA6B31">
      <w:pPr>
        <w:pStyle w:val="Heading2"/>
        <w:rPr>
          <w:lang w:val="en-CA"/>
        </w:rPr>
      </w:pPr>
      <w:bookmarkStart w:id="450" w:name="_Toc452643154"/>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450"/>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451"/>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451"/>
      <w:r w:rsidR="00DE3D18">
        <w:rPr>
          <w:rStyle w:val="CommentReference"/>
        </w:rPr>
        <w:commentReference w:id="451"/>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AU" w:eastAsia="en-AU"/>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452" w:name="BKM_3984A24A_BE4B_45BE_838C_7F640CC5FF3F"/>
      <w:bookmarkStart w:id="453" w:name="BKM_54F8D6E7_019E_4198_A5F7_8396FC39C316"/>
      <w:bookmarkStart w:id="454" w:name="BKM_FF60F6A1_68A6_4CC7_A4D7_1484826F284D"/>
      <w:bookmarkStart w:id="455" w:name="BKM_F6F26F14_293C_49D0_A8BA_E7C8B18052A4"/>
      <w:bookmarkStart w:id="456" w:name="BKM_BFF13014_D294_4162_870D_8C389253B42F"/>
      <w:bookmarkStart w:id="457" w:name="BKM_5E0576AE_899E_4630_AE79_247020186922"/>
      <w:bookmarkStart w:id="458" w:name="BKM_F1BB51E9_D13E_42AE_BE59_3E8556BDCA72"/>
      <w:bookmarkStart w:id="459" w:name="BKM_C0A3056D_FA18_4027_BE04_0AFA3C2B5BD7"/>
      <w:bookmarkStart w:id="460" w:name="BKM_ADC178F9_ED86_418A_BFAF_BD9ADC797FBD"/>
      <w:bookmarkStart w:id="461" w:name="BKM_8E1E3CAB_4A91_4093_A75E_AEF4FCA7FA5B"/>
      <w:bookmarkStart w:id="462" w:name="BKM_64F0A908_3403_4D0B_88AD_EE7134C39157"/>
      <w:bookmarkStart w:id="463" w:name="BKM_F047E096_3391_4C83_A31D_8616A9B842C5"/>
      <w:bookmarkStart w:id="464" w:name="BKM_DA68D8E9_7B0C_48EF_8619_7221101DC5F1"/>
      <w:bookmarkStart w:id="465" w:name="_Toc452643155"/>
      <w:bookmarkEnd w:id="452"/>
      <w:bookmarkEnd w:id="453"/>
      <w:bookmarkEnd w:id="454"/>
      <w:bookmarkEnd w:id="455"/>
      <w:bookmarkEnd w:id="456"/>
      <w:bookmarkEnd w:id="457"/>
      <w:bookmarkEnd w:id="458"/>
      <w:bookmarkEnd w:id="459"/>
      <w:bookmarkEnd w:id="460"/>
      <w:bookmarkEnd w:id="461"/>
      <w:bookmarkEnd w:id="462"/>
      <w:bookmarkEnd w:id="463"/>
      <w:bookmarkEnd w:id="464"/>
      <w:r>
        <w:rPr>
          <w:lang w:val="en-CA"/>
        </w:rPr>
        <w:t xml:space="preserve">Geology </w:t>
      </w:r>
      <w:r w:rsidR="006619B2">
        <w:rPr>
          <w:lang w:val="en-CA"/>
        </w:rPr>
        <w:t>B</w:t>
      </w:r>
      <w:r>
        <w:rPr>
          <w:lang w:val="en-CA"/>
        </w:rPr>
        <w:t>asic</w:t>
      </w:r>
      <w:bookmarkEnd w:id="465"/>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466"/>
      <w:r w:rsidR="00174A58">
        <w:rPr>
          <w:lang w:val="en-CA"/>
        </w:rPr>
        <w:t>sub-</w:t>
      </w:r>
      <w:r w:rsidRPr="00E3407C">
        <w:rPr>
          <w:lang w:val="en-CA"/>
        </w:rPr>
        <w:t xml:space="preserve">package </w:t>
      </w:r>
      <w:commentRangeEnd w:id="466"/>
      <w:r w:rsidR="00174A58">
        <w:rPr>
          <w:rStyle w:val="CommentReference"/>
        </w:rPr>
        <w:commentReference w:id="46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AU" w:eastAsia="en-AU"/>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467" w:name="_Ref439843623"/>
      <w:r>
        <w:t xml:space="preserve">Figure </w:t>
      </w:r>
      <w:r>
        <w:fldChar w:fldCharType="begin"/>
      </w:r>
      <w:r>
        <w:instrText xml:space="preserve"> SEQ Figure \* ARABIC </w:instrText>
      </w:r>
      <w:r>
        <w:fldChar w:fldCharType="separate"/>
      </w:r>
      <w:proofErr w:type="gramStart"/>
      <w:r w:rsidR="00F02ED9">
        <w:rPr>
          <w:noProof/>
        </w:rPr>
        <w:t>20</w:t>
      </w:r>
      <w:r>
        <w:fldChar w:fldCharType="end"/>
      </w:r>
      <w:bookmarkEnd w:id="467"/>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AU" w:eastAsia="en-AU"/>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468" w:name="BKM_6A81087A_0778_4235_8F6A_3CADBB0E9016"/>
      <w:bookmarkEnd w:id="46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469"/>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469"/>
      <w:r>
        <w:rPr>
          <w:rStyle w:val="CommentReference"/>
        </w:rPr>
        <w:commentReference w:id="46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470" w:name="_Ref440112192"/>
      <w:proofErr w:type="gramStart"/>
      <w:r>
        <w:rPr>
          <w:lang w:val="en-CA"/>
        </w:rPr>
        <w:t>p</w:t>
      </w:r>
      <w:r w:rsidR="00C97318" w:rsidRPr="00C97318">
        <w:rPr>
          <w:lang w:val="en-CA"/>
        </w:rPr>
        <w:t>urpose</w:t>
      </w:r>
      <w:bookmarkEnd w:id="47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471"/>
      <w:proofErr w:type="gramStart"/>
      <w:r w:rsidRPr="00C97318">
        <w:rPr>
          <w:lang w:val="en-CA"/>
        </w:rPr>
        <w:t>Scoped name because intention is asserted by author of the data instance.</w:t>
      </w:r>
      <w:commentRangeEnd w:id="471"/>
      <w:proofErr w:type="gramEnd"/>
      <w:r>
        <w:rPr>
          <w:rStyle w:val="CommentReference"/>
        </w:rPr>
        <w:commentReference w:id="47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472"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47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47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473"/>
            <w:r>
              <w:rPr>
                <w:rStyle w:val="CommentReference"/>
                <w:rFonts w:ascii="Times New Roman" w:eastAsia="Times New Roman" w:hAnsi="Times New Roman"/>
                <w:lang w:val="en-US" w:eastAsia="en-US"/>
              </w:rPr>
              <w:commentReference w:id="473"/>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474"/>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475"/>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475"/>
      <w:r w:rsidR="00D24007">
        <w:rPr>
          <w:rStyle w:val="CommentReference"/>
        </w:rPr>
        <w:commentReference w:id="475"/>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476"/>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476"/>
      <w:r w:rsidR="00F25A29">
        <w:rPr>
          <w:rStyle w:val="CommentReference"/>
        </w:rPr>
        <w:commentReference w:id="476"/>
      </w:r>
    </w:p>
    <w:p w14:paraId="3E406639" w14:textId="77777777" w:rsidR="00D10719" w:rsidRDefault="00D10719" w:rsidP="00ED2525">
      <w:bookmarkStart w:id="477" w:name="BKM_F1244213_660C_4D77_8475_08F73D4EC81C"/>
      <w:bookmarkStart w:id="478" w:name="BKM_3B089F6A_116B_4A4A_91A0_17A52F7181FF"/>
      <w:bookmarkStart w:id="479" w:name="BKM_26B10141_733E_4FC5_A8B6_E0EA8C9C1A8A"/>
      <w:bookmarkEnd w:id="477"/>
      <w:bookmarkEnd w:id="478"/>
      <w:bookmarkEnd w:id="479"/>
    </w:p>
    <w:p w14:paraId="6F9F37DE" w14:textId="77777777" w:rsidR="00ED2525" w:rsidRDefault="001050D1" w:rsidP="001050D1">
      <w:pPr>
        <w:pStyle w:val="Heading4"/>
      </w:pPr>
      <w:r>
        <w:t>MappedFeature</w:t>
      </w:r>
    </w:p>
    <w:p w14:paraId="4A2F318A" w14:textId="77777777" w:rsidR="00E52A0E" w:rsidRDefault="00E52A0E" w:rsidP="001050D1"/>
    <w:p w14:paraId="0F8C5892" w14:textId="118E1DAC"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480"/>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w:t>
      </w:r>
      <w:commentRangeEnd w:id="480"/>
      <w:r w:rsidR="00BA23FE">
        <w:rPr>
          <w:rStyle w:val="CommentReference"/>
        </w:rPr>
        <w:commentReference w:id="48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DA0A6FE" w:rsidR="00E52A0E" w:rsidRDefault="00E52A0E" w:rsidP="001050D1">
      <w:r>
        <w:t xml:space="preserve">The </w:t>
      </w:r>
      <w:r w:rsidR="005C137B">
        <w:t xml:space="preserve">specification </w:t>
      </w:r>
      <w:r>
        <w:t>association identifies what notiona</w:t>
      </w:r>
      <w:r w:rsidR="000E100B">
        <w:t>l feature is being mapped.  The</w:t>
      </w:r>
      <w:r>
        <w:t xml:space="preserve"> specification </w:t>
      </w:r>
      <w:r w:rsidR="000E100B">
        <w:t xml:space="preserve">association </w:t>
      </w:r>
      <w:r>
        <w:t xml:space="preserve">does not constrain what kind of feature can be represented, but for typical geological </w:t>
      </w:r>
      <w:r w:rsidR="000E100B">
        <w:t>maps</w:t>
      </w:r>
      <w:r>
        <w:t xml:space="preserve">,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lastRenderedPageBreak/>
        <w:t xml:space="preserve">  </w:t>
      </w:r>
    </w:p>
    <w:p w14:paraId="19D77633" w14:textId="77777777" w:rsidR="001050D1" w:rsidRDefault="001050D1" w:rsidP="001050D1">
      <w:pPr>
        <w:pStyle w:val="ListParagraph"/>
        <w:numPr>
          <w:ilvl w:val="0"/>
          <w:numId w:val="15"/>
        </w:numPr>
      </w:pPr>
      <w:commentRangeStart w:id="481"/>
      <w:commentRangeStart w:id="482"/>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481"/>
      <w:r w:rsidR="00EA3CAB">
        <w:rPr>
          <w:rStyle w:val="CommentReference"/>
        </w:rPr>
        <w:commentReference w:id="481"/>
      </w:r>
      <w:commentRangeEnd w:id="482"/>
      <w:r w:rsidR="00B109F3">
        <w:rPr>
          <w:rStyle w:val="CommentReference"/>
        </w:rPr>
        <w:commentReference w:id="482"/>
      </w:r>
    </w:p>
    <w:p w14:paraId="5AD2AC20" w14:textId="77777777" w:rsidR="001050D1" w:rsidRDefault="001050D1" w:rsidP="001050D1"/>
    <w:p w14:paraId="5F2228E1" w14:textId="77777777" w:rsidR="00ED2525" w:rsidRDefault="001050D1" w:rsidP="001050D1">
      <w:commentRangeStart w:id="48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83"/>
      <w:r w:rsidR="00E52A0E">
        <w:rPr>
          <w:rStyle w:val="CommentReference"/>
        </w:rPr>
        <w:commentReference w:id="483"/>
      </w:r>
    </w:p>
    <w:p w14:paraId="3C873719" w14:textId="03E9908B" w:rsidR="002E694E" w:rsidRDefault="00507F3E" w:rsidP="007F03F0">
      <w:pPr>
        <w:pStyle w:val="Heading5"/>
        <w:rPr>
          <w:lang w:val="en-CA"/>
        </w:rPr>
      </w:pPr>
      <w:bookmarkStart w:id="484" w:name="BKM_FD0714CD_89E3_4F6A_B187_CB7A50E6C5C0"/>
      <w:bookmarkEnd w:id="484"/>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485"/>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485"/>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485"/>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486" w:name="BKM_37DE5892_2942_443B_A8C3_8C1AB5CBE877"/>
      <w:bookmarkStart w:id="487" w:name="BKM_6B3E10C1_3AAE_4196_94F0_B9A235705FCC"/>
      <w:bookmarkStart w:id="488" w:name="BKM_1FCE659F_6DE4_40C1_996C_C1E6E981D3A0"/>
      <w:bookmarkStart w:id="489" w:name="BKM_E9804216_8300_4609_B607_127F0178BAB6"/>
      <w:bookmarkStart w:id="490" w:name="BKM_E3A6BA8A_712F_4182_95C4_285048E21544"/>
      <w:bookmarkStart w:id="491" w:name="BKM_2EB23880_DDF1_4995_AB7F_3DC0E40E7A89"/>
      <w:bookmarkEnd w:id="486"/>
      <w:bookmarkEnd w:id="487"/>
      <w:bookmarkEnd w:id="488"/>
      <w:bookmarkEnd w:id="489"/>
      <w:bookmarkEnd w:id="490"/>
      <w:bookmarkEnd w:id="491"/>
    </w:p>
    <w:p w14:paraId="7D4ABF8F" w14:textId="77777777" w:rsidR="00884FA7" w:rsidRDefault="00F92942" w:rsidP="00856F51">
      <w:pPr>
        <w:pStyle w:val="Heading4"/>
      </w:pPr>
      <w:bookmarkStart w:id="492" w:name="_Ref440800006"/>
      <w:r>
        <w:t>GeologicUnit</w:t>
      </w:r>
      <w:bookmarkEnd w:id="492"/>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w:t>
      </w:r>
      <w:r>
        <w:lastRenderedPageBreak/>
        <w:t>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AU" w:eastAsia="en-AU"/>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lastRenderedPageBreak/>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493"/>
      <w:proofErr w:type="gramStart"/>
      <w:r>
        <w:t>Scoped name because classification is asserted, not based on observational data.</w:t>
      </w:r>
      <w:commentRangeEnd w:id="493"/>
      <w:proofErr w:type="gramEnd"/>
      <w:r>
        <w:rPr>
          <w:rStyle w:val="CommentReference"/>
        </w:rPr>
        <w:commentReference w:id="493"/>
      </w:r>
    </w:p>
    <w:p w14:paraId="55BAC2B5" w14:textId="35056461" w:rsidR="00CE526C" w:rsidRDefault="00CE526C" w:rsidP="00CE526C">
      <w:r>
        <w:t>Examples: group, subgroup, formation, member, bed, intrusion, complex, batholith</w:t>
      </w:r>
    </w:p>
    <w:p w14:paraId="3AD4A32E" w14:textId="70BCCC18" w:rsidR="00CE526C" w:rsidRDefault="00B109F3" w:rsidP="007F03F0">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4F79FA40" w14:textId="77777777" w:rsidR="00291871" w:rsidRPr="007F03F0" w:rsidRDefault="00291871">
      <w:pPr>
        <w:rPr>
          <w:lang w:val="en-CA"/>
        </w:rPr>
      </w:pPr>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494" w:name="BKM_A1329A5F_042F_4AF8_BF84_0B471B65BC55"/>
      <w:bookmarkStart w:id="495" w:name="BKM_7F4D7787_7293_418E_8B38_1A72EA1F4CC0"/>
      <w:bookmarkStart w:id="496" w:name="_Ref440064217"/>
      <w:bookmarkEnd w:id="494"/>
      <w:bookmarkEnd w:id="495"/>
      <w:r>
        <w:t>GeologicUnitHierarchy</w:t>
      </w:r>
      <w:bookmarkEnd w:id="496"/>
    </w:p>
    <w:p w14:paraId="69BB7268" w14:textId="77777777" w:rsidR="00A07C65" w:rsidRDefault="00A07C65" w:rsidP="00ED2525"/>
    <w:p w14:paraId="4A6EC43A" w14:textId="44994958" w:rsidR="00B62995" w:rsidRDefault="00B62995" w:rsidP="00B62995">
      <w:r w:rsidRPr="00F92942">
        <w:lastRenderedPageBreak/>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497"/>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497"/>
      <w:r w:rsidR="007B3482">
        <w:rPr>
          <w:rStyle w:val="CommentReference"/>
        </w:rPr>
        <w:commentReference w:id="497"/>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498" w:name="BKM_F1AE88A3_ADC1_4E05_8AA4_DF5F90DB4C60"/>
      <w:bookmarkStart w:id="499" w:name="BKM_C5C77165_16DE_4DA6_948B_748CCB10594C"/>
      <w:bookmarkEnd w:id="498"/>
      <w:bookmarkEnd w:id="499"/>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3"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500" w:name="BKM_D0CF8372_E2E7_44FE_8452_567F1CFF1C66"/>
      <w:bookmarkStart w:id="501" w:name="BKM_F115EB74_32B6_4EFC_8D26_C2D2AD40E6EB"/>
      <w:bookmarkStart w:id="502" w:name="_Ref440800018"/>
      <w:bookmarkEnd w:id="500"/>
      <w:bookmarkEnd w:id="501"/>
      <w:r>
        <w:t>EarthMaterial</w:t>
      </w:r>
      <w:bookmarkEnd w:id="502"/>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AU" w:eastAsia="en-AU"/>
        </w:rPr>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lastRenderedPageBreak/>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w:t>
      </w:r>
      <w:commentRangeStart w:id="503"/>
      <w:r>
        <w:t>and it shares the same vocabulary (instance, typicalNorm, identifyingNorm)</w:t>
      </w:r>
      <w:commentRangeEnd w:id="503"/>
      <w:r>
        <w:rPr>
          <w:rStyle w:val="CommentReference"/>
        </w:rPr>
        <w:commentReference w:id="503"/>
      </w:r>
      <w:r w:rsidR="00BA5AB0">
        <w:t>.</w:t>
      </w:r>
    </w:p>
    <w:p w14:paraId="3E150316" w14:textId="1FA1E64B" w:rsidR="00A47566" w:rsidRPr="00D970E9" w:rsidRDefault="005F410E" w:rsidP="007F03F0">
      <w:pPr>
        <w:pStyle w:val="Heading5"/>
        <w:rPr>
          <w:lang w:val="en-CA"/>
        </w:rPr>
      </w:pPr>
      <w:bookmarkStart w:id="504" w:name="BKM_BD5C03BF_666A_4A06_9108_21CA3469AFBC"/>
      <w:bookmarkEnd w:id="504"/>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505" w:name="BKM_18D25AC3_6FC0_4C65_A8A5_F0142E2E6CE0"/>
      <w:bookmarkStart w:id="506" w:name="BKM_18EC1705_589B_4DEF_A044_9A1610E567B6"/>
      <w:bookmarkStart w:id="507" w:name="BKM_69643EA7_2142_46B5_9F91_BA2962E773C2"/>
      <w:bookmarkEnd w:id="505"/>
      <w:bookmarkEnd w:id="506"/>
      <w:bookmarkEnd w:id="50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508" w:name="BKM_0198932B_28DD_424D_8B50_FABE0D235C84"/>
      <w:bookmarkStart w:id="509" w:name="BKM_7A5570E9_5272_4DAD_BC83_4E0D06E5C57A"/>
      <w:bookmarkStart w:id="510" w:name="_Toc452643156"/>
      <w:bookmarkEnd w:id="508"/>
      <w:bookmarkEnd w:id="509"/>
      <w:r>
        <w:lastRenderedPageBreak/>
        <w:t>Geologic Event</w:t>
      </w:r>
      <w:bookmarkEnd w:id="51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511"/>
      <w:r w:rsidR="00F20F81">
        <w:t>(a.k.a, Steno laws; Steno, 1669)</w:t>
      </w:r>
      <w:commentRangeEnd w:id="511"/>
      <w:r w:rsidR="0034572C">
        <w:rPr>
          <w:rStyle w:val="CommentReference"/>
        </w:rPr>
        <w:commentReference w:id="511"/>
      </w:r>
      <w:r w:rsidR="00BA5AB0">
        <w:t>.</w:t>
      </w:r>
    </w:p>
    <w:p w14:paraId="03FE6CA6" w14:textId="77777777" w:rsidR="00B537EA" w:rsidRDefault="00B537EA" w:rsidP="00856F51"/>
    <w:p w14:paraId="3DACF261" w14:textId="08902189" w:rsidR="00B537EA" w:rsidRDefault="00F658C5" w:rsidP="00B537EA">
      <w:pPr>
        <w:keepNext/>
      </w:pPr>
      <w:r>
        <w:rPr>
          <w:noProof/>
          <w:lang w:val="en-AU" w:eastAsia="en-AU"/>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512" w:name="BKM_0E4402F5_70D7_41B4_8F46_2909F6D349A5"/>
      <w:bookmarkEnd w:id="512"/>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lastRenderedPageBreak/>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513" w:name="BKM_E578F2B2_741C_4353_B7F8_02F0AE878A52"/>
      <w:bookmarkStart w:id="514" w:name="BKM_B4649898_DB40_445B_BA02_FB50DB166B1F"/>
      <w:bookmarkStart w:id="515" w:name="BKM_97F5720D_724D_44A6_8C82_6D7A6D6B5F0E"/>
      <w:bookmarkStart w:id="516" w:name="BKM_94B4A111_399A_4144_8BC6_D1BBA5249175"/>
      <w:bookmarkStart w:id="517" w:name="BKM_23198178_9024_4323_9F34_11F193914E4D"/>
      <w:bookmarkStart w:id="518" w:name="BKM_669B19C2_AABA_42AD_8B76_978659231695"/>
      <w:bookmarkEnd w:id="513"/>
      <w:bookmarkEnd w:id="514"/>
      <w:bookmarkEnd w:id="515"/>
      <w:bookmarkEnd w:id="516"/>
      <w:bookmarkEnd w:id="517"/>
      <w:bookmarkEnd w:id="51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519" w:name="BKM_6B9E4BC3_EF2C_43B8_97EF_B6AD57F690A4"/>
      <w:bookmarkStart w:id="520" w:name="BKM_2ED006FF_62EF_4E32_BE1A_054C3322F7C1"/>
      <w:bookmarkStart w:id="521" w:name="BKM_BE4D4818_8828_40DD_8E59_5906619F59A7"/>
      <w:bookmarkStart w:id="522" w:name="_Toc452643157"/>
      <w:bookmarkEnd w:id="519"/>
      <w:bookmarkEnd w:id="520"/>
      <w:bookmarkEnd w:id="521"/>
      <w:r>
        <w:t>Geologic Structure</w:t>
      </w:r>
      <w:bookmarkEnd w:id="52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23"/>
      <w:r w:rsidRPr="00CF6174">
        <w:t xml:space="preserve">inhomogeneities </w:t>
      </w:r>
      <w:commentRangeEnd w:id="523"/>
      <w:r>
        <w:rPr>
          <w:rStyle w:val="CommentReference"/>
        </w:rPr>
        <w:commentReference w:id="523"/>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AU" w:eastAsia="en-AU"/>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524" w:name="_Ref440800034"/>
      <w:r>
        <w:t>GeologicStructure</w:t>
      </w:r>
      <w:bookmarkEnd w:id="524"/>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525"/>
      <w:r>
        <w:t>Bedding measured as discrete surfaces in the case that those are the feature of interest (e.g. individual cross set surfaces for paleocurrent analysis) should be represented here.</w:t>
      </w:r>
      <w:commentRangeEnd w:id="525"/>
      <w:r w:rsidR="005D6D19">
        <w:rPr>
          <w:rStyle w:val="CommentReference"/>
        </w:rPr>
        <w:commentReference w:id="525"/>
      </w:r>
    </w:p>
    <w:p w14:paraId="0051FF29" w14:textId="1258F699" w:rsidR="008B7091" w:rsidRDefault="00F658C5" w:rsidP="008B7091">
      <w:pPr>
        <w:keepNext/>
      </w:pPr>
      <w:r>
        <w:rPr>
          <w:noProof/>
          <w:lang w:val="en-AU" w:eastAsia="en-AU"/>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526" w:name="BKM_1A59C48F_A7B9_4BDC_B008_53504A772FCF"/>
      <w:bookmarkEnd w:id="526"/>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527" w:name="BKM_F722D1E4_88A1_4807_BB66_32AB9BD44381"/>
      <w:bookmarkEnd w:id="527"/>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528"/>
      <w:r w:rsidRPr="008B7091">
        <w:t xml:space="preserve">GeologicStructure </w:t>
      </w:r>
      <w:commentRangeEnd w:id="528"/>
      <w:r w:rsidR="005D6D19">
        <w:rPr>
          <w:rStyle w:val="CommentReference"/>
        </w:rPr>
        <w:commentReference w:id="528"/>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AU" w:eastAsia="en-AU"/>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529" w:name="BKM_1562D6E5_754D_41F1_8BCA_821E81C1C77B"/>
      <w:bookmarkStart w:id="530" w:name="BKM_2577AA17_B965_493F_8575_D32112AD8348"/>
      <w:bookmarkEnd w:id="529"/>
      <w:bookmarkEnd w:id="530"/>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AU" w:eastAsia="en-AU"/>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531" w:name="BKM_22F72D69_6FF6_4012_89A7_3FFAC0091563"/>
      <w:bookmarkEnd w:id="531"/>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532" w:name="BKM_D602E51F_1A69_4732_803D_A550C06800AD"/>
      <w:bookmarkStart w:id="533" w:name="_Ref440799060"/>
      <w:bookmarkEnd w:id="532"/>
      <w:r>
        <w:t>ShearDisplacementStructure</w:t>
      </w:r>
      <w:bookmarkEnd w:id="533"/>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AU" w:eastAsia="en-AU"/>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534" w:name="BKM_2C0BAC72_25F4_4403_B6F3_8CD29CC45162"/>
      <w:bookmarkEnd w:id="534"/>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535" w:name="BKM_6D164D9B_00C6_4467_A49F_201E1DB05D3E"/>
      <w:bookmarkStart w:id="536" w:name="_Toc452643158"/>
      <w:bookmarkEnd w:id="535"/>
      <w:r>
        <w:t>Geomorphology</w:t>
      </w:r>
      <w:bookmarkEnd w:id="536"/>
    </w:p>
    <w:p w14:paraId="54B0C7D1" w14:textId="77777777" w:rsidR="00FB057B" w:rsidRDefault="00FB057B" w:rsidP="00415CBF"/>
    <w:p w14:paraId="07C9989B" w14:textId="6FA1516C"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AU" w:eastAsia="en-AU"/>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r w:rsidR="00853941">
        <w:t>.</w:t>
      </w:r>
      <w:proofErr w:type="gramEnd"/>
    </w:p>
    <w:p w14:paraId="4464C7AB" w14:textId="42776701" w:rsidR="00C01850" w:rsidRDefault="00F658C5" w:rsidP="007F03F0">
      <w:pPr>
        <w:keepNext/>
      </w:pPr>
      <w:r>
        <w:rPr>
          <w:noProof/>
          <w:lang w:val="en-AU" w:eastAsia="en-AU"/>
        </w:rPr>
        <w:lastRenderedPageBreak/>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537" w:name="_Ref440194521"/>
      <w:r>
        <w:t xml:space="preserve">Figure </w:t>
      </w:r>
      <w:r>
        <w:fldChar w:fldCharType="begin"/>
      </w:r>
      <w:r>
        <w:instrText xml:space="preserve"> SEQ Figure \* ARABIC </w:instrText>
      </w:r>
      <w:r>
        <w:fldChar w:fldCharType="separate"/>
      </w:r>
      <w:r w:rsidR="00F02ED9">
        <w:rPr>
          <w:noProof/>
        </w:rPr>
        <w:t>31</w:t>
      </w:r>
      <w:r>
        <w:fldChar w:fldCharType="end"/>
      </w:r>
      <w:bookmarkEnd w:id="537"/>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F02ED9">
        <w:t xml:space="preserve">Figure </w:t>
      </w:r>
      <w:r w:rsidR="00F02ED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538" w:name="BKM_4E3AD03A_F983_4BE7_BAD7_D46FA41454DA"/>
      <w:bookmarkEnd w:id="538"/>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539" w:name="BKM_D58E407D_6BD7_451C_AC84_ED75498146C5"/>
      <w:bookmarkStart w:id="540" w:name="BKM_60D7A041_DA67_4836_A9CF_067E59A5AD76"/>
      <w:bookmarkEnd w:id="539"/>
      <w:bookmarkEnd w:id="540"/>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541" w:name="BKM_226E2406_CB91_4741_B565_53E336A2E054"/>
      <w:bookmarkStart w:id="542" w:name="BKM_FB2680F3_627E_464F_82B9_677F1AC277D7"/>
      <w:bookmarkStart w:id="543" w:name="_Toc452643159"/>
      <w:bookmarkEnd w:id="541"/>
      <w:bookmarkEnd w:id="542"/>
      <w:r>
        <w:rPr>
          <w:lang w:val="en-CA"/>
        </w:rPr>
        <w:t>Collection</w:t>
      </w:r>
      <w:bookmarkEnd w:id="543"/>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AU" w:eastAsia="en-AU"/>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544"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544"/>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545"/>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545"/>
      <w:r w:rsidR="003B49DD">
        <w:rPr>
          <w:rStyle w:val="CommentReference"/>
        </w:rPr>
        <w:commentReference w:id="545"/>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AU" w:eastAsia="en-AU"/>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546"/>
      <w:r>
        <w:t xml:space="preserve">(as prescribed by </w:t>
      </w:r>
      <w:r w:rsidR="004818C8">
        <w:t xml:space="preserve">ISO19136-2:2015 </w:t>
      </w:r>
      <w:r w:rsidR="00241C7C">
        <w:t>GML 3.3</w:t>
      </w:r>
      <w:r>
        <w:t xml:space="preserve">) </w:t>
      </w:r>
      <w:r>
        <w:br/>
      </w:r>
      <w:commentRangeEnd w:id="546"/>
      <w:r>
        <w:rPr>
          <w:rStyle w:val="CommentReference"/>
        </w:rPr>
        <w:commentReference w:id="546"/>
      </w:r>
      <w:r>
        <w:br/>
      </w:r>
      <w:r w:rsidR="00F658C5">
        <w:rPr>
          <w:rFonts w:ascii="Courier New" w:hAnsi="Courier New" w:cs="Courier New"/>
          <w:noProof/>
          <w:lang w:val="en-AU" w:eastAsia="en-AU"/>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547"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547"/>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548" w:name="_Toc452643160"/>
      <w:r>
        <w:rPr>
          <w:lang w:val="en-CA"/>
        </w:rPr>
        <w:t>GeoSciML Data Types</w:t>
      </w:r>
      <w:bookmarkEnd w:id="548"/>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AU" w:eastAsia="en-AU"/>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549"/>
      <w:r>
        <w:rPr>
          <w:lang w:val="en-CA"/>
        </w:rPr>
        <w:t xml:space="preserve">not impose one </w:t>
      </w:r>
      <w:commentRangeEnd w:id="549"/>
      <w:r w:rsidR="00DD26B8">
        <w:rPr>
          <w:rStyle w:val="CommentReference"/>
        </w:rPr>
        <w:commentReference w:id="549"/>
      </w:r>
      <w:r>
        <w:rPr>
          <w:lang w:val="en-CA"/>
        </w:rPr>
        <w:t>but provide</w:t>
      </w:r>
      <w:r w:rsidR="00224214">
        <w:rPr>
          <w:lang w:val="en-CA"/>
        </w:rPr>
        <w:t>s</w:t>
      </w:r>
      <w:r>
        <w:rPr>
          <w:lang w:val="en-CA"/>
        </w:rPr>
        <w:t xml:space="preserve"> a convention property to report it. </w:t>
      </w:r>
      <w:commentRangeStart w:id="55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550"/>
      <w:r>
        <w:rPr>
          <w:rStyle w:val="CommentReference"/>
        </w:rPr>
        <w:commentReference w:id="55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551" w:name="_Ref440279067"/>
      <w:proofErr w:type="gramStart"/>
      <w:r>
        <w:rPr>
          <w:lang w:val="en-CA"/>
        </w:rPr>
        <w:t>c</w:t>
      </w:r>
      <w:r w:rsidRPr="00D970E9">
        <w:rPr>
          <w:lang w:val="en-CA"/>
        </w:rPr>
        <w:t>onvention</w:t>
      </w:r>
      <w:bookmarkEnd w:id="55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552"/>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552"/>
            <w:r>
              <w:rPr>
                <w:rStyle w:val="CommentReference"/>
                <w:rFonts w:ascii="Times New Roman" w:eastAsia="Times New Roman" w:hAnsi="Times New Roman"/>
                <w:lang w:val="en-US" w:eastAsia="en-US"/>
              </w:rPr>
              <w:commentReference w:id="552"/>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553" w:name="_Ref446254520"/>
      <w:r>
        <w:t>GSML_QuantityRange</w:t>
      </w:r>
      <w:bookmarkEnd w:id="553"/>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AU" w:eastAsia="en-AU"/>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AU" w:eastAsia="en-AU"/>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554" w:name="_Toc452643161"/>
      <w:r>
        <w:rPr>
          <w:lang w:val="en-CA"/>
        </w:rPr>
        <w:t>GeoSciML basic vocabularies</w:t>
      </w:r>
      <w:bookmarkEnd w:id="554"/>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555"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555"/>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556"/>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556"/>
            <w:r w:rsidRPr="003F5AA4">
              <w:rPr>
                <w:rStyle w:val="CommentReference"/>
                <w:rFonts w:ascii="Calibri" w:hAnsi="Calibri"/>
                <w:color w:val="000000"/>
                <w:sz w:val="18"/>
                <w:szCs w:val="18"/>
              </w:rPr>
              <w:commentReference w:id="556"/>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557" w:name="_Toc452643162"/>
      <w:r>
        <w:rPr>
          <w:lang w:val="en-CA"/>
        </w:rPr>
        <w:t>Instance example</w:t>
      </w:r>
      <w:bookmarkEnd w:id="557"/>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558"/>
      <w:r w:rsidR="007F03F0">
        <w:rPr>
          <w:lang w:val="en-CA"/>
        </w:rPr>
        <w:t>This example has been chosen because it was selected for a similar exercise for the North American Data Model (</w:t>
      </w:r>
      <w:hyperlink r:id="rId59"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558"/>
      <w:r w:rsidR="0032727A">
        <w:rPr>
          <w:rStyle w:val="CommentReference"/>
        </w:rPr>
        <w:commentReference w:id="558"/>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AU" w:eastAsia="en-AU"/>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559"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559"/>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AU" w:eastAsia="en-AU"/>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560"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560"/>
      <w:r>
        <w:t xml:space="preserve"> : Original description from map legend.  This legend item is represented as a GeologicFeature (specifically, a GeologicUnit)</w:t>
      </w:r>
    </w:p>
    <w:p w14:paraId="49BAA496" w14:textId="56A606A9" w:rsidR="006F2329" w:rsidRDefault="00A05D5D">
      <w:commentRangeStart w:id="561"/>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561"/>
      <w:r w:rsidR="00E11331">
        <w:rPr>
          <w:rStyle w:val="CommentReference"/>
        </w:rPr>
        <w:commentReference w:id="561"/>
      </w:r>
    </w:p>
    <w:p w14:paraId="471F9977" w14:textId="5F78F7F8" w:rsidR="006F2329" w:rsidRDefault="00F658C5" w:rsidP="007F03F0">
      <w:pPr>
        <w:keepNext/>
      </w:pPr>
      <w:r>
        <w:rPr>
          <w:noProof/>
          <w:lang w:val="en-AU" w:eastAsia="en-AU"/>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562"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56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AU" w:eastAsia="en-AU"/>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563" w:name="_Ref440187941"/>
      <w:bookmarkStart w:id="564" w:name="_Toc452643163"/>
      <w:r w:rsidRPr="00D12552">
        <w:rPr>
          <w:lang w:val="en-CA"/>
        </w:rPr>
        <w:lastRenderedPageBreak/>
        <w:t xml:space="preserve">GeoSciML </w:t>
      </w:r>
      <w:r>
        <w:rPr>
          <w:lang w:val="en-CA"/>
        </w:rPr>
        <w:t>Extension</w:t>
      </w:r>
      <w:r w:rsidRPr="00D12552">
        <w:rPr>
          <w:lang w:val="en-CA"/>
        </w:rPr>
        <w:t xml:space="preserve"> Requirements </w:t>
      </w:r>
      <w:bookmarkEnd w:id="563"/>
      <w:r w:rsidR="008B01F3" w:rsidRPr="00D12552">
        <w:rPr>
          <w:lang w:val="en-CA"/>
        </w:rPr>
        <w:t>Class</w:t>
      </w:r>
      <w:r w:rsidR="008B01F3">
        <w:rPr>
          <w:lang w:val="en-CA"/>
        </w:rPr>
        <w:t xml:space="preserve"> </w:t>
      </w:r>
      <w:r w:rsidR="008B01F3">
        <w:t>(</w:t>
      </w:r>
      <w:r w:rsidR="00052694">
        <w:t>Normative)</w:t>
      </w:r>
      <w:bookmarkEnd w:id="564"/>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AU" w:eastAsia="en-AU"/>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565" w:name="_Toc452643164"/>
      <w:r>
        <w:rPr>
          <w:lang w:val="en-CA"/>
        </w:rPr>
        <w:t>Geologic Relations</w:t>
      </w:r>
      <w:bookmarkEnd w:id="565"/>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AU" w:eastAsia="en-AU"/>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566"/>
      <w:r>
        <w:rPr>
          <w:lang w:val="en-CA"/>
        </w:rPr>
        <w:t>GeologicHistory</w:t>
      </w:r>
      <w:commentRangeEnd w:id="566"/>
      <w:r w:rsidR="000944A6">
        <w:rPr>
          <w:rStyle w:val="CommentReference"/>
        </w:rPr>
        <w:commentReference w:id="566"/>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567" w:name="_Ref440189613"/>
      <w:r>
        <w:rPr>
          <w:lang w:val="en-CA"/>
        </w:rPr>
        <w:t>GeologicFeatureRelation</w:t>
      </w:r>
      <w:bookmarkEnd w:id="567"/>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568"/>
      </w:r>
      <w:r w:rsidRPr="000D4260">
        <w:rPr>
          <w:lang w:val="en-CA"/>
        </w:rPr>
        <w:t>could be described where they are scientifically significant.</w:t>
      </w:r>
    </w:p>
    <w:p w14:paraId="2E642AFC" w14:textId="23170D88" w:rsidR="000D4260" w:rsidRDefault="00F658C5" w:rsidP="000D4260">
      <w:pPr>
        <w:keepNext/>
      </w:pPr>
      <w:r>
        <w:rPr>
          <w:noProof/>
          <w:lang w:val="en-AU" w:eastAsia="en-AU"/>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569" w:name="BKM_D050A55A_5C1C_4F4B_986C_7C31687F2ED2"/>
      <w:bookmarkEnd w:id="569"/>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570" w:name="BKM_18C9D12A_7280_4CA8_9066_431A68398F08"/>
      <w:bookmarkStart w:id="571" w:name="BKM_B740241F_3BC0_40B4_9972_D590F470452B"/>
      <w:bookmarkStart w:id="572" w:name="BKM_38727CDD_F0E8_4D00_A48C_555F0912BF41"/>
      <w:bookmarkEnd w:id="570"/>
      <w:bookmarkEnd w:id="571"/>
      <w:bookmarkEnd w:id="572"/>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AU" w:eastAsia="en-AU"/>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573" w:name="BKM_C0695B09_DC02_4BDD_AE59_38E8AE1F4632"/>
      <w:bookmarkEnd w:id="573"/>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574" w:name="BKM_F11CCC02_4943_439C_97BD_3878F0BA0970"/>
      <w:bookmarkStart w:id="575" w:name="BKM_8ABBD347_C257_4419_A3F6_0485375DCF7F"/>
      <w:bookmarkStart w:id="576" w:name="BKM_40919ABF_3C16_41E1_8906_0D3CE189EB1B"/>
      <w:bookmarkEnd w:id="574"/>
      <w:bookmarkEnd w:id="575"/>
      <w:bookmarkEnd w:id="576"/>
      <w:r w:rsidR="00853941">
        <w:rPr>
          <w:lang w:val="en-CA"/>
        </w:rPr>
        <w:t>.</w:t>
      </w:r>
    </w:p>
    <w:p w14:paraId="74ACF777" w14:textId="5B50C3FD" w:rsidR="000D4260" w:rsidRDefault="00AE357E" w:rsidP="00AE357E">
      <w:pPr>
        <w:pStyle w:val="Heading3"/>
        <w:rPr>
          <w:lang w:val="en-CA"/>
        </w:rPr>
      </w:pPr>
      <w:bookmarkStart w:id="577" w:name="_Toc452643165"/>
      <w:r>
        <w:rPr>
          <w:lang w:val="en-CA"/>
        </w:rPr>
        <w:t xml:space="preserve">Earth material </w:t>
      </w:r>
      <w:r w:rsidR="00481AF6">
        <w:rPr>
          <w:lang w:val="en-CA"/>
        </w:rPr>
        <w:t>details</w:t>
      </w:r>
      <w:bookmarkEnd w:id="577"/>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AU" w:eastAsia="en-AU"/>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AU" w:eastAsia="en-AU"/>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AU" w:eastAsia="en-AU"/>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AU" w:eastAsia="en-AU"/>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578" w:name="BKM_8201810A_8593_4A0C_A4FE_B4A134FDF11D"/>
      <w:bookmarkEnd w:id="578"/>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579" w:name="BKM_7C508FBF_33D9_484F_911B_6377C69AD667"/>
      <w:bookmarkStart w:id="580" w:name="BKM_ED5D19E5_9BBB_4493_91D3_D708625FA37A"/>
      <w:bookmarkStart w:id="581" w:name="BKM_E45C3931_F3F9_4BB2_B916_F57604E1D027"/>
      <w:bookmarkStart w:id="582" w:name="BKM_26449531_DA00_4286_BEAD_53641C8C6B18"/>
      <w:bookmarkEnd w:id="579"/>
      <w:bookmarkEnd w:id="580"/>
      <w:bookmarkEnd w:id="581"/>
      <w:bookmarkEnd w:id="582"/>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AU" w:eastAsia="en-AU"/>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583" w:name="BKM_D4FBCA43_958A_4AEF_8332_5F96792672DF"/>
      <w:bookmarkEnd w:id="583"/>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584" w:name="BKM_7DA6E39E_93F3_43B7_9C51_9F05A691932A"/>
      <w:bookmarkEnd w:id="584"/>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AU" w:eastAsia="en-AU"/>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585" w:name="BKM_0126A46B_77F6_4F3D_8366_99D7292A119E"/>
      <w:bookmarkEnd w:id="585"/>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586" w:name="BKM_68F68CA6_F7FB_411D_8560_851B7315C00E"/>
      <w:bookmarkStart w:id="587" w:name="BKM_F5243BEF_0ABC_4433_AFCB_2FCD01906472"/>
      <w:bookmarkEnd w:id="586"/>
      <w:bookmarkEnd w:id="587"/>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AU" w:eastAsia="en-AU"/>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588"/>
      <w:proofErr w:type="gramStart"/>
      <w:r>
        <w:lastRenderedPageBreak/>
        <w:t>s</w:t>
      </w:r>
      <w:r w:rsidRPr="0032727A">
        <w:t>hape</w:t>
      </w:r>
      <w:commentRangeEnd w:id="588"/>
      <w:proofErr w:type="gramEnd"/>
      <w:r>
        <w:rPr>
          <w:rStyle w:val="CommentReference"/>
          <w:b w:val="0"/>
          <w:bCs w:val="0"/>
          <w:i w:val="0"/>
          <w:iCs w:val="0"/>
        </w:rPr>
        <w:commentReference w:id="588"/>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589"/>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589"/>
      <w:r>
        <w:rPr>
          <w:rStyle w:val="CommentReference"/>
        </w:rPr>
        <w:commentReference w:id="589"/>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590" w:name="BKM_D2D5D1B2_3FF4_4650_95E3_DA08EE4A7DFF"/>
      <w:bookmarkStart w:id="591" w:name="BKM_7D2E3FD4_C90D_40DB_8BA1_3E5458C981C0"/>
      <w:bookmarkStart w:id="592" w:name="BKM_13EF909A_AB70_4901_8CA1_C3BA3F992378"/>
      <w:bookmarkStart w:id="593" w:name="BKM_A7128990_6B6B_49DD_9D88_9E8D7207A879"/>
      <w:bookmarkStart w:id="594" w:name="BKM_92F07FBA_BBCD_4C39_9112_B2569C6076C8"/>
      <w:bookmarkStart w:id="595" w:name="BKM_02F24C6F_6A70_4304_88F6_978891E8D391"/>
      <w:bookmarkEnd w:id="590"/>
      <w:bookmarkEnd w:id="591"/>
      <w:bookmarkEnd w:id="592"/>
      <w:bookmarkEnd w:id="593"/>
      <w:bookmarkEnd w:id="594"/>
      <w:bookmarkEnd w:id="595"/>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596" w:name="BKM_D2385579_8CEC_41FC_ACD0_1242C0AEF96E"/>
      <w:bookmarkEnd w:id="596"/>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commentRangeStart w:id="597"/>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597"/>
      <w:r>
        <w:rPr>
          <w:rStyle w:val="CommentReference"/>
        </w:rPr>
        <w:commentReference w:id="597"/>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598" w:name="BKM_C5A88E79_2FB3_4893_8914_60419C00F2D2"/>
      <w:bookmarkStart w:id="599" w:name="BKM_A4F3FCE3_772C_4588_A2A4_96535416D1B6"/>
      <w:bookmarkEnd w:id="598"/>
      <w:bookmarkEnd w:id="599"/>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AU" w:eastAsia="en-AU"/>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600" w:name="BKM_CEE739CE_1DAA_46F5_B493_438C458DE763"/>
      <w:bookmarkStart w:id="601" w:name="BKM_F9869380_E0FA_4E99_89A5_99DF9CC6BB40"/>
      <w:bookmarkEnd w:id="600"/>
      <w:bookmarkEnd w:id="601"/>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AU" w:eastAsia="en-AU"/>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AU" w:eastAsia="en-AU"/>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602" w:name="BKM_593C69E3_0EC2_4CB1_8B2B_D0FE22B7C017"/>
      <w:bookmarkEnd w:id="602"/>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603" w:name="BKM_0ACE92C1_088C_42CF_93C8_D003E3CC8FC3"/>
      <w:bookmarkStart w:id="604" w:name="BKM_14E0F14F_4532_4342_B7F1_67313964C676"/>
      <w:bookmarkStart w:id="605" w:name="BKM_80AE61D4_C509_4CAA_B004_0231DB42B137"/>
      <w:bookmarkStart w:id="606" w:name="BKM_5F5D6549_09AD_4BCF_806A_9B95D5D4E734"/>
      <w:bookmarkStart w:id="607" w:name="BKM_80BAF21E_2C4E_40CD_B42E_41BCEA94DECC"/>
      <w:bookmarkEnd w:id="603"/>
      <w:bookmarkEnd w:id="604"/>
      <w:bookmarkEnd w:id="605"/>
      <w:bookmarkEnd w:id="606"/>
      <w:bookmarkEnd w:id="607"/>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AU" w:eastAsia="en-AU"/>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AU" w:eastAsia="en-AU"/>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608" w:name="_Ref447104844"/>
      <w:r>
        <w:t>Physical Description</w:t>
      </w:r>
      <w:bookmarkEnd w:id="608"/>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AU" w:eastAsia="en-AU"/>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609" w:name="BKM_DF21AB41_C085_4AC9_B6F6_DFFDFCF925FF"/>
      <w:bookmarkStart w:id="610" w:name="BKM_41B8BC40_9B55_499E_B59B_A3F4FD630754"/>
      <w:bookmarkStart w:id="611" w:name="BKM_1184394F_75EC_44D4_8904_2EB2061759E4"/>
      <w:bookmarkEnd w:id="609"/>
      <w:bookmarkEnd w:id="610"/>
      <w:bookmarkEnd w:id="611"/>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AU" w:eastAsia="en-AU"/>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612" w:name="BKM_54B0933A_5E39_4E6A_A950_9E63F5E10F0B"/>
      <w:bookmarkEnd w:id="612"/>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613" w:name="BKM_CE58381D_F747_4812_83C3_00C6282DB05A"/>
      <w:bookmarkStart w:id="614" w:name="_Toc452643166"/>
      <w:bookmarkEnd w:id="613"/>
      <w:r>
        <w:t>GeologicAgeDetails</w:t>
      </w:r>
      <w:bookmarkEnd w:id="614"/>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1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615"/>
      <w:r w:rsidR="00AB10FC">
        <w:rPr>
          <w:rStyle w:val="CommentReference"/>
        </w:rPr>
        <w:commentReference w:id="615"/>
      </w:r>
    </w:p>
    <w:p w14:paraId="32597B25" w14:textId="27F3CADB" w:rsidR="00AB10FC" w:rsidRDefault="00F658C5" w:rsidP="00AB10FC">
      <w:pPr>
        <w:keepNext/>
      </w:pPr>
      <w:r>
        <w:rPr>
          <w:noProof/>
          <w:lang w:val="en-AU" w:eastAsia="en-AU"/>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616"/>
      <w:proofErr w:type="gramStart"/>
      <w:r w:rsidRPr="00D970E9">
        <w:rPr>
          <w:lang w:val="en-CA"/>
        </w:rPr>
        <w:t>olderGeochronologicEra</w:t>
      </w:r>
      <w:commentRangeEnd w:id="616"/>
      <w:proofErr w:type="gramEnd"/>
      <w:r w:rsidR="00757C20">
        <w:rPr>
          <w:rStyle w:val="CommentReference"/>
          <w:b w:val="0"/>
          <w:bCs w:val="0"/>
        </w:rPr>
        <w:commentReference w:id="616"/>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617" w:name="BKM_D8A9D87B_FAA3_4CC2_BC9F_D27B111A2980"/>
      <w:bookmarkStart w:id="618" w:name="BKM_C843AC0B_80BB_4AD8_B2F6_459B6FFBBEB7"/>
      <w:bookmarkStart w:id="619" w:name="_Toc452643167"/>
      <w:bookmarkEnd w:id="617"/>
      <w:bookmarkEnd w:id="618"/>
      <w:r>
        <w:t>Geologic Structure Details</w:t>
      </w:r>
      <w:bookmarkEnd w:id="619"/>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AU" w:eastAsia="en-AU"/>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AU" w:eastAsia="en-AU"/>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620" w:name="BKM_E2CFECC1_AAB5_40F6_ABD4_D77907DA9990"/>
      <w:bookmarkEnd w:id="620"/>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621" w:name="BKM_C1076615_3AE6_4988_8393_E66493CD8FB0"/>
            <w:bookmarkStart w:id="622" w:name="BKM_A9BDB16E_7011_463E_B96E_FB003E3472AA"/>
            <w:bookmarkEnd w:id="621"/>
            <w:bookmarkEnd w:id="62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623"/>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623"/>
            <w:r w:rsidR="00F97733">
              <w:rPr>
                <w:rStyle w:val="CommentReference"/>
                <w:rFonts w:ascii="Times New Roman" w:eastAsia="Times New Roman" w:hAnsi="Times New Roman"/>
                <w:lang w:val="en-US" w:eastAsia="en-US"/>
              </w:rPr>
              <w:commentReference w:id="623"/>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AU" w:eastAsia="en-AU"/>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624"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624"/>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AU" w:eastAsia="en-AU"/>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AU" w:eastAsia="en-AU"/>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625" w:name="BKM_0148DBC7_BEFE_411F_BDA0_ED2509780C45"/>
      <w:bookmarkEnd w:id="625"/>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626" w:name="BKM_3201DCDD_D133_49AE_90CB_9F86F5B18ACE"/>
      <w:bookmarkStart w:id="627" w:name="BKM_5AEA7724_2100_40A1_BA99_6516E4CE2A3E"/>
      <w:bookmarkStart w:id="628" w:name="BKM_65E9638C_341E_4069_9C8F_D8BC2F8B7601"/>
      <w:bookmarkEnd w:id="626"/>
      <w:bookmarkEnd w:id="627"/>
      <w:bookmarkEnd w:id="628"/>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629" w:name="BKM_08A92A70_F1F3_4B2A_9DC3_7E931F02BD38"/>
      <w:bookmarkStart w:id="630" w:name="BKM_3F7EC057_E707_4A06_A6E3_17A0DD602106"/>
      <w:bookmarkEnd w:id="629"/>
      <w:bookmarkEnd w:id="630"/>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631" w:name="BKM_5D7D3A73_2BA5_4999_B2D9_B2638FD2E3F3"/>
      <w:bookmarkStart w:id="632" w:name="BKM_7025CFD1_5818_4184_A744_DEA2C7504840"/>
      <w:bookmarkEnd w:id="631"/>
      <w:bookmarkEnd w:id="632"/>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633" w:name="BKM_D8F0C163_8545_458E_90CD_CA5151787B07"/>
      <w:bookmarkStart w:id="634" w:name="BKM_C37626AA_696F_429A_B16D_4833F8339B50"/>
      <w:bookmarkStart w:id="635" w:name="BKM_8E0A8CD6_1952_49E4_ACE7_469172BABBA7"/>
      <w:bookmarkStart w:id="636" w:name="BKM_498C83DB_DFDB_4234_B978_7C656FD73043"/>
      <w:bookmarkEnd w:id="633"/>
      <w:bookmarkEnd w:id="634"/>
      <w:bookmarkEnd w:id="635"/>
      <w:bookmarkEnd w:id="636"/>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AU" w:eastAsia="en-AU"/>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637" w:name="BKM_D8139323_6092_443C_A360_3F3BE3361CC0"/>
      <w:bookmarkEnd w:id="637"/>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638" w:name="BKM_9F55EEFA_C0E3_452C_8F3E_4601CB5BDD65"/>
      <w:bookmarkStart w:id="639" w:name="BKM_B6CF2C95_A27D_49AD_BB55_36897A8B9A93"/>
      <w:bookmarkStart w:id="640" w:name="BKM_C47055C6_23E4_4FE1_89C3_7EA3E53F016F"/>
      <w:bookmarkStart w:id="641" w:name="BKM_BE3EB69A_2E9F_4015_9A53_7E29585ADF99"/>
      <w:bookmarkStart w:id="642" w:name="BKM_D49811C3_C3B3_4361_989B_69411D4795BC"/>
      <w:bookmarkStart w:id="643" w:name="BKM_6411C0D6_8DBF_4DB6_A7B6_ADED17047AE5"/>
      <w:bookmarkStart w:id="644" w:name="BKM_2C450E0F_0DB6_4DEB_964F_DE2661303D3A"/>
      <w:bookmarkStart w:id="645" w:name="BKM_5CAB0B26_2CE6_42AB_B2CE_2FA413E9F025"/>
      <w:bookmarkStart w:id="646" w:name="BKM_FA6FE08B_7A03_4337_979E_0DF7D1B98F33"/>
      <w:bookmarkStart w:id="647" w:name="BKM_922E2E10_A22B_488C_B866_3D68572C1248"/>
      <w:bookmarkEnd w:id="638"/>
      <w:bookmarkEnd w:id="639"/>
      <w:bookmarkEnd w:id="640"/>
      <w:bookmarkEnd w:id="641"/>
      <w:bookmarkEnd w:id="642"/>
      <w:bookmarkEnd w:id="643"/>
      <w:bookmarkEnd w:id="644"/>
      <w:bookmarkEnd w:id="645"/>
      <w:bookmarkEnd w:id="646"/>
      <w:bookmarkEnd w:id="647"/>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AU" w:eastAsia="en-AU"/>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648" w:name="BKM_60CC5835_79D2_4A13_B4A8_D7D9DBF215A3"/>
      <w:bookmarkEnd w:id="648"/>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649" w:name="BKM_50AAAF20_CB99_4ABC_9FAE_60AD6D1987FD"/>
      <w:bookmarkStart w:id="650" w:name="BKM_15CC129A_078F_4F7E_80FD_248D1D0D33F2"/>
      <w:bookmarkEnd w:id="649"/>
      <w:bookmarkEnd w:id="650"/>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AU" w:eastAsia="en-AU"/>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651" w:name="BKM_FDDB3C9C_445F_40FB_AB70_ED1438E267DC"/>
      <w:bookmarkEnd w:id="651"/>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652" w:name="BKM_19D968ED_E9E9_4696_A463_9B8A89B9A29C"/>
      <w:bookmarkStart w:id="653" w:name="BKM_A9E84D60_87E8_4274_B497_38C594525434"/>
      <w:bookmarkStart w:id="654" w:name="BKM_F7EC3986_4D93_479D_BDAB_FDA23552D58F"/>
      <w:bookmarkStart w:id="655" w:name="BKM_3788366B_341E_49F9_A366_57B90FBEF589"/>
      <w:bookmarkStart w:id="656" w:name="BKM_472C9381_9698_46F2_8E04_2E603A1474CC"/>
      <w:bookmarkStart w:id="657" w:name="BKM_33E4A038_4438_4CEF_A4A6_6E8349B6FDCC"/>
      <w:bookmarkEnd w:id="652"/>
      <w:bookmarkEnd w:id="653"/>
      <w:bookmarkEnd w:id="654"/>
      <w:bookmarkEnd w:id="655"/>
      <w:bookmarkEnd w:id="656"/>
      <w:bookmarkEnd w:id="657"/>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AU" w:eastAsia="en-AU"/>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658"/>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659" w:name="BKM_E32F3F79_7117_4294_86FD_A68126B03F62"/>
      <w:bookmarkEnd w:id="659"/>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660" w:name="BKM_76F0AF36_F011_4216_B99A_7C75820C7A2C"/>
      <w:bookmarkStart w:id="661" w:name="BKM_B13360B8_167E_4DA8_A7B7_EA7DCABE7993"/>
      <w:bookmarkStart w:id="662" w:name="_Toc452643168"/>
      <w:bookmarkEnd w:id="660"/>
      <w:bookmarkEnd w:id="661"/>
      <w:r>
        <w:t>Geologic Unit Details</w:t>
      </w:r>
      <w:bookmarkEnd w:id="662"/>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AU" w:eastAsia="en-AU"/>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663" w:name="BKM_E8CC2926_B007_4DFB_997F_F78EC469DF9A"/>
      <w:bookmarkEnd w:id="663"/>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664"/>
      <w:r w:rsidRPr="00297011">
        <w:rPr>
          <w:lang w:val="en-CA"/>
        </w:rPr>
        <w:t xml:space="preserve">is independent </w:t>
      </w:r>
      <w:commentRangeEnd w:id="664"/>
      <w:r>
        <w:rPr>
          <w:rStyle w:val="CommentReference"/>
        </w:rPr>
        <w:commentReference w:id="664"/>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665"/>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665"/>
      <w:r w:rsidR="00D331B1">
        <w:rPr>
          <w:rStyle w:val="CommentReference"/>
        </w:rPr>
        <w:commentReference w:id="665"/>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666" w:name="BKM_BB58E692_A1AE_4D52_B50D_8A8583AB1BE4"/>
      <w:bookmarkStart w:id="667" w:name="BKM_31BF4296_6E8D_413D_AA94_37BAA601A4E2"/>
      <w:bookmarkStart w:id="668" w:name="BKM_0CE007A8_3CE4_4605_997D_014E0E71F898"/>
      <w:bookmarkStart w:id="669" w:name="BKM_4ACCDAB5_D34A_4312_AB32_2B6F03610F7A"/>
      <w:bookmarkStart w:id="670" w:name="_Ref440802024"/>
      <w:bookmarkEnd w:id="666"/>
      <w:bookmarkEnd w:id="667"/>
      <w:bookmarkEnd w:id="668"/>
      <w:bookmarkEnd w:id="669"/>
      <w:r>
        <w:t>BeddingDescription</w:t>
      </w:r>
      <w:bookmarkEnd w:id="670"/>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671" w:name="BKM_19472229_5BF0_45F8_BED6_B86B706423A9"/>
      <w:bookmarkEnd w:id="671"/>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672"/>
      <w:r>
        <w:rPr>
          <w:lang w:val="en-CA"/>
        </w:rPr>
        <w:t>a term</w:t>
      </w:r>
      <w:commentRangeEnd w:id="672"/>
      <w:r>
        <w:rPr>
          <w:rStyle w:val="CommentReference"/>
        </w:rPr>
        <w:commentReference w:id="67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673" w:name="BKM_B8E145AE_8356_455D_8AF6_DD01E80B774C"/>
      <w:bookmarkStart w:id="674" w:name="BKM_8FB90A67_2503_406F_8326_44811B80D96C"/>
      <w:bookmarkStart w:id="675" w:name="BKM_32D036C1_ECEB_4E0E_8D49_567109DB3963"/>
      <w:bookmarkStart w:id="676" w:name="_Toc452643169"/>
      <w:bookmarkEnd w:id="673"/>
      <w:bookmarkEnd w:id="674"/>
      <w:bookmarkEnd w:id="675"/>
      <w:r>
        <w:t>GeoSciML extension vocabularies</w:t>
      </w:r>
      <w:bookmarkEnd w:id="676"/>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677"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677"/>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678" w:name="_Ref432948522"/>
      <w:bookmarkStart w:id="679" w:name="_Toc452643170"/>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678"/>
      <w:r w:rsidR="004D38A0" w:rsidRPr="00D12552">
        <w:rPr>
          <w:lang w:val="en-CA"/>
        </w:rPr>
        <w:t>Class</w:t>
      </w:r>
      <w:r w:rsidR="004D38A0">
        <w:rPr>
          <w:lang w:val="en-CA"/>
        </w:rPr>
        <w:t xml:space="preserve"> </w:t>
      </w:r>
      <w:r w:rsidR="004D38A0">
        <w:t>(</w:t>
      </w:r>
      <w:r w:rsidR="00052694">
        <w:t>Normative)</w:t>
      </w:r>
      <w:bookmarkEnd w:id="679"/>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AU" w:eastAsia="en-AU"/>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AU" w:eastAsia="en-AU"/>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680" w:name="_Toc452643171"/>
      <w:r w:rsidRPr="008F4E9C">
        <w:t>Global Boundary Stratotype Sections and Points</w:t>
      </w:r>
      <w:bookmarkEnd w:id="680"/>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AU" w:eastAsia="en-AU"/>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AU" w:eastAsia="en-AU"/>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F57C63" w:rsidRDefault="00821F1F" w:rsidP="00821F1F">
      <w:pPr>
        <w:pStyle w:val="Caption"/>
        <w:rPr>
          <w:lang w:val="fr-CA"/>
          <w:rPrChange w:id="681" w:author="Boisvert, Eric" w:date="2016-06-02T08:50:00Z">
            <w:rPr>
              <w:lang w:val="en-CA"/>
            </w:rPr>
          </w:rPrChange>
        </w:rPr>
      </w:pPr>
      <w:r w:rsidRPr="00F57C63">
        <w:rPr>
          <w:lang w:val="fr-CA"/>
          <w:rPrChange w:id="682" w:author="Boisvert, Eric" w:date="2016-06-02T08:50:00Z">
            <w:rPr>
              <w:lang w:val="en-CA"/>
            </w:rPr>
          </w:rPrChange>
        </w:rPr>
        <w:t xml:space="preserve">Figure </w:t>
      </w:r>
      <w:r w:rsidR="00673E83" w:rsidRPr="00083053">
        <w:rPr>
          <w:lang w:val="en-CA"/>
        </w:rPr>
        <w:fldChar w:fldCharType="begin"/>
      </w:r>
      <w:r w:rsidR="00673E83" w:rsidRPr="00F57C63">
        <w:rPr>
          <w:lang w:val="fr-CA"/>
          <w:rPrChange w:id="683" w:author="Boisvert, Eric" w:date="2016-06-02T08:50:00Z">
            <w:rPr>
              <w:lang w:val="en-CA"/>
            </w:rPr>
          </w:rPrChange>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F57C63">
        <w:rPr>
          <w:lang w:val="fr-CA"/>
          <w:rPrChange w:id="684" w:author="Boisvert, Eric" w:date="2016-06-02T08:50:00Z">
            <w:rPr>
              <w:lang w:val="en-CA"/>
            </w:rPr>
          </w:rPrChange>
        </w:rPr>
        <w:t>: Stratigraphic points</w:t>
      </w:r>
      <w:r w:rsidR="009328CD" w:rsidRPr="00F57C63">
        <w:rPr>
          <w:lang w:val="fr-CA"/>
          <w:rPrChange w:id="685" w:author="Boisvert, Eric" w:date="2016-06-02T08:50:00Z">
            <w:rPr>
              <w:lang w:val="en-CA"/>
            </w:rPr>
          </w:rPrChange>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686"/>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686"/>
      <w:r>
        <w:rPr>
          <w:rStyle w:val="CommentReference"/>
        </w:rPr>
        <w:commentReference w:id="686"/>
      </w:r>
    </w:p>
    <w:p w14:paraId="25A5D343" w14:textId="6B08E83F" w:rsidR="00821F1F" w:rsidRDefault="009328CD" w:rsidP="00D20646">
      <w:pPr>
        <w:pStyle w:val="Heading5"/>
        <w:rPr>
          <w:lang w:val="en-CA"/>
        </w:rPr>
      </w:pPr>
      <w:bookmarkStart w:id="687" w:name="BKM_58D632CF_BB56_4A60_B802_C78FC42B4B0D"/>
      <w:bookmarkEnd w:id="687"/>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688" w:name="BKM_B8B6E400_425B_496D_997B_63F3369FC8C6"/>
      <w:bookmarkStart w:id="689" w:name="BKM_0A8B18AD_F79E_4E63_8D17_DE2C48F3AF42"/>
      <w:bookmarkStart w:id="690" w:name="BKM_F023F8DE_07B5_4FF5_8335_917836DF40EC"/>
      <w:bookmarkEnd w:id="688"/>
      <w:bookmarkEnd w:id="689"/>
      <w:bookmarkEnd w:id="690"/>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AU" w:eastAsia="en-AU"/>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691" w:name="BKM_1C0FB01B_F4A6_4733_BA06_87BA9B2415C9"/>
      <w:bookmarkStart w:id="692" w:name="BKM_FF29DAEB_3E4E_4D00_B3A1_D0E4D913A1D2"/>
      <w:bookmarkStart w:id="693" w:name="BKM_2769F637_48D7_42F4_B567_915886458F2C"/>
      <w:bookmarkStart w:id="694" w:name="BKM_DAEF393B_8D05_4043_87C1_9038BA957915"/>
      <w:bookmarkStart w:id="695" w:name="BKM_45E678ED_7B83_4A86_A4BD_BC55352F39D9"/>
      <w:bookmarkStart w:id="696" w:name="_Toc452643172"/>
      <w:bookmarkEnd w:id="691"/>
      <w:bookmarkEnd w:id="692"/>
      <w:bookmarkEnd w:id="693"/>
      <w:bookmarkEnd w:id="694"/>
      <w:bookmarkEnd w:id="695"/>
      <w:r>
        <w:t>Temporal Reference System</w:t>
      </w:r>
      <w:bookmarkEnd w:id="696"/>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AU" w:eastAsia="en-AU"/>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697"/>
      <w:r w:rsidR="00B0615B">
        <w:t xml:space="preserve">The association of an era with a stratotype is optional.  In the GSSP approach recommended by ICS for the Global </w:t>
      </w:r>
      <w:commentRangeEnd w:id="697"/>
      <w:r w:rsidR="001B130F">
        <w:rPr>
          <w:rStyle w:val="CommentReference"/>
        </w:rPr>
        <w:commentReference w:id="69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698"/>
      <w:proofErr w:type="gramStart"/>
      <w:r>
        <w:rPr>
          <w:lang w:val="en-CA"/>
        </w:rPr>
        <w:t>s</w:t>
      </w:r>
      <w:r w:rsidRPr="00D970E9">
        <w:rPr>
          <w:lang w:val="en-CA"/>
        </w:rPr>
        <w:t>tart</w:t>
      </w:r>
      <w:commentRangeEnd w:id="698"/>
      <w:proofErr w:type="gramEnd"/>
      <w:r>
        <w:rPr>
          <w:rStyle w:val="CommentReference"/>
          <w:b w:val="0"/>
          <w:bCs w:val="0"/>
          <w:i w:val="0"/>
          <w:iCs w:val="0"/>
        </w:rPr>
        <w:commentReference w:id="698"/>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699" w:name="BKM_63ECF066_EE03_4253_8744_0F86D06238D4"/>
      <w:bookmarkStart w:id="700" w:name="BKM_87370C48_A777_490F_8AD5_7B430EEB4CC8"/>
      <w:bookmarkStart w:id="701" w:name="BKM_229122EC_1DA3_4235_81D3_26787B18C5E7"/>
      <w:bookmarkStart w:id="702" w:name="_Toc452643173"/>
      <w:bookmarkEnd w:id="699"/>
      <w:bookmarkEnd w:id="700"/>
      <w:bookmarkEnd w:id="701"/>
      <w:r>
        <w:t>Time scale</w:t>
      </w:r>
      <w:bookmarkEnd w:id="70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AU" w:eastAsia="en-AU"/>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AU" w:eastAsia="en-AU"/>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703" w:name="BKM_87E807D4_B547_4527_95DA_3886362CC5FC"/>
      <w:bookmarkEnd w:id="703"/>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704" w:name="BKM_84F1004A_AA50_459B_B70A_65E13CA8B294"/>
      <w:bookmarkEnd w:id="704"/>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AU" w:eastAsia="en-AU"/>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AU" w:eastAsia="en-AU"/>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705"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705"/>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AU" w:eastAsia="en-AU"/>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706" w:name="_Toc452643174"/>
      <w:r>
        <w:t>Geologic time</w:t>
      </w:r>
      <w:r w:rsidR="00B42641">
        <w:t xml:space="preserve"> vocabularies</w:t>
      </w:r>
      <w:bookmarkEnd w:id="706"/>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707"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707"/>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708" w:name="_Toc452643175"/>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708"/>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AU" w:eastAsia="en-AU"/>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AU" w:eastAsia="en-AU"/>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709" w:name="_Toc452643176"/>
      <w:r>
        <w:rPr>
          <w:lang w:val="en-CA"/>
        </w:rPr>
        <w:t>Borehole</w:t>
      </w:r>
      <w:bookmarkEnd w:id="709"/>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AU" w:eastAsia="en-AU"/>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AU" w:eastAsia="en-AU"/>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710"/>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711" w:name="BKM_A12417ED_F0A6_4403_85AA_20F080BAB4D5"/>
      <w:bookmarkEnd w:id="71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712"/>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713" w:name="BKM_25F49F60_E3B5_4649_859A_CB23C16B4FDD"/>
      <w:bookmarkStart w:id="714" w:name="BKM_D18D7519_9180_4B84_84F3_D595F9367FF9"/>
      <w:bookmarkStart w:id="715" w:name="BKM_E2471C2A_7288_4681_B62D_57416C5AAFFF"/>
      <w:bookmarkStart w:id="716" w:name="BKM_C67677C2_A392_4DF9_BEE3_2543E744EE8A"/>
      <w:bookmarkEnd w:id="713"/>
      <w:bookmarkEnd w:id="714"/>
      <w:bookmarkEnd w:id="715"/>
      <w:bookmarkEnd w:id="716"/>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717" w:name="_Ref443827761"/>
      <w:r>
        <w:rPr>
          <w:lang w:val="en-CA"/>
        </w:rPr>
        <w:t>BoreholeInterval</w:t>
      </w:r>
      <w:bookmarkEnd w:id="717"/>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718"/>
      <w:r w:rsidRPr="008B1DC6">
        <w:rPr>
          <w:lang w:val="en-CA"/>
        </w:rPr>
        <w:t>SRS of the containing borehole</w:t>
      </w:r>
      <w:r w:rsidR="00B8253A">
        <w:rPr>
          <w:lang w:val="en-CA"/>
        </w:rPr>
        <w:t>.</w:t>
      </w:r>
      <w:commentRangeEnd w:id="718"/>
      <w:r w:rsidR="0078533A">
        <w:rPr>
          <w:rStyle w:val="CommentReference"/>
        </w:rPr>
        <w:commentReference w:id="718"/>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AU" w:eastAsia="en-AU"/>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719" w:name="BKM_73DD4A6D_1BCE_421F_B6B6_00A34E56B7BC"/>
      <w:bookmarkStart w:id="720" w:name="BKM_C7D17ABA_A07A_45C4_8096_F592A2DCBF59"/>
      <w:bookmarkStart w:id="721" w:name="BKM_7AC10AA1_3FE2_4E49_AD1F_C27423759ACA"/>
      <w:bookmarkStart w:id="722" w:name="BKM_E1DEAC71_7DFE_439E_9E4B_2C2A15DE8E14"/>
      <w:bookmarkStart w:id="723" w:name="BKM_DEBFAE1D_DC46_4CB5_8920_4391F9626B7A"/>
      <w:bookmarkStart w:id="724" w:name="BKM_EB3A6321_4939_429E_A4B6_C36556700F0A"/>
      <w:bookmarkEnd w:id="719"/>
      <w:bookmarkEnd w:id="720"/>
      <w:bookmarkEnd w:id="721"/>
      <w:bookmarkEnd w:id="722"/>
      <w:bookmarkEnd w:id="723"/>
      <w:bookmarkEnd w:id="724"/>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725"/>
            <w:r>
              <w:rPr>
                <w:rStyle w:val="reqtext"/>
                <w:lang w:val="en-CA"/>
              </w:rPr>
              <w:t>Coordinate Reference System of interval geometries SHALL use an appropriate 1D CRS</w:t>
            </w:r>
            <w:commentRangeEnd w:id="725"/>
            <w:r>
              <w:rPr>
                <w:rStyle w:val="CommentReference"/>
                <w:rFonts w:ascii="Times New Roman" w:eastAsia="Times New Roman" w:hAnsi="Times New Roman"/>
                <w:lang w:val="en-US" w:eastAsia="en-US"/>
              </w:rPr>
              <w:commentReference w:id="725"/>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AU" w:eastAsia="en-AU"/>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AU" w:eastAsia="en-AU"/>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AU" w:eastAsia="en-AU"/>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726" w:name="BKM_DD9713AD_C742_4E77_9937_E79AF8E3F761"/>
      <w:bookmarkEnd w:id="726"/>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727" w:name="BKM_138D3390_B811_48AF_8A06_0C7EE945A325"/>
      <w:bookmarkStart w:id="728" w:name="BKM_7C64B668_6255_4F21_934B_ED8983B04D0C"/>
      <w:bookmarkStart w:id="729" w:name="BKM_0C4AECF7_73FF_44BA_9AA0_74A2155E1FB1"/>
      <w:bookmarkStart w:id="730" w:name="BKM_405E5965_47DE_4F32_A8CF_BBB50354D56F"/>
      <w:bookmarkStart w:id="731" w:name="BKM_8793A391_7A4C_4EEB_B8CF_F9D3F0D2716E"/>
      <w:bookmarkStart w:id="732" w:name="BKM_3186C02E_BB7D_4207_BBD4_E76B02D0C894"/>
      <w:bookmarkStart w:id="733" w:name="BKM_88BD49B2_8659_4CF8_BF4A_6EB59EB7D01A"/>
      <w:bookmarkStart w:id="734" w:name="BKM_EDF197A9_47A0_4D71_AC33_859957294ED6"/>
      <w:bookmarkStart w:id="735" w:name="BKM_F8F0AC0D_621F_42A5_92B3_5F5CC6F39AD8"/>
      <w:bookmarkEnd w:id="727"/>
      <w:bookmarkEnd w:id="728"/>
      <w:bookmarkEnd w:id="729"/>
      <w:bookmarkEnd w:id="730"/>
      <w:bookmarkEnd w:id="731"/>
      <w:bookmarkEnd w:id="732"/>
      <w:bookmarkEnd w:id="733"/>
      <w:bookmarkEnd w:id="734"/>
      <w:bookmarkEnd w:id="73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AU" w:eastAsia="en-AU"/>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736"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736"/>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737" w:name="_Toc452643177"/>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737"/>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738"/>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738"/>
            <w:r w:rsidR="00385D07">
              <w:rPr>
                <w:rStyle w:val="CommentReference"/>
              </w:rPr>
              <w:commentReference w:id="738"/>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AU" w:eastAsia="en-AU"/>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739"/>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740" w:name="_Toc452643178"/>
      <w:r>
        <w:rPr>
          <w:lang w:val="en-CA"/>
        </w:rPr>
        <w:t>Laboratory Analysis</w:t>
      </w:r>
      <w:bookmarkEnd w:id="740"/>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AU" w:eastAsia="en-AU"/>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AU" w:eastAsia="en-AU"/>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AU" w:eastAsia="en-AU"/>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741" w:name="BKM_4320F660_2F6E_4F45_98F8_50B996AF05CA"/>
      <w:bookmarkEnd w:id="741"/>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742" w:name="BKM_C47BB20E_AB3E_41B0_BEAF_8545314C826D"/>
      <w:bookmarkStart w:id="743" w:name="BKM_5A9940B3_320D_4C85_8B41_0199FF52327B"/>
      <w:bookmarkStart w:id="744" w:name="BKM_692BBE92_2CD8_471D_9014_13E6919FFDA7"/>
      <w:bookmarkStart w:id="745" w:name="BKM_E14379F1_C7A7_42A6_B412_F1E01671E46F"/>
      <w:bookmarkStart w:id="746" w:name="BKM_40997390_B407_46AF_928A_15F7B52273ED"/>
      <w:bookmarkEnd w:id="742"/>
      <w:bookmarkEnd w:id="743"/>
      <w:bookmarkEnd w:id="744"/>
      <w:bookmarkEnd w:id="745"/>
      <w:bookmarkEnd w:id="746"/>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AU" w:eastAsia="en-AU"/>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747" w:name="BKM_BF1C223A_F0A6_4FC2_9EEF_88DC486F7DB4"/>
      <w:bookmarkEnd w:id="747"/>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748" w:name="BKM_FCC3B9BB_23CF_4B5C_A83B_A898D191B651"/>
      <w:bookmarkStart w:id="749" w:name="BKM_D9B59F94_645D_4A43_B06F_F3308DA82998"/>
      <w:bookmarkStart w:id="750" w:name="BKM_963C6EE0_1269_4609_B11A_C2CBF9678C56"/>
      <w:bookmarkEnd w:id="748"/>
      <w:bookmarkEnd w:id="749"/>
      <w:bookmarkEnd w:id="750"/>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AU" w:eastAsia="en-AU"/>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AU" w:eastAsia="en-AU"/>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751" w:name="BKM_79050478_59B4_46CF_B3EE_2B3B979B34B2"/>
      <w:bookmarkStart w:id="752" w:name="BKM_49851DB0_5102_456A_B25E_E5E16C13E2EB"/>
      <w:bookmarkStart w:id="753" w:name="BKM_B16CD918_4034_47F7_9393_204D6BE54C10"/>
      <w:bookmarkEnd w:id="751"/>
      <w:bookmarkEnd w:id="752"/>
      <w:bookmarkEnd w:id="753"/>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AU" w:eastAsia="en-AU"/>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754" w:name="_Toc452643179"/>
      <w:r>
        <w:t>Geochronology</w:t>
      </w:r>
      <w:bookmarkEnd w:id="75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AU" w:eastAsia="en-AU"/>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755" w:name="BKM_A1B6B909_67BC_419F_AEF9_8696BB63F29E"/>
      <w:bookmarkEnd w:id="755"/>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AU" w:eastAsia="en-AU"/>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756" w:name="BKM_0B1CA329_7FCB_4838_9738_F600EF3A8B04"/>
      <w:bookmarkStart w:id="757" w:name="BKM_1D244EC3_ED85_479D_9C71_0F691EEBA5EA"/>
      <w:bookmarkStart w:id="758" w:name="BKM_9712572B_F199_4830_ACFD_E9764FB58028"/>
      <w:bookmarkStart w:id="759" w:name="BKM_95947C71_177C_4EA6_8B4C_94C513E8FE7E"/>
      <w:bookmarkStart w:id="760" w:name="BKM_F00B629C_EDB4_449B_8603_CDBBEFBA3576"/>
      <w:bookmarkStart w:id="761" w:name="BKM_B465F0F6_D0B5_40C2_8492_D188CFF84ACF"/>
      <w:bookmarkStart w:id="762" w:name="BKM_84CD8D11_428B_401E_A711_B019F6D0913D"/>
      <w:bookmarkStart w:id="763" w:name="_Toc452643180"/>
      <w:bookmarkEnd w:id="756"/>
      <w:bookmarkEnd w:id="757"/>
      <w:bookmarkEnd w:id="758"/>
      <w:bookmarkEnd w:id="759"/>
      <w:bookmarkEnd w:id="760"/>
      <w:bookmarkEnd w:id="761"/>
      <w:bookmarkEnd w:id="762"/>
      <w:r>
        <w:rPr>
          <w:lang w:val="en-CA"/>
        </w:rPr>
        <w:t>Geologic Specimen</w:t>
      </w:r>
      <w:bookmarkEnd w:id="763"/>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AU" w:eastAsia="en-AU"/>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AU" w:eastAsia="en-AU"/>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764" w:name="BKM_A953E1E0_629C_4E85_A72E_737CDDDCFAE9"/>
      <w:bookmarkEnd w:id="764"/>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765" w:name="BKM_01360702_0FF9_4329_8A24_6080B84F3852"/>
      <w:bookmarkEnd w:id="765"/>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AU" w:eastAsia="en-AU"/>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766" w:name="BKM_99DC7785_B09A_4EA4_AE4E_BDEDC4CCA382"/>
      <w:bookmarkEnd w:id="766"/>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767" w:name="BKM_2563A400_6C3B_4942_8487_10D45BA1555F"/>
      <w:bookmarkStart w:id="768" w:name="BKM_F3DE8415_7817_43D1_B72D_75E85103B0DD"/>
      <w:bookmarkEnd w:id="767"/>
      <w:bookmarkEnd w:id="768"/>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AU" w:eastAsia="en-AU"/>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769" w:name="BKM_7694DED9_A4F1_4913_BBD8_F553EF63B4A9"/>
      <w:bookmarkEnd w:id="769"/>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770" w:name="BKM_D4F19968_4426_4517_BA14_BAB7917AB647"/>
      <w:bookmarkStart w:id="771" w:name="BKM_04EA1B0A_66CA_4B08_B485_94449A53A44A"/>
      <w:bookmarkStart w:id="772" w:name="_Toc452643181"/>
      <w:bookmarkEnd w:id="770"/>
      <w:bookmarkEnd w:id="771"/>
      <w:r>
        <w:rPr>
          <w:lang w:val="en-CA"/>
        </w:rPr>
        <w:t>GeoSciML Laboratory analysis and specimen vocabularies</w:t>
      </w:r>
      <w:bookmarkEnd w:id="77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773" w:name="_Ref433015177"/>
      <w:bookmarkStart w:id="774" w:name="_Toc452643182"/>
      <w:r>
        <w:rPr>
          <w:lang w:val="en-CA"/>
        </w:rPr>
        <w:t>Outcrop encoding pattern</w:t>
      </w:r>
      <w:r w:rsidR="00DD288D">
        <w:rPr>
          <w:lang w:val="en-CA"/>
        </w:rPr>
        <w:t xml:space="preserve"> (</w:t>
      </w:r>
      <w:commentRangeStart w:id="775"/>
      <w:r w:rsidR="00DD288D">
        <w:rPr>
          <w:lang w:val="en-CA"/>
        </w:rPr>
        <w:t>Informative</w:t>
      </w:r>
      <w:commentRangeEnd w:id="775"/>
      <w:r w:rsidR="00DD288D">
        <w:rPr>
          <w:rStyle w:val="CommentReference"/>
          <w:b w:val="0"/>
          <w:bCs w:val="0"/>
        </w:rPr>
        <w:commentReference w:id="775"/>
      </w:r>
      <w:r w:rsidR="00DD288D">
        <w:rPr>
          <w:lang w:val="en-CA"/>
        </w:rPr>
        <w:t>)</w:t>
      </w:r>
      <w:bookmarkEnd w:id="773"/>
      <w:bookmarkEnd w:id="774"/>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AU" w:eastAsia="en-AU"/>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776"/>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776"/>
            <w:r w:rsidR="004A5E5F">
              <w:rPr>
                <w:rStyle w:val="CommentReference"/>
                <w:rFonts w:ascii="Times New Roman" w:eastAsia="Times New Roman" w:hAnsi="Times New Roman"/>
                <w:lang w:val="en-US" w:eastAsia="en-US"/>
              </w:rPr>
              <w:commentReference w:id="776"/>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777" w:name="_Toc452643183"/>
      <w:r>
        <w:rPr>
          <w:lang w:val="en-CA"/>
        </w:rPr>
        <w:lastRenderedPageBreak/>
        <w:t xml:space="preserve">XML </w:t>
      </w:r>
      <w:r w:rsidR="009B3BBD">
        <w:rPr>
          <w:lang w:val="en-CA"/>
        </w:rPr>
        <w:t>Encoding Requirement classes</w:t>
      </w:r>
      <w:r w:rsidR="00401781">
        <w:rPr>
          <w:lang w:val="en-CA"/>
        </w:rPr>
        <w:t xml:space="preserve"> (Normative)</w:t>
      </w:r>
      <w:bookmarkEnd w:id="777"/>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AU" w:eastAsia="en-AU"/>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778" w:name="_Ref452624938"/>
      <w:bookmarkStart w:id="779" w:name="_Toc452643184"/>
      <w:r>
        <w:rPr>
          <w:lang w:val="en-CA"/>
        </w:rPr>
        <w:t>Prefixes used in examples</w:t>
      </w:r>
      <w:bookmarkEnd w:id="778"/>
      <w:bookmarkEnd w:id="779"/>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8037F7" w:rsidP="00A65B96">
            <w:pPr>
              <w:spacing w:after="0"/>
              <w:rPr>
                <w:rFonts w:ascii="Consolas" w:hAnsi="Consolas" w:cs="Consolas"/>
                <w:color w:val="000000"/>
                <w:sz w:val="20"/>
                <w:szCs w:val="20"/>
                <w:lang w:val="en-CA" w:eastAsia="en-CA"/>
              </w:rPr>
            </w:pPr>
            <w:hyperlink r:id="rId129"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8037F7"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8037F7"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8037F7"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8037F7"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8037F7" w:rsidP="00A65B96">
            <w:pPr>
              <w:spacing w:after="0"/>
              <w:rPr>
                <w:color w:val="000000"/>
              </w:rPr>
            </w:pPr>
            <w:hyperlink r:id="rId134"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8037F7"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r w:rsidRPr="00C67C22">
              <w:rPr>
                <w:rFonts w:ascii="Consolas" w:hAnsi="Consolas" w:cs="Consolas"/>
                <w:sz w:val="20"/>
                <w:szCs w:val="20"/>
                <w:lang w:val="en-CA" w:eastAsia="en-CA"/>
              </w:rPr>
              <w:instrText>http://xmlns.geosciml.org/GeoSciML-Basic/4.1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r w:rsidRPr="00E21C96">
              <w:rPr>
                <w:rStyle w:val="Hyperlink"/>
                <w:rFonts w:ascii="Consolas" w:hAnsi="Consolas" w:cs="Consolas"/>
                <w:sz w:val="20"/>
                <w:szCs w:val="20"/>
                <w:lang w:val="en-CA" w:eastAsia="en-CA"/>
              </w:rPr>
              <w:t>http://xmlns.geosciml.org/GeoSciML-Basic/4.1</w:t>
            </w:r>
            <w:ins w:id="780" w:author="Boisvert, Eric" w:date="2016-06-02T10:02:00Z">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8037F7"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8037F7"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8037F7"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8037F7"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8037F7" w:rsidP="00E21C96">
            <w:pPr>
              <w:rPr>
                <w:rFonts w:ascii="Consolas" w:hAnsi="Consolas" w:cs="Consolas"/>
                <w:sz w:val="20"/>
                <w:szCs w:val="20"/>
              </w:rPr>
            </w:pPr>
            <w:hyperlink r:id="rId140"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8037F7" w:rsidP="00A65B96">
            <w:pPr>
              <w:spacing w:after="0"/>
              <w:rPr>
                <w:rFonts w:ascii="Consolas" w:hAnsi="Consolas" w:cs="Consolas"/>
                <w:color w:val="000000"/>
                <w:sz w:val="20"/>
                <w:szCs w:val="20"/>
                <w:lang w:val="en-CA" w:eastAsia="en-CA"/>
              </w:rPr>
            </w:pPr>
            <w:hyperlink r:id="rId141"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8037F7"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8037F7"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8037F7"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8037F7"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8037F7"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8037F7"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8037F7"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781" w:name="_Ref443220196"/>
      <w:r>
        <w:t xml:space="preserve">Table </w:t>
      </w:r>
      <w:r>
        <w:fldChar w:fldCharType="begin"/>
      </w:r>
      <w:r>
        <w:instrText xml:space="preserve"> SEQ Table \* ARABIC </w:instrText>
      </w:r>
      <w:r>
        <w:fldChar w:fldCharType="separate"/>
      </w:r>
      <w:r w:rsidR="00F02ED9">
        <w:rPr>
          <w:noProof/>
        </w:rPr>
        <w:t>8</w:t>
      </w:r>
      <w:r>
        <w:fldChar w:fldCharType="end"/>
      </w:r>
      <w:bookmarkEnd w:id="781"/>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782"/>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782"/>
      <w:r w:rsidRPr="004A5E5F">
        <w:rPr>
          <w:rStyle w:val="CommentReference"/>
          <w:sz w:val="20"/>
          <w:szCs w:val="20"/>
        </w:rPr>
        <w:commentReference w:id="782"/>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783" w:name="_Toc452643185"/>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783"/>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784" w:name="_Toc452643186"/>
      <w:r>
        <w:rPr>
          <w:lang w:val="en-CA"/>
        </w:rPr>
        <w:t>XML document validation</w:t>
      </w:r>
      <w:bookmarkEnd w:id="784"/>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785"/>
      <w:r>
        <w:rPr>
          <w:lang w:val="en-CA"/>
        </w:rPr>
        <w:t xml:space="preserve">An XML instance shall validate to both the XSD and schematron rules provided by this specification for each of the XML requirements classes. </w:t>
      </w:r>
      <w:commentRangeEnd w:id="785"/>
      <w:r w:rsidR="00C859E9">
        <w:rPr>
          <w:rStyle w:val="CommentReference"/>
        </w:rPr>
        <w:commentReference w:id="78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786" w:name="_Toc452643187"/>
      <w:r>
        <w:rPr>
          <w:lang w:val="en-CA"/>
        </w:rPr>
        <w:t>Reference</w:t>
      </w:r>
      <w:bookmarkEnd w:id="786"/>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787"/>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787"/>
      <w:r>
        <w:rPr>
          <w:rStyle w:val="CommentReference"/>
        </w:rPr>
        <w:commentReference w:id="787"/>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788" w:name="_Toc452643188"/>
      <w:r>
        <w:rPr>
          <w:lang w:val="en-CA"/>
        </w:rPr>
        <w:t>CodeList</w:t>
      </w:r>
      <w:bookmarkEnd w:id="788"/>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9"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89"/>
      <w:r w:rsidRPr="008D2309">
        <w:rPr>
          <w:rFonts w:ascii="Consolas" w:hAnsi="Consolas" w:cs="Consolas"/>
          <w:sz w:val="20"/>
          <w:szCs w:val="20"/>
          <w:lang w:val="en-CA"/>
        </w:rPr>
        <w:t>http://resource.geosciml.org/classifier/cgi/simplelithology/mudstone</w:t>
      </w:r>
      <w:commentRangeEnd w:id="789"/>
      <w:r>
        <w:rPr>
          <w:rStyle w:val="CommentReference"/>
        </w:rPr>
        <w:commentReference w:id="789"/>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790" w:name="_Toc448329473"/>
      <w:bookmarkStart w:id="791" w:name="_Toc448329621"/>
      <w:bookmarkStart w:id="792" w:name="_Toc448330007"/>
      <w:bookmarkStart w:id="793" w:name="_Toc448329474"/>
      <w:bookmarkStart w:id="794" w:name="_Toc448329622"/>
      <w:bookmarkStart w:id="795" w:name="_Toc448330008"/>
      <w:bookmarkStart w:id="796" w:name="_Toc448329475"/>
      <w:bookmarkStart w:id="797" w:name="_Toc448329623"/>
      <w:bookmarkStart w:id="798" w:name="_Toc448330009"/>
      <w:bookmarkStart w:id="799" w:name="_Toc452643189"/>
      <w:bookmarkEnd w:id="790"/>
      <w:bookmarkEnd w:id="791"/>
      <w:bookmarkEnd w:id="792"/>
      <w:bookmarkEnd w:id="793"/>
      <w:bookmarkEnd w:id="794"/>
      <w:bookmarkEnd w:id="795"/>
      <w:bookmarkEnd w:id="796"/>
      <w:bookmarkEnd w:id="797"/>
      <w:bookmarkEnd w:id="798"/>
      <w:r>
        <w:rPr>
          <w:lang w:val="en-CA"/>
        </w:rPr>
        <w:t>Identifiers</w:t>
      </w:r>
      <w:bookmarkEnd w:id="799"/>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80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800"/>
            <w:r>
              <w:rPr>
                <w:rStyle w:val="CommentReference"/>
                <w:rFonts w:ascii="Times New Roman" w:eastAsia="Times New Roman" w:hAnsi="Times New Roman"/>
                <w:lang w:val="en-US" w:eastAsia="en-US"/>
              </w:rPr>
              <w:commentReference w:id="800"/>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lastRenderedPageBreak/>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801" w:name="_Toc452643190"/>
      <w:r>
        <w:rPr>
          <w:lang w:val="en-CA"/>
        </w:rPr>
        <w:t>Nillables or Voidables</w:t>
      </w:r>
      <w:bookmarkEnd w:id="801"/>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802"/>
      <w:r>
        <w:rPr>
          <w:lang w:val="en-CA"/>
        </w:rPr>
        <w:t>(OGC 12-110).</w:t>
      </w:r>
      <w:commentRangeEnd w:id="802"/>
      <w:r>
        <w:rPr>
          <w:rStyle w:val="CommentReference"/>
        </w:rPr>
        <w:commentReference w:id="802"/>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803" w:name="_Toc452643191"/>
      <w:r>
        <w:rPr>
          <w:lang w:val="en-CA"/>
        </w:rPr>
        <w:t>Date encoding</w:t>
      </w:r>
      <w:bookmarkEnd w:id="803"/>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lastRenderedPageBreak/>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804" w:name="_Toc452643192"/>
      <w:r>
        <w:t>Units of Measure</w:t>
      </w:r>
      <w:bookmarkEnd w:id="804"/>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Heading2"/>
        <w:rPr>
          <w:lang w:val="en-CA"/>
        </w:rPr>
      </w:pPr>
      <w:bookmarkStart w:id="805" w:name="_Ref444433734"/>
      <w:bookmarkStart w:id="806" w:name="_Toc452643193"/>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805"/>
      <w:r w:rsidR="00052694">
        <w:rPr>
          <w:lang w:val="en-CA"/>
        </w:rPr>
        <w:t xml:space="preserve"> (Normative)</w:t>
      </w:r>
      <w:bookmarkEnd w:id="806"/>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965697E" w:rsidR="003A3448" w:rsidRDefault="003A3448" w:rsidP="00225333">
      <w:pPr>
        <w:rPr>
          <w:lang w:val="en-CA"/>
        </w:rPr>
      </w:pPr>
      <w:r>
        <w:rPr>
          <w:lang w:val="en-CA"/>
        </w:rPr>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lastRenderedPageBreak/>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807"/>
      <w:r w:rsidR="00AE70BC">
        <w:t>U</w:t>
      </w:r>
      <w:r w:rsidR="00112EA6">
        <w:t>ser defined properties must respect the same constrains as defined in SF-1 specification</w:t>
      </w:r>
      <w:commentRangeEnd w:id="807"/>
      <w:r w:rsidR="00AE70BC">
        <w:rPr>
          <w:rStyle w:val="CommentReference"/>
        </w:rPr>
        <w:commentReference w:id="807"/>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F02ED9">
        <w:t xml:space="preserve">Table </w:t>
      </w:r>
      <w:r w:rsidR="00F02ED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808" w:name="_Ref441409363"/>
      <w:r>
        <w:t xml:space="preserve">Table </w:t>
      </w:r>
      <w:r w:rsidR="00415E41">
        <w:fldChar w:fldCharType="begin"/>
      </w:r>
      <w:r w:rsidR="00415E41">
        <w:instrText xml:space="preserve"> SEQ Table \* ARABIC </w:instrText>
      </w:r>
      <w:r w:rsidR="00415E41">
        <w:fldChar w:fldCharType="separate"/>
      </w:r>
      <w:r w:rsidR="00F02ED9">
        <w:rPr>
          <w:noProof/>
        </w:rPr>
        <w:t>9</w:t>
      </w:r>
      <w:r w:rsidR="00415E41">
        <w:fldChar w:fldCharType="end"/>
      </w:r>
      <w:bookmarkEnd w:id="808"/>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809"/>
      <w:r>
        <w:t xml:space="preserve">Process content is set to “lax”, </w:t>
      </w:r>
      <w:commentRangeEnd w:id="809"/>
      <w:r w:rsidR="00F813AA">
        <w:rPr>
          <w:rStyle w:val="CommentReference"/>
        </w:rPr>
        <w:commentReference w:id="809"/>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1F00365B" w:rsidR="00746B77" w:rsidRDefault="00746B77" w:rsidP="00746B77">
      <w:pPr>
        <w:pStyle w:val="Heading2"/>
      </w:pPr>
      <w:bookmarkStart w:id="810" w:name="_Ref439836832"/>
      <w:bookmarkStart w:id="811" w:name="_Toc452643194"/>
      <w:r>
        <w:t xml:space="preserve">GeoSciML </w:t>
      </w:r>
      <w:r w:rsidR="004832DE">
        <w:t xml:space="preserve">Lite </w:t>
      </w:r>
      <w:r>
        <w:t>GML 3.1 profile</w:t>
      </w:r>
      <w:bookmarkEnd w:id="810"/>
      <w:r w:rsidR="00052694">
        <w:t xml:space="preserve"> (Normative)</w:t>
      </w:r>
      <w:bookmarkEnd w:id="811"/>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812"/>
      <w:r>
        <w:t xml:space="preserve">Because of the limited availability of WFS 2.0 compliant servers and clients, GeoSciML SWG officially supports WFS 1.1.0 and GML 3.1.1. </w:t>
      </w:r>
      <w:commentRangeEnd w:id="812"/>
      <w:r>
        <w:rPr>
          <w:rStyle w:val="CommentReference"/>
        </w:rPr>
        <w:commentReference w:id="812"/>
      </w:r>
      <w:r>
        <w:t>(</w:t>
      </w:r>
      <w:r w:rsidR="00D458B7">
        <w:t xml:space="preserve">See </w:t>
      </w:r>
      <w:r>
        <w:fldChar w:fldCharType="begin"/>
      </w:r>
      <w:r>
        <w:instrText xml:space="preserve"> REF _Ref439836832 \r \h </w:instrText>
      </w:r>
      <w:r>
        <w:fldChar w:fldCharType="separate"/>
      </w:r>
      <w:r w:rsidR="00F02ED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F02ED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54" w:history="1">
        <w:r w:rsidR="004832DE" w:rsidRPr="004832DE">
          <w:rPr>
            <w:rStyle w:val="Hyperlink"/>
          </w:rPr>
          <w:t>http://schemas.opengis.net/gsml</w:t>
        </w:r>
        <w:r w:rsidR="004832DE">
          <w:rPr>
            <w:rStyle w:val="Hyperlink"/>
          </w:rPr>
          <w:t>/4.1/</w:t>
        </w:r>
        <w:r w:rsidR="004832DE" w:rsidRPr="004832DE">
          <w:rPr>
            <w:rStyle w:val="Hyperlink"/>
          </w:rPr>
          <w:t>geosciml-lite.sch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lastRenderedPageBreak/>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813" w:name="_Ref446664275"/>
      <w:bookmarkStart w:id="814" w:name="_Toc452643195"/>
      <w:r w:rsidRPr="00D12552">
        <w:rPr>
          <w:lang w:val="en-CA"/>
        </w:rPr>
        <w:t xml:space="preserve">GeoSciML </w:t>
      </w:r>
      <w:r>
        <w:rPr>
          <w:lang w:val="en-CA"/>
        </w:rPr>
        <w:t>Basic XML</w:t>
      </w:r>
      <w:r w:rsidRPr="00D12552">
        <w:rPr>
          <w:lang w:val="en-CA"/>
        </w:rPr>
        <w:t xml:space="preserve"> Requirements </w:t>
      </w:r>
      <w:bookmarkEnd w:id="813"/>
      <w:r w:rsidR="00D458B7" w:rsidRPr="00D12552">
        <w:rPr>
          <w:lang w:val="en-CA"/>
        </w:rPr>
        <w:t>Class</w:t>
      </w:r>
      <w:r w:rsidR="00D458B7">
        <w:rPr>
          <w:lang w:val="en-CA"/>
        </w:rPr>
        <w:t xml:space="preserve"> </w:t>
      </w:r>
      <w:r w:rsidR="00D458B7">
        <w:t>(</w:t>
      </w:r>
      <w:r w:rsidR="00052694">
        <w:t>Normative)</w:t>
      </w:r>
      <w:bookmarkEnd w:id="81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815"/>
      <w:r w:rsidR="00811785">
        <w:rPr>
          <w:rFonts w:ascii="Courier New" w:hAnsi="Courier New" w:cs="Courier New"/>
          <w:color w:val="0000FF"/>
          <w:sz w:val="20"/>
          <w:szCs w:val="20"/>
          <w:lang w:val="en-CA" w:eastAsia="en-CA"/>
        </w:rPr>
        <w:t>(…)</w:t>
      </w:r>
      <w:commentRangeEnd w:id="815"/>
      <w:r w:rsidR="00811785">
        <w:rPr>
          <w:rStyle w:val="CommentReference"/>
        </w:rPr>
        <w:commentReference w:id="815"/>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816" w:name="_Toc452643196"/>
      <w:proofErr w:type="gramStart"/>
      <w:r>
        <w:t>relatedFeature</w:t>
      </w:r>
      <w:bookmarkEnd w:id="816"/>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817" w:name="_Toc45264319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7"/>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818" w:name="_Toc45264319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8"/>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819" w:name="_Toc45264319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9"/>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820" w:name="_Toc45264320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82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821" w:name="_Toc452643201"/>
      <w:r w:rsidRPr="00D12552">
        <w:rPr>
          <w:lang w:val="en-CA"/>
        </w:rPr>
        <w:lastRenderedPageBreak/>
        <w:t>Media Types for any data encoding(s)</w:t>
      </w:r>
      <w:bookmarkEnd w:id="821"/>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822" w:name="_Toc452643202"/>
      <w:r>
        <w:rPr>
          <w:lang w:val="en-CA"/>
        </w:rPr>
        <w:lastRenderedPageBreak/>
        <w:t>Abbreviations and Acronyms</w:t>
      </w:r>
      <w:bookmarkEnd w:id="822"/>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823" w:name="_Toc452643203"/>
      <w:bookmarkStart w:id="824" w:name="_Toc426472101"/>
      <w:bookmarkStart w:id="825" w:name="_Toc445211802"/>
      <w:r w:rsidRPr="0027787F">
        <w:t>Conformance classes</w:t>
      </w:r>
      <w:bookmarkEnd w:id="823"/>
    </w:p>
    <w:p w14:paraId="5E078BF4" w14:textId="77777777" w:rsidR="00401781" w:rsidRDefault="00401781" w:rsidP="00345D65"/>
    <w:p w14:paraId="4A3D07E6" w14:textId="6EB45C4F" w:rsidR="003B0AAB" w:rsidRPr="0027787F" w:rsidRDefault="003B0AAB" w:rsidP="003B0AAB">
      <w:pPr>
        <w:pStyle w:val="OGCAnnexXX"/>
      </w:pPr>
      <w:bookmarkStart w:id="826" w:name="_Toc452643204"/>
      <w:r w:rsidRPr="0027787F">
        <w:t xml:space="preserve">Conformance class: GeoSciML </w:t>
      </w:r>
      <w:r>
        <w:t>Conceptual</w:t>
      </w:r>
      <w:bookmarkEnd w:id="826"/>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827" w:name="_Toc452643205"/>
      <w:bookmarkEnd w:id="824"/>
      <w:bookmarkEnd w:id="825"/>
      <w:r w:rsidRPr="0027787F">
        <w:t xml:space="preserve">Conformance class: </w:t>
      </w:r>
      <w:r w:rsidR="00480BB6" w:rsidRPr="0027787F">
        <w:t>GeoSciML Core Abstract</w:t>
      </w:r>
      <w:bookmarkEnd w:id="827"/>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828"/>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828"/>
            <w:r>
              <w:rPr>
                <w:rStyle w:val="CommentReference"/>
              </w:rPr>
              <w:commentReference w:id="828"/>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829" w:name="_Toc452643206"/>
      <w:r w:rsidRPr="003C54F8">
        <w:lastRenderedPageBreak/>
        <w:t xml:space="preserve">Conformance class: </w:t>
      </w:r>
      <w:r w:rsidR="004832DE">
        <w:t>Lite</w:t>
      </w:r>
      <w:r w:rsidR="004832DE" w:rsidRPr="003C54F8">
        <w:t xml:space="preserve"> </w:t>
      </w:r>
      <w:r w:rsidR="004832DE">
        <w:t xml:space="preserve"> </w:t>
      </w:r>
      <w:r w:rsidR="0027787F">
        <w:t>Logical</w:t>
      </w:r>
      <w:bookmarkEnd w:id="82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830" w:name="_Toc452643207"/>
      <w:r w:rsidRPr="00B464F3">
        <w:lastRenderedPageBreak/>
        <w:t>Conformance class: GeoSciML Basic Logical Model</w:t>
      </w:r>
      <w:bookmarkEnd w:id="83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831" w:name="_Toc452643208"/>
      <w:r>
        <w:t>Conformance class: GeoSciML Extension Logical Model</w:t>
      </w:r>
      <w:bookmarkEnd w:id="83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832" w:name="_Toc452643209"/>
      <w:r w:rsidRPr="00B464F3">
        <w:t>Conformance class: GeoSciML Time-Scale Logical Model</w:t>
      </w:r>
      <w:bookmarkEnd w:id="83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3"/>
            <w:r>
              <w:rPr>
                <w:rStyle w:val="CommentReference"/>
              </w:rPr>
              <w:commentReference w:id="833"/>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4"/>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4"/>
            <w:r>
              <w:rPr>
                <w:rStyle w:val="CommentReference"/>
              </w:rPr>
              <w:commentReference w:id="834"/>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835" w:name="_Toc452643210"/>
      <w:r w:rsidRPr="00B464F3">
        <w:t>Conformance class: GeoSciML Borehole Logical Model</w:t>
      </w:r>
      <w:bookmarkEnd w:id="8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836" w:name="_Toc452643211"/>
      <w:r w:rsidRPr="0027787F">
        <w:t>Conformance class: GeoSciML Lab Analysis Logical Model</w:t>
      </w:r>
      <w:bookmarkEnd w:id="8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837" w:name="_Toc452643212"/>
      <w:r w:rsidRPr="00B464F3">
        <w:t>Conformance class: GeoSciML XML Encoding Abstract Core</w:t>
      </w:r>
      <w:bookmarkEnd w:id="8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838" w:name="_Toc452643213"/>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8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839" w:name="_Toc452643214"/>
      <w:r w:rsidRPr="00B464F3">
        <w:t xml:space="preserve">Conformance class: GeoSciML </w:t>
      </w:r>
      <w:r w:rsidR="004832DE">
        <w:t>Lite</w:t>
      </w:r>
      <w:r w:rsidR="004832DE" w:rsidRPr="00B464F3">
        <w:t xml:space="preserve"> </w:t>
      </w:r>
      <w:r w:rsidRPr="00B464F3">
        <w:t>XML Encoding for GML 3.1</w:t>
      </w:r>
      <w:bookmarkEnd w:id="8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840" w:name="_Toc452643215"/>
      <w:r w:rsidRPr="00B464F3">
        <w:t>Conformance class: GeoSciML Basic XML Encoding</w:t>
      </w:r>
      <w:bookmarkEnd w:id="840"/>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841" w:name="_Toc452643216"/>
      <w:r>
        <w:t>Conformance class: GeoSciML Extension XML Encoding</w:t>
      </w:r>
      <w:bookmarkEnd w:id="841"/>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842" w:name="_Toc452643217"/>
      <w:r w:rsidRPr="00B464F3">
        <w:rPr>
          <w:lang w:val="en-CA"/>
        </w:rPr>
        <w:t>Conformance class: GeoSciML Geologic Time XML Encoding</w:t>
      </w:r>
      <w:bookmarkEnd w:id="84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843" w:name="_Toc452643218"/>
      <w:r w:rsidRPr="00B464F3">
        <w:rPr>
          <w:lang w:val="en-CA"/>
        </w:rPr>
        <w:t>Conformance class: GeoSciML Borehole XML Encoding</w:t>
      </w:r>
      <w:bookmarkEnd w:id="84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844" w:name="_Toc452643219"/>
      <w:r w:rsidRPr="00B464F3">
        <w:rPr>
          <w:lang w:val="en-CA"/>
        </w:rPr>
        <w:t>Conformance class: GeoSciML Laboratory and Analysis XML Encoding</w:t>
      </w:r>
      <w:bookmarkEnd w:id="84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845" w:name="_Toc165888231"/>
      <w:bookmarkStart w:id="846" w:name="_Toc452643220"/>
      <w:r w:rsidRPr="00D12552">
        <w:rPr>
          <w:lang w:val="en-CA"/>
        </w:rPr>
        <w:lastRenderedPageBreak/>
        <w:t>Revision history</w:t>
      </w:r>
      <w:bookmarkEnd w:id="845"/>
      <w:bookmarkEnd w:id="84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bl>
    <w:p w14:paraId="4068151C" w14:textId="5D60DB52"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47" w:name="_Toc452643221"/>
      <w:r w:rsidRPr="00D12552">
        <w:rPr>
          <w:lang w:val="en-CA"/>
        </w:rPr>
        <w:t>Bibliography</w:t>
      </w:r>
      <w:bookmarkEnd w:id="847"/>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9"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60"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1"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2"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3"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4"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Eric Boisvert" w:date="2016-06-02T10:06:00Z" w:initials="EB/L">
    <w:p w14:paraId="6655E12C" w14:textId="77777777" w:rsidR="008037F7" w:rsidRDefault="008037F7">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60" w:author="Eric Boisvert" w:date="2016-06-02T10:06:00Z" w:initials="EB/L">
    <w:p w14:paraId="72D76448" w14:textId="0D6009B0" w:rsidR="008037F7" w:rsidRDefault="008037F7">
      <w:pPr>
        <w:pStyle w:val="CommentText"/>
      </w:pPr>
      <w:r>
        <w:rPr>
          <w:rStyle w:val="CommentReference"/>
        </w:rPr>
        <w:annotationRef/>
      </w:r>
      <w:r>
        <w:t xml:space="preserve">Which </w:t>
      </w:r>
      <w:proofErr w:type="gramStart"/>
      <w:r>
        <w:t>ones ?</w:t>
      </w:r>
      <w:proofErr w:type="gramEnd"/>
    </w:p>
  </w:comment>
  <w:comment w:id="100" w:author="Eric Boisvert" w:date="2016-06-02T10:06:00Z" w:initials="EB/L">
    <w:p w14:paraId="235D7807" w14:textId="487EBE5E" w:rsidR="008037F7" w:rsidRDefault="008037F7">
      <w:pPr>
        <w:pStyle w:val="CommentText"/>
      </w:pPr>
      <w:r>
        <w:rPr>
          <w:rStyle w:val="CommentReference"/>
        </w:rPr>
        <w:annotationRef/>
      </w:r>
      <w:r>
        <w:t>Harmoniser les tableaux</w:t>
      </w:r>
    </w:p>
  </w:comment>
  <w:comment w:id="103" w:author="Eric Boisvert" w:date="2016-06-02T10:06:00Z" w:initials="EB/L">
    <w:p w14:paraId="285ACA1A" w14:textId="050EE93A" w:rsidR="008037F7" w:rsidRDefault="008037F7">
      <w:pPr>
        <w:pStyle w:val="CommentText"/>
      </w:pPr>
      <w:r>
        <w:rPr>
          <w:rStyle w:val="CommentReference"/>
        </w:rPr>
        <w:annotationRef/>
      </w:r>
      <w:r>
        <w:t>Move to own requirements class</w:t>
      </w:r>
    </w:p>
  </w:comment>
  <w:comment w:id="104" w:author="Eric Boisvert" w:date="2016-06-02T10:06:00Z" w:initials="EB/L">
    <w:p w14:paraId="20D344E6" w14:textId="4DC741AF" w:rsidR="008037F7" w:rsidRDefault="008037F7">
      <w:pPr>
        <w:pStyle w:val="CommentText"/>
      </w:pPr>
      <w:r>
        <w:rPr>
          <w:rStyle w:val="CommentReference"/>
        </w:rPr>
        <w:annotationRef/>
      </w:r>
      <w:r>
        <w:t>Double check for the right name</w:t>
      </w:r>
    </w:p>
  </w:comment>
  <w:comment w:id="119" w:author="Eric Boisvert" w:date="2016-06-02T10:06:00Z" w:initials="EB/L">
    <w:p w14:paraId="543EE89F" w14:textId="14D31BC3" w:rsidR="008037F7" w:rsidRDefault="008037F7">
      <w:pPr>
        <w:pStyle w:val="CommentText"/>
      </w:pPr>
      <w:r>
        <w:rPr>
          <w:rStyle w:val="CommentReference"/>
        </w:rPr>
        <w:annotationRef/>
      </w:r>
      <w:r>
        <w:t>The following two clauses should probably be in their own profile</w:t>
      </w:r>
    </w:p>
  </w:comment>
  <w:comment w:id="121" w:author="Eric Boisvert" w:date="2016-06-02T10:06:00Z" w:initials="EB/L">
    <w:p w14:paraId="61064CC3" w14:textId="0B759CA5" w:rsidR="008037F7" w:rsidRDefault="008037F7">
      <w:pPr>
        <w:pStyle w:val="CommentText"/>
      </w:pPr>
      <w:r>
        <w:rPr>
          <w:rStyle w:val="CommentReference"/>
        </w:rPr>
        <w:annotationRef/>
      </w:r>
      <w:r>
        <w:t>Move to LOD requirements class</w:t>
      </w:r>
    </w:p>
  </w:comment>
  <w:comment w:id="122" w:author="Eric Boisvert" w:date="2016-06-02T10:06:00Z" w:initials="EB/L">
    <w:p w14:paraId="1FAED83F" w14:textId="02425D3D" w:rsidR="008037F7" w:rsidRDefault="008037F7">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24" w:author="Eric Boisvert" w:date="2016-06-02T10:06:00Z" w:initials="EB/L">
    <w:p w14:paraId="54872106" w14:textId="6452D0FA" w:rsidR="008037F7" w:rsidRDefault="008037F7">
      <w:pPr>
        <w:pStyle w:val="CommentText"/>
      </w:pPr>
      <w:r>
        <w:rPr>
          <w:rStyle w:val="CommentReference"/>
        </w:rPr>
        <w:annotationRef/>
      </w:r>
      <w:r>
        <w:t xml:space="preserve">Intro text essentially stolen from 7.1 cookbook </w:t>
      </w:r>
      <w:r w:rsidRPr="00762332">
        <w:t>http://www.onegeology.org/wmscookbook/7_1.html</w:t>
      </w:r>
    </w:p>
  </w:comment>
  <w:comment w:id="125" w:author="Eric Boisvert" w:date="2016-06-02T10:06:00Z" w:initials="EB/L">
    <w:p w14:paraId="6F736F16" w14:textId="77777777" w:rsidR="008037F7" w:rsidRDefault="008037F7" w:rsidP="001563D9">
      <w:pPr>
        <w:pStyle w:val="CommentText"/>
      </w:pPr>
      <w:r>
        <w:rPr>
          <w:rStyle w:val="CommentReference"/>
        </w:rPr>
        <w:annotationRef/>
      </w:r>
      <w:r>
        <w:t>Change in UML scope notes and remove observation_URI</w:t>
      </w:r>
    </w:p>
  </w:comment>
  <w:comment w:id="131" w:author="Eric Boisvert" w:date="2016-06-02T10:06:00Z" w:initials="EB/L">
    <w:p w14:paraId="23F0E68C" w14:textId="6FA28754" w:rsidR="008037F7" w:rsidRDefault="008037F7">
      <w:pPr>
        <w:pStyle w:val="CommentText"/>
      </w:pPr>
      <w:r>
        <w:rPr>
          <w:rStyle w:val="CommentReference"/>
        </w:rPr>
        <w:annotationRef/>
      </w:r>
      <w:r>
        <w:t>I don’t understand what this means (from scope notes)</w:t>
      </w:r>
    </w:p>
  </w:comment>
  <w:comment w:id="160" w:author="Boisvert, Eric" w:date="2016-06-02T10:06:00Z" w:initials="BE">
    <w:p w14:paraId="64DAF09B" w14:textId="77777777" w:rsidR="008037F7" w:rsidRDefault="008037F7" w:rsidP="00835A3D">
      <w:pPr>
        <w:pStyle w:val="CommentText"/>
      </w:pPr>
      <w:r>
        <w:rPr>
          <w:rStyle w:val="CommentReference"/>
        </w:rPr>
        <w:annotationRef/>
      </w:r>
      <w:r>
        <w:t>And if you stuff XML in there, you might just as well use xsd</w:t>
      </w:r>
      <w:proofErr w:type="gramStart"/>
      <w:r>
        <w:t>:anyType</w:t>
      </w:r>
      <w:proofErr w:type="gramEnd"/>
      <w:r>
        <w:t>…</w:t>
      </w:r>
    </w:p>
  </w:comment>
  <w:comment w:id="196" w:author="Boisvert, Eric" w:date="2016-06-02T10:06:00Z" w:initials="BE">
    <w:p w14:paraId="1C967E0F" w14:textId="39F20CE2" w:rsidR="008037F7" w:rsidRDefault="008037F7">
      <w:pPr>
        <w:pStyle w:val="CommentText"/>
      </w:pPr>
      <w:r>
        <w:rPr>
          <w:rStyle w:val="CommentReference"/>
        </w:rPr>
        <w:annotationRef/>
      </w:r>
      <w:r>
        <w:t>Followed the syntax Simon used in 19156:2011 (O&amp;M), see clause B.2.3, table B.3</w:t>
      </w:r>
    </w:p>
  </w:comment>
  <w:comment w:id="250" w:author="Boisvert, Eric" w:date="2016-06-02T10:06:00Z" w:initials="BE">
    <w:p w14:paraId="755C5EAF" w14:textId="77777777" w:rsidR="008037F7" w:rsidRDefault="008037F7" w:rsidP="00E21C96">
      <w:pPr>
        <w:pStyle w:val="CommentText"/>
      </w:pPr>
      <w:r>
        <w:rPr>
          <w:rStyle w:val="CommentReference"/>
        </w:rPr>
        <w:annotationRef/>
      </w:r>
      <w:r>
        <w:t>Followed the syntax Simon used in 19156:2011 (O&amp;M), see clause B.2.3, table B.3</w:t>
      </w:r>
    </w:p>
  </w:comment>
  <w:comment w:id="297" w:author="Eric Boisvert" w:date="2016-06-02T10:06:00Z" w:initials="EB/L">
    <w:p w14:paraId="6D70419C" w14:textId="51DEC8C7" w:rsidR="008037F7" w:rsidRDefault="008037F7">
      <w:pPr>
        <w:pStyle w:val="CommentText"/>
      </w:pPr>
      <w:r>
        <w:rPr>
          <w:rStyle w:val="CommentReference"/>
        </w:rPr>
        <w:annotationRef/>
      </w:r>
      <w:r>
        <w:t xml:space="preserve">Check, eg. </w:t>
      </w:r>
    </w:p>
  </w:comment>
  <w:comment w:id="298" w:author="Eric Boisvert" w:date="2016-06-02T10:06:00Z" w:initials="EB/L">
    <w:p w14:paraId="7ED5E424" w14:textId="2BED472C" w:rsidR="008037F7" w:rsidRDefault="008037F7">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02" w:author="Eric Boisvert" w:date="2016-06-02T10:06:00Z" w:initials="EB/L">
    <w:p w14:paraId="65E74C2D" w14:textId="77777777" w:rsidR="008037F7" w:rsidRDefault="008037F7" w:rsidP="00D96958">
      <w:pPr>
        <w:pStyle w:val="CommentText"/>
      </w:pPr>
      <w:r>
        <w:rPr>
          <w:rStyle w:val="CommentReference"/>
        </w:rPr>
        <w:annotationRef/>
      </w:r>
      <w:r>
        <w:t xml:space="preserve">Check, eg. </w:t>
      </w:r>
    </w:p>
  </w:comment>
  <w:comment w:id="303" w:author="Eric Boisvert" w:date="2016-06-02T10:06:00Z" w:initials="EB/L">
    <w:p w14:paraId="1AAB0499" w14:textId="77777777" w:rsidR="008037F7" w:rsidRDefault="008037F7"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04" w:author="Eric Boisvert" w:date="2016-06-02T10:06:00Z" w:initials="EB/L">
    <w:p w14:paraId="2DDC24B9" w14:textId="77777777" w:rsidR="008037F7" w:rsidRDefault="008037F7"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305" w:author="Eric Boisvert" w:date="2016-06-02T10:06:00Z" w:initials="EB/L">
    <w:p w14:paraId="71798E18" w14:textId="48F7898B" w:rsidR="008037F7" w:rsidRDefault="008037F7" w:rsidP="00176E9E">
      <w:pPr>
        <w:pStyle w:val="CommentText"/>
      </w:pPr>
      <w:r>
        <w:rPr>
          <w:rStyle w:val="CommentReference"/>
        </w:rPr>
        <w:annotationRef/>
      </w:r>
      <w:r>
        <w:t>This is a shortcut or a replacement of getting the full MappedFeature and then resolve the specification association</w:t>
      </w:r>
    </w:p>
  </w:comment>
  <w:comment w:id="309" w:author="Eric Boisvert" w:date="2016-06-02T10:06:00Z" w:initials="EB/L">
    <w:p w14:paraId="021DDEA1" w14:textId="77777777" w:rsidR="008037F7" w:rsidRDefault="008037F7" w:rsidP="00D96958">
      <w:pPr>
        <w:pStyle w:val="CommentText"/>
      </w:pPr>
      <w:r>
        <w:rPr>
          <w:rStyle w:val="CommentReference"/>
        </w:rPr>
        <w:annotationRef/>
      </w:r>
      <w:r>
        <w:t xml:space="preserve">Check, eg. </w:t>
      </w:r>
    </w:p>
  </w:comment>
  <w:comment w:id="308" w:author="Ollie Raymond" w:date="2016-06-02T10:06:00Z" w:initials="OLR">
    <w:p w14:paraId="5F95FA50" w14:textId="77777777" w:rsidR="008037F7" w:rsidRDefault="008037F7"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8037F7" w:rsidRDefault="008037F7">
      <w:pPr>
        <w:pStyle w:val="CommentText"/>
      </w:pPr>
    </w:p>
  </w:comment>
  <w:comment w:id="311" w:author="Eric Boisvert" w:date="2016-06-02T10:06:00Z" w:initials="EB/L">
    <w:p w14:paraId="5B647355" w14:textId="7881E39E" w:rsidR="008037F7" w:rsidRDefault="008037F7">
      <w:pPr>
        <w:pStyle w:val="CommentText"/>
      </w:pPr>
      <w:r>
        <w:rPr>
          <w:rStyle w:val="CommentReference"/>
        </w:rPr>
        <w:annotationRef/>
      </w:r>
      <w:r>
        <w:t>SHOULD are not mandatory and don’t have compliance teste associated to them.</w:t>
      </w:r>
    </w:p>
  </w:comment>
  <w:comment w:id="310" w:author="Ollie Raymond" w:date="2016-06-02T10:06:00Z" w:initials="OLR">
    <w:p w14:paraId="2AF7AF0C" w14:textId="1567801F" w:rsidR="008037F7" w:rsidRDefault="008037F7">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312" w:author="Eric Boisvert" w:date="2016-06-02T10:06:00Z" w:initials="EB/L">
    <w:p w14:paraId="5396C471" w14:textId="77777777" w:rsidR="008037F7" w:rsidRDefault="008037F7" w:rsidP="00BE718C">
      <w:pPr>
        <w:pStyle w:val="CommentText"/>
      </w:pPr>
      <w:r>
        <w:rPr>
          <w:rStyle w:val="CommentReference"/>
        </w:rPr>
        <w:annotationRef/>
      </w:r>
      <w:r>
        <w:t xml:space="preserve">Resolve implies URI – doesn’t </w:t>
      </w:r>
      <w:proofErr w:type="gramStart"/>
      <w:r>
        <w:t>it ?</w:t>
      </w:r>
      <w:proofErr w:type="gramEnd"/>
    </w:p>
  </w:comment>
  <w:comment w:id="339" w:author="Eric Boisvert" w:date="2016-06-02T10:06:00Z" w:initials="EB/L">
    <w:p w14:paraId="52CEAD5D" w14:textId="77777777" w:rsidR="008037F7" w:rsidRDefault="008037F7" w:rsidP="00D96958">
      <w:pPr>
        <w:pStyle w:val="CommentText"/>
      </w:pPr>
      <w:r>
        <w:rPr>
          <w:rStyle w:val="CommentReference"/>
        </w:rPr>
        <w:annotationRef/>
      </w:r>
      <w:r>
        <w:t xml:space="preserve">Check, eg. </w:t>
      </w:r>
    </w:p>
  </w:comment>
  <w:comment w:id="355" w:author="Eric Boisvert" w:date="2016-06-02T10:06:00Z" w:initials="EB/L">
    <w:p w14:paraId="1AA086B4" w14:textId="77777777" w:rsidR="008037F7" w:rsidRDefault="008037F7" w:rsidP="00D96958">
      <w:pPr>
        <w:pStyle w:val="CommentText"/>
      </w:pPr>
      <w:r>
        <w:rPr>
          <w:rStyle w:val="CommentReference"/>
        </w:rPr>
        <w:annotationRef/>
      </w:r>
      <w:r>
        <w:t xml:space="preserve">Check, eg. </w:t>
      </w:r>
    </w:p>
  </w:comment>
  <w:comment w:id="375" w:author="Eric Boisvert" w:date="2016-06-02T10:06:00Z" w:initials="EB/L">
    <w:p w14:paraId="58D17B83" w14:textId="77777777" w:rsidR="008037F7" w:rsidRDefault="008037F7" w:rsidP="00DF2985">
      <w:pPr>
        <w:pStyle w:val="CommentText"/>
      </w:pPr>
      <w:r>
        <w:rPr>
          <w:rStyle w:val="CommentReference"/>
        </w:rPr>
        <w:annotationRef/>
      </w:r>
      <w:r>
        <w:t xml:space="preserve">Check, eg. </w:t>
      </w:r>
    </w:p>
  </w:comment>
  <w:comment w:id="400" w:author="Eric Boisvert" w:date="2016-06-02T10:06:00Z" w:initials="EB/L">
    <w:p w14:paraId="3F27E355" w14:textId="77777777" w:rsidR="008037F7" w:rsidRDefault="008037F7" w:rsidP="002E6F45">
      <w:pPr>
        <w:pStyle w:val="CommentText"/>
      </w:pPr>
      <w:r>
        <w:rPr>
          <w:rStyle w:val="CommentReference"/>
        </w:rPr>
        <w:annotationRef/>
      </w:r>
      <w:r>
        <w:t xml:space="preserve">Check, eg. </w:t>
      </w:r>
    </w:p>
  </w:comment>
  <w:comment w:id="427" w:author="Eric Boisvert" w:date="2016-06-02T10:06:00Z" w:initials="EB/L">
    <w:p w14:paraId="3916DEFC" w14:textId="77777777" w:rsidR="008037F7" w:rsidRDefault="008037F7" w:rsidP="00006FB0">
      <w:pPr>
        <w:pStyle w:val="CommentText"/>
      </w:pPr>
      <w:r>
        <w:rPr>
          <w:rStyle w:val="CommentReference"/>
        </w:rPr>
        <w:annotationRef/>
      </w:r>
      <w:r>
        <w:t xml:space="preserve">Check, eg. </w:t>
      </w:r>
    </w:p>
  </w:comment>
  <w:comment w:id="428" w:author="Eric Boisvert" w:date="2016-06-02T10:06:00Z" w:initials="EB/L">
    <w:p w14:paraId="246F852D" w14:textId="77777777" w:rsidR="008037F7" w:rsidRDefault="008037F7" w:rsidP="00637CC9">
      <w:pPr>
        <w:pStyle w:val="CommentText"/>
      </w:pPr>
      <w:r>
        <w:rPr>
          <w:rStyle w:val="CommentReference"/>
        </w:rPr>
        <w:annotationRef/>
      </w:r>
      <w:r>
        <w:t>Change in UML scope notes and remove observation_URI</w:t>
      </w:r>
    </w:p>
  </w:comment>
  <w:comment w:id="429" w:author="Eric Boisvert" w:date="2016-06-02T10:06:00Z" w:initials="EB/L">
    <w:p w14:paraId="1361859C" w14:textId="0AA10B9F" w:rsidR="008037F7" w:rsidRDefault="008037F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451" w:author="Eric Boisvert" w:date="2016-06-02T10:06:00Z" w:initials="EB/L">
    <w:p w14:paraId="084DAD59" w14:textId="3EBA890B" w:rsidR="008037F7" w:rsidRDefault="008037F7">
      <w:pPr>
        <w:pStyle w:val="CommentText"/>
      </w:pPr>
      <w:r>
        <w:rPr>
          <w:rStyle w:val="CommentReference"/>
        </w:rPr>
        <w:annotationRef/>
      </w:r>
      <w:r>
        <w:t>Rephrase important use case = INSPIRE</w:t>
      </w:r>
    </w:p>
  </w:comment>
  <w:comment w:id="466" w:author="Eric Boisvert" w:date="2016-06-02T10:06:00Z" w:initials="EB/L">
    <w:p w14:paraId="4602724B" w14:textId="1CB62DD0" w:rsidR="008037F7" w:rsidRDefault="008037F7">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469" w:author="Eric Boisvert" w:date="2016-06-02T10:06:00Z" w:initials="EB/L">
    <w:p w14:paraId="6B5921D4" w14:textId="5533ACFC" w:rsidR="008037F7" w:rsidRDefault="008037F7">
      <w:pPr>
        <w:pStyle w:val="CommentText"/>
      </w:pPr>
      <w:r>
        <w:rPr>
          <w:rStyle w:val="CommentReference"/>
        </w:rPr>
        <w:annotationRef/>
      </w:r>
      <w:r>
        <w:t>Not quite sure what to do of this.</w:t>
      </w:r>
    </w:p>
  </w:comment>
  <w:comment w:id="471" w:author="Eric Boisvert" w:date="2016-06-02T10:06:00Z" w:initials="EB/L">
    <w:p w14:paraId="49D40484" w14:textId="5C78DA5F" w:rsidR="008037F7" w:rsidRDefault="008037F7">
      <w:pPr>
        <w:pStyle w:val="CommentText"/>
      </w:pPr>
      <w:r>
        <w:rPr>
          <w:rStyle w:val="CommentReference"/>
        </w:rPr>
        <w:annotationRef/>
      </w:r>
      <w:r>
        <w:t>I don’t understand</w:t>
      </w:r>
    </w:p>
  </w:comment>
  <w:comment w:id="473" w:author="Eric Boisvert" w:date="2016-06-02T10:06:00Z" w:initials="EB/L">
    <w:p w14:paraId="18B6C9FA" w14:textId="77777777" w:rsidR="008037F7" w:rsidRDefault="008037F7" w:rsidP="0016408B">
      <w:pPr>
        <w:pStyle w:val="CommentText"/>
      </w:pPr>
      <w:r>
        <w:rPr>
          <w:rStyle w:val="CommentReference"/>
        </w:rPr>
        <w:annotationRef/>
      </w:r>
      <w:r>
        <w:t>Probably don’t need this because this is what the UML says, but this CodeType is different since it is not an external vocabulary</w:t>
      </w:r>
    </w:p>
  </w:comment>
  <w:comment w:id="474" w:author="Eric Boisvert" w:date="2016-06-02T10:06:00Z" w:initials="EB/L">
    <w:p w14:paraId="29FF579F" w14:textId="418C8DEC" w:rsidR="008037F7" w:rsidRDefault="008037F7">
      <w:pPr>
        <w:pStyle w:val="CommentText"/>
      </w:pPr>
      <w:r>
        <w:rPr>
          <w:rStyle w:val="CommentReference"/>
        </w:rPr>
        <w:annotationRef/>
      </w:r>
      <w:r>
        <w:t>Delete because it actually goes in 8.5.1</w:t>
      </w:r>
    </w:p>
  </w:comment>
  <w:comment w:id="475" w:author="Eric Boisvert" w:date="2016-06-02T10:06:00Z" w:initials="EB/L">
    <w:p w14:paraId="2A96457B" w14:textId="5EA18721" w:rsidR="008037F7" w:rsidRDefault="008037F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476" w:author="Eric Boisvert" w:date="2016-06-02T10:06:00Z" w:initials="EB/L">
    <w:p w14:paraId="53080A5A" w14:textId="720EBE1D" w:rsidR="008037F7" w:rsidRDefault="008037F7">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480" w:author="Eric Boisvert" w:date="2016-06-02T10:06:00Z" w:initials="EB/L">
    <w:p w14:paraId="08690EA4" w14:textId="058794F9" w:rsidR="008037F7" w:rsidRDefault="008037F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481" w:author="Eric Boisvert" w:date="2016-06-02T10:06:00Z" w:initials="EB/L">
    <w:p w14:paraId="5C743AC9" w14:textId="77777777" w:rsidR="008037F7" w:rsidRDefault="008037F7">
      <w:pPr>
        <w:pStyle w:val="CommentText"/>
      </w:pPr>
      <w:r>
        <w:rPr>
          <w:rStyle w:val="CommentReference"/>
        </w:rPr>
        <w:annotationRef/>
      </w:r>
      <w:r>
        <w:t xml:space="preserve">This was in the scope note.  I don’t understand what this means.  Is the last item </w:t>
      </w:r>
    </w:p>
  </w:comment>
  <w:comment w:id="482" w:author="Ollie Raymond" w:date="2016-06-23T15:06:00Z" w:initials="OLR">
    <w:p w14:paraId="571CEAE5" w14:textId="52DF9CDC" w:rsidR="008037F7" w:rsidRDefault="008037F7">
      <w:pPr>
        <w:pStyle w:val="CommentText"/>
      </w:pPr>
      <w:r>
        <w:rPr>
          <w:rStyle w:val="CommentReference"/>
        </w:rPr>
        <w:annotationRef/>
      </w:r>
      <w:proofErr w:type="gramStart"/>
      <w:r>
        <w:t>delete</w:t>
      </w:r>
      <w:proofErr w:type="gramEnd"/>
      <w:r>
        <w:t xml:space="preserve"> this</w:t>
      </w:r>
    </w:p>
  </w:comment>
  <w:comment w:id="483" w:author="Eric Boisvert" w:date="2016-06-02T10:06:00Z" w:initials="EB/L">
    <w:p w14:paraId="720006F6" w14:textId="77777777" w:rsidR="008037F7" w:rsidRDefault="008037F7">
      <w:pPr>
        <w:pStyle w:val="CommentText"/>
      </w:pPr>
      <w:r>
        <w:rPr>
          <w:rStyle w:val="CommentReference"/>
        </w:rPr>
        <w:annotationRef/>
      </w:r>
      <w:r>
        <w:t xml:space="preserve">This is a 3.2 thing, it has been replace with a “samplingFrame” term.  I honestly preferred the 3.2 </w:t>
      </w:r>
    </w:p>
  </w:comment>
  <w:comment w:id="485" w:author="Eric Boisvert" w:date="2016-06-02T10:06:00Z" w:initials="EB/L">
    <w:p w14:paraId="5B19BE13" w14:textId="40E8328A" w:rsidR="008037F7" w:rsidRDefault="008037F7">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493" w:author="Eric Boisvert" w:date="2016-06-02T10:06:00Z" w:initials="EB/L">
    <w:p w14:paraId="7766A12B" w14:textId="74BF3C91" w:rsidR="008037F7" w:rsidRDefault="008037F7">
      <w:pPr>
        <w:pStyle w:val="CommentText"/>
      </w:pPr>
      <w:r>
        <w:rPr>
          <w:rStyle w:val="CommentReference"/>
        </w:rPr>
        <w:annotationRef/>
      </w:r>
      <w:r>
        <w:t>Not sure what this means</w:t>
      </w:r>
    </w:p>
  </w:comment>
  <w:comment w:id="497" w:author="Eric Boisvert" w:date="2016-06-02T10:06:00Z" w:initials="EB/L">
    <w:p w14:paraId="1022502B" w14:textId="2CE49434" w:rsidR="008037F7" w:rsidRDefault="008037F7">
      <w:pPr>
        <w:pStyle w:val="CommentText"/>
      </w:pPr>
      <w:r>
        <w:rPr>
          <w:rStyle w:val="CommentReference"/>
        </w:rPr>
        <w:annotationRef/>
      </w:r>
      <w:r>
        <w:t>Some roles, such as stratigraphic hierarchy, and probably most of them, might require extra rules, such as hierachyLink shall not be cyclic.</w:t>
      </w:r>
    </w:p>
  </w:comment>
  <w:comment w:id="503" w:author="Eric Boisvert" w:date="2016-06-02T10:06:00Z" w:initials="EB/L">
    <w:p w14:paraId="07C6E8F7" w14:textId="19414C95" w:rsidR="008037F7" w:rsidRDefault="008037F7">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511" w:author="Eric Boisvert" w:date="2016-06-02T10:06:00Z" w:initials="EB/L">
    <w:p w14:paraId="411F64B9" w14:textId="2AC6BAD6" w:rsidR="008037F7" w:rsidRDefault="008037F7">
      <w:pPr>
        <w:pStyle w:val="CommentText"/>
      </w:pPr>
      <w:r>
        <w:rPr>
          <w:rStyle w:val="CommentReference"/>
        </w:rPr>
        <w:annotationRef/>
      </w:r>
      <w:r>
        <w:t>We don’t get the opportunities to site XVII century stuff very often</w:t>
      </w:r>
    </w:p>
  </w:comment>
  <w:comment w:id="523" w:author="Eric Boisvert" w:date="2016-06-02T10:06:00Z" w:initials="EB/L">
    <w:p w14:paraId="141CBB56" w14:textId="78925F87" w:rsidR="008037F7" w:rsidRDefault="008037F7">
      <w:pPr>
        <w:pStyle w:val="CommentText"/>
      </w:pPr>
      <w:r>
        <w:rPr>
          <w:rStyle w:val="CommentReference"/>
        </w:rPr>
        <w:annotationRef/>
      </w:r>
      <w:proofErr w:type="gramStart"/>
      <w:r>
        <w:t>Heterogeneity ?</w:t>
      </w:r>
      <w:proofErr w:type="gramEnd"/>
    </w:p>
  </w:comment>
  <w:comment w:id="525" w:author="Eric Boisvert" w:date="2016-06-02T10:06:00Z" w:initials="EB/L">
    <w:p w14:paraId="58301678" w14:textId="30B77D74" w:rsidR="008037F7" w:rsidRDefault="008037F7">
      <w:pPr>
        <w:pStyle w:val="CommentText"/>
      </w:pPr>
      <w:r>
        <w:rPr>
          <w:rStyle w:val="CommentReference"/>
        </w:rPr>
        <w:annotationRef/>
      </w:r>
      <w:r>
        <w:t>Not sure what this is for</w:t>
      </w:r>
    </w:p>
  </w:comment>
  <w:comment w:id="528" w:author="Eric Boisvert" w:date="2016-06-02T10:06:00Z" w:initials="EB/L">
    <w:p w14:paraId="10B4786D" w14:textId="0F8925E1" w:rsidR="008037F7" w:rsidRDefault="008037F7">
      <w:pPr>
        <w:pStyle w:val="CommentText"/>
      </w:pPr>
      <w:r>
        <w:rPr>
          <w:rStyle w:val="CommentReference"/>
        </w:rPr>
        <w:annotationRef/>
      </w:r>
      <w:r>
        <w:t>Shouldn’t be “deformation of a GeologicUnit</w:t>
      </w:r>
      <w:proofErr w:type="gramStart"/>
      <w:r>
        <w:t>” ?</w:t>
      </w:r>
      <w:proofErr w:type="gramEnd"/>
    </w:p>
  </w:comment>
  <w:comment w:id="545" w:author="Eric Boisvert" w:date="2016-06-02T10:06:00Z" w:initials="EB/L">
    <w:p w14:paraId="7145605A" w14:textId="12673CC8" w:rsidR="008037F7" w:rsidRDefault="008037F7">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546" w:author="Boisvert, Eric" w:date="2016-06-02T10:06:00Z" w:initials="BE">
    <w:p w14:paraId="41B1F482" w14:textId="77777777" w:rsidR="008037F7" w:rsidRDefault="008037F7" w:rsidP="00390DF7">
      <w:pPr>
        <w:pStyle w:val="CommentText"/>
      </w:pPr>
      <w:r>
        <w:rPr>
          <w:rStyle w:val="CommentReference"/>
        </w:rPr>
        <w:annotationRef/>
      </w:r>
      <w:r>
        <w:t>Check. Maybe it’s a GML 3.3 thing</w:t>
      </w:r>
    </w:p>
  </w:comment>
  <w:comment w:id="549" w:author="Boisvert, Eric" w:date="2016-06-02T10:06:00Z" w:initials="BE">
    <w:p w14:paraId="1D69B5C2" w14:textId="5CF0D125" w:rsidR="008037F7" w:rsidRDefault="008037F7">
      <w:pPr>
        <w:pStyle w:val="CommentText"/>
      </w:pPr>
      <w:r>
        <w:rPr>
          <w:rStyle w:val="CommentReference"/>
        </w:rPr>
        <w:annotationRef/>
      </w:r>
      <w:r>
        <w:t>Although some of the requirements below do.</w:t>
      </w:r>
    </w:p>
  </w:comment>
  <w:comment w:id="550" w:author="Eric Boisvert" w:date="2016-06-02T10:06:00Z" w:initials="EB/L">
    <w:p w14:paraId="6ED4705C" w14:textId="77777777" w:rsidR="008037F7" w:rsidRDefault="008037F7" w:rsidP="00657E64">
      <w:pPr>
        <w:pStyle w:val="CommentText"/>
      </w:pPr>
      <w:r>
        <w:rPr>
          <w:rStyle w:val="CommentReference"/>
        </w:rPr>
        <w:annotationRef/>
      </w:r>
      <w:r>
        <w:t>Should we have a recommendation that community stick to a single convension (eg: OneGeology uses that convension)</w:t>
      </w:r>
    </w:p>
  </w:comment>
  <w:comment w:id="552" w:author="Eric Boisvert" w:date="2016-06-02T10:06:00Z" w:initials="EB/L">
    <w:p w14:paraId="5485F6AC" w14:textId="1F3BAD88" w:rsidR="008037F7" w:rsidRDefault="008037F7" w:rsidP="00657E64">
      <w:pPr>
        <w:pStyle w:val="CommentText"/>
      </w:pPr>
      <w:r>
        <w:rPr>
          <w:rStyle w:val="CommentReference"/>
        </w:rPr>
        <w:annotationRef/>
      </w:r>
      <w:r>
        <w:t>It actually depend of the convention</w:t>
      </w:r>
    </w:p>
  </w:comment>
  <w:comment w:id="556" w:author="Eric Boisvert" w:date="2016-06-02T10:06:00Z" w:initials="EB/L">
    <w:p w14:paraId="0B5605F6" w14:textId="6C87D3D6" w:rsidR="008037F7" w:rsidRDefault="008037F7">
      <w:pPr>
        <w:pStyle w:val="CommentText"/>
      </w:pPr>
      <w:r>
        <w:rPr>
          <w:rStyle w:val="CommentReference"/>
        </w:rPr>
        <w:annotationRef/>
      </w:r>
      <w:r>
        <w:t>This is one exception in the list.  It’s not externally managed, but actually enforced in the specification and the schema.</w:t>
      </w:r>
    </w:p>
  </w:comment>
  <w:comment w:id="558" w:author="Eric Boisvert" w:date="2016-06-02T10:06:00Z" w:initials="EB/L">
    <w:p w14:paraId="66B47F31" w14:textId="1A6C4486" w:rsidR="008037F7" w:rsidRDefault="008037F7">
      <w:pPr>
        <w:pStyle w:val="CommentText"/>
      </w:pPr>
      <w:r>
        <w:rPr>
          <w:rStyle w:val="CommentReference"/>
        </w:rPr>
        <w:annotationRef/>
      </w:r>
      <w:r>
        <w:t>Cordlink and Kentuky did a mapping</w:t>
      </w:r>
    </w:p>
  </w:comment>
  <w:comment w:id="561" w:author="Boisvert, Eric" w:date="2016-06-02T10:06:00Z" w:initials="BE">
    <w:p w14:paraId="418FC66E" w14:textId="01BC6B1B" w:rsidR="008037F7" w:rsidRDefault="008037F7">
      <w:pPr>
        <w:pStyle w:val="CommentText"/>
      </w:pPr>
      <w:r>
        <w:rPr>
          <w:rStyle w:val="CommentReference"/>
        </w:rPr>
        <w:annotationRef/>
      </w:r>
      <w:r>
        <w:t>There should be a convention that the SRS of the geometries on the cross-section shall be a reference to the plane that makes the cross-section.</w:t>
      </w:r>
    </w:p>
  </w:comment>
  <w:comment w:id="566" w:author="Eric Boisvert" w:date="2016-06-02T10:06:00Z" w:initials="EB/L">
    <w:p w14:paraId="3B2EDD2B" w14:textId="3ED32B99" w:rsidR="008037F7" w:rsidRDefault="008037F7">
      <w:pPr>
        <w:pStyle w:val="CommentText"/>
      </w:pPr>
      <w:r>
        <w:rPr>
          <w:rStyle w:val="CommentReference"/>
        </w:rPr>
        <w:annotationRef/>
      </w:r>
      <w:r>
        <w:t>Rework this, this should be under GeologicFeatureRelation below</w:t>
      </w:r>
    </w:p>
  </w:comment>
  <w:comment w:id="568" w:author="Eric Boisvert" w:date="2016-06-02T10:06:00Z" w:initials="EB/L">
    <w:p w14:paraId="301A2117" w14:textId="7B08D6E4" w:rsidR="008037F7" w:rsidRDefault="008037F7">
      <w:pPr>
        <w:pStyle w:val="CommentText"/>
      </w:pPr>
      <w:r>
        <w:rPr>
          <w:rStyle w:val="CommentReference"/>
        </w:rPr>
        <w:annotationRef/>
      </w:r>
      <w:r>
        <w:t>I remove “spatial object” because GeologicFeatureRelation are between Features</w:t>
      </w:r>
    </w:p>
  </w:comment>
  <w:comment w:id="588" w:author="Eric Boisvert" w:date="2016-06-02T10:06:00Z" w:initials="EB/L">
    <w:p w14:paraId="05D4B33C" w14:textId="05CF38CA" w:rsidR="008037F7" w:rsidRDefault="008037F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589" w:author="Eric Boisvert" w:date="2016-06-02T10:06:00Z" w:initials="EB/L">
    <w:p w14:paraId="5F904FE1" w14:textId="3B228682" w:rsidR="008037F7" w:rsidRDefault="008037F7">
      <w:pPr>
        <w:pStyle w:val="CommentText"/>
      </w:pPr>
      <w:r>
        <w:rPr>
          <w:rStyle w:val="CommentReference"/>
        </w:rPr>
        <w:annotationRef/>
      </w:r>
      <w:r>
        <w:t>It’s a swe</w:t>
      </w:r>
      <w:proofErr w:type="gramStart"/>
      <w:r>
        <w:t>:QuantityRange</w:t>
      </w:r>
      <w:proofErr w:type="gramEnd"/>
    </w:p>
  </w:comment>
  <w:comment w:id="597" w:author="Eric Boisvert" w:date="2016-06-02T10:06:00Z" w:initials="EB/L">
    <w:p w14:paraId="39A3506E" w14:textId="63BD2186" w:rsidR="008037F7" w:rsidRPr="00CD22DC" w:rsidRDefault="008037F7">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615" w:author="Eric Boisvert" w:date="2016-06-02T10:06:00Z" w:initials="EB/L">
    <w:p w14:paraId="2825455C" w14:textId="17477529" w:rsidR="008037F7" w:rsidRDefault="008037F7">
      <w:pPr>
        <w:pStyle w:val="CommentText"/>
      </w:pPr>
      <w:r>
        <w:rPr>
          <w:rStyle w:val="CommentReference"/>
        </w:rPr>
        <w:annotationRef/>
      </w:r>
      <w:r>
        <w:t>Don’t forget to add a dependency to GeologicAge in the requirement class list</w:t>
      </w:r>
    </w:p>
  </w:comment>
  <w:comment w:id="616" w:author="Boisvert, Eric" w:date="2016-06-02T10:06:00Z" w:initials="BE">
    <w:p w14:paraId="1C808EF5" w14:textId="6F40C929" w:rsidR="008037F7" w:rsidRDefault="008037F7">
      <w:pPr>
        <w:pStyle w:val="CommentText"/>
      </w:pPr>
      <w:r>
        <w:rPr>
          <w:rStyle w:val="CommentReference"/>
        </w:rPr>
        <w:annotationRef/>
      </w:r>
      <w:r>
        <w:t>There is room for a requirement clause here.</w:t>
      </w:r>
    </w:p>
  </w:comment>
  <w:comment w:id="623" w:author="Eric Boisvert" w:date="2016-06-02T10:06:00Z" w:initials="EB/L">
    <w:p w14:paraId="46DD4A60" w14:textId="39A954E4" w:rsidR="008037F7" w:rsidRDefault="008037F7">
      <w:pPr>
        <w:pStyle w:val="CommentText"/>
      </w:pPr>
      <w:r>
        <w:rPr>
          <w:rStyle w:val="CommentReference"/>
        </w:rPr>
        <w:annotationRef/>
      </w:r>
      <w:r>
        <w:t xml:space="preserve">Not clear sentence.  </w:t>
      </w:r>
    </w:p>
  </w:comment>
  <w:comment w:id="658" w:author="Eric Boisvert" w:date="2016-06-02T10:06:00Z" w:initials="EB/L">
    <w:p w14:paraId="42C21903" w14:textId="3AFF6780" w:rsidR="008037F7" w:rsidRDefault="008037F7">
      <w:pPr>
        <w:pStyle w:val="CommentText"/>
      </w:pPr>
      <w:r>
        <w:rPr>
          <w:rStyle w:val="CommentReference"/>
        </w:rPr>
        <w:annotationRef/>
      </w:r>
      <w:r>
        <w:t>Would’t it be more informative to have ShearDisplacementStructure in this diagram (to show that SDSDescription adds description to SDS)</w:t>
      </w:r>
    </w:p>
  </w:comment>
  <w:comment w:id="664" w:author="Eric Boisvert" w:date="2016-06-02T10:06:00Z" w:initials="EB/L">
    <w:p w14:paraId="34ACD43E" w14:textId="47D71F8A" w:rsidR="008037F7" w:rsidRDefault="008037F7">
      <w:pPr>
        <w:pStyle w:val="CommentText"/>
      </w:pPr>
      <w:r>
        <w:rPr>
          <w:rStyle w:val="CommentReference"/>
        </w:rPr>
        <w:annotationRef/>
      </w:r>
      <w:r>
        <w:t>Although strongly related, there are not much Esker made of basalt.</w:t>
      </w:r>
    </w:p>
  </w:comment>
  <w:comment w:id="665" w:author="Boisvert, Eric" w:date="2016-06-02T10:06:00Z" w:initials="BE">
    <w:p w14:paraId="5ADFBBDF" w14:textId="643A6A76" w:rsidR="008037F7" w:rsidRDefault="008037F7">
      <w:pPr>
        <w:pStyle w:val="CommentText"/>
      </w:pPr>
      <w:r>
        <w:rPr>
          <w:rStyle w:val="CommentReference"/>
        </w:rPr>
        <w:annotationRef/>
      </w:r>
      <w:r>
        <w:t>This is true for all QuantityRange</w:t>
      </w:r>
    </w:p>
  </w:comment>
  <w:comment w:id="672" w:author="Eric Boisvert" w:date="2016-06-02T10:06:00Z" w:initials="EB/L">
    <w:p w14:paraId="400E408F" w14:textId="0E976AB6" w:rsidR="008037F7" w:rsidRDefault="008037F7">
      <w:pPr>
        <w:pStyle w:val="CommentText"/>
      </w:pPr>
      <w:r>
        <w:rPr>
          <w:rStyle w:val="CommentReference"/>
        </w:rPr>
        <w:annotationRef/>
      </w:r>
      <w:r>
        <w:t>Original scope notes had “term(s) or numeric values.”</w:t>
      </w:r>
    </w:p>
  </w:comment>
  <w:comment w:id="686" w:author="Eric Boisvert" w:date="2016-06-02T10:06:00Z" w:initials="EB/L">
    <w:p w14:paraId="0435CE0A" w14:textId="4553E961" w:rsidR="008037F7" w:rsidRDefault="008037F7">
      <w:pPr>
        <w:pStyle w:val="CommentText"/>
      </w:pPr>
      <w:r>
        <w:rPr>
          <w:rStyle w:val="CommentReference"/>
        </w:rPr>
        <w:annotationRef/>
      </w:r>
      <w:r>
        <w:t>This is a bit circular</w:t>
      </w:r>
    </w:p>
  </w:comment>
  <w:comment w:id="697" w:author="Eric Boisvert" w:date="2016-06-02T10:06:00Z" w:initials="EB/L">
    <w:p w14:paraId="5768A9DC" w14:textId="2773047A" w:rsidR="008037F7" w:rsidRDefault="008037F7">
      <w:pPr>
        <w:pStyle w:val="CommentText"/>
      </w:pPr>
      <w:r>
        <w:rPr>
          <w:rStyle w:val="CommentReference"/>
        </w:rPr>
        <w:annotationRef/>
      </w:r>
      <w:r>
        <w:t>This is the very same description than GeochronologicEra.  I suspect this description is for GeochronologicEra because it references stratotype.</w:t>
      </w:r>
    </w:p>
  </w:comment>
  <w:comment w:id="698" w:author="Eric Boisvert" w:date="2016-06-02T10:06:00Z" w:initials="EB/L">
    <w:p w14:paraId="7247A767" w14:textId="343C40D3" w:rsidR="008037F7" w:rsidRDefault="008037F7">
      <w:pPr>
        <w:pStyle w:val="CommentText"/>
      </w:pPr>
      <w:r>
        <w:rPr>
          <w:rStyle w:val="CommentReference"/>
        </w:rPr>
        <w:annotationRef/>
      </w:r>
      <w:r>
        <w:t xml:space="preserve">Is there a rule that says that start must be younger than </w:t>
      </w:r>
      <w:proofErr w:type="gramStart"/>
      <w:r>
        <w:t>end ?</w:t>
      </w:r>
      <w:proofErr w:type="gramEnd"/>
    </w:p>
  </w:comment>
  <w:comment w:id="710" w:author="Boisvert, Eric" w:date="2016-06-02T10:06:00Z" w:initials="BE">
    <w:p w14:paraId="21B89F9C" w14:textId="3B667400" w:rsidR="008037F7" w:rsidRDefault="008037F7">
      <w:pPr>
        <w:pStyle w:val="CommentText"/>
      </w:pPr>
      <w:r>
        <w:rPr>
          <w:rStyle w:val="CommentReference"/>
        </w:rPr>
        <w:annotationRef/>
      </w:r>
      <w:r>
        <w:t>Already covered in Core (7.2.5)</w:t>
      </w:r>
    </w:p>
  </w:comment>
  <w:comment w:id="712" w:author="Boisvert, Eric" w:date="2016-06-02T10:06:00Z" w:initials="BE">
    <w:p w14:paraId="0C3F4C70" w14:textId="61A7041F" w:rsidR="008037F7" w:rsidRDefault="008037F7">
      <w:pPr>
        <w:pStyle w:val="CommentText"/>
      </w:pPr>
      <w:r>
        <w:rPr>
          <w:rStyle w:val="CommentReference"/>
        </w:rPr>
        <w:annotationRef/>
      </w:r>
      <w:r>
        <w:t>Already covered in core (7.2.5)</w:t>
      </w:r>
    </w:p>
  </w:comment>
  <w:comment w:id="718" w:author="Boisvert, Eric" w:date="2016-06-02T10:06:00Z" w:initials="BE">
    <w:p w14:paraId="6BE94171" w14:textId="6D01443C" w:rsidR="008037F7" w:rsidRDefault="008037F7">
      <w:pPr>
        <w:pStyle w:val="CommentText"/>
      </w:pPr>
      <w:r>
        <w:rPr>
          <w:rStyle w:val="CommentReference"/>
        </w:rPr>
        <w:annotationRef/>
      </w:r>
      <w:r>
        <w:t>The CRS should be the borehole curve</w:t>
      </w:r>
    </w:p>
  </w:comment>
  <w:comment w:id="725" w:author="Boisvert, Eric" w:date="2016-06-02T10:06:00Z" w:initials="BE">
    <w:p w14:paraId="14328BAF" w14:textId="1FF148EF" w:rsidR="008037F7" w:rsidRDefault="008037F7">
      <w:pPr>
        <w:pStyle w:val="CommentText"/>
      </w:pPr>
      <w:r>
        <w:rPr>
          <w:rStyle w:val="CommentReference"/>
        </w:rPr>
        <w:annotationRef/>
      </w:r>
      <w:r>
        <w:t>This means that interval are in absolute coordinate</w:t>
      </w:r>
    </w:p>
  </w:comment>
  <w:comment w:id="738" w:author="Sen, Marcus A." w:date="2016-06-02T10:06:00Z" w:initials="SMA">
    <w:p w14:paraId="31598466" w14:textId="748C9A4A" w:rsidR="008037F7" w:rsidRDefault="008037F7">
      <w:pPr>
        <w:pStyle w:val="CommentText"/>
      </w:pPr>
      <w:r>
        <w:rPr>
          <w:rStyle w:val="CommentReference"/>
        </w:rPr>
        <w:annotationRef/>
      </w:r>
      <w:r>
        <w:t>This can't be the correct clause number; check.</w:t>
      </w:r>
    </w:p>
  </w:comment>
  <w:comment w:id="739" w:author="Boisvert, Eric" w:date="2016-06-02T10:06:00Z" w:initials="BE">
    <w:p w14:paraId="1D73A3B9" w14:textId="3051C86B" w:rsidR="008037F7" w:rsidRDefault="008037F7">
      <w:pPr>
        <w:pStyle w:val="CommentText"/>
      </w:pPr>
      <w:r>
        <w:rPr>
          <w:rStyle w:val="CommentReference"/>
        </w:rPr>
        <w:annotationRef/>
      </w:r>
      <w:r>
        <w:t>This labAnalysis-&gt;samplgFeature is redundant since its already include with basic</w:t>
      </w:r>
    </w:p>
  </w:comment>
  <w:comment w:id="775" w:author="Boisvert, Eric" w:date="2016-06-02T10:06:00Z" w:initials="BE">
    <w:p w14:paraId="261F51AD" w14:textId="318CAC15" w:rsidR="008037F7" w:rsidRDefault="008037F7">
      <w:pPr>
        <w:pStyle w:val="CommentText"/>
      </w:pPr>
      <w:r>
        <w:rPr>
          <w:rStyle w:val="CommentReference"/>
        </w:rPr>
        <w:annotationRef/>
      </w:r>
      <w:r>
        <w:t xml:space="preserve">Or is it </w:t>
      </w:r>
      <w:proofErr w:type="gramStart"/>
      <w:r>
        <w:t>normative ?</w:t>
      </w:r>
      <w:proofErr w:type="gramEnd"/>
    </w:p>
  </w:comment>
  <w:comment w:id="776" w:author="Sen, Marcus A." w:date="2016-06-02T10:06:00Z" w:initials="SMA">
    <w:p w14:paraId="185EFEF7" w14:textId="4270BDA9" w:rsidR="008037F7" w:rsidRDefault="008037F7">
      <w:pPr>
        <w:pStyle w:val="CommentText"/>
      </w:pPr>
      <w:r>
        <w:rPr>
          <w:rStyle w:val="CommentReference"/>
        </w:rPr>
        <w:annotationRef/>
      </w:r>
      <w:r>
        <w:t>This clause number can't be correct; check.</w:t>
      </w:r>
    </w:p>
  </w:comment>
  <w:comment w:id="782" w:author="Eric Boisvert" w:date="2016-06-02T10:06:00Z" w:initials="EB/L">
    <w:p w14:paraId="7795B763" w14:textId="0B9030E4" w:rsidR="008037F7" w:rsidRDefault="008037F7">
      <w:pPr>
        <w:pStyle w:val="CommentText"/>
      </w:pPr>
      <w:r>
        <w:rPr>
          <w:rStyle w:val="CommentReference"/>
        </w:rPr>
        <w:annotationRef/>
      </w:r>
      <w:r>
        <w:t xml:space="preserve">Is this still how http URI </w:t>
      </w:r>
      <w:proofErr w:type="gramStart"/>
      <w:r>
        <w:t>flagged ?</w:t>
      </w:r>
      <w:proofErr w:type="gramEnd"/>
    </w:p>
  </w:comment>
  <w:comment w:id="785" w:author="Eric Boisvert" w:date="2016-06-02T10:06:00Z" w:initials="EB/L">
    <w:p w14:paraId="7F452530" w14:textId="321833CC" w:rsidR="008037F7" w:rsidRDefault="008037F7">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787" w:author="Eric Boisvert" w:date="2016-06-02T10:06:00Z" w:initials="EB/L">
    <w:p w14:paraId="05E20B47" w14:textId="2CC7B3E4" w:rsidR="008037F7" w:rsidRDefault="008037F7">
      <w:pPr>
        <w:pStyle w:val="CommentText"/>
      </w:pPr>
      <w:r>
        <w:rPr>
          <w:rStyle w:val="CommentReference"/>
        </w:rPr>
        <w:annotationRef/>
      </w:r>
      <w:r>
        <w:t>Gml</w:t>
      </w:r>
      <w:proofErr w:type="gramStart"/>
      <w:r>
        <w:t>:id</w:t>
      </w:r>
      <w:proofErr w:type="gramEnd"/>
      <w:r>
        <w:t xml:space="preserve"> != name !</w:t>
      </w:r>
    </w:p>
  </w:comment>
  <w:comment w:id="789" w:author="Eric Boisvert" w:date="2016-06-02T10:06:00Z" w:initials="EB/L">
    <w:p w14:paraId="18EE763B" w14:textId="77777777" w:rsidR="008037F7" w:rsidRDefault="008037F7" w:rsidP="00652E95">
      <w:pPr>
        <w:pStyle w:val="CommentText"/>
      </w:pPr>
      <w:r>
        <w:rPr>
          <w:rStyle w:val="CommentReference"/>
        </w:rPr>
        <w:annotationRef/>
      </w:r>
      <w:r>
        <w:t>Great. This one 404s</w:t>
      </w:r>
    </w:p>
  </w:comment>
  <w:comment w:id="800" w:author="Boisvert, Eric" w:date="2016-06-02T10:06:00Z" w:initials="BE">
    <w:p w14:paraId="45CD9209" w14:textId="209DC396" w:rsidR="008037F7" w:rsidRDefault="008037F7">
      <w:pPr>
        <w:pStyle w:val="CommentText"/>
      </w:pPr>
      <w:r>
        <w:rPr>
          <w:rStyle w:val="CommentReference"/>
        </w:rPr>
        <w:annotationRef/>
      </w:r>
      <w:r>
        <w:t xml:space="preserve">Shall we enforce a specific </w:t>
      </w:r>
      <w:proofErr w:type="gramStart"/>
      <w:r>
        <w:t>codeSpace ?</w:t>
      </w:r>
      <w:proofErr w:type="gramEnd"/>
    </w:p>
  </w:comment>
  <w:comment w:id="802" w:author="Eric Boisvert" w:date="2016-06-02T10:06:00Z" w:initials="EB/L">
    <w:p w14:paraId="285C7AC8" w14:textId="3CA6FD1E" w:rsidR="008037F7" w:rsidRDefault="008037F7">
      <w:pPr>
        <w:pStyle w:val="CommentText"/>
      </w:pPr>
      <w:r>
        <w:rPr>
          <w:rStyle w:val="CommentReference"/>
        </w:rPr>
        <w:annotationRef/>
      </w:r>
      <w:r>
        <w:t>Not an official spec</w:t>
      </w:r>
    </w:p>
  </w:comment>
  <w:comment w:id="807" w:author="Eric Boisvert" w:date="2016-06-02T10:06:00Z" w:initials="EB/L">
    <w:p w14:paraId="60ACA5C2" w14:textId="2073F116" w:rsidR="008037F7" w:rsidRDefault="008037F7">
      <w:pPr>
        <w:pStyle w:val="CommentText"/>
      </w:pPr>
      <w:r>
        <w:rPr>
          <w:rStyle w:val="CommentReference"/>
        </w:rPr>
        <w:annotationRef/>
      </w:r>
      <w:r>
        <w:t>Check.  Are we SF1 or SF0</w:t>
      </w:r>
    </w:p>
  </w:comment>
  <w:comment w:id="809" w:author="Eric Boisvert" w:date="2016-06-02T10:06:00Z" w:initials="EB/L">
    <w:p w14:paraId="3BDCB426" w14:textId="063AC6EA" w:rsidR="008037F7" w:rsidRDefault="008037F7">
      <w:pPr>
        <w:pStyle w:val="CommentText"/>
      </w:pPr>
      <w:r>
        <w:rPr>
          <w:rStyle w:val="CommentReference"/>
        </w:rPr>
        <w:annotationRef/>
      </w:r>
      <w:r>
        <w:t xml:space="preserve">Right now, the schema does not state if the user properties are in the same namespace or another namespace.  </w:t>
      </w:r>
    </w:p>
    <w:p w14:paraId="230B621C" w14:textId="77777777" w:rsidR="008037F7" w:rsidRDefault="008037F7">
      <w:pPr>
        <w:pStyle w:val="CommentText"/>
      </w:pPr>
    </w:p>
    <w:p w14:paraId="4617A4B5" w14:textId="317147AE" w:rsidR="008037F7" w:rsidRDefault="008037F7">
      <w:pPr>
        <w:pStyle w:val="CommentText"/>
      </w:pPr>
      <w:r>
        <w:t xml:space="preserve">If we force another </w:t>
      </w:r>
      <w:proofErr w:type="gramStart"/>
      <w:r>
        <w:t>namespace ,</w:t>
      </w:r>
      <w:proofErr w:type="gramEnd"/>
      <w:r>
        <w:t xml:space="preserve"> it should be </w:t>
      </w:r>
    </w:p>
    <w:p w14:paraId="06BF90BC" w14:textId="7AA925AF" w:rsidR="008037F7" w:rsidRDefault="008037F7">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8037F7" w:rsidRDefault="008037F7">
      <w:pPr>
        <w:pStyle w:val="CommentText"/>
      </w:pPr>
    </w:p>
    <w:p w14:paraId="2B831EFC" w14:textId="2DF89834" w:rsidR="008037F7" w:rsidRDefault="008037F7">
      <w:pPr>
        <w:pStyle w:val="CommentText"/>
      </w:pPr>
      <w:r>
        <w:t xml:space="preserve">Otherwise, if we want to force the same namespace, it should be </w:t>
      </w:r>
    </w:p>
    <w:p w14:paraId="1B13AAEA" w14:textId="77777777" w:rsidR="008037F7" w:rsidRDefault="008037F7">
      <w:pPr>
        <w:pStyle w:val="CommentText"/>
      </w:pPr>
    </w:p>
    <w:p w14:paraId="3C750259" w14:textId="77777777" w:rsidR="008037F7" w:rsidRDefault="008037F7" w:rsidP="00F813AA">
      <w:pPr>
        <w:pStyle w:val="CommentText"/>
      </w:pPr>
      <w:r>
        <w:t xml:space="preserve">    &lt;xs</w:t>
      </w:r>
      <w:proofErr w:type="gramStart"/>
      <w:r>
        <w:t>:any</w:t>
      </w:r>
      <w:proofErr w:type="gramEnd"/>
      <w:r>
        <w:t xml:space="preserve"> processContents="lax" minOccurs="0" maxOccurs="unbounded"</w:t>
      </w:r>
    </w:p>
    <w:p w14:paraId="30B4C703" w14:textId="6FE7E2E7" w:rsidR="008037F7" w:rsidRDefault="008037F7" w:rsidP="00F813AA">
      <w:pPr>
        <w:pStyle w:val="CommentText"/>
      </w:pPr>
      <w:r>
        <w:t xml:space="preserve">          </w:t>
      </w:r>
      <w:proofErr w:type="gramStart"/>
      <w:r>
        <w:t>namespace</w:t>
      </w:r>
      <w:proofErr w:type="gramEnd"/>
      <w:r>
        <w:t>="##targetNamespace"/&gt;</w:t>
      </w:r>
    </w:p>
  </w:comment>
  <w:comment w:id="812" w:author="Eric Boisvert" w:date="2016-06-02T10:06:00Z" w:initials="EB/L">
    <w:p w14:paraId="004591F4" w14:textId="77777777" w:rsidR="008037F7" w:rsidRDefault="008037F7" w:rsidP="00974714">
      <w:pPr>
        <w:pStyle w:val="CommentText"/>
      </w:pPr>
      <w:r>
        <w:rPr>
          <w:rStyle w:val="CommentReference"/>
        </w:rPr>
        <w:annotationRef/>
      </w:r>
      <w:r>
        <w:t>Should we keep the abstract portrayal for future 3.2 extension</w:t>
      </w:r>
    </w:p>
  </w:comment>
  <w:comment w:id="815" w:author="Eric Boisvert" w:date="2016-06-02T10:06:00Z" w:initials="EB/L">
    <w:p w14:paraId="42B015B6" w14:textId="30254E4D" w:rsidR="008037F7" w:rsidRDefault="008037F7">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828" w:author="Eric Boisvert" w:date="2016-06-02T10:06:00Z" w:initials="EB/L">
    <w:p w14:paraId="656303FA" w14:textId="77777777" w:rsidR="008037F7" w:rsidRDefault="008037F7" w:rsidP="00480BB6">
      <w:pPr>
        <w:pStyle w:val="CommentText"/>
      </w:pPr>
      <w:r>
        <w:rPr>
          <w:rStyle w:val="CommentReference"/>
        </w:rPr>
        <w:annotationRef/>
      </w:r>
      <w:r>
        <w:t>This is bad.</w:t>
      </w:r>
    </w:p>
  </w:comment>
  <w:comment w:id="833" w:author="Eric Boisvert" w:date="2016-06-02T10:06:00Z" w:initials="EB/L">
    <w:p w14:paraId="229C7586" w14:textId="77777777" w:rsidR="008037F7" w:rsidRDefault="008037F7" w:rsidP="00480BB6">
      <w:pPr>
        <w:pStyle w:val="CommentText"/>
      </w:pPr>
      <w:r>
        <w:rPr>
          <w:rStyle w:val="CommentReference"/>
        </w:rPr>
        <w:annotationRef/>
      </w:r>
      <w:r>
        <w:t>Could not figure a good way to craft a rule (see requirements)</w:t>
      </w:r>
    </w:p>
  </w:comment>
  <w:comment w:id="834" w:author="Eric Boisvert" w:date="2016-06-02T10:06:00Z" w:initials="EB/L">
    <w:p w14:paraId="67555824" w14:textId="77777777" w:rsidR="008037F7" w:rsidRDefault="008037F7"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2E6CB" w14:textId="77777777" w:rsidR="008037F7" w:rsidRDefault="008037F7">
      <w:pPr>
        <w:spacing w:after="0"/>
      </w:pPr>
      <w:r>
        <w:separator/>
      </w:r>
    </w:p>
  </w:endnote>
  <w:endnote w:type="continuationSeparator" w:id="0">
    <w:p w14:paraId="537EA574" w14:textId="77777777" w:rsidR="008037F7" w:rsidRDefault="008037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037F7" w:rsidRDefault="008037F7">
    <w:pPr>
      <w:pStyle w:val="Footer"/>
      <w:jc w:val="center"/>
    </w:pPr>
    <w:r>
      <w:fldChar w:fldCharType="begin"/>
    </w:r>
    <w:r>
      <w:instrText xml:space="preserve"> PAGE   \* MERGEFORMAT </w:instrText>
    </w:r>
    <w:r>
      <w:fldChar w:fldCharType="separate"/>
    </w:r>
    <w:r w:rsidR="00EB3249">
      <w:rPr>
        <w:noProof/>
      </w:rPr>
      <w:t>1</w:t>
    </w:r>
    <w:r>
      <w:rPr>
        <w:noProof/>
      </w:rPr>
      <w:fldChar w:fldCharType="end"/>
    </w:r>
  </w:p>
  <w:p w14:paraId="5299F2EC" w14:textId="6ACF2E1F" w:rsidR="008037F7" w:rsidRPr="0079517D" w:rsidRDefault="008037F7"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4A7BC" w14:textId="77777777" w:rsidR="008037F7" w:rsidRDefault="008037F7">
      <w:pPr>
        <w:spacing w:after="0"/>
      </w:pPr>
      <w:r>
        <w:separator/>
      </w:r>
    </w:p>
  </w:footnote>
  <w:footnote w:type="continuationSeparator" w:id="0">
    <w:p w14:paraId="3DFE6F08" w14:textId="77777777" w:rsidR="008037F7" w:rsidRDefault="008037F7">
      <w:pPr>
        <w:spacing w:after="0"/>
      </w:pPr>
      <w:r>
        <w:continuationSeparator/>
      </w:r>
    </w:p>
  </w:footnote>
  <w:footnote w:id="1">
    <w:p w14:paraId="015C3D42" w14:textId="77777777" w:rsidR="008037F7" w:rsidRDefault="008037F7">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8037F7" w:rsidRPr="006F2ACD" w:rsidRDefault="008037F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0"/>
  </w:num>
  <w:num w:numId="35">
    <w:abstractNumId w:val="44"/>
  </w:num>
  <w:num w:numId="36">
    <w:abstractNumId w:val="9"/>
  </w:num>
  <w:num w:numId="37">
    <w:abstractNumId w:val="28"/>
  </w:num>
  <w:num w:numId="38">
    <w:abstractNumId w:val="37"/>
  </w:num>
  <w:num w:numId="39">
    <w:abstractNumId w:val="42"/>
  </w:num>
  <w:num w:numId="40">
    <w:abstractNumId w:val="48"/>
  </w:num>
  <w:num w:numId="41">
    <w:abstractNumId w:val="48"/>
  </w:num>
  <w:num w:numId="42">
    <w:abstractNumId w:val="48"/>
  </w:num>
  <w:num w:numId="43">
    <w:abstractNumId w:val="48"/>
  </w:num>
  <w:num w:numId="44">
    <w:abstractNumId w:val="48"/>
  </w:num>
  <w:num w:numId="45">
    <w:abstractNumId w:val="48"/>
  </w:num>
  <w:num w:numId="46">
    <w:abstractNumId w:val="48"/>
  </w:num>
  <w:num w:numId="47">
    <w:abstractNumId w:val="48"/>
  </w:num>
  <w:num w:numId="48">
    <w:abstractNumId w:val="49"/>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2"/>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3487"/>
    <w:rsid w:val="00284510"/>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0AAB"/>
    <w:rsid w:val="003B391B"/>
    <w:rsid w:val="003B49DD"/>
    <w:rsid w:val="003B5D4E"/>
    <w:rsid w:val="003B691E"/>
    <w:rsid w:val="003C0FEA"/>
    <w:rsid w:val="003C190E"/>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80B68"/>
    <w:rsid w:val="00A8510C"/>
    <w:rsid w:val="00A90399"/>
    <w:rsid w:val="00A937B2"/>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6CCE"/>
    <w:rsid w:val="00DD7912"/>
    <w:rsid w:val="00DE0FD0"/>
    <w:rsid w:val="00DE1068"/>
    <w:rsid w:val="00DE2E15"/>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source.geosciml.org" TargetMode="External"/><Relationship Id="rId117" Type="http://schemas.openxmlformats.org/officeDocument/2006/relationships/image" Target="media/image95.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6.emf"/><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2.emf"/><Relationship Id="rId89" Type="http://schemas.openxmlformats.org/officeDocument/2006/relationships/image" Target="media/image67.emf"/><Relationship Id="rId112" Type="http://schemas.openxmlformats.org/officeDocument/2006/relationships/image" Target="media/image90.emf"/><Relationship Id="rId133" Type="http://schemas.openxmlformats.org/officeDocument/2006/relationships/hyperlink" Target="http://www.opengis.net/gml/3.2" TargetMode="External"/><Relationship Id="rId138" Type="http://schemas.openxmlformats.org/officeDocument/2006/relationships/hyperlink" Target="http://xmlns.geosciml.org/GeologicTime/4.1" TargetMode="External"/><Relationship Id="rId154" Type="http://schemas.openxmlformats.org/officeDocument/2006/relationships/hyperlink" Target="http://schemas.opengis.net/gsml/4.0/geosciml-lite.sch" TargetMode="External"/><Relationship Id="rId159" Type="http://schemas.openxmlformats.org/officeDocument/2006/relationships/hyperlink" Target="http://www.ct.ingv.it/images/MappaGeologicaEtna/geological_map_Etna.pdf" TargetMode="External"/><Relationship Id="rId16" Type="http://schemas.openxmlformats.org/officeDocument/2006/relationships/image" Target="media/image1.emf"/><Relationship Id="rId107" Type="http://schemas.openxmlformats.org/officeDocument/2006/relationships/image" Target="media/image85.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emf"/><Relationship Id="rId58" Type="http://schemas.openxmlformats.org/officeDocument/2006/relationships/image" Target="media/image37.png"/><Relationship Id="rId74" Type="http://schemas.openxmlformats.org/officeDocument/2006/relationships/image" Target="media/image52.emf"/><Relationship Id="rId79" Type="http://schemas.openxmlformats.org/officeDocument/2006/relationships/image" Target="media/image57.emf"/><Relationship Id="rId102" Type="http://schemas.openxmlformats.org/officeDocument/2006/relationships/image" Target="media/image80.emf"/><Relationship Id="rId123" Type="http://schemas.openxmlformats.org/officeDocument/2006/relationships/image" Target="media/image101.emf"/><Relationship Id="rId128" Type="http://schemas.openxmlformats.org/officeDocument/2006/relationships/image" Target="media/image106.emf"/><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68.emf"/><Relationship Id="rId95" Type="http://schemas.openxmlformats.org/officeDocument/2006/relationships/image" Target="media/image73.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9.png"/><Relationship Id="rId43" Type="http://schemas.openxmlformats.org/officeDocument/2006/relationships/hyperlink" Target="http://www.opengis.net/def/uom/UCUM/0/percent" TargetMode="External"/><Relationship Id="rId48" Type="http://schemas.openxmlformats.org/officeDocument/2006/relationships/image" Target="media/image27.emf"/><Relationship Id="rId64" Type="http://schemas.openxmlformats.org/officeDocument/2006/relationships/image" Target="media/image42.emf"/><Relationship Id="rId69" Type="http://schemas.openxmlformats.org/officeDocument/2006/relationships/image" Target="media/image47.png"/><Relationship Id="rId113" Type="http://schemas.openxmlformats.org/officeDocument/2006/relationships/image" Target="media/image91.emf"/><Relationship Id="rId118" Type="http://schemas.openxmlformats.org/officeDocument/2006/relationships/image" Target="media/image96.emf"/><Relationship Id="rId134" Type="http://schemas.openxmlformats.org/officeDocument/2006/relationships/hyperlink" Target="http://www.opengis.net/gml/3.3/l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58.emf"/><Relationship Id="rId85" Type="http://schemas.openxmlformats.org/officeDocument/2006/relationships/image" Target="media/image63.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hyperlink" Target="http://spatialreference.org/ref/epsg/5711/" TargetMode="External"/><Relationship Id="rId38" Type="http://schemas.openxmlformats.org/officeDocument/2006/relationships/image" Target="media/image18.png"/><Relationship Id="rId59" Type="http://schemas.openxmlformats.org/officeDocument/2006/relationships/hyperlink" Target="http://ngmdb.usgs.gov/www-nadm/dmdt/" TargetMode="External"/><Relationship Id="rId103" Type="http://schemas.openxmlformats.org/officeDocument/2006/relationships/image" Target="media/image81.emf"/><Relationship Id="rId108" Type="http://schemas.openxmlformats.org/officeDocument/2006/relationships/image" Target="media/image86.emf"/><Relationship Id="rId124" Type="http://schemas.openxmlformats.org/officeDocument/2006/relationships/image" Target="media/image102.emf"/><Relationship Id="rId129" Type="http://schemas.openxmlformats.org/officeDocument/2006/relationships/hyperlink" Target="http://standards.iso.org/iso/19115/-3/cit/1.0" TargetMode="External"/><Relationship Id="rId54" Type="http://schemas.openxmlformats.org/officeDocument/2006/relationships/image" Target="media/image33.png"/><Relationship Id="rId70" Type="http://schemas.openxmlformats.org/officeDocument/2006/relationships/image" Target="media/image48.emf"/><Relationship Id="rId75" Type="http://schemas.openxmlformats.org/officeDocument/2006/relationships/image" Target="media/image53.emf"/><Relationship Id="rId91" Type="http://schemas.openxmlformats.org/officeDocument/2006/relationships/image" Target="media/image69.emf"/><Relationship Id="rId96" Type="http://schemas.openxmlformats.org/officeDocument/2006/relationships/image" Target="media/image74.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hyperlink" Target="http://www.opengis.net/spec/waterml/2.0/req/xsd-xml-rules" TargetMode="External"/><Relationship Id="rId28" Type="http://schemas.openxmlformats.org/officeDocument/2006/relationships/hyperlink" Target="http://resource.geosciml.org/classifier/cgi/lithology/" TargetMode="External"/><Relationship Id="rId36" Type="http://schemas.openxmlformats.org/officeDocument/2006/relationships/image" Target="media/image16.png"/><Relationship Id="rId49" Type="http://schemas.openxmlformats.org/officeDocument/2006/relationships/image" Target="media/image28.emf"/><Relationship Id="rId57" Type="http://schemas.openxmlformats.org/officeDocument/2006/relationships/image" Target="media/image36.emf"/><Relationship Id="rId106" Type="http://schemas.openxmlformats.org/officeDocument/2006/relationships/image" Target="media/image84.emf"/><Relationship Id="rId114" Type="http://schemas.openxmlformats.org/officeDocument/2006/relationships/image" Target="media/image92.png"/><Relationship Id="rId119" Type="http://schemas.openxmlformats.org/officeDocument/2006/relationships/image" Target="media/image97.emf"/><Relationship Id="rId127" Type="http://schemas.openxmlformats.org/officeDocument/2006/relationships/image" Target="media/image105.emf"/><Relationship Id="rId10" Type="http://schemas.openxmlformats.org/officeDocument/2006/relationships/hyperlink" Target="http://www.opengeospatial.org/legal/" TargetMode="External"/><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emf"/><Relationship Id="rId101" Type="http://schemas.openxmlformats.org/officeDocument/2006/relationships/image" Target="media/image79.emf"/><Relationship Id="rId122" Type="http://schemas.openxmlformats.org/officeDocument/2006/relationships/image" Target="media/image100.emf"/><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19.emf"/><Relationship Id="rId109" Type="http://schemas.openxmlformats.org/officeDocument/2006/relationships/image" Target="media/image87.emf"/><Relationship Id="rId34" Type="http://schemas.openxmlformats.org/officeDocument/2006/relationships/image" Target="media/image14.png"/><Relationship Id="rId50" Type="http://schemas.openxmlformats.org/officeDocument/2006/relationships/image" Target="media/image29.emf"/><Relationship Id="rId55" Type="http://schemas.openxmlformats.org/officeDocument/2006/relationships/image" Target="media/image34.png"/><Relationship Id="rId76" Type="http://schemas.openxmlformats.org/officeDocument/2006/relationships/image" Target="media/image54.emf"/><Relationship Id="rId97" Type="http://schemas.openxmlformats.org/officeDocument/2006/relationships/image" Target="media/image75.emf"/><Relationship Id="rId104" Type="http://schemas.openxmlformats.org/officeDocument/2006/relationships/image" Target="media/image82.emf"/><Relationship Id="rId120" Type="http://schemas.openxmlformats.org/officeDocument/2006/relationships/image" Target="media/image98.emf"/><Relationship Id="rId125" Type="http://schemas.openxmlformats.org/officeDocument/2006/relationships/image" Target="media/image103.emf"/><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70.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8.emf"/><Relationship Id="rId40" Type="http://schemas.openxmlformats.org/officeDocument/2006/relationships/image" Target="media/image20.emf"/><Relationship Id="rId45" Type="http://schemas.openxmlformats.org/officeDocument/2006/relationships/image" Target="media/image24.emf"/><Relationship Id="rId66" Type="http://schemas.openxmlformats.org/officeDocument/2006/relationships/image" Target="media/image44.emf"/><Relationship Id="rId87" Type="http://schemas.openxmlformats.org/officeDocument/2006/relationships/image" Target="media/image65.emf"/><Relationship Id="rId110" Type="http://schemas.openxmlformats.org/officeDocument/2006/relationships/image" Target="media/image88.emf"/><Relationship Id="rId115" Type="http://schemas.openxmlformats.org/officeDocument/2006/relationships/image" Target="media/image93.emf"/><Relationship Id="rId131" Type="http://schemas.openxmlformats.org/officeDocument/2006/relationships/hyperlink" Target="http://www.isotc211.org/2005/gco" TargetMode="External"/><Relationship Id="rId136" Type="http://schemas.openxmlformats.org/officeDocument/2006/relationships/hyperlink" Target="http://xmlns.geosciml.org/Borehole/4.1" TargetMode="External"/><Relationship Id="rId157" Type="http://schemas.openxmlformats.org/officeDocument/2006/relationships/hyperlink" Target="http://www.geosciml.org" TargetMode="External"/><Relationship Id="rId61" Type="http://schemas.openxmlformats.org/officeDocument/2006/relationships/image" Target="media/image39.png"/><Relationship Id="rId82" Type="http://schemas.openxmlformats.org/officeDocument/2006/relationships/image" Target="media/image60.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1.emf"/><Relationship Id="rId35" Type="http://schemas.openxmlformats.org/officeDocument/2006/relationships/image" Target="media/image15.png"/><Relationship Id="rId56" Type="http://schemas.openxmlformats.org/officeDocument/2006/relationships/image" Target="media/image35.emf"/><Relationship Id="rId77" Type="http://schemas.openxmlformats.org/officeDocument/2006/relationships/image" Target="media/image55.emf"/><Relationship Id="rId100" Type="http://schemas.openxmlformats.org/officeDocument/2006/relationships/image" Target="media/image78.emf"/><Relationship Id="rId105" Type="http://schemas.openxmlformats.org/officeDocument/2006/relationships/image" Target="media/image83.emf"/><Relationship Id="rId126" Type="http://schemas.openxmlformats.org/officeDocument/2006/relationships/image" Target="media/image104.emf"/><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image" Target="media/image50.emf"/><Relationship Id="rId93" Type="http://schemas.openxmlformats.org/officeDocument/2006/relationships/image" Target="media/image71.emf"/><Relationship Id="rId98" Type="http://schemas.openxmlformats.org/officeDocument/2006/relationships/image" Target="media/image76.emf"/><Relationship Id="rId121" Type="http://schemas.openxmlformats.org/officeDocument/2006/relationships/image" Target="media/image99.emf"/><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www.cgi-iugs.org/tech_collaboration/geoscience_terminology_working_group.html" TargetMode="External"/><Relationship Id="rId46" Type="http://schemas.openxmlformats.org/officeDocument/2006/relationships/image" Target="media/image25.emf"/><Relationship Id="rId67" Type="http://schemas.openxmlformats.org/officeDocument/2006/relationships/image" Target="media/image45.emf"/><Relationship Id="rId116" Type="http://schemas.openxmlformats.org/officeDocument/2006/relationships/image" Target="media/image94.emf"/><Relationship Id="rId137" Type="http://schemas.openxmlformats.org/officeDocument/2006/relationships/hyperlink" Target="http://xmlns.geosciml.org/GeoSciML-Extension/4.1" TargetMode="External"/><Relationship Id="rId158" Type="http://schemas.openxmlformats.org/officeDocument/2006/relationships/hyperlink" Target="http://unitsofmeasure.org/ucum.html" TargetMode="External"/><Relationship Id="rId20" Type="http://schemas.openxmlformats.org/officeDocument/2006/relationships/image" Target="media/image5.emf"/><Relationship Id="rId41" Type="http://schemas.openxmlformats.org/officeDocument/2006/relationships/image" Target="media/image21.emf"/><Relationship Id="rId62" Type="http://schemas.openxmlformats.org/officeDocument/2006/relationships/image" Target="media/image40.png"/><Relationship Id="rId83" Type="http://schemas.openxmlformats.org/officeDocument/2006/relationships/image" Target="media/image61.emf"/><Relationship Id="rId88" Type="http://schemas.openxmlformats.org/officeDocument/2006/relationships/image" Target="media/image66.emf"/><Relationship Id="rId111" Type="http://schemas.openxmlformats.org/officeDocument/2006/relationships/image" Target="media/image89.emf"/><Relationship Id="rId132" Type="http://schemas.openxmlformats.org/officeDocument/2006/relationships/hyperlink" Target="http://www.isotc211.org/2005/gmd"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429D6-B2C5-4171-931E-84FB982CF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16</TotalTime>
  <Pages>261</Pages>
  <Words>38821</Words>
  <Characters>276805</Characters>
  <Application>Microsoft Office Word</Application>
  <DocSecurity>0</DocSecurity>
  <Lines>2306</Lines>
  <Paragraphs>629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314997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6</cp:revision>
  <cp:lastPrinted>2016-06-02T18:06:00Z</cp:lastPrinted>
  <dcterms:created xsi:type="dcterms:W3CDTF">2016-06-02T19:15:00Z</dcterms:created>
  <dcterms:modified xsi:type="dcterms:W3CDTF">2016-06-23T06:25:00Z</dcterms:modified>
</cp:coreProperties>
</file>