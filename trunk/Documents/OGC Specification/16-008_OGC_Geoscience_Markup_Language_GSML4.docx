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2D179A0"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4BEB8643" w14:textId="77777777" w:rsidR="0056591F"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5237338" w:history="1">
        <w:r w:rsidR="0056591F" w:rsidRPr="002F1973">
          <w:rPr>
            <w:rStyle w:val="Hyperlink"/>
            <w:noProof/>
            <w:lang w:val="en-CA"/>
          </w:rPr>
          <w:t>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Scope</w:t>
        </w:r>
        <w:r w:rsidR="0056591F">
          <w:rPr>
            <w:noProof/>
            <w:webHidden/>
          </w:rPr>
          <w:tab/>
        </w:r>
        <w:r w:rsidR="0056591F">
          <w:rPr>
            <w:noProof/>
            <w:webHidden/>
          </w:rPr>
          <w:fldChar w:fldCharType="begin"/>
        </w:r>
        <w:r w:rsidR="0056591F">
          <w:rPr>
            <w:noProof/>
            <w:webHidden/>
          </w:rPr>
          <w:instrText xml:space="preserve"> PAGEREF _Toc455237338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258A8465"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39" w:history="1">
        <w:r w:rsidR="0056591F" w:rsidRPr="002F1973">
          <w:rPr>
            <w:rStyle w:val="Hyperlink"/>
            <w:noProof/>
            <w:lang w:val="en-CA"/>
          </w:rPr>
          <w:t>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w:t>
        </w:r>
        <w:r w:rsidR="0056591F">
          <w:rPr>
            <w:noProof/>
            <w:webHidden/>
          </w:rPr>
          <w:tab/>
        </w:r>
        <w:r w:rsidR="0056591F">
          <w:rPr>
            <w:noProof/>
            <w:webHidden/>
          </w:rPr>
          <w:fldChar w:fldCharType="begin"/>
        </w:r>
        <w:r w:rsidR="0056591F">
          <w:rPr>
            <w:noProof/>
            <w:webHidden/>
          </w:rPr>
          <w:instrText xml:space="preserve"> PAGEREF _Toc455237339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4E05D82E"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0" w:history="1">
        <w:r w:rsidR="0056591F" w:rsidRPr="002F1973">
          <w:rPr>
            <w:rStyle w:val="Hyperlink"/>
            <w:noProof/>
            <w:lang w:val="en-CA"/>
          </w:rPr>
          <w:t>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References</w:t>
        </w:r>
        <w:r w:rsidR="0056591F">
          <w:rPr>
            <w:noProof/>
            <w:webHidden/>
          </w:rPr>
          <w:tab/>
        </w:r>
        <w:r w:rsidR="0056591F">
          <w:rPr>
            <w:noProof/>
            <w:webHidden/>
          </w:rPr>
          <w:fldChar w:fldCharType="begin"/>
        </w:r>
        <w:r w:rsidR="0056591F">
          <w:rPr>
            <w:noProof/>
            <w:webHidden/>
          </w:rPr>
          <w:instrText xml:space="preserve"> PAGEREF _Toc455237340 \h </w:instrText>
        </w:r>
        <w:r w:rsidR="0056591F">
          <w:rPr>
            <w:noProof/>
            <w:webHidden/>
          </w:rPr>
        </w:r>
        <w:r w:rsidR="0056591F">
          <w:rPr>
            <w:noProof/>
            <w:webHidden/>
          </w:rPr>
          <w:fldChar w:fldCharType="separate"/>
        </w:r>
        <w:r w:rsidR="0056591F">
          <w:rPr>
            <w:noProof/>
            <w:webHidden/>
          </w:rPr>
          <w:t>11</w:t>
        </w:r>
        <w:r w:rsidR="0056591F">
          <w:rPr>
            <w:noProof/>
            <w:webHidden/>
          </w:rPr>
          <w:fldChar w:fldCharType="end"/>
        </w:r>
      </w:hyperlink>
    </w:p>
    <w:p w14:paraId="51432D1C"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1" w:history="1">
        <w:r w:rsidR="0056591F" w:rsidRPr="002F1973">
          <w:rPr>
            <w:rStyle w:val="Hyperlink"/>
            <w:noProof/>
            <w:lang w:val="en-CA"/>
          </w:rPr>
          <w:t>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Terms and Definitions</w:t>
        </w:r>
        <w:r w:rsidR="0056591F">
          <w:rPr>
            <w:noProof/>
            <w:webHidden/>
          </w:rPr>
          <w:tab/>
        </w:r>
        <w:r w:rsidR="0056591F">
          <w:rPr>
            <w:noProof/>
            <w:webHidden/>
          </w:rPr>
          <w:fldChar w:fldCharType="begin"/>
        </w:r>
        <w:r w:rsidR="0056591F">
          <w:rPr>
            <w:noProof/>
            <w:webHidden/>
          </w:rPr>
          <w:instrText xml:space="preserve"> PAGEREF _Toc455237341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19266131"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2" w:history="1">
        <w:r w:rsidR="0056591F" w:rsidRPr="002F1973">
          <w:rPr>
            <w:rStyle w:val="Hyperlink"/>
            <w:noProof/>
          </w:rPr>
          <w:t>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w:t>
        </w:r>
        <w:r w:rsidR="0056591F">
          <w:rPr>
            <w:noProof/>
            <w:webHidden/>
          </w:rPr>
          <w:tab/>
        </w:r>
        <w:r w:rsidR="0056591F">
          <w:rPr>
            <w:noProof/>
            <w:webHidden/>
          </w:rPr>
          <w:fldChar w:fldCharType="begin"/>
        </w:r>
        <w:r w:rsidR="0056591F">
          <w:rPr>
            <w:noProof/>
            <w:webHidden/>
          </w:rPr>
          <w:instrText xml:space="preserve"> PAGEREF _Toc455237342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706B5C5B"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3" w:history="1">
        <w:r w:rsidR="0056591F" w:rsidRPr="002F1973">
          <w:rPr>
            <w:rStyle w:val="Hyperlink"/>
            <w:noProof/>
            <w:lang w:val="en-CA"/>
          </w:rPr>
          <w:t>4.2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domain feature</w:t>
        </w:r>
        <w:r w:rsidR="0056591F">
          <w:rPr>
            <w:noProof/>
            <w:webHidden/>
          </w:rPr>
          <w:tab/>
        </w:r>
        <w:r w:rsidR="0056591F">
          <w:rPr>
            <w:noProof/>
            <w:webHidden/>
          </w:rPr>
          <w:fldChar w:fldCharType="begin"/>
        </w:r>
        <w:r w:rsidR="0056591F">
          <w:rPr>
            <w:noProof/>
            <w:webHidden/>
          </w:rPr>
          <w:instrText xml:space="preserve"> PAGEREF _Toc455237343 \h </w:instrText>
        </w:r>
        <w:r w:rsidR="0056591F">
          <w:rPr>
            <w:noProof/>
            <w:webHidden/>
          </w:rPr>
        </w:r>
        <w:r w:rsidR="0056591F">
          <w:rPr>
            <w:noProof/>
            <w:webHidden/>
          </w:rPr>
          <w:fldChar w:fldCharType="separate"/>
        </w:r>
        <w:r w:rsidR="0056591F">
          <w:rPr>
            <w:noProof/>
            <w:webHidden/>
          </w:rPr>
          <w:t>12</w:t>
        </w:r>
        <w:r w:rsidR="0056591F">
          <w:rPr>
            <w:noProof/>
            <w:webHidden/>
          </w:rPr>
          <w:fldChar w:fldCharType="end"/>
        </w:r>
      </w:hyperlink>
    </w:p>
    <w:p w14:paraId="61C2FACE"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4" w:history="1">
        <w:r w:rsidR="0056591F" w:rsidRPr="002F1973">
          <w:rPr>
            <w:rStyle w:val="Hyperlink"/>
            <w:noProof/>
            <w:lang w:val="en-CA"/>
          </w:rPr>
          <w:t>4.3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element &lt;XML&gt;</w:t>
        </w:r>
        <w:r w:rsidR="0056591F">
          <w:rPr>
            <w:noProof/>
            <w:webHidden/>
          </w:rPr>
          <w:tab/>
        </w:r>
        <w:r w:rsidR="0056591F">
          <w:rPr>
            <w:noProof/>
            <w:webHidden/>
          </w:rPr>
          <w:fldChar w:fldCharType="begin"/>
        </w:r>
        <w:r w:rsidR="0056591F">
          <w:rPr>
            <w:noProof/>
            <w:webHidden/>
          </w:rPr>
          <w:instrText xml:space="preserve"> PAGEREF _Toc455237344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101C9279"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5" w:history="1">
        <w:r w:rsidR="0056591F" w:rsidRPr="002F1973">
          <w:rPr>
            <w:rStyle w:val="Hyperlink"/>
            <w:noProof/>
            <w:lang w:val="en-CA"/>
          </w:rPr>
          <w:t>4.4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feature</w:t>
        </w:r>
        <w:r w:rsidR="0056591F">
          <w:rPr>
            <w:noProof/>
            <w:webHidden/>
          </w:rPr>
          <w:tab/>
        </w:r>
        <w:r w:rsidR="0056591F">
          <w:rPr>
            <w:noProof/>
            <w:webHidden/>
          </w:rPr>
          <w:fldChar w:fldCharType="begin"/>
        </w:r>
        <w:r w:rsidR="0056591F">
          <w:rPr>
            <w:noProof/>
            <w:webHidden/>
          </w:rPr>
          <w:instrText xml:space="preserve"> PAGEREF _Toc455237345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2BD312"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6" w:history="1">
        <w:r w:rsidR="0056591F" w:rsidRPr="002F1973">
          <w:rPr>
            <w:rStyle w:val="Hyperlink"/>
            <w:noProof/>
            <w:lang w:val="en-CA"/>
          </w:rPr>
          <w:t>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application schema</w:t>
        </w:r>
        <w:r w:rsidR="0056591F">
          <w:rPr>
            <w:noProof/>
            <w:webHidden/>
          </w:rPr>
          <w:tab/>
        </w:r>
        <w:r w:rsidR="0056591F">
          <w:rPr>
            <w:noProof/>
            <w:webHidden/>
          </w:rPr>
          <w:fldChar w:fldCharType="begin"/>
        </w:r>
        <w:r w:rsidR="0056591F">
          <w:rPr>
            <w:noProof/>
            <w:webHidden/>
          </w:rPr>
          <w:instrText xml:space="preserve"> PAGEREF _Toc455237346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34D2C56"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7" w:history="1">
        <w:r w:rsidR="0056591F" w:rsidRPr="002F1973">
          <w:rPr>
            <w:rStyle w:val="Hyperlink"/>
            <w:noProof/>
            <w:lang w:val="en-CA"/>
          </w:rPr>
          <w:t>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document</w:t>
        </w:r>
        <w:r w:rsidR="0056591F">
          <w:rPr>
            <w:noProof/>
            <w:webHidden/>
          </w:rPr>
          <w:tab/>
        </w:r>
        <w:r w:rsidR="0056591F">
          <w:rPr>
            <w:noProof/>
            <w:webHidden/>
          </w:rPr>
          <w:fldChar w:fldCharType="begin"/>
        </w:r>
        <w:r w:rsidR="0056591F">
          <w:rPr>
            <w:noProof/>
            <w:webHidden/>
          </w:rPr>
          <w:instrText xml:space="preserve"> PAGEREF _Toc455237347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32AAAE11"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8" w:history="1">
        <w:r w:rsidR="0056591F" w:rsidRPr="002F1973">
          <w:rPr>
            <w:rStyle w:val="Hyperlink"/>
            <w:noProof/>
            <w:lang w:val="en-CA"/>
          </w:rPr>
          <w:t>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GML schema</w:t>
        </w:r>
        <w:r w:rsidR="0056591F">
          <w:rPr>
            <w:noProof/>
            <w:webHidden/>
          </w:rPr>
          <w:tab/>
        </w:r>
        <w:r w:rsidR="0056591F">
          <w:rPr>
            <w:noProof/>
            <w:webHidden/>
          </w:rPr>
          <w:fldChar w:fldCharType="begin"/>
        </w:r>
        <w:r w:rsidR="0056591F">
          <w:rPr>
            <w:noProof/>
            <w:webHidden/>
          </w:rPr>
          <w:instrText xml:space="preserve"> PAGEREF _Toc455237348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8E49F4F"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9" w:history="1">
        <w:r w:rsidR="0056591F" w:rsidRPr="002F1973">
          <w:rPr>
            <w:rStyle w:val="Hyperlink"/>
            <w:noProof/>
            <w:lang w:val="en-CA"/>
          </w:rPr>
          <w:t>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measurement</w:t>
        </w:r>
        <w:r w:rsidR="0056591F">
          <w:rPr>
            <w:noProof/>
            <w:webHidden/>
          </w:rPr>
          <w:tab/>
        </w:r>
        <w:r w:rsidR="0056591F">
          <w:rPr>
            <w:noProof/>
            <w:webHidden/>
          </w:rPr>
          <w:fldChar w:fldCharType="begin"/>
        </w:r>
        <w:r w:rsidR="0056591F">
          <w:rPr>
            <w:noProof/>
            <w:webHidden/>
          </w:rPr>
          <w:instrText xml:space="preserve"> PAGEREF _Toc455237349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5C0916F"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0" w:history="1">
        <w:r w:rsidR="0056591F" w:rsidRPr="002F1973">
          <w:rPr>
            <w:rStyle w:val="Hyperlink"/>
            <w:noProof/>
            <w:lang w:val="en-CA"/>
          </w:rPr>
          <w:t>4.9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w:t>
        </w:r>
        <w:r w:rsidR="0056591F">
          <w:rPr>
            <w:noProof/>
            <w:webHidden/>
          </w:rPr>
          <w:tab/>
        </w:r>
        <w:r w:rsidR="0056591F">
          <w:rPr>
            <w:noProof/>
            <w:webHidden/>
          </w:rPr>
          <w:fldChar w:fldCharType="begin"/>
        </w:r>
        <w:r w:rsidR="0056591F">
          <w:rPr>
            <w:noProof/>
            <w:webHidden/>
          </w:rPr>
          <w:instrText xml:space="preserve"> PAGEREF _Toc455237350 \h </w:instrText>
        </w:r>
        <w:r w:rsidR="0056591F">
          <w:rPr>
            <w:noProof/>
            <w:webHidden/>
          </w:rPr>
        </w:r>
        <w:r w:rsidR="0056591F">
          <w:rPr>
            <w:noProof/>
            <w:webHidden/>
          </w:rPr>
          <w:fldChar w:fldCharType="separate"/>
        </w:r>
        <w:r w:rsidR="0056591F">
          <w:rPr>
            <w:noProof/>
            <w:webHidden/>
          </w:rPr>
          <w:t>13</w:t>
        </w:r>
        <w:r w:rsidR="0056591F">
          <w:rPr>
            <w:noProof/>
            <w:webHidden/>
          </w:rPr>
          <w:fldChar w:fldCharType="end"/>
        </w:r>
      </w:hyperlink>
    </w:p>
    <w:p w14:paraId="57983334"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1" w:history="1">
        <w:r w:rsidR="0056591F" w:rsidRPr="002F1973">
          <w:rPr>
            <w:rStyle w:val="Hyperlink"/>
            <w:noProof/>
            <w:lang w:val="en-CA"/>
          </w:rPr>
          <w:t>4.10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procedure</w:t>
        </w:r>
        <w:r w:rsidR="0056591F">
          <w:rPr>
            <w:noProof/>
            <w:webHidden/>
          </w:rPr>
          <w:tab/>
        </w:r>
        <w:r w:rsidR="0056591F">
          <w:rPr>
            <w:noProof/>
            <w:webHidden/>
          </w:rPr>
          <w:fldChar w:fldCharType="begin"/>
        </w:r>
        <w:r w:rsidR="0056591F">
          <w:rPr>
            <w:noProof/>
            <w:webHidden/>
          </w:rPr>
          <w:instrText xml:space="preserve"> PAGEREF _Toc455237351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4F1309B"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2" w:history="1">
        <w:r w:rsidR="0056591F" w:rsidRPr="002F1973">
          <w:rPr>
            <w:rStyle w:val="Hyperlink"/>
            <w:noProof/>
            <w:lang w:val="en-CA"/>
          </w:rPr>
          <w:t>4.11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observation result</w:t>
        </w:r>
        <w:r w:rsidR="0056591F">
          <w:rPr>
            <w:noProof/>
            <w:webHidden/>
          </w:rPr>
          <w:tab/>
        </w:r>
        <w:r w:rsidR="0056591F">
          <w:rPr>
            <w:noProof/>
            <w:webHidden/>
          </w:rPr>
          <w:fldChar w:fldCharType="begin"/>
        </w:r>
        <w:r w:rsidR="0056591F">
          <w:rPr>
            <w:noProof/>
            <w:webHidden/>
          </w:rPr>
          <w:instrText xml:space="preserve"> PAGEREF _Toc455237352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3E24E33"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3" w:history="1">
        <w:r w:rsidR="0056591F" w:rsidRPr="002F1973">
          <w:rPr>
            <w:rStyle w:val="Hyperlink"/>
            <w:noProof/>
            <w:lang w:val="en-CA"/>
          </w:rPr>
          <w:t>4.12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&lt;General Feature Model&gt;</w:t>
        </w:r>
        <w:r w:rsidR="0056591F">
          <w:rPr>
            <w:noProof/>
            <w:webHidden/>
          </w:rPr>
          <w:tab/>
        </w:r>
        <w:r w:rsidR="0056591F">
          <w:rPr>
            <w:noProof/>
            <w:webHidden/>
          </w:rPr>
          <w:fldChar w:fldCharType="begin"/>
        </w:r>
        <w:r w:rsidR="0056591F">
          <w:rPr>
            <w:noProof/>
            <w:webHidden/>
          </w:rPr>
          <w:instrText xml:space="preserve"> PAGEREF _Toc455237353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0BDED498"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4" w:history="1">
        <w:r w:rsidR="0056591F" w:rsidRPr="002F1973">
          <w:rPr>
            <w:rStyle w:val="Hyperlink"/>
            <w:noProof/>
            <w:lang w:val="en-CA"/>
          </w:rPr>
          <w:t>4.13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sampled feature</w:t>
        </w:r>
        <w:r w:rsidR="0056591F">
          <w:rPr>
            <w:noProof/>
            <w:webHidden/>
          </w:rPr>
          <w:tab/>
        </w:r>
        <w:r w:rsidR="0056591F">
          <w:rPr>
            <w:noProof/>
            <w:webHidden/>
          </w:rPr>
          <w:fldChar w:fldCharType="begin"/>
        </w:r>
        <w:r w:rsidR="0056591F">
          <w:rPr>
            <w:noProof/>
            <w:webHidden/>
          </w:rPr>
          <w:instrText xml:space="preserve"> PAGEREF _Toc455237354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7E8E8B6E"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5" w:history="1">
        <w:r w:rsidR="0056591F" w:rsidRPr="002F1973">
          <w:rPr>
            <w:rStyle w:val="Hyperlink"/>
            <w:noProof/>
            <w:lang w:val="en-CA"/>
          </w:rPr>
          <w:t>4.14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sampling feature</w:t>
        </w:r>
        <w:r w:rsidR="0056591F">
          <w:rPr>
            <w:noProof/>
            <w:webHidden/>
          </w:rPr>
          <w:tab/>
        </w:r>
        <w:r w:rsidR="0056591F">
          <w:rPr>
            <w:noProof/>
            <w:webHidden/>
          </w:rPr>
          <w:fldChar w:fldCharType="begin"/>
        </w:r>
        <w:r w:rsidR="0056591F">
          <w:rPr>
            <w:noProof/>
            <w:webHidden/>
          </w:rPr>
          <w:instrText xml:space="preserve"> PAGEREF _Toc455237355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3D87EE5A"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6" w:history="1">
        <w:r w:rsidR="0056591F" w:rsidRPr="002F1973">
          <w:rPr>
            <w:rStyle w:val="Hyperlink"/>
            <w:noProof/>
            <w:lang w:val="en-CA"/>
          </w:rPr>
          <w:t>4.15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schema &lt;XML Schema&gt;</w:t>
        </w:r>
        <w:r w:rsidR="0056591F">
          <w:rPr>
            <w:noProof/>
            <w:webHidden/>
          </w:rPr>
          <w:tab/>
        </w:r>
        <w:r w:rsidR="0056591F">
          <w:rPr>
            <w:noProof/>
            <w:webHidden/>
          </w:rPr>
          <w:fldChar w:fldCharType="begin"/>
        </w:r>
        <w:r w:rsidR="0056591F">
          <w:rPr>
            <w:noProof/>
            <w:webHidden/>
          </w:rPr>
          <w:instrText xml:space="preserve"> PAGEREF _Toc455237356 \h </w:instrText>
        </w:r>
        <w:r w:rsidR="0056591F">
          <w:rPr>
            <w:noProof/>
            <w:webHidden/>
          </w:rPr>
        </w:r>
        <w:r w:rsidR="0056591F">
          <w:rPr>
            <w:noProof/>
            <w:webHidden/>
          </w:rPr>
          <w:fldChar w:fldCharType="separate"/>
        </w:r>
        <w:r w:rsidR="0056591F">
          <w:rPr>
            <w:noProof/>
            <w:webHidden/>
          </w:rPr>
          <w:t>14</w:t>
        </w:r>
        <w:r w:rsidR="0056591F">
          <w:rPr>
            <w:noProof/>
            <w:webHidden/>
          </w:rPr>
          <w:fldChar w:fldCharType="end"/>
        </w:r>
      </w:hyperlink>
    </w:p>
    <w:p w14:paraId="22CFC20C"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57" w:history="1">
        <w:r w:rsidR="0056591F" w:rsidRPr="002F1973">
          <w:rPr>
            <w:rStyle w:val="Hyperlink"/>
            <w:noProof/>
            <w:lang w:val="en-CA"/>
          </w:rPr>
          <w:t>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Models</w:t>
        </w:r>
        <w:r w:rsidR="0056591F">
          <w:rPr>
            <w:noProof/>
            <w:webHidden/>
          </w:rPr>
          <w:tab/>
        </w:r>
        <w:r w:rsidR="0056591F">
          <w:rPr>
            <w:noProof/>
            <w:webHidden/>
          </w:rPr>
          <w:fldChar w:fldCharType="begin"/>
        </w:r>
        <w:r w:rsidR="0056591F">
          <w:rPr>
            <w:noProof/>
            <w:webHidden/>
          </w:rPr>
          <w:instrText xml:space="preserve"> PAGEREF _Toc455237357 \h </w:instrText>
        </w:r>
        <w:r w:rsidR="0056591F">
          <w:rPr>
            <w:noProof/>
            <w:webHidden/>
          </w:rPr>
        </w:r>
        <w:r w:rsidR="0056591F">
          <w:rPr>
            <w:noProof/>
            <w:webHidden/>
          </w:rPr>
          <w:fldChar w:fldCharType="separate"/>
        </w:r>
        <w:r w:rsidR="0056591F">
          <w:rPr>
            <w:noProof/>
            <w:webHidden/>
          </w:rPr>
          <w:t>15</w:t>
        </w:r>
        <w:r w:rsidR="0056591F">
          <w:rPr>
            <w:noProof/>
            <w:webHidden/>
          </w:rPr>
          <w:fldChar w:fldCharType="end"/>
        </w:r>
      </w:hyperlink>
    </w:p>
    <w:p w14:paraId="1754078D"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8" w:history="1">
        <w:r w:rsidR="0056591F" w:rsidRPr="002F1973">
          <w:rPr>
            <w:rStyle w:val="Hyperlink"/>
            <w:noProof/>
            <w:lang w:val="en-CA"/>
          </w:rPr>
          <w:t>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and Extension</w:t>
        </w:r>
        <w:r w:rsidR="0056591F">
          <w:rPr>
            <w:noProof/>
            <w:webHidden/>
          </w:rPr>
          <w:tab/>
        </w:r>
        <w:r w:rsidR="0056591F">
          <w:rPr>
            <w:noProof/>
            <w:webHidden/>
          </w:rPr>
          <w:fldChar w:fldCharType="begin"/>
        </w:r>
        <w:r w:rsidR="0056591F">
          <w:rPr>
            <w:noProof/>
            <w:webHidden/>
          </w:rPr>
          <w:instrText xml:space="preserve"> PAGEREF _Toc455237358 \h </w:instrText>
        </w:r>
        <w:r w:rsidR="0056591F">
          <w:rPr>
            <w:noProof/>
            <w:webHidden/>
          </w:rPr>
        </w:r>
        <w:r w:rsidR="0056591F">
          <w:rPr>
            <w:noProof/>
            <w:webHidden/>
          </w:rPr>
          <w:fldChar w:fldCharType="separate"/>
        </w:r>
        <w:r w:rsidR="0056591F">
          <w:rPr>
            <w:noProof/>
            <w:webHidden/>
          </w:rPr>
          <w:t>17</w:t>
        </w:r>
        <w:r w:rsidR="0056591F">
          <w:rPr>
            <w:noProof/>
            <w:webHidden/>
          </w:rPr>
          <w:fldChar w:fldCharType="end"/>
        </w:r>
      </w:hyperlink>
    </w:p>
    <w:p w14:paraId="0DB260C0"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59" w:history="1">
        <w:r w:rsidR="0056591F" w:rsidRPr="002F1973">
          <w:rPr>
            <w:rStyle w:val="Hyperlink"/>
            <w:noProof/>
            <w:lang w:val="en-CA" w:bidi="x-none"/>
          </w:rPr>
          <w:t>5.1.1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AbstractDescription classes</w:t>
        </w:r>
        <w:r w:rsidR="0056591F">
          <w:rPr>
            <w:noProof/>
            <w:webHidden/>
          </w:rPr>
          <w:tab/>
        </w:r>
        <w:r w:rsidR="0056591F">
          <w:rPr>
            <w:noProof/>
            <w:webHidden/>
          </w:rPr>
          <w:fldChar w:fldCharType="begin"/>
        </w:r>
        <w:r w:rsidR="0056591F">
          <w:rPr>
            <w:noProof/>
            <w:webHidden/>
          </w:rPr>
          <w:instrText xml:space="preserve"> PAGEREF _Toc455237359 \h </w:instrText>
        </w:r>
        <w:r w:rsidR="0056591F">
          <w:rPr>
            <w:noProof/>
            <w:webHidden/>
          </w:rPr>
        </w:r>
        <w:r w:rsidR="0056591F">
          <w:rPr>
            <w:noProof/>
            <w:webHidden/>
          </w:rPr>
          <w:fldChar w:fldCharType="separate"/>
        </w:r>
        <w:r w:rsidR="0056591F">
          <w:rPr>
            <w:noProof/>
            <w:webHidden/>
          </w:rPr>
          <w:t>18</w:t>
        </w:r>
        <w:r w:rsidR="0056591F">
          <w:rPr>
            <w:noProof/>
            <w:webHidden/>
          </w:rPr>
          <w:fldChar w:fldCharType="end"/>
        </w:r>
      </w:hyperlink>
    </w:p>
    <w:p w14:paraId="0F3665E4"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0" w:history="1">
        <w:r w:rsidR="0056591F" w:rsidRPr="002F1973">
          <w:rPr>
            <w:rStyle w:val="Hyperlink"/>
            <w:noProof/>
            <w:lang w:val="en-CA"/>
          </w:rPr>
          <w:t>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Lite</w:t>
        </w:r>
        <w:r w:rsidR="0056591F">
          <w:rPr>
            <w:noProof/>
            <w:webHidden/>
          </w:rPr>
          <w:tab/>
        </w:r>
        <w:r w:rsidR="0056591F">
          <w:rPr>
            <w:noProof/>
            <w:webHidden/>
          </w:rPr>
          <w:fldChar w:fldCharType="begin"/>
        </w:r>
        <w:r w:rsidR="0056591F">
          <w:rPr>
            <w:noProof/>
            <w:webHidden/>
          </w:rPr>
          <w:instrText xml:space="preserve"> PAGEREF _Toc455237360 \h </w:instrText>
        </w:r>
        <w:r w:rsidR="0056591F">
          <w:rPr>
            <w:noProof/>
            <w:webHidden/>
          </w:rPr>
        </w:r>
        <w:r w:rsidR="0056591F">
          <w:rPr>
            <w:noProof/>
            <w:webHidden/>
          </w:rPr>
          <w:fldChar w:fldCharType="separate"/>
        </w:r>
        <w:r w:rsidR="0056591F">
          <w:rPr>
            <w:noProof/>
            <w:webHidden/>
          </w:rPr>
          <w:t>21</w:t>
        </w:r>
        <w:r w:rsidR="0056591F">
          <w:rPr>
            <w:noProof/>
            <w:webHidden/>
          </w:rPr>
          <w:fldChar w:fldCharType="end"/>
        </w:r>
      </w:hyperlink>
    </w:p>
    <w:p w14:paraId="34EFA1E3"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1" w:history="1">
        <w:r w:rsidR="0056591F" w:rsidRPr="002F1973">
          <w:rPr>
            <w:rStyle w:val="Hyperlink"/>
            <w:noProof/>
            <w:lang w:val="en-CA"/>
          </w:rPr>
          <w:t>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Conventions</w:t>
        </w:r>
        <w:r w:rsidR="0056591F">
          <w:rPr>
            <w:noProof/>
            <w:webHidden/>
          </w:rPr>
          <w:tab/>
        </w:r>
        <w:r w:rsidR="0056591F">
          <w:rPr>
            <w:noProof/>
            <w:webHidden/>
          </w:rPr>
          <w:fldChar w:fldCharType="begin"/>
        </w:r>
        <w:r w:rsidR="0056591F">
          <w:rPr>
            <w:noProof/>
            <w:webHidden/>
          </w:rPr>
          <w:instrText xml:space="preserve"> PAGEREF _Toc455237361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682254EF"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2" w:history="1">
        <w:r w:rsidR="0056591F" w:rsidRPr="002F1973">
          <w:rPr>
            <w:rStyle w:val="Hyperlink"/>
            <w:noProof/>
            <w:lang w:val="en-CA"/>
          </w:rPr>
          <w:t>6.1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class</w:t>
        </w:r>
        <w:r w:rsidR="0056591F">
          <w:rPr>
            <w:noProof/>
            <w:webHidden/>
          </w:rPr>
          <w:tab/>
        </w:r>
        <w:r w:rsidR="0056591F">
          <w:rPr>
            <w:noProof/>
            <w:webHidden/>
          </w:rPr>
          <w:fldChar w:fldCharType="begin"/>
        </w:r>
        <w:r w:rsidR="0056591F">
          <w:rPr>
            <w:noProof/>
            <w:webHidden/>
          </w:rPr>
          <w:instrText xml:space="preserve"> PAGEREF _Toc455237362 \h </w:instrText>
        </w:r>
        <w:r w:rsidR="0056591F">
          <w:rPr>
            <w:noProof/>
            <w:webHidden/>
          </w:rPr>
        </w:r>
        <w:r w:rsidR="0056591F">
          <w:rPr>
            <w:noProof/>
            <w:webHidden/>
          </w:rPr>
          <w:fldChar w:fldCharType="separate"/>
        </w:r>
        <w:r w:rsidR="0056591F">
          <w:rPr>
            <w:noProof/>
            <w:webHidden/>
          </w:rPr>
          <w:t>22</w:t>
        </w:r>
        <w:r w:rsidR="0056591F">
          <w:rPr>
            <w:noProof/>
            <w:webHidden/>
          </w:rPr>
          <w:fldChar w:fldCharType="end"/>
        </w:r>
      </w:hyperlink>
    </w:p>
    <w:p w14:paraId="08213C01"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3" w:history="1">
        <w:r w:rsidR="0056591F" w:rsidRPr="002F1973">
          <w:rPr>
            <w:rStyle w:val="Hyperlink"/>
            <w:noProof/>
            <w:lang w:val="en-CA"/>
          </w:rPr>
          <w:t>6.2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Requirement and Recommendation</w:t>
        </w:r>
        <w:r w:rsidR="0056591F">
          <w:rPr>
            <w:noProof/>
            <w:webHidden/>
          </w:rPr>
          <w:tab/>
        </w:r>
        <w:r w:rsidR="0056591F">
          <w:rPr>
            <w:noProof/>
            <w:webHidden/>
          </w:rPr>
          <w:fldChar w:fldCharType="begin"/>
        </w:r>
        <w:r w:rsidR="0056591F">
          <w:rPr>
            <w:noProof/>
            <w:webHidden/>
          </w:rPr>
          <w:instrText xml:space="preserve"> PAGEREF _Toc455237363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7E07AA6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4" w:history="1">
        <w:r w:rsidR="0056591F" w:rsidRPr="002F1973">
          <w:rPr>
            <w:rStyle w:val="Hyperlink"/>
            <w:noProof/>
            <w:lang w:val="en-CA"/>
          </w:rPr>
          <w:t>6.3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w:t>
        </w:r>
        <w:r w:rsidR="0056591F">
          <w:rPr>
            <w:noProof/>
            <w:webHidden/>
          </w:rPr>
          <w:tab/>
        </w:r>
        <w:r w:rsidR="0056591F">
          <w:rPr>
            <w:noProof/>
            <w:webHidden/>
          </w:rPr>
          <w:fldChar w:fldCharType="begin"/>
        </w:r>
        <w:r w:rsidR="0056591F">
          <w:rPr>
            <w:noProof/>
            <w:webHidden/>
          </w:rPr>
          <w:instrText xml:space="preserve"> PAGEREF _Toc455237364 \h </w:instrText>
        </w:r>
        <w:r w:rsidR="0056591F">
          <w:rPr>
            <w:noProof/>
            <w:webHidden/>
          </w:rPr>
        </w:r>
        <w:r w:rsidR="0056591F">
          <w:rPr>
            <w:noProof/>
            <w:webHidden/>
          </w:rPr>
          <w:fldChar w:fldCharType="separate"/>
        </w:r>
        <w:r w:rsidR="0056591F">
          <w:rPr>
            <w:noProof/>
            <w:webHidden/>
          </w:rPr>
          <w:t>23</w:t>
        </w:r>
        <w:r w:rsidR="0056591F">
          <w:rPr>
            <w:noProof/>
            <w:webHidden/>
          </w:rPr>
          <w:fldChar w:fldCharType="end"/>
        </w:r>
      </w:hyperlink>
    </w:p>
    <w:p w14:paraId="072152E4"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5" w:history="1">
        <w:r w:rsidR="0056591F" w:rsidRPr="002F1973">
          <w:rPr>
            <w:rStyle w:val="Hyperlink"/>
            <w:noProof/>
            <w:lang w:val="en-CA"/>
          </w:rPr>
          <w:t>6.4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_Toc455237365 \h </w:instrText>
        </w:r>
        <w:r w:rsidR="0056591F">
          <w:rPr>
            <w:noProof/>
            <w:webHidden/>
          </w:rPr>
        </w:r>
        <w:r w:rsidR="0056591F">
          <w:rPr>
            <w:noProof/>
            <w:webHidden/>
          </w:rPr>
          <w:fldChar w:fldCharType="separate"/>
        </w:r>
        <w:r w:rsidR="0056591F">
          <w:rPr>
            <w:noProof/>
            <w:webHidden/>
          </w:rPr>
          <w:t>24</w:t>
        </w:r>
        <w:r w:rsidR="0056591F">
          <w:rPr>
            <w:noProof/>
            <w:webHidden/>
          </w:rPr>
          <w:fldChar w:fldCharType="end"/>
        </w:r>
      </w:hyperlink>
    </w:p>
    <w:p w14:paraId="2475B917"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6" w:history="1">
        <w:r w:rsidR="0056591F" w:rsidRPr="002F1973">
          <w:rPr>
            <w:rStyle w:val="Hyperlink"/>
            <w:noProof/>
            <w:lang w:val="en-CA"/>
          </w:rPr>
          <w:t>6.5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Classifiers</w:t>
        </w:r>
        <w:r w:rsidR="0056591F">
          <w:rPr>
            <w:noProof/>
            <w:webHidden/>
          </w:rPr>
          <w:tab/>
        </w:r>
        <w:r w:rsidR="0056591F">
          <w:rPr>
            <w:noProof/>
            <w:webHidden/>
          </w:rPr>
          <w:fldChar w:fldCharType="begin"/>
        </w:r>
        <w:r w:rsidR="0056591F">
          <w:rPr>
            <w:noProof/>
            <w:webHidden/>
          </w:rPr>
          <w:instrText xml:space="preserve"> PAGEREF _Toc455237366 \h </w:instrText>
        </w:r>
        <w:r w:rsidR="0056591F">
          <w:rPr>
            <w:noProof/>
            <w:webHidden/>
          </w:rPr>
        </w:r>
        <w:r w:rsidR="0056591F">
          <w:rPr>
            <w:noProof/>
            <w:webHidden/>
          </w:rPr>
          <w:fldChar w:fldCharType="separate"/>
        </w:r>
        <w:r w:rsidR="0056591F">
          <w:rPr>
            <w:noProof/>
            <w:webHidden/>
          </w:rPr>
          <w:t>25</w:t>
        </w:r>
        <w:r w:rsidR="0056591F">
          <w:rPr>
            <w:noProof/>
            <w:webHidden/>
          </w:rPr>
          <w:fldChar w:fldCharType="end"/>
        </w:r>
      </w:hyperlink>
    </w:p>
    <w:p w14:paraId="534A6D0A"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7" w:history="1">
        <w:r w:rsidR="0056591F" w:rsidRPr="002F1973">
          <w:rPr>
            <w:rStyle w:val="Hyperlink"/>
            <w:noProof/>
            <w:lang w:val="en-CA"/>
          </w:rPr>
          <w:t>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Conceptual Model</w:t>
        </w:r>
        <w:r w:rsidR="0056591F">
          <w:rPr>
            <w:noProof/>
            <w:webHidden/>
          </w:rPr>
          <w:tab/>
        </w:r>
        <w:r w:rsidR="0056591F">
          <w:rPr>
            <w:noProof/>
            <w:webHidden/>
          </w:rPr>
          <w:fldChar w:fldCharType="begin"/>
        </w:r>
        <w:r w:rsidR="0056591F">
          <w:rPr>
            <w:noProof/>
            <w:webHidden/>
          </w:rPr>
          <w:instrText xml:space="preserve"> PAGEREF _Toc455237367 \h </w:instrText>
        </w:r>
        <w:r w:rsidR="0056591F">
          <w:rPr>
            <w:noProof/>
            <w:webHidden/>
          </w:rPr>
        </w:r>
        <w:r w:rsidR="0056591F">
          <w:rPr>
            <w:noProof/>
            <w:webHidden/>
          </w:rPr>
          <w:fldChar w:fldCharType="separate"/>
        </w:r>
        <w:r w:rsidR="0056591F">
          <w:rPr>
            <w:noProof/>
            <w:webHidden/>
          </w:rPr>
          <w:t>26</w:t>
        </w:r>
        <w:r w:rsidR="0056591F">
          <w:rPr>
            <w:noProof/>
            <w:webHidden/>
          </w:rPr>
          <w:fldChar w:fldCharType="end"/>
        </w:r>
      </w:hyperlink>
    </w:p>
    <w:p w14:paraId="6945EF9F"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8" w:history="1">
        <w:r w:rsidR="0056591F" w:rsidRPr="002F1973">
          <w:rPr>
            <w:rStyle w:val="Hyperlink"/>
            <w:noProof/>
            <w:lang w:val="en-CA"/>
          </w:rPr>
          <w:t>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Logical Model</w:t>
        </w:r>
        <w:r w:rsidR="0056591F">
          <w:rPr>
            <w:noProof/>
            <w:webHidden/>
          </w:rPr>
          <w:tab/>
        </w:r>
        <w:r w:rsidR="0056591F">
          <w:rPr>
            <w:noProof/>
            <w:webHidden/>
          </w:rPr>
          <w:fldChar w:fldCharType="begin"/>
        </w:r>
        <w:r w:rsidR="0056591F">
          <w:rPr>
            <w:noProof/>
            <w:webHidden/>
          </w:rPr>
          <w:instrText xml:space="preserve"> PAGEREF _Toc455237368 \h </w:instrText>
        </w:r>
        <w:r w:rsidR="0056591F">
          <w:rPr>
            <w:noProof/>
            <w:webHidden/>
          </w:rPr>
        </w:r>
        <w:r w:rsidR="0056591F">
          <w:rPr>
            <w:noProof/>
            <w:webHidden/>
          </w:rPr>
          <w:fldChar w:fldCharType="separate"/>
        </w:r>
        <w:r w:rsidR="0056591F">
          <w:rPr>
            <w:noProof/>
            <w:webHidden/>
          </w:rPr>
          <w:t>27</w:t>
        </w:r>
        <w:r w:rsidR="0056591F">
          <w:rPr>
            <w:noProof/>
            <w:webHidden/>
          </w:rPr>
          <w:fldChar w:fldCharType="end"/>
        </w:r>
      </w:hyperlink>
    </w:p>
    <w:p w14:paraId="3B06A28B"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69" w:history="1">
        <w:r w:rsidR="0056591F" w:rsidRPr="002F1973">
          <w:rPr>
            <w:rStyle w:val="Hyperlink"/>
            <w:noProof/>
            <w:lang w:val="en-CA" w:bidi="x-none"/>
          </w:rPr>
          <w:t>8.1.1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cardinality</w:t>
        </w:r>
        <w:r w:rsidR="0056591F">
          <w:rPr>
            <w:noProof/>
            <w:webHidden/>
          </w:rPr>
          <w:tab/>
        </w:r>
        <w:r w:rsidR="0056591F">
          <w:rPr>
            <w:noProof/>
            <w:webHidden/>
          </w:rPr>
          <w:fldChar w:fldCharType="begin"/>
        </w:r>
        <w:r w:rsidR="0056591F">
          <w:rPr>
            <w:noProof/>
            <w:webHidden/>
          </w:rPr>
          <w:instrText xml:space="preserve"> PAGEREF _Toc455237369 \h </w:instrText>
        </w:r>
        <w:r w:rsidR="0056591F">
          <w:rPr>
            <w:noProof/>
            <w:webHidden/>
          </w:rPr>
        </w:r>
        <w:r w:rsidR="0056591F">
          <w:rPr>
            <w:noProof/>
            <w:webHidden/>
          </w:rPr>
          <w:fldChar w:fldCharType="separate"/>
        </w:r>
        <w:r w:rsidR="0056591F">
          <w:rPr>
            <w:noProof/>
            <w:webHidden/>
          </w:rPr>
          <w:t>28</w:t>
        </w:r>
        <w:r w:rsidR="0056591F">
          <w:rPr>
            <w:noProof/>
            <w:webHidden/>
          </w:rPr>
          <w:fldChar w:fldCharType="end"/>
        </w:r>
      </w:hyperlink>
    </w:p>
    <w:p w14:paraId="08968B09"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0" w:history="1">
        <w:r w:rsidR="0056591F" w:rsidRPr="002F1973">
          <w:rPr>
            <w:rStyle w:val="Hyperlink"/>
            <w:noProof/>
            <w:lang w:val="en-CA" w:bidi="x-none"/>
          </w:rPr>
          <w:t>8.1.2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Package shortcuts</w:t>
        </w:r>
        <w:r w:rsidR="0056591F">
          <w:rPr>
            <w:noProof/>
            <w:webHidden/>
          </w:rPr>
          <w:tab/>
        </w:r>
        <w:r w:rsidR="0056591F">
          <w:rPr>
            <w:noProof/>
            <w:webHidden/>
          </w:rPr>
          <w:fldChar w:fldCharType="begin"/>
        </w:r>
        <w:r w:rsidR="0056591F">
          <w:rPr>
            <w:noProof/>
            <w:webHidden/>
          </w:rPr>
          <w:instrText xml:space="preserve"> PAGEREF _Toc455237370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2609843"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1" w:history="1">
        <w:r w:rsidR="0056591F" w:rsidRPr="002F1973">
          <w:rPr>
            <w:rStyle w:val="Hyperlink"/>
            <w:noProof/>
            <w:lang w:val="en-CA"/>
          </w:rPr>
          <w:t>8.2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Abstract Requirements Class (Normative)</w:t>
        </w:r>
        <w:r w:rsidR="0056591F">
          <w:rPr>
            <w:noProof/>
            <w:webHidden/>
          </w:rPr>
          <w:tab/>
        </w:r>
        <w:r w:rsidR="0056591F">
          <w:rPr>
            <w:noProof/>
            <w:webHidden/>
          </w:rPr>
          <w:fldChar w:fldCharType="begin"/>
        </w:r>
        <w:r w:rsidR="0056591F">
          <w:rPr>
            <w:noProof/>
            <w:webHidden/>
          </w:rPr>
          <w:instrText xml:space="preserve"> PAGEREF _Toc455237371 \h </w:instrText>
        </w:r>
        <w:r w:rsidR="0056591F">
          <w:rPr>
            <w:noProof/>
            <w:webHidden/>
          </w:rPr>
        </w:r>
        <w:r w:rsidR="0056591F">
          <w:rPr>
            <w:noProof/>
            <w:webHidden/>
          </w:rPr>
          <w:fldChar w:fldCharType="separate"/>
        </w:r>
        <w:r w:rsidR="0056591F">
          <w:rPr>
            <w:noProof/>
            <w:webHidden/>
          </w:rPr>
          <w:t>29</w:t>
        </w:r>
        <w:r w:rsidR="0056591F">
          <w:rPr>
            <w:noProof/>
            <w:webHidden/>
          </w:rPr>
          <w:fldChar w:fldCharType="end"/>
        </w:r>
      </w:hyperlink>
    </w:p>
    <w:p w14:paraId="1EBDFA77"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2" w:history="1">
        <w:r w:rsidR="0056591F" w:rsidRPr="002F1973">
          <w:rPr>
            <w:rStyle w:val="Hyperlink"/>
            <w:noProof/>
            <w:lang w:val="en-CA" w:bidi="x-none"/>
          </w:rPr>
          <w:t>8.2.1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Naming of entities</w:t>
        </w:r>
        <w:r w:rsidR="0056591F">
          <w:rPr>
            <w:noProof/>
            <w:webHidden/>
          </w:rPr>
          <w:tab/>
        </w:r>
        <w:r w:rsidR="0056591F">
          <w:rPr>
            <w:noProof/>
            <w:webHidden/>
          </w:rPr>
          <w:fldChar w:fldCharType="begin"/>
        </w:r>
        <w:r w:rsidR="0056591F">
          <w:rPr>
            <w:noProof/>
            <w:webHidden/>
          </w:rPr>
          <w:instrText xml:space="preserve"> PAGEREF _Toc455237372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793E5C94"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3" w:history="1">
        <w:r w:rsidR="0056591F" w:rsidRPr="002F1973">
          <w:rPr>
            <w:rStyle w:val="Hyperlink"/>
            <w:noProof/>
            <w:lang w:val="en-CA" w:bidi="x-none"/>
          </w:rPr>
          <w:t>8.2.2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Cardinality</w:t>
        </w:r>
        <w:r w:rsidR="0056591F">
          <w:rPr>
            <w:noProof/>
            <w:webHidden/>
          </w:rPr>
          <w:tab/>
        </w:r>
        <w:r w:rsidR="0056591F">
          <w:rPr>
            <w:noProof/>
            <w:webHidden/>
          </w:rPr>
          <w:fldChar w:fldCharType="begin"/>
        </w:r>
        <w:r w:rsidR="0056591F">
          <w:rPr>
            <w:noProof/>
            <w:webHidden/>
          </w:rPr>
          <w:instrText xml:space="preserve"> PAGEREF _Toc455237373 \h </w:instrText>
        </w:r>
        <w:r w:rsidR="0056591F">
          <w:rPr>
            <w:noProof/>
            <w:webHidden/>
          </w:rPr>
        </w:r>
        <w:r w:rsidR="0056591F">
          <w:rPr>
            <w:noProof/>
            <w:webHidden/>
          </w:rPr>
          <w:fldChar w:fldCharType="separate"/>
        </w:r>
        <w:r w:rsidR="0056591F">
          <w:rPr>
            <w:noProof/>
            <w:webHidden/>
          </w:rPr>
          <w:t>30</w:t>
        </w:r>
        <w:r w:rsidR="0056591F">
          <w:rPr>
            <w:noProof/>
            <w:webHidden/>
          </w:rPr>
          <w:fldChar w:fldCharType="end"/>
        </w:r>
      </w:hyperlink>
    </w:p>
    <w:p w14:paraId="68728031"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4" w:history="1">
        <w:r w:rsidR="0056591F" w:rsidRPr="002F1973">
          <w:rPr>
            <w:rStyle w:val="Hyperlink"/>
            <w:noProof/>
            <w:lang w:val="en-CA" w:bidi="x-none"/>
          </w:rPr>
          <w:t>8.2.3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classes</w:t>
        </w:r>
        <w:r w:rsidR="0056591F">
          <w:rPr>
            <w:noProof/>
            <w:webHidden/>
          </w:rPr>
          <w:tab/>
        </w:r>
        <w:r w:rsidR="0056591F">
          <w:rPr>
            <w:noProof/>
            <w:webHidden/>
          </w:rPr>
          <w:fldChar w:fldCharType="begin"/>
        </w:r>
        <w:r w:rsidR="0056591F">
          <w:rPr>
            <w:noProof/>
            <w:webHidden/>
          </w:rPr>
          <w:instrText xml:space="preserve"> PAGEREF _Toc455237374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0BACBD55"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5" w:history="1">
        <w:r w:rsidR="0056591F" w:rsidRPr="002F1973">
          <w:rPr>
            <w:rStyle w:val="Hyperlink"/>
            <w:noProof/>
            <w:lang w:val="en-CA" w:bidi="x-none"/>
          </w:rPr>
          <w:t>8.2.4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Polymorphism</w:t>
        </w:r>
        <w:r w:rsidR="0056591F">
          <w:rPr>
            <w:noProof/>
            <w:webHidden/>
          </w:rPr>
          <w:tab/>
        </w:r>
        <w:r w:rsidR="0056591F">
          <w:rPr>
            <w:noProof/>
            <w:webHidden/>
          </w:rPr>
          <w:fldChar w:fldCharType="begin"/>
        </w:r>
        <w:r w:rsidR="0056591F">
          <w:rPr>
            <w:noProof/>
            <w:webHidden/>
          </w:rPr>
          <w:instrText xml:space="preserve"> PAGEREF _Toc455237375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7CE81E1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6" w:history="1">
        <w:r w:rsidR="0056591F" w:rsidRPr="002F1973">
          <w:rPr>
            <w:rStyle w:val="Hyperlink"/>
            <w:noProof/>
            <w:lang w:val="en-CA" w:bidi="x-none"/>
          </w:rPr>
          <w:t>8.2.5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Quantities</w:t>
        </w:r>
        <w:r w:rsidR="0056591F">
          <w:rPr>
            <w:noProof/>
            <w:webHidden/>
          </w:rPr>
          <w:tab/>
        </w:r>
        <w:r w:rsidR="0056591F">
          <w:rPr>
            <w:noProof/>
            <w:webHidden/>
          </w:rPr>
          <w:fldChar w:fldCharType="begin"/>
        </w:r>
        <w:r w:rsidR="0056591F">
          <w:rPr>
            <w:noProof/>
            <w:webHidden/>
          </w:rPr>
          <w:instrText xml:space="preserve"> PAGEREF _Toc455237376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6FD6A195"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7" w:history="1">
        <w:r w:rsidR="0056591F" w:rsidRPr="002F1973">
          <w:rPr>
            <w:rStyle w:val="Hyperlink"/>
            <w:noProof/>
            <w:lang w:val="en-CA" w:bidi="x-none"/>
          </w:rPr>
          <w:t>8.2.6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w:t>
        </w:r>
        <w:r w:rsidR="0056591F">
          <w:rPr>
            <w:noProof/>
            <w:webHidden/>
          </w:rPr>
          <w:tab/>
        </w:r>
        <w:r w:rsidR="0056591F">
          <w:rPr>
            <w:noProof/>
            <w:webHidden/>
          </w:rPr>
          <w:fldChar w:fldCharType="begin"/>
        </w:r>
        <w:r w:rsidR="0056591F">
          <w:rPr>
            <w:noProof/>
            <w:webHidden/>
          </w:rPr>
          <w:instrText xml:space="preserve"> PAGEREF _Toc455237377 \h </w:instrText>
        </w:r>
        <w:r w:rsidR="0056591F">
          <w:rPr>
            <w:noProof/>
            <w:webHidden/>
          </w:rPr>
        </w:r>
        <w:r w:rsidR="0056591F">
          <w:rPr>
            <w:noProof/>
            <w:webHidden/>
          </w:rPr>
          <w:fldChar w:fldCharType="separate"/>
        </w:r>
        <w:r w:rsidR="0056591F">
          <w:rPr>
            <w:noProof/>
            <w:webHidden/>
          </w:rPr>
          <w:t>31</w:t>
        </w:r>
        <w:r w:rsidR="0056591F">
          <w:rPr>
            <w:noProof/>
            <w:webHidden/>
          </w:rPr>
          <w:fldChar w:fldCharType="end"/>
        </w:r>
      </w:hyperlink>
    </w:p>
    <w:p w14:paraId="1801B383"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8" w:history="1">
        <w:r w:rsidR="0056591F" w:rsidRPr="002F1973">
          <w:rPr>
            <w:rStyle w:val="Hyperlink"/>
            <w:noProof/>
            <w:lang w:val="en-CA"/>
          </w:rPr>
          <w:t>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Linked Open Data</w:t>
        </w:r>
        <w:r w:rsidR="0056591F">
          <w:rPr>
            <w:noProof/>
            <w:webHidden/>
          </w:rPr>
          <w:tab/>
        </w:r>
        <w:r w:rsidR="0056591F">
          <w:rPr>
            <w:noProof/>
            <w:webHidden/>
          </w:rPr>
          <w:fldChar w:fldCharType="begin"/>
        </w:r>
        <w:r w:rsidR="0056591F">
          <w:rPr>
            <w:noProof/>
            <w:webHidden/>
          </w:rPr>
          <w:instrText xml:space="preserve"> PAGEREF _Toc455237378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14506F1A"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9" w:history="1">
        <w:r w:rsidR="0056591F" w:rsidRPr="002F1973">
          <w:rPr>
            <w:rStyle w:val="Hyperlink"/>
            <w:noProof/>
            <w:lang w:val="en-CA" w:bidi="x-none"/>
          </w:rPr>
          <w:t>8.3.1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 lists URI</w:t>
        </w:r>
        <w:r w:rsidR="0056591F">
          <w:rPr>
            <w:noProof/>
            <w:webHidden/>
          </w:rPr>
          <w:tab/>
        </w:r>
        <w:r w:rsidR="0056591F">
          <w:rPr>
            <w:noProof/>
            <w:webHidden/>
          </w:rPr>
          <w:fldChar w:fldCharType="begin"/>
        </w:r>
        <w:r w:rsidR="0056591F">
          <w:rPr>
            <w:noProof/>
            <w:webHidden/>
          </w:rPr>
          <w:instrText xml:space="preserve"> PAGEREF _Toc455237379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6CC2E8FF"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0" w:history="1">
        <w:r w:rsidR="0056591F" w:rsidRPr="002F1973">
          <w:rPr>
            <w:rStyle w:val="Hyperlink"/>
            <w:noProof/>
            <w:lang w:val="en-CA" w:bidi="x-none"/>
          </w:rPr>
          <w:t>8.3.2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w:t>
        </w:r>
        <w:r w:rsidR="0056591F">
          <w:rPr>
            <w:noProof/>
            <w:webHidden/>
          </w:rPr>
          <w:tab/>
        </w:r>
        <w:r w:rsidR="0056591F">
          <w:rPr>
            <w:noProof/>
            <w:webHidden/>
          </w:rPr>
          <w:fldChar w:fldCharType="begin"/>
        </w:r>
        <w:r w:rsidR="0056591F">
          <w:rPr>
            <w:noProof/>
            <w:webHidden/>
          </w:rPr>
          <w:instrText xml:space="preserve"> PAGEREF _Toc455237380 \h </w:instrText>
        </w:r>
        <w:r w:rsidR="0056591F">
          <w:rPr>
            <w:noProof/>
            <w:webHidden/>
          </w:rPr>
        </w:r>
        <w:r w:rsidR="0056591F">
          <w:rPr>
            <w:noProof/>
            <w:webHidden/>
          </w:rPr>
          <w:fldChar w:fldCharType="separate"/>
        </w:r>
        <w:r w:rsidR="0056591F">
          <w:rPr>
            <w:noProof/>
            <w:webHidden/>
          </w:rPr>
          <w:t>32</w:t>
        </w:r>
        <w:r w:rsidR="0056591F">
          <w:rPr>
            <w:noProof/>
            <w:webHidden/>
          </w:rPr>
          <w:fldChar w:fldCharType="end"/>
        </w:r>
      </w:hyperlink>
    </w:p>
    <w:p w14:paraId="0C717374"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1" w:history="1">
        <w:r w:rsidR="0056591F" w:rsidRPr="002F1973">
          <w:rPr>
            <w:rStyle w:val="Hyperlink"/>
            <w:noProof/>
            <w:lang w:val="en-CA" w:bidi="x-none"/>
          </w:rPr>
          <w:t>8.3.3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ByReference associations</w:t>
        </w:r>
        <w:r w:rsidR="0056591F">
          <w:rPr>
            <w:noProof/>
            <w:webHidden/>
          </w:rPr>
          <w:tab/>
        </w:r>
        <w:r w:rsidR="0056591F">
          <w:rPr>
            <w:noProof/>
            <w:webHidden/>
          </w:rPr>
          <w:fldChar w:fldCharType="begin"/>
        </w:r>
        <w:r w:rsidR="0056591F">
          <w:rPr>
            <w:noProof/>
            <w:webHidden/>
          </w:rPr>
          <w:instrText xml:space="preserve"> PAGEREF _Toc455237381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7766E382"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82" w:history="1">
        <w:r w:rsidR="0056591F" w:rsidRPr="002F1973">
          <w:rPr>
            <w:rStyle w:val="Hyperlink"/>
            <w:noProof/>
            <w:lang w:val="en-CA"/>
          </w:rPr>
          <w:t>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_Toc455237382 \h </w:instrText>
        </w:r>
        <w:r w:rsidR="0056591F">
          <w:rPr>
            <w:noProof/>
            <w:webHidden/>
          </w:rPr>
        </w:r>
        <w:r w:rsidR="0056591F">
          <w:rPr>
            <w:noProof/>
            <w:webHidden/>
          </w:rPr>
          <w:fldChar w:fldCharType="separate"/>
        </w:r>
        <w:r w:rsidR="0056591F">
          <w:rPr>
            <w:noProof/>
            <w:webHidden/>
          </w:rPr>
          <w:t>33</w:t>
        </w:r>
        <w:r w:rsidR="0056591F">
          <w:rPr>
            <w:noProof/>
            <w:webHidden/>
          </w:rPr>
          <w:fldChar w:fldCharType="end"/>
        </w:r>
      </w:hyperlink>
    </w:p>
    <w:p w14:paraId="4132DF2C"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3" w:history="1">
        <w:r w:rsidR="0056591F" w:rsidRPr="002F1973">
          <w:rPr>
            <w:rStyle w:val="Hyperlink"/>
            <w:noProof/>
            <w:lang w:val="en-CA" w:bidi="x-none"/>
          </w:rPr>
          <w:t>8.4.1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Geology Basic</w:t>
        </w:r>
        <w:r w:rsidR="0056591F">
          <w:rPr>
            <w:noProof/>
            <w:webHidden/>
          </w:rPr>
          <w:tab/>
        </w:r>
        <w:r w:rsidR="0056591F">
          <w:rPr>
            <w:noProof/>
            <w:webHidden/>
          </w:rPr>
          <w:fldChar w:fldCharType="begin"/>
        </w:r>
        <w:r w:rsidR="0056591F">
          <w:rPr>
            <w:noProof/>
            <w:webHidden/>
          </w:rPr>
          <w:instrText xml:space="preserve"> PAGEREF _Toc455237383 \h </w:instrText>
        </w:r>
        <w:r w:rsidR="0056591F">
          <w:rPr>
            <w:noProof/>
            <w:webHidden/>
          </w:rPr>
        </w:r>
        <w:r w:rsidR="0056591F">
          <w:rPr>
            <w:noProof/>
            <w:webHidden/>
          </w:rPr>
          <w:fldChar w:fldCharType="separate"/>
        </w:r>
        <w:r w:rsidR="0056591F">
          <w:rPr>
            <w:noProof/>
            <w:webHidden/>
          </w:rPr>
          <w:t>34</w:t>
        </w:r>
        <w:r w:rsidR="0056591F">
          <w:rPr>
            <w:noProof/>
            <w:webHidden/>
          </w:rPr>
          <w:fldChar w:fldCharType="end"/>
        </w:r>
      </w:hyperlink>
    </w:p>
    <w:p w14:paraId="57A87905"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4" w:history="1">
        <w:r w:rsidR="0056591F" w:rsidRPr="002F1973">
          <w:rPr>
            <w:rStyle w:val="Hyperlink"/>
            <w:noProof/>
            <w:lang w:bidi="x-none"/>
          </w:rPr>
          <w:t>8.4.2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Event</w:t>
        </w:r>
        <w:r w:rsidR="0056591F">
          <w:rPr>
            <w:noProof/>
            <w:webHidden/>
          </w:rPr>
          <w:tab/>
        </w:r>
        <w:r w:rsidR="0056591F">
          <w:rPr>
            <w:noProof/>
            <w:webHidden/>
          </w:rPr>
          <w:fldChar w:fldCharType="begin"/>
        </w:r>
        <w:r w:rsidR="0056591F">
          <w:rPr>
            <w:noProof/>
            <w:webHidden/>
          </w:rPr>
          <w:instrText xml:space="preserve"> PAGEREF _Toc455237384 \h </w:instrText>
        </w:r>
        <w:r w:rsidR="0056591F">
          <w:rPr>
            <w:noProof/>
            <w:webHidden/>
          </w:rPr>
        </w:r>
        <w:r w:rsidR="0056591F">
          <w:rPr>
            <w:noProof/>
            <w:webHidden/>
          </w:rPr>
          <w:fldChar w:fldCharType="separate"/>
        </w:r>
        <w:r w:rsidR="0056591F">
          <w:rPr>
            <w:noProof/>
            <w:webHidden/>
          </w:rPr>
          <w:t>45</w:t>
        </w:r>
        <w:r w:rsidR="0056591F">
          <w:rPr>
            <w:noProof/>
            <w:webHidden/>
          </w:rPr>
          <w:fldChar w:fldCharType="end"/>
        </w:r>
      </w:hyperlink>
    </w:p>
    <w:p w14:paraId="75378D14"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5" w:history="1">
        <w:r w:rsidR="0056591F" w:rsidRPr="002F1973">
          <w:rPr>
            <w:rStyle w:val="Hyperlink"/>
            <w:noProof/>
            <w:lang w:bidi="x-none"/>
          </w:rPr>
          <w:t>8.4.3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w:t>
        </w:r>
        <w:r w:rsidR="0056591F">
          <w:rPr>
            <w:noProof/>
            <w:webHidden/>
          </w:rPr>
          <w:tab/>
        </w:r>
        <w:r w:rsidR="0056591F">
          <w:rPr>
            <w:noProof/>
            <w:webHidden/>
          </w:rPr>
          <w:fldChar w:fldCharType="begin"/>
        </w:r>
        <w:r w:rsidR="0056591F">
          <w:rPr>
            <w:noProof/>
            <w:webHidden/>
          </w:rPr>
          <w:instrText xml:space="preserve"> PAGEREF _Toc455237385 \h </w:instrText>
        </w:r>
        <w:r w:rsidR="0056591F">
          <w:rPr>
            <w:noProof/>
            <w:webHidden/>
          </w:rPr>
        </w:r>
        <w:r w:rsidR="0056591F">
          <w:rPr>
            <w:noProof/>
            <w:webHidden/>
          </w:rPr>
          <w:fldChar w:fldCharType="separate"/>
        </w:r>
        <w:r w:rsidR="0056591F">
          <w:rPr>
            <w:noProof/>
            <w:webHidden/>
          </w:rPr>
          <w:t>48</w:t>
        </w:r>
        <w:r w:rsidR="0056591F">
          <w:rPr>
            <w:noProof/>
            <w:webHidden/>
          </w:rPr>
          <w:fldChar w:fldCharType="end"/>
        </w:r>
      </w:hyperlink>
    </w:p>
    <w:p w14:paraId="6F2C376B"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6" w:history="1">
        <w:r w:rsidR="0056591F" w:rsidRPr="002F1973">
          <w:rPr>
            <w:rStyle w:val="Hyperlink"/>
            <w:noProof/>
            <w:lang w:bidi="x-none"/>
          </w:rPr>
          <w:t>8.4.4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Geomorphology</w:t>
        </w:r>
        <w:r w:rsidR="0056591F">
          <w:rPr>
            <w:noProof/>
            <w:webHidden/>
          </w:rPr>
          <w:tab/>
        </w:r>
        <w:r w:rsidR="0056591F">
          <w:rPr>
            <w:noProof/>
            <w:webHidden/>
          </w:rPr>
          <w:fldChar w:fldCharType="begin"/>
        </w:r>
        <w:r w:rsidR="0056591F">
          <w:rPr>
            <w:noProof/>
            <w:webHidden/>
          </w:rPr>
          <w:instrText xml:space="preserve"> PAGEREF _Toc455237386 \h </w:instrText>
        </w:r>
        <w:r w:rsidR="0056591F">
          <w:rPr>
            <w:noProof/>
            <w:webHidden/>
          </w:rPr>
        </w:r>
        <w:r w:rsidR="0056591F">
          <w:rPr>
            <w:noProof/>
            <w:webHidden/>
          </w:rPr>
          <w:fldChar w:fldCharType="separate"/>
        </w:r>
        <w:r w:rsidR="0056591F">
          <w:rPr>
            <w:noProof/>
            <w:webHidden/>
          </w:rPr>
          <w:t>55</w:t>
        </w:r>
        <w:r w:rsidR="0056591F">
          <w:rPr>
            <w:noProof/>
            <w:webHidden/>
          </w:rPr>
          <w:fldChar w:fldCharType="end"/>
        </w:r>
      </w:hyperlink>
    </w:p>
    <w:p w14:paraId="0E56E728"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7" w:history="1">
        <w:r w:rsidR="0056591F" w:rsidRPr="002F1973">
          <w:rPr>
            <w:rStyle w:val="Hyperlink"/>
            <w:noProof/>
            <w:lang w:val="en-CA" w:bidi="x-none"/>
          </w:rPr>
          <w:t>8.4.5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Collection</w:t>
        </w:r>
        <w:r w:rsidR="0056591F">
          <w:rPr>
            <w:noProof/>
            <w:webHidden/>
          </w:rPr>
          <w:tab/>
        </w:r>
        <w:r w:rsidR="0056591F">
          <w:rPr>
            <w:noProof/>
            <w:webHidden/>
          </w:rPr>
          <w:fldChar w:fldCharType="begin"/>
        </w:r>
        <w:r w:rsidR="0056591F">
          <w:rPr>
            <w:noProof/>
            <w:webHidden/>
          </w:rPr>
          <w:instrText xml:space="preserve"> PAGEREF _Toc455237387 \h </w:instrText>
        </w:r>
        <w:r w:rsidR="0056591F">
          <w:rPr>
            <w:noProof/>
            <w:webHidden/>
          </w:rPr>
        </w:r>
        <w:r w:rsidR="0056591F">
          <w:rPr>
            <w:noProof/>
            <w:webHidden/>
          </w:rPr>
          <w:fldChar w:fldCharType="separate"/>
        </w:r>
        <w:r w:rsidR="0056591F">
          <w:rPr>
            <w:noProof/>
            <w:webHidden/>
          </w:rPr>
          <w:t>57</w:t>
        </w:r>
        <w:r w:rsidR="0056591F">
          <w:rPr>
            <w:noProof/>
            <w:webHidden/>
          </w:rPr>
          <w:fldChar w:fldCharType="end"/>
        </w:r>
      </w:hyperlink>
    </w:p>
    <w:p w14:paraId="36EE909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8" w:history="1">
        <w:r w:rsidR="0056591F" w:rsidRPr="002F1973">
          <w:rPr>
            <w:rStyle w:val="Hyperlink"/>
            <w:noProof/>
            <w:lang w:val="en-CA" w:bidi="x-none"/>
          </w:rPr>
          <w:t>8.4.6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Data Types</w:t>
        </w:r>
        <w:r w:rsidR="0056591F">
          <w:rPr>
            <w:noProof/>
            <w:webHidden/>
          </w:rPr>
          <w:tab/>
        </w:r>
        <w:r w:rsidR="0056591F">
          <w:rPr>
            <w:noProof/>
            <w:webHidden/>
          </w:rPr>
          <w:fldChar w:fldCharType="begin"/>
        </w:r>
        <w:r w:rsidR="0056591F">
          <w:rPr>
            <w:noProof/>
            <w:webHidden/>
          </w:rPr>
          <w:instrText xml:space="preserve"> PAGEREF _Toc455237388 \h </w:instrText>
        </w:r>
        <w:r w:rsidR="0056591F">
          <w:rPr>
            <w:noProof/>
            <w:webHidden/>
          </w:rPr>
        </w:r>
        <w:r w:rsidR="0056591F">
          <w:rPr>
            <w:noProof/>
            <w:webHidden/>
          </w:rPr>
          <w:fldChar w:fldCharType="separate"/>
        </w:r>
        <w:r w:rsidR="0056591F">
          <w:rPr>
            <w:noProof/>
            <w:webHidden/>
          </w:rPr>
          <w:t>60</w:t>
        </w:r>
        <w:r w:rsidR="0056591F">
          <w:rPr>
            <w:noProof/>
            <w:webHidden/>
          </w:rPr>
          <w:fldChar w:fldCharType="end"/>
        </w:r>
      </w:hyperlink>
    </w:p>
    <w:p w14:paraId="792CFCDD"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9" w:history="1">
        <w:r w:rsidR="0056591F" w:rsidRPr="002F1973">
          <w:rPr>
            <w:rStyle w:val="Hyperlink"/>
            <w:noProof/>
            <w:lang w:val="en-CA" w:bidi="x-none"/>
          </w:rPr>
          <w:t>8.4.7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basic vocabularies</w:t>
        </w:r>
        <w:r w:rsidR="0056591F">
          <w:rPr>
            <w:noProof/>
            <w:webHidden/>
          </w:rPr>
          <w:tab/>
        </w:r>
        <w:r w:rsidR="0056591F">
          <w:rPr>
            <w:noProof/>
            <w:webHidden/>
          </w:rPr>
          <w:fldChar w:fldCharType="begin"/>
        </w:r>
        <w:r w:rsidR="0056591F">
          <w:rPr>
            <w:noProof/>
            <w:webHidden/>
          </w:rPr>
          <w:instrText xml:space="preserve"> PAGEREF _Toc455237389 \h </w:instrText>
        </w:r>
        <w:r w:rsidR="0056591F">
          <w:rPr>
            <w:noProof/>
            <w:webHidden/>
          </w:rPr>
        </w:r>
        <w:r w:rsidR="0056591F">
          <w:rPr>
            <w:noProof/>
            <w:webHidden/>
          </w:rPr>
          <w:fldChar w:fldCharType="separate"/>
        </w:r>
        <w:r w:rsidR="0056591F">
          <w:rPr>
            <w:noProof/>
            <w:webHidden/>
          </w:rPr>
          <w:t>66</w:t>
        </w:r>
        <w:r w:rsidR="0056591F">
          <w:rPr>
            <w:noProof/>
            <w:webHidden/>
          </w:rPr>
          <w:fldChar w:fldCharType="end"/>
        </w:r>
      </w:hyperlink>
    </w:p>
    <w:p w14:paraId="4DEDA398"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0" w:history="1">
        <w:r w:rsidR="0056591F" w:rsidRPr="002F1973">
          <w:rPr>
            <w:rStyle w:val="Hyperlink"/>
            <w:noProof/>
            <w:lang w:val="en-CA" w:bidi="x-none"/>
          </w:rPr>
          <w:t>8.4.8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Instance example</w:t>
        </w:r>
        <w:r w:rsidR="0056591F">
          <w:rPr>
            <w:noProof/>
            <w:webHidden/>
          </w:rPr>
          <w:tab/>
        </w:r>
        <w:r w:rsidR="0056591F">
          <w:rPr>
            <w:noProof/>
            <w:webHidden/>
          </w:rPr>
          <w:fldChar w:fldCharType="begin"/>
        </w:r>
        <w:r w:rsidR="0056591F">
          <w:rPr>
            <w:noProof/>
            <w:webHidden/>
          </w:rPr>
          <w:instrText xml:space="preserve"> PAGEREF _Toc455237390 \h </w:instrText>
        </w:r>
        <w:r w:rsidR="0056591F">
          <w:rPr>
            <w:noProof/>
            <w:webHidden/>
          </w:rPr>
        </w:r>
        <w:r w:rsidR="0056591F">
          <w:rPr>
            <w:noProof/>
            <w:webHidden/>
          </w:rPr>
          <w:fldChar w:fldCharType="separate"/>
        </w:r>
        <w:r w:rsidR="0056591F">
          <w:rPr>
            <w:noProof/>
            <w:webHidden/>
          </w:rPr>
          <w:t>68</w:t>
        </w:r>
        <w:r w:rsidR="0056591F">
          <w:rPr>
            <w:noProof/>
            <w:webHidden/>
          </w:rPr>
          <w:fldChar w:fldCharType="end"/>
        </w:r>
      </w:hyperlink>
    </w:p>
    <w:p w14:paraId="30A9DB0E"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1" w:history="1">
        <w:r w:rsidR="0056591F" w:rsidRPr="002F1973">
          <w:rPr>
            <w:rStyle w:val="Hyperlink"/>
            <w:noProof/>
            <w:lang w:val="en-CA"/>
          </w:rPr>
          <w:t>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_Toc455237391 \h </w:instrText>
        </w:r>
        <w:r w:rsidR="0056591F">
          <w:rPr>
            <w:noProof/>
            <w:webHidden/>
          </w:rPr>
        </w:r>
        <w:r w:rsidR="0056591F">
          <w:rPr>
            <w:noProof/>
            <w:webHidden/>
          </w:rPr>
          <w:fldChar w:fldCharType="separate"/>
        </w:r>
        <w:r w:rsidR="0056591F">
          <w:rPr>
            <w:noProof/>
            <w:webHidden/>
          </w:rPr>
          <w:t>71</w:t>
        </w:r>
        <w:r w:rsidR="0056591F">
          <w:rPr>
            <w:noProof/>
            <w:webHidden/>
          </w:rPr>
          <w:fldChar w:fldCharType="end"/>
        </w:r>
      </w:hyperlink>
    </w:p>
    <w:p w14:paraId="7F4583F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2" w:history="1">
        <w:r w:rsidR="0056591F" w:rsidRPr="002F1973">
          <w:rPr>
            <w:rStyle w:val="Hyperlink"/>
            <w:noProof/>
            <w:lang w:val="en-CA" w:bidi="x-none"/>
          </w:rPr>
          <w:t>8.5.1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Relations</w:t>
        </w:r>
        <w:r w:rsidR="0056591F">
          <w:rPr>
            <w:noProof/>
            <w:webHidden/>
          </w:rPr>
          <w:tab/>
        </w:r>
        <w:r w:rsidR="0056591F">
          <w:rPr>
            <w:noProof/>
            <w:webHidden/>
          </w:rPr>
          <w:fldChar w:fldCharType="begin"/>
        </w:r>
        <w:r w:rsidR="0056591F">
          <w:rPr>
            <w:noProof/>
            <w:webHidden/>
          </w:rPr>
          <w:instrText xml:space="preserve"> PAGEREF _Toc455237392 \h </w:instrText>
        </w:r>
        <w:r w:rsidR="0056591F">
          <w:rPr>
            <w:noProof/>
            <w:webHidden/>
          </w:rPr>
        </w:r>
        <w:r w:rsidR="0056591F">
          <w:rPr>
            <w:noProof/>
            <w:webHidden/>
          </w:rPr>
          <w:fldChar w:fldCharType="separate"/>
        </w:r>
        <w:r w:rsidR="0056591F">
          <w:rPr>
            <w:noProof/>
            <w:webHidden/>
          </w:rPr>
          <w:t>72</w:t>
        </w:r>
        <w:r w:rsidR="0056591F">
          <w:rPr>
            <w:noProof/>
            <w:webHidden/>
          </w:rPr>
          <w:fldChar w:fldCharType="end"/>
        </w:r>
      </w:hyperlink>
    </w:p>
    <w:p w14:paraId="28E3CF48"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3" w:history="1">
        <w:r w:rsidR="0056591F" w:rsidRPr="002F1973">
          <w:rPr>
            <w:rStyle w:val="Hyperlink"/>
            <w:noProof/>
            <w:lang w:val="en-CA" w:bidi="x-none"/>
          </w:rPr>
          <w:t>8.5.2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Earth material details</w:t>
        </w:r>
        <w:r w:rsidR="0056591F">
          <w:rPr>
            <w:noProof/>
            <w:webHidden/>
          </w:rPr>
          <w:tab/>
        </w:r>
        <w:r w:rsidR="0056591F">
          <w:rPr>
            <w:noProof/>
            <w:webHidden/>
          </w:rPr>
          <w:fldChar w:fldCharType="begin"/>
        </w:r>
        <w:r w:rsidR="0056591F">
          <w:rPr>
            <w:noProof/>
            <w:webHidden/>
          </w:rPr>
          <w:instrText xml:space="preserve"> PAGEREF _Toc455237393 \h </w:instrText>
        </w:r>
        <w:r w:rsidR="0056591F">
          <w:rPr>
            <w:noProof/>
            <w:webHidden/>
          </w:rPr>
        </w:r>
        <w:r w:rsidR="0056591F">
          <w:rPr>
            <w:noProof/>
            <w:webHidden/>
          </w:rPr>
          <w:fldChar w:fldCharType="separate"/>
        </w:r>
        <w:r w:rsidR="0056591F">
          <w:rPr>
            <w:noProof/>
            <w:webHidden/>
          </w:rPr>
          <w:t>77</w:t>
        </w:r>
        <w:r w:rsidR="0056591F">
          <w:rPr>
            <w:noProof/>
            <w:webHidden/>
          </w:rPr>
          <w:fldChar w:fldCharType="end"/>
        </w:r>
      </w:hyperlink>
    </w:p>
    <w:p w14:paraId="4693B414"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4" w:history="1">
        <w:r w:rsidR="0056591F" w:rsidRPr="002F1973">
          <w:rPr>
            <w:rStyle w:val="Hyperlink"/>
            <w:noProof/>
            <w:lang w:bidi="x-none"/>
          </w:rPr>
          <w:t>8.5.3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GeologicAgeDetails</w:t>
        </w:r>
        <w:r w:rsidR="0056591F">
          <w:rPr>
            <w:noProof/>
            <w:webHidden/>
          </w:rPr>
          <w:tab/>
        </w:r>
        <w:r w:rsidR="0056591F">
          <w:rPr>
            <w:noProof/>
            <w:webHidden/>
          </w:rPr>
          <w:fldChar w:fldCharType="begin"/>
        </w:r>
        <w:r w:rsidR="0056591F">
          <w:rPr>
            <w:noProof/>
            <w:webHidden/>
          </w:rPr>
          <w:instrText xml:space="preserve"> PAGEREF _Toc455237394 \h </w:instrText>
        </w:r>
        <w:r w:rsidR="0056591F">
          <w:rPr>
            <w:noProof/>
            <w:webHidden/>
          </w:rPr>
        </w:r>
        <w:r w:rsidR="0056591F">
          <w:rPr>
            <w:noProof/>
            <w:webHidden/>
          </w:rPr>
          <w:fldChar w:fldCharType="separate"/>
        </w:r>
        <w:r w:rsidR="0056591F">
          <w:rPr>
            <w:noProof/>
            <w:webHidden/>
          </w:rPr>
          <w:t>95</w:t>
        </w:r>
        <w:r w:rsidR="0056591F">
          <w:rPr>
            <w:noProof/>
            <w:webHidden/>
          </w:rPr>
          <w:fldChar w:fldCharType="end"/>
        </w:r>
      </w:hyperlink>
    </w:p>
    <w:p w14:paraId="2B704293"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5" w:history="1">
        <w:r w:rsidR="0056591F" w:rsidRPr="002F1973">
          <w:rPr>
            <w:rStyle w:val="Hyperlink"/>
            <w:noProof/>
            <w:lang w:bidi="x-none"/>
          </w:rPr>
          <w:t>8.5.4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Structure Details</w:t>
        </w:r>
        <w:r w:rsidR="0056591F">
          <w:rPr>
            <w:noProof/>
            <w:webHidden/>
          </w:rPr>
          <w:tab/>
        </w:r>
        <w:r w:rsidR="0056591F">
          <w:rPr>
            <w:noProof/>
            <w:webHidden/>
          </w:rPr>
          <w:fldChar w:fldCharType="begin"/>
        </w:r>
        <w:r w:rsidR="0056591F">
          <w:rPr>
            <w:noProof/>
            <w:webHidden/>
          </w:rPr>
          <w:instrText xml:space="preserve"> PAGEREF _Toc455237395 \h </w:instrText>
        </w:r>
        <w:r w:rsidR="0056591F">
          <w:rPr>
            <w:noProof/>
            <w:webHidden/>
          </w:rPr>
        </w:r>
        <w:r w:rsidR="0056591F">
          <w:rPr>
            <w:noProof/>
            <w:webHidden/>
          </w:rPr>
          <w:fldChar w:fldCharType="separate"/>
        </w:r>
        <w:r w:rsidR="0056591F">
          <w:rPr>
            <w:noProof/>
            <w:webHidden/>
          </w:rPr>
          <w:t>97</w:t>
        </w:r>
        <w:r w:rsidR="0056591F">
          <w:rPr>
            <w:noProof/>
            <w:webHidden/>
          </w:rPr>
          <w:fldChar w:fldCharType="end"/>
        </w:r>
      </w:hyperlink>
    </w:p>
    <w:p w14:paraId="0CB6DD0B"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6" w:history="1">
        <w:r w:rsidR="0056591F" w:rsidRPr="002F1973">
          <w:rPr>
            <w:rStyle w:val="Hyperlink"/>
            <w:noProof/>
            <w:lang w:bidi="x-none"/>
          </w:rPr>
          <w:t>8.5.5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Unit Details</w:t>
        </w:r>
        <w:r w:rsidR="0056591F">
          <w:rPr>
            <w:noProof/>
            <w:webHidden/>
          </w:rPr>
          <w:tab/>
        </w:r>
        <w:r w:rsidR="0056591F">
          <w:rPr>
            <w:noProof/>
            <w:webHidden/>
          </w:rPr>
          <w:fldChar w:fldCharType="begin"/>
        </w:r>
        <w:r w:rsidR="0056591F">
          <w:rPr>
            <w:noProof/>
            <w:webHidden/>
          </w:rPr>
          <w:instrText xml:space="preserve"> PAGEREF _Toc455237396 \h </w:instrText>
        </w:r>
        <w:r w:rsidR="0056591F">
          <w:rPr>
            <w:noProof/>
            <w:webHidden/>
          </w:rPr>
        </w:r>
        <w:r w:rsidR="0056591F">
          <w:rPr>
            <w:noProof/>
            <w:webHidden/>
          </w:rPr>
          <w:fldChar w:fldCharType="separate"/>
        </w:r>
        <w:r w:rsidR="0056591F">
          <w:rPr>
            <w:noProof/>
            <w:webHidden/>
          </w:rPr>
          <w:t>112</w:t>
        </w:r>
        <w:r w:rsidR="0056591F">
          <w:rPr>
            <w:noProof/>
            <w:webHidden/>
          </w:rPr>
          <w:fldChar w:fldCharType="end"/>
        </w:r>
      </w:hyperlink>
    </w:p>
    <w:p w14:paraId="5E4AA817"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7" w:history="1">
        <w:r w:rsidR="0056591F" w:rsidRPr="002F1973">
          <w:rPr>
            <w:rStyle w:val="Hyperlink"/>
            <w:noProof/>
            <w:lang w:bidi="x-none"/>
          </w:rPr>
          <w:t>8.5.6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extension vocabularies</w:t>
        </w:r>
        <w:r w:rsidR="0056591F">
          <w:rPr>
            <w:noProof/>
            <w:webHidden/>
          </w:rPr>
          <w:tab/>
        </w:r>
        <w:r w:rsidR="0056591F">
          <w:rPr>
            <w:noProof/>
            <w:webHidden/>
          </w:rPr>
          <w:fldChar w:fldCharType="begin"/>
        </w:r>
        <w:r w:rsidR="0056591F">
          <w:rPr>
            <w:noProof/>
            <w:webHidden/>
          </w:rPr>
          <w:instrText xml:space="preserve"> PAGEREF _Toc455237397 \h </w:instrText>
        </w:r>
        <w:r w:rsidR="0056591F">
          <w:rPr>
            <w:noProof/>
            <w:webHidden/>
          </w:rPr>
        </w:r>
        <w:r w:rsidR="0056591F">
          <w:rPr>
            <w:noProof/>
            <w:webHidden/>
          </w:rPr>
          <w:fldChar w:fldCharType="separate"/>
        </w:r>
        <w:r w:rsidR="0056591F">
          <w:rPr>
            <w:noProof/>
            <w:webHidden/>
          </w:rPr>
          <w:t>115</w:t>
        </w:r>
        <w:r w:rsidR="0056591F">
          <w:rPr>
            <w:noProof/>
            <w:webHidden/>
          </w:rPr>
          <w:fldChar w:fldCharType="end"/>
        </w:r>
      </w:hyperlink>
    </w:p>
    <w:p w14:paraId="711F63ED"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8" w:history="1">
        <w:r w:rsidR="0056591F" w:rsidRPr="002F1973">
          <w:rPr>
            <w:rStyle w:val="Hyperlink"/>
            <w:noProof/>
            <w:lang w:val="en-CA"/>
          </w:rPr>
          <w:t>8.6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GeologicTime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_Toc455237398 \h </w:instrText>
        </w:r>
        <w:r w:rsidR="0056591F">
          <w:rPr>
            <w:noProof/>
            <w:webHidden/>
          </w:rPr>
        </w:r>
        <w:r w:rsidR="0056591F">
          <w:rPr>
            <w:noProof/>
            <w:webHidden/>
          </w:rPr>
          <w:fldChar w:fldCharType="separate"/>
        </w:r>
        <w:r w:rsidR="0056591F">
          <w:rPr>
            <w:noProof/>
            <w:webHidden/>
          </w:rPr>
          <w:t>117</w:t>
        </w:r>
        <w:r w:rsidR="0056591F">
          <w:rPr>
            <w:noProof/>
            <w:webHidden/>
          </w:rPr>
          <w:fldChar w:fldCharType="end"/>
        </w:r>
      </w:hyperlink>
    </w:p>
    <w:p w14:paraId="5C4978AD"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9" w:history="1">
        <w:r w:rsidR="0056591F" w:rsidRPr="002F1973">
          <w:rPr>
            <w:rStyle w:val="Hyperlink"/>
            <w:noProof/>
            <w:lang w:bidi="x-none"/>
          </w:rPr>
          <w:t>8.6.1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Global Boundary Stratotype Sections and Points</w:t>
        </w:r>
        <w:r w:rsidR="0056591F">
          <w:rPr>
            <w:noProof/>
            <w:webHidden/>
          </w:rPr>
          <w:tab/>
        </w:r>
        <w:r w:rsidR="0056591F">
          <w:rPr>
            <w:noProof/>
            <w:webHidden/>
          </w:rPr>
          <w:fldChar w:fldCharType="begin"/>
        </w:r>
        <w:r w:rsidR="0056591F">
          <w:rPr>
            <w:noProof/>
            <w:webHidden/>
          </w:rPr>
          <w:instrText xml:space="preserve"> PAGEREF _Toc455237399 \h </w:instrText>
        </w:r>
        <w:r w:rsidR="0056591F">
          <w:rPr>
            <w:noProof/>
            <w:webHidden/>
          </w:rPr>
        </w:r>
        <w:r w:rsidR="0056591F">
          <w:rPr>
            <w:noProof/>
            <w:webHidden/>
          </w:rPr>
          <w:fldChar w:fldCharType="separate"/>
        </w:r>
        <w:r w:rsidR="0056591F">
          <w:rPr>
            <w:noProof/>
            <w:webHidden/>
          </w:rPr>
          <w:t>119</w:t>
        </w:r>
        <w:r w:rsidR="0056591F">
          <w:rPr>
            <w:noProof/>
            <w:webHidden/>
          </w:rPr>
          <w:fldChar w:fldCharType="end"/>
        </w:r>
      </w:hyperlink>
    </w:p>
    <w:p w14:paraId="09A76F2D"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0" w:history="1">
        <w:r w:rsidR="0056591F" w:rsidRPr="002F1973">
          <w:rPr>
            <w:rStyle w:val="Hyperlink"/>
            <w:noProof/>
            <w:lang w:bidi="x-none"/>
          </w:rPr>
          <w:t>8.6.2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Temporal Reference System</w:t>
        </w:r>
        <w:r w:rsidR="0056591F">
          <w:rPr>
            <w:noProof/>
            <w:webHidden/>
          </w:rPr>
          <w:tab/>
        </w:r>
        <w:r w:rsidR="0056591F">
          <w:rPr>
            <w:noProof/>
            <w:webHidden/>
          </w:rPr>
          <w:fldChar w:fldCharType="begin"/>
        </w:r>
        <w:r w:rsidR="0056591F">
          <w:rPr>
            <w:noProof/>
            <w:webHidden/>
          </w:rPr>
          <w:instrText xml:space="preserve"> PAGEREF _Toc455237400 \h </w:instrText>
        </w:r>
        <w:r w:rsidR="0056591F">
          <w:rPr>
            <w:noProof/>
            <w:webHidden/>
          </w:rPr>
        </w:r>
        <w:r w:rsidR="0056591F">
          <w:rPr>
            <w:noProof/>
            <w:webHidden/>
          </w:rPr>
          <w:fldChar w:fldCharType="separate"/>
        </w:r>
        <w:r w:rsidR="0056591F">
          <w:rPr>
            <w:noProof/>
            <w:webHidden/>
          </w:rPr>
          <w:t>123</w:t>
        </w:r>
        <w:r w:rsidR="0056591F">
          <w:rPr>
            <w:noProof/>
            <w:webHidden/>
          </w:rPr>
          <w:fldChar w:fldCharType="end"/>
        </w:r>
      </w:hyperlink>
    </w:p>
    <w:p w14:paraId="7760BB28"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1" w:history="1">
        <w:r w:rsidR="0056591F" w:rsidRPr="002F1973">
          <w:rPr>
            <w:rStyle w:val="Hyperlink"/>
            <w:noProof/>
            <w:lang w:bidi="x-none"/>
          </w:rPr>
          <w:t>8.6.3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Time scale</w:t>
        </w:r>
        <w:r w:rsidR="0056591F">
          <w:rPr>
            <w:noProof/>
            <w:webHidden/>
          </w:rPr>
          <w:tab/>
        </w:r>
        <w:r w:rsidR="0056591F">
          <w:rPr>
            <w:noProof/>
            <w:webHidden/>
          </w:rPr>
          <w:fldChar w:fldCharType="begin"/>
        </w:r>
        <w:r w:rsidR="0056591F">
          <w:rPr>
            <w:noProof/>
            <w:webHidden/>
          </w:rPr>
          <w:instrText xml:space="preserve"> PAGEREF _Toc455237401 \h </w:instrText>
        </w:r>
        <w:r w:rsidR="0056591F">
          <w:rPr>
            <w:noProof/>
            <w:webHidden/>
          </w:rPr>
        </w:r>
        <w:r w:rsidR="0056591F">
          <w:rPr>
            <w:noProof/>
            <w:webHidden/>
          </w:rPr>
          <w:fldChar w:fldCharType="separate"/>
        </w:r>
        <w:r w:rsidR="0056591F">
          <w:rPr>
            <w:noProof/>
            <w:webHidden/>
          </w:rPr>
          <w:t>127</w:t>
        </w:r>
        <w:r w:rsidR="0056591F">
          <w:rPr>
            <w:noProof/>
            <w:webHidden/>
          </w:rPr>
          <w:fldChar w:fldCharType="end"/>
        </w:r>
      </w:hyperlink>
    </w:p>
    <w:p w14:paraId="54F8D50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2" w:history="1">
        <w:r w:rsidR="0056591F" w:rsidRPr="002F1973">
          <w:rPr>
            <w:rStyle w:val="Hyperlink"/>
            <w:noProof/>
            <w:lang w:bidi="x-none"/>
          </w:rPr>
          <w:t>8.6.4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 time vocabularies</w:t>
        </w:r>
        <w:r w:rsidR="0056591F">
          <w:rPr>
            <w:noProof/>
            <w:webHidden/>
          </w:rPr>
          <w:tab/>
        </w:r>
        <w:r w:rsidR="0056591F">
          <w:rPr>
            <w:noProof/>
            <w:webHidden/>
          </w:rPr>
          <w:fldChar w:fldCharType="begin"/>
        </w:r>
        <w:r w:rsidR="0056591F">
          <w:rPr>
            <w:noProof/>
            <w:webHidden/>
          </w:rPr>
          <w:instrText xml:space="preserve"> PAGEREF _Toc455237402 \h </w:instrText>
        </w:r>
        <w:r w:rsidR="0056591F">
          <w:rPr>
            <w:noProof/>
            <w:webHidden/>
          </w:rPr>
        </w:r>
        <w:r w:rsidR="0056591F">
          <w:rPr>
            <w:noProof/>
            <w:webHidden/>
          </w:rPr>
          <w:fldChar w:fldCharType="separate"/>
        </w:r>
        <w:r w:rsidR="0056591F">
          <w:rPr>
            <w:noProof/>
            <w:webHidden/>
          </w:rPr>
          <w:t>133</w:t>
        </w:r>
        <w:r w:rsidR="0056591F">
          <w:rPr>
            <w:noProof/>
            <w:webHidden/>
          </w:rPr>
          <w:fldChar w:fldCharType="end"/>
        </w:r>
      </w:hyperlink>
    </w:p>
    <w:p w14:paraId="691081B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3" w:history="1">
        <w:r w:rsidR="0056591F" w:rsidRPr="002F1973">
          <w:rPr>
            <w:rStyle w:val="Hyperlink"/>
            <w:noProof/>
            <w:lang w:val="en-CA"/>
          </w:rPr>
          <w:t>8.7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Abstract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_Toc455237403 \h </w:instrText>
        </w:r>
        <w:r w:rsidR="0056591F">
          <w:rPr>
            <w:noProof/>
            <w:webHidden/>
          </w:rPr>
        </w:r>
        <w:r w:rsidR="0056591F">
          <w:rPr>
            <w:noProof/>
            <w:webHidden/>
          </w:rPr>
          <w:fldChar w:fldCharType="separate"/>
        </w:r>
        <w:r w:rsidR="0056591F">
          <w:rPr>
            <w:noProof/>
            <w:webHidden/>
          </w:rPr>
          <w:t>135</w:t>
        </w:r>
        <w:r w:rsidR="0056591F">
          <w:rPr>
            <w:noProof/>
            <w:webHidden/>
          </w:rPr>
          <w:fldChar w:fldCharType="end"/>
        </w:r>
      </w:hyperlink>
    </w:p>
    <w:p w14:paraId="394D6170"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4" w:history="1">
        <w:r w:rsidR="0056591F" w:rsidRPr="002F1973">
          <w:rPr>
            <w:rStyle w:val="Hyperlink"/>
            <w:noProof/>
            <w:lang w:val="en-CA" w:bidi="x-none"/>
          </w:rPr>
          <w:t>8.7.1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w:t>
        </w:r>
        <w:r w:rsidR="0056591F">
          <w:rPr>
            <w:noProof/>
            <w:webHidden/>
          </w:rPr>
          <w:tab/>
        </w:r>
        <w:r w:rsidR="0056591F">
          <w:rPr>
            <w:noProof/>
            <w:webHidden/>
          </w:rPr>
          <w:fldChar w:fldCharType="begin"/>
        </w:r>
        <w:r w:rsidR="0056591F">
          <w:rPr>
            <w:noProof/>
            <w:webHidden/>
          </w:rPr>
          <w:instrText xml:space="preserve"> PAGEREF _Toc455237404 \h </w:instrText>
        </w:r>
        <w:r w:rsidR="0056591F">
          <w:rPr>
            <w:noProof/>
            <w:webHidden/>
          </w:rPr>
        </w:r>
        <w:r w:rsidR="0056591F">
          <w:rPr>
            <w:noProof/>
            <w:webHidden/>
          </w:rPr>
          <w:fldChar w:fldCharType="separate"/>
        </w:r>
        <w:r w:rsidR="0056591F">
          <w:rPr>
            <w:noProof/>
            <w:webHidden/>
          </w:rPr>
          <w:t>138</w:t>
        </w:r>
        <w:r w:rsidR="0056591F">
          <w:rPr>
            <w:noProof/>
            <w:webHidden/>
          </w:rPr>
          <w:fldChar w:fldCharType="end"/>
        </w:r>
      </w:hyperlink>
    </w:p>
    <w:p w14:paraId="689FC73F"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5" w:history="1">
        <w:r w:rsidR="0056591F" w:rsidRPr="002F1973">
          <w:rPr>
            <w:rStyle w:val="Hyperlink"/>
            <w:noProof/>
            <w:lang w:val="en-CA"/>
          </w:rPr>
          <w:t>8.8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_Toc455237405 \h </w:instrText>
        </w:r>
        <w:r w:rsidR="0056591F">
          <w:rPr>
            <w:noProof/>
            <w:webHidden/>
          </w:rPr>
        </w:r>
        <w:r w:rsidR="0056591F">
          <w:rPr>
            <w:noProof/>
            <w:webHidden/>
          </w:rPr>
          <w:fldChar w:fldCharType="separate"/>
        </w:r>
        <w:r w:rsidR="0056591F">
          <w:rPr>
            <w:noProof/>
            <w:webHidden/>
          </w:rPr>
          <w:t>152</w:t>
        </w:r>
        <w:r w:rsidR="0056591F">
          <w:rPr>
            <w:noProof/>
            <w:webHidden/>
          </w:rPr>
          <w:fldChar w:fldCharType="end"/>
        </w:r>
      </w:hyperlink>
    </w:p>
    <w:p w14:paraId="54ABB99E"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6" w:history="1">
        <w:r w:rsidR="0056591F" w:rsidRPr="002F1973">
          <w:rPr>
            <w:rStyle w:val="Hyperlink"/>
            <w:noProof/>
            <w:lang w:val="en-CA" w:bidi="x-none"/>
          </w:rPr>
          <w:t>8.8.1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Laboratory Analysis</w:t>
        </w:r>
        <w:r w:rsidR="0056591F">
          <w:rPr>
            <w:noProof/>
            <w:webHidden/>
          </w:rPr>
          <w:tab/>
        </w:r>
        <w:r w:rsidR="0056591F">
          <w:rPr>
            <w:noProof/>
            <w:webHidden/>
          </w:rPr>
          <w:fldChar w:fldCharType="begin"/>
        </w:r>
        <w:r w:rsidR="0056591F">
          <w:rPr>
            <w:noProof/>
            <w:webHidden/>
          </w:rPr>
          <w:instrText xml:space="preserve"> PAGEREF _Toc455237406 \h </w:instrText>
        </w:r>
        <w:r w:rsidR="0056591F">
          <w:rPr>
            <w:noProof/>
            <w:webHidden/>
          </w:rPr>
        </w:r>
        <w:r w:rsidR="0056591F">
          <w:rPr>
            <w:noProof/>
            <w:webHidden/>
          </w:rPr>
          <w:fldChar w:fldCharType="separate"/>
        </w:r>
        <w:r w:rsidR="0056591F">
          <w:rPr>
            <w:noProof/>
            <w:webHidden/>
          </w:rPr>
          <w:t>153</w:t>
        </w:r>
        <w:r w:rsidR="0056591F">
          <w:rPr>
            <w:noProof/>
            <w:webHidden/>
          </w:rPr>
          <w:fldChar w:fldCharType="end"/>
        </w:r>
      </w:hyperlink>
    </w:p>
    <w:p w14:paraId="5AFCB44B"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7" w:history="1">
        <w:r w:rsidR="0056591F" w:rsidRPr="002F1973">
          <w:rPr>
            <w:rStyle w:val="Hyperlink"/>
            <w:noProof/>
            <w:lang w:bidi="x-none"/>
          </w:rPr>
          <w:t>8.8.2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Geochronology</w:t>
        </w:r>
        <w:r w:rsidR="0056591F">
          <w:rPr>
            <w:noProof/>
            <w:webHidden/>
          </w:rPr>
          <w:tab/>
        </w:r>
        <w:r w:rsidR="0056591F">
          <w:rPr>
            <w:noProof/>
            <w:webHidden/>
          </w:rPr>
          <w:fldChar w:fldCharType="begin"/>
        </w:r>
        <w:r w:rsidR="0056591F">
          <w:rPr>
            <w:noProof/>
            <w:webHidden/>
          </w:rPr>
          <w:instrText xml:space="preserve"> PAGEREF _Toc455237407 \h </w:instrText>
        </w:r>
        <w:r w:rsidR="0056591F">
          <w:rPr>
            <w:noProof/>
            <w:webHidden/>
          </w:rPr>
        </w:r>
        <w:r w:rsidR="0056591F">
          <w:rPr>
            <w:noProof/>
            <w:webHidden/>
          </w:rPr>
          <w:fldChar w:fldCharType="separate"/>
        </w:r>
        <w:r w:rsidR="0056591F">
          <w:rPr>
            <w:noProof/>
            <w:webHidden/>
          </w:rPr>
          <w:t>161</w:t>
        </w:r>
        <w:r w:rsidR="0056591F">
          <w:rPr>
            <w:noProof/>
            <w:webHidden/>
          </w:rPr>
          <w:fldChar w:fldCharType="end"/>
        </w:r>
      </w:hyperlink>
    </w:p>
    <w:p w14:paraId="2B9D8F8B"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8" w:history="1">
        <w:r w:rsidR="0056591F" w:rsidRPr="002F1973">
          <w:rPr>
            <w:rStyle w:val="Hyperlink"/>
            <w:noProof/>
            <w:lang w:val="en-CA" w:bidi="x-none"/>
          </w:rPr>
          <w:t>8.8.3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 Specimen</w:t>
        </w:r>
        <w:r w:rsidR="0056591F">
          <w:rPr>
            <w:noProof/>
            <w:webHidden/>
          </w:rPr>
          <w:tab/>
        </w:r>
        <w:r w:rsidR="0056591F">
          <w:rPr>
            <w:noProof/>
            <w:webHidden/>
          </w:rPr>
          <w:fldChar w:fldCharType="begin"/>
        </w:r>
        <w:r w:rsidR="0056591F">
          <w:rPr>
            <w:noProof/>
            <w:webHidden/>
          </w:rPr>
          <w:instrText xml:space="preserve"> PAGEREF _Toc455237408 \h </w:instrText>
        </w:r>
        <w:r w:rsidR="0056591F">
          <w:rPr>
            <w:noProof/>
            <w:webHidden/>
          </w:rPr>
        </w:r>
        <w:r w:rsidR="0056591F">
          <w:rPr>
            <w:noProof/>
            <w:webHidden/>
          </w:rPr>
          <w:fldChar w:fldCharType="separate"/>
        </w:r>
        <w:r w:rsidR="0056591F">
          <w:rPr>
            <w:noProof/>
            <w:webHidden/>
          </w:rPr>
          <w:t>164</w:t>
        </w:r>
        <w:r w:rsidR="0056591F">
          <w:rPr>
            <w:noProof/>
            <w:webHidden/>
          </w:rPr>
          <w:fldChar w:fldCharType="end"/>
        </w:r>
      </w:hyperlink>
    </w:p>
    <w:p w14:paraId="5698895B"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9" w:history="1">
        <w:r w:rsidR="0056591F" w:rsidRPr="002F1973">
          <w:rPr>
            <w:rStyle w:val="Hyperlink"/>
            <w:noProof/>
            <w:lang w:val="en-CA" w:bidi="x-none"/>
          </w:rPr>
          <w:t>8.8.4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Laboratory analysis and specimen vocabularies</w:t>
        </w:r>
        <w:r w:rsidR="0056591F">
          <w:rPr>
            <w:noProof/>
            <w:webHidden/>
          </w:rPr>
          <w:tab/>
        </w:r>
        <w:r w:rsidR="0056591F">
          <w:rPr>
            <w:noProof/>
            <w:webHidden/>
          </w:rPr>
          <w:fldChar w:fldCharType="begin"/>
        </w:r>
        <w:r w:rsidR="0056591F">
          <w:rPr>
            <w:noProof/>
            <w:webHidden/>
          </w:rPr>
          <w:instrText xml:space="preserve"> PAGEREF _Toc455237409 \h </w:instrText>
        </w:r>
        <w:r w:rsidR="0056591F">
          <w:rPr>
            <w:noProof/>
            <w:webHidden/>
          </w:rPr>
        </w:r>
        <w:r w:rsidR="0056591F">
          <w:rPr>
            <w:noProof/>
            <w:webHidden/>
          </w:rPr>
          <w:fldChar w:fldCharType="separate"/>
        </w:r>
        <w:r w:rsidR="0056591F">
          <w:rPr>
            <w:noProof/>
            <w:webHidden/>
          </w:rPr>
          <w:t>169</w:t>
        </w:r>
        <w:r w:rsidR="0056591F">
          <w:rPr>
            <w:noProof/>
            <w:webHidden/>
          </w:rPr>
          <w:fldChar w:fldCharType="end"/>
        </w:r>
      </w:hyperlink>
    </w:p>
    <w:p w14:paraId="34DA5B4D"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0" w:history="1">
        <w:r w:rsidR="0056591F" w:rsidRPr="002F1973">
          <w:rPr>
            <w:rStyle w:val="Hyperlink"/>
            <w:noProof/>
            <w:lang w:val="en-CA" w:bidi="x-none"/>
          </w:rPr>
          <w:t>8.8.5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Outcrop encoding pattern (Informative)</w:t>
        </w:r>
        <w:r w:rsidR="0056591F">
          <w:rPr>
            <w:noProof/>
            <w:webHidden/>
          </w:rPr>
          <w:tab/>
        </w:r>
        <w:r w:rsidR="0056591F">
          <w:rPr>
            <w:noProof/>
            <w:webHidden/>
          </w:rPr>
          <w:fldChar w:fldCharType="begin"/>
        </w:r>
        <w:r w:rsidR="0056591F">
          <w:rPr>
            <w:noProof/>
            <w:webHidden/>
          </w:rPr>
          <w:instrText xml:space="preserve"> PAGEREF _Toc455237410 \h </w:instrText>
        </w:r>
        <w:r w:rsidR="0056591F">
          <w:rPr>
            <w:noProof/>
            <w:webHidden/>
          </w:rPr>
        </w:r>
        <w:r w:rsidR="0056591F">
          <w:rPr>
            <w:noProof/>
            <w:webHidden/>
          </w:rPr>
          <w:fldChar w:fldCharType="separate"/>
        </w:r>
        <w:r w:rsidR="0056591F">
          <w:rPr>
            <w:noProof/>
            <w:webHidden/>
          </w:rPr>
          <w:t>170</w:t>
        </w:r>
        <w:r w:rsidR="0056591F">
          <w:rPr>
            <w:noProof/>
            <w:webHidden/>
          </w:rPr>
          <w:fldChar w:fldCharType="end"/>
        </w:r>
      </w:hyperlink>
    </w:p>
    <w:p w14:paraId="37ED5A63"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11" w:history="1">
        <w:r w:rsidR="0056591F" w:rsidRPr="002F1973">
          <w:rPr>
            <w:rStyle w:val="Hyperlink"/>
            <w:noProof/>
            <w:lang w:val="en-CA"/>
          </w:rPr>
          <w:t>8.9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Lite Requirements Class </w:t>
        </w:r>
        <w:r w:rsidR="0056591F" w:rsidRPr="002F1973">
          <w:rPr>
            <w:rStyle w:val="Hyperlink"/>
            <w:noProof/>
          </w:rPr>
          <w:t xml:space="preserve"> (Normative)</w:t>
        </w:r>
        <w:r w:rsidR="0056591F">
          <w:rPr>
            <w:noProof/>
            <w:webHidden/>
          </w:rPr>
          <w:tab/>
        </w:r>
        <w:r w:rsidR="0056591F">
          <w:rPr>
            <w:noProof/>
            <w:webHidden/>
          </w:rPr>
          <w:fldChar w:fldCharType="begin"/>
        </w:r>
        <w:r w:rsidR="0056591F">
          <w:rPr>
            <w:noProof/>
            <w:webHidden/>
          </w:rPr>
          <w:instrText xml:space="preserve"> PAGEREF _Toc455237411 \h </w:instrText>
        </w:r>
        <w:r w:rsidR="0056591F">
          <w:rPr>
            <w:noProof/>
            <w:webHidden/>
          </w:rPr>
        </w:r>
        <w:r w:rsidR="0056591F">
          <w:rPr>
            <w:noProof/>
            <w:webHidden/>
          </w:rPr>
          <w:fldChar w:fldCharType="separate"/>
        </w:r>
        <w:r w:rsidR="0056591F">
          <w:rPr>
            <w:noProof/>
            <w:webHidden/>
          </w:rPr>
          <w:t>171</w:t>
        </w:r>
        <w:r w:rsidR="0056591F">
          <w:rPr>
            <w:noProof/>
            <w:webHidden/>
          </w:rPr>
          <w:fldChar w:fldCharType="end"/>
        </w:r>
      </w:hyperlink>
    </w:p>
    <w:p w14:paraId="27B15165"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2" w:history="1">
        <w:r w:rsidR="0056591F" w:rsidRPr="002F1973">
          <w:rPr>
            <w:rStyle w:val="Hyperlink"/>
            <w:noProof/>
            <w:lang w:val="en-CA" w:bidi="x-none"/>
          </w:rPr>
          <w:t>8.9.1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Property mapping</w:t>
        </w:r>
        <w:r w:rsidR="0056591F">
          <w:rPr>
            <w:noProof/>
            <w:webHidden/>
          </w:rPr>
          <w:tab/>
        </w:r>
        <w:r w:rsidR="0056591F">
          <w:rPr>
            <w:noProof/>
            <w:webHidden/>
          </w:rPr>
          <w:fldChar w:fldCharType="begin"/>
        </w:r>
        <w:r w:rsidR="0056591F">
          <w:rPr>
            <w:noProof/>
            <w:webHidden/>
          </w:rPr>
          <w:instrText xml:space="preserve"> PAGEREF _Toc455237412 \h </w:instrText>
        </w:r>
        <w:r w:rsidR="0056591F">
          <w:rPr>
            <w:noProof/>
            <w:webHidden/>
          </w:rPr>
        </w:r>
        <w:r w:rsidR="0056591F">
          <w:rPr>
            <w:noProof/>
            <w:webHidden/>
          </w:rPr>
          <w:fldChar w:fldCharType="separate"/>
        </w:r>
        <w:r w:rsidR="0056591F">
          <w:rPr>
            <w:noProof/>
            <w:webHidden/>
          </w:rPr>
          <w:t>175</w:t>
        </w:r>
        <w:r w:rsidR="0056591F">
          <w:rPr>
            <w:noProof/>
            <w:webHidden/>
          </w:rPr>
          <w:fldChar w:fldCharType="end"/>
        </w:r>
      </w:hyperlink>
    </w:p>
    <w:p w14:paraId="588C69D4"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3" w:history="1">
        <w:r w:rsidR="0056591F" w:rsidRPr="002F1973">
          <w:rPr>
            <w:rStyle w:val="Hyperlink"/>
            <w:noProof/>
            <w:lang w:val="en-CA" w:bidi="x-none"/>
          </w:rPr>
          <w:t>8.9.2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Lite views</w:t>
        </w:r>
        <w:r w:rsidR="0056591F">
          <w:rPr>
            <w:noProof/>
            <w:webHidden/>
          </w:rPr>
          <w:tab/>
        </w:r>
        <w:r w:rsidR="0056591F">
          <w:rPr>
            <w:noProof/>
            <w:webHidden/>
          </w:rPr>
          <w:fldChar w:fldCharType="begin"/>
        </w:r>
        <w:r w:rsidR="0056591F">
          <w:rPr>
            <w:noProof/>
            <w:webHidden/>
          </w:rPr>
          <w:instrText xml:space="preserve"> PAGEREF _Toc455237413 \h </w:instrText>
        </w:r>
        <w:r w:rsidR="0056591F">
          <w:rPr>
            <w:noProof/>
            <w:webHidden/>
          </w:rPr>
        </w:r>
        <w:r w:rsidR="0056591F">
          <w:rPr>
            <w:noProof/>
            <w:webHidden/>
          </w:rPr>
          <w:fldChar w:fldCharType="separate"/>
        </w:r>
        <w:r w:rsidR="0056591F">
          <w:rPr>
            <w:noProof/>
            <w:webHidden/>
          </w:rPr>
          <w:t>177</w:t>
        </w:r>
        <w:r w:rsidR="0056591F">
          <w:rPr>
            <w:noProof/>
            <w:webHidden/>
          </w:rPr>
          <w:fldChar w:fldCharType="end"/>
        </w:r>
      </w:hyperlink>
    </w:p>
    <w:p w14:paraId="1DC4D790"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4" w:history="1">
        <w:r w:rsidR="0056591F" w:rsidRPr="002F1973">
          <w:rPr>
            <w:rStyle w:val="Hyperlink"/>
            <w:noProof/>
            <w:lang w:bidi="x-none"/>
          </w:rPr>
          <w:t>8.9.3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GeologicUnitView</w:t>
        </w:r>
        <w:r w:rsidR="0056591F">
          <w:rPr>
            <w:noProof/>
            <w:webHidden/>
          </w:rPr>
          <w:tab/>
        </w:r>
        <w:r w:rsidR="0056591F">
          <w:rPr>
            <w:noProof/>
            <w:webHidden/>
          </w:rPr>
          <w:fldChar w:fldCharType="begin"/>
        </w:r>
        <w:r w:rsidR="0056591F">
          <w:rPr>
            <w:noProof/>
            <w:webHidden/>
          </w:rPr>
          <w:instrText xml:space="preserve"> PAGEREF _Toc455237414 \h </w:instrText>
        </w:r>
        <w:r w:rsidR="0056591F">
          <w:rPr>
            <w:noProof/>
            <w:webHidden/>
          </w:rPr>
        </w:r>
        <w:r w:rsidR="0056591F">
          <w:rPr>
            <w:noProof/>
            <w:webHidden/>
          </w:rPr>
          <w:fldChar w:fldCharType="separate"/>
        </w:r>
        <w:r w:rsidR="0056591F">
          <w:rPr>
            <w:noProof/>
            <w:webHidden/>
          </w:rPr>
          <w:t>180</w:t>
        </w:r>
        <w:r w:rsidR="0056591F">
          <w:rPr>
            <w:noProof/>
            <w:webHidden/>
          </w:rPr>
          <w:fldChar w:fldCharType="end"/>
        </w:r>
      </w:hyperlink>
    </w:p>
    <w:p w14:paraId="238E7838"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5" w:history="1">
        <w:r w:rsidR="0056591F" w:rsidRPr="002F1973">
          <w:rPr>
            <w:rStyle w:val="Hyperlink"/>
            <w:noProof/>
            <w:lang w:val="en-CA" w:bidi="x-none"/>
          </w:rPr>
          <w:t>8.9.4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BoreholeView</w:t>
        </w:r>
        <w:r w:rsidR="0056591F">
          <w:rPr>
            <w:noProof/>
            <w:webHidden/>
          </w:rPr>
          <w:tab/>
        </w:r>
        <w:r w:rsidR="0056591F">
          <w:rPr>
            <w:noProof/>
            <w:webHidden/>
          </w:rPr>
          <w:fldChar w:fldCharType="begin"/>
        </w:r>
        <w:r w:rsidR="0056591F">
          <w:rPr>
            <w:noProof/>
            <w:webHidden/>
          </w:rPr>
          <w:instrText xml:space="preserve"> PAGEREF _Toc455237415 \h </w:instrText>
        </w:r>
        <w:r w:rsidR="0056591F">
          <w:rPr>
            <w:noProof/>
            <w:webHidden/>
          </w:rPr>
        </w:r>
        <w:r w:rsidR="0056591F">
          <w:rPr>
            <w:noProof/>
            <w:webHidden/>
          </w:rPr>
          <w:fldChar w:fldCharType="separate"/>
        </w:r>
        <w:r w:rsidR="0056591F">
          <w:rPr>
            <w:noProof/>
            <w:webHidden/>
          </w:rPr>
          <w:t>186</w:t>
        </w:r>
        <w:r w:rsidR="0056591F">
          <w:rPr>
            <w:noProof/>
            <w:webHidden/>
          </w:rPr>
          <w:fldChar w:fldCharType="end"/>
        </w:r>
      </w:hyperlink>
    </w:p>
    <w:p w14:paraId="2BA6CC1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6" w:history="1">
        <w:r w:rsidR="0056591F" w:rsidRPr="002F1973">
          <w:rPr>
            <w:rStyle w:val="Hyperlink"/>
            <w:noProof/>
            <w:lang w:val="en-CA" w:bidi="x-none"/>
          </w:rPr>
          <w:t>8.9.5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ContactView</w:t>
        </w:r>
        <w:r w:rsidR="0056591F">
          <w:rPr>
            <w:noProof/>
            <w:webHidden/>
          </w:rPr>
          <w:tab/>
        </w:r>
        <w:r w:rsidR="0056591F">
          <w:rPr>
            <w:noProof/>
            <w:webHidden/>
          </w:rPr>
          <w:fldChar w:fldCharType="begin"/>
        </w:r>
        <w:r w:rsidR="0056591F">
          <w:rPr>
            <w:noProof/>
            <w:webHidden/>
          </w:rPr>
          <w:instrText xml:space="preserve"> PAGEREF _Toc455237416 \h </w:instrText>
        </w:r>
        <w:r w:rsidR="0056591F">
          <w:rPr>
            <w:noProof/>
            <w:webHidden/>
          </w:rPr>
        </w:r>
        <w:r w:rsidR="0056591F">
          <w:rPr>
            <w:noProof/>
            <w:webHidden/>
          </w:rPr>
          <w:fldChar w:fldCharType="separate"/>
        </w:r>
        <w:r w:rsidR="0056591F">
          <w:rPr>
            <w:noProof/>
            <w:webHidden/>
          </w:rPr>
          <w:t>192</w:t>
        </w:r>
        <w:r w:rsidR="0056591F">
          <w:rPr>
            <w:noProof/>
            <w:webHidden/>
          </w:rPr>
          <w:fldChar w:fldCharType="end"/>
        </w:r>
      </w:hyperlink>
    </w:p>
    <w:p w14:paraId="38EF8C35"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7" w:history="1">
        <w:r w:rsidR="0056591F" w:rsidRPr="002F1973">
          <w:rPr>
            <w:rStyle w:val="Hyperlink"/>
            <w:noProof/>
            <w:lang w:val="en-CA" w:bidi="x-none"/>
          </w:rPr>
          <w:t>8.9.6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GeologicSpecimenView</w:t>
        </w:r>
        <w:r w:rsidR="0056591F">
          <w:rPr>
            <w:noProof/>
            <w:webHidden/>
          </w:rPr>
          <w:tab/>
        </w:r>
        <w:r w:rsidR="0056591F">
          <w:rPr>
            <w:noProof/>
            <w:webHidden/>
          </w:rPr>
          <w:fldChar w:fldCharType="begin"/>
        </w:r>
        <w:r w:rsidR="0056591F">
          <w:rPr>
            <w:noProof/>
            <w:webHidden/>
          </w:rPr>
          <w:instrText xml:space="preserve"> PAGEREF _Toc455237417 \h </w:instrText>
        </w:r>
        <w:r w:rsidR="0056591F">
          <w:rPr>
            <w:noProof/>
            <w:webHidden/>
          </w:rPr>
        </w:r>
        <w:r w:rsidR="0056591F">
          <w:rPr>
            <w:noProof/>
            <w:webHidden/>
          </w:rPr>
          <w:fldChar w:fldCharType="separate"/>
        </w:r>
        <w:r w:rsidR="0056591F">
          <w:rPr>
            <w:noProof/>
            <w:webHidden/>
          </w:rPr>
          <w:t>195</w:t>
        </w:r>
        <w:r w:rsidR="0056591F">
          <w:rPr>
            <w:noProof/>
            <w:webHidden/>
          </w:rPr>
          <w:fldChar w:fldCharType="end"/>
        </w:r>
      </w:hyperlink>
    </w:p>
    <w:p w14:paraId="58E29389"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8" w:history="1">
        <w:r w:rsidR="0056591F" w:rsidRPr="002F1973">
          <w:rPr>
            <w:rStyle w:val="Hyperlink"/>
            <w:noProof/>
            <w:lang w:val="en-CA" w:bidi="x-none"/>
          </w:rPr>
          <w:t>8.9.7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GeomorphologicUnitView</w:t>
        </w:r>
        <w:r w:rsidR="0056591F">
          <w:rPr>
            <w:noProof/>
            <w:webHidden/>
          </w:rPr>
          <w:tab/>
        </w:r>
        <w:r w:rsidR="0056591F">
          <w:rPr>
            <w:noProof/>
            <w:webHidden/>
          </w:rPr>
          <w:fldChar w:fldCharType="begin"/>
        </w:r>
        <w:r w:rsidR="0056591F">
          <w:rPr>
            <w:noProof/>
            <w:webHidden/>
          </w:rPr>
          <w:instrText xml:space="preserve"> PAGEREF _Toc455237418 \h </w:instrText>
        </w:r>
        <w:r w:rsidR="0056591F">
          <w:rPr>
            <w:noProof/>
            <w:webHidden/>
          </w:rPr>
        </w:r>
        <w:r w:rsidR="0056591F">
          <w:rPr>
            <w:noProof/>
            <w:webHidden/>
          </w:rPr>
          <w:fldChar w:fldCharType="separate"/>
        </w:r>
        <w:r w:rsidR="0056591F">
          <w:rPr>
            <w:noProof/>
            <w:webHidden/>
          </w:rPr>
          <w:t>199</w:t>
        </w:r>
        <w:r w:rsidR="0056591F">
          <w:rPr>
            <w:noProof/>
            <w:webHidden/>
          </w:rPr>
          <w:fldChar w:fldCharType="end"/>
        </w:r>
      </w:hyperlink>
    </w:p>
    <w:p w14:paraId="0742D726"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9" w:history="1">
        <w:r w:rsidR="0056591F" w:rsidRPr="002F1973">
          <w:rPr>
            <w:rStyle w:val="Hyperlink"/>
            <w:noProof/>
            <w:lang w:val="en-CA" w:bidi="x-none"/>
          </w:rPr>
          <w:t>8.9.8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ShearDisplacementStructureView</w:t>
        </w:r>
        <w:r w:rsidR="0056591F">
          <w:rPr>
            <w:noProof/>
            <w:webHidden/>
          </w:rPr>
          <w:tab/>
        </w:r>
        <w:r w:rsidR="0056591F">
          <w:rPr>
            <w:noProof/>
            <w:webHidden/>
          </w:rPr>
          <w:fldChar w:fldCharType="begin"/>
        </w:r>
        <w:r w:rsidR="0056591F">
          <w:rPr>
            <w:noProof/>
            <w:webHidden/>
          </w:rPr>
          <w:instrText xml:space="preserve"> PAGEREF _Toc455237419 \h </w:instrText>
        </w:r>
        <w:r w:rsidR="0056591F">
          <w:rPr>
            <w:noProof/>
            <w:webHidden/>
          </w:rPr>
        </w:r>
        <w:r w:rsidR="0056591F">
          <w:rPr>
            <w:noProof/>
            <w:webHidden/>
          </w:rPr>
          <w:fldChar w:fldCharType="separate"/>
        </w:r>
        <w:r w:rsidR="0056591F">
          <w:rPr>
            <w:noProof/>
            <w:webHidden/>
          </w:rPr>
          <w:t>204</w:t>
        </w:r>
        <w:r w:rsidR="0056591F">
          <w:rPr>
            <w:noProof/>
            <w:webHidden/>
          </w:rPr>
          <w:fldChar w:fldCharType="end"/>
        </w:r>
      </w:hyperlink>
    </w:p>
    <w:p w14:paraId="2A44814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0" w:history="1">
        <w:r w:rsidR="0056591F" w:rsidRPr="002F1973">
          <w:rPr>
            <w:rStyle w:val="Hyperlink"/>
            <w:noProof/>
            <w:lang w:val="en-CA" w:bidi="x-none"/>
          </w:rPr>
          <w:t>8.9.9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SiteObservationView</w:t>
        </w:r>
        <w:r w:rsidR="0056591F">
          <w:rPr>
            <w:noProof/>
            <w:webHidden/>
          </w:rPr>
          <w:tab/>
        </w:r>
        <w:r w:rsidR="0056591F">
          <w:rPr>
            <w:noProof/>
            <w:webHidden/>
          </w:rPr>
          <w:fldChar w:fldCharType="begin"/>
        </w:r>
        <w:r w:rsidR="0056591F">
          <w:rPr>
            <w:noProof/>
            <w:webHidden/>
          </w:rPr>
          <w:instrText xml:space="preserve"> PAGEREF _Toc455237420 \h </w:instrText>
        </w:r>
        <w:r w:rsidR="0056591F">
          <w:rPr>
            <w:noProof/>
            <w:webHidden/>
          </w:rPr>
        </w:r>
        <w:r w:rsidR="0056591F">
          <w:rPr>
            <w:noProof/>
            <w:webHidden/>
          </w:rPr>
          <w:fldChar w:fldCharType="separate"/>
        </w:r>
        <w:r w:rsidR="0056591F">
          <w:rPr>
            <w:noProof/>
            <w:webHidden/>
          </w:rPr>
          <w:t>210</w:t>
        </w:r>
        <w:r w:rsidR="0056591F">
          <w:rPr>
            <w:noProof/>
            <w:webHidden/>
          </w:rPr>
          <w:fldChar w:fldCharType="end"/>
        </w:r>
      </w:hyperlink>
    </w:p>
    <w:p w14:paraId="211F7A26" w14:textId="77777777" w:rsidR="0056591F" w:rsidRDefault="00833A3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421" w:history="1">
        <w:r w:rsidR="0056591F" w:rsidRPr="002F1973">
          <w:rPr>
            <w:rStyle w:val="Hyperlink"/>
            <w:noProof/>
            <w:lang w:val="en-CA"/>
          </w:rPr>
          <w:t>9.</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Encoding Requirement classes (Normative)</w:t>
        </w:r>
        <w:r w:rsidR="0056591F">
          <w:rPr>
            <w:noProof/>
            <w:webHidden/>
          </w:rPr>
          <w:tab/>
        </w:r>
        <w:r w:rsidR="0056591F">
          <w:rPr>
            <w:noProof/>
            <w:webHidden/>
          </w:rPr>
          <w:fldChar w:fldCharType="begin"/>
        </w:r>
        <w:r w:rsidR="0056591F">
          <w:rPr>
            <w:noProof/>
            <w:webHidden/>
          </w:rPr>
          <w:instrText xml:space="preserve"> PAGEREF _Toc455237421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4F9DCDFC"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2" w:history="1">
        <w:r w:rsidR="0056591F" w:rsidRPr="002F1973">
          <w:rPr>
            <w:rStyle w:val="Hyperlink"/>
            <w:noProof/>
            <w:lang w:val="en-CA"/>
          </w:rPr>
          <w:t>9.1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Prefixes used in examples</w:t>
        </w:r>
        <w:r w:rsidR="0056591F">
          <w:rPr>
            <w:noProof/>
            <w:webHidden/>
          </w:rPr>
          <w:tab/>
        </w:r>
        <w:r w:rsidR="0056591F">
          <w:rPr>
            <w:noProof/>
            <w:webHidden/>
          </w:rPr>
          <w:fldChar w:fldCharType="begin"/>
        </w:r>
        <w:r w:rsidR="0056591F">
          <w:rPr>
            <w:noProof/>
            <w:webHidden/>
          </w:rPr>
          <w:instrText xml:space="preserve"> PAGEREF _Toc455237422 \h </w:instrText>
        </w:r>
        <w:r w:rsidR="0056591F">
          <w:rPr>
            <w:noProof/>
            <w:webHidden/>
          </w:rPr>
        </w:r>
        <w:r w:rsidR="0056591F">
          <w:rPr>
            <w:noProof/>
            <w:webHidden/>
          </w:rPr>
          <w:fldChar w:fldCharType="separate"/>
        </w:r>
        <w:r w:rsidR="0056591F">
          <w:rPr>
            <w:noProof/>
            <w:webHidden/>
          </w:rPr>
          <w:t>217</w:t>
        </w:r>
        <w:r w:rsidR="0056591F">
          <w:rPr>
            <w:noProof/>
            <w:webHidden/>
          </w:rPr>
          <w:fldChar w:fldCharType="end"/>
        </w:r>
      </w:hyperlink>
    </w:p>
    <w:p w14:paraId="73F40FA4"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3" w:history="1">
        <w:r w:rsidR="0056591F" w:rsidRPr="002F1973">
          <w:rPr>
            <w:rStyle w:val="Hyperlink"/>
            <w:noProof/>
            <w:lang w:val="en-CA"/>
          </w:rPr>
          <w:t>9.2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GeoSciML Core XML Abstract Requirements Class (Normative)</w:t>
        </w:r>
        <w:r w:rsidR="0056591F">
          <w:rPr>
            <w:noProof/>
            <w:webHidden/>
          </w:rPr>
          <w:tab/>
        </w:r>
        <w:r w:rsidR="0056591F">
          <w:rPr>
            <w:noProof/>
            <w:webHidden/>
          </w:rPr>
          <w:fldChar w:fldCharType="begin"/>
        </w:r>
        <w:r w:rsidR="0056591F">
          <w:rPr>
            <w:noProof/>
            <w:webHidden/>
          </w:rPr>
          <w:instrText xml:space="preserve"> PAGEREF _Toc455237423 \h </w:instrText>
        </w:r>
        <w:r w:rsidR="0056591F">
          <w:rPr>
            <w:noProof/>
            <w:webHidden/>
          </w:rPr>
        </w:r>
        <w:r w:rsidR="0056591F">
          <w:rPr>
            <w:noProof/>
            <w:webHidden/>
          </w:rPr>
          <w:fldChar w:fldCharType="separate"/>
        </w:r>
        <w:r w:rsidR="0056591F">
          <w:rPr>
            <w:noProof/>
            <w:webHidden/>
          </w:rPr>
          <w:t>218</w:t>
        </w:r>
        <w:r w:rsidR="0056591F">
          <w:rPr>
            <w:noProof/>
            <w:webHidden/>
          </w:rPr>
          <w:fldChar w:fldCharType="end"/>
        </w:r>
      </w:hyperlink>
    </w:p>
    <w:p w14:paraId="7508F146"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4" w:history="1">
        <w:r w:rsidR="0056591F" w:rsidRPr="002F1973">
          <w:rPr>
            <w:rStyle w:val="Hyperlink"/>
            <w:noProof/>
            <w:lang w:val="en-CA" w:bidi="x-none"/>
          </w:rPr>
          <w:t>9.2.1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XML document validation</w:t>
        </w:r>
        <w:r w:rsidR="0056591F">
          <w:rPr>
            <w:noProof/>
            <w:webHidden/>
          </w:rPr>
          <w:tab/>
        </w:r>
        <w:r w:rsidR="0056591F">
          <w:rPr>
            <w:noProof/>
            <w:webHidden/>
          </w:rPr>
          <w:fldChar w:fldCharType="begin"/>
        </w:r>
        <w:r w:rsidR="0056591F">
          <w:rPr>
            <w:noProof/>
            <w:webHidden/>
          </w:rPr>
          <w:instrText xml:space="preserve"> PAGEREF _Toc455237424 \h </w:instrText>
        </w:r>
        <w:r w:rsidR="0056591F">
          <w:rPr>
            <w:noProof/>
            <w:webHidden/>
          </w:rPr>
        </w:r>
        <w:r w:rsidR="0056591F">
          <w:rPr>
            <w:noProof/>
            <w:webHidden/>
          </w:rPr>
          <w:fldChar w:fldCharType="separate"/>
        </w:r>
        <w:r w:rsidR="0056591F">
          <w:rPr>
            <w:noProof/>
            <w:webHidden/>
          </w:rPr>
          <w:t>219</w:t>
        </w:r>
        <w:r w:rsidR="0056591F">
          <w:rPr>
            <w:noProof/>
            <w:webHidden/>
          </w:rPr>
          <w:fldChar w:fldCharType="end"/>
        </w:r>
      </w:hyperlink>
    </w:p>
    <w:p w14:paraId="731CFD71"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5" w:history="1">
        <w:r w:rsidR="0056591F" w:rsidRPr="002F1973">
          <w:rPr>
            <w:rStyle w:val="Hyperlink"/>
            <w:noProof/>
            <w:lang w:val="en-CA" w:bidi="x-none"/>
          </w:rPr>
          <w:t>9.2.2</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Reference</w:t>
        </w:r>
        <w:r w:rsidR="0056591F">
          <w:rPr>
            <w:noProof/>
            <w:webHidden/>
          </w:rPr>
          <w:tab/>
        </w:r>
        <w:r w:rsidR="0056591F">
          <w:rPr>
            <w:noProof/>
            <w:webHidden/>
          </w:rPr>
          <w:fldChar w:fldCharType="begin"/>
        </w:r>
        <w:r w:rsidR="0056591F">
          <w:rPr>
            <w:noProof/>
            <w:webHidden/>
          </w:rPr>
          <w:instrText xml:space="preserve"> PAGEREF _Toc455237425 \h </w:instrText>
        </w:r>
        <w:r w:rsidR="0056591F">
          <w:rPr>
            <w:noProof/>
            <w:webHidden/>
          </w:rPr>
        </w:r>
        <w:r w:rsidR="0056591F">
          <w:rPr>
            <w:noProof/>
            <w:webHidden/>
          </w:rPr>
          <w:fldChar w:fldCharType="separate"/>
        </w:r>
        <w:r w:rsidR="0056591F">
          <w:rPr>
            <w:noProof/>
            <w:webHidden/>
          </w:rPr>
          <w:t>220</w:t>
        </w:r>
        <w:r w:rsidR="0056591F">
          <w:rPr>
            <w:noProof/>
            <w:webHidden/>
          </w:rPr>
          <w:fldChar w:fldCharType="end"/>
        </w:r>
      </w:hyperlink>
    </w:p>
    <w:p w14:paraId="3A33D15C"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6" w:history="1">
        <w:r w:rsidR="0056591F" w:rsidRPr="002F1973">
          <w:rPr>
            <w:rStyle w:val="Hyperlink"/>
            <w:noProof/>
            <w:lang w:val="en-CA" w:bidi="x-none"/>
          </w:rPr>
          <w:t>9.2.3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CodeList</w:t>
        </w:r>
        <w:r w:rsidR="0056591F">
          <w:rPr>
            <w:noProof/>
            <w:webHidden/>
          </w:rPr>
          <w:tab/>
        </w:r>
        <w:r w:rsidR="0056591F">
          <w:rPr>
            <w:noProof/>
            <w:webHidden/>
          </w:rPr>
          <w:fldChar w:fldCharType="begin"/>
        </w:r>
        <w:r w:rsidR="0056591F">
          <w:rPr>
            <w:noProof/>
            <w:webHidden/>
          </w:rPr>
          <w:instrText xml:space="preserve"> PAGEREF _Toc455237426 \h </w:instrText>
        </w:r>
        <w:r w:rsidR="0056591F">
          <w:rPr>
            <w:noProof/>
            <w:webHidden/>
          </w:rPr>
        </w:r>
        <w:r w:rsidR="0056591F">
          <w:rPr>
            <w:noProof/>
            <w:webHidden/>
          </w:rPr>
          <w:fldChar w:fldCharType="separate"/>
        </w:r>
        <w:r w:rsidR="0056591F">
          <w:rPr>
            <w:noProof/>
            <w:webHidden/>
          </w:rPr>
          <w:t>221</w:t>
        </w:r>
        <w:r w:rsidR="0056591F">
          <w:rPr>
            <w:noProof/>
            <w:webHidden/>
          </w:rPr>
          <w:fldChar w:fldCharType="end"/>
        </w:r>
      </w:hyperlink>
    </w:p>
    <w:p w14:paraId="70F39341"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7" w:history="1">
        <w:r w:rsidR="0056591F" w:rsidRPr="002F1973">
          <w:rPr>
            <w:rStyle w:val="Hyperlink"/>
            <w:noProof/>
            <w:lang w:val="en-CA" w:bidi="x-none"/>
          </w:rPr>
          <w:t>9.2.4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Identifiers</w:t>
        </w:r>
        <w:r w:rsidR="0056591F">
          <w:rPr>
            <w:noProof/>
            <w:webHidden/>
          </w:rPr>
          <w:tab/>
        </w:r>
        <w:r w:rsidR="0056591F">
          <w:rPr>
            <w:noProof/>
            <w:webHidden/>
          </w:rPr>
          <w:fldChar w:fldCharType="begin"/>
        </w:r>
        <w:r w:rsidR="0056591F">
          <w:rPr>
            <w:noProof/>
            <w:webHidden/>
          </w:rPr>
          <w:instrText xml:space="preserve"> PAGEREF _Toc455237427 \h </w:instrText>
        </w:r>
        <w:r w:rsidR="0056591F">
          <w:rPr>
            <w:noProof/>
            <w:webHidden/>
          </w:rPr>
        </w:r>
        <w:r w:rsidR="0056591F">
          <w:rPr>
            <w:noProof/>
            <w:webHidden/>
          </w:rPr>
          <w:fldChar w:fldCharType="separate"/>
        </w:r>
        <w:r w:rsidR="0056591F">
          <w:rPr>
            <w:noProof/>
            <w:webHidden/>
          </w:rPr>
          <w:t>222</w:t>
        </w:r>
        <w:r w:rsidR="0056591F">
          <w:rPr>
            <w:noProof/>
            <w:webHidden/>
          </w:rPr>
          <w:fldChar w:fldCharType="end"/>
        </w:r>
      </w:hyperlink>
    </w:p>
    <w:p w14:paraId="4B6526D7"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8" w:history="1">
        <w:r w:rsidR="0056591F" w:rsidRPr="002F1973">
          <w:rPr>
            <w:rStyle w:val="Hyperlink"/>
            <w:noProof/>
            <w:lang w:val="en-CA" w:bidi="x-none"/>
          </w:rPr>
          <w:t>9.2.5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Nillables or Voidables</w:t>
        </w:r>
        <w:r w:rsidR="0056591F">
          <w:rPr>
            <w:noProof/>
            <w:webHidden/>
          </w:rPr>
          <w:tab/>
        </w:r>
        <w:r w:rsidR="0056591F">
          <w:rPr>
            <w:noProof/>
            <w:webHidden/>
          </w:rPr>
          <w:fldChar w:fldCharType="begin"/>
        </w:r>
        <w:r w:rsidR="0056591F">
          <w:rPr>
            <w:noProof/>
            <w:webHidden/>
          </w:rPr>
          <w:instrText xml:space="preserve"> PAGEREF _Toc455237428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028FD44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9" w:history="1">
        <w:r w:rsidR="0056591F" w:rsidRPr="002F1973">
          <w:rPr>
            <w:rStyle w:val="Hyperlink"/>
            <w:noProof/>
            <w:lang w:val="en-CA" w:bidi="x-none"/>
          </w:rPr>
          <w:t>9.2.6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Date encoding</w:t>
        </w:r>
        <w:r w:rsidR="0056591F">
          <w:rPr>
            <w:noProof/>
            <w:webHidden/>
          </w:rPr>
          <w:tab/>
        </w:r>
        <w:r w:rsidR="0056591F">
          <w:rPr>
            <w:noProof/>
            <w:webHidden/>
          </w:rPr>
          <w:fldChar w:fldCharType="begin"/>
        </w:r>
        <w:r w:rsidR="0056591F">
          <w:rPr>
            <w:noProof/>
            <w:webHidden/>
          </w:rPr>
          <w:instrText xml:space="preserve"> PAGEREF _Toc455237429 \h </w:instrText>
        </w:r>
        <w:r w:rsidR="0056591F">
          <w:rPr>
            <w:noProof/>
            <w:webHidden/>
          </w:rPr>
        </w:r>
        <w:r w:rsidR="0056591F">
          <w:rPr>
            <w:noProof/>
            <w:webHidden/>
          </w:rPr>
          <w:fldChar w:fldCharType="separate"/>
        </w:r>
        <w:r w:rsidR="0056591F">
          <w:rPr>
            <w:noProof/>
            <w:webHidden/>
          </w:rPr>
          <w:t>223</w:t>
        </w:r>
        <w:r w:rsidR="0056591F">
          <w:rPr>
            <w:noProof/>
            <w:webHidden/>
          </w:rPr>
          <w:fldChar w:fldCharType="end"/>
        </w:r>
      </w:hyperlink>
    </w:p>
    <w:p w14:paraId="62CEACC2"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0" w:history="1">
        <w:r w:rsidR="0056591F" w:rsidRPr="002F1973">
          <w:rPr>
            <w:rStyle w:val="Hyperlink"/>
            <w:noProof/>
            <w:lang w:bidi="x-none"/>
          </w:rPr>
          <w:t>9.2.7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Units of Measure</w:t>
        </w:r>
        <w:r w:rsidR="0056591F">
          <w:rPr>
            <w:noProof/>
            <w:webHidden/>
          </w:rPr>
          <w:tab/>
        </w:r>
        <w:r w:rsidR="0056591F">
          <w:rPr>
            <w:noProof/>
            <w:webHidden/>
          </w:rPr>
          <w:fldChar w:fldCharType="begin"/>
        </w:r>
        <w:r w:rsidR="0056591F">
          <w:rPr>
            <w:noProof/>
            <w:webHidden/>
          </w:rPr>
          <w:instrText xml:space="preserve"> PAGEREF _Toc455237430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2DC684F1"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1" w:history="1">
        <w:r w:rsidR="0056591F" w:rsidRPr="002F1973">
          <w:rPr>
            <w:rStyle w:val="Hyperlink"/>
            <w:noProof/>
            <w:lang w:val="en-CA"/>
          </w:rPr>
          <w:t>9.3</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Basic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_Toc455237431 \h </w:instrText>
        </w:r>
        <w:r w:rsidR="0056591F">
          <w:rPr>
            <w:noProof/>
            <w:webHidden/>
          </w:rPr>
        </w:r>
        <w:r w:rsidR="0056591F">
          <w:rPr>
            <w:noProof/>
            <w:webHidden/>
          </w:rPr>
          <w:fldChar w:fldCharType="separate"/>
        </w:r>
        <w:r w:rsidR="0056591F">
          <w:rPr>
            <w:noProof/>
            <w:webHidden/>
          </w:rPr>
          <w:t>224</w:t>
        </w:r>
        <w:r w:rsidR="0056591F">
          <w:rPr>
            <w:noProof/>
            <w:webHidden/>
          </w:rPr>
          <w:fldChar w:fldCharType="end"/>
        </w:r>
      </w:hyperlink>
    </w:p>
    <w:p w14:paraId="33E6E2B3" w14:textId="77777777" w:rsidR="0056591F" w:rsidRDefault="00833A3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2" w:history="1">
        <w:r w:rsidR="0056591F" w:rsidRPr="002F1973">
          <w:rPr>
            <w:rStyle w:val="Hyperlink"/>
            <w:noProof/>
            <w:lang w:bidi="x-none"/>
          </w:rPr>
          <w:t>9.3.1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relatedFeature</w:t>
        </w:r>
        <w:r w:rsidR="0056591F">
          <w:rPr>
            <w:noProof/>
            <w:webHidden/>
          </w:rPr>
          <w:tab/>
        </w:r>
        <w:r w:rsidR="0056591F">
          <w:rPr>
            <w:noProof/>
            <w:webHidden/>
          </w:rPr>
          <w:fldChar w:fldCharType="begin"/>
        </w:r>
        <w:r w:rsidR="0056591F">
          <w:rPr>
            <w:noProof/>
            <w:webHidden/>
          </w:rPr>
          <w:instrText xml:space="preserve"> PAGEREF _Toc455237432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3B93BC01"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3" w:history="1">
        <w:r w:rsidR="0056591F" w:rsidRPr="002F1973">
          <w:rPr>
            <w:rStyle w:val="Hyperlink"/>
            <w:noProof/>
            <w:lang w:val="en-CA"/>
          </w:rPr>
          <w:t>9.4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Extension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_Toc455237433 \h </w:instrText>
        </w:r>
        <w:r w:rsidR="0056591F">
          <w:rPr>
            <w:noProof/>
            <w:webHidden/>
          </w:rPr>
        </w:r>
        <w:r w:rsidR="0056591F">
          <w:rPr>
            <w:noProof/>
            <w:webHidden/>
          </w:rPr>
          <w:fldChar w:fldCharType="separate"/>
        </w:r>
        <w:r w:rsidR="0056591F">
          <w:rPr>
            <w:noProof/>
            <w:webHidden/>
          </w:rPr>
          <w:t>225</w:t>
        </w:r>
        <w:r w:rsidR="0056591F">
          <w:rPr>
            <w:noProof/>
            <w:webHidden/>
          </w:rPr>
          <w:fldChar w:fldCharType="end"/>
        </w:r>
      </w:hyperlink>
    </w:p>
    <w:p w14:paraId="2DA03713"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4" w:history="1">
        <w:r w:rsidR="0056591F" w:rsidRPr="002F1973">
          <w:rPr>
            <w:rStyle w:val="Hyperlink"/>
            <w:noProof/>
            <w:lang w:val="en-CA"/>
          </w:rPr>
          <w:t>9.5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Geologic Time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_Toc455237434 \h </w:instrText>
        </w:r>
        <w:r w:rsidR="0056591F">
          <w:rPr>
            <w:noProof/>
            <w:webHidden/>
          </w:rPr>
        </w:r>
        <w:r w:rsidR="0056591F">
          <w:rPr>
            <w:noProof/>
            <w:webHidden/>
          </w:rPr>
          <w:fldChar w:fldCharType="separate"/>
        </w:r>
        <w:r w:rsidR="0056591F">
          <w:rPr>
            <w:noProof/>
            <w:webHidden/>
          </w:rPr>
          <w:t>226</w:t>
        </w:r>
        <w:r w:rsidR="0056591F">
          <w:rPr>
            <w:noProof/>
            <w:webHidden/>
          </w:rPr>
          <w:fldChar w:fldCharType="end"/>
        </w:r>
      </w:hyperlink>
    </w:p>
    <w:p w14:paraId="766D9D0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5" w:history="1">
        <w:r w:rsidR="0056591F" w:rsidRPr="002F1973">
          <w:rPr>
            <w:rStyle w:val="Hyperlink"/>
            <w:noProof/>
            <w:lang w:val="en-CA"/>
          </w:rPr>
          <w:t>9.6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Borehole XML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_Toc455237435 \h </w:instrText>
        </w:r>
        <w:r w:rsidR="0056591F">
          <w:rPr>
            <w:noProof/>
            <w:webHidden/>
          </w:rPr>
        </w:r>
        <w:r w:rsidR="0056591F">
          <w:rPr>
            <w:noProof/>
            <w:webHidden/>
          </w:rPr>
          <w:fldChar w:fldCharType="separate"/>
        </w:r>
        <w:r w:rsidR="0056591F">
          <w:rPr>
            <w:noProof/>
            <w:webHidden/>
          </w:rPr>
          <w:t>227</w:t>
        </w:r>
        <w:r w:rsidR="0056591F">
          <w:rPr>
            <w:noProof/>
            <w:webHidden/>
          </w:rPr>
          <w:fldChar w:fldCharType="end"/>
        </w:r>
      </w:hyperlink>
    </w:p>
    <w:p w14:paraId="662E208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6" w:history="1">
        <w:r w:rsidR="0056591F" w:rsidRPr="002F1973">
          <w:rPr>
            <w:rStyle w:val="Hyperlink"/>
            <w:noProof/>
            <w:lang w:val="en-CA"/>
          </w:rPr>
          <w:t>9.7</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 xml:space="preserve">GeoSciML Laboratory XML Analysis Requirements Class </w:t>
        </w:r>
        <w:r w:rsidR="0056591F" w:rsidRPr="002F1973">
          <w:rPr>
            <w:rStyle w:val="Hyperlink"/>
            <w:noProof/>
          </w:rPr>
          <w:t>(Normative)</w:t>
        </w:r>
        <w:r w:rsidR="0056591F">
          <w:rPr>
            <w:noProof/>
            <w:webHidden/>
          </w:rPr>
          <w:tab/>
        </w:r>
        <w:r w:rsidR="0056591F">
          <w:rPr>
            <w:noProof/>
            <w:webHidden/>
          </w:rPr>
          <w:fldChar w:fldCharType="begin"/>
        </w:r>
        <w:r w:rsidR="0056591F">
          <w:rPr>
            <w:noProof/>
            <w:webHidden/>
          </w:rPr>
          <w:instrText xml:space="preserve"> PAGEREF _Toc455237436 \h </w:instrText>
        </w:r>
        <w:r w:rsidR="0056591F">
          <w:rPr>
            <w:noProof/>
            <w:webHidden/>
          </w:rPr>
        </w:r>
        <w:r w:rsidR="0056591F">
          <w:rPr>
            <w:noProof/>
            <w:webHidden/>
          </w:rPr>
          <w:fldChar w:fldCharType="separate"/>
        </w:r>
        <w:r w:rsidR="0056591F">
          <w:rPr>
            <w:noProof/>
            <w:webHidden/>
          </w:rPr>
          <w:t>228</w:t>
        </w:r>
        <w:r w:rsidR="0056591F">
          <w:rPr>
            <w:noProof/>
            <w:webHidden/>
          </w:rPr>
          <w:fldChar w:fldCharType="end"/>
        </w:r>
      </w:hyperlink>
    </w:p>
    <w:p w14:paraId="12A2FF83"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7" w:history="1">
        <w:r w:rsidR="0056591F" w:rsidRPr="002F1973">
          <w:rPr>
            <w:rStyle w:val="Hyperlink"/>
            <w:noProof/>
            <w:lang w:val="en-CA"/>
          </w:rPr>
          <w:t>9.8</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Abstract GeoSciML lite XML Requirements Class (Normative)</w:t>
        </w:r>
        <w:r w:rsidR="0056591F">
          <w:rPr>
            <w:noProof/>
            <w:webHidden/>
          </w:rPr>
          <w:tab/>
        </w:r>
        <w:r w:rsidR="0056591F">
          <w:rPr>
            <w:noProof/>
            <w:webHidden/>
          </w:rPr>
          <w:fldChar w:fldCharType="begin"/>
        </w:r>
        <w:r w:rsidR="0056591F">
          <w:rPr>
            <w:noProof/>
            <w:webHidden/>
          </w:rPr>
          <w:instrText xml:space="preserve"> PAGEREF _Toc455237437 \h </w:instrText>
        </w:r>
        <w:r w:rsidR="0056591F">
          <w:rPr>
            <w:noProof/>
            <w:webHidden/>
          </w:rPr>
        </w:r>
        <w:r w:rsidR="0056591F">
          <w:rPr>
            <w:noProof/>
            <w:webHidden/>
          </w:rPr>
          <w:fldChar w:fldCharType="separate"/>
        </w:r>
        <w:r w:rsidR="0056591F">
          <w:rPr>
            <w:noProof/>
            <w:webHidden/>
          </w:rPr>
          <w:t>229</w:t>
        </w:r>
        <w:r w:rsidR="0056591F">
          <w:rPr>
            <w:noProof/>
            <w:webHidden/>
          </w:rPr>
          <w:fldChar w:fldCharType="end"/>
        </w:r>
      </w:hyperlink>
    </w:p>
    <w:p w14:paraId="123112F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8" w:history="1">
        <w:r w:rsidR="0056591F" w:rsidRPr="002F1973">
          <w:rPr>
            <w:rStyle w:val="Hyperlink"/>
            <w:noProof/>
          </w:rPr>
          <w:t>9.9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GeoSciML Lite GML 3.1 profile (Normative)</w:t>
        </w:r>
        <w:r w:rsidR="0056591F">
          <w:rPr>
            <w:noProof/>
            <w:webHidden/>
          </w:rPr>
          <w:tab/>
        </w:r>
        <w:r w:rsidR="0056591F">
          <w:rPr>
            <w:noProof/>
            <w:webHidden/>
          </w:rPr>
          <w:fldChar w:fldCharType="begin"/>
        </w:r>
        <w:r w:rsidR="0056591F">
          <w:rPr>
            <w:noProof/>
            <w:webHidden/>
          </w:rPr>
          <w:instrText xml:space="preserve"> PAGEREF _Toc455237438 \h </w:instrText>
        </w:r>
        <w:r w:rsidR="0056591F">
          <w:rPr>
            <w:noProof/>
            <w:webHidden/>
          </w:rPr>
        </w:r>
        <w:r w:rsidR="0056591F">
          <w:rPr>
            <w:noProof/>
            <w:webHidden/>
          </w:rPr>
          <w:fldChar w:fldCharType="separate"/>
        </w:r>
        <w:r w:rsidR="0056591F">
          <w:rPr>
            <w:noProof/>
            <w:webHidden/>
          </w:rPr>
          <w:t>231</w:t>
        </w:r>
        <w:r w:rsidR="0056591F">
          <w:rPr>
            <w:noProof/>
            <w:webHidden/>
          </w:rPr>
          <w:fldChar w:fldCharType="end"/>
        </w:r>
      </w:hyperlink>
    </w:p>
    <w:p w14:paraId="7FB1676B" w14:textId="77777777" w:rsidR="0056591F" w:rsidRDefault="00833A3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39" w:history="1">
        <w:r w:rsidR="0056591F" w:rsidRPr="002F1973">
          <w:rPr>
            <w:rStyle w:val="Hyperlink"/>
            <w:noProof/>
            <w:lang w:val="en-CA"/>
          </w:rPr>
          <w:t>10.</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Media Types for any data encoding(s)</w:t>
        </w:r>
        <w:r w:rsidR="0056591F">
          <w:rPr>
            <w:noProof/>
            <w:webHidden/>
          </w:rPr>
          <w:tab/>
        </w:r>
        <w:r w:rsidR="0056591F">
          <w:rPr>
            <w:noProof/>
            <w:webHidden/>
          </w:rPr>
          <w:fldChar w:fldCharType="begin"/>
        </w:r>
        <w:r w:rsidR="0056591F">
          <w:rPr>
            <w:noProof/>
            <w:webHidden/>
          </w:rPr>
          <w:instrText xml:space="preserve"> PAGEREF _Toc455237439 \h </w:instrText>
        </w:r>
        <w:r w:rsidR="0056591F">
          <w:rPr>
            <w:noProof/>
            <w:webHidden/>
          </w:rPr>
        </w:r>
        <w:r w:rsidR="0056591F">
          <w:rPr>
            <w:noProof/>
            <w:webHidden/>
          </w:rPr>
          <w:fldChar w:fldCharType="separate"/>
        </w:r>
        <w:r w:rsidR="0056591F">
          <w:rPr>
            <w:noProof/>
            <w:webHidden/>
          </w:rPr>
          <w:t>232</w:t>
        </w:r>
        <w:r w:rsidR="0056591F">
          <w:rPr>
            <w:noProof/>
            <w:webHidden/>
          </w:rPr>
          <w:fldChar w:fldCharType="end"/>
        </w:r>
      </w:hyperlink>
    </w:p>
    <w:p w14:paraId="53D95DF8" w14:textId="77777777" w:rsidR="0056591F" w:rsidRDefault="00833A3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40" w:history="1">
        <w:r w:rsidR="0056591F" w:rsidRPr="002F1973">
          <w:rPr>
            <w:rStyle w:val="Hyperlink"/>
            <w:noProof/>
            <w:lang w:val="en-CA"/>
          </w:rPr>
          <w:t>11.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Abbreviations and Acronyms</w:t>
        </w:r>
        <w:r w:rsidR="0056591F">
          <w:rPr>
            <w:noProof/>
            <w:webHidden/>
          </w:rPr>
          <w:tab/>
        </w:r>
        <w:r w:rsidR="0056591F">
          <w:rPr>
            <w:noProof/>
            <w:webHidden/>
          </w:rPr>
          <w:fldChar w:fldCharType="begin"/>
        </w:r>
        <w:r w:rsidR="0056591F">
          <w:rPr>
            <w:noProof/>
            <w:webHidden/>
          </w:rPr>
          <w:instrText xml:space="preserve"> PAGEREF _Toc455237440 \h </w:instrText>
        </w:r>
        <w:r w:rsidR="0056591F">
          <w:rPr>
            <w:noProof/>
            <w:webHidden/>
          </w:rPr>
        </w:r>
        <w:r w:rsidR="0056591F">
          <w:rPr>
            <w:noProof/>
            <w:webHidden/>
          </w:rPr>
          <w:fldChar w:fldCharType="separate"/>
        </w:r>
        <w:r w:rsidR="0056591F">
          <w:rPr>
            <w:noProof/>
            <w:webHidden/>
          </w:rPr>
          <w:t>233</w:t>
        </w:r>
        <w:r w:rsidR="0056591F">
          <w:rPr>
            <w:noProof/>
            <w:webHidden/>
          </w:rPr>
          <w:fldChar w:fldCharType="end"/>
        </w:r>
      </w:hyperlink>
    </w:p>
    <w:p w14:paraId="54F6D4B9" w14:textId="77777777" w:rsidR="0056591F" w:rsidRDefault="00833A3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41" w:history="1">
        <w:r w:rsidR="0056591F" w:rsidRPr="002F1973">
          <w:rPr>
            <w:rStyle w:val="Hyperlink"/>
            <w:noProof/>
          </w:rPr>
          <w:t>Annex A.</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classes</w:t>
        </w:r>
        <w:r w:rsidR="0056591F">
          <w:rPr>
            <w:noProof/>
            <w:webHidden/>
          </w:rPr>
          <w:tab/>
        </w:r>
        <w:r w:rsidR="0056591F">
          <w:rPr>
            <w:noProof/>
            <w:webHidden/>
          </w:rPr>
          <w:fldChar w:fldCharType="begin"/>
        </w:r>
        <w:r w:rsidR="0056591F">
          <w:rPr>
            <w:noProof/>
            <w:webHidden/>
          </w:rPr>
          <w:instrText xml:space="preserve"> PAGEREF _Toc455237441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C4BB10C"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2" w:history="1">
        <w:r w:rsidR="0056591F" w:rsidRPr="002F1973">
          <w:rPr>
            <w:rStyle w:val="Hyperlink"/>
            <w:noProof/>
          </w:rPr>
          <w:t>A.1.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Conceptual</w:t>
        </w:r>
        <w:r w:rsidR="0056591F">
          <w:rPr>
            <w:noProof/>
            <w:webHidden/>
          </w:rPr>
          <w:tab/>
        </w:r>
        <w:r w:rsidR="0056591F">
          <w:rPr>
            <w:noProof/>
            <w:webHidden/>
          </w:rPr>
          <w:fldChar w:fldCharType="begin"/>
        </w:r>
        <w:r w:rsidR="0056591F">
          <w:rPr>
            <w:noProof/>
            <w:webHidden/>
          </w:rPr>
          <w:instrText xml:space="preserve"> PAGEREF _Toc455237442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1ED3EC2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3" w:history="1">
        <w:r w:rsidR="0056591F" w:rsidRPr="002F1973">
          <w:rPr>
            <w:rStyle w:val="Hyperlink"/>
            <w:noProof/>
          </w:rPr>
          <w:t>A.2.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Core Abstract</w:t>
        </w:r>
        <w:r w:rsidR="0056591F">
          <w:rPr>
            <w:noProof/>
            <w:webHidden/>
          </w:rPr>
          <w:tab/>
        </w:r>
        <w:r w:rsidR="0056591F">
          <w:rPr>
            <w:noProof/>
            <w:webHidden/>
          </w:rPr>
          <w:fldChar w:fldCharType="begin"/>
        </w:r>
        <w:r w:rsidR="0056591F">
          <w:rPr>
            <w:noProof/>
            <w:webHidden/>
          </w:rPr>
          <w:instrText xml:space="preserve"> PAGEREF _Toc455237443 \h </w:instrText>
        </w:r>
        <w:r w:rsidR="0056591F">
          <w:rPr>
            <w:noProof/>
            <w:webHidden/>
          </w:rPr>
        </w:r>
        <w:r w:rsidR="0056591F">
          <w:rPr>
            <w:noProof/>
            <w:webHidden/>
          </w:rPr>
          <w:fldChar w:fldCharType="separate"/>
        </w:r>
        <w:r w:rsidR="0056591F">
          <w:rPr>
            <w:noProof/>
            <w:webHidden/>
          </w:rPr>
          <w:t>234</w:t>
        </w:r>
        <w:r w:rsidR="0056591F">
          <w:rPr>
            <w:noProof/>
            <w:webHidden/>
          </w:rPr>
          <w:fldChar w:fldCharType="end"/>
        </w:r>
      </w:hyperlink>
    </w:p>
    <w:p w14:paraId="4317895B"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4" w:history="1">
        <w:r w:rsidR="0056591F" w:rsidRPr="002F1973">
          <w:rPr>
            <w:rStyle w:val="Hyperlink"/>
            <w:noProof/>
          </w:rPr>
          <w:t>A.3.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Lite  Logical</w:t>
        </w:r>
        <w:r w:rsidR="0056591F">
          <w:rPr>
            <w:noProof/>
            <w:webHidden/>
          </w:rPr>
          <w:tab/>
        </w:r>
        <w:r w:rsidR="0056591F">
          <w:rPr>
            <w:noProof/>
            <w:webHidden/>
          </w:rPr>
          <w:fldChar w:fldCharType="begin"/>
        </w:r>
        <w:r w:rsidR="0056591F">
          <w:rPr>
            <w:noProof/>
            <w:webHidden/>
          </w:rPr>
          <w:instrText xml:space="preserve"> PAGEREF _Toc455237444 \h </w:instrText>
        </w:r>
        <w:r w:rsidR="0056591F">
          <w:rPr>
            <w:noProof/>
            <w:webHidden/>
          </w:rPr>
        </w:r>
        <w:r w:rsidR="0056591F">
          <w:rPr>
            <w:noProof/>
            <w:webHidden/>
          </w:rPr>
          <w:fldChar w:fldCharType="separate"/>
        </w:r>
        <w:r w:rsidR="0056591F">
          <w:rPr>
            <w:noProof/>
            <w:webHidden/>
          </w:rPr>
          <w:t>237</w:t>
        </w:r>
        <w:r w:rsidR="0056591F">
          <w:rPr>
            <w:noProof/>
            <w:webHidden/>
          </w:rPr>
          <w:fldChar w:fldCharType="end"/>
        </w:r>
      </w:hyperlink>
    </w:p>
    <w:p w14:paraId="78FD4531"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5" w:history="1">
        <w:r w:rsidR="0056591F" w:rsidRPr="002F1973">
          <w:rPr>
            <w:rStyle w:val="Hyperlink"/>
            <w:noProof/>
          </w:rPr>
          <w:t>A.4.</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Logical Model</w:t>
        </w:r>
        <w:r w:rsidR="0056591F">
          <w:rPr>
            <w:noProof/>
            <w:webHidden/>
          </w:rPr>
          <w:tab/>
        </w:r>
        <w:r w:rsidR="0056591F">
          <w:rPr>
            <w:noProof/>
            <w:webHidden/>
          </w:rPr>
          <w:fldChar w:fldCharType="begin"/>
        </w:r>
        <w:r w:rsidR="0056591F">
          <w:rPr>
            <w:noProof/>
            <w:webHidden/>
          </w:rPr>
          <w:instrText xml:space="preserve"> PAGEREF _Toc455237445 \h </w:instrText>
        </w:r>
        <w:r w:rsidR="0056591F">
          <w:rPr>
            <w:noProof/>
            <w:webHidden/>
          </w:rPr>
        </w:r>
        <w:r w:rsidR="0056591F">
          <w:rPr>
            <w:noProof/>
            <w:webHidden/>
          </w:rPr>
          <w:fldChar w:fldCharType="separate"/>
        </w:r>
        <w:r w:rsidR="0056591F">
          <w:rPr>
            <w:noProof/>
            <w:webHidden/>
          </w:rPr>
          <w:t>241</w:t>
        </w:r>
        <w:r w:rsidR="0056591F">
          <w:rPr>
            <w:noProof/>
            <w:webHidden/>
          </w:rPr>
          <w:fldChar w:fldCharType="end"/>
        </w:r>
      </w:hyperlink>
    </w:p>
    <w:p w14:paraId="2754608A"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6" w:history="1">
        <w:r w:rsidR="0056591F" w:rsidRPr="002F1973">
          <w:rPr>
            <w:rStyle w:val="Hyperlink"/>
            <w:noProof/>
          </w:rPr>
          <w:t>A.5.</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Logical Model</w:t>
        </w:r>
        <w:r w:rsidR="0056591F">
          <w:rPr>
            <w:noProof/>
            <w:webHidden/>
          </w:rPr>
          <w:tab/>
        </w:r>
        <w:r w:rsidR="0056591F">
          <w:rPr>
            <w:noProof/>
            <w:webHidden/>
          </w:rPr>
          <w:fldChar w:fldCharType="begin"/>
        </w:r>
        <w:r w:rsidR="0056591F">
          <w:rPr>
            <w:noProof/>
            <w:webHidden/>
          </w:rPr>
          <w:instrText xml:space="preserve"> PAGEREF _Toc455237446 \h </w:instrText>
        </w:r>
        <w:r w:rsidR="0056591F">
          <w:rPr>
            <w:noProof/>
            <w:webHidden/>
          </w:rPr>
        </w:r>
        <w:r w:rsidR="0056591F">
          <w:rPr>
            <w:noProof/>
            <w:webHidden/>
          </w:rPr>
          <w:fldChar w:fldCharType="separate"/>
        </w:r>
        <w:r w:rsidR="0056591F">
          <w:rPr>
            <w:noProof/>
            <w:webHidden/>
          </w:rPr>
          <w:t>245</w:t>
        </w:r>
        <w:r w:rsidR="0056591F">
          <w:rPr>
            <w:noProof/>
            <w:webHidden/>
          </w:rPr>
          <w:fldChar w:fldCharType="end"/>
        </w:r>
      </w:hyperlink>
    </w:p>
    <w:p w14:paraId="6B084BCC"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7" w:history="1">
        <w:r w:rsidR="0056591F" w:rsidRPr="002F1973">
          <w:rPr>
            <w:rStyle w:val="Hyperlink"/>
            <w:noProof/>
          </w:rPr>
          <w:t>A.6.</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Time-Scale Logical Model</w:t>
        </w:r>
        <w:r w:rsidR="0056591F">
          <w:rPr>
            <w:noProof/>
            <w:webHidden/>
          </w:rPr>
          <w:tab/>
        </w:r>
        <w:r w:rsidR="0056591F">
          <w:rPr>
            <w:noProof/>
            <w:webHidden/>
          </w:rPr>
          <w:fldChar w:fldCharType="begin"/>
        </w:r>
        <w:r w:rsidR="0056591F">
          <w:rPr>
            <w:noProof/>
            <w:webHidden/>
          </w:rPr>
          <w:instrText xml:space="preserve"> PAGEREF _Toc455237447 \h </w:instrText>
        </w:r>
        <w:r w:rsidR="0056591F">
          <w:rPr>
            <w:noProof/>
            <w:webHidden/>
          </w:rPr>
        </w:r>
        <w:r w:rsidR="0056591F">
          <w:rPr>
            <w:noProof/>
            <w:webHidden/>
          </w:rPr>
          <w:fldChar w:fldCharType="separate"/>
        </w:r>
        <w:r w:rsidR="0056591F">
          <w:rPr>
            <w:noProof/>
            <w:webHidden/>
          </w:rPr>
          <w:t>247</w:t>
        </w:r>
        <w:r w:rsidR="0056591F">
          <w:rPr>
            <w:noProof/>
            <w:webHidden/>
          </w:rPr>
          <w:fldChar w:fldCharType="end"/>
        </w:r>
      </w:hyperlink>
    </w:p>
    <w:p w14:paraId="3850BDC2"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8" w:history="1">
        <w:r w:rsidR="0056591F" w:rsidRPr="002F1973">
          <w:rPr>
            <w:rStyle w:val="Hyperlink"/>
            <w:noProof/>
          </w:rPr>
          <w:t>A.7.</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Borehole Logical Model</w:t>
        </w:r>
        <w:r w:rsidR="0056591F">
          <w:rPr>
            <w:noProof/>
            <w:webHidden/>
          </w:rPr>
          <w:tab/>
        </w:r>
        <w:r w:rsidR="0056591F">
          <w:rPr>
            <w:noProof/>
            <w:webHidden/>
          </w:rPr>
          <w:fldChar w:fldCharType="begin"/>
        </w:r>
        <w:r w:rsidR="0056591F">
          <w:rPr>
            <w:noProof/>
            <w:webHidden/>
          </w:rPr>
          <w:instrText xml:space="preserve"> PAGEREF _Toc455237448 \h </w:instrText>
        </w:r>
        <w:r w:rsidR="0056591F">
          <w:rPr>
            <w:noProof/>
            <w:webHidden/>
          </w:rPr>
        </w:r>
        <w:r w:rsidR="0056591F">
          <w:rPr>
            <w:noProof/>
            <w:webHidden/>
          </w:rPr>
          <w:fldChar w:fldCharType="separate"/>
        </w:r>
        <w:r w:rsidR="0056591F">
          <w:rPr>
            <w:noProof/>
            <w:webHidden/>
          </w:rPr>
          <w:t>248</w:t>
        </w:r>
        <w:r w:rsidR="0056591F">
          <w:rPr>
            <w:noProof/>
            <w:webHidden/>
          </w:rPr>
          <w:fldChar w:fldCharType="end"/>
        </w:r>
      </w:hyperlink>
    </w:p>
    <w:p w14:paraId="0C8C7DA4"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9" w:history="1">
        <w:r w:rsidR="0056591F" w:rsidRPr="002F1973">
          <w:rPr>
            <w:rStyle w:val="Hyperlink"/>
            <w:noProof/>
          </w:rPr>
          <w:t>A.8.</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Lab Analysis Logical Model</w:t>
        </w:r>
        <w:r w:rsidR="0056591F">
          <w:rPr>
            <w:noProof/>
            <w:webHidden/>
          </w:rPr>
          <w:tab/>
        </w:r>
        <w:r w:rsidR="0056591F">
          <w:rPr>
            <w:noProof/>
            <w:webHidden/>
          </w:rPr>
          <w:fldChar w:fldCharType="begin"/>
        </w:r>
        <w:r w:rsidR="0056591F">
          <w:rPr>
            <w:noProof/>
            <w:webHidden/>
          </w:rPr>
          <w:instrText xml:space="preserve"> PAGEREF _Toc455237449 \h </w:instrText>
        </w:r>
        <w:r w:rsidR="0056591F">
          <w:rPr>
            <w:noProof/>
            <w:webHidden/>
          </w:rPr>
        </w:r>
        <w:r w:rsidR="0056591F">
          <w:rPr>
            <w:noProof/>
            <w:webHidden/>
          </w:rPr>
          <w:fldChar w:fldCharType="separate"/>
        </w:r>
        <w:r w:rsidR="0056591F">
          <w:rPr>
            <w:noProof/>
            <w:webHidden/>
          </w:rPr>
          <w:t>251</w:t>
        </w:r>
        <w:r w:rsidR="0056591F">
          <w:rPr>
            <w:noProof/>
            <w:webHidden/>
          </w:rPr>
          <w:fldChar w:fldCharType="end"/>
        </w:r>
      </w:hyperlink>
    </w:p>
    <w:p w14:paraId="04BCBEF8" w14:textId="77777777" w:rsidR="0056591F" w:rsidRDefault="00833A3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50" w:history="1">
        <w:r w:rsidR="0056591F" w:rsidRPr="002F1973">
          <w:rPr>
            <w:rStyle w:val="Hyperlink"/>
            <w:noProof/>
          </w:rPr>
          <w:t>A.9.</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XML Encoding Abstract Core</w:t>
        </w:r>
        <w:r w:rsidR="0056591F">
          <w:rPr>
            <w:noProof/>
            <w:webHidden/>
          </w:rPr>
          <w:tab/>
        </w:r>
        <w:r w:rsidR="0056591F">
          <w:rPr>
            <w:noProof/>
            <w:webHidden/>
          </w:rPr>
          <w:fldChar w:fldCharType="begin"/>
        </w:r>
        <w:r w:rsidR="0056591F">
          <w:rPr>
            <w:noProof/>
            <w:webHidden/>
          </w:rPr>
          <w:instrText xml:space="preserve"> PAGEREF _Toc455237450 \h </w:instrText>
        </w:r>
        <w:r w:rsidR="0056591F">
          <w:rPr>
            <w:noProof/>
            <w:webHidden/>
          </w:rPr>
        </w:r>
        <w:r w:rsidR="0056591F">
          <w:rPr>
            <w:noProof/>
            <w:webHidden/>
          </w:rPr>
          <w:fldChar w:fldCharType="separate"/>
        </w:r>
        <w:r w:rsidR="0056591F">
          <w:rPr>
            <w:noProof/>
            <w:webHidden/>
          </w:rPr>
          <w:t>253</w:t>
        </w:r>
        <w:r w:rsidR="0056591F">
          <w:rPr>
            <w:noProof/>
            <w:webHidden/>
          </w:rPr>
          <w:fldChar w:fldCharType="end"/>
        </w:r>
      </w:hyperlink>
    </w:p>
    <w:p w14:paraId="57F6E105"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1" w:history="1">
        <w:r w:rsidR="0056591F" w:rsidRPr="002F1973">
          <w:rPr>
            <w:rStyle w:val="Hyperlink"/>
            <w:noProof/>
          </w:rPr>
          <w:t>A.10.</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Abstract Encoding</w:t>
        </w:r>
        <w:r w:rsidR="0056591F">
          <w:rPr>
            <w:noProof/>
            <w:webHidden/>
          </w:rPr>
          <w:tab/>
        </w:r>
        <w:r w:rsidR="0056591F">
          <w:rPr>
            <w:noProof/>
            <w:webHidden/>
          </w:rPr>
          <w:fldChar w:fldCharType="begin"/>
        </w:r>
        <w:r w:rsidR="0056591F">
          <w:rPr>
            <w:noProof/>
            <w:webHidden/>
          </w:rPr>
          <w:instrText xml:space="preserve"> PAGEREF _Toc455237451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35236E1C"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2" w:history="1">
        <w:r w:rsidR="0056591F" w:rsidRPr="002F1973">
          <w:rPr>
            <w:rStyle w:val="Hyperlink"/>
            <w:noProof/>
          </w:rPr>
          <w:t>A.11.</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Lite XML Encoding for GML 3.1</w:t>
        </w:r>
        <w:r w:rsidR="0056591F">
          <w:rPr>
            <w:noProof/>
            <w:webHidden/>
          </w:rPr>
          <w:tab/>
        </w:r>
        <w:r w:rsidR="0056591F">
          <w:rPr>
            <w:noProof/>
            <w:webHidden/>
          </w:rPr>
          <w:fldChar w:fldCharType="begin"/>
        </w:r>
        <w:r w:rsidR="0056591F">
          <w:rPr>
            <w:noProof/>
            <w:webHidden/>
          </w:rPr>
          <w:instrText xml:space="preserve"> PAGEREF _Toc455237452 \h </w:instrText>
        </w:r>
        <w:r w:rsidR="0056591F">
          <w:rPr>
            <w:noProof/>
            <w:webHidden/>
          </w:rPr>
        </w:r>
        <w:r w:rsidR="0056591F">
          <w:rPr>
            <w:noProof/>
            <w:webHidden/>
          </w:rPr>
          <w:fldChar w:fldCharType="separate"/>
        </w:r>
        <w:r w:rsidR="0056591F">
          <w:rPr>
            <w:noProof/>
            <w:webHidden/>
          </w:rPr>
          <w:t>255</w:t>
        </w:r>
        <w:r w:rsidR="0056591F">
          <w:rPr>
            <w:noProof/>
            <w:webHidden/>
          </w:rPr>
          <w:fldChar w:fldCharType="end"/>
        </w:r>
      </w:hyperlink>
    </w:p>
    <w:p w14:paraId="2B43F43A"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3" w:history="1">
        <w:r w:rsidR="0056591F" w:rsidRPr="002F1973">
          <w:rPr>
            <w:rStyle w:val="Hyperlink"/>
            <w:noProof/>
          </w:rPr>
          <w:t>A.12.</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Basic XML Encoding</w:t>
        </w:r>
        <w:r w:rsidR="0056591F">
          <w:rPr>
            <w:noProof/>
            <w:webHidden/>
          </w:rPr>
          <w:tab/>
        </w:r>
        <w:r w:rsidR="0056591F">
          <w:rPr>
            <w:noProof/>
            <w:webHidden/>
          </w:rPr>
          <w:fldChar w:fldCharType="begin"/>
        </w:r>
        <w:r w:rsidR="0056591F">
          <w:rPr>
            <w:noProof/>
            <w:webHidden/>
          </w:rPr>
          <w:instrText xml:space="preserve"> PAGEREF _Toc455237453 \h </w:instrText>
        </w:r>
        <w:r w:rsidR="0056591F">
          <w:rPr>
            <w:noProof/>
            <w:webHidden/>
          </w:rPr>
        </w:r>
        <w:r w:rsidR="0056591F">
          <w:rPr>
            <w:noProof/>
            <w:webHidden/>
          </w:rPr>
          <w:fldChar w:fldCharType="separate"/>
        </w:r>
        <w:r w:rsidR="0056591F">
          <w:rPr>
            <w:noProof/>
            <w:webHidden/>
          </w:rPr>
          <w:t>257</w:t>
        </w:r>
        <w:r w:rsidR="0056591F">
          <w:rPr>
            <w:noProof/>
            <w:webHidden/>
          </w:rPr>
          <w:fldChar w:fldCharType="end"/>
        </w:r>
      </w:hyperlink>
    </w:p>
    <w:p w14:paraId="68FD168E"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4" w:history="1">
        <w:r w:rsidR="0056591F" w:rsidRPr="002F1973">
          <w:rPr>
            <w:rStyle w:val="Hyperlink"/>
            <w:noProof/>
          </w:rPr>
          <w:t>A.13.</w:t>
        </w:r>
        <w:r w:rsidR="0056591F">
          <w:rPr>
            <w:rFonts w:asciiTheme="minorHAnsi" w:eastAsiaTheme="minorEastAsia" w:hAnsiTheme="minorHAnsi" w:cstheme="minorBidi"/>
            <w:noProof/>
            <w:sz w:val="22"/>
            <w:szCs w:val="22"/>
            <w:lang w:val="en-CA" w:eastAsia="en-CA"/>
          </w:rPr>
          <w:tab/>
        </w:r>
        <w:r w:rsidR="0056591F" w:rsidRPr="002F1973">
          <w:rPr>
            <w:rStyle w:val="Hyperlink"/>
            <w:noProof/>
          </w:rPr>
          <w:t>Conformance class: GeoSciML Extension XML Encoding</w:t>
        </w:r>
        <w:r w:rsidR="0056591F">
          <w:rPr>
            <w:noProof/>
            <w:webHidden/>
          </w:rPr>
          <w:tab/>
        </w:r>
        <w:r w:rsidR="0056591F">
          <w:rPr>
            <w:noProof/>
            <w:webHidden/>
          </w:rPr>
          <w:fldChar w:fldCharType="begin"/>
        </w:r>
        <w:r w:rsidR="0056591F">
          <w:rPr>
            <w:noProof/>
            <w:webHidden/>
          </w:rPr>
          <w:instrText xml:space="preserve"> PAGEREF _Toc455237454 \h </w:instrText>
        </w:r>
        <w:r w:rsidR="0056591F">
          <w:rPr>
            <w:noProof/>
            <w:webHidden/>
          </w:rPr>
        </w:r>
        <w:r w:rsidR="0056591F">
          <w:rPr>
            <w:noProof/>
            <w:webHidden/>
          </w:rPr>
          <w:fldChar w:fldCharType="separate"/>
        </w:r>
        <w:r w:rsidR="0056591F">
          <w:rPr>
            <w:noProof/>
            <w:webHidden/>
          </w:rPr>
          <w:t>258</w:t>
        </w:r>
        <w:r w:rsidR="0056591F">
          <w:rPr>
            <w:noProof/>
            <w:webHidden/>
          </w:rPr>
          <w:fldChar w:fldCharType="end"/>
        </w:r>
      </w:hyperlink>
    </w:p>
    <w:p w14:paraId="50573C59"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5" w:history="1">
        <w:r w:rsidR="0056591F" w:rsidRPr="002F1973">
          <w:rPr>
            <w:rStyle w:val="Hyperlink"/>
            <w:noProof/>
            <w:lang w:val="en-CA"/>
          </w:rPr>
          <w:t>A.14.</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Geologic Time XML Encoding</w:t>
        </w:r>
        <w:r w:rsidR="0056591F">
          <w:rPr>
            <w:noProof/>
            <w:webHidden/>
          </w:rPr>
          <w:tab/>
        </w:r>
        <w:r w:rsidR="0056591F">
          <w:rPr>
            <w:noProof/>
            <w:webHidden/>
          </w:rPr>
          <w:fldChar w:fldCharType="begin"/>
        </w:r>
        <w:r w:rsidR="0056591F">
          <w:rPr>
            <w:noProof/>
            <w:webHidden/>
          </w:rPr>
          <w:instrText xml:space="preserve"> PAGEREF _Toc455237455 \h </w:instrText>
        </w:r>
        <w:r w:rsidR="0056591F">
          <w:rPr>
            <w:noProof/>
            <w:webHidden/>
          </w:rPr>
        </w:r>
        <w:r w:rsidR="0056591F">
          <w:rPr>
            <w:noProof/>
            <w:webHidden/>
          </w:rPr>
          <w:fldChar w:fldCharType="separate"/>
        </w:r>
        <w:r w:rsidR="0056591F">
          <w:rPr>
            <w:noProof/>
            <w:webHidden/>
          </w:rPr>
          <w:t>259</w:t>
        </w:r>
        <w:r w:rsidR="0056591F">
          <w:rPr>
            <w:noProof/>
            <w:webHidden/>
          </w:rPr>
          <w:fldChar w:fldCharType="end"/>
        </w:r>
      </w:hyperlink>
    </w:p>
    <w:p w14:paraId="3DB2F85A"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6" w:history="1">
        <w:r w:rsidR="0056591F" w:rsidRPr="002F1973">
          <w:rPr>
            <w:rStyle w:val="Hyperlink"/>
            <w:noProof/>
            <w:lang w:val="en-CA"/>
          </w:rPr>
          <w:t>A.15.</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Borehole XML Encoding</w:t>
        </w:r>
        <w:r w:rsidR="0056591F">
          <w:rPr>
            <w:noProof/>
            <w:webHidden/>
          </w:rPr>
          <w:tab/>
        </w:r>
        <w:r w:rsidR="0056591F">
          <w:rPr>
            <w:noProof/>
            <w:webHidden/>
          </w:rPr>
          <w:fldChar w:fldCharType="begin"/>
        </w:r>
        <w:r w:rsidR="0056591F">
          <w:rPr>
            <w:noProof/>
            <w:webHidden/>
          </w:rPr>
          <w:instrText xml:space="preserve"> PAGEREF _Toc455237456 \h </w:instrText>
        </w:r>
        <w:r w:rsidR="0056591F">
          <w:rPr>
            <w:noProof/>
            <w:webHidden/>
          </w:rPr>
        </w:r>
        <w:r w:rsidR="0056591F">
          <w:rPr>
            <w:noProof/>
            <w:webHidden/>
          </w:rPr>
          <w:fldChar w:fldCharType="separate"/>
        </w:r>
        <w:r w:rsidR="0056591F">
          <w:rPr>
            <w:noProof/>
            <w:webHidden/>
          </w:rPr>
          <w:t>260</w:t>
        </w:r>
        <w:r w:rsidR="0056591F">
          <w:rPr>
            <w:noProof/>
            <w:webHidden/>
          </w:rPr>
          <w:fldChar w:fldCharType="end"/>
        </w:r>
      </w:hyperlink>
    </w:p>
    <w:p w14:paraId="15EE5C41" w14:textId="77777777" w:rsidR="0056591F" w:rsidRDefault="00833A3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7" w:history="1">
        <w:r w:rsidR="0056591F" w:rsidRPr="002F1973">
          <w:rPr>
            <w:rStyle w:val="Hyperlink"/>
            <w:noProof/>
            <w:lang w:val="en-CA"/>
          </w:rPr>
          <w:t>A.16.</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Conformance class: GeoSciML Laboratory and Analysis XML Encoding</w:t>
        </w:r>
        <w:r w:rsidR="0056591F">
          <w:rPr>
            <w:noProof/>
            <w:webHidden/>
          </w:rPr>
          <w:tab/>
        </w:r>
        <w:r w:rsidR="0056591F">
          <w:rPr>
            <w:noProof/>
            <w:webHidden/>
          </w:rPr>
          <w:fldChar w:fldCharType="begin"/>
        </w:r>
        <w:r w:rsidR="0056591F">
          <w:rPr>
            <w:noProof/>
            <w:webHidden/>
          </w:rPr>
          <w:instrText xml:space="preserve"> PAGEREF _Toc455237457 \h </w:instrText>
        </w:r>
        <w:r w:rsidR="0056591F">
          <w:rPr>
            <w:noProof/>
            <w:webHidden/>
          </w:rPr>
        </w:r>
        <w:r w:rsidR="0056591F">
          <w:rPr>
            <w:noProof/>
            <w:webHidden/>
          </w:rPr>
          <w:fldChar w:fldCharType="separate"/>
        </w:r>
        <w:r w:rsidR="0056591F">
          <w:rPr>
            <w:noProof/>
            <w:webHidden/>
          </w:rPr>
          <w:t>261</w:t>
        </w:r>
        <w:r w:rsidR="0056591F">
          <w:rPr>
            <w:noProof/>
            <w:webHidden/>
          </w:rPr>
          <w:fldChar w:fldCharType="end"/>
        </w:r>
      </w:hyperlink>
    </w:p>
    <w:p w14:paraId="7455EEFE" w14:textId="77777777" w:rsidR="0056591F" w:rsidRDefault="00833A3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8" w:history="1">
        <w:r w:rsidR="0056591F" w:rsidRPr="002F1973">
          <w:rPr>
            <w:rStyle w:val="Hyperlink"/>
            <w:noProof/>
            <w:lang w:val="en-CA"/>
          </w:rPr>
          <w:t>Annex B.</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Revision history</w:t>
        </w:r>
        <w:r w:rsidR="0056591F">
          <w:rPr>
            <w:noProof/>
            <w:webHidden/>
          </w:rPr>
          <w:tab/>
        </w:r>
        <w:r w:rsidR="0056591F">
          <w:rPr>
            <w:noProof/>
            <w:webHidden/>
          </w:rPr>
          <w:fldChar w:fldCharType="begin"/>
        </w:r>
        <w:r w:rsidR="0056591F">
          <w:rPr>
            <w:noProof/>
            <w:webHidden/>
          </w:rPr>
          <w:instrText xml:space="preserve"> PAGEREF _Toc455237458 \h </w:instrText>
        </w:r>
        <w:r w:rsidR="0056591F">
          <w:rPr>
            <w:noProof/>
            <w:webHidden/>
          </w:rPr>
        </w:r>
        <w:r w:rsidR="0056591F">
          <w:rPr>
            <w:noProof/>
            <w:webHidden/>
          </w:rPr>
          <w:fldChar w:fldCharType="separate"/>
        </w:r>
        <w:r w:rsidR="0056591F">
          <w:rPr>
            <w:noProof/>
            <w:webHidden/>
          </w:rPr>
          <w:t>262</w:t>
        </w:r>
        <w:r w:rsidR="0056591F">
          <w:rPr>
            <w:noProof/>
            <w:webHidden/>
          </w:rPr>
          <w:fldChar w:fldCharType="end"/>
        </w:r>
      </w:hyperlink>
    </w:p>
    <w:p w14:paraId="1FBE8E1F" w14:textId="77777777" w:rsidR="0056591F" w:rsidRDefault="00833A3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9" w:history="1">
        <w:r w:rsidR="0056591F" w:rsidRPr="002F1973">
          <w:rPr>
            <w:rStyle w:val="Hyperlink"/>
            <w:noProof/>
            <w:lang w:val="en-CA"/>
          </w:rPr>
          <w:t>Annex C.</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Bibliography</w:t>
        </w:r>
        <w:r w:rsidR="0056591F">
          <w:rPr>
            <w:noProof/>
            <w:webHidden/>
          </w:rPr>
          <w:tab/>
        </w:r>
        <w:r w:rsidR="0056591F">
          <w:rPr>
            <w:noProof/>
            <w:webHidden/>
          </w:rPr>
          <w:fldChar w:fldCharType="begin"/>
        </w:r>
        <w:r w:rsidR="0056591F">
          <w:rPr>
            <w:noProof/>
            <w:webHidden/>
          </w:rPr>
          <w:instrText xml:space="preserve"> PAGEREF _Toc455237459 \h </w:instrText>
        </w:r>
        <w:r w:rsidR="0056591F">
          <w:rPr>
            <w:noProof/>
            <w:webHidden/>
          </w:rPr>
        </w:r>
        <w:r w:rsidR="0056591F">
          <w:rPr>
            <w:noProof/>
            <w:webHidden/>
          </w:rPr>
          <w:fldChar w:fldCharType="separate"/>
        </w:r>
        <w:r w:rsidR="0056591F">
          <w:rPr>
            <w:noProof/>
            <w:webHidden/>
          </w:rPr>
          <w:t>263</w:t>
        </w:r>
        <w:r w:rsidR="0056591F">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833A31"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5237338"/>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5237339"/>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commentRangeStart w:id="11"/>
      <w:r w:rsidRPr="00D12552">
        <w:rPr>
          <w:lang w:val="en-CA"/>
        </w:rPr>
        <w:t>Requirements for two</w:t>
      </w:r>
      <w:r w:rsidR="009A7B37" w:rsidRPr="00D12552">
        <w:rPr>
          <w:lang w:val="en-CA"/>
        </w:rPr>
        <w:t xml:space="preserve"> standardization target types are considered:</w:t>
      </w:r>
      <w:commentRangeEnd w:id="11"/>
      <w:r w:rsidR="00A14FB0">
        <w:rPr>
          <w:rStyle w:val="CommentReference"/>
        </w:rPr>
        <w:commentReference w:id="11"/>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2" w:name="_Toc455237340"/>
      <w:r w:rsidRPr="00D12552">
        <w:rPr>
          <w:lang w:val="en-CA"/>
        </w:rPr>
        <w:t>References</w:t>
      </w:r>
      <w:bookmarkEnd w:id="12"/>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3" w:name="_Toc455237341"/>
      <w:r w:rsidRPr="00D12552">
        <w:rPr>
          <w:lang w:val="en-CA"/>
        </w:rPr>
        <w:t>Terms and Definitions</w:t>
      </w:r>
      <w:bookmarkEnd w:id="1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4" w:name="_Toc455237342"/>
      <w:bookmarkStart w:id="15" w:name="_Toc428885175"/>
      <w:bookmarkStart w:id="16" w:name="Glossary_Feature"/>
      <w:proofErr w:type="gramStart"/>
      <w:r>
        <w:rPr>
          <w:lang w:val="en-CA"/>
        </w:rPr>
        <w:t>classifier</w:t>
      </w:r>
      <w:bookmarkEnd w:id="14"/>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7" w:name="_Toc448329382"/>
      <w:bookmarkStart w:id="18" w:name="_Toc448329530"/>
      <w:bookmarkStart w:id="19" w:name="_Toc448329916"/>
      <w:bookmarkStart w:id="20" w:name="_Toc448329383"/>
      <w:bookmarkStart w:id="21" w:name="_Toc448329531"/>
      <w:bookmarkStart w:id="22" w:name="_Toc448329917"/>
      <w:bookmarkStart w:id="23" w:name="_Toc448329384"/>
      <w:bookmarkStart w:id="24" w:name="_Toc448329532"/>
      <w:bookmarkStart w:id="25" w:name="_Toc448329918"/>
      <w:bookmarkStart w:id="26" w:name="_Toc428885176"/>
      <w:bookmarkStart w:id="27" w:name="_Toc455237343"/>
      <w:bookmarkEnd w:id="15"/>
      <w:bookmarkEnd w:id="17"/>
      <w:bookmarkEnd w:id="18"/>
      <w:bookmarkEnd w:id="19"/>
      <w:bookmarkEnd w:id="20"/>
      <w:bookmarkEnd w:id="21"/>
      <w:bookmarkEnd w:id="22"/>
      <w:bookmarkEnd w:id="23"/>
      <w:bookmarkEnd w:id="24"/>
      <w:bookmarkEnd w:id="25"/>
      <w:proofErr w:type="gramStart"/>
      <w:r w:rsidRPr="00D12552">
        <w:rPr>
          <w:lang w:val="en-CA"/>
        </w:rPr>
        <w:t>domain</w:t>
      </w:r>
      <w:proofErr w:type="gramEnd"/>
      <w:r w:rsidRPr="00D12552">
        <w:rPr>
          <w:lang w:val="en-CA"/>
        </w:rPr>
        <w:t xml:space="preserve"> feature</w:t>
      </w:r>
      <w:bookmarkEnd w:id="26"/>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8" w:name="_Toc428885177"/>
      <w:bookmarkStart w:id="29" w:name="_Toc455237344"/>
      <w:proofErr w:type="gramStart"/>
      <w:r w:rsidRPr="00D12552">
        <w:rPr>
          <w:lang w:val="en-CA"/>
        </w:rPr>
        <w:t>element</w:t>
      </w:r>
      <w:proofErr w:type="gramEnd"/>
      <w:r w:rsidRPr="00D12552">
        <w:rPr>
          <w:lang w:val="en-CA"/>
        </w:rPr>
        <w:t xml:space="preserve"> &lt;XML&gt;</w:t>
      </w:r>
      <w:bookmarkEnd w:id="28"/>
      <w:bookmarkEnd w:id="29"/>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0" w:name="_Toc428885178"/>
      <w:bookmarkStart w:id="31" w:name="_Toc455237345"/>
      <w:proofErr w:type="gramStart"/>
      <w:r w:rsidRPr="00D12552">
        <w:rPr>
          <w:lang w:val="en-CA"/>
        </w:rPr>
        <w:t>feature</w:t>
      </w:r>
      <w:bookmarkEnd w:id="30"/>
      <w:bookmarkEnd w:id="31"/>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2" w:name="_Toc428885179"/>
      <w:bookmarkStart w:id="33" w:name="_Toc455237346"/>
      <w:r w:rsidRPr="001C3AE8">
        <w:rPr>
          <w:lang w:val="en-CA"/>
        </w:rPr>
        <w:t>GML application schema</w:t>
      </w:r>
      <w:bookmarkEnd w:id="32"/>
      <w:bookmarkEnd w:id="33"/>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4" w:name="_Toc428885180"/>
      <w:bookmarkStart w:id="35" w:name="_Toc455237347"/>
      <w:r w:rsidRPr="00D12552">
        <w:rPr>
          <w:lang w:val="en-CA"/>
        </w:rPr>
        <w:t>GML document</w:t>
      </w:r>
      <w:bookmarkEnd w:id="34"/>
      <w:bookmarkEnd w:id="35"/>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6" w:name="_Toc428885181"/>
      <w:bookmarkStart w:id="37" w:name="_Toc455237348"/>
      <w:r w:rsidRPr="00D12552">
        <w:rPr>
          <w:lang w:val="en-CA"/>
        </w:rPr>
        <w:t>GML schema</w:t>
      </w:r>
      <w:bookmarkEnd w:id="36"/>
      <w:bookmarkEnd w:id="37"/>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8" w:name="_Toc428885182"/>
      <w:bookmarkStart w:id="39" w:name="_Toc455237349"/>
      <w:proofErr w:type="gramStart"/>
      <w:r w:rsidRPr="00D12552">
        <w:rPr>
          <w:lang w:val="en-CA"/>
        </w:rPr>
        <w:t>measurement</w:t>
      </w:r>
      <w:bookmarkEnd w:id="38"/>
      <w:bookmarkEnd w:id="3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0" w:name="_Toc428885183"/>
      <w:bookmarkStart w:id="41" w:name="_Toc455237350"/>
      <w:proofErr w:type="gramStart"/>
      <w:r w:rsidRPr="00D12552">
        <w:rPr>
          <w:lang w:val="en-CA"/>
        </w:rPr>
        <w:t>observation</w:t>
      </w:r>
      <w:bookmarkEnd w:id="40"/>
      <w:bookmarkEnd w:id="4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2" w:name="_Toc428885184"/>
      <w:bookmarkStart w:id="43" w:name="_Toc455237351"/>
      <w:proofErr w:type="gramStart"/>
      <w:r w:rsidRPr="00D12552">
        <w:rPr>
          <w:lang w:val="en-CA"/>
        </w:rPr>
        <w:t>observation</w:t>
      </w:r>
      <w:proofErr w:type="gramEnd"/>
      <w:r w:rsidRPr="00D12552">
        <w:rPr>
          <w:lang w:val="en-CA"/>
        </w:rPr>
        <w:t xml:space="preserve"> procedure</w:t>
      </w:r>
      <w:bookmarkEnd w:id="42"/>
      <w:bookmarkEnd w:id="4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4" w:name="_Toc428885185"/>
      <w:bookmarkStart w:id="45" w:name="_Toc455237352"/>
      <w:proofErr w:type="gramStart"/>
      <w:r w:rsidRPr="00D12552">
        <w:rPr>
          <w:lang w:val="en-CA"/>
        </w:rPr>
        <w:t>observation</w:t>
      </w:r>
      <w:proofErr w:type="gramEnd"/>
      <w:r w:rsidRPr="00D12552">
        <w:rPr>
          <w:lang w:val="en-CA"/>
        </w:rPr>
        <w:t xml:space="preserve"> result</w:t>
      </w:r>
      <w:bookmarkEnd w:id="44"/>
      <w:bookmarkEnd w:id="4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6" w:name="_Toc428885186"/>
      <w:bookmarkStart w:id="47" w:name="_Toc455237353"/>
      <w:proofErr w:type="gramStart"/>
      <w:r w:rsidRPr="00D12552">
        <w:rPr>
          <w:lang w:val="en-CA"/>
        </w:rPr>
        <w:t>property</w:t>
      </w:r>
      <w:proofErr w:type="gramEnd"/>
      <w:r w:rsidRPr="00D12552">
        <w:rPr>
          <w:lang w:val="en-CA"/>
        </w:rPr>
        <w:t xml:space="preserve"> &lt;General Feature Model&gt;</w:t>
      </w:r>
      <w:bookmarkEnd w:id="46"/>
      <w:bookmarkEnd w:id="4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8" w:name="_Toc428885187"/>
      <w:bookmarkStart w:id="49" w:name="_Toc455237354"/>
      <w:proofErr w:type="gramStart"/>
      <w:r w:rsidRPr="00D12552">
        <w:rPr>
          <w:lang w:val="en-CA"/>
        </w:rPr>
        <w:t>sampled</w:t>
      </w:r>
      <w:proofErr w:type="gramEnd"/>
      <w:r w:rsidRPr="00D12552">
        <w:rPr>
          <w:lang w:val="en-CA"/>
        </w:rPr>
        <w:t xml:space="preserve"> feature</w:t>
      </w:r>
      <w:bookmarkEnd w:id="48"/>
      <w:bookmarkEnd w:id="49"/>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0" w:name="_Toc428885188"/>
      <w:bookmarkStart w:id="51" w:name="_Toc455237355"/>
      <w:proofErr w:type="gramStart"/>
      <w:r w:rsidRPr="00D12552">
        <w:rPr>
          <w:lang w:val="en-CA"/>
        </w:rPr>
        <w:t>sampling</w:t>
      </w:r>
      <w:proofErr w:type="gramEnd"/>
      <w:r w:rsidRPr="00D12552">
        <w:rPr>
          <w:lang w:val="en-CA"/>
        </w:rPr>
        <w:t xml:space="preserve"> feature</w:t>
      </w:r>
      <w:bookmarkEnd w:id="50"/>
      <w:bookmarkEnd w:id="51"/>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2" w:name="_Toc428885189"/>
      <w:bookmarkStart w:id="53" w:name="_Toc455237356"/>
      <w:proofErr w:type="gramStart"/>
      <w:r w:rsidRPr="00D12552">
        <w:rPr>
          <w:lang w:val="en-CA"/>
        </w:rPr>
        <w:t>schema</w:t>
      </w:r>
      <w:proofErr w:type="gramEnd"/>
      <w:r w:rsidRPr="00D12552">
        <w:rPr>
          <w:lang w:val="en-CA"/>
        </w:rPr>
        <w:t xml:space="preserve"> &lt;XML Schema&gt;</w:t>
      </w:r>
      <w:bookmarkEnd w:id="52"/>
      <w:bookmarkEnd w:id="53"/>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4" w:name="_Toc455237357"/>
      <w:bookmarkEnd w:id="16"/>
      <w:r>
        <w:rPr>
          <w:lang w:val="en-CA"/>
        </w:rPr>
        <w:lastRenderedPageBreak/>
        <w:t>GeoSciML Models</w:t>
      </w:r>
      <w:bookmarkEnd w:id="54"/>
      <w:r>
        <w:rPr>
          <w:lang w:val="en-CA"/>
        </w:rPr>
        <w:t xml:space="preserve"> </w:t>
      </w:r>
    </w:p>
    <w:p w14:paraId="577FFDC8" w14:textId="0B5FA10C"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5" w:author="Eric Boisvert" w:date="2016-07-11T19:08:00Z">
        <w:r w:rsidR="000F58DA" w:rsidDel="00C00D3F">
          <w:rPr>
            <w:lang w:val="en-CA"/>
          </w:rPr>
          <w:delText xml:space="preserve"> </w:delText>
        </w:r>
      </w:del>
      <w:r w:rsidR="000F58DA">
        <w:rPr>
          <w:lang w:val="en-CA"/>
        </w:rPr>
        <w:t>implementation of portions of the North American Data Model (NADM</w:t>
      </w:r>
      <w:del w:id="56" w:author="Eric Boisvert" w:date="2016-07-11T19:08:00Z">
        <w:r w:rsidR="000F58DA" w:rsidDel="00C00D3F">
          <w:rPr>
            <w:lang w:val="en-CA"/>
          </w:rPr>
          <w:delText xml:space="preserve"> </w:delText>
        </w:r>
      </w:del>
      <w:r w:rsidR="000F58DA">
        <w:rPr>
          <w:lang w:val="en-CA"/>
        </w:rPr>
        <w:t>,</w:t>
      </w:r>
      <w:ins w:id="57"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of geological mapping, such as Boreholes, Geologic Specimen</w:t>
      </w:r>
      <w:ins w:id="58" w:author="Eric Boisvert" w:date="2016-07-11T19:08:00Z">
        <w:r w:rsidR="00C00D3F">
          <w:rPr>
            <w:lang w:val="en-CA"/>
          </w:rPr>
          <w:t>s</w:t>
        </w:r>
      </w:ins>
      <w:r w:rsidR="00281AAC">
        <w:rPr>
          <w:lang w:val="en-CA"/>
        </w:rPr>
        <w:t xml:space="preserve"> and Laboratory analysis, </w:t>
      </w:r>
      <w:r w:rsidR="00324EFC">
        <w:rPr>
          <w:lang w:val="en-CA"/>
        </w:rPr>
        <w:t>modelled</w:t>
      </w:r>
      <w:r w:rsidR="00281AAC">
        <w:rPr>
          <w:lang w:val="en-CA"/>
        </w:rPr>
        <w:t xml:space="preserve"> as Sampling Features and 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9"/>
      <w:r>
        <w:rPr>
          <w:noProof/>
          <w:lang w:val="en-AU" w:eastAsia="en-AU"/>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9"/>
      <w:r>
        <w:rPr>
          <w:rStyle w:val="CommentReference"/>
        </w:rPr>
        <w:commentReference w:id="59"/>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5AFC96BB" w14:textId="31DCCA63" w:rsidR="003811C7" w:rsidRDefault="003811C7" w:rsidP="000D2F14">
      <w:pPr>
        <w:rPr>
          <w:lang w:val="en-CA"/>
        </w:rPr>
      </w:pPr>
      <w:r>
        <w:rPr>
          <w:lang w:val="en-CA"/>
        </w:rPr>
        <w:t>GeoSciML went through 4 major releases and a few mi</w:t>
      </w:r>
      <w:r w:rsidR="00431395">
        <w:rPr>
          <w:lang w:val="en-CA"/>
        </w:rPr>
        <w:t xml:space="preserve">nor releases since 2005.  Each version brough a different interpretation of what is essentially the same conceptual model.  The reader looking at all iterations will essentially see the same concepts, the same associations and the same properties, but packages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 custom vocabularies to use web resources.</w:t>
      </w:r>
    </w:p>
    <w:p w14:paraId="18DD64C4" w14:textId="089FB002"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thematic packages into 6 application packages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lastRenderedPageBreak/>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72C9AF45"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BC55A0" w:rsidRPr="00BC55A0">
        <w:rPr>
          <w:lang w:val="en-CA"/>
        </w:rPr>
        <w:t>known as “Portr</w:t>
      </w:r>
      <w:r w:rsidRPr="00BC55A0">
        <w:rPr>
          <w:lang w:val="en-CA"/>
        </w:rPr>
        <w:t>a</w:t>
      </w:r>
      <w:r w:rsidR="00BC55A0" w:rsidRPr="00BC55A0">
        <w:rPr>
          <w:lang w:val="en-CA"/>
        </w:rPr>
        <w:t>yal” in version 3.2,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r>
        <w:rPr>
          <w:noProof/>
          <w:lang w:val="en-AU" w:eastAsia="en-AU"/>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6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6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1" w:name="_Ref432754283"/>
      <w:bookmarkStart w:id="62" w:name="_Toc455237358"/>
      <w:r>
        <w:rPr>
          <w:lang w:val="en-CA"/>
        </w:rPr>
        <w:lastRenderedPageBreak/>
        <w:t>GeoSciML Basic and Extension</w:t>
      </w:r>
      <w:bookmarkEnd w:id="61"/>
      <w:bookmarkEnd w:id="6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AU" w:eastAsia="en-AU"/>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AU" w:eastAsia="en-AU"/>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4" w:name="_Ref440065627"/>
      <w:bookmarkStart w:id="65" w:name="_Toc455237359"/>
      <w:r>
        <w:rPr>
          <w:lang w:val="en-CA"/>
        </w:rPr>
        <w:t>AbstractDescription classes</w:t>
      </w:r>
      <w:bookmarkEnd w:id="64"/>
      <w:bookmarkEnd w:id="65"/>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AU" w:eastAsia="en-AU"/>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1F80503D"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t>AbstractDescription</w:t>
      </w:r>
      <w:r w:rsidR="00690C3D">
        <w:t>.</w:t>
      </w:r>
    </w:p>
    <w:p w14:paraId="2A48355A" w14:textId="3FDE1208" w:rsidR="00DA2FDF" w:rsidRDefault="00F658C5" w:rsidP="00DA2FDF">
      <w:pPr>
        <w:keepNext/>
      </w:pPr>
      <w:r>
        <w:rPr>
          <w:noProof/>
          <w:lang w:val="en-AU" w:eastAsia="en-AU"/>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7"/>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7"/>
      <w:r w:rsidR="000466A0">
        <w:rPr>
          <w:rStyle w:val="CommentReference"/>
        </w:rPr>
        <w:commentReference w:id="67"/>
      </w:r>
    </w:p>
    <w:p w14:paraId="098EF99B" w14:textId="77777777" w:rsidR="00DF2D0D" w:rsidRDefault="00DF2D0D" w:rsidP="00DF2D0D">
      <w:pPr>
        <w:pStyle w:val="Heading2"/>
        <w:rPr>
          <w:lang w:val="en-CA"/>
        </w:rPr>
      </w:pPr>
      <w:bookmarkStart w:id="68" w:name="_Toc455237360"/>
      <w:r>
        <w:rPr>
          <w:lang w:val="en-CA"/>
        </w:rPr>
        <w:t>GeoSciML Lite</w:t>
      </w:r>
      <w:bookmarkEnd w:id="68"/>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27F4C3A2"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using SLD (Styled Layer Descriptor).</w:t>
      </w:r>
    </w:p>
    <w:p w14:paraId="65A8BD05" w14:textId="403379A4" w:rsidR="00DF2D0D" w:rsidRDefault="00DF2D0D" w:rsidP="00DF2D0D">
      <w:pPr>
        <w:rPr>
          <w:lang w:val="en-CA"/>
        </w:rPr>
      </w:pPr>
      <w:r>
        <w:rPr>
          <w:lang w:val="en-CA"/>
        </w:rPr>
        <w:t xml:space="preserve">Some fields are external references, in the form of HTTP URI, to provide hyperlinks for applications to access linked data definitions and/or complex representations of the features when required </w:t>
      </w:r>
      <w:r w:rsidR="002A0C3E">
        <w:rPr>
          <w:lang w:val="en-CA"/>
        </w:rPr>
        <w:t xml:space="preserve">or to externally governed vocabulary terms </w:t>
      </w:r>
      <w:r>
        <w:rPr>
          <w:lang w:val="en-CA"/>
        </w:rPr>
        <w:t>(</w:t>
      </w:r>
      <w:r w:rsidRPr="00EC0310">
        <w:fldChar w:fldCharType="begin"/>
      </w:r>
      <w:r w:rsidRPr="00EC0310">
        <w:instrText xml:space="preserve"> REF _Ref447001728 \h  \* MERGEFORMAT </w:instrText>
      </w:r>
      <w:r w:rsidRPr="00EC0310">
        <w:fldChar w:fldCharType="separate"/>
      </w:r>
      <w:r w:rsidRPr="00F02ED9">
        <w:t>Figure 3</w:t>
      </w:r>
      <w:r w:rsidRPr="00EC0310">
        <w:fldChar w:fldCharType="end"/>
      </w:r>
      <w:r>
        <w:rPr>
          <w:lang w:val="en-CA"/>
        </w:rPr>
        <w:t>).</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AU" w:eastAsia="en-AU"/>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9" w:name="_Toc455237361"/>
      <w:r w:rsidRPr="00D12552">
        <w:rPr>
          <w:lang w:val="en-CA"/>
        </w:rPr>
        <w:t>Conventions</w:t>
      </w:r>
      <w:bookmarkEnd w:id="69"/>
    </w:p>
    <w:p w14:paraId="526B5110" w14:textId="4B49FF2E" w:rsidR="00695378" w:rsidRPr="00D12552" w:rsidRDefault="00695378" w:rsidP="00695378">
      <w:pPr>
        <w:pStyle w:val="Heading2"/>
        <w:rPr>
          <w:lang w:val="en-CA"/>
        </w:rPr>
      </w:pPr>
      <w:bookmarkStart w:id="70" w:name="_Ref439663710"/>
      <w:bookmarkStart w:id="71" w:name="_Toc455237362"/>
      <w:r w:rsidRPr="00D12552">
        <w:rPr>
          <w:lang w:val="en-CA"/>
        </w:rPr>
        <w:t>Requirement class</w:t>
      </w:r>
      <w:bookmarkEnd w:id="70"/>
      <w:bookmarkEnd w:id="7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2" w:name="_Toc377112004"/>
      <w:bookmarkStart w:id="73" w:name="_Toc428885193"/>
      <w:bookmarkStart w:id="74" w:name="_Ref439663763"/>
      <w:bookmarkStart w:id="75" w:name="_Toc455237363"/>
      <w:r w:rsidRPr="00D12552">
        <w:rPr>
          <w:lang w:val="en-CA"/>
        </w:rPr>
        <w:t>Requirement</w:t>
      </w:r>
      <w:bookmarkEnd w:id="72"/>
      <w:bookmarkEnd w:id="73"/>
      <w:bookmarkEnd w:id="74"/>
      <w:r w:rsidR="00395D5A">
        <w:rPr>
          <w:lang w:val="en-CA"/>
        </w:rPr>
        <w:t xml:space="preserve"> and</w:t>
      </w:r>
      <w:r w:rsidR="00846883">
        <w:rPr>
          <w:lang w:val="en-CA"/>
        </w:rPr>
        <w:t xml:space="preserve"> Recommendation</w:t>
      </w:r>
      <w:bookmarkEnd w:id="75"/>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6" w:name="_Toc356480502"/>
      <w:bookmarkStart w:id="77" w:name="_Toc377112005"/>
      <w:bookmarkStart w:id="78" w:name="_Toc428885194"/>
      <w:bookmarkStart w:id="79" w:name="_Toc455237364"/>
      <w:bookmarkStart w:id="80" w:name="_Toc356480505"/>
      <w:r w:rsidRPr="00D12552">
        <w:rPr>
          <w:lang w:val="en-CA"/>
        </w:rPr>
        <w:t>Conformance class</w:t>
      </w:r>
      <w:bookmarkEnd w:id="76"/>
      <w:bookmarkEnd w:id="77"/>
      <w:bookmarkEnd w:id="78"/>
      <w:bookmarkEnd w:id="7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1" w:name="_Toc377112006"/>
      <w:bookmarkStart w:id="82" w:name="_Toc428885195"/>
      <w:bookmarkStart w:id="83" w:name="_Toc455237365"/>
      <w:r w:rsidRPr="00D12552">
        <w:rPr>
          <w:lang w:val="en-CA"/>
        </w:rPr>
        <w:t>Identifiers</w:t>
      </w:r>
      <w:bookmarkEnd w:id="80"/>
      <w:bookmarkEnd w:id="81"/>
      <w:bookmarkEnd w:id="82"/>
      <w:bookmarkEnd w:id="8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4" w:name="_Toc455237366"/>
      <w:r>
        <w:rPr>
          <w:lang w:val="en-CA"/>
        </w:rPr>
        <w:lastRenderedPageBreak/>
        <w:t>Classifiers</w:t>
      </w:r>
      <w:bookmarkEnd w:id="84"/>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7077DCBF"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C44904">
      <w:pPr>
        <w:numPr>
          <w:ilvl w:val="0"/>
          <w:numId w:val="24"/>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C44904">
      <w:pPr>
        <w:numPr>
          <w:ilvl w:val="0"/>
          <w:numId w:val="24"/>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5" w:name="_Toc455237367"/>
      <w:r>
        <w:rPr>
          <w:lang w:val="en-CA"/>
        </w:rPr>
        <w:lastRenderedPageBreak/>
        <w:t>Conceptual Model</w:t>
      </w:r>
      <w:bookmarkEnd w:id="85"/>
    </w:p>
    <w:p w14:paraId="5CE575A4" w14:textId="1D66A1E0"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 dealing with Boreholes and Laboratory,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EarthMaterial that is not c</w:t>
      </w:r>
      <w:r w:rsidR="0031113D">
        <w:rPr>
          <w:lang w:val="en-CA"/>
        </w:rPr>
        <w:t>onsidered as a GeologicFeature (hence an ISO FeatureType)</w:t>
      </w:r>
      <w:r>
        <w:rPr>
          <w:lang w:val="en-CA"/>
        </w:rPr>
        <w:t xml:space="preserve"> in GeoSciML, but as a Type.</w:t>
      </w:r>
    </w:p>
    <w:p w14:paraId="71EB01DB" w14:textId="5B5961A7" w:rsidR="007A23C6" w:rsidRDefault="007A23C6" w:rsidP="003B0AAB">
      <w:pPr>
        <w:rPr>
          <w:lang w:val="en-CA"/>
        </w:rPr>
      </w:pPr>
      <w:r>
        <w:rPr>
          <w:lang w:val="en-CA"/>
        </w:rPr>
        <w:t>Borehole and Laboratory features (GeologicSpecimen in particular) are extensions or Observation and Measurement (</w:t>
      </w:r>
      <w:r w:rsidRPr="007A23C6">
        <w:rPr>
          <w:lang w:val="en-CA"/>
        </w:rPr>
        <w:t>10-004r3</w:t>
      </w:r>
      <w:r>
        <w:rPr>
          <w:lang w:val="en-CA"/>
        </w:rPr>
        <w:t>) and as such implements its underlying conceptual model.  Borehole</w:t>
      </w:r>
      <w:r w:rsidR="003A21E3">
        <w:rPr>
          <w:lang w:val="en-CA"/>
        </w:rPr>
        <w:t xml:space="preserve"> introduces engineering concepts known to the industry without a formal conceptual model.  It has been recognised that Boreholes are features that are common outside the geological mapping realms (like the Energy and Mineral industry, Hydrogeology and Civil Engineer, etc) and more formal work should be carried by interested parties.  </w:t>
      </w:r>
      <w:commentRangeStart w:id="86"/>
      <w:r w:rsidR="003A21E3">
        <w:rPr>
          <w:lang w:val="en-CA"/>
        </w:rPr>
        <w:t>Therefore, Borehole in GeoSciML is a placeholde</w:t>
      </w:r>
      <w:r w:rsidR="0031113D">
        <w:rPr>
          <w:lang w:val="en-CA"/>
        </w:rPr>
        <w:t xml:space="preserve">r </w:t>
      </w:r>
      <w:r w:rsidR="003A21E3">
        <w:rPr>
          <w:lang w:val="en-CA"/>
        </w:rPr>
        <w:t xml:space="preserve">waiting to be replaced by a formal Borehole model.  </w:t>
      </w:r>
      <w:commentRangeEnd w:id="86"/>
      <w:r w:rsidR="003A21E3">
        <w:rPr>
          <w:rStyle w:val="CommentReference"/>
        </w:rPr>
        <w:commentReference w:id="86"/>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w:t>
      </w:r>
      <w:r>
        <w:lastRenderedPageBreak/>
        <w:t xml:space="preserve">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87" w:name="_Toc455237368"/>
      <w:r>
        <w:rPr>
          <w:lang w:val="en-CA"/>
        </w:rPr>
        <w:t>Logical Model</w:t>
      </w:r>
      <w:bookmarkEnd w:id="87"/>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w:t>
      </w:r>
      <w:r w:rsidRPr="00EC0310">
        <w:rPr>
          <w:color w:val="000000"/>
          <w:lang w:val="en-CA"/>
        </w:rPr>
        <w:lastRenderedPageBreak/>
        <w:t>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AU" w:eastAsia="en-AU"/>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8"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9" w:name="_Toc455237369"/>
      <w:r>
        <w:rPr>
          <w:lang w:val="en-CA"/>
        </w:rPr>
        <w:t>Property cardinality</w:t>
      </w:r>
      <w:bookmarkEnd w:id="89"/>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w:t>
      </w:r>
      <w:r>
        <w:rPr>
          <w:lang w:val="en-CA"/>
        </w:rPr>
        <w:lastRenderedPageBreak/>
        <w:t>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90" w:name="_Toc448329411"/>
      <w:bookmarkStart w:id="91" w:name="_Toc448329559"/>
      <w:bookmarkStart w:id="92" w:name="_Toc448329945"/>
      <w:bookmarkStart w:id="93" w:name="_Toc448329412"/>
      <w:bookmarkStart w:id="94" w:name="_Toc448329560"/>
      <w:bookmarkStart w:id="95" w:name="_Toc448329946"/>
      <w:bookmarkStart w:id="96" w:name="_Toc448329413"/>
      <w:bookmarkStart w:id="97" w:name="_Toc448329561"/>
      <w:bookmarkStart w:id="98" w:name="_Toc448329947"/>
      <w:bookmarkStart w:id="99" w:name="_Toc448329414"/>
      <w:bookmarkStart w:id="100" w:name="_Toc448329562"/>
      <w:bookmarkStart w:id="101" w:name="_Toc448329948"/>
      <w:bookmarkStart w:id="102" w:name="_Toc448329415"/>
      <w:bookmarkStart w:id="103" w:name="_Toc448329563"/>
      <w:bookmarkStart w:id="104" w:name="_Toc448329949"/>
      <w:bookmarkStart w:id="105" w:name="_Toc448329416"/>
      <w:bookmarkStart w:id="106" w:name="_Toc448329564"/>
      <w:bookmarkStart w:id="107" w:name="_Toc448329950"/>
      <w:bookmarkStart w:id="108" w:name="_Toc45523737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Pr>
          <w:lang w:val="en-CA"/>
        </w:rPr>
        <w:t>Package shortcut</w:t>
      </w:r>
      <w:r w:rsidR="008B7992">
        <w:rPr>
          <w:lang w:val="en-CA"/>
        </w:rPr>
        <w:t>s</w:t>
      </w:r>
      <w:bookmarkEnd w:id="10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9"/>
            <w:r w:rsidR="007E67EB">
              <w:rPr>
                <w:rStyle w:val="CommentReference"/>
              </w:rPr>
              <w:commentReference w:id="109"/>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10" w:name="_Toc45523737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1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lastRenderedPageBreak/>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1" w:name="_Toc455237372"/>
      <w:commentRangeStart w:id="112"/>
      <w:r w:rsidRPr="00D12552">
        <w:rPr>
          <w:lang w:val="en-CA"/>
        </w:rPr>
        <w:t>Naming of entities</w:t>
      </w:r>
      <w:commentRangeEnd w:id="112"/>
      <w:r w:rsidR="00FA21EA">
        <w:rPr>
          <w:rStyle w:val="CommentReference"/>
          <w:rFonts w:cs="Times New Roman"/>
          <w:b w:val="0"/>
          <w:bCs w:val="0"/>
        </w:rPr>
        <w:commentReference w:id="112"/>
      </w:r>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3"/>
            <w:r w:rsidR="00FA21EA">
              <w:rPr>
                <w:rStyle w:val="reqtext"/>
                <w:lang w:val="en-CA"/>
              </w:rPr>
              <w:t>entity</w:t>
            </w:r>
            <w:r w:rsidR="00FA21EA" w:rsidRPr="00D12552">
              <w:rPr>
                <w:rStyle w:val="reqtext"/>
                <w:lang w:val="en-CA"/>
              </w:rPr>
              <w:t xml:space="preserve"> </w:t>
            </w:r>
            <w:commentRangeEnd w:id="113"/>
            <w:r w:rsidR="00FA21EA">
              <w:rPr>
                <w:rStyle w:val="CommentReference"/>
                <w:rFonts w:ascii="Times New Roman" w:eastAsia="Times New Roman" w:hAnsi="Times New Roman"/>
                <w:lang w:val="en-US" w:eastAsia="en-US"/>
              </w:rPr>
              <w:commentReference w:id="11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4" w:name="_Toc455237373"/>
      <w:r w:rsidRPr="00D12552">
        <w:rPr>
          <w:lang w:val="en-CA"/>
        </w:rPr>
        <w:t>Cardinality</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5" w:name="_Toc455237374"/>
      <w:r>
        <w:rPr>
          <w:lang w:val="en-CA"/>
        </w:rPr>
        <w:t>Abstract classes</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6" w:name="_Toc455237375"/>
      <w:r>
        <w:rPr>
          <w:lang w:val="en-CA"/>
        </w:rPr>
        <w:t>Polymorphism</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FB1957">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7" w:name="_Toc455237376"/>
      <w:r w:rsidRPr="00D12552">
        <w:rPr>
          <w:lang w:val="en-CA"/>
        </w:rPr>
        <w:t>Quantities</w:t>
      </w:r>
      <w:bookmarkEnd w:id="11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4D1E9949" w14:textId="46909444" w:rsidR="00EF5FC1" w:rsidRDefault="00EF5FC1" w:rsidP="00EF5FC1">
      <w:pPr>
        <w:pStyle w:val="Heading3"/>
        <w:rPr>
          <w:lang w:val="en-CA"/>
        </w:rPr>
      </w:pPr>
      <w:r>
        <w:rPr>
          <w:lang w:val="en-CA"/>
        </w:rPr>
        <w:t>QuantityRange</w:t>
      </w:r>
    </w:p>
    <w:p w14:paraId="29EB650E" w14:textId="77777777" w:rsidR="00EF5FC1" w:rsidRDefault="00EF5FC1" w:rsidP="000B4F44">
      <w:pPr>
        <w:rPr>
          <w:lang w:val="en-CA"/>
        </w:rPr>
      </w:pPr>
    </w:p>
    <w:p w14:paraId="664203D6" w14:textId="6D63E61E" w:rsidR="00EF5FC1" w:rsidRDefault="00EF5FC1" w:rsidP="000B4F44">
      <w:pPr>
        <w:rPr>
          <w:lang w:val="en-CA"/>
        </w:rPr>
      </w:pPr>
      <w:r>
        <w:rPr>
          <w:lang w:val="en-CA"/>
        </w:rPr>
        <w:t xml:space="preserve">A QuantityRange is a quantity formed of a lower and upper value forming a range of values.  </w:t>
      </w:r>
      <w:proofErr w:type="gramStart"/>
      <w:r>
        <w:rPr>
          <w:lang w:val="en-CA"/>
        </w:rPr>
        <w:t>If a single value needs to be represented as a QuantityRange,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lastRenderedPageBreak/>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18" w:name="_Toc455237377"/>
      <w:bookmarkStart w:id="119" w:name="_Ref456112534"/>
      <w:r w:rsidRPr="00D12552">
        <w:rPr>
          <w:lang w:val="en-CA"/>
        </w:rPr>
        <w:t>Code lists</w:t>
      </w:r>
      <w:bookmarkEnd w:id="118"/>
      <w:bookmarkEnd w:id="119"/>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20" w:name="_Toc448329425"/>
      <w:bookmarkStart w:id="121" w:name="_Toc448329573"/>
      <w:bookmarkStart w:id="122" w:name="_Toc448329959"/>
      <w:bookmarkStart w:id="123" w:name="_Toc448329426"/>
      <w:bookmarkStart w:id="124" w:name="_Toc448329574"/>
      <w:bookmarkStart w:id="125" w:name="_Toc448329960"/>
      <w:bookmarkEnd w:id="120"/>
      <w:bookmarkEnd w:id="121"/>
      <w:bookmarkEnd w:id="122"/>
      <w:bookmarkEnd w:id="123"/>
      <w:bookmarkEnd w:id="124"/>
      <w:bookmarkEnd w:id="125"/>
    </w:p>
    <w:p w14:paraId="04D0F43A" w14:textId="5F360399" w:rsidR="005C6E68" w:rsidRDefault="005C6E68" w:rsidP="003C3333">
      <w:pPr>
        <w:pStyle w:val="Heading2"/>
        <w:rPr>
          <w:lang w:val="en-CA"/>
        </w:rPr>
      </w:pPr>
      <w:bookmarkStart w:id="126" w:name="_Toc455237378"/>
      <w:r>
        <w:rPr>
          <w:lang w:val="en-CA"/>
        </w:rPr>
        <w:t>Linked Open Data</w:t>
      </w:r>
      <w:bookmarkEnd w:id="126"/>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lastRenderedPageBreak/>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7" w:name="_Toc455237379"/>
      <w:r w:rsidRPr="00D12552">
        <w:rPr>
          <w:lang w:val="en-CA"/>
        </w:rPr>
        <w:t>Code lists URI</w:t>
      </w:r>
      <w:bookmarkEnd w:id="12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2114DDE6"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28" w:name="_Toc455237380"/>
      <w:bookmarkStart w:id="129" w:name="_Ref456113371"/>
      <w:commentRangeStart w:id="130"/>
      <w:r w:rsidRPr="00D12552">
        <w:rPr>
          <w:lang w:val="en-CA"/>
        </w:rPr>
        <w:t>Identifier</w:t>
      </w:r>
      <w:commentRangeEnd w:id="130"/>
      <w:r>
        <w:rPr>
          <w:rStyle w:val="CommentReference"/>
          <w:rFonts w:cs="Times New Roman"/>
          <w:b w:val="0"/>
          <w:bCs w:val="0"/>
        </w:rPr>
        <w:commentReference w:id="130"/>
      </w:r>
      <w:bookmarkEnd w:id="128"/>
      <w:bookmarkEnd w:id="129"/>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80B7B3B"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31" w:name="_Toc455237381"/>
      <w:r>
        <w:rPr>
          <w:lang w:val="en-CA"/>
        </w:rPr>
        <w:t>ByReference associations</w:t>
      </w:r>
      <w:bookmarkEnd w:id="13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2" w:name="BKM_82E84894_826F_4479_973A_CBC44C2E6336"/>
            <w:bookmarkStart w:id="133" w:name="BKM_2AC44CB2_D8AD_4710_965F_8C3E8A778226"/>
            <w:bookmarkStart w:id="134" w:name="BKM_1CCAFBF2_5AEE_4D8D_970F_45B148E97DED"/>
            <w:bookmarkStart w:id="135" w:name="BKM_988B3B2F_E5F0_47AC_B40B_3E7EB1B7F6A8"/>
            <w:bookmarkStart w:id="136" w:name="BKM_D4489C08_74CE_4704_A313_E3DE8D8C2C02"/>
            <w:bookmarkStart w:id="137" w:name="BKM_3CED884F_4F1D_42D8_9256_BF8F325D7BF9"/>
            <w:bookmarkStart w:id="138" w:name="BKM_4D00B287_AF58_4181_BBC5_8A25643F2ECB"/>
            <w:bookmarkStart w:id="139" w:name="BKM_8130FE65_F0ED_41F2_ABFA_924F7CBE3C44"/>
            <w:bookmarkStart w:id="140" w:name="BKM_44DAEF74_D7B7_4FE5_8CBB_636851476829"/>
            <w:bookmarkStart w:id="141" w:name="BKM_3338A6EC_8A76_4151_9BBE_AF6AA6E7ABA5"/>
            <w:bookmarkStart w:id="142" w:name="BKM_0695D395_0E6D_4C80_885E_54CD7307213E"/>
            <w:bookmarkStart w:id="143" w:name="BKM_83AB4886_B40B_45D9_93A6_9A7A11A1DB22"/>
            <w:bookmarkStart w:id="144" w:name="BKM_18DECF87_EACF_4237_B14D_5CBA397C8B9F"/>
            <w:bookmarkStart w:id="145" w:name="BKM_A2513DE4_90C9_4111_97A5_8AB9734CC788"/>
            <w:bookmarkStart w:id="146" w:name="BKM_C29B4A43_BD79_4426_A200_1B1C1E4E23DB"/>
            <w:bookmarkStart w:id="147" w:name="BKM_D6389F0E_EB92_428D_B31C_62B7B2DE2191"/>
            <w:bookmarkStart w:id="148" w:name="BKM_44662CA4_810A_46C1_8CCE_D899E8B34841"/>
            <w:bookmarkStart w:id="149" w:name="BKM_A4ADBA47_2A66_4D31_B98E_429D2187557A"/>
            <w:bookmarkStart w:id="150" w:name="BKM_6A453B7D_E05C_442A_9729_07602A0CE53F"/>
            <w:bookmarkStart w:id="151" w:name="BKM_B674F95F_8259_4A18_BB9A_C7004F238C58"/>
            <w:bookmarkStart w:id="152" w:name="BKM_99FA56C9_DF26_4FF5_AF2C_A1CA27033687"/>
            <w:bookmarkStart w:id="153" w:name="BKM_10DBF70D_6106_40F3_9F20_6815C31BFF23"/>
            <w:bookmarkStart w:id="154" w:name="BKM_156BACFD_61FB_4C7D_8E17_15915D5DC1EB"/>
            <w:bookmarkStart w:id="155" w:name="BKM_660451F7_6344_4A08_8AF1_55EA34BAFC1E"/>
            <w:bookmarkStart w:id="156" w:name="BKM_DAD0F5C5_7ECC_4F46_8F23_D5FDAEC9FFF1"/>
            <w:bookmarkStart w:id="157" w:name="BKM_29C4138F_4CAD_4B96_B0DF_B91BA8041A62"/>
            <w:bookmarkStart w:id="158" w:name="BKM_6AE23AB8_B6A5_4B32_A803_62E099830E93"/>
            <w:bookmarkStart w:id="159" w:name="BKM_66D56F45_5196_424F_92CB_6CB6778933A2"/>
            <w:bookmarkStart w:id="160" w:name="BKM_B569925A_5C18_4226_AFA5_D6C44B29D688"/>
            <w:bookmarkStart w:id="161" w:name="BKM_20CF274F_94C7_43D3_9CCE_945071187259"/>
            <w:bookmarkStart w:id="162" w:name="BKM_64FA9120_8C79_470F_A4AB_510E7868EC43"/>
            <w:bookmarkStart w:id="163" w:name="BKM_2D4CA786_8199_42B1_BAEE_B9D15F83512C"/>
            <w:bookmarkStart w:id="164" w:name="BKM_E1914A18_F58F_4042_930D_7562E211135B"/>
            <w:bookmarkStart w:id="165" w:name="BKM_C97D1AD7_F437_45EE_9855_97FF220828AF"/>
            <w:bookmarkStart w:id="166" w:name="BKM_66E2F147_939A_42E7_9DA7_BB7F5E616224"/>
            <w:bookmarkStart w:id="167" w:name="BKM_7A6AD652_753B_433E_B947_78BAF8E8FFBB"/>
            <w:bookmarkStart w:id="168" w:name="BKM_D64DC56C_F70A_4224_BA0C_96AAF9B173C3"/>
            <w:bookmarkStart w:id="169" w:name="BKM_5A4D9120_600F_4C3C_8ECF_EE7CFDB01C45"/>
            <w:bookmarkStart w:id="170" w:name="BKM_411869C6_5FE7_4B45_A018_FC87FC6F1504"/>
            <w:bookmarkStart w:id="171" w:name="BKM_9EE66924_CD8E_4920_8D93_B7C8D67F28AF"/>
            <w:bookmarkStart w:id="172" w:name="BKM_49C23F9C_9DFE_434E_9876_B253C73E5E08"/>
            <w:bookmarkStart w:id="173" w:name="BKM_2D0F9355_1BA8_4B21_A211_5DBDE6101308"/>
            <w:bookmarkStart w:id="174" w:name="BKM_025812DF_B2DB_4EF8_8BE9_FB08934C1BD4"/>
            <w:bookmarkStart w:id="175" w:name="BKM_C09529C8_28D2_45E7_B66E_ADF87048EE54"/>
            <w:bookmarkStart w:id="176" w:name="BKM_3857FAF2_09B8_4E47_AE1C_AD54C52DAF81"/>
            <w:bookmarkStart w:id="177" w:name="BKM_35F2F785_32E6_4D58_9212_E4C493DD93AB"/>
            <w:bookmarkStart w:id="178" w:name="BKM_8A8A8512_0518_43B4_8296_5C183491EEB7"/>
            <w:bookmarkStart w:id="179" w:name="BKM_A37D3138_5144_4AAA_A9A8_F88DEC203EC5"/>
            <w:bookmarkStart w:id="180" w:name="BKM_9BCC0C7E_CEE8_4167_9510_B24983CC44B9"/>
            <w:bookmarkStart w:id="181" w:name="BKM_A818D66D_DB16_46C0_A0B3_E9039F2CD8CD"/>
            <w:bookmarkStart w:id="182" w:name="BKM_AEAFFBCA_2559_4CDB_AFA9_8A341843B51F"/>
            <w:bookmarkStart w:id="183" w:name="BKM_691007BD_4B41_46AF_9BC3_D27B06E1FB54"/>
            <w:bookmarkStart w:id="184" w:name="BKM_98D7F43A_2FA6_489F_A1A5_B915D069258B"/>
            <w:bookmarkStart w:id="185" w:name="BKM_B197BD01_D7EB_4B2D_B744_060A34418883"/>
            <w:bookmarkStart w:id="186" w:name="BKM_75AF76F0_4AFF_4758_AA5C_4DD9A3A326DF"/>
            <w:bookmarkStart w:id="187" w:name="BKM_AD80CBD8_BB55_4F42_B330_20E3957181FD"/>
            <w:bookmarkStart w:id="188" w:name="BKM_B608D83A_BCB7_40BE_B5B4_7C18680327EF"/>
            <w:bookmarkStart w:id="189" w:name="BKM_BB7DE53B_2076_4732_85CB_314A0C996CFE"/>
            <w:bookmarkStart w:id="190" w:name="BKM_0F33C868_B8F6_4CD9_B1BE_D64AF7054352"/>
            <w:bookmarkStart w:id="191" w:name="BKM_858F77A8_91BC_4E92_9873_3DE29220EA84"/>
            <w:bookmarkStart w:id="192" w:name="BKM_6C47293B_9B00_4958_AE14_E2FF8C6503C9"/>
            <w:bookmarkStart w:id="193" w:name="BKM_4798819D_722E_4089_880A_68AA29864E45"/>
            <w:bookmarkStart w:id="194" w:name="BKM_FB28CC82_D6AA_481A_BA03_BB82515D05CD"/>
            <w:bookmarkStart w:id="195" w:name="BKM_81066ECA_2108_4DF2_B25E_F440E68432B7"/>
            <w:bookmarkStart w:id="196" w:name="BKM_E37CFBB1_57FD_4CA3_9961_34992E857685"/>
            <w:bookmarkStart w:id="197" w:name="BKM_2EFAD6D8_0A90_47E6_A3AC_B0F503630287"/>
            <w:bookmarkStart w:id="198" w:name="BKM_21524384_B208_4A32_A2E5_0FFB4D6E8D7C"/>
            <w:bookmarkStart w:id="199" w:name="BKM_E5DB8674_7F07_4817_BA2B_997C684B521D"/>
            <w:bookmarkStart w:id="200" w:name="BKM_B79C058B_F1A5_47C5_B3E2_CD87F62870F2"/>
            <w:bookmarkStart w:id="201" w:name="BKM_A559EAAB_B89D_43D3_B221_4C6D46321258"/>
            <w:bookmarkStart w:id="202" w:name="BKM_234AE185_16BA_4884_8974_68DBF37A4B28"/>
            <w:bookmarkStart w:id="203" w:name="BKM_B342A581_116B_4A14_8384_0F4F6231BFC6"/>
            <w:bookmarkStart w:id="204" w:name="BKM_CE5055FF_94D8_42AD_B46A_0041AB28334E"/>
            <w:bookmarkStart w:id="205" w:name="BKM_F34DEFBD_2300_4BCD_9500_6FD1B9CE045E"/>
            <w:bookmarkStart w:id="206" w:name="BKM_C0E26832_94FE_4E03_98DE_F2986912ECBC"/>
            <w:bookmarkStart w:id="207" w:name="BKM_04EE2E72_5511_48AE_9048_CF9126C4A13D"/>
            <w:bookmarkStart w:id="208" w:name="BKM_11E20CA8_2344_4418_A9F9_325A11426D44"/>
            <w:bookmarkStart w:id="209" w:name="BKM_20A123B5_7607_4A2B_A3F4_2BA8EEA3BD6E"/>
            <w:bookmarkStart w:id="210" w:name="BKM_62E65A70_EB75_497A_886F_BAAEBB60A5EC"/>
            <w:bookmarkStart w:id="211" w:name="BKM_3F13203C_BEB3_44A2_B8B9_417C5D453C67"/>
            <w:bookmarkStart w:id="212" w:name="BKM_D9E97001_975E_4E48_B383_84E3B817A9D6"/>
            <w:bookmarkStart w:id="213" w:name="BKM_ABD8F88A_D6D5_49E8_B4C4_6E53A78AD465"/>
            <w:bookmarkStart w:id="214" w:name="BKM_7660FDA3_AB42_45F9_86AB_19287D13C566"/>
            <w:bookmarkStart w:id="215" w:name="BKM_28FFF6C1_C18B_4629_BB75_27AFBE7647AB"/>
            <w:bookmarkStart w:id="216" w:name="BKM_DE525394_F288_4E7F_AF29_CF676A7FB892"/>
            <w:bookmarkStart w:id="217" w:name="BKM_BDA40AB6_6C56_4E4F_9588_C051912996DC"/>
            <w:bookmarkStart w:id="218" w:name="BKM_2209CF72_C0AB_47F3_BB22_4A2E8334027A"/>
            <w:bookmarkStart w:id="219" w:name="BKM_BD7868DF_0409_467D_8844_EE4674C50774"/>
            <w:bookmarkStart w:id="220" w:name="BKM_674A1294_59BE_4203_9B03_BC5D6023992F"/>
            <w:bookmarkStart w:id="221" w:name="BKM_A1B86BC0_3316_46AB_8D32_7786DFA0771F"/>
            <w:bookmarkStart w:id="222" w:name="BKM_5ED9FA7F_347C_499C_BF86_2B88071AD840"/>
            <w:bookmarkStart w:id="223" w:name="BKM_EC7555C0_681D_45F5_BEFB_0F7BFDEF3CFB"/>
            <w:bookmarkStart w:id="224" w:name="BKM_36C08EC9_BB32_4BDE_99FD_336AAA2512BB"/>
            <w:bookmarkStart w:id="225" w:name="BKM_34B08950_B320_4DCA_B7B3_801822442BA1"/>
            <w:bookmarkStart w:id="226" w:name="BKM_1D369827_5E0B_4F3B_99DE_498DE4F4D001"/>
            <w:bookmarkStart w:id="227" w:name="BKM_42115B02_1C56_42D6_B0AA_D6174F756E65"/>
            <w:bookmarkStart w:id="228" w:name="BKM_401A0B2C_FBFD_43E2_BC4F_F4876D6A55A5"/>
            <w:bookmarkStart w:id="229" w:name="BKM_AA3C91BB_B0F8_4E56_A1E5_9C3530C146AE"/>
            <w:bookmarkStart w:id="230" w:name="BKM_C202EED3_CA3B_4848_8F51_4E4216E311CB"/>
            <w:bookmarkStart w:id="231" w:name="BKM_F61C54B5_53A3_4B3D_8747_890B595FF05F"/>
            <w:bookmarkStart w:id="232" w:name="BKM_EC69FC11_247D_4B96_A882_7E9D1AD588E0"/>
            <w:bookmarkStart w:id="233" w:name="BKM_ADCD2F69_DA9B_47AD_AAD9_CD10F85583D7"/>
            <w:bookmarkStart w:id="234" w:name="BKM_07E8099B_7BEC_4F52_A9CB_2057EB65CA46"/>
            <w:bookmarkStart w:id="235" w:name="BKM_803B49B5_5346_4ECB_84C0_E9285F22A260"/>
            <w:bookmarkStart w:id="236" w:name="BKM_EF622FE6_F231_4466_80B5_7C9E00C1AF26"/>
            <w:bookmarkStart w:id="237" w:name="BKM_314D3BAE_F7C9_4B36_ADB6_C72D030F3753"/>
            <w:bookmarkStart w:id="238" w:name="BKM_39715309_7964_43D3_8714_66E5FE3F5A42"/>
            <w:bookmarkStart w:id="239" w:name="BKM_154B13F8_8CD9_473E_98B5_93572A0EB3BB"/>
            <w:bookmarkStart w:id="240" w:name="BKM_2C39BB23_51CD_4C07_BC3D_DFD062118A45"/>
            <w:bookmarkStart w:id="241" w:name="BKM_60CAAB90_52E0_4214_AE69_D0060C7423ED"/>
            <w:bookmarkStart w:id="242" w:name="BKM_E7AC1443_775C_4DF5_9107_5B1DF4E1D651"/>
            <w:bookmarkStart w:id="243" w:name="BKM_EF3CAFA8_84A6_43F7_816F_7C74C3A3DFE7"/>
            <w:bookmarkStart w:id="244" w:name="BKM_71BA9B79_BC0A_41B7_9630_0B047D9D4660"/>
            <w:bookmarkStart w:id="245" w:name="BKM_9A13DBF6_70E2_469B_9B7C_F26D7AD812B4"/>
            <w:bookmarkStart w:id="246" w:name="BKM_9A6DFACA_1D0A_423A_BF5D_1157B46A0AC1"/>
            <w:bookmarkStart w:id="247" w:name="BKM_33E68653_BDB1_481F_9DFE_82E9A91DF147"/>
            <w:bookmarkStart w:id="248" w:name="BKM_F3F9B426_BC9F_4BBA_B792_A96166218E9B"/>
            <w:bookmarkStart w:id="249" w:name="BKM_86911221_5DFE_449B_9D0A_484F8F57F8F9"/>
            <w:bookmarkStart w:id="250" w:name="BKM_07EEDF2F_1AA2_45F8_B145_4B7F189B0502"/>
            <w:bookmarkStart w:id="251" w:name="BKM_4A997C54_C45D_4E40_AC91_CE1E1615770B"/>
            <w:bookmarkStart w:id="252" w:name="_Toc45523738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03FBDD5" w:rsidR="009B3BBD" w:rsidRDefault="009B3BBD" w:rsidP="00BA6B31">
      <w:pPr>
        <w:pStyle w:val="Heading2"/>
        <w:rPr>
          <w:lang w:val="en-CA"/>
        </w:rPr>
      </w:pPr>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5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25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3"/>
      <w:r w:rsidR="00DE3D18">
        <w:rPr>
          <w:rStyle w:val="CommentReference"/>
        </w:rPr>
        <w:commentReference w:id="253"/>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AU" w:eastAsia="en-AU"/>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4" w:name="BKM_3984A24A_BE4B_45BE_838C_7F640CC5FF3F"/>
      <w:bookmarkStart w:id="255" w:name="BKM_54F8D6E7_019E_4198_A5F7_8396FC39C316"/>
      <w:bookmarkStart w:id="256" w:name="BKM_FF60F6A1_68A6_4CC7_A4D7_1484826F284D"/>
      <w:bookmarkStart w:id="257" w:name="BKM_F6F26F14_293C_49D0_A8BA_E7C8B18052A4"/>
      <w:bookmarkStart w:id="258" w:name="BKM_BFF13014_D294_4162_870D_8C389253B42F"/>
      <w:bookmarkStart w:id="259" w:name="BKM_5E0576AE_899E_4630_AE79_247020186922"/>
      <w:bookmarkStart w:id="260" w:name="BKM_F1BB51E9_D13E_42AE_BE59_3E8556BDCA72"/>
      <w:bookmarkStart w:id="261" w:name="BKM_C0A3056D_FA18_4027_BE04_0AFA3C2B5BD7"/>
      <w:bookmarkStart w:id="262" w:name="BKM_ADC178F9_ED86_418A_BFAF_BD9ADC797FBD"/>
      <w:bookmarkStart w:id="263" w:name="BKM_8E1E3CAB_4A91_4093_A75E_AEF4FCA7FA5B"/>
      <w:bookmarkStart w:id="264" w:name="BKM_64F0A908_3403_4D0B_88AD_EE7134C39157"/>
      <w:bookmarkStart w:id="265" w:name="BKM_F047E096_3391_4C83_A31D_8616A9B842C5"/>
      <w:bookmarkStart w:id="266" w:name="BKM_DA68D8E9_7B0C_48EF_8619_7221101DC5F1"/>
      <w:bookmarkStart w:id="267" w:name="_Toc455237383"/>
      <w:bookmarkEnd w:id="254"/>
      <w:bookmarkEnd w:id="255"/>
      <w:bookmarkEnd w:id="256"/>
      <w:bookmarkEnd w:id="257"/>
      <w:bookmarkEnd w:id="258"/>
      <w:bookmarkEnd w:id="259"/>
      <w:bookmarkEnd w:id="260"/>
      <w:bookmarkEnd w:id="261"/>
      <w:bookmarkEnd w:id="262"/>
      <w:bookmarkEnd w:id="263"/>
      <w:bookmarkEnd w:id="264"/>
      <w:bookmarkEnd w:id="265"/>
      <w:bookmarkEnd w:id="266"/>
      <w:r>
        <w:rPr>
          <w:lang w:val="en-CA"/>
        </w:rPr>
        <w:lastRenderedPageBreak/>
        <w:t xml:space="preserve">Geology </w:t>
      </w:r>
      <w:r w:rsidR="006619B2">
        <w:rPr>
          <w:lang w:val="en-CA"/>
        </w:rPr>
        <w:t>B</w:t>
      </w:r>
      <w:r>
        <w:rPr>
          <w:lang w:val="en-CA"/>
        </w:rPr>
        <w:t>asic</w:t>
      </w:r>
      <w:bookmarkEnd w:id="267"/>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68"/>
      <w:r w:rsidR="00174A58">
        <w:rPr>
          <w:lang w:val="en-CA"/>
        </w:rPr>
        <w:t>sub-</w:t>
      </w:r>
      <w:r w:rsidRPr="00E3407C">
        <w:rPr>
          <w:lang w:val="en-CA"/>
        </w:rPr>
        <w:t xml:space="preserve">package </w:t>
      </w:r>
      <w:commentRangeEnd w:id="268"/>
      <w:r w:rsidR="00174A58">
        <w:rPr>
          <w:rStyle w:val="CommentReference"/>
        </w:rPr>
        <w:commentReference w:id="26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AU" w:eastAsia="en-AU"/>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9" w:name="_Ref439843623"/>
      <w:r>
        <w:t xml:space="preserve">Figure </w:t>
      </w:r>
      <w:r>
        <w:fldChar w:fldCharType="begin"/>
      </w:r>
      <w:r>
        <w:instrText xml:space="preserve"> SEQ Figure \* ARABIC </w:instrText>
      </w:r>
      <w:r>
        <w:fldChar w:fldCharType="separate"/>
      </w:r>
      <w:proofErr w:type="gramStart"/>
      <w:r w:rsidR="00E15963">
        <w:rPr>
          <w:noProof/>
        </w:rPr>
        <w:t>10</w:t>
      </w:r>
      <w:r>
        <w:fldChar w:fldCharType="end"/>
      </w:r>
      <w:bookmarkEnd w:id="269"/>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lastRenderedPageBreak/>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AU" w:eastAsia="en-AU"/>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0" w:name="BKM_6A81087A_0778_4235_8F6A_3CADBB0E9016"/>
      <w:bookmarkEnd w:id="270"/>
    </w:p>
    <w:p w14:paraId="1594E82B" w14:textId="78501FBB" w:rsidR="00C97318" w:rsidRPr="00A46E70" w:rsidRDefault="00C97318" w:rsidP="00A46E70">
      <w:pPr>
        <w:pStyle w:val="Heading5"/>
        <w:rPr>
          <w:lang w:val="en-CA"/>
        </w:rPr>
      </w:pPr>
      <w:proofErr w:type="gramStart"/>
      <w:r w:rsidRPr="00D970E9">
        <w:rPr>
          <w:lang w:val="en-CA"/>
        </w:rPr>
        <w:t>observationMethod</w:t>
      </w:r>
      <w:proofErr w:type="gramEnd"/>
    </w:p>
    <w:p w14:paraId="2EB90DEA" w14:textId="77777777" w:rsidR="006E5E12"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C97318">
        <w:rPr>
          <w:lang w:val="en-CA"/>
        </w:rPr>
        <w:t xml:space="preserve">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71" w:name="_Ref440112192"/>
      <w:proofErr w:type="gramStart"/>
      <w:r>
        <w:rPr>
          <w:lang w:val="en-CA"/>
        </w:rPr>
        <w:t>p</w:t>
      </w:r>
      <w:r w:rsidR="00C97318" w:rsidRPr="00C97318">
        <w:rPr>
          <w:lang w:val="en-CA"/>
        </w:rPr>
        <w:t>urpose</w:t>
      </w:r>
      <w:bookmarkEnd w:id="271"/>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commentRangeStart w:id="272"/>
            <w:r>
              <w:rPr>
                <w:rStyle w:val="requri"/>
                <w:lang w:val="en-CA"/>
              </w:rPr>
              <w:lastRenderedPageBreak/>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72"/>
            <w:r>
              <w:rPr>
                <w:rStyle w:val="CommentReference"/>
                <w:rFonts w:ascii="Times New Roman" w:eastAsia="Times New Roman" w:hAnsi="Times New Roman"/>
                <w:lang w:val="en-US" w:eastAsia="en-US"/>
              </w:rPr>
              <w:commentReference w:id="272"/>
            </w:r>
            <w:r>
              <w:rPr>
                <w:rStyle w:val="reqtext"/>
                <w:lang w:val="en-CA"/>
              </w:rPr>
              <w:t>.</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3"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3"/>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proofErr w:type="gramStart"/>
      <w:r>
        <w:rPr>
          <w:lang w:val="en-CA"/>
        </w:rPr>
        <w:t>c</w:t>
      </w:r>
      <w:r w:rsidR="00C97318" w:rsidRPr="00D970E9">
        <w:rPr>
          <w:lang w:val="en-CA"/>
        </w:rPr>
        <w:t>lassifier</w:t>
      </w:r>
      <w:proofErr w:type="gramEnd"/>
    </w:p>
    <w:p w14:paraId="25719583" w14:textId="1B465CD4"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41F434FF" w14:textId="59F5D0CE" w:rsidR="0016408B" w:rsidRPr="00A46E70" w:rsidRDefault="00450B27" w:rsidP="007F03F0">
      <w:pPr>
        <w:pStyle w:val="Heading5"/>
        <w:rPr>
          <w:lang w:val="en-CA"/>
        </w:rPr>
      </w:pPr>
      <w:proofErr w:type="gramStart"/>
      <w:r w:rsidRPr="00D970E9">
        <w:rPr>
          <w:lang w:val="en-CA"/>
        </w:rPr>
        <w:t>occurrence</w:t>
      </w:r>
      <w:proofErr w:type="gramEnd"/>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rsidR="006E5E12">
        <w:rPr>
          <w:lang w:val="en-CA"/>
        </w:rPr>
        <w:t xml:space="preserve">Normally, </w:t>
      </w:r>
      <w:r>
        <w:t>GeoSciML uses the generic relatedFeature</w:t>
      </w:r>
      <w:r w:rsidR="00372D01">
        <w:t>::</w:t>
      </w:r>
      <w:r>
        <w:t>GeologicRelation to associate GeologicFeature with other GeologicFeatures</w:t>
      </w:r>
      <w:r w:rsidR="006E5E12">
        <w:t>, including 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GeologicFeature with a GeologicEvent without using a GeologicRelation.  The </w:t>
      </w:r>
      <w:r>
        <w:lastRenderedPageBreak/>
        <w:t xml:space="preserve">consequence for someone using Extension is that </w:t>
      </w:r>
      <w:r w:rsidR="00A46E70">
        <w:t>she/</w:t>
      </w:r>
      <w:r>
        <w:t>he is now offered two ways to link a GeologicFeature and GeologicEvent: through geologicHistory and through a generic GeologicRelation.</w:t>
      </w:r>
      <w:r w:rsidR="00A46E70">
        <w:t xml:space="preserve">  User communities should define </w:t>
      </w:r>
      <w:proofErr w:type="gramStart"/>
      <w:r w:rsidR="00A46E70">
        <w:t>a pattern that suit</w:t>
      </w:r>
      <w:proofErr w:type="gramEnd"/>
      <w:r w:rsidR="00A46E70">
        <w:t xml:space="preserve">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FeatureRelation (which is abstract in GeoSciML Basic)</w:t>
      </w:r>
      <w:r w:rsidRPr="0016408B">
        <w:rPr>
          <w:lang w:val="en-CA"/>
        </w:rPr>
        <w:t xml:space="preserve">.  The relationship is always defined from the perspective of the Source and is generally an active verb.  </w:t>
      </w:r>
    </w:p>
    <w:p w14:paraId="65FD56EB" w14:textId="29A3F6C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p>
    <w:p w14:paraId="3E406639" w14:textId="77777777" w:rsidR="00D10719" w:rsidRDefault="00D10719" w:rsidP="00ED2525">
      <w:bookmarkStart w:id="274" w:name="BKM_F1244213_660C_4D77_8475_08F73D4EC81C"/>
      <w:bookmarkStart w:id="275" w:name="BKM_3B089F6A_116B_4A4A_91A0_17A52F7181FF"/>
      <w:bookmarkStart w:id="276" w:name="BKM_26B10141_733E_4FC5_A8B6_E0EA8C9C1A8A"/>
      <w:bookmarkEnd w:id="274"/>
      <w:bookmarkEnd w:id="275"/>
      <w:bookmarkEnd w:id="276"/>
    </w:p>
    <w:p w14:paraId="4A2F318A" w14:textId="357EA11D" w:rsidR="00E52A0E" w:rsidRDefault="001050D1" w:rsidP="001050D1">
      <w:pPr>
        <w:pStyle w:val="Heading4"/>
      </w:pPr>
      <w:bookmarkStart w:id="277" w:name="_Ref454623231"/>
      <w:r>
        <w:t>MappedFeature</w:t>
      </w:r>
      <w:bookmarkEnd w:id="277"/>
    </w:p>
    <w:p w14:paraId="22E0373A" w14:textId="77777777" w:rsidR="00A46E70" w:rsidRDefault="00A46E70" w:rsidP="001050D1"/>
    <w:p w14:paraId="0F8C5892" w14:textId="53B39419"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0D8A15BE" w14:textId="76FF0613" w:rsidR="00507F3E" w:rsidRDefault="00507F3E" w:rsidP="00F9640E">
      <w:pPr>
        <w:rPr>
          <w:lang w:val="en-CA"/>
        </w:rPr>
      </w:pPr>
      <w:r>
        <w:rPr>
          <w:lang w:val="en-CA"/>
        </w:rPr>
        <w:t>The</w:t>
      </w:r>
      <w:r w:rsidR="00F1490F">
        <w:rPr>
          <w:lang w:val="en-CA"/>
        </w:rPr>
        <w:t xml:space="preserve"> observationMethod property (SWE</w:t>
      </w:r>
      <w:proofErr w:type="gramStart"/>
      <w:r>
        <w:rPr>
          <w:lang w:val="en-CA"/>
        </w:rPr>
        <w:t>:Category</w:t>
      </w:r>
      <w:proofErr w:type="gramEnd"/>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 xml:space="preserve">the spatial extent of the mapped feature was determined, </w:t>
      </w:r>
      <w:commentRangeStart w:id="278"/>
      <w:r w:rsidRPr="00507F3E">
        <w:rPr>
          <w:lang w:val="en-CA"/>
        </w:rPr>
        <w:t xml:space="preserve">and </w:t>
      </w:r>
      <w:r w:rsidR="00F1490F">
        <w:rPr>
          <w:lang w:val="en-CA"/>
        </w:rPr>
        <w:t xml:space="preserve">is </w:t>
      </w:r>
      <w:r w:rsidRPr="00507F3E">
        <w:rPr>
          <w:lang w:val="en-CA"/>
        </w:rPr>
        <w:t>the basis for association of the geometry with some GeologicFeature specification to define a MappedFeature</w:t>
      </w:r>
      <w:commentRangeEnd w:id="278"/>
      <w:r w:rsidR="00F1490F">
        <w:rPr>
          <w:rStyle w:val="CommentReference"/>
        </w:rPr>
        <w:commentReference w:id="278"/>
      </w:r>
      <w:r>
        <w:rPr>
          <w:lang w:val="en-CA"/>
        </w:rPr>
        <w:t>.</w:t>
      </w:r>
    </w:p>
    <w:p w14:paraId="5D17E594" w14:textId="77777777" w:rsidR="002546ED" w:rsidRDefault="002546ED" w:rsidP="002E694E">
      <w:pPr>
        <w:autoSpaceDE w:val="0"/>
        <w:autoSpaceDN w:val="0"/>
        <w:adjustRightInd w:val="0"/>
        <w:spacing w:after="0"/>
        <w:rPr>
          <w:color w:val="000000"/>
          <w:sz w:val="20"/>
          <w:szCs w:val="20"/>
          <w:lang w:val="en-CA"/>
        </w:rPr>
      </w:pP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47CB56FB" w14:textId="763A3097" w:rsidR="00507F3E" w:rsidRDefault="00507F3E" w:rsidP="00F9640E">
      <w:pPr>
        <w:rPr>
          <w:lang w:val="en-CA"/>
        </w:rPr>
      </w:pPr>
      <w:r>
        <w:rPr>
          <w:lang w:val="en-CA"/>
        </w:rPr>
        <w:t>The positionalAccuracy property (</w:t>
      </w:r>
      <w:r w:rsidR="00253146">
        <w:rPr>
          <w:lang w:val="en-CA"/>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 xml:space="preserve">Accuracy of </w:t>
      </w:r>
      <w:r w:rsidRPr="00507F3E">
        <w:rPr>
          <w:lang w:val="en-CA"/>
        </w:rPr>
        <w:lastRenderedPageBreak/>
        <w:t>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0B311DC6" w14:textId="58E6E996"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1F324EC9" w14:textId="17718062" w:rsidR="00337EC6" w:rsidRPr="00F1490F" w:rsidRDefault="000A1C4C" w:rsidP="00F1490F">
      <w:pPr>
        <w:pStyle w:val="Heading5"/>
        <w:rPr>
          <w:lang w:val="en-CA"/>
        </w:rPr>
      </w:pPr>
      <w:proofErr w:type="gramStart"/>
      <w:r w:rsidRPr="000A1C4C">
        <w:rPr>
          <w:lang w:val="en-CA"/>
        </w:rPr>
        <w:t>exposure</w:t>
      </w:r>
      <w:proofErr w:type="gramEnd"/>
    </w:p>
    <w:p w14:paraId="7A363817" w14:textId="3A12B3C3"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54660DF7" w14:textId="5BDFF2E7" w:rsidR="001A44F0" w:rsidRDefault="001A44F0" w:rsidP="00F9640E">
      <w:pPr>
        <w:rPr>
          <w:lang w:val="en-CA"/>
        </w:rPr>
      </w:pPr>
      <w:r>
        <w:rPr>
          <w:lang w:val="en-CA"/>
        </w:rPr>
        <w:t>The shape</w:t>
      </w:r>
      <w:proofErr w:type="gramStart"/>
      <w:r>
        <w:rPr>
          <w:lang w:val="en-CA"/>
        </w:rPr>
        <w:t>:GM</w:t>
      </w:r>
      <w:proofErr w:type="gramEnd"/>
      <w:r>
        <w:rPr>
          <w:lang w:val="en-CA"/>
        </w:rPr>
        <w:t>_Object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65247BAA" w14:textId="2AA2098D" w:rsidR="001A44F0" w:rsidRDefault="001A44F0" w:rsidP="00F9640E">
      <w:pPr>
        <w:rPr>
          <w:lang w:val="en-CA"/>
        </w:rPr>
      </w:pPr>
      <w:r>
        <w:rPr>
          <w:lang w:val="en-CA"/>
        </w:rPr>
        <w:t>The specification association link</w:t>
      </w:r>
      <w:r w:rsidR="00F1490F">
        <w:rPr>
          <w:lang w:val="en-CA"/>
        </w:rPr>
        <w:t>s</w:t>
      </w:r>
      <w:r>
        <w:rPr>
          <w:lang w:val="en-CA"/>
        </w:rPr>
        <w:t xml:space="preserve">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79" w:name="BKM_37DE5892_2942_443B_A8C3_8C1AB5CBE877"/>
      <w:bookmarkStart w:id="280" w:name="BKM_6B3E10C1_3AAE_4196_94F0_B9A235705FCC"/>
      <w:bookmarkStart w:id="281" w:name="BKM_1FCE659F_6DE4_40C1_996C_C1E6E981D3A0"/>
      <w:bookmarkStart w:id="282" w:name="BKM_E9804216_8300_4609_B607_127F0178BAB6"/>
      <w:bookmarkStart w:id="283" w:name="BKM_E3A6BA8A_712F_4182_95C4_285048E21544"/>
      <w:bookmarkStart w:id="284" w:name="BKM_2EB23880_DDF1_4995_AB7F_3DC0E40E7A89"/>
      <w:bookmarkEnd w:id="279"/>
      <w:bookmarkEnd w:id="280"/>
      <w:bookmarkEnd w:id="281"/>
      <w:bookmarkEnd w:id="282"/>
      <w:bookmarkEnd w:id="283"/>
      <w:bookmarkEnd w:id="284"/>
    </w:p>
    <w:p w14:paraId="7D4ABF8F" w14:textId="77777777" w:rsidR="00884FA7" w:rsidRDefault="00F92942" w:rsidP="00856F51">
      <w:pPr>
        <w:pStyle w:val="Heading4"/>
      </w:pPr>
      <w:bookmarkStart w:id="285" w:name="_Ref440800006"/>
      <w:r>
        <w:t>GeologicUnit</w:t>
      </w:r>
      <w:bookmarkEnd w:id="285"/>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w:t>
      </w:r>
      <w:r>
        <w:lastRenderedPageBreak/>
        <w:t>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AU" w:eastAsia="en-AU"/>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006AF559" w:rsidR="00322A93" w:rsidRDefault="00F92942" w:rsidP="007F03F0">
      <w:r>
        <w:t>Spatial properties are only available through association with a MappedFeature</w:t>
      </w:r>
      <w:r w:rsidR="001E2A9F">
        <w:t xml:space="preserve"> (although </w:t>
      </w:r>
      <w:r w:rsidR="00F1490F">
        <w:t>GeologicUnit do</w:t>
      </w:r>
      <w:r w:rsidR="001E2A9F">
        <w:t xml:space="preserve"> have a boundedBy property inherited from GFI_Feature)</w:t>
      </w:r>
      <w:r>
        <w:t xml:space="preserve">. </w:t>
      </w:r>
    </w:p>
    <w:p w14:paraId="78024A9F" w14:textId="77777777" w:rsidR="00F1490F" w:rsidRDefault="00F1490F" w:rsidP="007F03F0"/>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E100333" w14:textId="435BAD21" w:rsidR="00CE526C" w:rsidRDefault="00CE526C" w:rsidP="00ED2525">
      <w:r>
        <w:t>The property geologicUnitType</w:t>
      </w:r>
      <w:proofErr w:type="gramStart"/>
      <w: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w:t>
      </w:r>
      <w:r w:rsidRPr="00CE526C">
        <w:lastRenderedPageBreak/>
        <w:t>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2F0DA74D" w14:textId="77777777" w:rsidR="00F1490F" w:rsidRDefault="00F1490F" w:rsidP="00ED2525"/>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The property rank</w:t>
      </w:r>
      <w:proofErr w:type="gramStart"/>
      <w: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2BC0CD35" w14:textId="60840696" w:rsidR="00291871" w:rsidRDefault="00291871" w:rsidP="00CE526C">
      <w:pPr>
        <w:pStyle w:val="Heading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composition is an association that links a GeologicUnit with CompositionParts to d</w:t>
      </w:r>
      <w:r w:rsidR="00F42A3E">
        <w:t>escribe</w:t>
      </w:r>
      <w:r w:rsidRPr="00291871">
        <w:t xml:space="preserve"> the</w:t>
      </w:r>
      <w:r w:rsidR="00965167">
        <w:t xml:space="preserve"> material</w:t>
      </w:r>
      <w:r w:rsidRPr="00291871">
        <w:t xml:space="preserve"> composition (detailed, instance specific, lithologic description) of the GeologicUnit</w:t>
      </w:r>
    </w:p>
    <w:p w14:paraId="700DD81B" w14:textId="21FF594B" w:rsidR="00895888" w:rsidRPr="00895888" w:rsidRDefault="00540089" w:rsidP="00F42A3E">
      <w:pPr>
        <w:pStyle w:val="Heading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proofErr w:type="gramStart"/>
      <w:r w:rsidRPr="00895888">
        <w:t>gbUnitDescription</w:t>
      </w:r>
      <w:proofErr w:type="gramEnd"/>
      <w:r w:rsidR="001A2D7E">
        <w:t xml:space="preserve"> </w:t>
      </w:r>
      <w:r w:rsidR="002004D2">
        <w:t>(stub property)</w:t>
      </w:r>
    </w:p>
    <w:p w14:paraId="6390DCD1" w14:textId="0BF9DA60"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286" w:name="BKM_A1329A5F_042F_4AF8_BF84_0B471B65BC55"/>
      <w:bookmarkStart w:id="287" w:name="BKM_7F4D7787_7293_418E_8B38_1A72EA1F4CC0"/>
      <w:bookmarkStart w:id="288" w:name="_Ref440064217"/>
      <w:bookmarkEnd w:id="286"/>
      <w:bookmarkEnd w:id="287"/>
      <w:r>
        <w:t>GeologicUnitHierarchy</w:t>
      </w:r>
      <w:bookmarkEnd w:id="28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proofErr w:type="gramStart"/>
      <w:r>
        <w:lastRenderedPageBreak/>
        <w:t>r</w:t>
      </w:r>
      <w:r w:rsidRPr="00924939">
        <w:t>ole</w:t>
      </w:r>
      <w:proofErr w:type="gramEnd"/>
    </w:p>
    <w:p w14:paraId="6A782BC1" w14:textId="1403A7E7" w:rsidR="00924939" w:rsidRDefault="00924939" w:rsidP="00ED2525">
      <w:r>
        <w:t>The role</w:t>
      </w:r>
      <w:proofErr w:type="gramStart"/>
      <w:r>
        <w:t>:</w:t>
      </w:r>
      <w:r w:rsidRPr="00924939">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proofErr w:type="gramStart"/>
      <w:r>
        <w:t>p</w:t>
      </w:r>
      <w:r w:rsidRPr="00924939">
        <w:t>roportion</w:t>
      </w:r>
      <w:proofErr w:type="gramEnd"/>
    </w:p>
    <w:p w14:paraId="09C12C6D" w14:textId="631497D1" w:rsidR="00924939" w:rsidRDefault="00924939" w:rsidP="00ED2525">
      <w:r>
        <w:t>The proportion property (</w:t>
      </w:r>
      <w:r w:rsidR="00253146">
        <w:t>SWE::Quantity</w:t>
      </w:r>
      <w:r>
        <w:t>Range)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6AC05A6F" w14:textId="28110A97" w:rsidR="00515E43" w:rsidRDefault="00924939" w:rsidP="00515E43">
      <w:r>
        <w:t xml:space="preserve">The property target unit </w:t>
      </w:r>
      <w:r w:rsidR="00515E43">
        <w:t>is an association</w:t>
      </w:r>
      <w:r>
        <w:t xml:space="preserve"> </w:t>
      </w:r>
      <w:bookmarkStart w:id="289" w:name="BKM_F1AE88A3_ADC1_4E05_8AA4_DF5F90DB4C60"/>
      <w:bookmarkStart w:id="290" w:name="BKM_C5C77165_16DE_4DA6_948B_748CCB10594C"/>
      <w:bookmarkEnd w:id="289"/>
      <w:bookmarkEnd w:id="290"/>
      <w:r w:rsidR="00515E43">
        <w:t>that</w:t>
      </w:r>
      <w:r w:rsidR="00515E43" w:rsidRPr="00515E43">
        <w:t xml:space="preserve"> 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37D944F7" w14:textId="78F686FC" w:rsidR="00A56B9D" w:rsidRDefault="00A56B9D" w:rsidP="00ED2525">
      <w:pPr>
        <w:pStyle w:val="Heading5"/>
      </w:pPr>
      <w:proofErr w:type="gramStart"/>
      <w:r>
        <w:t>r</w:t>
      </w:r>
      <w:r w:rsidRPr="00A56B9D">
        <w:t>ole</w:t>
      </w:r>
      <w:proofErr w:type="gramEnd"/>
    </w:p>
    <w:p w14:paraId="668D900E" w14:textId="7A09A47E" w:rsidR="00A56B9D" w:rsidRDefault="00A56B9D" w:rsidP="00ED2525">
      <w:r>
        <w:t>The property role</w:t>
      </w:r>
      <w:proofErr w:type="gramStart"/>
      <w:r>
        <w:t>:</w:t>
      </w:r>
      <w:r w:rsidRPr="00A56B9D">
        <w:t>CompositionPartRoleTerm</w:t>
      </w:r>
      <w:proofErr w:type="gramEnd"/>
      <w:r w:rsidRPr="00A56B9D">
        <w:t xml:space="preserve"> </w:t>
      </w:r>
      <w:r>
        <w:t>define</w:t>
      </w:r>
      <w:r w:rsidR="009F41B1">
        <w:t>s</w:t>
      </w:r>
      <w:r w:rsidRPr="00A56B9D">
        <w:t xml:space="preserve"> the relationship of the CompoundMaterial constituent in the geologic unit, e.g. vein, interbedded constituent, layers, dominant constituent. </w:t>
      </w:r>
    </w:p>
    <w:p w14:paraId="260C4B5C" w14:textId="6E8004D4" w:rsidR="00A56B9D" w:rsidRDefault="00A56B9D" w:rsidP="00ED2525">
      <w:pPr>
        <w:pStyle w:val="Heading5"/>
      </w:pPr>
      <w:proofErr w:type="gramStart"/>
      <w:r>
        <w:t>p</w:t>
      </w:r>
      <w:r w:rsidRPr="00A56B9D">
        <w:t>roportion</w:t>
      </w:r>
      <w:proofErr w:type="gramEnd"/>
    </w:p>
    <w:p w14:paraId="78DEB61B" w14:textId="7669A011" w:rsidR="00A56B9D" w:rsidRDefault="00A56B9D" w:rsidP="00D81309">
      <w:r>
        <w:t>The proportion property (</w:t>
      </w:r>
      <w:r w:rsidR="00253146">
        <w:t>SWE::Quantity</w:t>
      </w:r>
      <w:r>
        <w:t xml:space="preserve">Range)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The material</w:t>
      </w:r>
      <w:proofErr w:type="gramStart"/>
      <w: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91" w:name="BKM_D0CF8372_E2E7_44FE_8452_567F1CFF1C66"/>
      <w:bookmarkStart w:id="292" w:name="BKM_F115EB74_32B6_4EFC_8D26_C2D2AD40E6EB"/>
      <w:bookmarkStart w:id="293" w:name="_Ref440800018"/>
      <w:bookmarkEnd w:id="291"/>
      <w:bookmarkEnd w:id="292"/>
      <w:r>
        <w:t>EarthMaterial</w:t>
      </w:r>
      <w:bookmarkEnd w:id="29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38A5109F" w:rsidR="00856F51" w:rsidRDefault="00E15963" w:rsidP="00856F51">
      <w:pPr>
        <w:keepNext/>
      </w:pPr>
      <w:r w:rsidRPr="00E15963">
        <w:rPr>
          <w:noProof/>
          <w:lang w:val="en-AU" w:eastAsia="en-AU"/>
        </w:rPr>
        <w:lastRenderedPageBreak/>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proofErr w:type="gramStart"/>
      <w:r w:rsidRPr="00A47566">
        <w:t>color</w:t>
      </w:r>
      <w:proofErr w:type="gramEnd"/>
    </w:p>
    <w:p w14:paraId="394DEBD5" w14:textId="41EB6741" w:rsidR="00A47566" w:rsidRDefault="00A47566" w:rsidP="007F03F0">
      <w:r>
        <w:t>The color property (</w:t>
      </w:r>
      <w:r w:rsidR="00E72E0A">
        <w:t>SWE:</w:t>
      </w:r>
      <w:r>
        <w:t xml:space="preserve">:Category)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t>The purpose</w:t>
      </w:r>
      <w:proofErr w:type="gramStart"/>
      <w: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94" w:name="BKM_BD5C03BF_666A_4A06_9108_21CA3469AFBC"/>
      <w:bookmarkEnd w:id="294"/>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5" w:name="BKM_18D25AC3_6FC0_4C65_A8A5_F0142E2E6CE0"/>
      <w:bookmarkStart w:id="296" w:name="BKM_18EC1705_589B_4DEF_A044_9A1610E567B6"/>
      <w:bookmarkStart w:id="297" w:name="BKM_69643EA7_2142_46B5_9F91_BA2962E773C2"/>
      <w:bookmarkEnd w:id="295"/>
      <w:bookmarkEnd w:id="296"/>
      <w:bookmarkEnd w:id="29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AU" w:eastAsia="en-AU"/>
        </w:rPr>
        <w:lastRenderedPageBreak/>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w:t>
      </w:r>
      <w:commentRangeStart w:id="298"/>
      <w:r w:rsidR="005F1086">
        <w:t xml:space="preserve">colour </w:t>
      </w:r>
      <w:commentRangeEnd w:id="298"/>
      <w:r w:rsidR="005E4220">
        <w:rPr>
          <w:rStyle w:val="CommentReference"/>
        </w:rPr>
        <w:commentReference w:id="298"/>
      </w:r>
      <w:r w:rsidR="005F1086">
        <w:t xml:space="preserve">(inherited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0F69D98B"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9" w:name="BKM_0198932B_28DD_424D_8B50_FABE0D235C84"/>
      <w:bookmarkStart w:id="300" w:name="BKM_7A5570E9_5272_4DAD_BC83_4E0D06E5C57A"/>
      <w:bookmarkStart w:id="301" w:name="_Toc455237384"/>
      <w:bookmarkEnd w:id="299"/>
      <w:bookmarkEnd w:id="300"/>
      <w:r>
        <w:t>Geologic Event</w:t>
      </w:r>
      <w:bookmarkEnd w:id="301"/>
    </w:p>
    <w:p w14:paraId="61E87169" w14:textId="77777777" w:rsidR="00EA4029" w:rsidRPr="00EA4029" w:rsidRDefault="00EA4029" w:rsidP="00EA4029"/>
    <w:p w14:paraId="1AB278F4" w14:textId="3B001F19"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2"/>
      <w:r w:rsidR="00F20F81">
        <w:t>(a.k.a, Steno laws; Steno, 1669)</w:t>
      </w:r>
      <w:commentRangeEnd w:id="302"/>
      <w:r w:rsidR="0034572C">
        <w:rPr>
          <w:rStyle w:val="CommentReference"/>
        </w:rPr>
        <w:commentReference w:id="302"/>
      </w:r>
      <w:r w:rsidR="00BA5AB0">
        <w:t>.</w:t>
      </w:r>
    </w:p>
    <w:p w14:paraId="03FE6CA6" w14:textId="77777777" w:rsidR="00B537EA" w:rsidRDefault="00B537EA" w:rsidP="00856F51"/>
    <w:p w14:paraId="3DACF261" w14:textId="08902189" w:rsidR="00B537EA" w:rsidRDefault="00F658C5" w:rsidP="00B537EA">
      <w:pPr>
        <w:keepNext/>
      </w:pPr>
      <w:r>
        <w:rPr>
          <w:noProof/>
          <w:lang w:val="en-AU" w:eastAsia="en-AU"/>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3" w:name="BKM_0E4402F5_70D7_41B4_8F46_2909F6D349A5"/>
      <w:bookmarkEnd w:id="303"/>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w:t>
      </w:r>
      <w:r w:rsidR="005E4220">
        <w:rPr>
          <w:lang w:val="en-CA"/>
        </w:rPr>
        <w:t xml:space="preserve"> (a process associated to DisplacementEvent does not apply to AlterationDescription)</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proofErr w:type="gramStart"/>
      <w:r w:rsidRPr="00D970E9">
        <w:t>numericAge</w:t>
      </w:r>
      <w:proofErr w:type="gramEnd"/>
    </w:p>
    <w:p w14:paraId="669AA9D9" w14:textId="77777777" w:rsidR="008A4869" w:rsidRDefault="006D6AC1" w:rsidP="008A4869">
      <w:r w:rsidRPr="008A4869">
        <w:t>The numericAge</w:t>
      </w:r>
      <w:proofErr w:type="gramStart"/>
      <w:r w:rsidRPr="008A4869">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proofErr w:type="gramStart"/>
      <w:r w:rsidRPr="008A4869">
        <w:t>olderNamedAge</w:t>
      </w:r>
      <w:proofErr w:type="gramEnd"/>
    </w:p>
    <w:p w14:paraId="7C1DF366" w14:textId="0AFBEE6A" w:rsidR="008A4869"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define</w:t>
      </w:r>
      <w:r w:rsidR="008A4869">
        <w:rPr>
          <w:lang w:val="en-CA"/>
        </w:rPr>
        <w:t>s</w:t>
      </w:r>
      <w:r>
        <w:rPr>
          <w:lang w:val="en-CA"/>
        </w:rPr>
        <w:t xml:space="preserve"> the o</w:t>
      </w:r>
      <w:r w:rsidRPr="006D6AC1">
        <w:rPr>
          <w:lang w:val="en-CA"/>
        </w:rPr>
        <w:t>lder boundary of age of event expressed using a geochronologic era defined according to a geologic time scale per GeologicTime schema</w:t>
      </w:r>
      <w:r w:rsidR="0034572C">
        <w:rPr>
          <w:lang w:val="en-CA"/>
        </w:rPr>
        <w:t>.</w:t>
      </w:r>
    </w:p>
    <w:p w14:paraId="5A437021" w14:textId="194EB90D" w:rsidR="006D6AC1" w:rsidRPr="008A4869" w:rsidRDefault="006D6AC1" w:rsidP="00980C8A">
      <w:pPr>
        <w:pStyle w:val="Heading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proofErr w:type="gramStart"/>
      <w:r w:rsidRPr="006D6AC1">
        <w:rPr>
          <w:lang w:val="en-CA"/>
        </w:rPr>
        <w:t>eventEnvironment</w:t>
      </w:r>
      <w:proofErr w:type="gramEnd"/>
    </w:p>
    <w:p w14:paraId="3EA06765" w14:textId="3DF8B301"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4" w:name="BKM_E578F2B2_741C_4353_B7F8_02F0AE878A52"/>
      <w:bookmarkStart w:id="305" w:name="BKM_B4649898_DB40_445B_BA02_FB50DB166B1F"/>
      <w:bookmarkStart w:id="306" w:name="BKM_97F5720D_724D_44A6_8C82_6D7A6D6B5F0E"/>
      <w:bookmarkStart w:id="307" w:name="BKM_94B4A111_399A_4144_8BC6_D1BBA5249175"/>
      <w:bookmarkStart w:id="308" w:name="BKM_23198178_9024_4323_9F34_11F193914E4D"/>
      <w:bookmarkStart w:id="309" w:name="BKM_669B19C2_AABA_42AD_8B76_978659231695"/>
      <w:bookmarkEnd w:id="304"/>
      <w:bookmarkEnd w:id="305"/>
      <w:bookmarkEnd w:id="306"/>
      <w:bookmarkEnd w:id="307"/>
      <w:bookmarkEnd w:id="308"/>
      <w:bookmarkEnd w:id="309"/>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The reportingDate (</w:t>
      </w:r>
      <w:r w:rsidR="00253146">
        <w:rPr>
          <w:lang w:val="en-CA"/>
        </w:rPr>
        <w:t>SWE::Quantity</w:t>
      </w:r>
      <w:r>
        <w:rPr>
          <w:lang w:val="en-CA"/>
        </w:rPr>
        <w:t>) property report</w:t>
      </w:r>
      <w:r w:rsidR="008A4869">
        <w:rPr>
          <w:lang w:val="en-CA"/>
        </w:rPr>
        <w:t>s</w:t>
      </w:r>
      <w:r>
        <w:rPr>
          <w:lang w:val="en-CA"/>
        </w:rPr>
        <w:t xml:space="preserve"> a s</w:t>
      </w:r>
      <w:r w:rsidRPr="00B43D07">
        <w:rPr>
          <w:lang w:val="en-CA"/>
        </w:rPr>
        <w:t>ingle time coordinate value to report as representative for this NumericAge assignment</w:t>
      </w:r>
      <w:r w:rsidR="0034572C">
        <w:rPr>
          <w:lang w:val="en-CA"/>
        </w:rPr>
        <w:t>.</w:t>
      </w:r>
    </w:p>
    <w:p w14:paraId="16FC4502" w14:textId="77B613FE" w:rsidR="000841A4" w:rsidRPr="008A4869" w:rsidRDefault="000841A4" w:rsidP="007F03F0">
      <w:pPr>
        <w:pStyle w:val="Heading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The olderBoundDate (</w:t>
      </w:r>
      <w:r w:rsidR="00253146">
        <w:rPr>
          <w:lang w:val="en-CA"/>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10" w:name="BKM_6B9E4BC3_EF2C_43B8_97EF_B6AD57F690A4"/>
      <w:bookmarkStart w:id="311" w:name="BKM_2ED006FF_62EF_4E32_BE1A_054C3322F7C1"/>
      <w:bookmarkStart w:id="312" w:name="BKM_BE4D4818_8828_40DD_8E59_5906619F59A7"/>
      <w:bookmarkStart w:id="313" w:name="_Toc455237385"/>
      <w:bookmarkEnd w:id="310"/>
      <w:bookmarkEnd w:id="311"/>
      <w:bookmarkEnd w:id="312"/>
      <w:r>
        <w:t>Geologic Structure</w:t>
      </w:r>
      <w:bookmarkEnd w:id="31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11183EDF"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w:t>
      </w:r>
      <w:r w:rsidR="008A4869">
        <w:t>nsidered kinds of Geologic</w:t>
      </w:r>
      <w:r w:rsidRPr="00CF6174">
        <w:t>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AU" w:eastAsia="en-AU"/>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4" w:name="_Ref440800034"/>
      <w:r>
        <w:t>GeologicStructure</w:t>
      </w:r>
      <w:bookmarkEnd w:id="314"/>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AU" w:eastAsia="en-AU"/>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15" w:name="BKM_1A59C48F_A7B9_4BDC_B008_53504A772FCF"/>
      <w:bookmarkEnd w:id="315"/>
      <w:proofErr w:type="gramStart"/>
      <w:r w:rsidRPr="00D970E9">
        <w:rPr>
          <w:lang w:val="en-CA"/>
        </w:rPr>
        <w:t>contactType</w:t>
      </w:r>
      <w:proofErr w:type="gramEnd"/>
    </w:p>
    <w:p w14:paraId="261C9B27" w14:textId="7F5CA990"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6" w:name="BKM_F722D1E4_88A1_4807_BB66_32AB9BD44381"/>
      <w:bookmarkEnd w:id="316"/>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AU" w:eastAsia="en-AU"/>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proofErr w:type="gramStart"/>
      <w:r w:rsidRPr="005D6D19">
        <w:t>profileType</w:t>
      </w:r>
      <w:proofErr w:type="gramEnd"/>
    </w:p>
    <w:p w14:paraId="1E3B8CCB" w14:textId="26C119FF" w:rsidR="005D6D19" w:rsidRDefault="005D6D19" w:rsidP="007F03F0">
      <w:r>
        <w:t>The property profileType</w:t>
      </w:r>
      <w:proofErr w:type="gramStart"/>
      <w: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7" w:name="BKM_1562D6E5_754D_41F1_8BCA_821E81C1C77B"/>
      <w:bookmarkStart w:id="318" w:name="BKM_2577AA17_B965_493F_8575_D32112AD8348"/>
      <w:bookmarkEnd w:id="317"/>
      <w:bookmarkEnd w:id="318"/>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3A7C3F8" w:rsidR="00415CBF" w:rsidRDefault="00415CBF" w:rsidP="00415CBF">
      <w:r>
        <w:t>Bedding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AU" w:eastAsia="en-AU"/>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19" w:name="BKM_22F72D69_6FF6_4012_89A7_3FFAC0091563"/>
      <w:bookmarkEnd w:id="319"/>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The foliationType</w:t>
      </w:r>
      <w:proofErr w:type="gramStart"/>
      <w:r>
        <w:rPr>
          <w:lang w:val="en-CA"/>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20" w:name="BKM_D602E51F_1A69_4732_803D_A550C06800AD"/>
      <w:bookmarkStart w:id="321" w:name="_Ref440799060"/>
      <w:bookmarkEnd w:id="320"/>
      <w:r>
        <w:t>ShearDisplacementStructure</w:t>
      </w:r>
      <w:bookmarkEnd w:id="321"/>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AU" w:eastAsia="en-AU"/>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2" w:name="BKM_2C0BAC72_25F4_4403_B6F3_8CD29CC45162"/>
      <w:bookmarkEnd w:id="322"/>
    </w:p>
    <w:p w14:paraId="0D826869" w14:textId="49373A20" w:rsidR="000427E6" w:rsidRPr="008A4869" w:rsidRDefault="000427E6" w:rsidP="008A4869">
      <w:pPr>
        <w:pStyle w:val="Heading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3" w:name="BKM_6D164D9B_00C6_4467_A49F_201E1DB05D3E"/>
      <w:bookmarkStart w:id="324" w:name="_Toc455237386"/>
      <w:bookmarkEnd w:id="323"/>
      <w:r>
        <w:t>Geomorphology</w:t>
      </w:r>
      <w:bookmarkEnd w:id="324"/>
    </w:p>
    <w:p w14:paraId="54B0C7D1" w14:textId="77777777" w:rsidR="00FB057B" w:rsidRDefault="00FB057B" w:rsidP="00415CBF"/>
    <w:p w14:paraId="07C9989B" w14:textId="77A6630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w:t>
      </w:r>
      <w:r w:rsidR="008A4869">
        <w:t xml:space="preserve">ted by natural Earth processes </w:t>
      </w:r>
      <w:r w:rsidRPr="00FB057B">
        <w:t>activity.</w:t>
      </w:r>
    </w:p>
    <w:p w14:paraId="294AE53A" w14:textId="77777777" w:rsidR="00415CBF" w:rsidRDefault="00415CBF" w:rsidP="00415CBF"/>
    <w:p w14:paraId="618391C0" w14:textId="0DE7E87E" w:rsidR="00FB057B" w:rsidRDefault="00F658C5" w:rsidP="00FB057B">
      <w:pPr>
        <w:keepNext/>
      </w:pPr>
      <w:r>
        <w:rPr>
          <w:noProof/>
          <w:lang w:val="en-AU" w:eastAsia="en-AU"/>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183F3D5" w:rsidR="00FB057B" w:rsidRDefault="00FB057B" w:rsidP="00FB057B">
      <w:r>
        <w:t>A geomorphologic feature is a</w:t>
      </w:r>
      <w:r w:rsidRPr="00FB057B">
        <w:t xml:space="preserve"> </w:t>
      </w:r>
      <w:r w:rsidR="003D7505">
        <w:t>kind of Geologic 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AU" w:eastAsia="en-AU"/>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proofErr w:type="gramStart"/>
      <w:r w:rsidRPr="00174A58">
        <w:t>unitDescription</w:t>
      </w:r>
      <w:proofErr w:type="gramEnd"/>
    </w:p>
    <w:p w14:paraId="612BBE8C" w14:textId="4921479A" w:rsidR="00174A58" w:rsidRDefault="00174A58" w:rsidP="00FB057B">
      <w:r>
        <w:t>The unitDescri</w:t>
      </w:r>
      <w:r w:rsidR="00BF6A2E">
        <w:t>p</w:t>
      </w:r>
      <w:r>
        <w:t>tion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9689FAF" w14:textId="7C6C58A3" w:rsidR="003D6337" w:rsidRDefault="003D6337" w:rsidP="00FB057B">
      <w:r>
        <w:t>The property naturalGeomorphologicFeatureType:</w:t>
      </w:r>
      <w:r w:rsidRPr="003D6337">
        <w:t xml:space="preserv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25" w:name="BKM_4E3AD03A_F983_4BE7_BAD7_D46FA41454DA"/>
      <w:bookmarkEnd w:id="325"/>
    </w:p>
    <w:p w14:paraId="4D045EDB" w14:textId="15148CA1" w:rsidR="003D6337" w:rsidRPr="002670FA" w:rsidRDefault="008D422E" w:rsidP="002670FA">
      <w:pPr>
        <w:pStyle w:val="Heading5"/>
        <w:rPr>
          <w:lang w:val="en-CA"/>
        </w:rPr>
      </w:pPr>
      <w:proofErr w:type="gramStart"/>
      <w:r>
        <w:rPr>
          <w:lang w:val="en-CA"/>
        </w:rPr>
        <w:t>a</w:t>
      </w:r>
      <w:r w:rsidR="003D6337" w:rsidRPr="00D970E9">
        <w:rPr>
          <w:lang w:val="en-CA"/>
        </w:rPr>
        <w:t>ctivity</w:t>
      </w:r>
      <w:proofErr w:type="gramEnd"/>
    </w:p>
    <w:p w14:paraId="457AD5F3" w14:textId="1CC3F87F"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26" w:name="BKM_D58E407D_6BD7_451C_AC84_ED75498146C5"/>
      <w:bookmarkStart w:id="327" w:name="BKM_60D7A041_DA67_4836_A9CF_067E59A5AD76"/>
      <w:bookmarkEnd w:id="326"/>
      <w:bookmarkEnd w:id="327"/>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F829B5">
        <w:t>anthropogenicGeomorphologicFeatureType</w:t>
      </w:r>
      <w:r>
        <w:t xml:space="preserve">: AnthropogenicGeomorphologicFeatureTypeTerm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8" w:name="BKM_226E2406_CB91_4741_B565_53E336A2E054"/>
      <w:bookmarkStart w:id="329" w:name="BKM_FB2680F3_627E_464F_82B9_677F1AC277D7"/>
      <w:bookmarkStart w:id="330" w:name="_Toc455237387"/>
      <w:bookmarkEnd w:id="328"/>
      <w:bookmarkEnd w:id="329"/>
      <w:r>
        <w:rPr>
          <w:lang w:val="en-CA"/>
        </w:rPr>
        <w:t>Collection</w:t>
      </w:r>
      <w:bookmarkEnd w:id="330"/>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w:t>
      </w:r>
      <w:commentRangeStart w:id="331"/>
      <w:r w:rsidR="00390DF7">
        <w:t xml:space="preserve">facade classes </w:t>
      </w:r>
      <w:commentRangeEnd w:id="331"/>
      <w:r w:rsidR="002670FA">
        <w:rPr>
          <w:rStyle w:val="CommentReference"/>
        </w:rPr>
        <w:commentReference w:id="331"/>
      </w:r>
      <w:r w:rsidR="00390DF7">
        <w:t xml:space="preserve">that facilitate the structuring of WFS response documents and other application uses.   </w:t>
      </w:r>
    </w:p>
    <w:p w14:paraId="709CBDB4" w14:textId="0E7D12A3" w:rsidR="00390DF7" w:rsidRDefault="00F658C5" w:rsidP="00390DF7">
      <w:pPr>
        <w:keepNext/>
      </w:pPr>
      <w:r>
        <w:rPr>
          <w:noProof/>
          <w:lang w:val="en-AU" w:eastAsia="en-AU"/>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2"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32"/>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t xml:space="preserve">GSML is a collection class </w:t>
      </w:r>
      <w:r w:rsidR="002670FA">
        <w:t>grouping a set of features or types which are members of this collection.  A collectionType property provides context or purpose.</w:t>
      </w:r>
    </w:p>
    <w:p w14:paraId="04F35559" w14:textId="19FDFEC3" w:rsidR="00C800D0" w:rsidRPr="00C800D0" w:rsidRDefault="002670FA" w:rsidP="00F5322E">
      <w:pPr>
        <w:pStyle w:val="Heading5"/>
      </w:pPr>
      <w:proofErr w:type="gramStart"/>
      <w:r>
        <w:t>m</w:t>
      </w:r>
      <w:r w:rsidR="00C800D0">
        <w:t>ember</w:t>
      </w:r>
      <w:proofErr w:type="gramEnd"/>
    </w:p>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The collectionType</w:t>
      </w:r>
      <w:proofErr w:type="gramStart"/>
      <w: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AU" w:eastAsia="en-AU"/>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AU" w:eastAsia="en-AU"/>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3"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33"/>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4" w:name="_Toc455237388"/>
      <w:r>
        <w:rPr>
          <w:lang w:val="en-CA"/>
        </w:rPr>
        <w:t>GeoSciML Data Types</w:t>
      </w:r>
      <w:bookmarkEnd w:id="334"/>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AU" w:eastAsia="en-AU"/>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650BB035" w14:textId="12F5B715" w:rsidR="002570EB" w:rsidRPr="009F2754" w:rsidRDefault="002570EB" w:rsidP="009F2754">
      <w:pPr>
        <w:pStyle w:val="Heading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297ED3BD" w:rsidR="00245451" w:rsidRDefault="009F2754" w:rsidP="00245451">
      <w:pPr>
        <w:rPr>
          <w:lang w:val="en-CA"/>
        </w:rPr>
      </w:pPr>
      <w:r>
        <w:rPr>
          <w:lang w:val="en-CA"/>
        </w:rPr>
        <w:t>To have any meaningful value, t</w:t>
      </w:r>
      <w:r w:rsidR="00245451">
        <w:rPr>
          <w:lang w:val="en-CA"/>
        </w:rPr>
        <w:t xml:space="preserve">he </w:t>
      </w:r>
      <w:proofErr w:type="gramStart"/>
      <w:r w:rsidR="00245451">
        <w:rPr>
          <w:lang w:val="en-CA"/>
        </w:rPr>
        <w:t>Planar</w:t>
      </w:r>
      <w:proofErr w:type="gramEnd"/>
      <w:r w:rsidR="00245451">
        <w:rPr>
          <w:lang w:val="en-CA"/>
        </w:rPr>
        <w:t xml:space="preserve">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35" w:name="_Ref440279067"/>
      <w:proofErr w:type="gramStart"/>
      <w:r>
        <w:rPr>
          <w:lang w:val="en-CA"/>
        </w:rPr>
        <w:t>c</w:t>
      </w:r>
      <w:r w:rsidRPr="00D970E9">
        <w:rPr>
          <w:lang w:val="en-CA"/>
        </w:rPr>
        <w:t>onvention</w:t>
      </w:r>
      <w:bookmarkEnd w:id="335"/>
      <w:proofErr w:type="gramEnd"/>
    </w:p>
    <w:p w14:paraId="21A12EF1" w14:textId="1F7CADCC" w:rsidR="002570EB" w:rsidRDefault="002570EB">
      <w:pPr>
        <w:rPr>
          <w:lang w:val="en-CA"/>
        </w:rPr>
      </w:pPr>
      <w:r>
        <w:rPr>
          <w:lang w:val="en-CA"/>
        </w:rPr>
        <w:t>The property convention</w:t>
      </w:r>
      <w:proofErr w:type="gramStart"/>
      <w:r>
        <w:rPr>
          <w:lang w:val="en-CA"/>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The dip (</w:t>
      </w:r>
      <w:r w:rsidR="00253146">
        <w:rPr>
          <w:lang w:val="en-CA"/>
        </w:rPr>
        <w:t>SWE::Quantity</w:t>
      </w:r>
      <w:r>
        <w:rPr>
          <w:lang w:val="en-CA"/>
        </w:rPr>
        <w:t>Range)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The polarity</w:t>
      </w:r>
      <w:proofErr w:type="gramStart"/>
      <w:r>
        <w:rPr>
          <w:lang w:val="en-CA"/>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054027A0" w:rsidR="00185884" w:rsidRPr="00C034E3" w:rsidRDefault="00657E64" w:rsidP="00185884">
      <w:r>
        <w:t xml:space="preserve">Linear orientation is composed of a trend (the compass orientation of the line) and a plunge (the angle from the horizontal).  This vector </w:t>
      </w:r>
      <w:r w:rsidR="009F2754">
        <w:t>may</w:t>
      </w:r>
      <w:r>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4A8CC5A0" w:rsidR="00185884" w:rsidRDefault="009F2754" w:rsidP="00185884">
      <w:pPr>
        <w:spacing w:after="0"/>
        <w:rPr>
          <w:lang w:val="en-CA"/>
        </w:rPr>
      </w:pPr>
      <w:r>
        <w:t>To have any meaningful value, a</w:t>
      </w:r>
      <w:r w:rsidR="00185884">
        <w:t>n instance of Linear Orientation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proofErr w:type="gramStart"/>
      <w:r>
        <w:t>directed</w:t>
      </w:r>
      <w:proofErr w:type="gramEnd"/>
    </w:p>
    <w:p w14:paraId="3FE0D3AA" w14:textId="704184F6" w:rsidR="00245451" w:rsidRDefault="00245451" w:rsidP="00657E64">
      <w:r>
        <w:t>The directed</w:t>
      </w:r>
      <w:proofErr w:type="gramStart"/>
      <w:r>
        <w:t>:</w:t>
      </w:r>
      <w:r w:rsidRPr="00245451">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5CDBA8C8" w14:textId="6E519EC0" w:rsidR="009F2754" w:rsidRDefault="00245451" w:rsidP="003C3333">
      <w:r>
        <w:t>The property plunge (</w:t>
      </w:r>
      <w:r w:rsidR="00253146">
        <w:t>SWE::Quantity</w:t>
      </w:r>
      <w:r>
        <w:t>Range)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proofErr w:type="gramStart"/>
      <w:r>
        <w:t>t</w:t>
      </w:r>
      <w:r w:rsidR="009F2754">
        <w:t>rend</w:t>
      </w:r>
      <w:proofErr w:type="gramEnd"/>
    </w:p>
    <w:p w14:paraId="4B96871B" w14:textId="50A1EBC3" w:rsidR="00657E64" w:rsidRDefault="00245451" w:rsidP="00657E64">
      <w:r>
        <w:t>The property trend (</w:t>
      </w:r>
      <w:r w:rsidR="00253146">
        <w:t>SWE::Quantity</w:t>
      </w:r>
      <w:r>
        <w:t xml:space="preserve">Range)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09467058" w:rsidR="00476D1D" w:rsidRDefault="00476D1D" w:rsidP="00476D1D">
      <w:r>
        <w:rPr>
          <w:lang w:val="en-CA"/>
        </w:rPr>
        <w:t xml:space="preserve">A </w:t>
      </w:r>
      <w:r w:rsidR="00BB6F37">
        <w:rPr>
          <w:lang w:val="en-CA"/>
        </w:rPr>
        <w:t>GSML_</w:t>
      </w:r>
      <w:r>
        <w:rPr>
          <w:lang w:val="en-CA"/>
        </w:rPr>
        <w:t xml:space="preserve">Vector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a quantity assigned to this vector</w:t>
      </w:r>
      <w:r>
        <w:rPr>
          <w:lang w:val="en-CA"/>
        </w:rPr>
        <w:t xml:space="preserve">.   If </w:t>
      </w:r>
      <w:r w:rsidR="009F2754">
        <w:rPr>
          <w:lang w:val="en-CA"/>
        </w:rPr>
        <w:t xml:space="preserve">the </w:t>
      </w:r>
      <w:r>
        <w:rPr>
          <w:lang w:val="en-CA"/>
        </w:rPr>
        <w:t>magnitude is unknown, a GSML</w:t>
      </w:r>
      <w:r w:rsidRPr="00996BEA">
        <w:rPr>
          <w:lang w:val="en-CA"/>
        </w:rPr>
        <w:t>_LinearOrientation</w:t>
      </w:r>
      <w:r>
        <w:rPr>
          <w:lang w:val="en-CA"/>
        </w:rPr>
        <w:t xml:space="preserve"> shall be used</w:t>
      </w:r>
      <w:r w:rsidR="00853941">
        <w:rPr>
          <w:lang w:val="en-CA"/>
        </w:rPr>
        <w:t>.</w:t>
      </w:r>
    </w:p>
    <w:p w14:paraId="11612FAA" w14:textId="50214EA1" w:rsidR="00476D1D" w:rsidRPr="009F2754" w:rsidRDefault="00476D1D" w:rsidP="009F2754">
      <w:pPr>
        <w:pStyle w:val="Heading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The magnitude property (</w:t>
      </w:r>
      <w:r w:rsidR="00253146">
        <w:rPr>
          <w:lang w:val="en-CA"/>
        </w:rPr>
        <w:t>SWE::Quantity</w:t>
      </w:r>
      <w:r>
        <w:rPr>
          <w:lang w:val="en-CA"/>
        </w:rPr>
        <w:t>Range)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36" w:name="_Ref446254520"/>
      <w:r>
        <w:lastRenderedPageBreak/>
        <w:t>GSML_QuantityRange</w:t>
      </w:r>
      <w:bookmarkEnd w:id="336"/>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AU" w:eastAsia="en-AU"/>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53558E3" w14:textId="29676DBC" w:rsidR="00476D1D" w:rsidRPr="00E62F4E" w:rsidRDefault="00476D1D" w:rsidP="007F03F0">
      <w:pPr>
        <w:pStyle w:val="Heading5"/>
        <w:rPr>
          <w:lang w:val="en-CA"/>
        </w:rPr>
      </w:pPr>
      <w:proofErr w:type="gramStart"/>
      <w:r w:rsidRPr="00D970E9">
        <w:rPr>
          <w:lang w:val="en-CA"/>
        </w:rPr>
        <w:t>lowerValue</w:t>
      </w:r>
      <w:proofErr w:type="gramEnd"/>
    </w:p>
    <w:p w14:paraId="2B54E3C6" w14:textId="496B3AF4" w:rsidR="00476D1D" w:rsidRDefault="00476D1D" w:rsidP="007F03F0">
      <w:r>
        <w:t>The property lowerValue</w:t>
      </w:r>
      <w:proofErr w:type="gramStart"/>
      <w:r>
        <w:t>:Real</w:t>
      </w:r>
      <w:proofErr w:type="gramEnd"/>
      <w:r>
        <w:t xml:space="preserve"> contain</w:t>
      </w:r>
      <w:r w:rsidR="00E62F4E">
        <w:t>s</w:t>
      </w:r>
      <w:r>
        <w:t xml:space="preserve"> the l</w:t>
      </w:r>
      <w:r w:rsidRPr="00476D1D">
        <w:t xml:space="preserve">ower bound of the range. </w:t>
      </w:r>
      <w:r>
        <w:t xml:space="preserve">It shall be a </w:t>
      </w:r>
      <w:r w:rsidR="00E62F4E">
        <w:t>shall</w:t>
      </w:r>
      <w:r>
        <w:t xml:space="preserve"> of</w:t>
      </w:r>
      <w:r w:rsidRPr="00476D1D">
        <w:t xml:space="preserve"> </w:t>
      </w:r>
      <w:proofErr w:type="gramStart"/>
      <w:r w:rsidRPr="00476D1D">
        <w:t>value[</w:t>
      </w:r>
      <w:proofErr w:type="gramEnd"/>
      <w:r w:rsidRPr="00476D1D">
        <w:t>0].</w:t>
      </w:r>
    </w:p>
    <w:p w14:paraId="2218F83A" w14:textId="77777777" w:rsidR="00E62F4E" w:rsidRDefault="00E62F4E" w:rsidP="007F03F0"/>
    <w:p w14:paraId="7DB40154" w14:textId="35BCABD6" w:rsidR="00476D1D" w:rsidRPr="00476D1D" w:rsidRDefault="00476D1D" w:rsidP="007F03F0">
      <w:pPr>
        <w:pStyle w:val="Heading5"/>
      </w:pPr>
      <w:proofErr w:type="gramStart"/>
      <w:r>
        <w:t>upperValue</w:t>
      </w:r>
      <w:proofErr w:type="gramEnd"/>
    </w:p>
    <w:p w14:paraId="2E46812A" w14:textId="5F94756E" w:rsidR="00657E64" w:rsidRDefault="00476D1D" w:rsidP="00657E64">
      <w:r>
        <w:t>The property upperValue</w:t>
      </w:r>
      <w:proofErr w:type="gramStart"/>
      <w:r>
        <w:t>:Real</w:t>
      </w:r>
      <w:proofErr w:type="gramEnd"/>
      <w:r>
        <w:t xml:space="preserve"> contain</w:t>
      </w:r>
      <w:r w:rsidR="00E62F4E">
        <w:t>s</w:t>
      </w:r>
      <w:r>
        <w:t xml:space="preserve"> the u</w:t>
      </w:r>
      <w:r w:rsidRPr="00476D1D">
        <w:t xml:space="preserve">pper bound of the range. </w:t>
      </w:r>
      <w:r>
        <w:t xml:space="preserve">It </w:t>
      </w:r>
      <w:r w:rsidR="00E62F4E">
        <w:t>shall</w:t>
      </w:r>
      <w:r>
        <w:t xml:space="preserve">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AU" w:eastAsia="en-AU"/>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7" w:name="_Toc455237389"/>
      <w:r>
        <w:rPr>
          <w:lang w:val="en-CA"/>
        </w:rPr>
        <w:t>GeoSciML basic vocabularies</w:t>
      </w:r>
      <w:bookmarkEnd w:id="337"/>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38"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38"/>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39"/>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0AF7EF17"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w:t>
            </w:r>
            <w:r w:rsidR="00E62F4E">
              <w:rPr>
                <w:rFonts w:ascii="Calibri" w:hAnsi="Calibri" w:cs="Segoe UI"/>
                <w:color w:val="000000"/>
                <w:sz w:val="18"/>
                <w:szCs w:val="18"/>
                <w:lang w:val="en-CA"/>
              </w:rPr>
              <w:t>s shall be either: instance, typicalNorm or</w:t>
            </w:r>
            <w:r w:rsidRPr="003F5AA4">
              <w:rPr>
                <w:rFonts w:ascii="Calibri" w:hAnsi="Calibri" w:cs="Segoe UI"/>
                <w:color w:val="000000"/>
                <w:sz w:val="18"/>
                <w:szCs w:val="18"/>
                <w:lang w:val="en-CA"/>
              </w:rPr>
              <w:t xml:space="preserve"> definingNorm.</w:t>
            </w:r>
            <w:commentRangeEnd w:id="339"/>
            <w:r w:rsidRPr="003F5AA4">
              <w:rPr>
                <w:rStyle w:val="CommentReference"/>
                <w:rFonts w:ascii="Calibri" w:hAnsi="Calibri"/>
                <w:color w:val="000000"/>
                <w:sz w:val="18"/>
                <w:szCs w:val="18"/>
              </w:rPr>
              <w:commentReference w:id="339"/>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40" w:name="_Toc455237390"/>
      <w:r>
        <w:rPr>
          <w:lang w:val="en-CA"/>
        </w:rPr>
        <w:t>Instance example</w:t>
      </w:r>
      <w:bookmarkEnd w:id="340"/>
      <w:r w:rsidR="00E62F4E">
        <w:rPr>
          <w:lang w:val="en-CA"/>
        </w:rPr>
        <w:t>s</w:t>
      </w:r>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1"/>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1"/>
      <w:r w:rsidR="0032727A">
        <w:rPr>
          <w:rStyle w:val="CommentReference"/>
        </w:rPr>
        <w:commentReference w:id="341"/>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AU" w:eastAsia="en-AU"/>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42"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42"/>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AU" w:eastAsia="en-AU"/>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3"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43"/>
      <w:r>
        <w:t xml:space="preserve"> : Original description from map legend.  This legend item is represented as a GeologicFeature (specifically, a GeologicUnit)</w:t>
      </w:r>
    </w:p>
    <w:p w14:paraId="49BAA496" w14:textId="56A606A9" w:rsidR="006F2329" w:rsidRDefault="00A05D5D">
      <w:commentRangeStart w:id="344"/>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44"/>
      <w:r w:rsidR="00E11331">
        <w:rPr>
          <w:rStyle w:val="CommentReference"/>
        </w:rPr>
        <w:commentReference w:id="344"/>
      </w:r>
    </w:p>
    <w:p w14:paraId="471F9977" w14:textId="5F78F7F8" w:rsidR="006F2329" w:rsidRDefault="00F658C5" w:rsidP="007F03F0">
      <w:pPr>
        <w:keepNext/>
      </w:pPr>
      <w:r>
        <w:rPr>
          <w:noProof/>
          <w:lang w:val="en-AU" w:eastAsia="en-AU"/>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45"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4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AU" w:eastAsia="en-AU"/>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46" w:name="_Ref440187941"/>
      <w:bookmarkStart w:id="347" w:name="_Toc455237391"/>
      <w:r w:rsidRPr="00D12552">
        <w:rPr>
          <w:lang w:val="en-CA"/>
        </w:rPr>
        <w:lastRenderedPageBreak/>
        <w:t xml:space="preserve">GeoSciML </w:t>
      </w:r>
      <w:r>
        <w:rPr>
          <w:lang w:val="en-CA"/>
        </w:rPr>
        <w:t>Extension</w:t>
      </w:r>
      <w:r w:rsidRPr="00D12552">
        <w:rPr>
          <w:lang w:val="en-CA"/>
        </w:rPr>
        <w:t xml:space="preserve"> Requirements </w:t>
      </w:r>
      <w:bookmarkEnd w:id="346"/>
      <w:r w:rsidR="008B01F3" w:rsidRPr="00D12552">
        <w:rPr>
          <w:lang w:val="en-CA"/>
        </w:rPr>
        <w:t>Class</w:t>
      </w:r>
      <w:r w:rsidR="008B01F3">
        <w:rPr>
          <w:lang w:val="en-CA"/>
        </w:rPr>
        <w:t xml:space="preserve"> </w:t>
      </w:r>
      <w:r w:rsidR="008B01F3">
        <w:t>(</w:t>
      </w:r>
      <w:r w:rsidR="00052694">
        <w:t>Normative)</w:t>
      </w:r>
      <w:bookmarkEnd w:id="347"/>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AU" w:eastAsia="en-AU"/>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48" w:name="_Toc455237392"/>
      <w:r>
        <w:rPr>
          <w:lang w:val="en-CA"/>
        </w:rPr>
        <w:t>Geologic Relations</w:t>
      </w:r>
      <w:bookmarkEnd w:id="348"/>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AU" w:eastAsia="en-AU"/>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79591FFB" w:rsidR="00894DAA" w:rsidRDefault="00894DAA" w:rsidP="00894DAA">
      <w:r>
        <w:t>GeoSciML uses the generic relatedFeature/Geologic</w:t>
      </w:r>
      <w:r w:rsidR="000944A6">
        <w:t>Feature</w:t>
      </w:r>
      <w:r>
        <w:t>Relation to associate GeologicFeature with other GeologicFeatures</w:t>
      </w:r>
      <w:r w:rsidR="00E6505F">
        <w:t>, which includes 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77777777" w:rsidR="00E6505F"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rsidR="00E6505F">
        <w:t xml:space="preserve"> GeologicEvent.</w:t>
      </w:r>
      <w:r w:rsidR="00894DAA">
        <w:t xml:space="preserve">  The consequence for someone using Extension is </w:t>
      </w:r>
      <w:r w:rsidR="00E6505F">
        <w:t>the availability of</w:t>
      </w:r>
      <w:r w:rsidR="00894DAA">
        <w:t xml:space="preserve"> two </w:t>
      </w:r>
      <w:r>
        <w:t xml:space="preserve">different </w:t>
      </w:r>
      <w:r w:rsidR="00894DAA">
        <w:t>ways to link a Geologic</w:t>
      </w:r>
      <w:r w:rsidR="00E6505F">
        <w:t>Feature and GeologicEvent:</w:t>
      </w:r>
    </w:p>
    <w:p w14:paraId="5BF68F1B" w14:textId="77777777" w:rsidR="00E6505F" w:rsidRDefault="00E6505F" w:rsidP="00C44904">
      <w:pPr>
        <w:pStyle w:val="ListParagraph"/>
        <w:numPr>
          <w:ilvl w:val="0"/>
          <w:numId w:val="30"/>
        </w:numPr>
      </w:pPr>
      <w:r>
        <w:t>A direct association through geologicHistory</w:t>
      </w:r>
    </w:p>
    <w:p w14:paraId="1FC71297" w14:textId="2FFC7248" w:rsidR="00894DAA" w:rsidRDefault="00E6505F" w:rsidP="00C44904">
      <w:pPr>
        <w:pStyle w:val="ListParagraph"/>
        <w:numPr>
          <w:ilvl w:val="0"/>
          <w:numId w:val="30"/>
        </w:numPr>
      </w:pPr>
      <w:r>
        <w:t xml:space="preserve">A </w:t>
      </w:r>
      <w:r w:rsidR="00894DAA">
        <w:t>generic Geologic</w:t>
      </w:r>
      <w:r w:rsidR="009D650C">
        <w:t>Feature</w:t>
      </w:r>
      <w:r w:rsidR="00894DAA">
        <w:t>Relation.</w:t>
      </w:r>
    </w:p>
    <w:p w14:paraId="3320DF02" w14:textId="3331FD72" w:rsidR="00894DAA" w:rsidRDefault="00894DAA" w:rsidP="00894DAA">
      <w:commentRangeStart w:id="349"/>
      <w:r>
        <w:t>To prevent confusion and promote consistency</w:t>
      </w:r>
      <w:r w:rsidR="00E6505F">
        <w:t>, especially in query scenarios</w:t>
      </w:r>
      <w:r>
        <w:t>,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commentRangeEnd w:id="349"/>
    <w:p w14:paraId="4065976A" w14:textId="77777777" w:rsidR="00894DAA" w:rsidRDefault="00E6505F" w:rsidP="00894DAA">
      <w:r>
        <w:rPr>
          <w:rStyle w:val="CommentReference"/>
        </w:rPr>
        <w:commentReference w:id="349"/>
      </w:r>
    </w:p>
    <w:p w14:paraId="35279AC5" w14:textId="7B6D8570" w:rsidR="00894DAA" w:rsidRDefault="000D4260" w:rsidP="000D4260">
      <w:pPr>
        <w:pStyle w:val="Heading4"/>
        <w:rPr>
          <w:lang w:val="en-CA"/>
        </w:rPr>
      </w:pPr>
      <w:bookmarkStart w:id="350" w:name="_Ref440189613"/>
      <w:r>
        <w:rPr>
          <w:lang w:val="en-CA"/>
        </w:rPr>
        <w:t>GeologicFeatureRelation</w:t>
      </w:r>
      <w:bookmarkEnd w:id="35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1"/>
      </w:r>
      <w:r w:rsidRPr="000D4260">
        <w:rPr>
          <w:lang w:val="en-CA"/>
        </w:rPr>
        <w:t xml:space="preserve">could be described where they are </w:t>
      </w:r>
      <w:r w:rsidR="00E6505F">
        <w:rPr>
          <w:lang w:val="en-CA"/>
        </w:rPr>
        <w:t>geologically</w:t>
      </w:r>
      <w:r w:rsidRPr="000D4260">
        <w:rPr>
          <w:lang w:val="en-CA"/>
        </w:rPr>
        <w:t xml:space="preserve"> significant.</w:t>
      </w:r>
    </w:p>
    <w:p w14:paraId="2E642AFC" w14:textId="23170D88" w:rsidR="000D4260" w:rsidRDefault="00F658C5" w:rsidP="000D4260">
      <w:pPr>
        <w:keepNext/>
      </w:pPr>
      <w:r>
        <w:rPr>
          <w:noProof/>
          <w:lang w:val="en-AU" w:eastAsia="en-AU"/>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proofErr w:type="gramStart"/>
      <w:r w:rsidRPr="00D970E9">
        <w:rPr>
          <w:lang w:val="en-CA"/>
        </w:rPr>
        <w:t>relationship</w:t>
      </w:r>
      <w:bookmarkStart w:id="352" w:name="BKM_D050A55A_5C1C_4F4B_986C_7C31687F2ED2"/>
      <w:bookmarkEnd w:id="352"/>
      <w:proofErr w:type="gramEnd"/>
    </w:p>
    <w:p w14:paraId="29C61658" w14:textId="31591F45"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proofErr w:type="gramStart"/>
      <w:r w:rsidRPr="000944A6">
        <w:rPr>
          <w:lang w:val="en-CA"/>
        </w:rPr>
        <w:t>sourceRole</w:t>
      </w:r>
      <w:proofErr w:type="gramEnd"/>
    </w:p>
    <w:p w14:paraId="1CB1BEA1" w14:textId="025C403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Heading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3" w:name="BKM_18C9D12A_7280_4CA8_9066_431A68398F08"/>
      <w:bookmarkStart w:id="354" w:name="BKM_B740241F_3BC0_40B4_9972_D590F470452B"/>
      <w:bookmarkStart w:id="355" w:name="BKM_38727CDD_F0E8_4D00_A48C_555F0912BF41"/>
      <w:bookmarkEnd w:id="353"/>
      <w:bookmarkEnd w:id="354"/>
      <w:bookmarkEnd w:id="355"/>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9F20687" w:rsidR="000D4260" w:rsidRDefault="00F658C5" w:rsidP="000D4260">
      <w:pPr>
        <w:keepNext/>
      </w:pPr>
      <w:r>
        <w:rPr>
          <w:noProof/>
          <w:lang w:val="en-AU" w:eastAsia="en-AU"/>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56" w:name="BKM_C0695B09_DC02_4BDD_AE59_38E8AE1F4632"/>
      <w:bookmarkEnd w:id="356"/>
      <w:proofErr w:type="gramStart"/>
      <w:r>
        <w:rPr>
          <w:lang w:val="en-CA"/>
        </w:rPr>
        <w:t>relationship</w:t>
      </w:r>
      <w:proofErr w:type="gramEnd"/>
    </w:p>
    <w:p w14:paraId="7FCB3E9F" w14:textId="66FC3A17"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The property sourceRole</w:t>
      </w:r>
      <w:proofErr w:type="gramStart"/>
      <w:r>
        <w:rPr>
          <w:lang w:val="en-CA"/>
        </w:rPr>
        <w:t>:</w:t>
      </w:r>
      <w:r w:rsidRPr="001150E2">
        <w:rPr>
          <w:lang w:val="en-CA"/>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proofErr w:type="gramStart"/>
      <w:r w:rsidRPr="001150E2">
        <w:rPr>
          <w:lang w:val="en-CA"/>
        </w:rPr>
        <w:t>targetRole</w:t>
      </w:r>
      <w:proofErr w:type="gramEnd"/>
    </w:p>
    <w:p w14:paraId="52BB40AC" w14:textId="14F10631" w:rsidR="000D4260" w:rsidRDefault="001150E2" w:rsidP="00355CAB">
      <w:pPr>
        <w:rPr>
          <w:lang w:val="en-CA"/>
        </w:rPr>
      </w:pPr>
      <w:r>
        <w:rPr>
          <w:lang w:val="en-CA"/>
        </w:rPr>
        <w:lastRenderedPageBreak/>
        <w:t>The targetRole</w:t>
      </w:r>
      <w:proofErr w:type="gramStart"/>
      <w:r>
        <w:rPr>
          <w:lang w:val="en-CA"/>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57" w:name="BKM_F11CCC02_4943_439C_97BD_3878F0BA0970"/>
      <w:bookmarkStart w:id="358" w:name="BKM_8ABBD347_C257_4419_A3F6_0485375DCF7F"/>
      <w:bookmarkStart w:id="359" w:name="BKM_40919ABF_3C16_41E1_8906_0D3CE189EB1B"/>
      <w:bookmarkEnd w:id="357"/>
      <w:bookmarkEnd w:id="358"/>
      <w:bookmarkEnd w:id="359"/>
      <w:r w:rsidR="00853941">
        <w:rPr>
          <w:lang w:val="en-CA"/>
        </w:rPr>
        <w:t>.</w:t>
      </w:r>
    </w:p>
    <w:p w14:paraId="74ACF777" w14:textId="5B50C3FD" w:rsidR="000D4260" w:rsidRDefault="00AE357E" w:rsidP="00AE357E">
      <w:pPr>
        <w:pStyle w:val="Heading3"/>
        <w:rPr>
          <w:lang w:val="en-CA"/>
        </w:rPr>
      </w:pPr>
      <w:bookmarkStart w:id="360" w:name="_Toc455237393"/>
      <w:commentRangeStart w:id="361"/>
      <w:r>
        <w:rPr>
          <w:lang w:val="en-CA"/>
        </w:rPr>
        <w:t xml:space="preserve">Earth material </w:t>
      </w:r>
      <w:r w:rsidR="00481AF6">
        <w:rPr>
          <w:lang w:val="en-CA"/>
        </w:rPr>
        <w:t>details</w:t>
      </w:r>
      <w:bookmarkEnd w:id="360"/>
      <w:commentRangeEnd w:id="361"/>
      <w:r w:rsidR="00A14FB0">
        <w:rPr>
          <w:rStyle w:val="CommentReference"/>
          <w:rFonts w:cs="Times New Roman"/>
          <w:b w:val="0"/>
          <w:bCs w:val="0"/>
        </w:rPr>
        <w:commentReference w:id="361"/>
      </w:r>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C44904">
      <w:pPr>
        <w:numPr>
          <w:ilvl w:val="0"/>
          <w:numId w:val="21"/>
        </w:numPr>
        <w:spacing w:after="0"/>
        <w:rPr>
          <w:lang w:val="en-CA"/>
        </w:rPr>
      </w:pPr>
      <w:r>
        <w:rPr>
          <w:lang w:val="en-CA"/>
        </w:rPr>
        <w:t xml:space="preserve">CompositionDescription </w:t>
      </w:r>
    </w:p>
    <w:p w14:paraId="7C1DF0CC" w14:textId="33B13367" w:rsidR="009B560C" w:rsidRDefault="009B560C" w:rsidP="00C44904">
      <w:pPr>
        <w:numPr>
          <w:ilvl w:val="0"/>
          <w:numId w:val="21"/>
        </w:numPr>
        <w:spacing w:after="0"/>
        <w:rPr>
          <w:lang w:val="en-CA"/>
        </w:rPr>
      </w:pPr>
      <w:r>
        <w:rPr>
          <w:lang w:val="en-CA"/>
        </w:rPr>
        <w:t xml:space="preserve">FabricDescription </w:t>
      </w:r>
    </w:p>
    <w:p w14:paraId="0F7566F3" w14:textId="2E4C0DFD" w:rsidR="009B560C" w:rsidRDefault="009B560C" w:rsidP="00C44904">
      <w:pPr>
        <w:numPr>
          <w:ilvl w:val="0"/>
          <w:numId w:val="21"/>
        </w:numPr>
        <w:spacing w:after="0"/>
        <w:rPr>
          <w:lang w:val="en-CA"/>
        </w:rPr>
      </w:pPr>
      <w:r>
        <w:rPr>
          <w:lang w:val="en-CA"/>
        </w:rPr>
        <w:t>RockMaterialDescription</w:t>
      </w:r>
    </w:p>
    <w:p w14:paraId="2AC1BDB2" w14:textId="6F1B322D" w:rsidR="009B560C" w:rsidRDefault="009B560C" w:rsidP="00C44904">
      <w:pPr>
        <w:numPr>
          <w:ilvl w:val="0"/>
          <w:numId w:val="21"/>
        </w:numPr>
        <w:spacing w:after="0"/>
        <w:rPr>
          <w:lang w:val="en-CA"/>
        </w:rPr>
      </w:pPr>
      <w:r>
        <w:rPr>
          <w:lang w:val="en-CA"/>
        </w:rPr>
        <w:t>AlterationDescription</w:t>
      </w:r>
    </w:p>
    <w:p w14:paraId="65970EAF" w14:textId="7DFFB861" w:rsidR="009B560C" w:rsidRDefault="009B560C" w:rsidP="00C44904">
      <w:pPr>
        <w:numPr>
          <w:ilvl w:val="0"/>
          <w:numId w:val="21"/>
        </w:numPr>
        <w:spacing w:after="0"/>
        <w:rPr>
          <w:lang w:val="en-CA"/>
        </w:rPr>
      </w:pPr>
      <w:r>
        <w:rPr>
          <w:lang w:val="en-CA"/>
        </w:rPr>
        <w:t>PhysicalDescription</w:t>
      </w:r>
    </w:p>
    <w:p w14:paraId="0160EA0D" w14:textId="0B33A7D8" w:rsidR="009B560C" w:rsidRDefault="009B560C" w:rsidP="00C44904">
      <w:pPr>
        <w:numPr>
          <w:ilvl w:val="0"/>
          <w:numId w:val="21"/>
        </w:numPr>
        <w:spacing w:after="0"/>
        <w:rPr>
          <w:lang w:val="en-CA"/>
        </w:rPr>
      </w:pPr>
      <w:r>
        <w:rPr>
          <w:lang w:val="en-CA"/>
        </w:rPr>
        <w:t>MetamorphicDescription</w:t>
      </w:r>
    </w:p>
    <w:p w14:paraId="56516244" w14:textId="30AA9033" w:rsidR="009B560C" w:rsidRDefault="009B560C" w:rsidP="00C44904">
      <w:pPr>
        <w:numPr>
          <w:ilvl w:val="0"/>
          <w:numId w:val="21"/>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AU" w:eastAsia="en-AU"/>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w:t>
      </w:r>
      <w:r>
        <w:lastRenderedPageBreak/>
        <w:t xml:space="preserve">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AU" w:eastAsia="en-AU"/>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AU" w:eastAsia="en-AU"/>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AU" w:eastAsia="en-AU"/>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proofErr w:type="gramStart"/>
      <w:r>
        <w:t>alterationType</w:t>
      </w:r>
      <w:proofErr w:type="gramEnd"/>
    </w:p>
    <w:p w14:paraId="36214D7B" w14:textId="1A01B9B4" w:rsidR="0016580A" w:rsidRDefault="0016580A" w:rsidP="00AE357E">
      <w:r>
        <w:t>The property alterationType</w:t>
      </w:r>
      <w:proofErr w:type="gramStart"/>
      <w:r>
        <w:t>:</w:t>
      </w:r>
      <w:r w:rsidRPr="0016580A">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proofErr w:type="gramStart"/>
      <w:r w:rsidRPr="00D970E9">
        <w:rPr>
          <w:lang w:val="en-CA"/>
        </w:rPr>
        <w:t>alterationProduct</w:t>
      </w:r>
      <w:proofErr w:type="gramEnd"/>
    </w:p>
    <w:p w14:paraId="6F237C1F" w14:textId="6E3DC668" w:rsidR="0016580A" w:rsidRDefault="0016580A" w:rsidP="00AE357E">
      <w:r>
        <w:t>The property a</w:t>
      </w:r>
      <w:r w:rsidRPr="0016580A">
        <w:t>lterationProduct</w:t>
      </w:r>
      <w:r>
        <w:t xml:space="preserve"> </w:t>
      </w:r>
      <w:r w:rsidR="00A14FB0">
        <w:t>is</w:t>
      </w:r>
      <w:r>
        <w:t xml:space="preserv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proofErr w:type="gramStart"/>
      <w:r w:rsidRPr="00D970E9">
        <w:rPr>
          <w:lang w:val="en-CA"/>
        </w:rPr>
        <w:t>alterationDistribution</w:t>
      </w:r>
      <w:proofErr w:type="gramEnd"/>
    </w:p>
    <w:p w14:paraId="0167B527" w14:textId="59EF960A" w:rsidR="0016580A" w:rsidRDefault="0016580A" w:rsidP="00AE357E">
      <w:r>
        <w:t>The alterationDistribution (swe</w:t>
      </w:r>
      <w:proofErr w:type="gramStart"/>
      <w:r>
        <w:t>:Category</w:t>
      </w:r>
      <w:proofErr w:type="gramEnd"/>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62" w:name="BKM_8201810A_8593_4A0C_A4FE_B4A134FDF11D"/>
      <w:bookmarkEnd w:id="362"/>
      <w:proofErr w:type="gramStart"/>
      <w:r w:rsidRPr="00D970E9">
        <w:rPr>
          <w:lang w:val="en-CA"/>
        </w:rPr>
        <w:t>alterationDegree</w:t>
      </w:r>
      <w:proofErr w:type="gramEnd"/>
    </w:p>
    <w:p w14:paraId="5667B120" w14:textId="563A5C08"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alterationEvent </w:t>
      </w:r>
      <w:r w:rsidR="00A14FB0">
        <w:rPr>
          <w:lang w:val="en-CA"/>
        </w:rPr>
        <w:t>is</w:t>
      </w:r>
      <w:r>
        <w:rPr>
          <w:lang w:val="en-CA"/>
        </w:rPr>
        <w:t xml:space="preserv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63" w:name="BKM_7C508FBF_33D9_484F_911B_6377C69AD667"/>
      <w:bookmarkStart w:id="364" w:name="BKM_ED5D19E5_9BBB_4493_91D3_D708625FA37A"/>
      <w:bookmarkStart w:id="365" w:name="BKM_E45C3931_F3F9_4BB2_B916_F57604E1D027"/>
      <w:bookmarkStart w:id="366" w:name="BKM_26449531_DA00_4286_BEAD_53641C8C6B18"/>
      <w:bookmarkEnd w:id="363"/>
      <w:bookmarkEnd w:id="364"/>
      <w:bookmarkEnd w:id="365"/>
      <w:bookmarkEnd w:id="366"/>
      <w:r>
        <w:lastRenderedPageBreak/>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AU" w:eastAsia="en-AU"/>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67" w:name="BKM_D4FBCA43_958A_4AEF_8332_5F96792672DF"/>
      <w:bookmarkEnd w:id="367"/>
      <w:proofErr w:type="gramStart"/>
      <w:r w:rsidRPr="00D970E9">
        <w:rPr>
          <w:lang w:val="en-CA"/>
        </w:rPr>
        <w:t>chemicalAnalysis</w:t>
      </w:r>
      <w:proofErr w:type="gramEnd"/>
    </w:p>
    <w:p w14:paraId="3E7F39CC" w14:textId="4375A2B4"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contain</w:t>
      </w:r>
      <w:r w:rsidR="00A14FB0">
        <w:rPr>
          <w:lang w:val="en-CA"/>
        </w:rPr>
        <w:t>s</w:t>
      </w:r>
      <w:r>
        <w:rPr>
          <w:lang w:val="en-CA"/>
        </w:rPr>
        <w:t xml:space="preserve">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68" w:name="BKM_7DA6E39E_93F3_43B7_9C51_9F05A691932A"/>
      <w:bookmarkEnd w:id="36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AU" w:eastAsia="en-AU"/>
        </w:rPr>
        <w:lastRenderedPageBreak/>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69" w:name="BKM_0126A46B_77F6_4F3D_8366_99D7292A119E"/>
      <w:bookmarkEnd w:id="369"/>
      <w:proofErr w:type="gramStart"/>
      <w:r w:rsidRPr="00D970E9">
        <w:rPr>
          <w:lang w:val="en-CA"/>
        </w:rPr>
        <w:t>compositionCategory</w:t>
      </w:r>
      <w:proofErr w:type="gramEnd"/>
    </w:p>
    <w:p w14:paraId="2DFC5351" w14:textId="35BD5352"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3478367" w14:textId="1126EE07" w:rsidR="00224DF5" w:rsidRDefault="00224DF5" w:rsidP="00D20646">
      <w:pPr>
        <w:rPr>
          <w:lang w:val="en-CA"/>
        </w:rPr>
      </w:pPr>
      <w:r>
        <w:rPr>
          <w:lang w:val="en-CA"/>
        </w:rPr>
        <w:t>The property geneticCategory (swe</w:t>
      </w:r>
      <w:proofErr w:type="gramStart"/>
      <w:r>
        <w:rPr>
          <w:lang w:val="en-CA"/>
        </w:rPr>
        <w:t>:Category</w:t>
      </w:r>
      <w:proofErr w:type="gramEnd"/>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Heading5"/>
        <w:rPr>
          <w:lang w:val="en-CA"/>
        </w:rPr>
      </w:pPr>
      <w:proofErr w:type="gramStart"/>
      <w:r w:rsidRPr="00224DF5">
        <w:rPr>
          <w:lang w:val="en-CA"/>
        </w:rPr>
        <w:t>particleGeometry</w:t>
      </w:r>
      <w:proofErr w:type="gramEnd"/>
    </w:p>
    <w:p w14:paraId="247216FD" w14:textId="74EF9E34"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contain</w:t>
      </w:r>
      <w:r w:rsidR="00A14FB0">
        <w:rPr>
          <w:lang w:val="en-CA"/>
        </w:rPr>
        <w:t>s</w:t>
      </w:r>
      <w:r>
        <w:rPr>
          <w:lang w:val="en-CA"/>
        </w:rPr>
        <w:t xml:space="preserve"> an instance of ParticleGeometryDescription.</w:t>
      </w:r>
    </w:p>
    <w:p w14:paraId="4B1E1EC7" w14:textId="77777777" w:rsidR="00224DF5" w:rsidRDefault="00224DF5" w:rsidP="00D20646">
      <w:pPr>
        <w:rPr>
          <w:lang w:val="en-CA"/>
        </w:rPr>
      </w:pPr>
    </w:p>
    <w:p w14:paraId="31B6F5E2" w14:textId="136C6B51" w:rsidR="004B1BCF" w:rsidRPr="00A14FB0" w:rsidRDefault="00224DF5" w:rsidP="00D20646">
      <w:pPr>
        <w:pStyle w:val="Heading5"/>
        <w:rPr>
          <w:lang w:val="en-CA"/>
        </w:rPr>
      </w:pPr>
      <w:r w:rsidRPr="00D970E9">
        <w:rPr>
          <w:lang w:val="en-CA"/>
        </w:rPr>
        <w:t>Constituent</w:t>
      </w:r>
    </w:p>
    <w:p w14:paraId="44DADA49" w14:textId="2E7B90EE" w:rsidR="00224DF5" w:rsidRDefault="00224DF5" w:rsidP="00D20646">
      <w:pPr>
        <w:rPr>
          <w:lang w:val="en-CA"/>
        </w:rPr>
      </w:pPr>
      <w:r>
        <w:rPr>
          <w:lang w:val="en-CA"/>
        </w:rPr>
        <w:t xml:space="preserve">The property constituent </w:t>
      </w:r>
      <w:r w:rsidR="00A14FB0">
        <w:rPr>
          <w:lang w:val="en-CA"/>
        </w:rPr>
        <w:t>is</w:t>
      </w:r>
      <w:r>
        <w:rPr>
          <w:lang w:val="en-CA"/>
        </w:rPr>
        <w:t xml:space="preserv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0" w:name="BKM_68F68CA6_F7FB_411D_8560_851B7315C00E"/>
      <w:bookmarkStart w:id="371" w:name="BKM_F5243BEF_0ABC_4433_AFCB_2FCD01906472"/>
      <w:bookmarkEnd w:id="370"/>
      <w:bookmarkEnd w:id="371"/>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AU" w:eastAsia="en-AU"/>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5796C57D" w14:textId="557E978B" w:rsidR="00E105E6" w:rsidRDefault="004B1BCF" w:rsidP="00791B66">
      <w:pPr>
        <w:pStyle w:val="Heading5"/>
      </w:pPr>
      <w:proofErr w:type="gramStart"/>
      <w:r w:rsidRPr="004B1BCF">
        <w:t>particleType</w:t>
      </w:r>
      <w:proofErr w:type="gramEnd"/>
    </w:p>
    <w:p w14:paraId="5573BF52" w14:textId="29F30864" w:rsidR="00A14FB0" w:rsidRPr="00A14FB0" w:rsidRDefault="004B1BCF" w:rsidP="00A14FB0">
      <w:r w:rsidRPr="00A14FB0">
        <w:t>The particleType</w:t>
      </w:r>
      <w:proofErr w:type="gramStart"/>
      <w:r w:rsidRPr="00A14FB0">
        <w:t>:ParticleTypeTerm</w:t>
      </w:r>
      <w:proofErr w:type="gramEnd"/>
      <w:r w:rsidRPr="00A14FB0">
        <w:t xml:space="preserve"> provide a term from a controlled vocabulary to specify the nature of individual particles of each constituent in an Earth Material aggregation, bas</w:t>
      </w:r>
      <w:r w:rsidR="007F03F0" w:rsidRPr="00A14FB0">
        <w:t xml:space="preserve">ed mostly on their genesis.  When </w:t>
      </w:r>
      <w:r w:rsidRPr="00A14FB0">
        <w:t xml:space="preserve">applied on ParticleDescription for CompoundMaterial, then </w:t>
      </w:r>
      <w:r w:rsidR="007F03F0" w:rsidRPr="00A14FB0">
        <w:t xml:space="preserve">it </w:t>
      </w:r>
      <w:r w:rsidRPr="00A14FB0">
        <w:t>would characteri</w:t>
      </w:r>
      <w:r w:rsidR="004D2792" w:rsidRPr="00A14FB0">
        <w:t>s</w:t>
      </w:r>
      <w:r w:rsidRPr="00A14FB0">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proofErr w:type="gramStart"/>
      <w:r w:rsidRPr="0032727A">
        <w:t>aspectRatio</w:t>
      </w:r>
      <w:proofErr w:type="gramEnd"/>
    </w:p>
    <w:p w14:paraId="6E5DDB30" w14:textId="361575BC" w:rsidR="0032727A" w:rsidRDefault="0032727A" w:rsidP="004B1BCF">
      <w:r>
        <w:t>The aspectRatio property (</w:t>
      </w:r>
      <w:r w:rsidR="0057428A">
        <w:t>SWE:</w:t>
      </w:r>
      <w:r>
        <w:t>:Category)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proofErr w:type="gramStart"/>
      <w:r>
        <w:t>s</w:t>
      </w:r>
      <w:r w:rsidRPr="0032727A">
        <w:t>hape</w:t>
      </w:r>
      <w:proofErr w:type="gramEnd"/>
    </w:p>
    <w:p w14:paraId="028A1B0E" w14:textId="521A6E6F" w:rsidR="0032727A" w:rsidRDefault="0032727A" w:rsidP="004B1BCF">
      <w:r>
        <w:lastRenderedPageBreak/>
        <w:t>The s</w:t>
      </w:r>
      <w:r w:rsidRPr="0032727A">
        <w:t xml:space="preserve">hape </w:t>
      </w:r>
      <w:r>
        <w:t>property (</w:t>
      </w:r>
      <w:r w:rsidR="0057428A">
        <w:t>SWE</w:t>
      </w:r>
      <w:proofErr w:type="gramStart"/>
      <w:r>
        <w:t>:Category</w:t>
      </w:r>
      <w:proofErr w:type="gramEnd"/>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proofErr w:type="gramStart"/>
      <w:r>
        <w:t>s</w:t>
      </w:r>
      <w:r w:rsidRPr="00DE441D">
        <w:t>ize</w:t>
      </w:r>
      <w:proofErr w:type="gramEnd"/>
    </w:p>
    <w:p w14:paraId="67A0AB71" w14:textId="22737164" w:rsidR="00DE441D" w:rsidRDefault="00DE441D" w:rsidP="004B1BCF">
      <w:r>
        <w:t>The property size (</w:t>
      </w:r>
      <w:r w:rsidR="00253146">
        <w:t>SWE::Quantity</w:t>
      </w:r>
      <w:r>
        <w:t>Range)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Heading5"/>
        <w:rPr>
          <w:lang w:val="en-CA"/>
        </w:rPr>
      </w:pPr>
      <w:proofErr w:type="gramStart"/>
      <w:r>
        <w:rPr>
          <w:lang w:val="en-CA"/>
        </w:rPr>
        <w:t>s</w:t>
      </w:r>
      <w:r w:rsidRPr="00D970E9">
        <w:rPr>
          <w:lang w:val="en-CA"/>
        </w:rPr>
        <w:t>orting</w:t>
      </w:r>
      <w:proofErr w:type="gramEnd"/>
    </w:p>
    <w:p w14:paraId="4FD88E0A" w14:textId="33B7180C" w:rsidR="00DE441D" w:rsidRDefault="00DE441D">
      <w:pPr>
        <w:rPr>
          <w:lang w:val="en-CA"/>
        </w:rPr>
      </w:pPr>
      <w:r>
        <w:rPr>
          <w:lang w:val="en-CA"/>
        </w:rPr>
        <w:t>The sorting property (swe</w:t>
      </w:r>
      <w:proofErr w:type="gramStart"/>
      <w:r>
        <w:rPr>
          <w:lang w:val="en-CA"/>
        </w:rPr>
        <w:t>:Category</w:t>
      </w:r>
      <w:proofErr w:type="gramEnd"/>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Heading5"/>
        <w:rPr>
          <w:lang w:val="en-CA"/>
        </w:rPr>
      </w:pPr>
      <w:proofErr w:type="gramStart"/>
      <w:r w:rsidRPr="00D970E9">
        <w:rPr>
          <w:lang w:val="en-CA"/>
        </w:rPr>
        <w:t>sourceOrganism</w:t>
      </w:r>
      <w:proofErr w:type="gramEnd"/>
    </w:p>
    <w:p w14:paraId="2C6007F3" w14:textId="5AE9AC68" w:rsidR="003B691E" w:rsidRDefault="003B691E">
      <w:r>
        <w:t xml:space="preserve">The sourceOrganism property </w:t>
      </w:r>
      <w:r w:rsidR="0067785F">
        <w:t>is</w:t>
      </w:r>
      <w:r>
        <w:t xml:space="preserv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2" w:name="BKM_D2D5D1B2_3FF4_4650_95E3_DA08EE4A7DFF"/>
      <w:bookmarkStart w:id="373" w:name="BKM_7D2E3FD4_C90D_40DB_8BA1_3E5458C981C0"/>
      <w:bookmarkStart w:id="374" w:name="BKM_13EF909A_AB70_4901_8CA1_C3BA3F992378"/>
      <w:bookmarkStart w:id="375" w:name="BKM_A7128990_6B6B_49DD_9D88_9E8D7207A879"/>
      <w:bookmarkStart w:id="376" w:name="BKM_92F07FBA_BBCD_4C39_9112_B2569C6076C8"/>
      <w:bookmarkStart w:id="377" w:name="BKM_02F24C6F_6A70_4304_88F6_978891E8D391"/>
      <w:bookmarkEnd w:id="372"/>
      <w:bookmarkEnd w:id="373"/>
      <w:bookmarkEnd w:id="374"/>
      <w:bookmarkEnd w:id="375"/>
      <w:bookmarkEnd w:id="376"/>
      <w:bookmarkEnd w:id="377"/>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 xml:space="preserve">onsider </w:t>
      </w:r>
      <w:commentRangeStart w:id="378"/>
      <w:r>
        <w:t xml:space="preserve">Dunham's </w:t>
      </w:r>
      <w:commentRangeEnd w:id="378"/>
      <w:r w:rsidR="0067785F">
        <w:rPr>
          <w:rStyle w:val="CommentReference"/>
        </w:rPr>
        <w:commentReference w:id="378"/>
      </w:r>
      <w:r>
        <w:t xml:space="preserve">textural classification of carbonate rocks (wackestone, packstone, grainstone...) in the description of carbonate rocks. The description is predicated on identification of two kinds of intraclasts (grains) and matrix (carbonate </w:t>
      </w:r>
      <w:r>
        <w:lastRenderedPageBreak/>
        <w:t>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79" w:name="BKM_D2385579_8CEC_41FC_ACD0_1242C0AEF96E"/>
      <w:bookmarkEnd w:id="379"/>
      <w:proofErr w:type="gramStart"/>
      <w:r>
        <w:rPr>
          <w:lang w:val="en-CA"/>
        </w:rPr>
        <w:t>role</w:t>
      </w:r>
      <w:proofErr w:type="gramEnd"/>
    </w:p>
    <w:p w14:paraId="3E1D77AF" w14:textId="71991119"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ABD01A4" w14:textId="14B404D9" w:rsidR="00D16D48" w:rsidRPr="0067785F" w:rsidRDefault="00AC23CF" w:rsidP="0067785F">
      <w:pPr>
        <w:pStyle w:val="Heading5"/>
        <w:rPr>
          <w:lang w:val="en-CA"/>
        </w:rPr>
      </w:pPr>
      <w:proofErr w:type="gramStart"/>
      <w:r>
        <w:rPr>
          <w:lang w:val="en-CA"/>
        </w:rPr>
        <w:t>p</w:t>
      </w:r>
      <w:r w:rsidR="00D16D48" w:rsidRPr="00D16D48">
        <w:rPr>
          <w:lang w:val="en-CA"/>
        </w:rPr>
        <w:t>roportion</w:t>
      </w:r>
      <w:proofErr w:type="gramEnd"/>
    </w:p>
    <w:p w14:paraId="6ECBC4A2" w14:textId="57320C93" w:rsidR="00D16D48" w:rsidRDefault="00D16D48" w:rsidP="00D20646">
      <w:pPr>
        <w:rPr>
          <w:lang w:val="en-CA"/>
        </w:rPr>
      </w:pPr>
      <w:r>
        <w:rPr>
          <w:lang w:val="en-CA"/>
        </w:rPr>
        <w:t>The proportion property (</w:t>
      </w:r>
      <w:r w:rsidR="00253146">
        <w:rPr>
          <w:lang w:val="en-CA"/>
        </w:rPr>
        <w:t>SWE::Quantity</w:t>
      </w:r>
      <w:r>
        <w:rPr>
          <w:lang w:val="en-CA"/>
        </w:rPr>
        <w:t>Range)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constituentMaterial property </w:t>
      </w:r>
      <w:r w:rsidR="0067785F">
        <w:rPr>
          <w:lang w:val="en-CA"/>
        </w:rPr>
        <w:t>is</w:t>
      </w:r>
      <w:r>
        <w:rPr>
          <w:lang w:val="en-CA"/>
        </w:rPr>
        <w:t xml:space="preserv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80" w:name="BKM_C5A88E79_2FB3_4893_8914_60419C00F2D2"/>
      <w:bookmarkStart w:id="381" w:name="BKM_A4F3FCE3_772C_4588_A2A4_96535416D1B6"/>
      <w:bookmarkEnd w:id="380"/>
      <w:bookmarkEnd w:id="381"/>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AU" w:eastAsia="en-AU"/>
        </w:rPr>
        <w:lastRenderedPageBreak/>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proofErr w:type="gramStart"/>
      <w:r w:rsidRPr="00D970E9">
        <w:rPr>
          <w:lang w:val="en-CA"/>
        </w:rPr>
        <w:t>fabricType</w:t>
      </w:r>
      <w:proofErr w:type="gramEnd"/>
    </w:p>
    <w:p w14:paraId="66B9EE24" w14:textId="405D4864" w:rsidR="004A04F6" w:rsidRDefault="004A04F6" w:rsidP="00D20646">
      <w:r>
        <w:t>The fabricType</w:t>
      </w:r>
      <w:proofErr w:type="gramStart"/>
      <w:r>
        <w:t>:FabricTypeTerm</w:t>
      </w:r>
      <w:proofErr w:type="gramEnd"/>
      <w:r>
        <w:t xml:space="preserve"> property contain</w:t>
      </w:r>
      <w:r w:rsidR="0067785F">
        <w:t>s</w:t>
      </w:r>
      <w:r>
        <w:t xml:space="preserve">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2" w:name="BKM_CEE739CE_1DAA_46F5_B493_438C458DE763"/>
      <w:bookmarkStart w:id="383" w:name="BKM_F9869380_E0FA_4E99_89A5_99DF9CC6BB40"/>
      <w:bookmarkEnd w:id="382"/>
      <w:bookmarkEnd w:id="383"/>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AU" w:eastAsia="en-AU"/>
        </w:rPr>
        <w:lastRenderedPageBreak/>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AU" w:eastAsia="en-AU"/>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proofErr w:type="gramStart"/>
      <w:r w:rsidRPr="00B11874">
        <w:t>metamorphicFacies</w:t>
      </w:r>
      <w:proofErr w:type="gramEnd"/>
    </w:p>
    <w:p w14:paraId="37390CEA" w14:textId="0A6BC8E4" w:rsidR="00B11874" w:rsidRDefault="00B11874" w:rsidP="009021BE">
      <w:r>
        <w:t>The metamorphicFacies property (</w:t>
      </w:r>
      <w:r w:rsidR="00FB4793">
        <w:t>SWE</w:t>
      </w:r>
      <w:proofErr w:type="gramStart"/>
      <w:r>
        <w:t>:Category</w:t>
      </w:r>
      <w:proofErr w:type="gramEnd"/>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43443EB7" w:rsidR="00F21FA6" w:rsidRDefault="00F21FA6" w:rsidP="00F21FA6">
      <w:r>
        <w:t>The metamorphicGrade property (</w:t>
      </w:r>
      <w:r w:rsidR="00FB4793">
        <w:t>SWE</w:t>
      </w:r>
      <w:proofErr w:type="gramStart"/>
      <w:r w:rsidR="001D1B97">
        <w:t>:Category</w:t>
      </w:r>
      <w:proofErr w:type="gramEnd"/>
      <w:r w:rsidR="001D1B97">
        <w:t>)</w:t>
      </w:r>
      <w:r>
        <w:t xml:space="preserve"> contain</w:t>
      </w:r>
      <w:r w:rsidR="001D1B97">
        <w:t>s</w:t>
      </w:r>
      <w:r>
        <w:t xml:space="preserve">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proofErr w:type="gramStart"/>
      <w:r w:rsidRPr="00F21FA6">
        <w:t>peakPressureValue</w:t>
      </w:r>
      <w:proofErr w:type="gramEnd"/>
    </w:p>
    <w:p w14:paraId="6DB3E9C2" w14:textId="66B97B03" w:rsidR="00F21FA6" w:rsidRDefault="00F21FA6" w:rsidP="009021BE">
      <w:r>
        <w:t>The peakPressureValue property (</w:t>
      </w:r>
      <w:r w:rsidR="00253146">
        <w:t>SWE::Quantity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proofErr w:type="gramStart"/>
      <w:r w:rsidRPr="00F21FA6">
        <w:t>peakTemperatureValue</w:t>
      </w:r>
      <w:proofErr w:type="gramEnd"/>
    </w:p>
    <w:p w14:paraId="59AB70B8" w14:textId="2097528F" w:rsidR="00F21FA6" w:rsidRDefault="00F21FA6" w:rsidP="009021BE">
      <w:r>
        <w:t>The peakTemperatureValue property (</w:t>
      </w:r>
      <w:r w:rsidR="00253146">
        <w:t>SWE::Quantity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proofErr w:type="gramStart"/>
      <w:r w:rsidRPr="00F21FA6">
        <w:t>protolithLithology</w:t>
      </w:r>
      <w:proofErr w:type="gramEnd"/>
    </w:p>
    <w:p w14:paraId="6D6F907B" w14:textId="2CAEE149" w:rsidR="00F21FA6" w:rsidRDefault="001D1B97" w:rsidP="009021BE">
      <w:r>
        <w:t>The protolithLithology is</w:t>
      </w:r>
      <w:r w:rsidR="00F21FA6">
        <w:t xml:space="preserve"> an association between a MetamorphicDescription and an EarthMaterial </w:t>
      </w:r>
      <w:r w:rsidR="00F21FA6" w:rsidRPr="00F21FA6">
        <w:t xml:space="preserve">that </w:t>
      </w:r>
      <w:r w:rsidR="003607F6">
        <w:t>describes</w:t>
      </w:r>
      <w:r w:rsidR="003607F6" w:rsidRPr="00F21FA6">
        <w:t xml:space="preserve"> </w:t>
      </w:r>
      <w:r w:rsidR="00F21FA6" w:rsidRPr="00F21FA6">
        <w:t>the pre-metamorphic lithology for this metamorphosed CompoundMaterial.</w:t>
      </w:r>
    </w:p>
    <w:p w14:paraId="52FFF882" w14:textId="6E3C6AA0" w:rsidR="00F21FA6" w:rsidRPr="00F21FA6" w:rsidRDefault="00F21FA6" w:rsidP="001D1B97">
      <w:pPr>
        <w:pStyle w:val="Heading5"/>
      </w:pPr>
      <w:proofErr w:type="gramStart"/>
      <w:r w:rsidRPr="00F21FA6">
        <w:t>metamorphicEvent</w:t>
      </w:r>
      <w:proofErr w:type="gramEnd"/>
    </w:p>
    <w:p w14:paraId="718F9F5D" w14:textId="1AAC2284" w:rsidR="009021BE" w:rsidRDefault="00F21FA6" w:rsidP="00D20646">
      <w:pPr>
        <w:rPr>
          <w:lang w:val="en-CA"/>
        </w:rPr>
      </w:pPr>
      <w:bookmarkStart w:id="384" w:name="BKM_593C69E3_0EC2_4CB1_8B2B_D0FE22B7C017"/>
      <w:bookmarkEnd w:id="384"/>
      <w:r>
        <w:rPr>
          <w:lang w:val="en-CA"/>
        </w:rPr>
        <w:t xml:space="preserve">The metamorphicEvent property </w:t>
      </w:r>
      <w:r w:rsidR="001D1B97">
        <w:rPr>
          <w:lang w:val="en-CA"/>
        </w:rPr>
        <w:t>is</w:t>
      </w:r>
      <w:r>
        <w:rPr>
          <w:lang w:val="en-CA"/>
        </w:rPr>
        <w:t xml:space="preserv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85" w:name="BKM_0ACE92C1_088C_42CF_93C8_D003E3CC8FC3"/>
      <w:bookmarkStart w:id="386" w:name="BKM_14E0F14F_4532_4342_B7F1_67313964C676"/>
      <w:bookmarkStart w:id="387" w:name="BKM_80AE61D4_C509_4CAA_B004_0231DB42B137"/>
      <w:bookmarkStart w:id="388" w:name="BKM_5F5D6549_09AD_4BCF_806A_9B95D5D4E734"/>
      <w:bookmarkStart w:id="389" w:name="BKM_80BAF21E_2C4E_40CD_B42E_41BCEA94DECC"/>
      <w:bookmarkEnd w:id="385"/>
      <w:bookmarkEnd w:id="386"/>
      <w:bookmarkEnd w:id="387"/>
      <w:bookmarkEnd w:id="388"/>
      <w:bookmarkEnd w:id="389"/>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AU" w:eastAsia="en-AU"/>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AU" w:eastAsia="en-AU"/>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90" w:name="_Ref447104844"/>
      <w:r>
        <w:t>Physical Description</w:t>
      </w:r>
      <w:bookmarkEnd w:id="390"/>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58B4E40A"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r w:rsidR="001D1B97">
        <w:t>.</w:t>
      </w:r>
    </w:p>
    <w:p w14:paraId="038780F7" w14:textId="77777777" w:rsidR="006619B2" w:rsidRDefault="006619B2" w:rsidP="00267D2C"/>
    <w:p w14:paraId="51ADD180" w14:textId="20494B21" w:rsidR="00267D2C" w:rsidRDefault="00F658C5" w:rsidP="00267D2C">
      <w:pPr>
        <w:keepNext/>
      </w:pPr>
      <w:r>
        <w:rPr>
          <w:noProof/>
          <w:lang w:val="en-AU" w:eastAsia="en-AU"/>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proofErr w:type="gramStart"/>
      <w:r>
        <w:t>propertyName</w:t>
      </w:r>
      <w:proofErr w:type="gramEnd"/>
    </w:p>
    <w:p w14:paraId="29F1A6CE" w14:textId="66793953" w:rsidR="00746E7F" w:rsidRDefault="00746E7F" w:rsidP="00267D2C">
      <w:r>
        <w:t>The property propertyName</w:t>
      </w:r>
      <w:proofErr w:type="gramStart"/>
      <w:r>
        <w:t>:</w:t>
      </w:r>
      <w:r w:rsidRPr="00746E7F">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proofErr w:type="gramStart"/>
      <w:r w:rsidRPr="00D970E9">
        <w:rPr>
          <w:lang w:val="en-CA"/>
        </w:rPr>
        <w:t>propertyMeasure</w:t>
      </w:r>
      <w:proofErr w:type="gramEnd"/>
    </w:p>
    <w:p w14:paraId="6096A0D4" w14:textId="1FDF1194" w:rsidR="00746E7F" w:rsidRDefault="00746E7F" w:rsidP="00267D2C">
      <w:r>
        <w:t>The propertyMeasure property (</w:t>
      </w:r>
      <w:r w:rsidR="00253146">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91" w:name="BKM_DF21AB41_C085_4AC9_B6F6_DFFDFCF925FF"/>
      <w:bookmarkStart w:id="392" w:name="BKM_41B8BC40_9B55_499E_B59B_A3F4FD630754"/>
      <w:bookmarkStart w:id="393" w:name="BKM_1184394F_75EC_44D4_8904_2EB2061759E4"/>
      <w:bookmarkEnd w:id="391"/>
      <w:bookmarkEnd w:id="392"/>
      <w:bookmarkEnd w:id="393"/>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C940FE3" w:rsidR="00267D2C" w:rsidRDefault="00F658C5" w:rsidP="00267D2C">
      <w:pPr>
        <w:keepNext/>
      </w:pPr>
      <w:r>
        <w:rPr>
          <w:noProof/>
          <w:lang w:val="en-AU" w:eastAsia="en-AU"/>
        </w:rPr>
        <w:lastRenderedPageBreak/>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394" w:name="BKM_54B0933A_5E39_4E6A_A950_9E63F5E10F0B"/>
      <w:bookmarkEnd w:id="394"/>
      <w:proofErr w:type="gramStart"/>
      <w:r w:rsidRPr="00994C33">
        <w:rPr>
          <w:lang w:val="en-CA"/>
        </w:rPr>
        <w:t>consolidationDegree</w:t>
      </w:r>
      <w:proofErr w:type="gramEnd"/>
    </w:p>
    <w:p w14:paraId="00C47DE6" w14:textId="2E880A92"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95" w:name="BKM_CE58381D_F747_4812_83C3_00C6282DB05A"/>
      <w:bookmarkStart w:id="396" w:name="_Toc455237394"/>
      <w:bookmarkEnd w:id="395"/>
      <w:r>
        <w:t>GeologicAgeDetails</w:t>
      </w:r>
      <w:bookmarkEnd w:id="396"/>
    </w:p>
    <w:p w14:paraId="2618636E" w14:textId="77777777" w:rsidR="00531DC8" w:rsidRDefault="00531DC8" w:rsidP="00267D2C"/>
    <w:p w14:paraId="54B30C02" w14:textId="74E4C453" w:rsidR="00481AF6" w:rsidRDefault="00531DC8" w:rsidP="00267D2C">
      <w:r w:rsidRPr="00531DC8">
        <w:t xml:space="preserve">GeologicEventDescription provides extended description of geologic events through links to GeochronologicEras in the GeologicTimescale </w:t>
      </w:r>
      <w:r w:rsidR="001D1B97">
        <w:t>model</w:t>
      </w:r>
      <w:r w:rsidRPr="00531DC8">
        <w:t>.</w:t>
      </w:r>
      <w:r w:rsidR="00AB10FC">
        <w:t xml:space="preserve">  </w:t>
      </w:r>
      <w:commentRangeStart w:id="397"/>
      <w:r w:rsidR="00AB10FC">
        <w:t>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397"/>
      <w:r w:rsidR="00AB10FC">
        <w:rPr>
          <w:rStyle w:val="CommentReference"/>
        </w:rPr>
        <w:commentReference w:id="397"/>
      </w:r>
    </w:p>
    <w:p w14:paraId="32597B25" w14:textId="27F3CADB" w:rsidR="00AB10FC" w:rsidRDefault="00F658C5" w:rsidP="00AB10FC">
      <w:pPr>
        <w:keepNext/>
      </w:pPr>
      <w:r>
        <w:rPr>
          <w:noProof/>
          <w:lang w:val="en-AU" w:eastAsia="en-AU"/>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proofErr w:type="gramStart"/>
      <w:r w:rsidRPr="00D970E9">
        <w:rPr>
          <w:lang w:val="en-CA"/>
        </w:rPr>
        <w:lastRenderedPageBreak/>
        <w:t>olderGeochronologicEra</w:t>
      </w:r>
      <w:proofErr w:type="gramEnd"/>
    </w:p>
    <w:p w14:paraId="004D2F45" w14:textId="10895CE9" w:rsidR="00633964" w:rsidRDefault="00633964" w:rsidP="00267D2C">
      <w:r>
        <w:t>The olderGeochronologicalEra</w:t>
      </w:r>
      <w:r w:rsidR="001D1B97">
        <w:t xml:space="preserve"> property</w:t>
      </w:r>
      <w:r>
        <w:t xml:space="preserve"> </w:t>
      </w:r>
      <w:r w:rsidR="001D1B97">
        <w:t>is</w:t>
      </w:r>
      <w:r>
        <w:t xml:space="preserve"> an association between a GeologicEventDescription and a GeochronologicEra that </w:t>
      </w:r>
      <w:r w:rsidRPr="00633964">
        <w:t>corresponds to the older estimated age of a geologic feature.</w:t>
      </w:r>
    </w:p>
    <w:p w14:paraId="36CA2CFA" w14:textId="58C586F3" w:rsidR="00633964" w:rsidRPr="001D1B97" w:rsidRDefault="00633964" w:rsidP="00633964">
      <w:pPr>
        <w:pStyle w:val="Heading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98" w:name="BKM_D8A9D87B_FAA3_4CC2_BC9F_D27B111A2980"/>
      <w:bookmarkStart w:id="399" w:name="BKM_C843AC0B_80BB_4AD8_B2F6_459B6FFBBEB7"/>
      <w:bookmarkStart w:id="400" w:name="_Toc455237395"/>
      <w:bookmarkEnd w:id="398"/>
      <w:bookmarkEnd w:id="399"/>
      <w:r>
        <w:t>Geologic Structure Details</w:t>
      </w:r>
      <w:bookmarkEnd w:id="400"/>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AU" w:eastAsia="en-AU"/>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AU" w:eastAsia="en-AU"/>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01" w:name="BKM_E2CFECC1_AAB5_40F6_ABD4_D77907DA9990"/>
      <w:bookmarkEnd w:id="401"/>
    </w:p>
    <w:p w14:paraId="51D46C0C" w14:textId="439DD910" w:rsidR="008B0EF5" w:rsidRPr="001D1B97" w:rsidRDefault="008B0EF5" w:rsidP="001D1B97">
      <w:pPr>
        <w:pStyle w:val="Heading5"/>
        <w:rPr>
          <w:lang w:val="en-CA"/>
        </w:rPr>
      </w:pPr>
      <w:proofErr w:type="gramStart"/>
      <w:r w:rsidRPr="00E44A26">
        <w:rPr>
          <w:lang w:val="en-CA"/>
        </w:rPr>
        <w:t>contactCharacter</w:t>
      </w:r>
      <w:proofErr w:type="gramEnd"/>
    </w:p>
    <w:p w14:paraId="5CB1C26D" w14:textId="3AF30372"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proofErr w:type="gramStart"/>
      <w:r w:rsidRPr="00D970E9">
        <w:rPr>
          <w:lang w:val="en-CA"/>
        </w:rPr>
        <w:lastRenderedPageBreak/>
        <w:t>correlatesWith</w:t>
      </w:r>
      <w:proofErr w:type="gramEnd"/>
    </w:p>
    <w:p w14:paraId="39BB7009" w14:textId="571A598B" w:rsidR="008B0EF5" w:rsidRPr="001D1B97" w:rsidRDefault="008B0EF5" w:rsidP="00D20646">
      <w:r>
        <w:rPr>
          <w:lang w:val="en-CA"/>
        </w:rPr>
        <w:t xml:space="preserve">The correlatesWith property </w:t>
      </w:r>
      <w:r w:rsidR="001D1B97">
        <w:rPr>
          <w:lang w:val="en-CA"/>
        </w:rPr>
        <w:t>is</w:t>
      </w:r>
      <w:r>
        <w:rPr>
          <w:lang w:val="en-CA"/>
        </w:rPr>
        <w:t xml:space="preserv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GeochronologicBoundary SHALL ONLY </w:t>
      </w:r>
      <w:proofErr w:type="gramStart"/>
      <w:r w:rsidR="001D1B97">
        <w:t>be</w:t>
      </w:r>
      <w:proofErr w:type="gramEnd"/>
      <w:r w:rsidR="001D1B97">
        <w:t xml:space="preserve"> allowed when the contactType is a </w:t>
      </w:r>
      <w:r w:rsidR="001D1B97" w:rsidRPr="008B0EF5">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2" w:name="BKM_C1076615_3AE6_4988_8393_E66493CD8FB0"/>
            <w:bookmarkStart w:id="403" w:name="BKM_A9BDB16E_7011_463E_B96E_FB003E3472AA"/>
            <w:bookmarkEnd w:id="402"/>
            <w:bookmarkEnd w:id="40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Heading4"/>
      </w:pPr>
      <w:bookmarkStart w:id="404" w:name="_Ref456030847"/>
      <w:r>
        <w:t>DisplacementEvent</w:t>
      </w:r>
      <w:bookmarkEnd w:id="404"/>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AU" w:eastAsia="en-AU"/>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05"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405"/>
      <w:r>
        <w:t>: DisplacementEvent</w:t>
      </w:r>
      <w:r w:rsidR="00A63650">
        <w:t xml:space="preserve"> context diagram</w:t>
      </w:r>
    </w:p>
    <w:p w14:paraId="484C4FD9" w14:textId="4372163F" w:rsidR="00A63650" w:rsidRPr="00B538DE" w:rsidRDefault="00A63650" w:rsidP="00D20646">
      <w:pPr>
        <w:pStyle w:val="Heading5"/>
        <w:rPr>
          <w:lang w:val="en-CA"/>
        </w:rPr>
      </w:pPr>
      <w:proofErr w:type="gramStart"/>
      <w:r w:rsidRPr="00D970E9">
        <w:rPr>
          <w:lang w:val="en-CA"/>
        </w:rPr>
        <w:t>incrementalDisplacement</w:t>
      </w:r>
      <w:proofErr w:type="gramEnd"/>
    </w:p>
    <w:p w14:paraId="26D8AAE4" w14:textId="0B72CC97" w:rsidR="00A63650" w:rsidRDefault="00A63650" w:rsidP="00D20646">
      <w:r>
        <w:t>The incrementalDisplacement</w:t>
      </w:r>
      <w:proofErr w:type="gramStart"/>
      <w:r>
        <w:t>:DisplacementValue</w:t>
      </w:r>
      <w:proofErr w:type="gramEnd"/>
      <w:r>
        <w:t xml:space="preserve"> property </w:t>
      </w:r>
      <w:r w:rsidR="00B538DE">
        <w:t>contains a</w:t>
      </w:r>
      <w:r w:rsidR="003C6266">
        <w:t xml:space="preserve"> DisplacementValue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9A0D4B">
        <w:t xml:space="preserve">GeologicStructure characteristic of gneiss is layering. </w:t>
      </w:r>
    </w:p>
    <w:p w14:paraId="4319CBB1" w14:textId="7565EED7" w:rsidR="009A0D4B" w:rsidRDefault="00F658C5" w:rsidP="00D20646">
      <w:pPr>
        <w:keepNext/>
      </w:pPr>
      <w:r>
        <w:rPr>
          <w:noProof/>
          <w:lang w:val="en-AU" w:eastAsia="en-AU"/>
        </w:rPr>
        <w:lastRenderedPageBreak/>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proofErr w:type="gramStart"/>
      <w:r>
        <w:t>layeringComposition</w:t>
      </w:r>
      <w:proofErr w:type="gramEnd"/>
    </w:p>
    <w:p w14:paraId="092A68DA" w14:textId="69BA429C" w:rsidR="00A63650" w:rsidRPr="00777586" w:rsidRDefault="00A63650" w:rsidP="00A63650">
      <w:r w:rsidRPr="00A63650">
        <w:t xml:space="preserve">The layeringComposition property </w:t>
      </w:r>
      <w:r w:rsidR="00B538DE">
        <w:t xml:space="preserve">is </w:t>
      </w:r>
      <w:r w:rsidRPr="00A63650">
        <w:t>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406" w:name="_Ref456439485"/>
      <w:r>
        <w:t>DisplacementValue</w:t>
      </w:r>
      <w:bookmarkEnd w:id="406"/>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AU" w:eastAsia="en-AU"/>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07" w:name="BKM_0148DBC7_BEFE_411F_BDA0_ED2509780C45"/>
      <w:bookmarkEnd w:id="407"/>
    </w:p>
    <w:p w14:paraId="0DCD049C" w14:textId="34699162" w:rsidR="00A41036" w:rsidRPr="00B538DE" w:rsidRDefault="00A41036" w:rsidP="00B538DE">
      <w:pPr>
        <w:pStyle w:val="Heading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proofErr w:type="gramStart"/>
      <w:r>
        <w:rPr>
          <w:lang w:val="en-CA"/>
        </w:rPr>
        <w:t>movementSense</w:t>
      </w:r>
      <w:proofErr w:type="gramEnd"/>
    </w:p>
    <w:p w14:paraId="1EFFA905" w14:textId="12512D44"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The property mov</w:t>
      </w:r>
      <w:r w:rsidR="00B538DE">
        <w:rPr>
          <w:lang w:val="en-CA"/>
        </w:rPr>
        <w:t>ementType</w:t>
      </w:r>
      <w:proofErr w:type="gramStart"/>
      <w:r w:rsidR="00B538DE">
        <w:rPr>
          <w:lang w:val="en-CA"/>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t>displacementEvent</w:t>
      </w:r>
      <w:proofErr w:type="gramEnd"/>
    </w:p>
    <w:p w14:paraId="27FE90A0" w14:textId="00F967F4" w:rsidR="00AF6A26" w:rsidRDefault="00AF6A26" w:rsidP="00D20646">
      <w:pPr>
        <w:rPr>
          <w:lang w:val="en-CA"/>
        </w:rPr>
      </w:pPr>
      <w:r>
        <w:rPr>
          <w:lang w:val="en-CA"/>
        </w:rPr>
        <w:lastRenderedPageBreak/>
        <w:t xml:space="preserve">The property displacementEvent event </w:t>
      </w:r>
      <w:r w:rsidR="00B538DE">
        <w:rPr>
          <w:lang w:val="en-CA"/>
        </w:rPr>
        <w:t>is</w:t>
      </w:r>
      <w:r w:rsidR="003C6266">
        <w:rPr>
          <w:lang w:val="en-CA"/>
        </w:rPr>
        <w:t xml:space="preserv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08" w:name="BKM_3201DCDD_D133_49AE_90CB_9F86F5B18ACE"/>
      <w:bookmarkStart w:id="409" w:name="BKM_5AEA7724_2100_40A1_BA99_6516E4CE2A3E"/>
      <w:bookmarkStart w:id="410" w:name="BKM_65E9638C_341E_4069_9C8F_D8BC2F8B7601"/>
      <w:bookmarkEnd w:id="408"/>
      <w:bookmarkEnd w:id="409"/>
      <w:bookmarkEnd w:id="410"/>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The property separation</w:t>
      </w:r>
      <w:proofErr w:type="gramStart"/>
      <w:r>
        <w:t>:</w:t>
      </w:r>
      <w:r w:rsidRPr="00C74871">
        <w:t>GSML</w:t>
      </w:r>
      <w:proofErr w:type="gramEnd"/>
      <w:r w:rsidRPr="00C74871">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11" w:name="BKM_08A92A70_F1F3_4B2A_9DC3_7E931F02BD38"/>
      <w:bookmarkStart w:id="412" w:name="BKM_3F7EC057_E707_4A06_A6E3_17A0DD602106"/>
      <w:bookmarkEnd w:id="411"/>
      <w:bookmarkEnd w:id="41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The property netSlip</w:t>
      </w:r>
      <w:proofErr w:type="gramStart"/>
      <w:r>
        <w:rPr>
          <w:lang w:val="en-CA"/>
        </w:rPr>
        <w:t>:GSML</w:t>
      </w:r>
      <w:proofErr w:type="gramEnd"/>
      <w:r>
        <w:rPr>
          <w:lang w:val="en-CA"/>
        </w:rPr>
        <w:t>_Vector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proofErr w:type="gramStart"/>
      <w:r w:rsidRPr="00D970E9">
        <w:rPr>
          <w:lang w:val="en-CA"/>
        </w:rPr>
        <w:t>slipComponent</w:t>
      </w:r>
      <w:proofErr w:type="gramEnd"/>
    </w:p>
    <w:p w14:paraId="328BE539" w14:textId="1B80F9F1" w:rsidR="00C74871" w:rsidRDefault="00C74871" w:rsidP="00C74871">
      <w:r>
        <w:t>The slipComponent</w:t>
      </w:r>
      <w:proofErr w:type="gramStart"/>
      <w: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413" w:name="BKM_5D7D3A73_2BA5_4999_B2D9_B2638FD2E3F3"/>
      <w:bookmarkStart w:id="414" w:name="BKM_7025CFD1_5818_4184_A744_DEA2C7504840"/>
      <w:bookmarkEnd w:id="413"/>
      <w:bookmarkEnd w:id="41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 xml:space="preserve">epresentation of slip as vector </w:t>
      </w:r>
      <w:commentRangeStart w:id="415"/>
      <w:r w:rsidR="00FE753A" w:rsidRPr="00FE753A">
        <w:t>resolved into components resolved</w:t>
      </w:r>
      <w:commentRangeEnd w:id="415"/>
      <w:r w:rsidR="00B538DE">
        <w:rPr>
          <w:rStyle w:val="CommentReference"/>
        </w:rPr>
        <w:commentReference w:id="415"/>
      </w:r>
      <w:r w:rsidR="00FE753A" w:rsidRPr="00FE753A">
        <w:t xml:space="preserve">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The property heave</w:t>
      </w:r>
      <w:proofErr w:type="gramStart"/>
      <w:r>
        <w:rPr>
          <w:lang w:val="en-CA"/>
        </w:rPr>
        <w:t>:GSML</w:t>
      </w:r>
      <w:proofErr w:type="gramEnd"/>
      <w:r>
        <w:rPr>
          <w:lang w:val="en-CA"/>
        </w:rPr>
        <w:t>_Vector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proofErr w:type="gramStart"/>
      <w:r w:rsidRPr="00CF2518">
        <w:t>horizontalSlip</w:t>
      </w:r>
      <w:proofErr w:type="gramEnd"/>
    </w:p>
    <w:p w14:paraId="605A0376" w14:textId="43E4BFE0" w:rsidR="00CF2518" w:rsidRDefault="00CF2518" w:rsidP="00CF2518">
      <w:r>
        <w:t xml:space="preserve">The property </w:t>
      </w:r>
      <w:r w:rsidR="00B538DE">
        <w:t>horizontalSlip</w:t>
      </w:r>
      <w:proofErr w:type="gramStart"/>
      <w:r w:rsidR="00B538DE">
        <w:t>:GSML</w:t>
      </w:r>
      <w:proofErr w:type="gramEnd"/>
      <w:r w:rsidR="00B538DE">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proofErr w:type="gramStart"/>
      <w:r>
        <w:rPr>
          <w:lang w:val="en-CA"/>
        </w:rPr>
        <w:lastRenderedPageBreak/>
        <w:t>t</w:t>
      </w:r>
      <w:r w:rsidRPr="00D970E9">
        <w:rPr>
          <w:lang w:val="en-CA"/>
        </w:rPr>
        <w:t>hrow</w:t>
      </w:r>
      <w:proofErr w:type="gramEnd"/>
    </w:p>
    <w:p w14:paraId="021E884D" w14:textId="64ACF362" w:rsidR="00CF2518" w:rsidRDefault="00CF2518">
      <w:r>
        <w:rPr>
          <w:lang w:val="en-CA"/>
        </w:rPr>
        <w:t>The property throw</w:t>
      </w:r>
      <w:proofErr w:type="gramStart"/>
      <w:r>
        <w:rPr>
          <w:lang w:val="en-CA"/>
        </w:rPr>
        <w:t>:GSML</w:t>
      </w:r>
      <w:proofErr w:type="gramEnd"/>
      <w:r>
        <w:rPr>
          <w:lang w:val="en-CA"/>
        </w:rPr>
        <w:t>_Vector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416" w:name="BKM_D8F0C163_8545_458E_90CD_CA5151787B07"/>
      <w:bookmarkStart w:id="417" w:name="BKM_C37626AA_696F_429A_B16D_4833F8339B50"/>
      <w:bookmarkStart w:id="418" w:name="BKM_8E0A8CD6_1952_49E4_ACE7_469172BABBA7"/>
      <w:bookmarkStart w:id="419" w:name="BKM_498C83DB_DFDB_4234_B978_7C656FD73043"/>
      <w:bookmarkEnd w:id="416"/>
      <w:bookmarkEnd w:id="417"/>
      <w:bookmarkEnd w:id="418"/>
      <w:bookmarkEnd w:id="419"/>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AU" w:eastAsia="en-AU"/>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420" w:name="BKM_D8139323_6092_443C_A360_3F3BE3361CC0"/>
      <w:bookmarkEnd w:id="420"/>
      <w:proofErr w:type="gramStart"/>
      <w:r>
        <w:rPr>
          <w:lang w:val="en-CA"/>
        </w:rPr>
        <w:t>amplitude</w:t>
      </w:r>
      <w:proofErr w:type="gramEnd"/>
    </w:p>
    <w:p w14:paraId="3C1CC4D4" w14:textId="3C2E47F5" w:rsidR="00385692" w:rsidRDefault="00385692" w:rsidP="00D20646">
      <w:pPr>
        <w:rPr>
          <w:lang w:val="en-CA"/>
        </w:rPr>
      </w:pPr>
      <w:r>
        <w:rPr>
          <w:lang w:val="en-CA"/>
        </w:rPr>
        <w:t>The amplitude property (</w:t>
      </w:r>
      <w:r w:rsidR="00253146">
        <w:rPr>
          <w:lang w:val="en-CA"/>
        </w:rPr>
        <w:t>SWE::Quantity</w:t>
      </w:r>
      <w:r>
        <w:rPr>
          <w:lang w:val="en-CA"/>
        </w:rPr>
        <w:t>Range)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proofErr w:type="gramStart"/>
      <w:r w:rsidRPr="00D970E9">
        <w:rPr>
          <w:lang w:val="en-CA"/>
        </w:rPr>
        <w:lastRenderedPageBreak/>
        <w:t>axialSurfaceOrientation</w:t>
      </w:r>
      <w:proofErr w:type="gramEnd"/>
    </w:p>
    <w:p w14:paraId="1B185FCA" w14:textId="4DEBD68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3109703F" w:rsidR="00385692" w:rsidRDefault="00385692" w:rsidP="00D20646">
      <w:r>
        <w:rPr>
          <w:lang w:val="en-CA"/>
        </w:rPr>
        <w:t>The property geneticModel (</w:t>
      </w:r>
      <w:r w:rsidR="00732681">
        <w:rPr>
          <w:lang w:val="en-CA"/>
        </w:rPr>
        <w:t>SWE:</w:t>
      </w:r>
      <w:r>
        <w:rPr>
          <w:lang w:val="en-CA"/>
        </w:rPr>
        <w:t>:Category)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proofErr w:type="gramStart"/>
      <w:r w:rsidRPr="00385692">
        <w:rPr>
          <w:lang w:val="en-CA"/>
        </w:rPr>
        <w:t>hingeLineCurvature</w:t>
      </w:r>
      <w:proofErr w:type="gramEnd"/>
    </w:p>
    <w:p w14:paraId="36BBC52F" w14:textId="6042BFBC"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report</w:t>
      </w:r>
      <w:r w:rsidR="003A73F1">
        <w:rPr>
          <w:lang w:val="en-CA"/>
        </w:rPr>
        <w:t>s</w:t>
      </w:r>
      <w:r>
        <w:rPr>
          <w:lang w:val="en-CA"/>
        </w:rPr>
        <w:t xml:space="preserve">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Heading5"/>
        <w:rPr>
          <w:lang w:val="en-CA"/>
        </w:rPr>
      </w:pPr>
      <w:proofErr w:type="gramStart"/>
      <w:r w:rsidRPr="00D970E9">
        <w:rPr>
          <w:lang w:val="en-CA"/>
        </w:rPr>
        <w:t>hingeShape</w:t>
      </w:r>
      <w:proofErr w:type="gramEnd"/>
    </w:p>
    <w:p w14:paraId="0D63B090" w14:textId="68F550A6"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proofErr w:type="gramStart"/>
      <w:r>
        <w:rPr>
          <w:lang w:val="en-CA"/>
        </w:rPr>
        <w:t>interLimbAngle</w:t>
      </w:r>
      <w:proofErr w:type="gramEnd"/>
    </w:p>
    <w:p w14:paraId="716057D2" w14:textId="7053D7E8"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proofErr w:type="gramStart"/>
      <w:r w:rsidRPr="00B66D7C">
        <w:rPr>
          <w:lang w:val="en-CA"/>
        </w:rPr>
        <w:t>limbShape</w:t>
      </w:r>
      <w:proofErr w:type="gramEnd"/>
    </w:p>
    <w:p w14:paraId="7E0EE71C" w14:textId="6FF8EB41"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t>The span property (</w:t>
      </w:r>
      <w:r w:rsidR="00253146">
        <w:rPr>
          <w:lang w:val="en-CA"/>
        </w:rPr>
        <w:t>SWE::Quantity</w:t>
      </w:r>
      <w:r>
        <w:rPr>
          <w:lang w:val="en-CA"/>
        </w:rPr>
        <w:t>Range)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proofErr w:type="gramStart"/>
      <w:r>
        <w:rPr>
          <w:lang w:val="en-CA"/>
        </w:rPr>
        <w:lastRenderedPageBreak/>
        <w:t>s</w:t>
      </w:r>
      <w:r w:rsidRPr="007E7F7B">
        <w:rPr>
          <w:lang w:val="en-CA"/>
        </w:rPr>
        <w:t>ymmetry</w:t>
      </w:r>
      <w:proofErr w:type="gramEnd"/>
    </w:p>
    <w:p w14:paraId="01290D45" w14:textId="2F35FDFB"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system property </w:t>
      </w:r>
      <w:r w:rsidR="003A73F1">
        <w:rPr>
          <w:lang w:val="en-CA"/>
        </w:rPr>
        <w:t>is</w:t>
      </w:r>
      <w:r>
        <w:rPr>
          <w:lang w:val="en-CA"/>
        </w:rPr>
        <w:t xml:space="preserv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21" w:name="BKM_9F55EEFA_C0E3_452C_8F3E_4601CB5BDD65"/>
      <w:bookmarkStart w:id="422" w:name="BKM_B6CF2C95_A27D_49AD_BB55_36897A8B9A93"/>
      <w:bookmarkStart w:id="423" w:name="BKM_C47055C6_23E4_4FE1_89C3_7EA3E53F016F"/>
      <w:bookmarkStart w:id="424" w:name="BKM_BE3EB69A_2E9F_4015_9A53_7E29585ADF99"/>
      <w:bookmarkStart w:id="425" w:name="BKM_D49811C3_C3B3_4361_989B_69411D4795BC"/>
      <w:bookmarkStart w:id="426" w:name="BKM_6411C0D6_8DBF_4DB6_A7B6_ADED17047AE5"/>
      <w:bookmarkStart w:id="427" w:name="BKM_2C450E0F_0DB6_4DEB_964F_DE2661303D3A"/>
      <w:bookmarkStart w:id="428" w:name="BKM_5CAB0B26_2CE6_42AB_B2CE_2FA413E9F025"/>
      <w:bookmarkStart w:id="429" w:name="BKM_FA6FE08B_7A03_4337_979E_0DF7D1B98F33"/>
      <w:bookmarkStart w:id="430" w:name="BKM_922E2E10_A22B_488C_B866_3D68572C1248"/>
      <w:bookmarkEnd w:id="421"/>
      <w:bookmarkEnd w:id="422"/>
      <w:bookmarkEnd w:id="423"/>
      <w:bookmarkEnd w:id="424"/>
      <w:bookmarkEnd w:id="425"/>
      <w:bookmarkEnd w:id="426"/>
      <w:bookmarkEnd w:id="427"/>
      <w:bookmarkEnd w:id="428"/>
      <w:bookmarkEnd w:id="429"/>
      <w:bookmarkEnd w:id="43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AU" w:eastAsia="en-AU"/>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31" w:name="BKM_60CC5835_79D2_4A13_B4A8_D7D9DBF215A3"/>
      <w:bookmarkEnd w:id="431"/>
    </w:p>
    <w:p w14:paraId="09A70291" w14:textId="3A63279D" w:rsidR="007E7F7B" w:rsidRPr="003A73F1" w:rsidRDefault="007E7F7B" w:rsidP="003A73F1">
      <w:pPr>
        <w:pStyle w:val="Heading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The property wavelength (</w:t>
      </w:r>
      <w:r w:rsidR="00253146">
        <w:rPr>
          <w:lang w:val="en-CA"/>
        </w:rPr>
        <w:t>SWE::Quantity</w:t>
      </w:r>
      <w:r>
        <w:rPr>
          <w:lang w:val="en-CA"/>
        </w:rPr>
        <w:t>Range)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foldSystemMember </w:t>
      </w:r>
      <w:r w:rsidR="003A73F1">
        <w:rPr>
          <w:lang w:val="en-CA"/>
        </w:rPr>
        <w:t>is</w:t>
      </w:r>
      <w:r>
        <w:rPr>
          <w:lang w:val="en-CA"/>
        </w:rPr>
        <w:t xml:space="preserv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32" w:name="BKM_50AAAF20_CB99_4ABC_9FAE_60AD6D1987FD"/>
      <w:bookmarkStart w:id="433" w:name="BKM_15CC129A_078F_4F7E_80FD_248D1D0D33F2"/>
      <w:bookmarkEnd w:id="432"/>
      <w:bookmarkEnd w:id="433"/>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AU" w:eastAsia="en-AU"/>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34" w:name="BKM_FDDB3C9C_445F_40FB_AB70_ED1438E267DC"/>
      <w:bookmarkEnd w:id="434"/>
    </w:p>
    <w:p w14:paraId="6456629C" w14:textId="7A00994A" w:rsidR="007E7F7B" w:rsidRPr="003A73F1" w:rsidRDefault="007E7F7B" w:rsidP="003A73F1">
      <w:pPr>
        <w:pStyle w:val="Heading5"/>
        <w:rPr>
          <w:lang w:val="en-CA"/>
        </w:rPr>
      </w:pPr>
      <w:proofErr w:type="gramStart"/>
      <w:r>
        <w:rPr>
          <w:lang w:val="en-CA"/>
        </w:rPr>
        <w:lastRenderedPageBreak/>
        <w:t>definingElement</w:t>
      </w:r>
      <w:proofErr w:type="gramEnd"/>
      <w:r>
        <w:rPr>
          <w:lang w:val="en-CA"/>
        </w:rPr>
        <w:t xml:space="preserve"> </w:t>
      </w:r>
    </w:p>
    <w:p w14:paraId="075F913E" w14:textId="67DE62C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75788F81" w14:textId="744DA3BD" w:rsidR="00DA196D" w:rsidRPr="003A73F1" w:rsidRDefault="00DA196D" w:rsidP="009C163F">
      <w:pPr>
        <w:pStyle w:val="Heading5"/>
        <w:rPr>
          <w:lang w:val="en-CA"/>
        </w:rPr>
      </w:pPr>
      <w:proofErr w:type="gramStart"/>
      <w:r>
        <w:rPr>
          <w:lang w:val="en-CA"/>
        </w:rPr>
        <w:t>c</w:t>
      </w:r>
      <w:r w:rsidRPr="00DA196D">
        <w:rPr>
          <w:lang w:val="en-CA"/>
        </w:rPr>
        <w:t>ontinuity</w:t>
      </w:r>
      <w:proofErr w:type="gramEnd"/>
    </w:p>
    <w:p w14:paraId="285B1039" w14:textId="596C8342"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31CCB8BC" w14:textId="341A2226" w:rsidR="00DA196D" w:rsidRPr="003A73F1" w:rsidRDefault="00DA196D" w:rsidP="003A73F1">
      <w:pPr>
        <w:pStyle w:val="Heading5"/>
        <w:rPr>
          <w:lang w:val="en-CA"/>
        </w:rPr>
      </w:pPr>
      <w:proofErr w:type="gramStart"/>
      <w:r>
        <w:rPr>
          <w:lang w:val="en-CA"/>
        </w:rPr>
        <w:t>intensity</w:t>
      </w:r>
      <w:proofErr w:type="gramEnd"/>
    </w:p>
    <w:p w14:paraId="305EE0CC" w14:textId="423CC6F6"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mineralElement property </w:t>
      </w:r>
      <w:r w:rsidR="003A73F1">
        <w:rPr>
          <w:lang w:val="en-CA"/>
        </w:rPr>
        <w:t xml:space="preserve">is </w:t>
      </w:r>
      <w:r>
        <w:rPr>
          <w:lang w:val="en-CA"/>
        </w:rPr>
        <w:t>an association between FoliationDescription and a Mineral that defines that foliation.</w:t>
      </w:r>
    </w:p>
    <w:p w14:paraId="24ECEB6F" w14:textId="55BBD5F6" w:rsidR="00DA196D" w:rsidRPr="003A73F1" w:rsidRDefault="00DA196D" w:rsidP="003A73F1">
      <w:pPr>
        <w:pStyle w:val="Heading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The orientation</w:t>
      </w:r>
      <w:proofErr w:type="gramStart"/>
      <w:r>
        <w:rPr>
          <w:lang w:val="en-CA"/>
        </w:rPr>
        <w:t>:GSML</w:t>
      </w:r>
      <w:proofErr w:type="gramEnd"/>
      <w:r>
        <w:rPr>
          <w:lang w:val="en-CA"/>
        </w:rPr>
        <w:t>_PlanarOrientation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The spacing property (</w:t>
      </w:r>
      <w:r w:rsidR="00253146">
        <w:rPr>
          <w:lang w:val="en-CA"/>
        </w:rPr>
        <w:t>SWE::Quantity</w:t>
      </w:r>
      <w:r>
        <w:rPr>
          <w:lang w:val="en-CA"/>
        </w:rPr>
        <w:t>Range)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35" w:name="BKM_19D968ED_E9E9_4696_A463_9B8A89B9A29C"/>
      <w:bookmarkStart w:id="436" w:name="BKM_A9E84D60_87E8_4274_B497_38C594525434"/>
      <w:bookmarkStart w:id="437" w:name="BKM_F7EC3986_4D93_479D_BDAB_FDA23552D58F"/>
      <w:bookmarkStart w:id="438" w:name="BKM_3788366B_341E_49F9_A366_57B90FBEF589"/>
      <w:bookmarkStart w:id="439" w:name="BKM_472C9381_9698_46F2_8E04_2E603A1474CC"/>
      <w:bookmarkStart w:id="440" w:name="BKM_33E4A038_4438_4CEF_A4A6_6E8349B6FDCC"/>
      <w:bookmarkEnd w:id="435"/>
      <w:bookmarkEnd w:id="436"/>
      <w:bookmarkEnd w:id="437"/>
      <w:bookmarkEnd w:id="438"/>
      <w:bookmarkEnd w:id="439"/>
      <w:bookmarkEnd w:id="440"/>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AU" w:eastAsia="en-AU"/>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41" w:name="BKM_E32F3F79_7117_4294_86FD_A68126B03F62"/>
      <w:bookmarkEnd w:id="441"/>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The property planeOrientation</w:t>
      </w:r>
      <w:proofErr w:type="gramStart"/>
      <w:r>
        <w:rPr>
          <w:lang w:val="en-CA"/>
        </w:rPr>
        <w:t>:GSML</w:t>
      </w:r>
      <w:proofErr w:type="gramEnd"/>
      <w:r>
        <w:rPr>
          <w:lang w:val="en-CA"/>
        </w:rPr>
        <w:t>_PlanarOrientation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proofErr w:type="gramStart"/>
      <w:r w:rsidRPr="00D970E9">
        <w:rPr>
          <w:lang w:val="en-CA"/>
        </w:rPr>
        <w:t>stPhysicalProperty</w:t>
      </w:r>
      <w:proofErr w:type="gramEnd"/>
    </w:p>
    <w:p w14:paraId="0E6B94EF" w14:textId="67C6214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3A73F1">
        <w:rPr>
          <w:lang w:val="en-CA"/>
        </w:rPr>
        <w:t>)</w:t>
      </w:r>
      <w:r>
        <w:rPr>
          <w:lang w:val="en-CA"/>
        </w:rPr>
        <w:t xml:space="preserve"> contain</w:t>
      </w:r>
      <w:r w:rsidR="003A73F1">
        <w:rPr>
          <w:lang w:val="en-CA"/>
        </w:rPr>
        <w:t>s</w:t>
      </w:r>
      <w:r>
        <w:rPr>
          <w:lang w:val="en-CA"/>
        </w:rPr>
        <w:t xml:space="preserve"> value of generic physical properties not addressed in this specification.</w:t>
      </w:r>
    </w:p>
    <w:p w14:paraId="16C26230" w14:textId="4787F2BB" w:rsidR="00CB339F" w:rsidRDefault="00CB339F" w:rsidP="00CB339F">
      <w:pPr>
        <w:pStyle w:val="Heading3"/>
      </w:pPr>
      <w:bookmarkStart w:id="442" w:name="BKM_76F0AF36_F011_4216_B99A_7C75820C7A2C"/>
      <w:bookmarkStart w:id="443" w:name="BKM_B13360B8_167E_4DA8_A7B7_EA7DCABE7993"/>
      <w:bookmarkStart w:id="444" w:name="_Toc455237396"/>
      <w:bookmarkEnd w:id="442"/>
      <w:bookmarkEnd w:id="443"/>
      <w:r>
        <w:t>Geologic Unit Details</w:t>
      </w:r>
      <w:bookmarkEnd w:id="444"/>
    </w:p>
    <w:p w14:paraId="0EEDACEA" w14:textId="77777777" w:rsidR="00CB339F" w:rsidRDefault="00CB339F" w:rsidP="00AB10FC"/>
    <w:p w14:paraId="54DF5947" w14:textId="0C36B6FE"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AU" w:eastAsia="en-AU"/>
        </w:rPr>
        <w:lastRenderedPageBreak/>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lastRenderedPageBreak/>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7B43DA20" w14:textId="1D1E3269" w:rsidR="00297011" w:rsidRPr="003A73F1" w:rsidRDefault="00297011" w:rsidP="00D20646">
      <w:pPr>
        <w:pStyle w:val="Heading5"/>
        <w:rPr>
          <w:lang w:val="en-CA"/>
        </w:rPr>
      </w:pPr>
      <w:bookmarkStart w:id="445" w:name="BKM_E8CC2926_B007_4DFB_997F_F78EC469DF9A"/>
      <w:bookmarkEnd w:id="445"/>
      <w:proofErr w:type="gramStart"/>
      <w:r w:rsidRPr="00297011">
        <w:rPr>
          <w:lang w:val="en-CA"/>
        </w:rPr>
        <w:t>bodyMorphology</w:t>
      </w:r>
      <w:proofErr w:type="gramEnd"/>
    </w:p>
    <w:p w14:paraId="7513F6EE" w14:textId="23C8AC78"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orphology is independent of the substance (EarthMaterial) that composes the GeologicUnit or process that formed it.</w:t>
      </w:r>
    </w:p>
    <w:p w14:paraId="4CB2A0FC" w14:textId="7701CC37" w:rsidR="00297011" w:rsidRPr="003A73F1" w:rsidRDefault="00297011" w:rsidP="003A73F1">
      <w:pPr>
        <w:pStyle w:val="Heading5"/>
        <w:rPr>
          <w:lang w:val="en-CA"/>
        </w:rPr>
      </w:pPr>
      <w:proofErr w:type="gramStart"/>
      <w:r w:rsidRPr="00D970E9">
        <w:rPr>
          <w:lang w:val="en-CA"/>
        </w:rPr>
        <w:t>unitComposition</w:t>
      </w:r>
      <w:proofErr w:type="gramEnd"/>
    </w:p>
    <w:p w14:paraId="7BD6B331" w14:textId="11356C8D"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proofErr w:type="gramStart"/>
      <w:r w:rsidRPr="00297011">
        <w:rPr>
          <w:lang w:val="en-CA"/>
        </w:rPr>
        <w:t>outcropCharacter</w:t>
      </w:r>
      <w:proofErr w:type="gramEnd"/>
    </w:p>
    <w:p w14:paraId="40C3828C" w14:textId="4161668C"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Heading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The property unitThickness (</w:t>
      </w:r>
      <w:r w:rsidR="00253146">
        <w:rPr>
          <w:lang w:val="en-CA"/>
        </w:rPr>
        <w:t>SWE::Quantity</w:t>
      </w:r>
      <w:r>
        <w:rPr>
          <w:lang w:val="en-CA"/>
        </w:rPr>
        <w:t>Range)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46" w:name="BKM_BB58E692_A1AE_4D52_B50D_8A8583AB1BE4"/>
      <w:bookmarkStart w:id="447" w:name="BKM_31BF4296_6E8D_413D_AA94_37BAA601A4E2"/>
      <w:bookmarkStart w:id="448" w:name="BKM_0CE007A8_3CE4_4605_997D_014E0E71F898"/>
      <w:bookmarkStart w:id="449" w:name="BKM_4ACCDAB5_D34A_4312_AB32_2B6F03610F7A"/>
      <w:bookmarkStart w:id="450" w:name="_Ref440802024"/>
      <w:bookmarkEnd w:id="446"/>
      <w:bookmarkEnd w:id="447"/>
      <w:bookmarkEnd w:id="448"/>
      <w:bookmarkEnd w:id="449"/>
      <w:r>
        <w:t>BeddingDescription</w:t>
      </w:r>
      <w:bookmarkEnd w:id="450"/>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51" w:name="BKM_19472229_5BF0_45F8_BED6_B86B706423A9"/>
      <w:bookmarkEnd w:id="451"/>
      <w:proofErr w:type="gramStart"/>
      <w:r w:rsidRPr="00D970E9">
        <w:rPr>
          <w:lang w:val="en-CA"/>
        </w:rPr>
        <w:t>beddingPattern</w:t>
      </w:r>
      <w:proofErr w:type="gramEnd"/>
    </w:p>
    <w:p w14:paraId="4A3C66C4" w14:textId="66608360"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60066019" w14:textId="5FEF92E2" w:rsidR="00336ECD" w:rsidRPr="00093E54" w:rsidRDefault="00D1762E" w:rsidP="00D20646">
      <w:pPr>
        <w:pStyle w:val="Heading5"/>
        <w:rPr>
          <w:lang w:val="en-CA"/>
        </w:rPr>
      </w:pPr>
      <w:proofErr w:type="gramStart"/>
      <w:r w:rsidRPr="00D1762E">
        <w:rPr>
          <w:lang w:val="en-CA"/>
        </w:rPr>
        <w:t>beddingStyle</w:t>
      </w:r>
      <w:proofErr w:type="gramEnd"/>
    </w:p>
    <w:p w14:paraId="0BAB2450" w14:textId="0CE32D72"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0486BD06" w14:textId="52E7354F" w:rsidR="00336ECD" w:rsidRPr="00093E54" w:rsidRDefault="00336ECD" w:rsidP="00D20646">
      <w:pPr>
        <w:pStyle w:val="Heading5"/>
        <w:rPr>
          <w:lang w:val="en-CA"/>
        </w:rPr>
      </w:pPr>
      <w:proofErr w:type="gramStart"/>
      <w:r w:rsidRPr="00336ECD">
        <w:rPr>
          <w:lang w:val="en-CA"/>
        </w:rPr>
        <w:t>beddingThickness</w:t>
      </w:r>
      <w:proofErr w:type="gramEnd"/>
    </w:p>
    <w:p w14:paraId="5E11BC67" w14:textId="70537EC7" w:rsidR="00336ECD" w:rsidRDefault="00336ECD" w:rsidP="00D20646">
      <w:pPr>
        <w:rPr>
          <w:lang w:val="en-CA"/>
        </w:rPr>
      </w:pPr>
      <w:r>
        <w:rPr>
          <w:lang w:val="en-CA"/>
        </w:rPr>
        <w:lastRenderedPageBreak/>
        <w:t>The property beddingThickness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2" w:name="BKM_B8E145AE_8356_455D_8AF6_DD01E80B774C"/>
      <w:bookmarkStart w:id="453" w:name="BKM_8FB90A67_2503_406F_8326_44811B80D96C"/>
      <w:bookmarkStart w:id="454" w:name="BKM_32D036C1_ECEB_4E0E_8D49_567109DB3963"/>
      <w:bookmarkStart w:id="455" w:name="_Toc455237397"/>
      <w:bookmarkEnd w:id="452"/>
      <w:bookmarkEnd w:id="453"/>
      <w:bookmarkEnd w:id="454"/>
      <w:r>
        <w:t>GeoSciML extension vocabularies</w:t>
      </w:r>
      <w:bookmarkEnd w:id="455"/>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56"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56"/>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 xml:space="preserve">A controlled vocabulary of terms describing the </w:t>
            </w:r>
            <w:r w:rsidRPr="00935765">
              <w:rPr>
                <w:rFonts w:ascii="Calibri" w:hAnsi="Calibri"/>
                <w:color w:val="000000"/>
              </w:rPr>
              <w:lastRenderedPageBreak/>
              <w:t>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lastRenderedPageBreak/>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457" w:name="_Ref432948522"/>
      <w:bookmarkStart w:id="458" w:name="_Toc45523739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457"/>
      <w:r w:rsidR="004D38A0" w:rsidRPr="00D12552">
        <w:rPr>
          <w:lang w:val="en-CA"/>
        </w:rPr>
        <w:t>Class</w:t>
      </w:r>
      <w:r w:rsidR="004D38A0">
        <w:rPr>
          <w:lang w:val="en-CA"/>
        </w:rPr>
        <w:t xml:space="preserve"> </w:t>
      </w:r>
      <w:r w:rsidR="004D38A0">
        <w:t>(</w:t>
      </w:r>
      <w:r w:rsidR="00052694">
        <w:t>Normative)</w:t>
      </w:r>
      <w:bookmarkEnd w:id="458"/>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AU" w:eastAsia="en-AU"/>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AU" w:eastAsia="en-AU"/>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59" w:name="_Toc455237399"/>
      <w:r w:rsidRPr="008F4E9C">
        <w:t>Global Boundary Stratotype Sections and Points</w:t>
      </w:r>
      <w:bookmarkEnd w:id="459"/>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AU" w:eastAsia="en-AU"/>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AU" w:eastAsia="en-AU"/>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60" w:name="BKM_58D632CF_BB56_4A60_B802_C78FC42B4B0D"/>
      <w:bookmarkEnd w:id="460"/>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61" w:name="BKM_B8B6E400_425B_496D_997B_63F3369FC8C6"/>
      <w:bookmarkStart w:id="462" w:name="BKM_0A8B18AD_F79E_4E63_8D17_DE2C48F3AF42"/>
      <w:bookmarkStart w:id="463" w:name="BKM_F023F8DE_07B5_4FF5_8335_917836DF40EC"/>
      <w:bookmarkEnd w:id="461"/>
      <w:bookmarkEnd w:id="462"/>
      <w:bookmarkEnd w:id="463"/>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AU" w:eastAsia="en-AU"/>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The property geologicSetting</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proofErr w:type="gramStart"/>
      <w:r w:rsidRPr="009328CD">
        <w:t>geologicDescription</w:t>
      </w:r>
      <w:proofErr w:type="gramEnd"/>
    </w:p>
    <w:p w14:paraId="3AE0C16C" w14:textId="6CA04C21" w:rsidR="009328CD" w:rsidRDefault="009328CD" w:rsidP="009328CD">
      <w:r>
        <w:t>The geologicDescription</w:t>
      </w:r>
      <w:proofErr w:type="gramStart"/>
      <w:r w:rsidR="00253146">
        <w:t>:Primitive</w:t>
      </w:r>
      <w:proofErr w:type="gramEnd"/>
      <w:r w:rsidR="00253146">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proofErr w:type="gramStart"/>
      <w:r>
        <w:t>a</w:t>
      </w:r>
      <w:r w:rsidRPr="009328CD">
        <w:t>ccessibility</w:t>
      </w:r>
      <w:proofErr w:type="gramEnd"/>
    </w:p>
    <w:p w14:paraId="291D23E9" w14:textId="6FB76184" w:rsidR="009328CD" w:rsidRDefault="009328CD" w:rsidP="009328CD">
      <w:r>
        <w:lastRenderedPageBreak/>
        <w:t>The property accessibility</w:t>
      </w:r>
      <w:proofErr w:type="gramStart"/>
      <w:r w:rsidR="00253146">
        <w:t>:Primitive</w:t>
      </w:r>
      <w:proofErr w:type="gramEnd"/>
      <w:r w:rsidR="00253146">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proofErr w:type="gramStart"/>
      <w:r>
        <w:t>c</w:t>
      </w:r>
      <w:r w:rsidRPr="009328CD">
        <w:t>onservation</w:t>
      </w:r>
      <w:proofErr w:type="gramEnd"/>
    </w:p>
    <w:p w14:paraId="75664D6D" w14:textId="3B112980" w:rsidR="009328CD" w:rsidRDefault="009328CD" w:rsidP="009328CD">
      <w:r>
        <w:t>The property conservation</w:t>
      </w:r>
      <w:proofErr w:type="gramStart"/>
      <w:r w:rsidR="00253146">
        <w:t>:Primitive</w:t>
      </w:r>
      <w:proofErr w:type="gramEnd"/>
      <w:r w:rsidR="00253146">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64" w:name="BKM_1C0FB01B_F4A6_4733_BA06_87BA9B2415C9"/>
      <w:bookmarkStart w:id="465" w:name="BKM_FF29DAEB_3E4E_4D00_B3A1_D0E4D913A1D2"/>
      <w:bookmarkStart w:id="466" w:name="BKM_2769F637_48D7_42F4_B567_915886458F2C"/>
      <w:bookmarkStart w:id="467" w:name="BKM_DAEF393B_8D05_4043_87C1_9038BA957915"/>
      <w:bookmarkStart w:id="468" w:name="BKM_45E678ED_7B83_4A86_A4BD_BC55352F39D9"/>
      <w:bookmarkStart w:id="469" w:name="_Toc455237400"/>
      <w:bookmarkEnd w:id="464"/>
      <w:bookmarkEnd w:id="465"/>
      <w:bookmarkEnd w:id="466"/>
      <w:bookmarkEnd w:id="467"/>
      <w:bookmarkEnd w:id="468"/>
      <w:r>
        <w:t>Temporal Reference System</w:t>
      </w:r>
      <w:bookmarkEnd w:id="46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AU" w:eastAsia="en-AU"/>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0A464F33" w:rsidR="008816FC" w:rsidRDefault="008816FC" w:rsidP="00821F1F">
      <w:r>
        <w:lastRenderedPageBreak/>
        <w:t xml:space="preserve">The property referencePoint </w:t>
      </w:r>
      <w:r w:rsidR="00BC51DB">
        <w:t>is</w:t>
      </w:r>
      <w:r>
        <w:t xml:space="preserve"> an association between a TimeOrdinalReferenceSystem and a TimeOrdinalEraBoundary.  A TimeOrdinalReferenceSystem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component </w:t>
      </w:r>
      <w:r w:rsidR="00BC51DB">
        <w:rPr>
          <w:lang w:val="en-CA"/>
        </w:rPr>
        <w:t>is</w:t>
      </w:r>
      <w:r>
        <w:rPr>
          <w:lang w:val="en-CA"/>
        </w:rPr>
        <w:t xml:space="preserv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proofErr w:type="gramStart"/>
      <w:r>
        <w:t>m</w:t>
      </w:r>
      <w:r w:rsidR="00F613F1" w:rsidRPr="00F613F1">
        <w:t>ember</w:t>
      </w:r>
      <w:proofErr w:type="gramEnd"/>
    </w:p>
    <w:p w14:paraId="53DC834F" w14:textId="6B698EFA" w:rsidR="00F613F1" w:rsidRDefault="00F613F1" w:rsidP="00F84286">
      <w:r>
        <w:t xml:space="preserve">The property member </w:t>
      </w:r>
      <w:r w:rsidR="00BC51DB">
        <w:t>is</w:t>
      </w:r>
      <w:r>
        <w:t xml:space="preserv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proofErr w:type="gramStart"/>
      <w:r>
        <w:t>group</w:t>
      </w:r>
      <w:proofErr w:type="gramEnd"/>
    </w:p>
    <w:p w14:paraId="0F9BD5EA" w14:textId="350A63A5" w:rsidR="00EA7BCE" w:rsidRDefault="00EA7BCE" w:rsidP="00B0615B">
      <w:r>
        <w:t xml:space="preserve">The group property </w:t>
      </w:r>
      <w:r w:rsidR="00BC51DB">
        <w:t>is</w:t>
      </w:r>
      <w:r>
        <w:t xml:space="preserv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FA71AF7" w14:textId="78EC4FCD" w:rsidR="009C372C" w:rsidRDefault="009C372C" w:rsidP="00B0615B">
      <w:r>
        <w:t>By convention, the “start” of the TimeOrdinalEra is the oldest boundary because it is when the era “started” to exist in time.  The “end” is therefore the youngest boundary.</w:t>
      </w:r>
    </w:p>
    <w:p w14:paraId="3D9D7812" w14:textId="474A0958" w:rsidR="00EA7BCE" w:rsidRDefault="00347A75" w:rsidP="00D20646">
      <w:pPr>
        <w:pStyle w:val="Heading5"/>
        <w:rPr>
          <w:lang w:val="en-CA"/>
        </w:rPr>
      </w:pPr>
      <w:proofErr w:type="gramStart"/>
      <w:r>
        <w:rPr>
          <w:lang w:val="en-CA"/>
        </w:rPr>
        <w:lastRenderedPageBreak/>
        <w:t>s</w:t>
      </w:r>
      <w:r w:rsidRPr="00D970E9">
        <w:rPr>
          <w:lang w:val="en-CA"/>
        </w:rPr>
        <w:t>tart</w:t>
      </w:r>
      <w:proofErr w:type="gramEnd"/>
    </w:p>
    <w:p w14:paraId="0C0121F2" w14:textId="658BC4DC" w:rsidR="00347A75" w:rsidRDefault="00347A75">
      <w:pPr>
        <w:rPr>
          <w:lang w:val="en-CA"/>
        </w:rPr>
      </w:pPr>
      <w:r>
        <w:rPr>
          <w:lang w:val="en-CA"/>
        </w:rPr>
        <w:t xml:space="preserve">The start property </w:t>
      </w:r>
      <w:r w:rsidR="009C372C">
        <w:rPr>
          <w:lang w:val="en-CA"/>
        </w:rPr>
        <w:t>is</w:t>
      </w:r>
      <w:r>
        <w:rPr>
          <w:lang w:val="en-CA"/>
        </w:rPr>
        <w:t xml:space="preserve"> an association to a TimeOrdinalEraBoundary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2D460557" w14:textId="648EFF6F" w:rsidR="00347A75" w:rsidRPr="009C372C" w:rsidRDefault="00347A75" w:rsidP="009C372C">
      <w:pPr>
        <w:pStyle w:val="Heading5"/>
        <w:rPr>
          <w:lang w:val="en-CA"/>
        </w:rPr>
      </w:pPr>
      <w:proofErr w:type="gramStart"/>
      <w:r>
        <w:rPr>
          <w:lang w:val="en-CA"/>
        </w:rPr>
        <w:t>end</w:t>
      </w:r>
      <w:proofErr w:type="gramEnd"/>
    </w:p>
    <w:p w14:paraId="4339AC52" w14:textId="3E0C1832" w:rsidR="00347A75" w:rsidRDefault="00347A75" w:rsidP="00347A75">
      <w:pPr>
        <w:rPr>
          <w:lang w:val="en-CA"/>
        </w:rPr>
      </w:pPr>
      <w:r>
        <w:rPr>
          <w:lang w:val="en-CA"/>
        </w:rPr>
        <w:t xml:space="preserve">The end property </w:t>
      </w:r>
      <w:r w:rsidR="009C372C">
        <w:rPr>
          <w:lang w:val="en-CA"/>
        </w:rPr>
        <w:t>is</w:t>
      </w:r>
      <w:r>
        <w:rPr>
          <w:lang w:val="en-CA"/>
        </w:rPr>
        <w:t xml:space="preserve"> an association to a TimeOrdinalEraBoundary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7C1340D0" w14:textId="2CF4AA93" w:rsidR="008132F4" w:rsidRPr="008132F4" w:rsidRDefault="00077991" w:rsidP="009C372C">
      <w:pPr>
        <w:pStyle w:val="Heading5"/>
      </w:pPr>
      <w:proofErr w:type="gramStart"/>
      <w:r>
        <w:t>position</w:t>
      </w:r>
      <w:proofErr w:type="gramEnd"/>
    </w:p>
    <w:p w14:paraId="751D2AC9" w14:textId="63D54075" w:rsidR="008132F4" w:rsidRDefault="008132F4">
      <w:r>
        <w:t>The position</w:t>
      </w:r>
      <w:proofErr w:type="gramStart"/>
      <w:r>
        <w:t>:TM</w:t>
      </w:r>
      <w:proofErr w:type="gramEnd"/>
      <w:r>
        <w:t>_Instant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proofErr w:type="gramStart"/>
      <w:r w:rsidRPr="008132F4">
        <w:t>positionalUncertainty</w:t>
      </w:r>
      <w:proofErr w:type="gramEnd"/>
    </w:p>
    <w:p w14:paraId="2EC85A37" w14:textId="26BBF595" w:rsidR="008132F4" w:rsidRDefault="008132F4" w:rsidP="008132F4">
      <w:r>
        <w:t>The property positionalUncertainty (</w:t>
      </w:r>
      <w:r w:rsidR="00253146">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proofErr w:type="gramStart"/>
      <w:r w:rsidRPr="008132F4">
        <w:t>previousEra</w:t>
      </w:r>
      <w:proofErr w:type="gramEnd"/>
    </w:p>
    <w:p w14:paraId="68AF7099" w14:textId="70E1F383" w:rsidR="008132F4" w:rsidRDefault="008132F4" w:rsidP="008132F4">
      <w:r>
        <w:t xml:space="preserve">The property previousEra </w:t>
      </w:r>
      <w:r w:rsidR="009C372C">
        <w:t>is</w:t>
      </w:r>
      <w:r>
        <w:t xml:space="preserve"> an association between </w:t>
      </w:r>
      <w:r w:rsidR="0059102D">
        <w:t xml:space="preserve">a TimeOrdinalEraBoundary and a TimeOrdinalEra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proofErr w:type="gramStart"/>
      <w:r w:rsidRPr="00D970E9">
        <w:rPr>
          <w:lang w:val="en-CA"/>
        </w:rPr>
        <w:t>nextEra</w:t>
      </w:r>
      <w:proofErr w:type="gramEnd"/>
    </w:p>
    <w:p w14:paraId="360B90B8" w14:textId="1B01A8B7" w:rsidR="0059102D" w:rsidRDefault="0059102D" w:rsidP="0059102D">
      <w:r>
        <w:t xml:space="preserve">The property nextEra </w:t>
      </w:r>
      <w:r w:rsidR="009C372C">
        <w:t>is</w:t>
      </w:r>
      <w:r>
        <w:t xml:space="preserve"> an association between a TimeOrdinalEraBoundary and a TimeOrdinalEra to reference the succeeding era.</w:t>
      </w:r>
    </w:p>
    <w:p w14:paraId="2B9AD269" w14:textId="72D6E40C" w:rsidR="0059102D" w:rsidRPr="009C372C" w:rsidRDefault="0059102D" w:rsidP="009C372C">
      <w:pPr>
        <w:pStyle w:val="Heading5"/>
        <w:rPr>
          <w:lang w:val="en-CA"/>
        </w:rPr>
      </w:pPr>
      <w:proofErr w:type="gramStart"/>
      <w:r w:rsidRPr="00D970E9">
        <w:rPr>
          <w:lang w:val="en-CA"/>
        </w:rPr>
        <w:t>observationalBasis</w:t>
      </w:r>
      <w:proofErr w:type="gramEnd"/>
    </w:p>
    <w:p w14:paraId="5FA1BE3B" w14:textId="6A30A42D" w:rsidR="0059102D" w:rsidRDefault="0059102D">
      <w:r>
        <w:rPr>
          <w:lang w:val="en-CA"/>
        </w:rPr>
        <w:lastRenderedPageBreak/>
        <w:t>The p</w:t>
      </w:r>
      <w:r w:rsidR="009C372C">
        <w:rPr>
          <w:lang w:val="en-CA"/>
        </w:rPr>
        <w:t>roperty observationalBasis is</w:t>
      </w:r>
      <w:r>
        <w:rPr>
          <w:lang w:val="en-CA"/>
        </w:rPr>
        <w:t xml:space="preserve">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70" w:name="BKM_63ECF066_EE03_4253_8744_0F86D06238D4"/>
      <w:bookmarkStart w:id="471" w:name="BKM_87370C48_A777_490F_8AD5_7B430EEB4CC8"/>
      <w:bookmarkStart w:id="472" w:name="BKM_229122EC_1DA3_4235_81D3_26787B18C5E7"/>
      <w:bookmarkStart w:id="473" w:name="_Toc455237401"/>
      <w:bookmarkEnd w:id="470"/>
      <w:bookmarkEnd w:id="471"/>
      <w:bookmarkEnd w:id="472"/>
      <w:r>
        <w:t>Time scale</w:t>
      </w:r>
      <w:bookmarkEnd w:id="47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AU" w:eastAsia="en-AU"/>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 xml:space="preserve">The classic "Geologic Timescale" comprising an ordered, hierarchical set of named "eras" is an example of an Ordinal Temporal Reference System. It may be calibrated with </w:t>
      </w:r>
      <w:r w:rsidRPr="00B42641">
        <w:lastRenderedPageBreak/>
        <w:t>reference to a numeric Temporal Coordinate System, but is in principle defined independently.</w:t>
      </w:r>
    </w:p>
    <w:p w14:paraId="73936501" w14:textId="1AC62066" w:rsidR="001F413D" w:rsidRDefault="001F413D" w:rsidP="00821F1F">
      <w:r w:rsidRPr="001F413D">
        <w:rPr>
          <w:highlight w:val="yellow"/>
        </w:rPr>
        <w:t xml:space="preserve">This is a bit short isn’t </w:t>
      </w:r>
      <w:proofErr w:type="gramStart"/>
      <w:r w:rsidRPr="001F413D">
        <w:rPr>
          <w:highlight w:val="yellow"/>
        </w:rPr>
        <w:t>it ?</w:t>
      </w:r>
      <w:proofErr w:type="gramEnd"/>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w:t>
      </w:r>
      <w:commentRangeStart w:id="474"/>
      <w:r w:rsidR="00935ECA">
        <w:t xml:space="preserve">stratotype </w:t>
      </w:r>
      <w:commentRangeEnd w:id="474"/>
      <w:r w:rsidR="001F413D">
        <w:rPr>
          <w:rStyle w:val="CommentReference"/>
        </w:rPr>
        <w:commentReference w:id="474"/>
      </w:r>
      <w:r w:rsidR="00935ECA">
        <w:t xml:space="preserve">is optional.  In the GSSP approach recommended by ICS for the Global Geologic Timescale, </w:t>
      </w:r>
      <w:r w:rsidR="001F413D">
        <w:t xml:space="preserve">Unit Stratotypes are not used.  </w:t>
      </w:r>
      <w:r w:rsidR="00935ECA">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AU" w:eastAsia="en-AU"/>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75" w:name="BKM_87E807D4_B547_4527_95DA_3886362CC5FC"/>
      <w:bookmarkEnd w:id="475"/>
      <w:proofErr w:type="gramStart"/>
      <w:r>
        <w:rPr>
          <w:lang w:val="en-CA"/>
        </w:rPr>
        <w:lastRenderedPageBreak/>
        <w:t>r</w:t>
      </w:r>
      <w:r w:rsidRPr="00D970E9">
        <w:rPr>
          <w:lang w:val="en-CA"/>
        </w:rPr>
        <w:t>ank</w:t>
      </w:r>
      <w:proofErr w:type="gramEnd"/>
    </w:p>
    <w:p w14:paraId="7E907D78" w14:textId="762DCA9D"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stratotype </w:t>
      </w:r>
      <w:r w:rsidR="001F413D">
        <w:rPr>
          <w:lang w:val="en-CA"/>
        </w:rPr>
        <w:t xml:space="preserve">is </w:t>
      </w:r>
      <w:r>
        <w:rPr>
          <w:lang w:val="en-CA"/>
        </w:rPr>
        <w:t>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t>
      </w:r>
      <w:commentRangeStart w:id="476"/>
      <w:r w:rsidRPr="001B130F">
        <w:rPr>
          <w:lang w:val="en-CA"/>
        </w:rPr>
        <w:t>Wikipedia</w:t>
      </w:r>
      <w:commentRangeEnd w:id="476"/>
      <w:r w:rsidR="001F413D">
        <w:rPr>
          <w:rStyle w:val="CommentReference"/>
        </w:rPr>
        <w:commentReference w:id="476"/>
      </w:r>
      <w:r w:rsidRPr="001B130F">
        <w:rPr>
          <w:lang w:val="en-CA"/>
        </w:rPr>
        <w:t>)</w:t>
      </w:r>
      <w:r w:rsidR="008279FB">
        <w:rPr>
          <w:lang w:val="en-CA"/>
        </w:rPr>
        <w:t>.</w:t>
      </w:r>
    </w:p>
    <w:p w14:paraId="3A6EE748" w14:textId="43E01A96" w:rsidR="00935ECA" w:rsidRDefault="00606F7E" w:rsidP="00606F7E">
      <w:pPr>
        <w:pStyle w:val="Heading4"/>
      </w:pPr>
      <w:bookmarkStart w:id="477" w:name="BKM_84F1004A_AA50_459B_B70A_65E13CA8B294"/>
      <w:bookmarkEnd w:id="477"/>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AU" w:eastAsia="en-AU"/>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proofErr w:type="gramStart"/>
      <w:r>
        <w:t>s</w:t>
      </w:r>
      <w:r w:rsidRPr="00757EBF">
        <w:t>tratotype</w:t>
      </w:r>
      <w:proofErr w:type="gramEnd"/>
    </w:p>
    <w:p w14:paraId="6FC6D43D" w14:textId="07BBB576" w:rsidR="00757EBF" w:rsidRDefault="00757EBF" w:rsidP="00D20646">
      <w:r>
        <w:t xml:space="preserve">The property stratotype </w:t>
      </w:r>
      <w:r w:rsidR="001F413D">
        <w:t>is</w:t>
      </w:r>
      <w:r>
        <w:t xml:space="preserv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AU" w:eastAsia="en-AU"/>
        </w:rPr>
        <w:lastRenderedPageBreak/>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78"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78"/>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AU" w:eastAsia="en-AU"/>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151F0A42"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r w:rsidR="001F413D">
        <w:t xml:space="preserve"> </w:t>
      </w:r>
      <w:commentRangeStart w:id="479"/>
      <w:r w:rsidR="001F413D">
        <w:t>The boundary is not defined from a physical stratotype, although it can be influence by some, but placed at a convenient numerical value.</w:t>
      </w:r>
      <w:commentRangeEnd w:id="479"/>
      <w:r w:rsidR="001F413D">
        <w:rPr>
          <w:rStyle w:val="CommentReference"/>
        </w:rPr>
        <w:commentReference w:id="479"/>
      </w:r>
    </w:p>
    <w:p w14:paraId="38A758B3" w14:textId="77777777" w:rsidR="00B42641" w:rsidRDefault="00B42641" w:rsidP="00C343CA"/>
    <w:p w14:paraId="11C42997" w14:textId="0BEADEA6" w:rsidR="00B42641" w:rsidRDefault="00FE43AC" w:rsidP="00B42641">
      <w:pPr>
        <w:pStyle w:val="Heading3"/>
      </w:pPr>
      <w:bookmarkStart w:id="480" w:name="_Toc455237402"/>
      <w:r>
        <w:t>Geologic time</w:t>
      </w:r>
      <w:r w:rsidR="00B42641">
        <w:t xml:space="preserve"> vocabularies</w:t>
      </w:r>
      <w:bookmarkEnd w:id="480"/>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81"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81"/>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482" w:name="_Toc45523740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482"/>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5DC73DA0" w:rsidR="00CD7325" w:rsidRDefault="00CD7325" w:rsidP="00CD7325">
      <w:pPr>
        <w:rPr>
          <w:lang w:val="en-CA"/>
        </w:rPr>
      </w:pPr>
      <w:r w:rsidRPr="00CD7325">
        <w:rPr>
          <w:lang w:val="en-CA"/>
        </w:rPr>
        <w:t xml:space="preserve">The GeoSciML Borehole package contains </w:t>
      </w:r>
      <w:r w:rsidR="008E5B1A">
        <w:rPr>
          <w:lang w:val="en-CA"/>
        </w:rPr>
        <w:t>an</w:t>
      </w:r>
      <w:r w:rsidR="004E6F80">
        <w:rPr>
          <w:lang w:val="en-CA"/>
        </w:rPr>
        <w:t xml:space="preserve">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AU" w:eastAsia="en-AU"/>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AU" w:eastAsia="en-AU"/>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3" w:name="_Toc455237404"/>
      <w:r>
        <w:rPr>
          <w:lang w:val="en-CA"/>
        </w:rPr>
        <w:t>Borehole</w:t>
      </w:r>
      <w:bookmarkEnd w:id="483"/>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AU" w:eastAsia="en-AU"/>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proofErr w:type="gramStart"/>
      <w:r>
        <w:rPr>
          <w:lang w:val="en-CA"/>
        </w:rPr>
        <w:t>logElement</w:t>
      </w:r>
      <w:proofErr w:type="gramEnd"/>
    </w:p>
    <w:p w14:paraId="183E72E8" w14:textId="2A14831F" w:rsidR="00675648" w:rsidRDefault="00675648" w:rsidP="006A1F12">
      <w:pPr>
        <w:rPr>
          <w:lang w:val="en-CA"/>
        </w:rPr>
      </w:pPr>
      <w:r>
        <w:rPr>
          <w:lang w:val="en-CA"/>
        </w:rPr>
        <w:t xml:space="preserve">The property logElement </w:t>
      </w:r>
      <w:r w:rsidR="008E5B1A">
        <w:rPr>
          <w:lang w:val="en-CA"/>
        </w:rPr>
        <w:t>is</w:t>
      </w:r>
      <w:r>
        <w:rPr>
          <w:lang w:val="en-CA"/>
        </w:rPr>
        <w:t xml:space="preserv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referenceLocation </w:t>
      </w:r>
      <w:r w:rsidR="008E5B1A">
        <w:rPr>
          <w:lang w:val="en-CA"/>
        </w:rPr>
        <w:t>is</w:t>
      </w:r>
      <w:r>
        <w:rPr>
          <w:lang w:val="en-CA"/>
        </w:rPr>
        <w:t xml:space="preserve"> an association between a Borehole and </w:t>
      </w:r>
      <w:r w:rsidR="00B45030">
        <w:rPr>
          <w:lang w:val="en-CA"/>
        </w:rPr>
        <w:t>an</w:t>
      </w:r>
      <w:r>
        <w:rPr>
          <w:lang w:val="en-CA"/>
        </w:rPr>
        <w:t xml:space="preserve"> OriginPosition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Heading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1BCC1481" w:rsidR="000A04A2" w:rsidRPr="000A04A2" w:rsidRDefault="000A04A2" w:rsidP="000A04A2">
      <w:pPr>
        <w:rPr>
          <w:lang w:val="en-CA"/>
        </w:rPr>
      </w:pPr>
      <w:r>
        <w:rPr>
          <w:lang w:val="en-CA"/>
        </w:rPr>
        <w:lastRenderedPageBreak/>
        <w:t xml:space="preserve">Borehole inherits sampledFeature from SF_SamplingFeature,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GeologicFeature, such as a geologic unit. If the SamplingFeature samples multiple features (e.g. borehole, traverse) </w:t>
      </w:r>
    </w:p>
    <w:p w14:paraId="0F70773A" w14:textId="24F188FB" w:rsidR="000A04A2" w:rsidRPr="003E17BA" w:rsidRDefault="000A04A2" w:rsidP="00C44904">
      <w:pPr>
        <w:pStyle w:val="ListParagraph"/>
        <w:numPr>
          <w:ilvl w:val="0"/>
          <w:numId w:val="31"/>
        </w:numPr>
        <w:rPr>
          <w:lang w:val="en-CA"/>
        </w:rPr>
      </w:pPr>
      <w:r w:rsidRPr="003E17BA">
        <w:rPr>
          <w:lang w:val="en-CA"/>
        </w:rPr>
        <w:t xml:space="preserve">if it is a sequence of units, then the part/GeologicUnitPart mechanisms may be used, </w:t>
      </w:r>
    </w:p>
    <w:p w14:paraId="307290BB" w14:textId="7F3B6729" w:rsidR="000A04A2" w:rsidRDefault="000A04A2" w:rsidP="00C44904">
      <w:pPr>
        <w:pStyle w:val="ListParagraph"/>
        <w:numPr>
          <w:ilvl w:val="0"/>
          <w:numId w:val="31"/>
        </w:numPr>
        <w:rPr>
          <w:lang w:val="en-CA"/>
        </w:rPr>
      </w:pPr>
      <w:r w:rsidRPr="003E17BA">
        <w:rPr>
          <w:lang w:val="en-CA"/>
        </w:rPr>
        <w:t>else if it is an informal collection that exists only because of the sampling, then multiple sampledFeature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84" w:name="_Ref456518000"/>
      <w:r>
        <w:rPr>
          <w:lang w:val="en-CA"/>
        </w:rPr>
        <w:t>DrillingDetails</w:t>
      </w:r>
      <w:bookmarkEnd w:id="484"/>
    </w:p>
    <w:p w14:paraId="258B25B7" w14:textId="77777777" w:rsidR="00F46BB7" w:rsidRDefault="00F46BB7" w:rsidP="00CD7325">
      <w:pPr>
        <w:rPr>
          <w:lang w:val="en-CA"/>
        </w:rPr>
      </w:pPr>
    </w:p>
    <w:p w14:paraId="11791404" w14:textId="6072794E" w:rsidR="00F46BB7" w:rsidRDefault="00AB4325" w:rsidP="00CD7325">
      <w:pPr>
        <w:rPr>
          <w:lang w:val="en-CA"/>
        </w:rPr>
      </w:pPr>
      <w:r>
        <w:rPr>
          <w:lang w:val="en-CA"/>
        </w:rPr>
        <w:t>Drilling</w:t>
      </w:r>
      <w:r w:rsidR="004E6F80">
        <w:rPr>
          <w:lang w:val="en-CA"/>
        </w:rPr>
        <w:t>Details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Borehole as a whole are managed in BoreholeDetails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AU" w:eastAsia="en-AU"/>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6B71DB12" w14:textId="0613483B" w:rsidR="0056286F" w:rsidRPr="008E5B1A" w:rsidRDefault="0056286F" w:rsidP="008E5B1A">
      <w:pPr>
        <w:pStyle w:val="Heading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The boreholeDiameter property (</w:t>
      </w:r>
      <w:r w:rsidR="00253146">
        <w:rPr>
          <w:lang w:val="en-CA"/>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proofErr w:type="gramStart"/>
      <w:r>
        <w:rPr>
          <w:lang w:val="en-CA"/>
        </w:rPr>
        <w:t>intervalBegin</w:t>
      </w:r>
      <w:proofErr w:type="gramEnd"/>
    </w:p>
    <w:p w14:paraId="1E31593B" w14:textId="480F3284" w:rsidR="0056286F" w:rsidRDefault="0056286F" w:rsidP="0056286F">
      <w:pPr>
        <w:rPr>
          <w:lang w:val="en-CA"/>
        </w:rPr>
      </w:pPr>
      <w:r>
        <w:rPr>
          <w:lang w:val="en-CA"/>
        </w:rPr>
        <w:t>The intervalBegin property (</w:t>
      </w:r>
      <w:r w:rsidR="00253146">
        <w:rPr>
          <w:lang w:val="en-CA"/>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85"/>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proofErr w:type="gramStart"/>
      <w:r>
        <w:rPr>
          <w:lang w:val="en-CA"/>
        </w:rPr>
        <w:t>intervalEnd</w:t>
      </w:r>
      <w:proofErr w:type="gramEnd"/>
    </w:p>
    <w:p w14:paraId="7A22B259" w14:textId="50EF8895" w:rsidR="008B1DC6" w:rsidRDefault="0056286F" w:rsidP="00D20646">
      <w:pPr>
        <w:rPr>
          <w:lang w:val="en-CA"/>
        </w:rPr>
      </w:pPr>
      <w:bookmarkStart w:id="486" w:name="BKM_A12417ED_F0A6_4403_85AA_20F080BAB4D5"/>
      <w:bookmarkEnd w:id="486"/>
      <w:r>
        <w:rPr>
          <w:lang w:val="en-CA"/>
        </w:rPr>
        <w:t>The property intervalEnd (</w:t>
      </w:r>
      <w:r w:rsidR="00253146">
        <w:rPr>
          <w:lang w:val="en-CA"/>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Heading5"/>
        <w:rPr>
          <w:lang w:val="en-CA"/>
        </w:rPr>
      </w:pPr>
      <w:r>
        <w:rPr>
          <w:rStyle w:val="CommentReference"/>
        </w:rPr>
        <w:commentReference w:id="487"/>
      </w:r>
      <w:proofErr w:type="gramStart"/>
      <w:r w:rsidR="002F5463">
        <w:rPr>
          <w:lang w:val="en-CA"/>
        </w:rPr>
        <w:t>interval</w:t>
      </w:r>
      <w:proofErr w:type="gramEnd"/>
    </w:p>
    <w:p w14:paraId="49FC8C99" w14:textId="2F8E9D94" w:rsidR="002F5463" w:rsidRDefault="002F5463" w:rsidP="00D20646">
      <w:pPr>
        <w:rPr>
          <w:lang w:val="en-CA"/>
        </w:rPr>
      </w:pPr>
      <w:r>
        <w:rPr>
          <w:lang w:val="en-CA"/>
        </w:rPr>
        <w:t>The property interval</w:t>
      </w:r>
      <w:proofErr w:type="gramStart"/>
      <w:r>
        <w:rPr>
          <w:lang w:val="en-CA"/>
        </w:rPr>
        <w:t>:GM</w:t>
      </w:r>
      <w:proofErr w:type="gramEnd"/>
      <w:r>
        <w:rPr>
          <w:lang w:val="en-CA"/>
        </w:rPr>
        <w:t xml:space="preserve">_Object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88" w:name="BKM_25F49F60_E3B5_4649_859A_CB23C16B4FDD"/>
      <w:bookmarkStart w:id="489" w:name="BKM_D18D7519_9180_4B84_84F3_D595F9367FF9"/>
      <w:bookmarkStart w:id="490" w:name="BKM_E2471C2A_7288_4681_B62D_57416C5AAFFF"/>
      <w:bookmarkStart w:id="491" w:name="BKM_C67677C2_A392_4DF9_BEE3_2543E744EE8A"/>
      <w:bookmarkEnd w:id="488"/>
      <w:bookmarkEnd w:id="489"/>
      <w:bookmarkEnd w:id="490"/>
      <w:bookmarkEnd w:id="49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92" w:name="_Ref443827761"/>
      <w:r>
        <w:rPr>
          <w:lang w:val="en-CA"/>
        </w:rPr>
        <w:t>BoreholeInterval</w:t>
      </w:r>
      <w:bookmarkEnd w:id="492"/>
    </w:p>
    <w:p w14:paraId="3F9555FC" w14:textId="77777777" w:rsidR="008B1DC6" w:rsidRDefault="008B1DC6" w:rsidP="00CD7325">
      <w:pPr>
        <w:rPr>
          <w:lang w:val="en-CA"/>
        </w:rPr>
      </w:pPr>
    </w:p>
    <w:p w14:paraId="015152CD" w14:textId="1C1EC8D5" w:rsidR="008C1955" w:rsidRDefault="001A5E53" w:rsidP="008C1955">
      <w:pPr>
        <w:rPr>
          <w:lang w:val="en-CA"/>
        </w:rPr>
      </w:pPr>
      <w:r>
        <w:rPr>
          <w:lang w:val="en-CA"/>
        </w:rPr>
        <w:lastRenderedPageBreak/>
        <w:t>A BoreholeInterval is a</w:t>
      </w:r>
      <w:r w:rsidRPr="001A5E53">
        <w:rPr>
          <w:lang w:val="en-CA"/>
        </w:rPr>
        <w:t xml:space="preserve"> special kind of Mapped 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Pr>
          <w:lang w:val="en-CA"/>
        </w:rPr>
        <w:t>8.5.1.2</w:t>
      </w:r>
      <w:r>
        <w:rPr>
          <w:lang w:val="en-CA"/>
        </w:rPr>
        <w:fldChar w:fldCharType="end"/>
      </w:r>
      <w:proofErr w:type="gramStart"/>
      <w:r>
        <w:rPr>
          <w:lang w:val="en-CA"/>
        </w:rPr>
        <w:t>)</w:t>
      </w:r>
      <w:r w:rsidRPr="008B1DC6">
        <w:rPr>
          <w:lang w:val="en-CA"/>
        </w:rPr>
        <w:t xml:space="preserve"> </w:t>
      </w:r>
      <w:r w:rsidRPr="001A5E53">
        <w:rPr>
          <w:lang w:val="en-CA"/>
        </w:rPr>
        <w:t xml:space="preserve"> whose</w:t>
      </w:r>
      <w:proofErr w:type="gramEnd"/>
      <w:r w:rsidRPr="001A5E53">
        <w:rPr>
          <w:lang w:val="en-CA"/>
        </w:rPr>
        <w:t xml:space="preserv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 xml:space="preserve">The "mappedIntervalBegin" and "mappedIntervalEnd"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AU" w:eastAsia="en-AU"/>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proofErr w:type="gramStart"/>
      <w:r w:rsidRPr="00043700">
        <w:rPr>
          <w:lang w:val="en-CA"/>
        </w:rPr>
        <w:t>observationMethod</w:t>
      </w:r>
      <w:proofErr w:type="gramEnd"/>
    </w:p>
    <w:p w14:paraId="33F0D5BE" w14:textId="56EB114E"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specification </w:t>
      </w:r>
      <w:r w:rsidR="00A14461">
        <w:rPr>
          <w:lang w:val="en-CA"/>
        </w:rPr>
        <w:t xml:space="preserve">property </w:t>
      </w:r>
      <w:r w:rsidR="001A5E53">
        <w:rPr>
          <w:lang w:val="en-CA"/>
        </w:rPr>
        <w:t>is</w:t>
      </w:r>
      <w:r w:rsidR="00816874">
        <w:rPr>
          <w:lang w:val="en-CA"/>
        </w:rPr>
        <w:t xml:space="preserv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6D297C19" w14:textId="0FAFE497" w:rsidR="00816874" w:rsidRPr="001A5E53" w:rsidRDefault="00816874" w:rsidP="001A5E53">
      <w:pPr>
        <w:pStyle w:val="Heading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The property mappedIntervalBegin (</w:t>
      </w:r>
      <w:r w:rsidR="00253146">
        <w:rPr>
          <w:lang w:val="en-CA"/>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The mappedIntervalEnd property (</w:t>
      </w:r>
      <w:r w:rsidR="00253146">
        <w:rPr>
          <w:lang w:val="en-CA"/>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1D0D8B8E" w14:textId="7B17DFB9" w:rsidR="008B42C0" w:rsidRPr="001A5E53" w:rsidRDefault="008B42C0" w:rsidP="001A5E53">
      <w:pPr>
        <w:pStyle w:val="Heading5"/>
        <w:rPr>
          <w:lang w:val="en-CA"/>
        </w:rPr>
      </w:pPr>
      <w:proofErr w:type="gramStart"/>
      <w:r w:rsidRPr="008B42C0">
        <w:rPr>
          <w:lang w:val="en-CA"/>
        </w:rPr>
        <w:t>collectionIdentifier</w:t>
      </w:r>
      <w:proofErr w:type="gramEnd"/>
    </w:p>
    <w:p w14:paraId="4B037CC1" w14:textId="74625452"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BoreholeIntervals </w:t>
      </w:r>
      <w:r w:rsidR="001A5E53">
        <w:rPr>
          <w:lang w:val="en-CA"/>
        </w:rPr>
        <w:t>into</w:t>
      </w:r>
      <w:r w:rsidRPr="008B42C0">
        <w:rPr>
          <w:lang w:val="en-CA"/>
        </w:rPr>
        <w:t xml:space="preserve"> multiple logs on a single borehole. </w:t>
      </w:r>
      <w:r w:rsidR="001A5E53">
        <w:rPr>
          <w:lang w:val="en-CA"/>
        </w:rPr>
        <w:t xml:space="preserve">The </w:t>
      </w:r>
      <w:r w:rsidRPr="008B42C0">
        <w:rPr>
          <w:lang w:val="en-CA"/>
        </w:rPr>
        <w:t>GenericName should identify a particular log observation event.</w:t>
      </w:r>
    </w:p>
    <w:p w14:paraId="601DF893" w14:textId="3CAA82A2" w:rsidR="008C1955" w:rsidRPr="001A5E53" w:rsidRDefault="008152AF" w:rsidP="00CD7325">
      <w:pPr>
        <w:pStyle w:val="Heading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parentBorehole </w:t>
      </w:r>
      <w:r w:rsidR="001A5E53">
        <w:rPr>
          <w:lang w:val="en-CA"/>
        </w:rPr>
        <w:t>is</w:t>
      </w:r>
      <w:r>
        <w:rPr>
          <w:lang w:val="en-CA"/>
        </w:rPr>
        <w:t xml:space="preserve"> an association between a BoreholeInterval and a Borehole which is the borehole in context for this interval.</w:t>
      </w:r>
    </w:p>
    <w:p w14:paraId="5366A7B9" w14:textId="348885A2" w:rsidR="008152AF" w:rsidRPr="001A5E53" w:rsidRDefault="008152AF" w:rsidP="001A5E53">
      <w:pPr>
        <w:pStyle w:val="Heading5"/>
        <w:rPr>
          <w:lang w:val="en-CA"/>
        </w:rPr>
      </w:pPr>
      <w:proofErr w:type="gramStart"/>
      <w:r>
        <w:rPr>
          <w:lang w:val="en-CA"/>
        </w:rPr>
        <w:t>s</w:t>
      </w:r>
      <w:r w:rsidRPr="00D970E9">
        <w:rPr>
          <w:lang w:val="en-CA"/>
        </w:rPr>
        <w:t>hape</w:t>
      </w:r>
      <w:proofErr w:type="gramEnd"/>
    </w:p>
    <w:p w14:paraId="6AA856F7" w14:textId="4250CAF8"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763BC37" w:rsidR="00B3403C" w:rsidRDefault="00B3403C" w:rsidP="00B3403C">
      <w:pPr>
        <w:rPr>
          <w:lang w:val="en-CA"/>
        </w:rPr>
      </w:pPr>
      <w:bookmarkStart w:id="493" w:name="BKM_73DD4A6D_1BCE_421F_B6B6_00A34E56B7BC"/>
      <w:bookmarkStart w:id="494" w:name="BKM_C7D17ABA_A07A_45C4_8096_F592A2DCBF59"/>
      <w:bookmarkStart w:id="495" w:name="BKM_7AC10AA1_3FE2_4E49_AD1F_C27423759ACA"/>
      <w:bookmarkStart w:id="496" w:name="BKM_E1DEAC71_7DFE_439E_9E4B_2C2A15DE8E14"/>
      <w:bookmarkStart w:id="497" w:name="BKM_DEBFAE1D_DC46_4CB5_8920_4391F9626B7A"/>
      <w:bookmarkStart w:id="498" w:name="BKM_EB3A6321_4939_429E_A4B6_C36556700F0A"/>
      <w:bookmarkEnd w:id="493"/>
      <w:bookmarkEnd w:id="494"/>
      <w:bookmarkEnd w:id="495"/>
      <w:bookmarkEnd w:id="496"/>
      <w:bookmarkEnd w:id="497"/>
      <w:bookmarkEnd w:id="498"/>
      <w:r w:rsidRPr="00B3403C">
        <w:rPr>
          <w:lang w:val="en-CA"/>
        </w:rPr>
        <w:t>Encoding of a</w:t>
      </w:r>
      <w:r w:rsidR="00B45030">
        <w:rPr>
          <w:lang w:val="en-CA"/>
        </w:rPr>
        <w:t>n</w:t>
      </w:r>
      <w:r w:rsidRPr="00B3403C">
        <w:rPr>
          <w:lang w:val="en-CA"/>
        </w:rPr>
        <w:t xml:space="preserve"> interval within the borehole using GM_LineString </w:t>
      </w:r>
      <w:r w:rsidR="00D35A1F">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99"/>
            <w:r>
              <w:rPr>
                <w:rStyle w:val="reqtext"/>
                <w:lang w:val="en-CA"/>
              </w:rPr>
              <w:t>Coordinate Reference System of interval geometries SHALL use an appropriate 1D CRS</w:t>
            </w:r>
            <w:commentRangeEnd w:id="499"/>
            <w:r>
              <w:rPr>
                <w:rStyle w:val="CommentReference"/>
                <w:rFonts w:ascii="Times New Roman" w:eastAsia="Times New Roman" w:hAnsi="Times New Roman"/>
                <w:lang w:val="en-US" w:eastAsia="en-US"/>
              </w:rPr>
              <w:commentReference w:id="499"/>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AU" w:eastAsia="en-AU"/>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AU" w:eastAsia="en-AU"/>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500" w:name="_Ref456518173"/>
      <w:r>
        <w:rPr>
          <w:lang w:val="en-CA"/>
        </w:rPr>
        <w:t>BoreholeDetails</w:t>
      </w:r>
      <w:bookmarkEnd w:id="500"/>
    </w:p>
    <w:p w14:paraId="09574B73" w14:textId="77777777" w:rsidR="00D30B51" w:rsidRDefault="00D30B51" w:rsidP="00CD7325">
      <w:pPr>
        <w:rPr>
          <w:lang w:val="en-CA"/>
        </w:rPr>
      </w:pPr>
    </w:p>
    <w:p w14:paraId="4A744A94" w14:textId="42A00D43"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e as a whole.  Properties that may vary along the borehole path are managed in DrillingDetails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B4325">
        <w:rPr>
          <w:lang w:val="en-CA"/>
        </w:rPr>
        <w:t>8.7.1.2</w:t>
      </w:r>
      <w:r w:rsidR="00AB4325">
        <w:rPr>
          <w:lang w:val="en-CA"/>
        </w:rPr>
        <w:fldChar w:fldCharType="end"/>
      </w:r>
      <w:r w:rsidR="00AB4325">
        <w:rPr>
          <w:lang w:val="en-CA"/>
        </w:rPr>
        <w:t>).</w:t>
      </w:r>
    </w:p>
    <w:p w14:paraId="33535719" w14:textId="350D34A9" w:rsidR="00D30B51" w:rsidRDefault="00F658C5" w:rsidP="00D30B51">
      <w:pPr>
        <w:keepNext/>
      </w:pPr>
      <w:r>
        <w:rPr>
          <w:noProof/>
          <w:lang w:val="en-AU" w:eastAsia="en-AU"/>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proofErr w:type="gramStart"/>
      <w:r>
        <w:rPr>
          <w:lang w:val="en-CA"/>
        </w:rPr>
        <w:t>o</w:t>
      </w:r>
      <w:r w:rsidRPr="00D970E9">
        <w:rPr>
          <w:lang w:val="en-CA"/>
        </w:rPr>
        <w:t>perator</w:t>
      </w:r>
      <w:proofErr w:type="gramEnd"/>
    </w:p>
    <w:p w14:paraId="2A285BD1" w14:textId="3CF8614F" w:rsidR="00195EBB" w:rsidRPr="00B3403C" w:rsidRDefault="00AB4325" w:rsidP="00195EBB">
      <w:r>
        <w:rPr>
          <w:lang w:val="en-CA"/>
        </w:rPr>
        <w:t xml:space="preserve">The operator property is </w:t>
      </w:r>
      <w:r w:rsidR="00195EBB">
        <w:rPr>
          <w:lang w:val="en-CA"/>
        </w:rPr>
        <w:t xml:space="preserve">an association between a BoreholeDetails and a </w:t>
      </w:r>
      <w:r w:rsidR="008C1955">
        <w:rPr>
          <w:lang w:val="en-CA"/>
        </w:rPr>
        <w:t>CIT</w:t>
      </w:r>
      <w:proofErr w:type="gramStart"/>
      <w:r w:rsidR="00195EBB">
        <w:rPr>
          <w:lang w:val="en-CA"/>
        </w:rPr>
        <w:t>:CI</w:t>
      </w:r>
      <w:proofErr w:type="gramEnd"/>
      <w:r w:rsidR="00195EBB">
        <w:rPr>
          <w:lang w:val="en-CA"/>
        </w:rPr>
        <w:t>_ResponsibleParty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01" w:name="BKM_DD9713AD_C742_4E77_9937_E79AF8E3F761"/>
      <w:bookmarkEnd w:id="501"/>
    </w:p>
    <w:p w14:paraId="703B9A0E" w14:textId="25E48FB4" w:rsidR="00195EBB" w:rsidRPr="000A04A2" w:rsidRDefault="00195EBB" w:rsidP="00D20646">
      <w:pPr>
        <w:pStyle w:val="Heading5"/>
        <w:rPr>
          <w:lang w:val="en-CA"/>
        </w:rPr>
      </w:pPr>
      <w:proofErr w:type="gramStart"/>
      <w:r>
        <w:rPr>
          <w:lang w:val="en-CA"/>
        </w:rPr>
        <w:t>d</w:t>
      </w:r>
      <w:r w:rsidRPr="00D970E9">
        <w:rPr>
          <w:lang w:val="en-CA"/>
        </w:rPr>
        <w:t>riller</w:t>
      </w:r>
      <w:proofErr w:type="gramEnd"/>
    </w:p>
    <w:p w14:paraId="0756E220" w14:textId="0B21C535" w:rsidR="00195EBB" w:rsidRDefault="00195EBB" w:rsidP="00D20646">
      <w:pPr>
        <w:rPr>
          <w:lang w:val="en-CA"/>
        </w:rPr>
      </w:pPr>
      <w:r>
        <w:rPr>
          <w:lang w:val="en-CA"/>
        </w:rPr>
        <w:t xml:space="preserve">The driller property </w:t>
      </w:r>
      <w:r w:rsidR="000A04A2">
        <w:rPr>
          <w:lang w:val="en-CA"/>
        </w:rPr>
        <w:t>is</w:t>
      </w:r>
      <w:r>
        <w:rPr>
          <w:lang w:val="en-CA"/>
        </w:rPr>
        <w:t xml:space="preserv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lastRenderedPageBreak/>
        <w:t>The property dateOfDrilling</w:t>
      </w:r>
      <w:proofErr w:type="gramStart"/>
      <w:r>
        <w:rPr>
          <w:lang w:val="en-CA"/>
        </w:rPr>
        <w:t>:TM</w:t>
      </w:r>
      <w:proofErr w:type="gramEnd"/>
      <w:r>
        <w:rPr>
          <w:lang w:val="en-CA"/>
        </w:rPr>
        <w:t>_Period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proofErr w:type="gramStart"/>
      <w:r w:rsidRPr="00195EBB">
        <w:rPr>
          <w:lang w:val="en-CA"/>
        </w:rPr>
        <w:t>startPoint</w:t>
      </w:r>
      <w:proofErr w:type="gramEnd"/>
    </w:p>
    <w:p w14:paraId="2EE57EFF" w14:textId="40E676CA"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w:t>
      </w:r>
      <w:r w:rsidR="000A04A2">
        <w:rPr>
          <w:lang w:val="en-CA"/>
        </w:rPr>
        <w:t>is</w:t>
      </w:r>
      <w:r>
        <w:rPr>
          <w:lang w:val="en-CA"/>
        </w:rPr>
        <w:t xml:space="preserv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dataCustodian </w:t>
      </w:r>
      <w:r w:rsidR="000A04A2">
        <w:rPr>
          <w:lang w:val="en-CA"/>
        </w:rPr>
        <w:t>is</w:t>
      </w:r>
      <w:r w:rsidRPr="0071071E">
        <w:rPr>
          <w:lang w:val="en-CA"/>
        </w:rPr>
        <w:t xml:space="preserv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proofErr w:type="gramStart"/>
      <w:r w:rsidRPr="0071071E">
        <w:rPr>
          <w:lang w:val="en-CA"/>
        </w:rPr>
        <w:t>boreholeLength</w:t>
      </w:r>
      <w:proofErr w:type="gramEnd"/>
    </w:p>
    <w:p w14:paraId="1C2F9CEA" w14:textId="79357CF4" w:rsidR="0071071E" w:rsidRDefault="0071071E" w:rsidP="00D20646">
      <w:pPr>
        <w:rPr>
          <w:lang w:val="en-CA"/>
        </w:rPr>
      </w:pPr>
      <w:r>
        <w:rPr>
          <w:lang w:val="en-CA"/>
        </w:rPr>
        <w:t>The property boreholeLength (</w:t>
      </w:r>
      <w:r w:rsidR="00253146">
        <w:rPr>
          <w:lang w:val="en-CA"/>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02" w:name="BKM_138D3390_B811_48AF_8A06_0C7EE945A325"/>
      <w:bookmarkStart w:id="503" w:name="BKM_7C64B668_6255_4F21_934B_ED8983B04D0C"/>
      <w:bookmarkStart w:id="504" w:name="BKM_0C4AECF7_73FF_44BA_9AA0_74A2155E1FB1"/>
      <w:bookmarkStart w:id="505" w:name="BKM_405E5965_47DE_4F32_A8CF_BBB50354D56F"/>
      <w:bookmarkStart w:id="506" w:name="BKM_8793A391_7A4C_4EEB_B8CF_F9D3F0D2716E"/>
      <w:bookmarkStart w:id="507" w:name="BKM_3186C02E_BB7D_4207_BBD4_E76B02D0C894"/>
      <w:bookmarkStart w:id="508" w:name="BKM_88BD49B2_8659_4CF8_BF4A_6EB59EB7D01A"/>
      <w:bookmarkStart w:id="509" w:name="BKM_EDF197A9_47A0_4D71_AC33_859957294ED6"/>
      <w:bookmarkStart w:id="510" w:name="BKM_F8F0AC0D_621F_42A5_92B3_5F5CC6F39AD8"/>
      <w:bookmarkEnd w:id="502"/>
      <w:bookmarkEnd w:id="503"/>
      <w:bookmarkEnd w:id="504"/>
      <w:bookmarkEnd w:id="505"/>
      <w:bookmarkEnd w:id="506"/>
      <w:bookmarkEnd w:id="507"/>
      <w:bookmarkEnd w:id="508"/>
      <w:bookmarkEnd w:id="509"/>
      <w:bookmarkEnd w:id="51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9B7C256" w:rsidR="007C69FE" w:rsidRDefault="007C69FE" w:rsidP="007C69FE">
      <w:pPr>
        <w:rPr>
          <w:lang w:val="en-CA"/>
        </w:rPr>
      </w:pPr>
      <w:r w:rsidRPr="007C69FE">
        <w:rPr>
          <w:lang w:val="en-CA"/>
        </w:rPr>
        <w:t>A Borehole OriginPosition is a feature corresponding to the start poin</w:t>
      </w:r>
      <w:r w:rsidR="000A04A2">
        <w:rPr>
          <w:lang w:val="en-CA"/>
        </w:rPr>
        <w:t xml:space="preserve">t of a borehole log.  This may </w:t>
      </w:r>
      <w:r w:rsidRPr="007C69FE">
        <w:rPr>
          <w:lang w:val="en-CA"/>
        </w:rPr>
        <w:t>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AU" w:eastAsia="en-AU"/>
        </w:rPr>
        <w:lastRenderedPageBreak/>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Pr>
          <w:lang w:val="en-CA"/>
        </w:rPr>
        <w:t>GM</w:t>
      </w:r>
      <w:proofErr w:type="gramStart"/>
      <w:r w:rsidR="000A04A2">
        <w:rPr>
          <w:lang w:val="en-CA"/>
        </w:rPr>
        <w:t>:GFI</w:t>
      </w:r>
      <w:proofErr w:type="gramEnd"/>
      <w:r w:rsidR="000A04A2">
        <w:rPr>
          <w:lang w:val="en-CA"/>
        </w:rPr>
        <w:t>_</w:t>
      </w:r>
      <w:r>
        <w:rPr>
          <w:lang w:val="en-CA"/>
        </w:rPr>
        <w:t>Feature</w:t>
      </w:r>
      <w:r w:rsidRPr="007C69FE">
        <w:rPr>
          <w:lang w:val="en-CA"/>
        </w:rPr>
        <w:t xml:space="preserve">.  </w:t>
      </w:r>
    </w:p>
    <w:p w14:paraId="5AB90865" w14:textId="0F642E34" w:rsidR="0071071E" w:rsidRPr="0071071E" w:rsidRDefault="0071071E" w:rsidP="000A04A2">
      <w:pPr>
        <w:pStyle w:val="Heading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11" w:name="_Ref433007016"/>
      <w:proofErr w:type="gramStart"/>
      <w:r>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11"/>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lastRenderedPageBreak/>
              <w:t>For example:</w:t>
            </w:r>
          </w:p>
          <w:p w14:paraId="3401473F"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lastRenderedPageBreak/>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12" w:name="_Toc45523740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1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r w:rsidR="00385D07">
              <w:rPr>
                <w:rStyle w:val="CommentReference"/>
              </w:rPr>
              <w:commentReference w:id="513"/>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AU" w:eastAsia="en-AU"/>
        </w:rPr>
        <w:lastRenderedPageBreak/>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14"/>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15" w:name="_Toc455237406"/>
      <w:r>
        <w:rPr>
          <w:lang w:val="en-CA"/>
        </w:rPr>
        <w:t>Laboratory Analysis</w:t>
      </w:r>
      <w:bookmarkEnd w:id="515"/>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AU" w:eastAsia="en-AU"/>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lastRenderedPageBreak/>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AU" w:eastAsia="en-AU"/>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AU" w:eastAsia="en-AU"/>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proofErr w:type="gramStart"/>
      <w:r>
        <w:t>t</w:t>
      </w:r>
      <w:r w:rsidRPr="00733724">
        <w:t>ype</w:t>
      </w:r>
      <w:proofErr w:type="gramEnd"/>
    </w:p>
    <w:p w14:paraId="71D50A4C" w14:textId="22C8CEF0" w:rsidR="00733724" w:rsidRPr="00733724" w:rsidRDefault="00733724" w:rsidP="00D20646">
      <w:r>
        <w:t>The property type</w:t>
      </w:r>
      <w:proofErr w:type="gramStart"/>
      <w:r>
        <w:t>:Instrumen</w:t>
      </w:r>
      <w:r w:rsidR="00440B00">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516" w:name="BKM_4320F660_2F6E_4F45_98F8_50B996AF05CA"/>
      <w:bookmarkEnd w:id="516"/>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commissionDate </w:t>
      </w:r>
      <w:r w:rsidR="00440B00">
        <w:rPr>
          <w:lang w:val="en-CA"/>
        </w:rPr>
        <w:t>is</w:t>
      </w:r>
      <w:r>
        <w:rPr>
          <w:lang w:val="en-CA"/>
        </w:rPr>
        <w:t xml:space="preserv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492C4BCD" w:rsidR="00B17686" w:rsidRDefault="00B17686" w:rsidP="00D20646">
      <w:pPr>
        <w:rPr>
          <w:lang w:val="en-CA"/>
        </w:rPr>
      </w:pPr>
      <w:r>
        <w:rPr>
          <w:lang w:val="en-CA"/>
        </w:rPr>
        <w:t xml:space="preserve">The property location </w:t>
      </w:r>
      <w:r w:rsidR="00440B00">
        <w:rPr>
          <w:lang w:val="en-CA"/>
        </w:rPr>
        <w:t>is</w:t>
      </w:r>
      <w:r>
        <w:rPr>
          <w:lang w:val="en-CA"/>
        </w:rPr>
        <w:t xml:space="preserv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Pr>
          <w:lang w:val="en-CA"/>
        </w:rPr>
        <w:t>usedIn</w:t>
      </w:r>
      <w:r w:rsidRPr="00B17686">
        <w:rPr>
          <w:lang w:val="en-CA"/>
        </w:rPr>
        <w:t xml:space="preserve"> </w:t>
      </w:r>
      <w:r w:rsidR="00440B00">
        <w:rPr>
          <w:lang w:val="en-CA"/>
        </w:rPr>
        <w:t>is</w:t>
      </w:r>
      <w:r w:rsidRPr="00B17686">
        <w:rPr>
          <w:lang w:val="en-CA"/>
        </w:rPr>
        <w:t xml:space="preserv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17" w:name="BKM_C47BB20E_AB3E_41B0_BEAF_8545314C826D"/>
      <w:bookmarkStart w:id="518" w:name="BKM_5A9940B3_320D_4C85_8B41_0199FF52327B"/>
      <w:bookmarkStart w:id="519" w:name="BKM_692BBE92_2CD8_471D_9014_13E6919FFDA7"/>
      <w:bookmarkStart w:id="520" w:name="BKM_E14379F1_C7A7_42A6_B412_F1E01671E46F"/>
      <w:bookmarkStart w:id="521" w:name="BKM_40997390_B407_46AF_928A_15F7B52273ED"/>
      <w:bookmarkEnd w:id="517"/>
      <w:bookmarkEnd w:id="518"/>
      <w:bookmarkEnd w:id="519"/>
      <w:bookmarkEnd w:id="520"/>
      <w:bookmarkEnd w:id="521"/>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AU" w:eastAsia="en-AU"/>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522" w:name="BKM_BF1C223A_F0A6_4FC2_9EEF_88DC486F7DB4"/>
      <w:bookmarkEnd w:id="522"/>
      <w:proofErr w:type="gramStart"/>
      <w:r>
        <w:rPr>
          <w:lang w:val="en-CA"/>
        </w:rPr>
        <w:t>time</w:t>
      </w:r>
      <w:proofErr w:type="gramEnd"/>
    </w:p>
    <w:p w14:paraId="3D8B732E" w14:textId="2D2DFF77" w:rsidR="00B17686" w:rsidRDefault="00B17686" w:rsidP="00D20646">
      <w:pPr>
        <w:rPr>
          <w:lang w:val="en-CA"/>
        </w:rPr>
      </w:pPr>
      <w:r>
        <w:rPr>
          <w:lang w:val="en-CA"/>
        </w:rPr>
        <w:t xml:space="preserve">The property time </w:t>
      </w:r>
      <w:r w:rsidR="00440B00">
        <w:rPr>
          <w:lang w:val="en-CA"/>
        </w:rPr>
        <w:t>is</w:t>
      </w:r>
      <w:r>
        <w:rPr>
          <w:lang w:val="en-CA"/>
        </w:rPr>
        <w:t xml:space="preserve"> an association between an AnalyticalSession and a TM_Period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operator </w:t>
      </w:r>
      <w:r w:rsidR="00440B00">
        <w:rPr>
          <w:lang w:val="en-CA"/>
        </w:rPr>
        <w:t>is</w:t>
      </w:r>
      <w:r>
        <w:rPr>
          <w:lang w:val="en-CA"/>
        </w:rPr>
        <w:t xml:space="preserv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proofErr w:type="gramStart"/>
      <w:r>
        <w:rPr>
          <w:lang w:val="en-CA"/>
        </w:rPr>
        <w:t>p</w:t>
      </w:r>
      <w:r w:rsidRPr="00B17686">
        <w:rPr>
          <w:lang w:val="en-CA"/>
        </w:rPr>
        <w:t>arameter</w:t>
      </w:r>
      <w:proofErr w:type="gramEnd"/>
    </w:p>
    <w:p w14:paraId="42F19084" w14:textId="5CED910B" w:rsidR="00B17686" w:rsidRDefault="00B17686" w:rsidP="00D20646">
      <w:pPr>
        <w:rPr>
          <w:lang w:val="en-CA"/>
        </w:rPr>
      </w:pPr>
      <w:r>
        <w:rPr>
          <w:lang w:val="en-CA"/>
        </w:rPr>
        <w:lastRenderedPageBreak/>
        <w:t>The property parameter (om</w:t>
      </w:r>
      <w:proofErr w:type="gramStart"/>
      <w:r>
        <w:rPr>
          <w:lang w:val="en-CA"/>
        </w:rPr>
        <w:t>:NamedValue</w:t>
      </w:r>
      <w:proofErr w:type="gramEnd"/>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sidR="00440B00">
        <w:rPr>
          <w:lang w:val="en-CA"/>
        </w:rPr>
        <w:t>is</w:t>
      </w:r>
      <w:r>
        <w:rPr>
          <w:lang w:val="en-CA"/>
        </w:rPr>
        <w:t xml:space="preserv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320AB00D" w14:textId="4E24F580" w:rsidR="00B17686" w:rsidRPr="00440B00" w:rsidRDefault="00B17686" w:rsidP="00D20646">
      <w:pPr>
        <w:pStyle w:val="Heading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instrument </w:t>
      </w:r>
      <w:r w:rsidR="00440B00">
        <w:rPr>
          <w:lang w:val="en-CA"/>
        </w:rPr>
        <w:t>is</w:t>
      </w:r>
      <w:r>
        <w:rPr>
          <w:lang w:val="en-CA"/>
        </w:rPr>
        <w:t xml:space="preserve"> an association between an AnalyticalSession and an AnalyticalInstrument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proofErr w:type="gramStart"/>
      <w:r w:rsidRPr="00B17686">
        <w:rPr>
          <w:lang w:val="en-CA"/>
        </w:rPr>
        <w:t>referenceAnalysis</w:t>
      </w:r>
      <w:proofErr w:type="gramEnd"/>
    </w:p>
    <w:p w14:paraId="50D40316" w14:textId="58AF6238" w:rsidR="00B17686" w:rsidRDefault="00B17686" w:rsidP="00D20646">
      <w:pPr>
        <w:rPr>
          <w:lang w:val="en-CA"/>
        </w:rPr>
      </w:pPr>
      <w:r>
        <w:rPr>
          <w:lang w:val="en-CA"/>
        </w:rPr>
        <w:t xml:space="preserve">The property referenceAnalysis </w:t>
      </w:r>
      <w:r w:rsidR="00440B00">
        <w:rPr>
          <w:lang w:val="en-CA"/>
        </w:rPr>
        <w:t>is</w:t>
      </w:r>
      <w:r>
        <w:rPr>
          <w:lang w:val="en-CA"/>
        </w:rPr>
        <w:t xml:space="preserv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23" w:name="BKM_FCC3B9BB_23CF_4B5C_A83B_A898D191B651"/>
      <w:bookmarkStart w:id="524" w:name="BKM_D9B59F94_645D_4A43_B06F_F3308DA82998"/>
      <w:bookmarkStart w:id="525" w:name="BKM_963C6EE0_1269_4609_B11A_C2CBF9678C56"/>
      <w:bookmarkEnd w:id="523"/>
      <w:bookmarkEnd w:id="524"/>
      <w:bookmarkEnd w:id="525"/>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AU" w:eastAsia="en-AU"/>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proofErr w:type="gramStart"/>
      <w:r>
        <w:t>m</w:t>
      </w:r>
      <w:r w:rsidR="0026586A" w:rsidRPr="0026586A">
        <w:t>ethod</w:t>
      </w:r>
      <w:proofErr w:type="gramEnd"/>
    </w:p>
    <w:p w14:paraId="24472439" w14:textId="5A61D41A" w:rsidR="0026586A" w:rsidRDefault="0026586A" w:rsidP="00D20646">
      <w:r>
        <w:t xml:space="preserve">The property method </w:t>
      </w:r>
      <w:r w:rsidR="00440B00">
        <w:t>is</w:t>
      </w:r>
      <w:r>
        <w:t xml:space="preserve"> an association that links an AnalyticalProcess to an AnalyticalMethod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proofErr w:type="gramStart"/>
      <w:r>
        <w:rPr>
          <w:lang w:val="en-CA"/>
        </w:rPr>
        <w:t>acquisition</w:t>
      </w:r>
      <w:proofErr w:type="gramEnd"/>
    </w:p>
    <w:p w14:paraId="4D9B0819" w14:textId="31010053" w:rsidR="0026586A" w:rsidRDefault="0026586A" w:rsidP="00D20646">
      <w:r w:rsidRPr="0026586A">
        <w:t xml:space="preserve">The property method </w:t>
      </w:r>
      <w:r w:rsidR="00440B00">
        <w:t>is</w:t>
      </w:r>
      <w:r w:rsidRPr="0026586A">
        <w:t xml:space="preserv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A565D24" w14:textId="6CC5668F" w:rsidR="0026586A" w:rsidRPr="00440B00" w:rsidRDefault="001D1F28" w:rsidP="00D20646">
      <w:pPr>
        <w:pStyle w:val="Heading5"/>
        <w:rPr>
          <w:lang w:val="en-CA"/>
        </w:rPr>
      </w:pPr>
      <w:proofErr w:type="gramStart"/>
      <w:r>
        <w:rPr>
          <w:lang w:val="en-CA"/>
        </w:rPr>
        <w:t>computation</w:t>
      </w:r>
      <w:proofErr w:type="gramEnd"/>
    </w:p>
    <w:p w14:paraId="31C9FC0C" w14:textId="67BDC5D1" w:rsidR="0026586A" w:rsidRDefault="0026586A" w:rsidP="00D20646">
      <w:pPr>
        <w:rPr>
          <w:lang w:val="en-CA"/>
        </w:rPr>
      </w:pPr>
      <w:r>
        <w:rPr>
          <w:lang w:val="en-CA"/>
        </w:rPr>
        <w:lastRenderedPageBreak/>
        <w:t xml:space="preserve">The computation property </w:t>
      </w:r>
      <w:r w:rsidR="00440B00">
        <w:rPr>
          <w:lang w:val="en-CA"/>
        </w:rPr>
        <w:t>is</w:t>
      </w:r>
      <w:r>
        <w:rPr>
          <w:lang w:val="en-CA"/>
        </w:rPr>
        <w:t xml:space="preserv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AU" w:eastAsia="en-AU"/>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6A155205" w14:textId="1EC62730" w:rsidR="0026586A" w:rsidRPr="0026586A" w:rsidRDefault="0026586A" w:rsidP="00440B00">
      <w:pPr>
        <w:pStyle w:val="Heading5"/>
      </w:pPr>
      <w:proofErr w:type="gramStart"/>
      <w:r w:rsidRPr="0026586A">
        <w:t>methodName</w:t>
      </w:r>
      <w:proofErr w:type="gramEnd"/>
    </w:p>
    <w:p w14:paraId="6E96A960" w14:textId="771C4213" w:rsidR="0026586A" w:rsidRDefault="0026586A" w:rsidP="00E966AA">
      <w:r>
        <w:t>The property methodName</w:t>
      </w:r>
      <w:proofErr w:type="gramStart"/>
      <w: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DC05FEC" w:rsidR="0026586A" w:rsidRDefault="0026586A" w:rsidP="00E966AA">
      <w:r>
        <w:t xml:space="preserve">The citation property </w:t>
      </w:r>
      <w:r w:rsidR="00440B00">
        <w:t>is</w:t>
      </w:r>
      <w:r>
        <w:t xml:space="preserv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26" w:name="BKM_79050478_59B4_46CF_B3EE_2B3B979B34B2"/>
      <w:bookmarkStart w:id="527" w:name="BKM_49851DB0_5102_456A_B25E_E5E16C13E2EB"/>
      <w:bookmarkStart w:id="528" w:name="BKM_B16CD918_4034_47F7_9393_204D6BE54C10"/>
      <w:bookmarkEnd w:id="526"/>
      <w:bookmarkEnd w:id="527"/>
      <w:bookmarkEnd w:id="528"/>
      <w:r>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AU" w:eastAsia="en-AU"/>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3C4D41B" w:rsidR="00E966AA" w:rsidRPr="00D12552" w:rsidRDefault="0026586A" w:rsidP="006521AB">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29" w:name="_Toc455237407"/>
      <w:r>
        <w:t>Geochronology</w:t>
      </w:r>
      <w:bookmarkEnd w:id="52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C44904">
      <w:pPr>
        <w:pStyle w:val="ListParagraph"/>
        <w:numPr>
          <w:ilvl w:val="0"/>
          <w:numId w:val="16"/>
        </w:numPr>
      </w:pPr>
      <w:r>
        <w:t>a Specimen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AU" w:eastAsia="en-AU"/>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30" w:name="BKM_A1B6B909_67BC_419F_AEF9_8696BB63F29E"/>
      <w:bookmarkEnd w:id="53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AU" w:eastAsia="en-AU"/>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D970E9">
        <w:rPr>
          <w:lang w:val="en-CA"/>
        </w:rPr>
        <w:t>interpretedAge</w:t>
      </w:r>
      <w:r>
        <w:rPr>
          <w:lang w:val="en-CA"/>
        </w:rPr>
        <w:t xml:space="preserve"> property </w:t>
      </w:r>
      <w:r w:rsidR="006521AB">
        <w:rPr>
          <w:lang w:val="en-CA"/>
        </w:rPr>
        <w:t>is</w:t>
      </w:r>
      <w:r>
        <w:rPr>
          <w:lang w:val="en-CA"/>
        </w:rPr>
        <w:t xml:space="preserve"> an association between a GeochronologicInterpretation and a GeologicEvent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5B655087"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contain</w:t>
      </w:r>
      <w:r w:rsidR="006521AB">
        <w:rPr>
          <w:lang w:val="en-CA"/>
        </w:rPr>
        <w:t>s</w:t>
      </w:r>
      <w:r>
        <w:rPr>
          <w:lang w:val="en-CA"/>
        </w:rPr>
        <w:t xml:space="preserve">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proofErr w:type="gramStart"/>
      <w:r w:rsidRPr="00D970E9">
        <w:rPr>
          <w:lang w:val="en-CA"/>
        </w:rPr>
        <w:t>interpretedBy</w:t>
      </w:r>
      <w:proofErr w:type="gramEnd"/>
    </w:p>
    <w:p w14:paraId="6A85A9C3" w14:textId="64E1642B" w:rsidR="00F701C7" w:rsidRDefault="00F701C7" w:rsidP="00D20646">
      <w:pPr>
        <w:rPr>
          <w:lang w:val="en-CA"/>
        </w:rPr>
      </w:pPr>
      <w:r>
        <w:rPr>
          <w:lang w:val="en-CA"/>
        </w:rPr>
        <w:t xml:space="preserve">The property </w:t>
      </w:r>
      <w:r w:rsidRPr="00D970E9">
        <w:rPr>
          <w:lang w:val="en-CA"/>
        </w:rPr>
        <w:t>interpretedBy</w:t>
      </w:r>
      <w:r>
        <w:rPr>
          <w:lang w:val="en-CA"/>
        </w:rPr>
        <w:t xml:space="preserve"> </w:t>
      </w:r>
      <w:r w:rsidR="006521AB">
        <w:rPr>
          <w:lang w:val="en-CA"/>
        </w:rPr>
        <w:t>is</w:t>
      </w:r>
      <w:r>
        <w:rPr>
          <w:lang w:val="en-CA"/>
        </w:rPr>
        <w:t xml:space="preserv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citation property </w:t>
      </w:r>
      <w:r w:rsidR="006521AB">
        <w:rPr>
          <w:lang w:val="en-CA"/>
        </w:rPr>
        <w:t>is</w:t>
      </w:r>
      <w:r w:rsidRPr="00F701C7">
        <w:rPr>
          <w:lang w:val="en-CA"/>
        </w:rPr>
        <w:t xml:space="preserv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proofErr w:type="gramStart"/>
      <w:r w:rsidRPr="00F701C7">
        <w:rPr>
          <w:lang w:val="en-CA"/>
        </w:rPr>
        <w:t>preferredInterpretation</w:t>
      </w:r>
      <w:proofErr w:type="gramEnd"/>
    </w:p>
    <w:p w14:paraId="35D365C2" w14:textId="22E0E2FE"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sourceCollection </w:t>
      </w:r>
      <w:r w:rsidR="006521AB">
        <w:rPr>
          <w:lang w:val="en-CA"/>
        </w:rPr>
        <w:t>is</w:t>
      </w:r>
      <w:r>
        <w:rPr>
          <w:lang w:val="en-CA"/>
        </w:rPr>
        <w:t xml:space="preserv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31" w:name="BKM_0B1CA329_7FCB_4838_9738_F600EF3A8B04"/>
      <w:bookmarkStart w:id="532" w:name="BKM_1D244EC3_ED85_479D_9C71_0F691EEBA5EA"/>
      <w:bookmarkStart w:id="533" w:name="BKM_9712572B_F199_4830_ACFD_E9764FB58028"/>
      <w:bookmarkStart w:id="534" w:name="BKM_95947C71_177C_4EA6_8B4C_94C513E8FE7E"/>
      <w:bookmarkStart w:id="535" w:name="BKM_F00B629C_EDB4_449B_8603_CDBBEFBA3576"/>
      <w:bookmarkStart w:id="536" w:name="BKM_B465F0F6_D0B5_40C2_8492_D188CFF84ACF"/>
      <w:bookmarkStart w:id="537" w:name="BKM_84CD8D11_428B_401E_A711_B019F6D0913D"/>
      <w:bookmarkStart w:id="538" w:name="_Toc455237408"/>
      <w:bookmarkEnd w:id="531"/>
      <w:bookmarkEnd w:id="532"/>
      <w:bookmarkEnd w:id="533"/>
      <w:bookmarkEnd w:id="534"/>
      <w:bookmarkEnd w:id="535"/>
      <w:bookmarkEnd w:id="536"/>
      <w:bookmarkEnd w:id="537"/>
      <w:r>
        <w:rPr>
          <w:lang w:val="en-CA"/>
        </w:rPr>
        <w:t>Geologic Specimen</w:t>
      </w:r>
      <w:bookmarkEnd w:id="538"/>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AU" w:eastAsia="en-AU"/>
        </w:rPr>
        <w:lastRenderedPageBreak/>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35422836"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RerenceSpecimen are used in Quality Control procedures to assess method reproducibility. </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AU" w:eastAsia="en-AU"/>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proofErr w:type="gramStart"/>
      <w:r w:rsidRPr="00437ED0">
        <w:t>referenceDescription</w:t>
      </w:r>
      <w:proofErr w:type="gramEnd"/>
    </w:p>
    <w:p w14:paraId="7B3BAECF" w14:textId="48E16E31" w:rsidR="00437ED0" w:rsidRDefault="00437ED0" w:rsidP="00672D0D">
      <w:r>
        <w:t xml:space="preserve">The property </w:t>
      </w:r>
      <w:r w:rsidRPr="00437ED0">
        <w:t>referenceDescription</w:t>
      </w:r>
      <w:r>
        <w:t xml:space="preserve"> </w:t>
      </w:r>
      <w:r w:rsidR="006521AB">
        <w:t>is</w:t>
      </w:r>
      <w:r>
        <w:t xml:space="preserv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39" w:name="BKM_A953E1E0_629C_4E85_A72E_737CDDDCFAE9"/>
      <w:bookmarkEnd w:id="539"/>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usedIn </w:t>
      </w:r>
      <w:r w:rsidR="006521AB">
        <w:rPr>
          <w:lang w:val="en-CA"/>
        </w:rPr>
        <w:t>is</w:t>
      </w:r>
      <w:r w:rsidRPr="00437ED0">
        <w:rPr>
          <w:lang w:val="en-CA"/>
        </w:rPr>
        <w:t xml:space="preserv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40" w:name="BKM_01360702_0FF9_4329_8A24_6080B84F3852"/>
      <w:bookmarkEnd w:id="540"/>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AU" w:eastAsia="en-AU"/>
        </w:rPr>
        <w:lastRenderedPageBreak/>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41" w:name="BKM_99DC7785_B09A_4EA4_AE4E_BDEDC4CCA382"/>
      <w:bookmarkEnd w:id="541"/>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proofErr w:type="gramStart"/>
      <w:r>
        <w:rPr>
          <w:lang w:val="en-CA"/>
        </w:rPr>
        <w:t>p</w:t>
      </w:r>
      <w:r w:rsidRPr="00D970E9">
        <w:rPr>
          <w:lang w:val="en-CA"/>
        </w:rPr>
        <w:t>arameter</w:t>
      </w:r>
      <w:proofErr w:type="gramEnd"/>
      <w:r w:rsidRPr="00437ED0">
        <w:t xml:space="preserve"> </w:t>
      </w:r>
    </w:p>
    <w:p w14:paraId="4F0B407A" w14:textId="3743AD4C"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42" w:name="BKM_2563A400_6C3B_4942_8487_10D45BA1555F"/>
      <w:bookmarkStart w:id="543" w:name="BKM_F3DE8415_7817_43D1_B72D_75E85103B0DD"/>
      <w:bookmarkEnd w:id="542"/>
      <w:bookmarkEnd w:id="543"/>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70C26705" w:rsidR="00180077" w:rsidRDefault="00F658C5" w:rsidP="00D20646">
      <w:pPr>
        <w:keepNext/>
      </w:pPr>
      <w:r>
        <w:rPr>
          <w:noProof/>
          <w:lang w:val="en-AU" w:eastAsia="en-AU"/>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6C562754" w14:textId="5ADD1B88" w:rsidR="00437ED0" w:rsidRPr="00437ED0" w:rsidRDefault="006521AB" w:rsidP="006521AB">
      <w:pPr>
        <w:pStyle w:val="Heading5"/>
      </w:pPr>
      <w:proofErr w:type="gramStart"/>
      <w:r>
        <w:t>m</w:t>
      </w:r>
      <w:r w:rsidR="00437ED0" w:rsidRPr="00437ED0">
        <w:t>ethod</w:t>
      </w:r>
      <w:proofErr w:type="gramEnd"/>
    </w:p>
    <w:p w14:paraId="7ABFDA77" w14:textId="3B40D9FE" w:rsidR="00437ED0" w:rsidRDefault="00437ED0" w:rsidP="00437ED0">
      <w:pPr>
        <w:keepNext/>
      </w:pPr>
      <w:r>
        <w:t>The property method</w:t>
      </w:r>
      <w:proofErr w:type="gramStart"/>
      <w:r>
        <w:t>:</w:t>
      </w:r>
      <w:r w:rsidRPr="00437ED0">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44" w:name="BKM_7694DED9_A4F1_4913_BBD8_F553EF63B4A9"/>
      <w:bookmarkEnd w:id="544"/>
      <w:proofErr w:type="gramStart"/>
      <w:r>
        <w:rPr>
          <w:lang w:val="en-CA"/>
        </w:rPr>
        <w:t>p</w:t>
      </w:r>
      <w:r w:rsidRPr="00D970E9">
        <w:rPr>
          <w:lang w:val="en-CA"/>
        </w:rPr>
        <w:t>arameter</w:t>
      </w:r>
      <w:proofErr w:type="gramEnd"/>
      <w:r w:rsidRPr="00437ED0">
        <w:t xml:space="preserve"> </w:t>
      </w:r>
    </w:p>
    <w:p w14:paraId="5691D784" w14:textId="57AAF5DF" w:rsidR="00437ED0" w:rsidRDefault="00437ED0" w:rsidP="00437ED0">
      <w:pPr>
        <w:rPr>
          <w:lang w:val="en-CA"/>
        </w:rPr>
      </w:pPr>
      <w:r w:rsidRPr="00437ED0">
        <w:rPr>
          <w:lang w:val="en-CA"/>
        </w:rPr>
        <w:lastRenderedPageBreak/>
        <w:t>The property parameter (om</w:t>
      </w:r>
      <w:proofErr w:type="gramStart"/>
      <w:r w:rsidRPr="00437ED0">
        <w:rPr>
          <w:lang w:val="en-CA"/>
        </w:rPr>
        <w:t>:NamedValue</w:t>
      </w:r>
      <w:proofErr w:type="gramEnd"/>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45" w:name="BKM_D4F19968_4426_4517_BA14_BAB7917AB647"/>
      <w:bookmarkStart w:id="546" w:name="BKM_04EA1B0A_66CA_4B08_B485_94449A53A44A"/>
      <w:bookmarkStart w:id="547" w:name="_Toc455237409"/>
      <w:bookmarkEnd w:id="545"/>
      <w:bookmarkEnd w:id="546"/>
      <w:r>
        <w:rPr>
          <w:lang w:val="en-CA"/>
        </w:rPr>
        <w:t>GeoSciML Laboratory analysis and specimen vocabularies</w:t>
      </w:r>
      <w:bookmarkEnd w:id="54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48" w:name="_Ref433015177"/>
      <w:bookmarkStart w:id="549" w:name="_Toc455237410"/>
      <w:r>
        <w:rPr>
          <w:lang w:val="en-CA"/>
        </w:rPr>
        <w:lastRenderedPageBreak/>
        <w:t>Outcrop encoding pattern</w:t>
      </w:r>
      <w:r w:rsidR="00DD288D">
        <w:rPr>
          <w:lang w:val="en-CA"/>
        </w:rPr>
        <w:t xml:space="preserve"> (</w:t>
      </w:r>
      <w:commentRangeStart w:id="550"/>
      <w:r w:rsidR="00DD288D">
        <w:rPr>
          <w:lang w:val="en-CA"/>
        </w:rPr>
        <w:t>Informative</w:t>
      </w:r>
      <w:commentRangeEnd w:id="550"/>
      <w:r w:rsidR="00DD288D">
        <w:rPr>
          <w:rStyle w:val="CommentReference"/>
          <w:b w:val="0"/>
          <w:bCs w:val="0"/>
        </w:rPr>
        <w:commentReference w:id="550"/>
      </w:r>
      <w:r w:rsidR="00DD288D">
        <w:rPr>
          <w:lang w:val="en-CA"/>
        </w:rPr>
        <w:t>)</w:t>
      </w:r>
      <w:bookmarkEnd w:id="548"/>
      <w:bookmarkEnd w:id="549"/>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AU" w:eastAsia="en-AU"/>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51" w:name="_Toc455237411"/>
      <w:commentRangeStart w:id="552"/>
      <w:r w:rsidRPr="00D12552">
        <w:rPr>
          <w:lang w:val="en-CA"/>
        </w:rPr>
        <w:t xml:space="preserve">GeoSciML </w:t>
      </w:r>
      <w:r>
        <w:rPr>
          <w:lang w:val="en-CA"/>
        </w:rPr>
        <w:t>Lite</w:t>
      </w:r>
      <w:r w:rsidRPr="00D12552">
        <w:rPr>
          <w:lang w:val="en-CA"/>
        </w:rPr>
        <w:t xml:space="preserve"> Requirements Class</w:t>
      </w:r>
      <w:commentRangeEnd w:id="552"/>
      <w:r>
        <w:rPr>
          <w:rStyle w:val="CommentReference"/>
          <w:rFonts w:cs="Times New Roman"/>
          <w:b w:val="0"/>
          <w:bCs w:val="0"/>
          <w:iCs w:val="0"/>
        </w:rPr>
        <w:commentReference w:id="552"/>
      </w:r>
      <w:r>
        <w:rPr>
          <w:lang w:val="en-CA"/>
        </w:rPr>
        <w:t xml:space="preserve"> </w:t>
      </w:r>
      <w:r>
        <w:t xml:space="preserve"> (Normative)</w:t>
      </w:r>
      <w:bookmarkEnd w:id="551"/>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77777777"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77777777"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045A81FB"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6EC7A781"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3B7F4919"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0F8B222A"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100C1417"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44E1EC66"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3AAA48B"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385672AE"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028D07"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1F9E93A6"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221B34C2" w:rsidR="002C1116" w:rsidRPr="005A0586"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56083F8D" w:rsidR="002C1116" w:rsidRPr="00804C60"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28C4F989" w:rsidR="002C1116" w:rsidRPr="00804C60"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1B1F2A49" w:rsidR="002C1116" w:rsidRPr="00804C60"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191BF1CF" w:rsidR="002C1116" w:rsidRPr="00804C60"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53"/>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53"/>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53"/>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41F7849" w:rsidR="002C1116" w:rsidRPr="00804C60" w:rsidRDefault="003F7476"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/req/gsml4-lite/</w:t>
            </w:r>
            <w:r w:rsidR="002C1116">
              <w:rPr>
                <w:rStyle w:val="requri"/>
                <w:rFonts w:ascii="Calibri" w:hAnsi="Calibri"/>
                <w:noProof/>
                <w:sz w:val="20"/>
                <w:szCs w:val="20"/>
                <w:lang w:val="en-CA"/>
              </w:rPr>
              <w:t>gsml4-lite/</w:t>
            </w:r>
            <w:r w:rsidR="002C1116"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lastRenderedPageBreak/>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AU" w:eastAsia="en-AU"/>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proofErr w:type="gramStart"/>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lastRenderedPageBreak/>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w:t>
      </w:r>
      <w:proofErr w:type="gramStart"/>
      <w:r w:rsidRPr="007F63DD">
        <w:rPr>
          <w:lang w:val="en-CA"/>
        </w:rPr>
        <w:t>structured</w:t>
      </w:r>
      <w:proofErr w:type="gramEnd"/>
      <w:r w:rsidRPr="007F63DD">
        <w:rPr>
          <w:lang w:val="en-CA"/>
        </w:rPr>
        <w:t xml:space="preserve">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5"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54" w:name="_Toc455237412"/>
      <w:r>
        <w:rPr>
          <w:lang w:val="en-CA"/>
        </w:rPr>
        <w:t>Property mapping</w:t>
      </w:r>
      <w:bookmarkEnd w:id="554"/>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77777777" w:rsidR="002C1116" w:rsidRDefault="002C1116" w:rsidP="00C44904">
      <w:pPr>
        <w:pStyle w:val="ListParagraph"/>
        <w:numPr>
          <w:ilvl w:val="0"/>
          <w:numId w:val="28"/>
        </w:numPr>
        <w:spacing w:after="0"/>
        <w:rPr>
          <w:lang w:val="en-CA"/>
        </w:rPr>
      </w:pPr>
      <w:r>
        <w:rPr>
          <w:lang w:val="en-CA"/>
        </w:rPr>
        <w:t>A representative element of the complex type is used. For example; only SWE</w:t>
      </w:r>
      <w:proofErr w:type="gramStart"/>
      <w:r>
        <w:rPr>
          <w:lang w:val="en-CA"/>
        </w:rPr>
        <w:t>:Category</w:t>
      </w:r>
      <w:proofErr w:type="gramEnd"/>
      <w:r>
        <w:rPr>
          <w:lang w:val="en-CA"/>
        </w:rPr>
        <w:t>::value.</w:t>
      </w:r>
    </w:p>
    <w:p w14:paraId="06F6CA77" w14:textId="77777777" w:rsidR="002C1116" w:rsidRDefault="002C1116" w:rsidP="00C44904">
      <w:pPr>
        <w:pStyle w:val="ListParagraph"/>
        <w:numPr>
          <w:ilvl w:val="0"/>
          <w:numId w:val="28"/>
        </w:numPr>
        <w:spacing w:after="0"/>
        <w:rPr>
          <w:lang w:val="en-CA"/>
        </w:rPr>
      </w:pPr>
      <w:r>
        <w:rPr>
          <w:lang w:val="en-CA"/>
        </w:rPr>
        <w:lastRenderedPageBreak/>
        <w:t>The value is constructred from several fields merged into a single string representation.</w:t>
      </w:r>
    </w:p>
    <w:p w14:paraId="44C1E756" w14:textId="77777777" w:rsidR="002C1116" w:rsidRDefault="002C1116" w:rsidP="002C1116">
      <w:pPr>
        <w:spacing w:after="0"/>
        <w:rPr>
          <w:lang w:val="en-CA"/>
        </w:rPr>
      </w:pPr>
    </w:p>
    <w:p w14:paraId="5DD4993E" w14:textId="77777777" w:rsidR="002C1116" w:rsidRDefault="002C1116" w:rsidP="002C1116">
      <w:pPr>
        <w:spacing w:after="0"/>
        <w:rPr>
          <w:lang w:val="en-CA"/>
        </w:rPr>
      </w:pPr>
      <w:r>
        <w:rPr>
          <w:lang w:val="en-CA"/>
        </w:rPr>
        <w:t>Lite properties cardinalities are also limited to 0</w:t>
      </w:r>
      <w:proofErr w:type="gramStart"/>
      <w:r>
        <w:rPr>
          <w:lang w:val="en-CA"/>
        </w:rPr>
        <w:t>..1</w:t>
      </w:r>
      <w:proofErr w:type="gramEnd"/>
      <w:r>
        <w:rPr>
          <w:lang w:val="en-CA"/>
        </w:rPr>
        <w:t xml:space="preserve"> while GeoSciML properties are often multiple.   Some lite properties are designed to represent expliticly one particular occurrence, such as GeologicUnitView::representativeOlderAge_uri, which is the oldest age. Others are more suggestive and require the judgement of the data provider, such as GeologicUnitView::representativeLithology_uri.  In some situations, a representation can be created by merging the content of several properties into a single parsable string (eg, CSV) or </w:t>
      </w:r>
      <w:commentRangeStart w:id="555"/>
      <w:r>
        <w:rPr>
          <w:lang w:val="en-CA"/>
        </w:rPr>
        <w:t>more complex text structure</w:t>
      </w:r>
      <w:commentRangeEnd w:id="555"/>
      <w:r>
        <w:rPr>
          <w:rStyle w:val="CommentReference"/>
        </w:rPr>
        <w:commentReference w:id="555"/>
      </w:r>
      <w:r>
        <w:rPr>
          <w:lang w:val="en-CA"/>
        </w:rPr>
        <w:t>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AU" w:eastAsia="en-AU"/>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r>
        <w:t xml:space="preserve">Figure </w:t>
      </w:r>
      <w:r>
        <w:fldChar w:fldCharType="begin"/>
      </w:r>
      <w:r>
        <w:instrText xml:space="preserve"> SEQ Figure \* ARABIC </w:instrText>
      </w:r>
      <w:r>
        <w:fldChar w:fldCharType="separate"/>
      </w:r>
      <w:r w:rsidR="00E15963">
        <w:rPr>
          <w:noProof/>
        </w:rPr>
        <w:t>96</w:t>
      </w:r>
      <w:r>
        <w:fldChar w:fldCharType="end"/>
      </w:r>
      <w:r>
        <w:t xml:space="preserve"> : Mapping of key GeologicUnitView properties to GeoSciML</w:t>
      </w:r>
    </w:p>
    <w:p w14:paraId="0110559C" w14:textId="77777777" w:rsidR="002C1116" w:rsidRDefault="002C1116" w:rsidP="002C1116">
      <w:pPr>
        <w:spacing w:after="0"/>
        <w:rPr>
          <w:lang w:val="en-CA"/>
        </w:rPr>
      </w:pPr>
      <w:r>
        <w:rPr>
          <w:lang w:val="en-CA"/>
        </w:rPr>
        <w:fldChar w:fldCharType="begin"/>
      </w:r>
      <w:r>
        <w:rPr>
          <w:lang w:val="en-CA"/>
        </w:rPr>
        <w:instrText xml:space="preserve"> REF _Ref452624084 \h </w:instrText>
      </w:r>
      <w:r>
        <w:rPr>
          <w:lang w:val="en-CA"/>
        </w:rPr>
      </w:r>
      <w:r>
        <w:rPr>
          <w:lang w:val="en-CA"/>
        </w:rPr>
        <w:fldChar w:fldCharType="separate"/>
      </w:r>
      <w:r>
        <w:t xml:space="preserve">Figure </w:t>
      </w:r>
      <w:r>
        <w:rPr>
          <w:noProof/>
        </w:rPr>
        <w:t>10</w:t>
      </w:r>
      <w:r>
        <w:rPr>
          <w:lang w:val="en-CA"/>
        </w:rPr>
        <w:fldChar w:fldCharType="end"/>
      </w:r>
      <w:r>
        <w:rPr>
          <w:lang w:val="en-CA"/>
        </w:rPr>
        <w:t xml:space="preserve"> shows mapping for some GeologicUnitView properties.  Number 3 on this figure maps GeologicUnitView::lithology to RockMaterial, which requires a traverse from the base type (MappedFeature) to GeologicUnit, CompositionPart and then RockMaterial.</w:t>
      </w:r>
    </w:p>
    <w:p w14:paraId="6AB1028F" w14:textId="77777777" w:rsidR="002C1116" w:rsidRDefault="002C1116" w:rsidP="002C1116">
      <w:pPr>
        <w:spacing w:after="0"/>
        <w:rPr>
          <w:lang w:val="en-CA"/>
        </w:rPr>
      </w:pPr>
    </w:p>
    <w:p w14:paraId="23BC0D55" w14:textId="77777777" w:rsidR="002C1116" w:rsidRDefault="002C1116" w:rsidP="002C1116">
      <w:pPr>
        <w:spacing w:after="0"/>
        <w:rPr>
          <w:lang w:val="en-CA"/>
        </w:rPr>
      </w:pPr>
      <w:r>
        <w:rPr>
          <w:lang w:val="en-CA"/>
        </w:rPr>
        <w:t>In OGL</w:t>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56"/>
      <w:r w:rsidRPr="003E7A52">
        <w:rPr>
          <w:rStyle w:val="reqtext"/>
          <w:rFonts w:ascii="Consolas" w:hAnsi="Consolas" w:cs="Consolas"/>
        </w:rPr>
        <w:t>specification:GeomorphologicUnit::unitDescription[1]:GeologicUnit::composition[1]:CompositionPart::material:RockMaterial::lithology</w:t>
      </w:r>
      <w:commentRangeEnd w:id="556"/>
      <w:r>
        <w:rPr>
          <w:rStyle w:val="CommentReference"/>
          <w:rFonts w:ascii="Times New Roman" w:hAnsi="Times New Roman" w:cs="Times New Roman"/>
          <w:lang w:val="en-US"/>
        </w:rPr>
        <w:commentReference w:id="556"/>
      </w:r>
    </w:p>
    <w:p w14:paraId="3FBA9D0B" w14:textId="77777777" w:rsidR="002C1116" w:rsidRDefault="002C1116" w:rsidP="002C1116">
      <w:pPr>
        <w:spacing w:after="0"/>
        <w:rPr>
          <w:lang w:val="en-CA"/>
        </w:rPr>
      </w:pPr>
      <w:r>
        <w:rPr>
          <w:lang w:val="en-CA"/>
        </w:rPr>
        <w:lastRenderedPageBreak/>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57"/>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57"/>
      <w:r>
        <w:rPr>
          <w:rStyle w:val="CommentReference"/>
          <w:rFonts w:ascii="Times New Roman" w:hAnsi="Times New Roman" w:cs="Times New Roman"/>
          <w:lang w:val="en-US"/>
        </w:rPr>
        <w:commentReference w:id="557"/>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Part of the model, such as classifiers with &lt;&lt;CodeList&gt;&gt;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(MD_Metadata) as there are no explicit requirements on how GML metaDataProperty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58" w:name="_Toc455237413"/>
      <w:r>
        <w:rPr>
          <w:lang w:val="en-CA"/>
        </w:rPr>
        <w:t>Lite views</w:t>
      </w:r>
      <w:bookmarkEnd w:id="558"/>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2814371C"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6122A211"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7109D7C8"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4445FC2D"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single absolute URI conformant to RFC </w:t>
      </w:r>
      <w:commentRangeStart w:id="559"/>
      <w:r>
        <w:rPr>
          <w:lang w:val="en-CA"/>
        </w:rPr>
        <w:t>3986</w:t>
      </w:r>
      <w:commentRangeEnd w:id="559"/>
      <w:r>
        <w:rPr>
          <w:rStyle w:val="CommentReference"/>
        </w:rPr>
        <w:commentReference w:id="559"/>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4D7EA91"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60"/>
      <w:r>
        <w:rPr>
          <w:lang w:val="en-CA"/>
        </w:rPr>
        <w:t>Properties containing a URI should, unless stated otherwise, resolve following Linked Open Data principles.</w:t>
      </w:r>
      <w:commentRangeEnd w:id="560"/>
      <w:r>
        <w:rPr>
          <w:rStyle w:val="CommentReference"/>
        </w:rPr>
        <w:commentReference w:id="56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175D436"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r>
              <w:rPr>
                <w:rStyle w:val="reqtext"/>
                <w:lang w:val="en-CA"/>
              </w:rPr>
              <w:t xml:space="preserve">Properties containing a valid URI SHOULD provide a resolvable URI referring to a resource resolvable using Linked Open Data principles. </w:t>
            </w:r>
          </w:p>
        </w:tc>
      </w:tr>
    </w:tbl>
    <w:p w14:paraId="5A0F16DE" w14:textId="77777777" w:rsidR="002C1116" w:rsidRDefault="002C1116" w:rsidP="002C1116">
      <w:pPr>
        <w:rPr>
          <w:color w:val="FF0000"/>
          <w:lang w:val="en-CA"/>
        </w:rPr>
      </w:pPr>
    </w:p>
    <w:p w14:paraId="0FED35BE" w14:textId="77777777" w:rsidR="002C1116" w:rsidRDefault="002C1116" w:rsidP="002C1116">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AU" w:eastAsia="en-AU"/>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97</w:t>
      </w:r>
      <w:r>
        <w:fldChar w:fldCharType="end"/>
      </w:r>
      <w:r>
        <w:t xml:space="preserve"> </w:t>
      </w:r>
      <w:r w:rsidRPr="00BA08CB">
        <w:t xml:space="preserve">GeoSciML </w:t>
      </w:r>
      <w:r>
        <w:t>lite</w:t>
      </w:r>
      <w:r w:rsidRPr="00BA08CB">
        <w:t xml:space="preserve"> </w:t>
      </w:r>
      <w:r>
        <w:t>feature types.</w:t>
      </w:r>
    </w:p>
    <w:p w14:paraId="473A5F1A" w14:textId="77777777" w:rsidR="002C1116" w:rsidRPr="008246C7" w:rsidRDefault="002C1116" w:rsidP="002C1116">
      <w:r>
        <w:fldChar w:fldCharType="begin"/>
      </w:r>
      <w:r>
        <w:instrText xml:space="preserve"> REF _Ref447002371 \h </w:instrText>
      </w:r>
      <w:r>
        <w:fldChar w:fldCharType="separate"/>
      </w:r>
      <w:r>
        <w:t xml:space="preserve">Figure </w:t>
      </w:r>
      <w:r>
        <w:rPr>
          <w:noProof/>
        </w:rPr>
        <w:t>11</w:t>
      </w:r>
      <w:r>
        <w:fldChar w:fldCharType="end"/>
      </w:r>
      <w:r>
        <w:t xml:space="preserve"> 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55380F5E" w:rsidR="002C1116" w:rsidRPr="00D12552" w:rsidRDefault="003F7476" w:rsidP="003811C7">
            <w:pPr>
              <w:pStyle w:val="Tabletext10"/>
              <w:rPr>
                <w:rStyle w:val="requri"/>
                <w:lang w:val="en-CA"/>
              </w:rPr>
            </w:pPr>
            <w:r>
              <w:rPr>
                <w:rStyle w:val="requri"/>
                <w:lang w:val="en-CA"/>
              </w:rPr>
              <w:t>/req/gsml4-lite/</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70ABB455" w14:textId="77777777" w:rsidR="002C1116" w:rsidRPr="009C4735"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61" w:name="_Toc455237414"/>
      <w:r w:rsidRPr="00D14AF0">
        <w:t>GeologicUnitView</w:t>
      </w:r>
      <w:bookmarkEnd w:id="561"/>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AU" w:eastAsia="en-AU"/>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4750" w:type="pct"/>
        <w:tblLook w:val="04A0" w:firstRow="1" w:lastRow="0" w:firstColumn="1" w:lastColumn="0" w:noHBand="0" w:noVBand="1"/>
      </w:tblPr>
      <w:tblGrid>
        <w:gridCol w:w="2867"/>
        <w:gridCol w:w="5989"/>
      </w:tblGrid>
      <w:tr w:rsidR="002C1116" w:rsidRPr="002D68FE" w14:paraId="28094D83"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F6B2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06EE01A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83989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51824CBF"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7B3D7"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5EEAE9F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FCF5958"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3E6BA7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558D177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C595731"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6A72E510"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6FB59F0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2E06FC5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4A523EE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DF7C40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35C59AA2"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941F8BB"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72F01A3D"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6A0B298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0D90E6E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6CDD9BCD"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0A37A2C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25C0C08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367490B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015CEAB4"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30D4863"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512D8D9"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3F15B90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3811C7">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62"/>
      <w:r>
        <w:rPr>
          <w:lang w:val="en-CA"/>
        </w:rPr>
        <w:t>3986</w:t>
      </w:r>
      <w:commentRangeEnd w:id="562"/>
      <w:r>
        <w:rPr>
          <w:rStyle w:val="CommentReference"/>
        </w:rPr>
        <w:commentReference w:id="562"/>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71CFB711"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7DB2464B" w:rsidR="002C1116" w:rsidRPr="00D12552" w:rsidRDefault="003F7476" w:rsidP="003811C7">
            <w:pPr>
              <w:pStyle w:val="Tabletext10"/>
              <w:rPr>
                <w:rStyle w:val="requri"/>
                <w:noProof/>
                <w:lang w:val="en-CA"/>
              </w:rPr>
            </w:pPr>
            <w:r>
              <w:rPr>
                <w:rStyle w:val="requri"/>
                <w:noProof/>
                <w:lang w:val="en-CA"/>
              </w:rPr>
              <w:lastRenderedPageBreak/>
              <w:t>/req/gsml4-lite/</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63"/>
            <w:r>
              <w:rPr>
                <w:rStyle w:val="reqtext"/>
                <w:lang w:val="en-CA"/>
              </w:rPr>
              <w:t>GeologicUnitView identifier SHOULD correspond to an instance of MappedFeature</w:t>
            </w:r>
            <w:commentRangeEnd w:id="563"/>
            <w:r>
              <w:rPr>
                <w:rStyle w:val="CommentReference"/>
                <w:rFonts w:ascii="Times New Roman" w:eastAsia="Times New Roman" w:hAnsi="Times New Roman"/>
                <w:lang w:val="en-US" w:eastAsia="en-US"/>
              </w:rPr>
              <w:commentReference w:id="563"/>
            </w:r>
            <w:r>
              <w:rPr>
                <w:rStyle w:val="reqtext"/>
                <w:lang w:val="en-CA"/>
              </w:rPr>
              <w:t>.</w:t>
            </w:r>
          </w:p>
        </w:tc>
      </w:tr>
    </w:tbl>
    <w:p w14:paraId="74FD6B87" w14:textId="77777777" w:rsidR="002C1116" w:rsidRDefault="002C1116" w:rsidP="002C1116"/>
    <w:p w14:paraId="39130DF5" w14:textId="77777777" w:rsidR="002C1116" w:rsidRDefault="002C1116" w:rsidP="002C1116">
      <w:pPr>
        <w:pStyle w:val="Heading4"/>
      </w:pPr>
      <w:proofErr w:type="gramStart"/>
      <w:r>
        <w:t>name</w:t>
      </w:r>
      <w:proofErr w:type="gramEnd"/>
    </w:p>
    <w:p w14:paraId="2B0B49D8" w14:textId="77777777" w:rsidR="002C1116" w:rsidRPr="002B6140" w:rsidRDefault="002C1116" w:rsidP="002C1116"/>
    <w:p w14:paraId="6B1CB523" w14:textId="77777777" w:rsidR="002C1116" w:rsidRPr="00D970E9" w:rsidRDefault="002C1116" w:rsidP="002C1116">
      <w:pPr>
        <w:rPr>
          <w:lang w:val="en-CA"/>
        </w:rPr>
      </w:pPr>
      <w:r>
        <w:t>If present, the property name</w:t>
      </w:r>
      <w:proofErr w:type="gramStart"/>
      <w:r>
        <w:t>:Primitive</w:t>
      </w:r>
      <w:proofErr w:type="gramEnd"/>
      <w:r>
        <w:t xml:space="preserve">::CharacterString is a </w:t>
      </w:r>
      <w:r w:rsidRPr="00D970E9">
        <w:rPr>
          <w:lang w:val="en-CA"/>
        </w:rPr>
        <w:t>Display name for the GeologicalUnit.</w:t>
      </w:r>
    </w:p>
    <w:p w14:paraId="475DFF78" w14:textId="77777777" w:rsidR="002C1116" w:rsidRDefault="002C1116" w:rsidP="002C1116">
      <w:pPr>
        <w:pStyle w:val="Heading4"/>
      </w:pPr>
      <w:proofErr w:type="gramStart"/>
      <w:r>
        <w:t>description</w:t>
      </w:r>
      <w:proofErr w:type="gramEnd"/>
    </w:p>
    <w:p w14:paraId="7C1E6CE4" w14:textId="77777777" w:rsidR="002C1116" w:rsidRDefault="002C1116" w:rsidP="002C1116"/>
    <w:p w14:paraId="36445FEA" w14:textId="77777777" w:rsidR="002C1116" w:rsidRDefault="002C1116" w:rsidP="002C1116">
      <w:r>
        <w:t>If present, the property</w:t>
      </w:r>
      <w:r w:rsidRPr="00F4750B">
        <w:t xml:space="preserve"> description</w:t>
      </w:r>
      <w:proofErr w:type="gramStart"/>
      <w:r>
        <w:t>:Primitive</w:t>
      </w:r>
      <w:proofErr w:type="gramEnd"/>
      <w:r>
        <w:t>::CharacterString</w:t>
      </w:r>
      <w:r w:rsidRPr="00F4750B">
        <w:t xml:space="preserve"> </w:t>
      </w:r>
      <w:r>
        <w:t xml:space="preserve">is a description </w:t>
      </w:r>
      <w:r w:rsidRPr="00F4750B">
        <w:t>of the GeologicUnit, typically taken from an entry on a geological map legend.</w:t>
      </w:r>
    </w:p>
    <w:p w14:paraId="78205BDC" w14:textId="77777777" w:rsidR="002C1116" w:rsidRDefault="002C1116" w:rsidP="002C1116">
      <w:pPr>
        <w:pStyle w:val="Heading4"/>
      </w:pPr>
      <w:proofErr w:type="gramStart"/>
      <w:r w:rsidRPr="00D970E9">
        <w:t>geologicUnitType</w:t>
      </w:r>
      <w:proofErr w:type="gramEnd"/>
    </w:p>
    <w:p w14:paraId="0C710E8C" w14:textId="77777777" w:rsidR="002C1116" w:rsidRDefault="002C1116" w:rsidP="002C1116"/>
    <w:p w14:paraId="6847BBA4" w14:textId="77777777" w:rsidR="002C1116" w:rsidRDefault="002C1116" w:rsidP="002C1116">
      <w:r>
        <w:t xml:space="preserve">If present, the property geologicUnitType (Primitive::CharacterString) </w:t>
      </w:r>
      <w:proofErr w:type="gramStart"/>
      <w:r>
        <w:t>contains  the</w:t>
      </w:r>
      <w:proofErr w:type="gramEnd"/>
      <w:r>
        <w:t xml:space="preserve"> t</w:t>
      </w:r>
      <w:r w:rsidRPr="00263FE6">
        <w:t>ype of GeologicUnit</w:t>
      </w:r>
      <w:r>
        <w:t>Type</w:t>
      </w:r>
      <w:r w:rsidRPr="00263FE6">
        <w:t xml:space="preserve"> (as defined in GeoSciML).</w:t>
      </w:r>
      <w:r>
        <w:t xml:space="preserve"> To report an identifier from a controlled vocabulary, geologicUnitType_uri shall be used.</w:t>
      </w:r>
    </w:p>
    <w:p w14:paraId="22F677EB" w14:textId="77777777" w:rsidR="002C1116" w:rsidRDefault="002C1116" w:rsidP="002C1116">
      <w:pPr>
        <w:pStyle w:val="Heading4"/>
      </w:pPr>
      <w:proofErr w:type="gramStart"/>
      <w:r>
        <w:t>rank</w:t>
      </w:r>
      <w:proofErr w:type="gramEnd"/>
      <w:r w:rsidRPr="00F24B15">
        <w:t xml:space="preserve"> </w:t>
      </w:r>
    </w:p>
    <w:p w14:paraId="64633714" w14:textId="77777777" w:rsidR="002C1116" w:rsidRDefault="002C1116" w:rsidP="002C1116"/>
    <w:p w14:paraId="4D44E9C2" w14:textId="77777777" w:rsidR="002C1116" w:rsidRDefault="002C1116" w:rsidP="002C1116">
      <w:r>
        <w:t>If present, the property r</w:t>
      </w:r>
      <w:r w:rsidRPr="00F24B15">
        <w:t>ank</w:t>
      </w:r>
      <w:proofErr w:type="gramStart"/>
      <w:r>
        <w:t>:Primitive</w:t>
      </w:r>
      <w:proofErr w:type="gramEnd"/>
      <w:r>
        <w:t>::CharacterString</w:t>
      </w:r>
      <w:r w:rsidDel="00253146">
        <w:t xml:space="preserve"> </w:t>
      </w:r>
      <w:r>
        <w:t xml:space="preserve">contain the rank </w:t>
      </w:r>
      <w:r w:rsidRPr="00F24B15">
        <w:t>of GeologicUnit (as defined by ISC. e.g.; group, formation, member).</w:t>
      </w:r>
      <w:r>
        <w:t xml:space="preserve">  </w:t>
      </w:r>
    </w:p>
    <w:p w14:paraId="67C89C1A" w14:textId="77777777" w:rsidR="002C1116" w:rsidRDefault="002C1116" w:rsidP="002C1116">
      <w:pPr>
        <w:pStyle w:val="Heading4"/>
      </w:pPr>
      <w:r w:rsidRPr="00D970E9">
        <w:t>Lithology</w:t>
      </w:r>
      <w:r w:rsidRPr="00CD1A35">
        <w:t xml:space="preserve"> </w:t>
      </w:r>
    </w:p>
    <w:p w14:paraId="16198F7A" w14:textId="77777777" w:rsidR="002C1116" w:rsidRDefault="002C1116" w:rsidP="002C1116"/>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7B4F7761" w14:textId="77777777" w:rsidR="002C1116" w:rsidRDefault="002C1116" w:rsidP="002C1116">
      <w:pPr>
        <w:pStyle w:val="Heading4"/>
      </w:pPr>
      <w:proofErr w:type="gramStart"/>
      <w:r w:rsidRPr="00D970E9">
        <w:t>geologicHistory</w:t>
      </w:r>
      <w:proofErr w:type="gramEnd"/>
    </w:p>
    <w:p w14:paraId="32A3ADF7" w14:textId="77777777" w:rsidR="002C1116" w:rsidRDefault="002C1116" w:rsidP="002C1116"/>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B3EFF46" w14:textId="77777777" w:rsidR="002C1116" w:rsidRDefault="002C1116" w:rsidP="002C1116">
      <w:pPr>
        <w:pStyle w:val="Heading4"/>
      </w:pPr>
      <w:proofErr w:type="gramStart"/>
      <w:r w:rsidRPr="00D970E9">
        <w:lastRenderedPageBreak/>
        <w:t>numericOlderAge</w:t>
      </w:r>
      <w:proofErr w:type="gramEnd"/>
    </w:p>
    <w:p w14:paraId="0AD3C6DF" w14:textId="77777777" w:rsidR="002C1116" w:rsidRPr="00670924" w:rsidRDefault="002C1116" w:rsidP="002C1116"/>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67D43D0D" w14:textId="77777777" w:rsidR="002C1116" w:rsidRDefault="002C1116" w:rsidP="002C1116">
      <w:pPr>
        <w:pStyle w:val="Heading4"/>
      </w:pPr>
      <w:proofErr w:type="gramStart"/>
      <w:r w:rsidRPr="00D970E9">
        <w:t>numericYoungerAge</w:t>
      </w:r>
      <w:proofErr w:type="gramEnd"/>
    </w:p>
    <w:p w14:paraId="54371BED" w14:textId="77777777" w:rsidR="002C1116" w:rsidRPr="00670924" w:rsidRDefault="002C1116" w:rsidP="002C1116"/>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1B8A72F5" w14:textId="77777777" w:rsidR="002C1116" w:rsidRDefault="002C1116" w:rsidP="002C1116">
      <w:pPr>
        <w:pStyle w:val="Heading4"/>
      </w:pPr>
      <w:proofErr w:type="gramStart"/>
      <w:r w:rsidRPr="00D970E9">
        <w:t>observationMethod</w:t>
      </w:r>
      <w:proofErr w:type="gramEnd"/>
    </w:p>
    <w:p w14:paraId="2968EF3B" w14:textId="77777777" w:rsidR="002C1116" w:rsidRDefault="002C1116" w:rsidP="002C1116"/>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74F8DB69" w14:textId="77777777" w:rsidR="002C1116" w:rsidRDefault="002C1116" w:rsidP="002C1116">
      <w:pPr>
        <w:pStyle w:val="Heading4"/>
      </w:pPr>
      <w:proofErr w:type="gramStart"/>
      <w:r w:rsidRPr="00D970E9">
        <w:t>positionalAccuracy</w:t>
      </w:r>
      <w:proofErr w:type="gramEnd"/>
    </w:p>
    <w:p w14:paraId="0A065265" w14:textId="77777777" w:rsidR="002C1116" w:rsidRPr="00670924" w:rsidRDefault="002C1116" w:rsidP="002C1116"/>
    <w:p w14:paraId="2F939AEC" w14:textId="77777777" w:rsidR="002C1116" w:rsidRDefault="002C1116" w:rsidP="002C1116">
      <w:r>
        <w:t xml:space="preserve">If present, the property </w:t>
      </w:r>
      <w:r w:rsidRPr="009A0449">
        <w:t>positionalAccuracy</w:t>
      </w:r>
      <w:proofErr w:type="gramStart"/>
      <w:r w:rsidRPr="009A0449">
        <w:t>:</w:t>
      </w:r>
      <w:r>
        <w:t>Primitive</w:t>
      </w:r>
      <w:proofErr w:type="gramEnd"/>
      <w:r>
        <w:t>::CharacterString</w:t>
      </w:r>
      <w:r w:rsidRPr="009A0449" w:rsidDel="00253146">
        <w:t xml:space="preserve"> </w:t>
      </w:r>
      <w:r>
        <w:t>is q</w:t>
      </w:r>
      <w:commentRangeStart w:id="564"/>
      <w:r w:rsidRPr="00D970E9">
        <w:t>u</w:t>
      </w:r>
      <w:r>
        <w:t>antitative values 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commentRangeEnd w:id="564"/>
      <w:r>
        <w:rPr>
          <w:rStyle w:val="CommentReference"/>
        </w:rPr>
        <w:commentReference w:id="564"/>
      </w:r>
    </w:p>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If present, the property source</w:t>
      </w:r>
      <w:proofErr w:type="gramStart"/>
      <w:r>
        <w:t>:Primitive</w:t>
      </w:r>
      <w:proofErr w:type="gramEnd"/>
      <w: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9C4063F" w14:textId="77777777" w:rsidR="002C1116" w:rsidRPr="00D970E9" w:rsidRDefault="002C1116" w:rsidP="002C1116">
      <w:pPr>
        <w:pStyle w:val="Heading4"/>
      </w:pPr>
      <w:r w:rsidRPr="00D970E9">
        <w:t>geologicUnitType_uri</w:t>
      </w:r>
    </w:p>
    <w:p w14:paraId="30307AFA" w14:textId="77777777" w:rsidR="002C1116" w:rsidRDefault="002C1116" w:rsidP="002C1116">
      <w:pPr>
        <w:autoSpaceDE w:val="0"/>
        <w:autoSpaceDN w:val="0"/>
        <w:adjustRightInd w:val="0"/>
        <w:spacing w:after="1"/>
        <w:rPr>
          <w:rFonts w:ascii="Calibri" w:hAnsi="Calibri"/>
          <w:color w:val="000000"/>
          <w:sz w:val="20"/>
          <w:szCs w:val="20"/>
        </w:rPr>
      </w:pPr>
    </w:p>
    <w:p w14:paraId="4EEA855D" w14:textId="77777777" w:rsidR="002C1116" w:rsidRPr="00D970E9" w:rsidRDefault="002C1116" w:rsidP="002C1116">
      <w:pPr>
        <w:rPr>
          <w:rFonts w:cs="Arial"/>
          <w:lang w:val="en-CA"/>
        </w:rPr>
      </w:pPr>
      <w:r>
        <w:t>The property geologicUnitType_uri</w:t>
      </w:r>
      <w:proofErr w:type="gramStart"/>
      <w:r>
        <w:t>:Primitive</w:t>
      </w:r>
      <w:proofErr w:type="gramEnd"/>
      <w:r>
        <w:t>::CharacterString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160B11A3" w14:textId="77777777" w:rsidR="002C1116" w:rsidRDefault="002C1116" w:rsidP="002C1116"/>
    <w:p w14:paraId="41B04D51" w14:textId="77777777" w:rsidR="002C1116" w:rsidRDefault="002C1116" w:rsidP="002C1116">
      <w:pPr>
        <w:pStyle w:val="Heading4"/>
      </w:pPr>
      <w:r w:rsidRPr="00D970E9">
        <w:lastRenderedPageBreak/>
        <w:t>representativeLithology_uri</w:t>
      </w:r>
    </w:p>
    <w:p w14:paraId="2392F19F" w14:textId="77777777" w:rsidR="002C1116" w:rsidRPr="00670924" w:rsidRDefault="002C1116" w:rsidP="002C1116"/>
    <w:p w14:paraId="574C2864" w14:textId="77777777" w:rsidR="002C1116" w:rsidRDefault="002C1116" w:rsidP="002C1116">
      <w:pPr>
        <w:rPr>
          <w:lang w:val="en-CA"/>
        </w:rPr>
      </w:pPr>
      <w:r>
        <w:rPr>
          <w:lang w:val="en-CA"/>
        </w:rPr>
        <w:t xml:space="preserve">The property </w:t>
      </w:r>
      <w:r w:rsidRPr="009A0449">
        <w:rPr>
          <w:lang w:val="en-CA"/>
        </w:rPr>
        <w:t>representativeLithology_uri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166A37E4"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6B7ADC2" w14:textId="77777777" w:rsidR="002C1116" w:rsidRDefault="002C1116" w:rsidP="002C1116"/>
    <w:p w14:paraId="5F91CB4F" w14:textId="77777777" w:rsidR="002C1116" w:rsidRPr="00D970E9" w:rsidRDefault="002C1116" w:rsidP="002C1116">
      <w:pPr>
        <w:rPr>
          <w:lang w:val="en-CA"/>
        </w:rPr>
      </w:pPr>
    </w:p>
    <w:p w14:paraId="77317BC0" w14:textId="77777777" w:rsidR="002C1116" w:rsidRDefault="002C1116" w:rsidP="002C1116">
      <w:pPr>
        <w:pStyle w:val="Heading4"/>
      </w:pPr>
      <w:r w:rsidRPr="00D970E9">
        <w:t>representativeAge_uri</w:t>
      </w:r>
    </w:p>
    <w:p w14:paraId="40655DBA" w14:textId="77777777" w:rsidR="002C1116" w:rsidRPr="00670924" w:rsidRDefault="002C1116" w:rsidP="002C1116"/>
    <w:p w14:paraId="0BC96E7B" w14:textId="77777777" w:rsidR="002C1116" w:rsidRPr="00D970E9" w:rsidRDefault="002C1116" w:rsidP="002C1116">
      <w:pPr>
        <w:rPr>
          <w:lang w:val="en-CA"/>
        </w:rPr>
      </w:pPr>
      <w:r>
        <w:rPr>
          <w:lang w:val="en-CA"/>
        </w:rPr>
        <w:t xml:space="preserve">The property </w:t>
      </w:r>
      <w:r w:rsidRPr="00C17A19">
        <w:rPr>
          <w:lang w:val="en-CA"/>
        </w:rPr>
        <w:t>representativeAge_uri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7C8C3D15"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54CB472C" w14:textId="77777777" w:rsidR="002C1116" w:rsidRDefault="002C1116" w:rsidP="002C1116">
      <w:pPr>
        <w:pStyle w:val="Heading4"/>
      </w:pPr>
      <w:r w:rsidRPr="00D970E9">
        <w:t>representative</w:t>
      </w:r>
      <w:r>
        <w:t>Older</w:t>
      </w:r>
      <w:r w:rsidRPr="00D970E9">
        <w:t>Age_uri</w:t>
      </w:r>
    </w:p>
    <w:p w14:paraId="15764B4A" w14:textId="77777777" w:rsidR="002C1116" w:rsidRPr="00D608A4" w:rsidRDefault="002C1116" w:rsidP="002C1116"/>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2BE3B098" w:rsidR="002C1116" w:rsidRPr="00D12552" w:rsidRDefault="003F7476" w:rsidP="003811C7">
            <w:pPr>
              <w:pStyle w:val="Tabletext10"/>
              <w:rPr>
                <w:rStyle w:val="requri"/>
                <w:noProof/>
                <w:lang w:val="en-CA"/>
              </w:rPr>
            </w:pPr>
            <w:r>
              <w:rPr>
                <w:rStyle w:val="requri"/>
                <w:noProof/>
                <w:lang w:val="en-CA"/>
              </w:rPr>
              <w:lastRenderedPageBreak/>
              <w:t>/req/gsml4-lite/</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64A6E711" w14:textId="77777777" w:rsidR="002C1116" w:rsidRDefault="002C1116" w:rsidP="002C1116">
      <w:pPr>
        <w:pStyle w:val="Heading4"/>
      </w:pPr>
      <w:r w:rsidRPr="00D970E9">
        <w:t>representative</w:t>
      </w:r>
      <w:r>
        <w:t>Younger</w:t>
      </w:r>
      <w:r w:rsidRPr="00D970E9">
        <w:t>Age_uri</w:t>
      </w:r>
    </w:p>
    <w:p w14:paraId="71FB549C" w14:textId="77777777" w:rsidR="002C1116" w:rsidRPr="00D608A4" w:rsidRDefault="002C1116" w:rsidP="002C1116"/>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1F4E219D"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YoungerAge_uri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676DC7A8" w14:textId="77777777" w:rsidR="002C1116" w:rsidRDefault="002C1116" w:rsidP="002C1116">
      <w:pPr>
        <w:pStyle w:val="Heading4"/>
      </w:pPr>
      <w:r w:rsidRPr="00C17A19">
        <w:t>specification_uri</w:t>
      </w:r>
    </w:p>
    <w:p w14:paraId="79916ABE" w14:textId="77777777" w:rsidR="002C1116" w:rsidRPr="00C17A19" w:rsidRDefault="002C1116" w:rsidP="002C1116"/>
    <w:p w14:paraId="5AB8FEBF" w14:textId="77777777" w:rsidR="002C1116" w:rsidRDefault="002C1116" w:rsidP="002C1116">
      <w:r>
        <w:t xml:space="preserve">If present, the property </w:t>
      </w:r>
      <w:r w:rsidRPr="00C17A19">
        <w:t>specification_uri</w:t>
      </w:r>
      <w:proofErr w:type="gramStart"/>
      <w:r>
        <w:t>:Primitive</w:t>
      </w:r>
      <w:proofErr w:type="gramEnd"/>
      <w:r>
        <w:t>::CharacterString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3EB6536B"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65"/>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65"/>
            <w:r>
              <w:rPr>
                <w:rStyle w:val="CommentReference"/>
                <w:rFonts w:ascii="Times New Roman" w:eastAsia="Times New Roman" w:hAnsi="Times New Roman"/>
                <w:lang w:val="en-US" w:eastAsia="en-US"/>
              </w:rPr>
              <w:commentReference w:id="565"/>
            </w:r>
          </w:p>
        </w:tc>
      </w:tr>
    </w:tbl>
    <w:p w14:paraId="0691F8EA" w14:textId="77777777" w:rsidR="002C1116" w:rsidRDefault="002C1116" w:rsidP="002C1116"/>
    <w:p w14:paraId="2906E7E0" w14:textId="77777777" w:rsidR="002C1116" w:rsidRDefault="002C1116" w:rsidP="002C1116">
      <w:pPr>
        <w:pStyle w:val="Heading4"/>
      </w:pPr>
      <w:r>
        <w:t>metadata_uri</w:t>
      </w:r>
    </w:p>
    <w:p w14:paraId="08FA3F11" w14:textId="77777777" w:rsidR="002C1116" w:rsidRPr="00C17A19" w:rsidRDefault="002C1116" w:rsidP="002C1116"/>
    <w:p w14:paraId="0352159E" w14:textId="77777777" w:rsidR="002C1116" w:rsidRDefault="002C1116" w:rsidP="002C1116">
      <w:r>
        <w:t>If present, t</w:t>
      </w:r>
      <w:r w:rsidRPr="009E36A6">
        <w:t>he property metadata_uri</w:t>
      </w:r>
      <w:proofErr w:type="gramStart"/>
      <w:r w:rsidRPr="009E36A6">
        <w:t>:</w:t>
      </w:r>
      <w:r>
        <w:t>Primitive</w:t>
      </w:r>
      <w:proofErr w:type="gramEnd"/>
      <w:r>
        <w:t>::CharacterString</w:t>
      </w:r>
      <w:r w:rsidRPr="009E36A6" w:rsidDel="00253146">
        <w:t xml:space="preserve"> </w:t>
      </w:r>
      <w:r w:rsidRPr="009E36A6">
        <w:t>shall contain a URI referring to a metadata record de</w:t>
      </w:r>
      <w:r>
        <w:t>scribing the provenance of data</w:t>
      </w:r>
      <w:r w:rsidRPr="00C17A19">
        <w:t>.</w:t>
      </w:r>
    </w:p>
    <w:p w14:paraId="7F1408D7" w14:textId="77777777" w:rsidR="002C1116" w:rsidRDefault="002C1116" w:rsidP="002C1116">
      <w:pPr>
        <w:pStyle w:val="Heading4"/>
      </w:pPr>
      <w:proofErr w:type="gramStart"/>
      <w:r w:rsidRPr="00C17A19">
        <w:lastRenderedPageBreak/>
        <w:t>genericSymbolizer</w:t>
      </w:r>
      <w:proofErr w:type="gramEnd"/>
    </w:p>
    <w:p w14:paraId="3EA41406" w14:textId="77777777" w:rsidR="002C1116" w:rsidRPr="00C17A19" w:rsidRDefault="002C1116" w:rsidP="002C1116"/>
    <w:p w14:paraId="37A0F496" w14:textId="77777777" w:rsidR="002C1116" w:rsidRDefault="002C1116" w:rsidP="002C1116">
      <w:r>
        <w:t xml:space="preserve">If present, the property </w:t>
      </w:r>
      <w:r w:rsidRPr="00C17A19">
        <w:t>genericSymbolizer</w:t>
      </w:r>
      <w:proofErr w:type="gramStart"/>
      <w:r>
        <w:t>:CharacterString</w:t>
      </w:r>
      <w:proofErr w:type="gramEnd"/>
      <w:r>
        <w:t xml:space="preserve"> contains an identifier</w:t>
      </w:r>
      <w:r w:rsidRPr="00C17A19">
        <w:t xml:space="preserve"> for a symbol from standard (locally or community defined) symbolization scheme for portrayal.</w:t>
      </w:r>
    </w:p>
    <w:p w14:paraId="34D3E021" w14:textId="77777777" w:rsidR="002C1116" w:rsidRDefault="002C1116" w:rsidP="002C1116">
      <w:pPr>
        <w:pStyle w:val="Heading4"/>
      </w:pPr>
      <w:proofErr w:type="gramStart"/>
      <w:r>
        <w:t>s</w:t>
      </w:r>
      <w:r w:rsidRPr="004E3A57">
        <w:t>hape</w:t>
      </w:r>
      <w:proofErr w:type="gramEnd"/>
    </w:p>
    <w:p w14:paraId="3F4A3053" w14:textId="77777777" w:rsidR="002C1116" w:rsidRDefault="002C1116" w:rsidP="002C1116"/>
    <w:p w14:paraId="1C2CADEE" w14:textId="77777777" w:rsidR="002C1116" w:rsidRDefault="002C1116" w:rsidP="002C1116">
      <w:r>
        <w:t>The property shape</w:t>
      </w:r>
      <w:proofErr w:type="gramStart"/>
      <w:r>
        <w:t>:GEO</w:t>
      </w:r>
      <w:proofErr w:type="gramEnd"/>
      <w:r>
        <w:t xml:space="preserve">::GM_Object contains a geometry </w:t>
      </w:r>
      <w:r w:rsidRPr="004E3A57">
        <w:t>defining the extent of the feature of interest.</w:t>
      </w:r>
      <w:r>
        <w:t xml:space="preserve">  </w:t>
      </w:r>
    </w:p>
    <w:p w14:paraId="79194BC3" w14:textId="77777777" w:rsidR="002C1116" w:rsidRDefault="002C1116" w:rsidP="002C1116">
      <w:pPr>
        <w:pStyle w:val="Heading4"/>
      </w:pPr>
      <w:r w:rsidRPr="004E3A57">
        <w:t>Any</w:t>
      </w:r>
    </w:p>
    <w:p w14:paraId="5A7C82E8" w14:textId="77777777" w:rsidR="002C1116" w:rsidRDefault="002C1116" w:rsidP="002C1116"/>
    <w:p w14:paraId="75B6DCEA" w14:textId="77777777" w:rsidR="002C1116" w:rsidRPr="002B6140" w:rsidRDefault="002C1116" w:rsidP="002C1116">
      <w:r>
        <w:t xml:space="preserve">A data provider can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66" w:name="_Toc455237415"/>
      <w:r w:rsidRPr="00D14AF0">
        <w:rPr>
          <w:lang w:val="en-CA"/>
        </w:rPr>
        <w:t>BoreholeView</w:t>
      </w:r>
      <w:bookmarkEnd w:id="566"/>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AU" w:eastAsia="en-AU"/>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00A17E8A"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1B156BB6"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26C7A0D7"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0CDC1D5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w:t>
      </w:r>
      <w:r w:rsidR="00455F48">
        <w:t xml:space="preserve">should </w:t>
      </w:r>
      <w:r>
        <w:t xml:space="preserve">be formatted as an </w:t>
      </w:r>
      <w:r>
        <w:rPr>
          <w:lang w:val="en-CA"/>
        </w:rPr>
        <w:t xml:space="preserve">absolute URI conformant to RFC </w:t>
      </w:r>
      <w:commentRangeStart w:id="567"/>
      <w:r>
        <w:rPr>
          <w:lang w:val="en-CA"/>
        </w:rPr>
        <w:t>3986</w:t>
      </w:r>
      <w:commentRangeEnd w:id="567"/>
      <w:r>
        <w:rPr>
          <w:rStyle w:val="CommentReference"/>
        </w:rPr>
        <w:commentReference w:id="567"/>
      </w:r>
      <w:r>
        <w:rPr>
          <w:lang w:val="en-CA"/>
        </w:rPr>
        <w:t>.</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444356C"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w:t>
            </w:r>
            <w:commentRangeStart w:id="568"/>
            <w:r>
              <w:rPr>
                <w:rStyle w:val="reqtext"/>
                <w:lang w:val="en-CA"/>
              </w:rPr>
              <w:t xml:space="preserve">SHOULD </w:t>
            </w:r>
            <w:commentRangeEnd w:id="568"/>
            <w:r>
              <w:rPr>
                <w:rStyle w:val="CommentReference"/>
                <w:rFonts w:ascii="Times New Roman" w:eastAsia="Times New Roman" w:hAnsi="Times New Roman"/>
                <w:lang w:val="en-US" w:eastAsia="en-US"/>
              </w:rPr>
              <w:commentReference w:id="568"/>
            </w:r>
            <w:r>
              <w:rPr>
                <w:rStyle w:val="reqtext"/>
                <w:lang w:val="en-CA"/>
              </w:rPr>
              <w:t>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0D5C3027" w14:textId="77777777" w:rsidR="002C1116" w:rsidRDefault="002C1116" w:rsidP="002C1116">
      <w:pPr>
        <w:pStyle w:val="Heading4"/>
        <w:rPr>
          <w:lang w:val="en-CA"/>
        </w:rPr>
      </w:pPr>
      <w:proofErr w:type="gramStart"/>
      <w:r>
        <w:rPr>
          <w:lang w:val="en-CA"/>
        </w:rPr>
        <w:t>name</w:t>
      </w:r>
      <w:proofErr w:type="gramEnd"/>
    </w:p>
    <w:p w14:paraId="24B00BE8" w14:textId="77777777" w:rsidR="002C1116" w:rsidRDefault="002C1116" w:rsidP="002C1116">
      <w:pPr>
        <w:autoSpaceDE w:val="0"/>
        <w:autoSpaceDN w:val="0"/>
        <w:adjustRightInd w:val="0"/>
        <w:spacing w:after="0" w:line="240" w:lineRule="atLeast"/>
        <w:rPr>
          <w:rFonts w:cs="Arial"/>
          <w:color w:val="000000"/>
          <w:lang w:val="en-CA"/>
        </w:rPr>
      </w:pPr>
    </w:p>
    <w:p w14:paraId="10C57E8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7AE509D2" w14:textId="77777777" w:rsidR="002C1116" w:rsidRDefault="002C1116" w:rsidP="002C1116">
      <w:pPr>
        <w:pStyle w:val="Heading4"/>
      </w:pPr>
      <w:proofErr w:type="gramStart"/>
      <w:r>
        <w:rPr>
          <w:lang w:val="en-CA"/>
        </w:rPr>
        <w:t>d</w:t>
      </w:r>
      <w:r w:rsidRPr="00FD56B7">
        <w:rPr>
          <w:lang w:val="en-CA"/>
        </w:rPr>
        <w:t>escription</w:t>
      </w:r>
      <w:proofErr w:type="gramEnd"/>
      <w:r w:rsidRPr="00FD56B7">
        <w:t xml:space="preserve"> </w:t>
      </w:r>
    </w:p>
    <w:p w14:paraId="3FB6B27A" w14:textId="77777777" w:rsidR="002C1116" w:rsidRDefault="002C1116" w:rsidP="002C1116">
      <w:pPr>
        <w:autoSpaceDE w:val="0"/>
        <w:autoSpaceDN w:val="0"/>
        <w:adjustRightInd w:val="0"/>
        <w:spacing w:after="0" w:line="240" w:lineRule="atLeast"/>
        <w:rPr>
          <w:rFonts w:cs="Arial"/>
          <w:color w:val="000000"/>
          <w:lang w:val="en-CA"/>
        </w:rPr>
      </w:pPr>
    </w:p>
    <w:p w14:paraId="5EE9CF74"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contain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0AD15142" w14:textId="77777777" w:rsidR="002C1116" w:rsidRDefault="002C1116" w:rsidP="002C1116">
      <w:pPr>
        <w:pStyle w:val="Heading4"/>
        <w:rPr>
          <w:lang w:val="en-CA"/>
        </w:rPr>
      </w:pPr>
      <w:proofErr w:type="gramStart"/>
      <w:r w:rsidRPr="00FD56B7">
        <w:rPr>
          <w:lang w:val="en-CA"/>
        </w:rPr>
        <w:t>purpose</w:t>
      </w:r>
      <w:proofErr w:type="gramEnd"/>
    </w:p>
    <w:p w14:paraId="1B270953" w14:textId="77777777" w:rsidR="002C1116" w:rsidRDefault="002C1116" w:rsidP="002C1116">
      <w:pPr>
        <w:autoSpaceDE w:val="0"/>
        <w:autoSpaceDN w:val="0"/>
        <w:adjustRightInd w:val="0"/>
        <w:spacing w:after="0" w:line="240" w:lineRule="atLeast"/>
        <w:rPr>
          <w:rFonts w:cs="Arial"/>
          <w:color w:val="000000"/>
          <w:lang w:val="en-CA"/>
        </w:rPr>
      </w:pPr>
    </w:p>
    <w:p w14:paraId="439D7F68"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report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4B674F0C" w14:textId="77777777" w:rsidR="002C1116" w:rsidRDefault="002C1116" w:rsidP="002C1116">
      <w:pPr>
        <w:pStyle w:val="Heading4"/>
        <w:rPr>
          <w:lang w:val="en-CA"/>
        </w:rPr>
      </w:pPr>
      <w:proofErr w:type="gramStart"/>
      <w:r>
        <w:rPr>
          <w:lang w:val="en-CA"/>
        </w:rPr>
        <w:lastRenderedPageBreak/>
        <w:t>s</w:t>
      </w:r>
      <w:r w:rsidRPr="00FD56B7">
        <w:rPr>
          <w:lang w:val="en-CA"/>
        </w:rPr>
        <w:t>tatus</w:t>
      </w:r>
      <w:proofErr w:type="gramEnd"/>
    </w:p>
    <w:p w14:paraId="55504C62" w14:textId="77777777" w:rsidR="002C1116" w:rsidRDefault="002C1116" w:rsidP="002C1116">
      <w:pPr>
        <w:autoSpaceDE w:val="0"/>
        <w:autoSpaceDN w:val="0"/>
        <w:adjustRightInd w:val="0"/>
        <w:spacing w:after="0" w:line="240" w:lineRule="atLeast"/>
        <w:rPr>
          <w:rFonts w:cs="Arial"/>
          <w:color w:val="000000"/>
          <w:lang w:val="en-CA"/>
        </w:rPr>
      </w:pPr>
    </w:p>
    <w:p w14:paraId="048F4151"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report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7B7E3EEB" w14:textId="77777777" w:rsidR="002C1116" w:rsidRDefault="002C1116" w:rsidP="002C1116">
      <w:pPr>
        <w:pStyle w:val="Heading4"/>
        <w:rPr>
          <w:lang w:val="en-CA"/>
        </w:rPr>
      </w:pPr>
      <w:proofErr w:type="gramStart"/>
      <w:r w:rsidRPr="00D970E9">
        <w:rPr>
          <w:lang w:val="en-CA"/>
        </w:rPr>
        <w:t>drillingMethod</w:t>
      </w:r>
      <w:proofErr w:type="gramEnd"/>
    </w:p>
    <w:p w14:paraId="3540CA3D"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19B4C3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615B9BD" w14:textId="77777777" w:rsidR="002C1116" w:rsidRDefault="002C1116" w:rsidP="002C1116">
      <w:pPr>
        <w:pStyle w:val="Heading4"/>
        <w:rPr>
          <w:lang w:val="en-CA"/>
        </w:rPr>
      </w:pPr>
      <w:proofErr w:type="gramStart"/>
      <w:r>
        <w:rPr>
          <w:lang w:val="en-CA"/>
        </w:rPr>
        <w:t>operator</w:t>
      </w:r>
      <w:proofErr w:type="gramEnd"/>
    </w:p>
    <w:p w14:paraId="4A836612" w14:textId="77777777" w:rsidR="002C1116" w:rsidRDefault="002C1116" w:rsidP="002C1116">
      <w:pPr>
        <w:autoSpaceDE w:val="0"/>
        <w:autoSpaceDN w:val="0"/>
        <w:adjustRightInd w:val="0"/>
        <w:spacing w:after="0" w:line="240" w:lineRule="atLeast"/>
        <w:rPr>
          <w:rFonts w:cs="Arial"/>
          <w:color w:val="000000"/>
          <w:lang w:val="en-CA"/>
        </w:rPr>
      </w:pPr>
    </w:p>
    <w:p w14:paraId="2DEF954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14993F79" w14:textId="77777777" w:rsidR="002C1116" w:rsidRDefault="002C1116" w:rsidP="002C1116">
      <w:pPr>
        <w:pStyle w:val="Heading4"/>
        <w:rPr>
          <w:lang w:val="en-CA"/>
        </w:rPr>
      </w:pPr>
      <w:proofErr w:type="gramStart"/>
      <w:r>
        <w:rPr>
          <w:lang w:val="en-CA"/>
        </w:rPr>
        <w:t>driller</w:t>
      </w:r>
      <w:proofErr w:type="gramEnd"/>
    </w:p>
    <w:p w14:paraId="5624B9B5" w14:textId="77777777" w:rsidR="002C1116" w:rsidRDefault="002C1116" w:rsidP="002C1116">
      <w:pPr>
        <w:autoSpaceDE w:val="0"/>
        <w:autoSpaceDN w:val="0"/>
        <w:adjustRightInd w:val="0"/>
        <w:spacing w:after="0" w:line="240" w:lineRule="atLeast"/>
        <w:rPr>
          <w:rFonts w:cs="Arial"/>
          <w:color w:val="000000"/>
          <w:lang w:val="en-CA"/>
        </w:rPr>
      </w:pPr>
    </w:p>
    <w:p w14:paraId="59F529C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2489E138" w14:textId="77777777" w:rsidR="002C1116" w:rsidRDefault="002C1116" w:rsidP="002C1116">
      <w:pPr>
        <w:pStyle w:val="Heading4"/>
        <w:rPr>
          <w:lang w:val="en-CA"/>
        </w:rPr>
      </w:pPr>
      <w:proofErr w:type="gramStart"/>
      <w:r w:rsidRPr="00D970E9">
        <w:rPr>
          <w:lang w:val="en-CA"/>
        </w:rPr>
        <w:t>drillStartDate</w:t>
      </w:r>
      <w:proofErr w:type="gramEnd"/>
    </w:p>
    <w:p w14:paraId="5891D797" w14:textId="77777777" w:rsidR="002C1116" w:rsidRDefault="002C1116" w:rsidP="002C1116">
      <w:pPr>
        <w:autoSpaceDE w:val="0"/>
        <w:autoSpaceDN w:val="0"/>
        <w:adjustRightInd w:val="0"/>
        <w:spacing w:after="0" w:line="240" w:lineRule="atLeast"/>
        <w:rPr>
          <w:rFonts w:cs="Arial"/>
          <w:color w:val="000000"/>
          <w:lang w:val="en-CA"/>
        </w:rPr>
      </w:pPr>
    </w:p>
    <w:p w14:paraId="6E08A92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w:t>
      </w:r>
      <w:proofErr w:type="gramStart"/>
      <w:r>
        <w:rPr>
          <w:rFonts w:cs="Arial"/>
          <w:color w:val="000000"/>
          <w:lang w:val="en-CA"/>
        </w:rPr>
        <w:t>:Primitive</w:t>
      </w:r>
      <w:proofErr w:type="gramEnd"/>
      <w:r>
        <w:rPr>
          <w:rFonts w:cs="Arial"/>
          <w:color w:val="000000"/>
          <w:lang w:val="en-CA"/>
        </w:rPr>
        <w:t>::CharacterString shall report t</w:t>
      </w:r>
      <w:r w:rsidRPr="002E1163">
        <w:rPr>
          <w:rFonts w:cs="Arial"/>
          <w:color w:val="000000"/>
          <w:lang w:val="en-CA"/>
        </w:rPr>
        <w:t>he date of the start of drilling</w:t>
      </w:r>
      <w:r>
        <w:rPr>
          <w:rFonts w:cs="Arial"/>
          <w:color w:val="000000"/>
          <w:lang w:val="en-CA"/>
        </w:rPr>
        <w:t xml:space="preserve"> </w:t>
      </w:r>
      <w:r w:rsidRPr="002E1163">
        <w:rPr>
          <w:rFonts w:cs="Arial"/>
          <w:color w:val="000000"/>
          <w:lang w:val="en-CA"/>
        </w:rPr>
        <w:t>formatted according to ISO 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3A680B5B" w14:textId="77777777" w:rsidR="002C1116" w:rsidRPr="00A12606" w:rsidRDefault="002C1116" w:rsidP="002C1116">
      <w:pPr>
        <w:pStyle w:val="Heading4"/>
      </w:pPr>
      <w:proofErr w:type="gramStart"/>
      <w:r w:rsidRPr="00A12606">
        <w:t>drillEndDate</w:t>
      </w:r>
      <w:proofErr w:type="gramEnd"/>
    </w:p>
    <w:p w14:paraId="44886C8A" w14:textId="77777777" w:rsidR="002C1116" w:rsidRDefault="002C1116" w:rsidP="002C1116">
      <w:pPr>
        <w:autoSpaceDE w:val="0"/>
        <w:autoSpaceDN w:val="0"/>
        <w:adjustRightInd w:val="0"/>
        <w:spacing w:after="0" w:line="240" w:lineRule="atLeast"/>
        <w:rPr>
          <w:rFonts w:cs="Arial"/>
          <w:color w:val="000000"/>
          <w:lang w:val="en-CA"/>
        </w:rPr>
      </w:pPr>
    </w:p>
    <w:p w14:paraId="40B8B2BD" w14:textId="77777777" w:rsidR="002C1116" w:rsidRPr="00D970E9" w:rsidRDefault="002C1116" w:rsidP="002C1116">
      <w:pPr>
        <w:rPr>
          <w:lang w:val="en-CA"/>
        </w:rPr>
      </w:pPr>
      <w:r>
        <w:t>If present, t</w:t>
      </w:r>
      <w:r>
        <w:rPr>
          <w:lang w:val="en-CA"/>
        </w:rPr>
        <w:t>he property drillEndData</w:t>
      </w:r>
      <w:proofErr w:type="gramStart"/>
      <w:r>
        <w:rPr>
          <w:lang w:val="en-CA"/>
        </w:rPr>
        <w:t>:Primitive</w:t>
      </w:r>
      <w:proofErr w:type="gramEnd"/>
      <w:r>
        <w:rPr>
          <w:lang w:val="en-CA"/>
        </w:rPr>
        <w:t>::CharacterString shall report t</w:t>
      </w:r>
      <w:r w:rsidRPr="00D970E9">
        <w:rPr>
          <w:lang w:val="en-CA"/>
        </w:rPr>
        <w:t xml:space="preserve">he date of the end of drilling </w:t>
      </w:r>
      <w:r>
        <w:rPr>
          <w:lang w:val="en-CA"/>
        </w:rPr>
        <w:t>formatted according to ISO 8601 (e.g. 2012-03-28).</w:t>
      </w:r>
    </w:p>
    <w:p w14:paraId="08ADD6E1" w14:textId="77777777" w:rsidR="002C1116" w:rsidRDefault="002C1116" w:rsidP="002C1116">
      <w:pPr>
        <w:pStyle w:val="Heading4"/>
        <w:rPr>
          <w:lang w:val="en-CA"/>
        </w:rPr>
      </w:pPr>
      <w:proofErr w:type="gramStart"/>
      <w:r>
        <w:rPr>
          <w:lang w:val="en-CA"/>
        </w:rPr>
        <w:t>startPoint</w:t>
      </w:r>
      <w:proofErr w:type="gramEnd"/>
    </w:p>
    <w:p w14:paraId="10191D87" w14:textId="77777777" w:rsidR="002C1116" w:rsidRDefault="002C1116" w:rsidP="002C1116">
      <w:pPr>
        <w:autoSpaceDE w:val="0"/>
        <w:autoSpaceDN w:val="0"/>
        <w:adjustRightInd w:val="0"/>
        <w:spacing w:after="0" w:line="240" w:lineRule="atLeast"/>
        <w:rPr>
          <w:rFonts w:cs="Arial"/>
          <w:color w:val="000000"/>
          <w:lang w:val="en-CA"/>
        </w:rPr>
      </w:pPr>
    </w:p>
    <w:p w14:paraId="2E8E88D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w:t>
      </w:r>
      <w:proofErr w:type="gramStart"/>
      <w:r>
        <w:rPr>
          <w:rFonts w:cs="Arial"/>
          <w:color w:val="000000"/>
          <w:lang w:val="en-CA"/>
        </w:rPr>
        <w:t>:Primitive</w:t>
      </w:r>
      <w:proofErr w:type="gramEnd"/>
      <w:r>
        <w:rPr>
          <w:rFonts w:cs="Arial"/>
          <w:color w:val="000000"/>
          <w:lang w:val="en-CA"/>
        </w:rPr>
        <w: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58B2220B" w14:textId="77777777" w:rsidR="002C1116" w:rsidRDefault="002C1116" w:rsidP="002C1116">
      <w:pPr>
        <w:pStyle w:val="Heading4"/>
        <w:rPr>
          <w:lang w:val="en-CA"/>
        </w:rPr>
      </w:pPr>
      <w:proofErr w:type="gramStart"/>
      <w:r>
        <w:rPr>
          <w:lang w:val="en-CA"/>
        </w:rPr>
        <w:t>inclinationType</w:t>
      </w:r>
      <w:proofErr w:type="gramEnd"/>
    </w:p>
    <w:p w14:paraId="44D0D809" w14:textId="77777777" w:rsidR="002C1116" w:rsidRDefault="002C1116" w:rsidP="002C1116">
      <w:pPr>
        <w:autoSpaceDE w:val="0"/>
        <w:autoSpaceDN w:val="0"/>
        <w:adjustRightInd w:val="0"/>
        <w:spacing w:after="0" w:line="240" w:lineRule="atLeast"/>
        <w:rPr>
          <w:rFonts w:cs="Arial"/>
          <w:color w:val="000000"/>
          <w:lang w:val="en-CA"/>
        </w:rPr>
      </w:pPr>
    </w:p>
    <w:p w14:paraId="1AFCBB85"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inclinationType</w:t>
      </w:r>
      <w:proofErr w:type="gramStart"/>
      <w:r>
        <w:rPr>
          <w:rFonts w:cs="Arial"/>
          <w:color w:val="000000"/>
          <w:lang w:val="en-CA"/>
        </w:rPr>
        <w:t>:Primitive</w:t>
      </w:r>
      <w:proofErr w:type="gramEnd"/>
      <w:r>
        <w:rPr>
          <w:rFonts w:cs="Arial"/>
          <w:color w:val="000000"/>
          <w:lang w:val="en-CA"/>
        </w:rPr>
        <w:t>::CharacterString shall i</w:t>
      </w:r>
      <w:r w:rsidRPr="00E341D3">
        <w:rPr>
          <w:rFonts w:cs="Arial"/>
          <w:color w:val="000000"/>
          <w:lang w:val="en-CA"/>
        </w:rPr>
        <w:t>ndicate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1CAB27EA" w14:textId="77777777" w:rsidR="002C1116" w:rsidRDefault="002C1116" w:rsidP="002C1116">
      <w:pPr>
        <w:pStyle w:val="Heading4"/>
        <w:rPr>
          <w:lang w:val="en-CA"/>
        </w:rPr>
      </w:pPr>
      <w:proofErr w:type="gramStart"/>
      <w:r w:rsidRPr="00FE4C9E">
        <w:rPr>
          <w:lang w:val="en-CA"/>
        </w:rPr>
        <w:t>boreholeMaterialCustodian</w:t>
      </w:r>
      <w:proofErr w:type="gramEnd"/>
    </w:p>
    <w:p w14:paraId="6D270F8D" w14:textId="77777777" w:rsidR="002C1116" w:rsidRDefault="002C1116" w:rsidP="002C1116">
      <w:pPr>
        <w:autoSpaceDE w:val="0"/>
        <w:autoSpaceDN w:val="0"/>
        <w:adjustRightInd w:val="0"/>
        <w:spacing w:after="0" w:line="240" w:lineRule="atLeast"/>
        <w:rPr>
          <w:rFonts w:cs="Arial"/>
          <w:color w:val="000000"/>
          <w:lang w:val="en-CA"/>
        </w:rPr>
      </w:pPr>
    </w:p>
    <w:p w14:paraId="0E8C825F" w14:textId="77777777"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proofErr w:type="gramStart"/>
      <w:r>
        <w:rPr>
          <w:rFonts w:cs="Arial"/>
          <w:color w:val="000000"/>
          <w:lang w:val="en-CA"/>
        </w:rPr>
        <w:t>:Primitive</w:t>
      </w:r>
      <w:proofErr w:type="gramEnd"/>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19D89F8D" w14:textId="77777777" w:rsidR="002C1116" w:rsidRDefault="002C1116" w:rsidP="002C1116">
      <w:pPr>
        <w:pStyle w:val="Heading4"/>
        <w:rPr>
          <w:lang w:val="en-CA"/>
        </w:rPr>
      </w:pPr>
      <w:r w:rsidRPr="0061478E">
        <w:rPr>
          <w:lang w:val="en-CA"/>
        </w:rPr>
        <w:t>boreholeLength_m</w:t>
      </w:r>
    </w:p>
    <w:p w14:paraId="266D9CA5" w14:textId="77777777" w:rsidR="002C1116" w:rsidRDefault="002C1116" w:rsidP="002C1116">
      <w:pPr>
        <w:autoSpaceDE w:val="0"/>
        <w:autoSpaceDN w:val="0"/>
        <w:adjustRightInd w:val="0"/>
        <w:spacing w:after="0" w:line="240" w:lineRule="atLeast"/>
        <w:rPr>
          <w:rFonts w:cs="Arial"/>
          <w:color w:val="000000"/>
          <w:lang w:val="en-CA"/>
        </w:rPr>
      </w:pPr>
    </w:p>
    <w:p w14:paraId="561F372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w:t>
      </w:r>
      <w:proofErr w:type="gramStart"/>
      <w:r>
        <w:rPr>
          <w:rFonts w:cs="Arial"/>
          <w:color w:val="000000"/>
          <w:lang w:val="en-CA"/>
        </w:rPr>
        <w:t>:Primitive</w:t>
      </w:r>
      <w:proofErr w:type="gramEnd"/>
      <w:r>
        <w:rPr>
          <w:rFonts w:cs="Arial"/>
          <w:color w:val="000000"/>
          <w:lang w:val="en-CA"/>
        </w:rPr>
        <w:t>::Number shall report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7B0AB77A" w14:textId="77777777" w:rsidR="002C1116" w:rsidRPr="00D970E9" w:rsidRDefault="002C1116" w:rsidP="002C1116">
      <w:pPr>
        <w:pStyle w:val="Heading4"/>
        <w:rPr>
          <w:lang w:val="en-CA"/>
        </w:rPr>
      </w:pPr>
      <w:r w:rsidRPr="00D970E9">
        <w:rPr>
          <w:lang w:val="en-CA"/>
        </w:rPr>
        <w:t>elevation_m</w:t>
      </w:r>
    </w:p>
    <w:p w14:paraId="652DB330" w14:textId="77777777" w:rsidR="002C1116" w:rsidRDefault="002C1116" w:rsidP="002C1116">
      <w:pPr>
        <w:autoSpaceDE w:val="0"/>
        <w:autoSpaceDN w:val="0"/>
        <w:adjustRightInd w:val="0"/>
        <w:spacing w:after="0" w:line="240" w:lineRule="atLeast"/>
        <w:rPr>
          <w:rFonts w:cs="Arial"/>
          <w:color w:val="000000"/>
          <w:lang w:val="en-CA"/>
        </w:rPr>
      </w:pPr>
    </w:p>
    <w:p w14:paraId="2540199F"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elevation_m</w:t>
      </w:r>
      <w:proofErr w:type="gramStart"/>
      <w:r>
        <w:rPr>
          <w:rFonts w:cs="Arial"/>
          <w:color w:val="000000"/>
          <w:lang w:val="en-CA"/>
        </w:rPr>
        <w:t>:Primitive</w:t>
      </w:r>
      <w:proofErr w:type="gramEnd"/>
      <w:r>
        <w:rPr>
          <w:rFonts w:cs="Arial"/>
          <w:color w:val="000000"/>
          <w:lang w:val="en-CA"/>
        </w:rPr>
        <w:t xml:space="preserve">::Number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1F8EDAE8" w14:textId="77777777" w:rsidR="002C1116" w:rsidRPr="00D970E9" w:rsidRDefault="002C1116" w:rsidP="002C1116">
      <w:pPr>
        <w:pStyle w:val="Heading4"/>
        <w:rPr>
          <w:lang w:val="en-CA"/>
        </w:rPr>
      </w:pPr>
      <w:r w:rsidRPr="00D970E9">
        <w:rPr>
          <w:lang w:val="en-CA"/>
        </w:rPr>
        <w:t>elevation_srs</w:t>
      </w:r>
    </w:p>
    <w:p w14:paraId="4670C2DC" w14:textId="77777777" w:rsidR="002C1116" w:rsidRDefault="002C1116" w:rsidP="002C1116">
      <w:pPr>
        <w:autoSpaceDE w:val="0"/>
        <w:autoSpaceDN w:val="0"/>
        <w:adjustRightInd w:val="0"/>
        <w:spacing w:after="0" w:line="240" w:lineRule="atLeast"/>
        <w:rPr>
          <w:rFonts w:cs="Arial"/>
          <w:color w:val="000000"/>
          <w:lang w:val="en-CA"/>
        </w:rPr>
      </w:pPr>
    </w:p>
    <w:p w14:paraId="6EF03DD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elevation_srs</w:t>
      </w:r>
      <w:proofErr w:type="gramStart"/>
      <w:r>
        <w:rPr>
          <w:rFonts w:cs="Arial"/>
          <w:color w:val="000000"/>
          <w:lang w:val="en-CA"/>
        </w:rPr>
        <w:t>:Primitive</w:t>
      </w:r>
      <w:proofErr w:type="gramEnd"/>
      <w:r>
        <w:rPr>
          <w:rFonts w:cs="Arial"/>
          <w:color w:val="000000"/>
          <w:lang w:val="en-CA"/>
        </w:rPr>
        <w:t xml:space="preserve">::CharacterString shall be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D1D5794"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bookmarkStart w:id="569" w:name="_GoBack"/>
            <w:r>
              <w:rPr>
                <w:rStyle w:val="reqtext"/>
                <w:lang w:val="en-CA"/>
              </w:rPr>
              <w:t xml:space="preserve">If present, elevation_srs SHALL </w:t>
            </w:r>
            <w:commentRangeStart w:id="570"/>
            <w:r>
              <w:rPr>
                <w:rStyle w:val="reqtext"/>
                <w:lang w:val="en-CA"/>
              </w:rPr>
              <w:t xml:space="preserve">resolve </w:t>
            </w:r>
            <w:commentRangeEnd w:id="570"/>
            <w:r>
              <w:rPr>
                <w:rStyle w:val="CommentReference"/>
                <w:rFonts w:ascii="Times New Roman" w:eastAsia="Times New Roman" w:hAnsi="Times New Roman"/>
                <w:lang w:val="en-US" w:eastAsia="en-US"/>
              </w:rPr>
              <w:commentReference w:id="570"/>
            </w:r>
            <w:r>
              <w:rPr>
                <w:rStyle w:val="reqtext"/>
                <w:lang w:val="en-CA"/>
              </w:rPr>
              <w:t>to a valid EPSG vertical datum in the range EPSG:5600 to EPSG:5799</w:t>
            </w:r>
            <w:bookmarkEnd w:id="569"/>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36AF4BDE" w14:textId="77777777" w:rsidR="002C1116" w:rsidRDefault="002C1116" w:rsidP="002C1116">
      <w:pPr>
        <w:pStyle w:val="Heading4"/>
        <w:rPr>
          <w:lang w:val="en-CA"/>
        </w:rPr>
      </w:pPr>
      <w:proofErr w:type="gramStart"/>
      <w:r w:rsidRPr="00D970E9">
        <w:rPr>
          <w:lang w:val="en-CA"/>
        </w:rPr>
        <w:t>positionalAccuracy</w:t>
      </w:r>
      <w:proofErr w:type="gramEnd"/>
    </w:p>
    <w:p w14:paraId="7DFE61D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2FC0E9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report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3AC83AAD" w14:textId="77777777" w:rsidR="002C1116" w:rsidRDefault="002C1116" w:rsidP="002C1116">
      <w:pPr>
        <w:pStyle w:val="Heading4"/>
        <w:rPr>
          <w:lang w:val="en-CA"/>
        </w:rPr>
      </w:pPr>
      <w:proofErr w:type="gramStart"/>
      <w:r>
        <w:rPr>
          <w:lang w:val="en-CA"/>
        </w:rPr>
        <w:lastRenderedPageBreak/>
        <w:t>source</w:t>
      </w:r>
      <w:proofErr w:type="gramEnd"/>
    </w:p>
    <w:p w14:paraId="2E7FE2CE" w14:textId="77777777" w:rsidR="002C1116" w:rsidRDefault="002C1116" w:rsidP="002C1116">
      <w:pPr>
        <w:autoSpaceDE w:val="0"/>
        <w:autoSpaceDN w:val="0"/>
        <w:adjustRightInd w:val="0"/>
        <w:spacing w:after="0" w:line="240" w:lineRule="atLeast"/>
        <w:rPr>
          <w:rFonts w:cs="Arial"/>
          <w:color w:val="000000"/>
          <w:lang w:val="en-CA"/>
        </w:rPr>
      </w:pPr>
    </w:p>
    <w:p w14:paraId="7B2CB826"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36444269" w14:textId="77777777" w:rsidR="002C1116" w:rsidRDefault="002C1116" w:rsidP="002C1116">
      <w:pPr>
        <w:pStyle w:val="Heading4"/>
        <w:rPr>
          <w:lang w:val="en-CA"/>
        </w:rPr>
      </w:pPr>
      <w:r w:rsidRPr="00BE718C">
        <w:rPr>
          <w:lang w:val="en-CA"/>
        </w:rPr>
        <w:t>parentBorehole_uri</w:t>
      </w:r>
    </w:p>
    <w:p w14:paraId="73B49946" w14:textId="77777777" w:rsidR="002C1116" w:rsidRDefault="002C1116" w:rsidP="002C1116">
      <w:pPr>
        <w:autoSpaceDE w:val="0"/>
        <w:autoSpaceDN w:val="0"/>
        <w:adjustRightInd w:val="0"/>
        <w:spacing w:after="0" w:line="240" w:lineRule="atLeast"/>
        <w:rPr>
          <w:rFonts w:cs="Arial"/>
          <w:color w:val="000000"/>
          <w:lang w:val="en-CA"/>
        </w:rPr>
      </w:pPr>
    </w:p>
    <w:p w14:paraId="7268F82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7F9AD070"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0CDB01A4" w14:textId="77777777" w:rsidR="002C1116" w:rsidRPr="00D970E9" w:rsidRDefault="002C1116" w:rsidP="002C1116">
      <w:pPr>
        <w:pStyle w:val="Heading4"/>
        <w:rPr>
          <w:lang w:val="en-CA"/>
        </w:rPr>
      </w:pPr>
      <w:r w:rsidRPr="00D970E9">
        <w:rPr>
          <w:lang w:val="en-CA"/>
        </w:rPr>
        <w:t>metadata_uri</w:t>
      </w:r>
    </w:p>
    <w:p w14:paraId="48DAB3F0" w14:textId="77777777" w:rsidR="002C1116" w:rsidRDefault="002C1116" w:rsidP="002C1116">
      <w:pPr>
        <w:autoSpaceDE w:val="0"/>
        <w:autoSpaceDN w:val="0"/>
        <w:adjustRightInd w:val="0"/>
        <w:spacing w:after="0" w:line="240" w:lineRule="atLeast"/>
        <w:rPr>
          <w:rFonts w:cs="Arial"/>
          <w:color w:val="000000"/>
          <w:lang w:val="en-CA"/>
        </w:rPr>
      </w:pPr>
    </w:p>
    <w:p w14:paraId="0935E35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2D59CADD" w14:textId="77777777" w:rsidR="002C1116" w:rsidRDefault="002C1116" w:rsidP="002C1116">
      <w:pPr>
        <w:pStyle w:val="Heading4"/>
      </w:pPr>
      <w:proofErr w:type="gramStart"/>
      <w:r w:rsidRPr="00C17A19">
        <w:t>genericSymbolizer</w:t>
      </w:r>
      <w:proofErr w:type="gramEnd"/>
    </w:p>
    <w:p w14:paraId="68C83A5A" w14:textId="77777777" w:rsidR="002C1116" w:rsidRPr="00BE718C" w:rsidRDefault="002C1116" w:rsidP="002C1116"/>
    <w:p w14:paraId="64738621"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EED8E5C" w14:textId="77777777" w:rsidR="002C1116" w:rsidRDefault="002C1116" w:rsidP="002C1116">
      <w:pPr>
        <w:pStyle w:val="Heading4"/>
      </w:pPr>
      <w:proofErr w:type="gramStart"/>
      <w:r>
        <w:t>s</w:t>
      </w:r>
      <w:r w:rsidRPr="004E3A57">
        <w:t>hape</w:t>
      </w:r>
      <w:proofErr w:type="gramEnd"/>
    </w:p>
    <w:p w14:paraId="3A7B2841" w14:textId="77777777" w:rsidR="002C1116" w:rsidRDefault="002C1116" w:rsidP="002C1116"/>
    <w:p w14:paraId="21C40E5F" w14:textId="77777777" w:rsidR="002C1116" w:rsidRDefault="002C1116" w:rsidP="002C1116">
      <w:r>
        <w:t>The property shape</w:t>
      </w:r>
      <w:proofErr w:type="gramStart"/>
      <w:r>
        <w:t>:GM</w:t>
      </w:r>
      <w:proofErr w:type="gramEnd"/>
      <w:r>
        <w:t xml:space="preserve">_Object shall contain a </w:t>
      </w:r>
      <w:r w:rsidRPr="00BE718C">
        <w:t>Geometry defining the extent of the borehole start point.</w:t>
      </w:r>
    </w:p>
    <w:p w14:paraId="7968144C" w14:textId="77777777" w:rsidR="002C1116" w:rsidRDefault="002C1116" w:rsidP="002C1116">
      <w:pPr>
        <w:pStyle w:val="Heading4"/>
      </w:pPr>
      <w:r w:rsidRPr="004E3A57">
        <w:t>Any</w:t>
      </w:r>
    </w:p>
    <w:p w14:paraId="28DF93E2" w14:textId="77777777" w:rsidR="002C1116" w:rsidRDefault="002C1116" w:rsidP="002C1116"/>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71" w:name="_Toc455237416"/>
      <w:r w:rsidRPr="00D14AF0">
        <w:rPr>
          <w:lang w:val="en-CA"/>
        </w:rPr>
        <w:t>ContactView</w:t>
      </w:r>
      <w:bookmarkEnd w:id="571"/>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AU" w:eastAsia="en-AU"/>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DC00B9"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DC00B9" w:rsidRDefault="002C1116" w:rsidP="003811C7">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11964D62" w14:textId="77777777" w:rsidR="002C1116" w:rsidRPr="00DC00B9"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2C1116" w:rsidRPr="00DC00B9"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0E552003"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2C1116" w:rsidRPr="00DC00B9"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0E6065F0"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2C1116" w:rsidRPr="00DC00B9"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7DB34E47"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2C1116" w:rsidRPr="00DC00B9"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4F10AE84"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75FB190C"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DC00B9"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7DE24387"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5AC6768E"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2C1116" w:rsidRPr="00DC00B9"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3EAB05A9"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407398F2"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4B948033"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5458C69D"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2C1116" w:rsidRPr="00DC00B9"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076B7B4A"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2C1116" w:rsidRPr="00DC00B9"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013FFB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A46579E" w14:textId="77777777" w:rsidR="002C1116" w:rsidRPr="00DC00B9" w:rsidRDefault="002C1116" w:rsidP="003811C7">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72"/>
      <w:r>
        <w:rPr>
          <w:lang w:val="en-CA"/>
        </w:rPr>
        <w:t>3986</w:t>
      </w:r>
      <w:commentRangeEnd w:id="572"/>
      <w:r>
        <w:rPr>
          <w:rStyle w:val="CommentReference"/>
        </w:rPr>
        <w:commentReference w:id="572"/>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0D2150C1"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79568FA1" w14:textId="77777777" w:rsidR="002C1116" w:rsidRDefault="002C1116" w:rsidP="002C1116">
      <w:pPr>
        <w:pStyle w:val="Heading4"/>
      </w:pPr>
      <w:proofErr w:type="gramStart"/>
      <w:r>
        <w:t>name</w:t>
      </w:r>
      <w:proofErr w:type="gramEnd"/>
    </w:p>
    <w:p w14:paraId="08D10037" w14:textId="77777777" w:rsidR="002C1116" w:rsidRDefault="002C1116" w:rsidP="002C1116"/>
    <w:p w14:paraId="5501E0AC" w14:textId="77777777" w:rsidR="002C1116" w:rsidRDefault="002C1116" w:rsidP="002C1116">
      <w:r>
        <w:t>If present, the property name</w:t>
      </w:r>
      <w:proofErr w:type="gramStart"/>
      <w:r>
        <w:t>:Primitive</w:t>
      </w:r>
      <w:proofErr w:type="gramEnd"/>
      <w:r>
        <w:t>::CharacterString shall report the d</w:t>
      </w:r>
      <w:r w:rsidRPr="00176E9E">
        <w:t>isplay name for the Contact.</w:t>
      </w:r>
    </w:p>
    <w:p w14:paraId="44150425" w14:textId="77777777" w:rsidR="002C1116" w:rsidRDefault="002C1116" w:rsidP="002C1116">
      <w:pPr>
        <w:pStyle w:val="Heading4"/>
        <w:rPr>
          <w:lang w:val="en-CA"/>
        </w:rPr>
      </w:pPr>
      <w:proofErr w:type="gramStart"/>
      <w:r>
        <w:rPr>
          <w:lang w:val="en-CA"/>
        </w:rPr>
        <w:t>d</w:t>
      </w:r>
      <w:r w:rsidRPr="00176E9E">
        <w:rPr>
          <w:lang w:val="en-CA"/>
        </w:rPr>
        <w:t>escription</w:t>
      </w:r>
      <w:proofErr w:type="gramEnd"/>
    </w:p>
    <w:p w14:paraId="754CDB3A" w14:textId="77777777" w:rsidR="002C1116" w:rsidRDefault="002C1116" w:rsidP="002C1116">
      <w:pPr>
        <w:autoSpaceDE w:val="0"/>
        <w:autoSpaceDN w:val="0"/>
        <w:adjustRightInd w:val="0"/>
        <w:spacing w:after="0" w:line="240" w:lineRule="atLeast"/>
        <w:rPr>
          <w:rFonts w:cs="Arial"/>
          <w:color w:val="000000"/>
          <w:lang w:val="en-CA"/>
        </w:rPr>
      </w:pPr>
    </w:p>
    <w:p w14:paraId="20832D78"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:Primitive</w:t>
      </w:r>
      <w:proofErr w:type="gramEnd"/>
      <w:r>
        <w:rPr>
          <w:rFonts w:cs="Arial"/>
          <w:color w:val="000000"/>
          <w:lang w:val="en-CA"/>
        </w:rPr>
        <w:t xml:space="preserve">::CharacterString shall report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7685DF46" w14:textId="77777777" w:rsidR="002C1116" w:rsidRDefault="002C1116" w:rsidP="002C1116">
      <w:pPr>
        <w:pStyle w:val="Heading4"/>
        <w:rPr>
          <w:lang w:val="en-CA"/>
        </w:rPr>
      </w:pPr>
      <w:proofErr w:type="gramStart"/>
      <w:r w:rsidRPr="00176E9E">
        <w:rPr>
          <w:lang w:val="en-CA"/>
        </w:rPr>
        <w:t>contactType</w:t>
      </w:r>
      <w:proofErr w:type="gramEnd"/>
    </w:p>
    <w:p w14:paraId="08D38A14" w14:textId="77777777" w:rsidR="002C1116" w:rsidRDefault="002C1116" w:rsidP="002C1116">
      <w:pPr>
        <w:autoSpaceDE w:val="0"/>
        <w:autoSpaceDN w:val="0"/>
        <w:adjustRightInd w:val="0"/>
        <w:spacing w:after="0" w:line="240" w:lineRule="atLeast"/>
        <w:rPr>
          <w:rFonts w:cs="Arial"/>
          <w:color w:val="000000"/>
          <w:lang w:val="en-CA"/>
        </w:rPr>
      </w:pPr>
    </w:p>
    <w:p w14:paraId="3664C8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contactType</w:t>
      </w:r>
      <w:proofErr w:type="gramStart"/>
      <w:r>
        <w:rPr>
          <w:rFonts w:cs="Arial"/>
          <w:color w:val="000000"/>
          <w:lang w:val="en-CA"/>
        </w:rPr>
        <w:t>:Primitive</w:t>
      </w:r>
      <w:proofErr w:type="gramEnd"/>
      <w:r>
        <w:rPr>
          <w:rFonts w:cs="Arial"/>
          <w:color w:val="000000"/>
          <w:lang w:val="en-CA"/>
        </w:rPr>
        <w:t>::CharacterString shall report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6A293234" w14:textId="77777777" w:rsidR="002C1116" w:rsidRDefault="002C1116" w:rsidP="002C1116">
      <w:pPr>
        <w:pStyle w:val="Heading4"/>
        <w:rPr>
          <w:lang w:val="en-CA"/>
        </w:rPr>
      </w:pPr>
      <w:proofErr w:type="gramStart"/>
      <w:r w:rsidRPr="00D970E9">
        <w:rPr>
          <w:lang w:val="en-CA"/>
        </w:rPr>
        <w:t>observationMethod</w:t>
      </w:r>
      <w:proofErr w:type="gramEnd"/>
    </w:p>
    <w:p w14:paraId="4977D1A7" w14:textId="77777777" w:rsidR="002C1116" w:rsidRDefault="002C1116" w:rsidP="002C1116">
      <w:pPr>
        <w:autoSpaceDE w:val="0"/>
        <w:autoSpaceDN w:val="0"/>
        <w:adjustRightInd w:val="0"/>
        <w:spacing w:after="0" w:line="240" w:lineRule="atLeast"/>
        <w:rPr>
          <w:rFonts w:cs="Arial"/>
          <w:color w:val="000000"/>
          <w:lang w:val="en-CA"/>
        </w:rPr>
      </w:pPr>
    </w:p>
    <w:p w14:paraId="14B2C89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7C7952A" w14:textId="77777777" w:rsidR="002C1116" w:rsidRDefault="002C1116" w:rsidP="002C1116">
      <w:pPr>
        <w:pStyle w:val="Heading4"/>
        <w:rPr>
          <w:lang w:val="en-CA"/>
        </w:rPr>
      </w:pPr>
      <w:proofErr w:type="gramStart"/>
      <w:r w:rsidRPr="00D970E9">
        <w:rPr>
          <w:lang w:val="en-CA"/>
        </w:rPr>
        <w:lastRenderedPageBreak/>
        <w:t>positionalAccuracy</w:t>
      </w:r>
      <w:proofErr w:type="gramEnd"/>
    </w:p>
    <w:p w14:paraId="0EB221C3" w14:textId="77777777" w:rsidR="002C1116" w:rsidRDefault="002C1116" w:rsidP="002C1116">
      <w:pPr>
        <w:autoSpaceDE w:val="0"/>
        <w:autoSpaceDN w:val="0"/>
        <w:adjustRightInd w:val="0"/>
        <w:spacing w:after="0" w:line="240" w:lineRule="atLeast"/>
        <w:rPr>
          <w:rFonts w:cs="Arial"/>
          <w:color w:val="000000"/>
          <w:lang w:val="en-CA"/>
        </w:rPr>
      </w:pPr>
    </w:p>
    <w:p w14:paraId="62C5DD7A" w14:textId="77777777" w:rsidR="002C1116" w:rsidRPr="00D970E9" w:rsidRDefault="002C1116" w:rsidP="002C1116">
      <w:pPr>
        <w:rPr>
          <w:lang w:val="en-CA"/>
        </w:rPr>
      </w:pPr>
      <w:r>
        <w:t>If present, t</w:t>
      </w:r>
      <w:r>
        <w:rPr>
          <w:lang w:val="en-CA"/>
        </w:rPr>
        <w:t>he property positionalAccuracy:Primitive::CharacterString shall report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5BCE6E88" w14:textId="77777777" w:rsidR="002C1116" w:rsidRDefault="002C1116" w:rsidP="002C1116">
      <w:pPr>
        <w:pStyle w:val="Heading4"/>
        <w:rPr>
          <w:lang w:val="en-CA"/>
        </w:rPr>
      </w:pPr>
      <w:proofErr w:type="gramStart"/>
      <w:r>
        <w:rPr>
          <w:lang w:val="en-CA"/>
        </w:rPr>
        <w:t>s</w:t>
      </w:r>
      <w:r w:rsidRPr="00D970E9">
        <w:rPr>
          <w:lang w:val="en-CA"/>
        </w:rPr>
        <w:t>ource</w:t>
      </w:r>
      <w:proofErr w:type="gramEnd"/>
    </w:p>
    <w:p w14:paraId="19732FC0" w14:textId="77777777" w:rsidR="002C1116" w:rsidRDefault="002C1116" w:rsidP="002C1116">
      <w:pPr>
        <w:autoSpaceDE w:val="0"/>
        <w:autoSpaceDN w:val="0"/>
        <w:adjustRightInd w:val="0"/>
        <w:spacing w:after="0" w:line="240" w:lineRule="atLeast"/>
        <w:rPr>
          <w:rFonts w:cs="Arial"/>
          <w:color w:val="000000"/>
          <w:lang w:val="en-CA"/>
        </w:rPr>
      </w:pPr>
    </w:p>
    <w:p w14:paraId="72FB922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1CDD25DA" w14:textId="77777777" w:rsidR="002C1116" w:rsidRPr="00D970E9" w:rsidRDefault="002C1116" w:rsidP="002C1116">
      <w:pPr>
        <w:pStyle w:val="Heading4"/>
        <w:rPr>
          <w:lang w:val="en-CA"/>
        </w:rPr>
      </w:pPr>
      <w:r w:rsidRPr="00D970E9">
        <w:rPr>
          <w:lang w:val="en-CA"/>
        </w:rPr>
        <w:t>contactType_uri</w:t>
      </w:r>
    </w:p>
    <w:p w14:paraId="6B01E89F" w14:textId="77777777" w:rsidR="002C1116" w:rsidRDefault="002C1116" w:rsidP="002C1116">
      <w:pPr>
        <w:autoSpaceDE w:val="0"/>
        <w:autoSpaceDN w:val="0"/>
        <w:adjustRightInd w:val="0"/>
        <w:spacing w:after="0" w:line="240" w:lineRule="atLeast"/>
        <w:rPr>
          <w:rFonts w:cs="Arial"/>
          <w:color w:val="000000"/>
          <w:lang w:val="en-CA"/>
        </w:rPr>
      </w:pPr>
    </w:p>
    <w:p w14:paraId="43460017"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:Primitive</w:t>
      </w:r>
      <w:proofErr w:type="gramEnd"/>
      <w:r>
        <w:rPr>
          <w:rFonts w:cs="Arial"/>
          <w:color w:val="000000"/>
          <w:lang w:val="en-CA"/>
        </w:rPr>
        <w:t xml:space="preserve">::CharacterString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5C7FDD5A" w14:textId="77777777" w:rsidR="002C1116" w:rsidRPr="00D970E9" w:rsidRDefault="002C1116" w:rsidP="002C1116">
      <w:pPr>
        <w:pStyle w:val="Heading4"/>
        <w:rPr>
          <w:lang w:val="en-CA"/>
        </w:rPr>
      </w:pPr>
      <w:r w:rsidRPr="00D970E9">
        <w:rPr>
          <w:lang w:val="en-CA"/>
        </w:rPr>
        <w:t>specification_uri</w:t>
      </w:r>
    </w:p>
    <w:p w14:paraId="305B9E09" w14:textId="77777777" w:rsidR="002C1116" w:rsidRDefault="002C1116" w:rsidP="002C1116">
      <w:pPr>
        <w:autoSpaceDE w:val="0"/>
        <w:autoSpaceDN w:val="0"/>
        <w:adjustRightInd w:val="0"/>
        <w:spacing w:after="0" w:line="240" w:lineRule="atLeast"/>
        <w:rPr>
          <w:rFonts w:cs="Arial"/>
          <w:color w:val="000000"/>
          <w:lang w:val="en-CA"/>
        </w:rPr>
      </w:pPr>
    </w:p>
    <w:p w14:paraId="45CA9F0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48F1D39" w14:textId="77777777" w:rsidR="002C1116" w:rsidRDefault="002C1116" w:rsidP="002C1116">
      <w:pPr>
        <w:pStyle w:val="Heading4"/>
        <w:rPr>
          <w:lang w:val="en-CA"/>
        </w:rPr>
      </w:pPr>
      <w:r w:rsidRPr="00D970E9">
        <w:rPr>
          <w:lang w:val="en-CA"/>
        </w:rPr>
        <w:t>metadata_uri</w:t>
      </w:r>
    </w:p>
    <w:p w14:paraId="0160D92B"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7B7808B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report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6FF613CB" w14:textId="77777777" w:rsidR="002C1116" w:rsidRDefault="002C1116" w:rsidP="002C1116">
      <w:pPr>
        <w:pStyle w:val="Heading4"/>
        <w:rPr>
          <w:lang w:val="en-CA"/>
        </w:rPr>
      </w:pPr>
      <w:proofErr w:type="gramStart"/>
      <w:r w:rsidRPr="00D970E9">
        <w:rPr>
          <w:lang w:val="en-CA"/>
        </w:rPr>
        <w:t>genericSymbolizer</w:t>
      </w:r>
      <w:proofErr w:type="gramEnd"/>
    </w:p>
    <w:p w14:paraId="4E624995" w14:textId="77777777" w:rsidR="002C1116" w:rsidRDefault="002C1116" w:rsidP="002C1116">
      <w:pPr>
        <w:autoSpaceDE w:val="0"/>
        <w:autoSpaceDN w:val="0"/>
        <w:adjustRightInd w:val="0"/>
        <w:spacing w:after="0" w:line="240" w:lineRule="atLeast"/>
        <w:rPr>
          <w:rFonts w:cs="Arial"/>
          <w:color w:val="000000"/>
          <w:lang w:val="en-CA"/>
        </w:rPr>
      </w:pPr>
    </w:p>
    <w:p w14:paraId="2BADB64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31795CC8" w14:textId="77777777" w:rsidR="002C1116" w:rsidRDefault="002C1116" w:rsidP="002C1116">
      <w:pPr>
        <w:pStyle w:val="Heading4"/>
        <w:rPr>
          <w:lang w:val="en-CA"/>
        </w:rPr>
      </w:pPr>
      <w:proofErr w:type="gramStart"/>
      <w:r>
        <w:rPr>
          <w:lang w:val="en-CA"/>
        </w:rPr>
        <w:t>shape</w:t>
      </w:r>
      <w:proofErr w:type="gramEnd"/>
    </w:p>
    <w:p w14:paraId="17E9435E" w14:textId="77777777" w:rsidR="002C1116" w:rsidRDefault="002C1116" w:rsidP="002C1116">
      <w:pPr>
        <w:autoSpaceDE w:val="0"/>
        <w:autoSpaceDN w:val="0"/>
        <w:adjustRightInd w:val="0"/>
        <w:spacing w:after="0" w:line="240" w:lineRule="atLeast"/>
        <w:rPr>
          <w:rFonts w:cs="Arial"/>
          <w:color w:val="000000"/>
          <w:lang w:val="en-CA"/>
        </w:rPr>
      </w:pPr>
    </w:p>
    <w:p w14:paraId="6ACA376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539C0969" w14:textId="77777777" w:rsidR="002C1116" w:rsidRDefault="002C1116" w:rsidP="002C1116">
      <w:pPr>
        <w:pStyle w:val="Heading4"/>
      </w:pPr>
      <w:r w:rsidRPr="004E3A57">
        <w:t>Any</w:t>
      </w:r>
    </w:p>
    <w:p w14:paraId="2421DC1C" w14:textId="77777777" w:rsidR="002C1116" w:rsidRDefault="002C1116" w:rsidP="002C1116"/>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73" w:name="_Toc455237417"/>
      <w:r w:rsidRPr="00D14AF0">
        <w:rPr>
          <w:lang w:val="en-CA"/>
        </w:rPr>
        <w:t>GeologicSpecimenView</w:t>
      </w:r>
      <w:bookmarkEnd w:id="573"/>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02CCCEC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256569A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61A179E8"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5E40C6"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32284" w14:textId="77777777" w:rsidR="002C1116" w:rsidRDefault="002C1116" w:rsidP="002C1116">
      <w:pPr>
        <w:pStyle w:val="Heading4"/>
        <w:rPr>
          <w:lang w:val="en-CA"/>
        </w:rPr>
      </w:pPr>
      <w:proofErr w:type="gramStart"/>
      <w:r>
        <w:rPr>
          <w:lang w:val="en-CA"/>
        </w:rPr>
        <w:t>identifier</w:t>
      </w:r>
      <w:proofErr w:type="gramEnd"/>
    </w:p>
    <w:p w14:paraId="245FE6F7" w14:textId="77777777" w:rsidR="002C1116" w:rsidRDefault="002C1116" w:rsidP="002C1116"/>
    <w:p w14:paraId="0E2C506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4"/>
      <w:r>
        <w:rPr>
          <w:lang w:val="en-CA"/>
        </w:rPr>
        <w:t>3986</w:t>
      </w:r>
      <w:commentRangeEnd w:id="574"/>
      <w:r>
        <w:rPr>
          <w:rStyle w:val="CommentReference"/>
        </w:rPr>
        <w:commentReference w:id="574"/>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3D5C0DCE"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686A213C" w14:textId="77777777" w:rsidR="002C1116" w:rsidRDefault="002C1116" w:rsidP="002C1116">
      <w:pPr>
        <w:pStyle w:val="Heading4"/>
        <w:rPr>
          <w:lang w:val="en-CA"/>
        </w:rPr>
      </w:pPr>
      <w:proofErr w:type="gramStart"/>
      <w:r>
        <w:rPr>
          <w:lang w:val="en-CA"/>
        </w:rPr>
        <w:t>l</w:t>
      </w:r>
      <w:r w:rsidRPr="00984F9B">
        <w:rPr>
          <w:lang w:val="en-CA"/>
        </w:rPr>
        <w:t>abel</w:t>
      </w:r>
      <w:proofErr w:type="gramEnd"/>
    </w:p>
    <w:p w14:paraId="4A89F887" w14:textId="77777777" w:rsidR="002C1116" w:rsidRDefault="002C1116" w:rsidP="002C1116">
      <w:pPr>
        <w:autoSpaceDE w:val="0"/>
        <w:autoSpaceDN w:val="0"/>
        <w:adjustRightInd w:val="0"/>
        <w:spacing w:after="0" w:line="240" w:lineRule="atLeast"/>
        <w:rPr>
          <w:rFonts w:cs="Arial"/>
          <w:color w:val="000000"/>
          <w:lang w:val="en-CA"/>
        </w:rPr>
      </w:pPr>
    </w:p>
    <w:p w14:paraId="2A1024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984F9B">
        <w:rPr>
          <w:rFonts w:cs="Arial"/>
          <w:color w:val="000000"/>
          <w:lang w:val="en-CA"/>
        </w:rPr>
        <w:t xml:space="preserve">hort label for map display. </w:t>
      </w:r>
      <w:proofErr w:type="gramStart"/>
      <w:r w:rsidRPr="00984F9B">
        <w:rPr>
          <w:rFonts w:cs="Arial"/>
          <w:color w:val="000000"/>
          <w:lang w:val="en-CA"/>
        </w:rPr>
        <w:t>(e.g., a sample number)</w:t>
      </w:r>
      <w:r>
        <w:rPr>
          <w:rFonts w:cs="Arial"/>
          <w:color w:val="000000"/>
          <w:lang w:val="en-CA"/>
        </w:rPr>
        <w:t>.</w:t>
      </w:r>
      <w:proofErr w:type="gramEnd"/>
    </w:p>
    <w:p w14:paraId="4865F97B" w14:textId="77777777" w:rsidR="002C1116" w:rsidRPr="00D14AF0" w:rsidRDefault="002C1116" w:rsidP="002C1116">
      <w:pPr>
        <w:autoSpaceDE w:val="0"/>
        <w:autoSpaceDN w:val="0"/>
        <w:adjustRightInd w:val="0"/>
        <w:spacing w:after="0" w:line="240" w:lineRule="atLeast"/>
        <w:rPr>
          <w:rFonts w:cs="Arial"/>
          <w:color w:val="000000"/>
          <w:lang w:val="en-CA"/>
        </w:rPr>
      </w:pPr>
    </w:p>
    <w:p w14:paraId="0B20CBEA"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43B7686" w14:textId="77777777" w:rsidR="002C1116" w:rsidRDefault="002C1116" w:rsidP="002C1116">
      <w:pPr>
        <w:rPr>
          <w:lang w:val="en-CA"/>
        </w:rPr>
      </w:pPr>
    </w:p>
    <w:p w14:paraId="783EB417" w14:textId="77777777" w:rsidR="002C1116" w:rsidRDefault="002C1116" w:rsidP="002C1116">
      <w:pPr>
        <w:rPr>
          <w:lang w:val="en-CA"/>
        </w:rPr>
      </w:pPr>
      <w:r>
        <w:lastRenderedPageBreak/>
        <w:t xml:space="preserve">If present, </w:t>
      </w:r>
      <w:r>
        <w:rPr>
          <w:lang w:val="en-CA"/>
        </w:rPr>
        <w:t>the property description</w:t>
      </w:r>
      <w:proofErr w:type="gramStart"/>
      <w:r>
        <w:rPr>
          <w:lang w:val="en-CA"/>
        </w:rPr>
        <w:t>:Primitive</w:t>
      </w:r>
      <w:proofErr w:type="gramEnd"/>
      <w:r>
        <w:rPr>
          <w:lang w:val="en-CA"/>
        </w:rPr>
        <w:t>::CharacterString shall contain a d</w:t>
      </w:r>
      <w:r w:rsidRPr="00B506A1">
        <w:rPr>
          <w:lang w:val="en-CA"/>
        </w:rPr>
        <w:t>etailed description of the specimen.</w:t>
      </w:r>
    </w:p>
    <w:p w14:paraId="188FC627" w14:textId="77777777" w:rsidR="002C1116" w:rsidRDefault="002C1116" w:rsidP="002C1116">
      <w:pPr>
        <w:pStyle w:val="Heading4"/>
        <w:rPr>
          <w:lang w:val="en-CA"/>
        </w:rPr>
      </w:pPr>
      <w:proofErr w:type="gramStart"/>
      <w:r w:rsidRPr="00B506A1">
        <w:rPr>
          <w:lang w:val="en-CA"/>
        </w:rPr>
        <w:t>specimenType</w:t>
      </w:r>
      <w:proofErr w:type="gramEnd"/>
    </w:p>
    <w:p w14:paraId="5EB179F1" w14:textId="77777777" w:rsidR="002C1116" w:rsidRDefault="002C1116" w:rsidP="002C1116">
      <w:pPr>
        <w:rPr>
          <w:lang w:val="en-CA"/>
        </w:rPr>
      </w:pPr>
    </w:p>
    <w:p w14:paraId="59A00018" w14:textId="77777777" w:rsidR="002C1116" w:rsidRDefault="002C1116" w:rsidP="002C1116">
      <w:pPr>
        <w:rPr>
          <w:lang w:val="en-CA"/>
        </w:rPr>
      </w:pPr>
      <w:r>
        <w:t>If present, t</w:t>
      </w:r>
      <w:r>
        <w:rPr>
          <w:lang w:val="en-CA"/>
        </w:rPr>
        <w:t>he property specimentType</w:t>
      </w:r>
      <w:proofErr w:type="gramStart"/>
      <w:r>
        <w:rPr>
          <w:lang w:val="en-CA"/>
        </w:rPr>
        <w:t>:Primitive</w:t>
      </w:r>
      <w:proofErr w:type="gramEnd"/>
      <w:r>
        <w:rPr>
          <w:lang w:val="en-CA"/>
        </w:rPr>
        <w:t>::CharacterString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 an identifier from a controlled vocabulary, specimenType_uri shall be used.</w:t>
      </w:r>
    </w:p>
    <w:p w14:paraId="6A3087FC" w14:textId="77777777" w:rsidR="002C1116" w:rsidRDefault="002C1116" w:rsidP="002C1116">
      <w:pPr>
        <w:rPr>
          <w:lang w:val="en-CA"/>
        </w:rPr>
      </w:pPr>
    </w:p>
    <w:p w14:paraId="62DDC4A2" w14:textId="77777777" w:rsidR="002C1116" w:rsidRDefault="002C1116" w:rsidP="002C1116">
      <w:pPr>
        <w:pStyle w:val="Heading4"/>
        <w:rPr>
          <w:lang w:val="en-CA"/>
        </w:rPr>
      </w:pPr>
      <w:proofErr w:type="gramStart"/>
      <w:r>
        <w:rPr>
          <w:lang w:val="en-CA"/>
        </w:rPr>
        <w:t>materialClass</w:t>
      </w:r>
      <w:proofErr w:type="gramEnd"/>
    </w:p>
    <w:p w14:paraId="70CD5EE1" w14:textId="77777777" w:rsidR="002C1116" w:rsidRPr="00B506A1" w:rsidRDefault="002C1116" w:rsidP="002C1116">
      <w:pPr>
        <w:rPr>
          <w:lang w:val="en-CA"/>
        </w:rPr>
      </w:pPr>
    </w:p>
    <w:p w14:paraId="11BDCA63" w14:textId="77777777" w:rsidR="002C1116" w:rsidRDefault="002C1116" w:rsidP="002C1116">
      <w:pPr>
        <w:rPr>
          <w:lang w:val="en-CA"/>
        </w:rPr>
      </w:pPr>
      <w:r>
        <w:t>If present, t</w:t>
      </w:r>
      <w:r>
        <w:rPr>
          <w:lang w:val="en-CA"/>
        </w:rPr>
        <w:t>he property materialClass</w:t>
      </w:r>
      <w:proofErr w:type="gramStart"/>
      <w:r>
        <w:rPr>
          <w:lang w:val="en-CA"/>
        </w:rPr>
        <w:t>:Primitive</w:t>
      </w:r>
      <w:proofErr w:type="gramEnd"/>
      <w:r>
        <w:rPr>
          <w:lang w:val="en-CA"/>
        </w:rPr>
        <w:t>::CharacterString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909FA21" w14:textId="77777777" w:rsidR="002C1116" w:rsidRDefault="002C1116" w:rsidP="002C1116">
      <w:pPr>
        <w:rPr>
          <w:lang w:val="en-CA"/>
        </w:rPr>
      </w:pPr>
    </w:p>
    <w:p w14:paraId="4ECD8660" w14:textId="77777777" w:rsidR="002C1116" w:rsidRDefault="002C1116" w:rsidP="002C1116">
      <w:pPr>
        <w:pStyle w:val="Heading4"/>
        <w:rPr>
          <w:lang w:val="en-CA"/>
        </w:rPr>
      </w:pPr>
      <w:proofErr w:type="gramStart"/>
      <w:r w:rsidRPr="00B506A1">
        <w:rPr>
          <w:lang w:val="en-CA"/>
        </w:rPr>
        <w:t>positionalAccuracy</w:t>
      </w:r>
      <w:proofErr w:type="gramEnd"/>
    </w:p>
    <w:p w14:paraId="3DA8E82B" w14:textId="77777777" w:rsidR="002C1116" w:rsidRDefault="002C1116" w:rsidP="002C1116">
      <w:pPr>
        <w:autoSpaceDE w:val="0"/>
        <w:autoSpaceDN w:val="0"/>
        <w:adjustRightInd w:val="0"/>
        <w:spacing w:after="0" w:line="240" w:lineRule="atLeast"/>
        <w:rPr>
          <w:rFonts w:cs="Arial"/>
          <w:color w:val="000000"/>
          <w:lang w:val="en-CA"/>
        </w:rPr>
      </w:pPr>
    </w:p>
    <w:p w14:paraId="13DF84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contain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Pr>
          <w:rFonts w:cs="Arial"/>
          <w:color w:val="000000"/>
          <w:lang w:val="en-CA"/>
        </w:rPr>
        <w:t>.</w:t>
      </w:r>
      <w:proofErr w:type="gramEnd"/>
    </w:p>
    <w:p w14:paraId="00ECE147" w14:textId="77777777" w:rsidR="002C1116" w:rsidRDefault="002C1116" w:rsidP="002C1116">
      <w:pPr>
        <w:autoSpaceDE w:val="0"/>
        <w:autoSpaceDN w:val="0"/>
        <w:adjustRightInd w:val="0"/>
        <w:spacing w:after="0" w:line="240" w:lineRule="atLeast"/>
        <w:rPr>
          <w:rFonts w:cs="Arial"/>
          <w:color w:val="000000"/>
          <w:lang w:val="en-CA"/>
        </w:rPr>
      </w:pPr>
    </w:p>
    <w:p w14:paraId="1A8B2248" w14:textId="77777777" w:rsidR="002C1116" w:rsidRDefault="002C1116" w:rsidP="002C1116">
      <w:pPr>
        <w:pStyle w:val="Heading4"/>
        <w:rPr>
          <w:lang w:val="en-CA"/>
        </w:rPr>
      </w:pPr>
      <w:proofErr w:type="gramStart"/>
      <w:r w:rsidRPr="00D970E9">
        <w:rPr>
          <w:lang w:val="en-CA"/>
        </w:rPr>
        <w:t>samplingTime</w:t>
      </w:r>
      <w:proofErr w:type="gramEnd"/>
    </w:p>
    <w:p w14:paraId="66AEF48E"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E8CD1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w:t>
      </w:r>
      <w:proofErr w:type="gramStart"/>
      <w:r>
        <w:rPr>
          <w:rFonts w:cs="Arial"/>
          <w:color w:val="000000"/>
          <w:lang w:val="en-CA"/>
        </w:rPr>
        <w:t>:Primitive</w:t>
      </w:r>
      <w:proofErr w:type="gramEnd"/>
      <w:r>
        <w:rPr>
          <w:rFonts w:cs="Arial"/>
          <w:color w:val="000000"/>
          <w:lang w:val="en-CA"/>
        </w:rPr>
        <w:t>::CharacterString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433AE45" w14:textId="77777777" w:rsidR="002C1116" w:rsidRDefault="002C1116" w:rsidP="002C1116">
      <w:pPr>
        <w:pStyle w:val="Heading4"/>
        <w:rPr>
          <w:lang w:val="en-CA"/>
        </w:rPr>
      </w:pPr>
      <w:proofErr w:type="gramStart"/>
      <w:r w:rsidRPr="00D970E9">
        <w:rPr>
          <w:lang w:val="en-CA"/>
        </w:rPr>
        <w:t>samplingMethod</w:t>
      </w:r>
      <w:proofErr w:type="gramEnd"/>
    </w:p>
    <w:p w14:paraId="5DB15EE3" w14:textId="77777777" w:rsidR="002C1116" w:rsidRDefault="002C1116" w:rsidP="002C1116">
      <w:pPr>
        <w:rPr>
          <w:lang w:val="en-CA"/>
        </w:rPr>
      </w:pPr>
    </w:p>
    <w:p w14:paraId="789211CA" w14:textId="77777777" w:rsidR="002C1116" w:rsidRDefault="002C1116" w:rsidP="002C1116">
      <w:pPr>
        <w:rPr>
          <w:lang w:val="en-CA"/>
        </w:rPr>
      </w:pPr>
      <w:r>
        <w:t>If present, t</w:t>
      </w:r>
      <w:r>
        <w:rPr>
          <w:lang w:val="en-CA"/>
        </w:rPr>
        <w:t>he property samplingMethod</w:t>
      </w:r>
      <w:proofErr w:type="gramStart"/>
      <w:r>
        <w:rPr>
          <w:lang w:val="en-CA"/>
        </w:rPr>
        <w:t>:Primitive</w:t>
      </w:r>
      <w:proofErr w:type="gramEnd"/>
      <w:r>
        <w:rPr>
          <w:lang w:val="en-CA"/>
        </w:rPr>
        <w:t>::CharacterString shall report t</w:t>
      </w:r>
      <w:r w:rsidRPr="001B3235">
        <w:rPr>
          <w:lang w:val="en-CA"/>
        </w:rPr>
        <w:t>he method used to collect the specimen (e.g., diamond drilling, field mapping survey)</w:t>
      </w:r>
      <w:r>
        <w:rPr>
          <w:lang w:val="en-CA"/>
        </w:rPr>
        <w:t>.</w:t>
      </w:r>
    </w:p>
    <w:p w14:paraId="16C15EBB" w14:textId="77777777" w:rsidR="002C1116" w:rsidRDefault="002C1116" w:rsidP="002C1116">
      <w:pPr>
        <w:pStyle w:val="Heading4"/>
        <w:rPr>
          <w:lang w:val="en-CA"/>
        </w:rPr>
      </w:pPr>
      <w:proofErr w:type="gramStart"/>
      <w:r w:rsidRPr="00BF1958">
        <w:rPr>
          <w:lang w:val="en-CA"/>
        </w:rPr>
        <w:t>currentLocation</w:t>
      </w:r>
      <w:proofErr w:type="gramEnd"/>
    </w:p>
    <w:p w14:paraId="135BF897" w14:textId="77777777" w:rsidR="002C1116" w:rsidRPr="00BF1958" w:rsidRDefault="002C1116" w:rsidP="002C1116">
      <w:pPr>
        <w:rPr>
          <w:lang w:val="en-CA"/>
        </w:rPr>
      </w:pPr>
    </w:p>
    <w:p w14:paraId="4A5C655D" w14:textId="77777777" w:rsidR="002C1116" w:rsidRDefault="002C1116" w:rsidP="002C1116">
      <w:pPr>
        <w:rPr>
          <w:lang w:val="en-CA"/>
        </w:rPr>
      </w:pPr>
      <w:r>
        <w:lastRenderedPageBreak/>
        <w:t>If present, t</w:t>
      </w:r>
      <w:r>
        <w:rPr>
          <w:lang w:val="en-CA"/>
        </w:rPr>
        <w:t>he property currentLocation</w:t>
      </w:r>
      <w:proofErr w:type="gramStart"/>
      <w:r>
        <w:rPr>
          <w:lang w:val="en-CA"/>
        </w:rPr>
        <w:t>:Primitive</w:t>
      </w:r>
      <w:proofErr w:type="gramEnd"/>
      <w:r>
        <w:rPr>
          <w:lang w:val="en-CA"/>
        </w:rPr>
        <w:t>::CharacterString shall report t</w:t>
      </w:r>
      <w:r w:rsidRPr="00BF1958">
        <w:rPr>
          <w:lang w:val="en-CA"/>
        </w:rPr>
        <w:t>he current location of the specimen (e.g., a warehouse or other repository location)</w:t>
      </w:r>
      <w:r>
        <w:rPr>
          <w:lang w:val="en-CA"/>
        </w:rPr>
        <w:t>.</w:t>
      </w:r>
    </w:p>
    <w:p w14:paraId="55A97694" w14:textId="77777777" w:rsidR="002C1116" w:rsidRDefault="002C1116" w:rsidP="002C1116">
      <w:pPr>
        <w:pStyle w:val="Heading4"/>
        <w:rPr>
          <w:lang w:val="en-CA"/>
        </w:rPr>
      </w:pPr>
      <w:proofErr w:type="gramStart"/>
      <w:r>
        <w:rPr>
          <w:lang w:val="en-CA"/>
        </w:rPr>
        <w:t>source</w:t>
      </w:r>
      <w:proofErr w:type="gramEnd"/>
    </w:p>
    <w:p w14:paraId="6136E4C7" w14:textId="77777777" w:rsidR="002C1116" w:rsidRDefault="002C1116" w:rsidP="002C1116">
      <w:pPr>
        <w:rPr>
          <w:lang w:val="en-CA"/>
        </w:rPr>
      </w:pPr>
    </w:p>
    <w:p w14:paraId="11F39E68" w14:textId="77777777" w:rsidR="002C1116" w:rsidRDefault="002C1116" w:rsidP="002C1116">
      <w:pPr>
        <w:rPr>
          <w:lang w:val="en-CA"/>
        </w:rPr>
      </w:pPr>
      <w:r>
        <w:t>If present, t</w:t>
      </w:r>
      <w:r>
        <w:rPr>
          <w:lang w:val="en-CA"/>
        </w:rPr>
        <w:t>he property source</w:t>
      </w:r>
      <w:proofErr w:type="gramStart"/>
      <w:r>
        <w:rPr>
          <w:lang w:val="en-CA"/>
        </w:rPr>
        <w:t>:Primitive</w:t>
      </w:r>
      <w:proofErr w:type="gramEnd"/>
      <w:r>
        <w:rPr>
          <w:lang w:val="en-CA"/>
        </w:rPr>
        <w:t>::CharacterString shall report the c</w:t>
      </w:r>
      <w:r w:rsidRPr="00BF1958">
        <w:rPr>
          <w:lang w:val="en-CA"/>
        </w:rPr>
        <w:t>itation of the source of the data (e.g., a publication, map, etc.)</w:t>
      </w:r>
      <w:r>
        <w:rPr>
          <w:lang w:val="en-CA"/>
        </w:rPr>
        <w:t>.</w:t>
      </w:r>
    </w:p>
    <w:p w14:paraId="4A10B5C7" w14:textId="77777777" w:rsidR="002C1116" w:rsidRDefault="002C1116" w:rsidP="002C1116">
      <w:pPr>
        <w:pStyle w:val="Heading4"/>
        <w:rPr>
          <w:lang w:val="en-CA"/>
        </w:rPr>
      </w:pPr>
      <w:r w:rsidRPr="00BF1958">
        <w:rPr>
          <w:lang w:val="en-CA"/>
        </w:rPr>
        <w:t>specimenType_uri</w:t>
      </w:r>
    </w:p>
    <w:p w14:paraId="7E1A5D65" w14:textId="77777777" w:rsidR="002C1116" w:rsidRPr="00BF1958" w:rsidRDefault="002C1116" w:rsidP="002C1116">
      <w:pPr>
        <w:rPr>
          <w:lang w:val="en-CA"/>
        </w:rPr>
      </w:pPr>
    </w:p>
    <w:p w14:paraId="547DDE2E" w14:textId="77777777" w:rsidR="002C1116" w:rsidRDefault="002C1116" w:rsidP="002C1116">
      <w:pPr>
        <w:rPr>
          <w:lang w:val="en-CA"/>
        </w:rPr>
      </w:pPr>
      <w:r>
        <w:rPr>
          <w:lang w:val="en-CA"/>
        </w:rPr>
        <w:t>The property specimentType_uri</w:t>
      </w:r>
      <w:proofErr w:type="gramStart"/>
      <w:r>
        <w:rPr>
          <w:lang w:val="en-CA"/>
        </w:rPr>
        <w:t>:Primitive</w:t>
      </w:r>
      <w:proofErr w:type="gramEnd"/>
      <w:r>
        <w:rPr>
          <w:lang w:val="en-CA"/>
        </w:rPr>
        <w:t xml:space="preserve">::CharacterString shall contain a </w:t>
      </w:r>
      <w:r w:rsidRPr="00BF1958">
        <w:rPr>
          <w:lang w:val="en-CA"/>
        </w:rPr>
        <w:t>URI link for a specimen type identifier from a controlled vocabulary.</w:t>
      </w:r>
    </w:p>
    <w:p w14:paraId="7BC17987" w14:textId="77777777" w:rsidR="002C1116" w:rsidRDefault="002C1116" w:rsidP="002C1116">
      <w:pPr>
        <w:pStyle w:val="Heading4"/>
        <w:rPr>
          <w:lang w:val="en-CA"/>
        </w:rPr>
      </w:pPr>
      <w:r w:rsidRPr="00BF1958">
        <w:rPr>
          <w:lang w:val="en-CA"/>
        </w:rPr>
        <w:t>materialClass_uri</w:t>
      </w:r>
    </w:p>
    <w:p w14:paraId="486022AF" w14:textId="77777777" w:rsidR="002C1116" w:rsidRDefault="002C1116" w:rsidP="002C1116">
      <w:pPr>
        <w:rPr>
          <w:lang w:val="en-CA"/>
        </w:rPr>
      </w:pPr>
    </w:p>
    <w:p w14:paraId="2B1F6A1E" w14:textId="77777777" w:rsidR="002C1116" w:rsidRDefault="002C1116" w:rsidP="002C1116">
      <w:pPr>
        <w:rPr>
          <w:lang w:val="en-CA"/>
        </w:rPr>
      </w:pPr>
      <w:r>
        <w:rPr>
          <w:lang w:val="en-CA"/>
        </w:rPr>
        <w:t xml:space="preserve">The property materialClass_uri shall contain a </w:t>
      </w:r>
      <w:r w:rsidRPr="00BF1958">
        <w:rPr>
          <w:lang w:val="en-CA"/>
        </w:rPr>
        <w:t>URI link for a class of material drawn from a controlled vocabulary.</w:t>
      </w:r>
    </w:p>
    <w:p w14:paraId="6F36D2DE" w14:textId="77777777" w:rsidR="002C1116" w:rsidRDefault="002C1116" w:rsidP="002C1116">
      <w:pPr>
        <w:pStyle w:val="Heading4"/>
        <w:rPr>
          <w:lang w:val="en-CA"/>
        </w:rPr>
      </w:pPr>
      <w:r w:rsidRPr="00BF1958">
        <w:rPr>
          <w:lang w:val="en-CA"/>
        </w:rPr>
        <w:t>metadata_uri</w:t>
      </w:r>
    </w:p>
    <w:p w14:paraId="254483EA" w14:textId="77777777" w:rsidR="002C1116" w:rsidRDefault="002C1116" w:rsidP="002C1116">
      <w:pPr>
        <w:rPr>
          <w:lang w:val="en-CA"/>
        </w:rPr>
      </w:pPr>
    </w:p>
    <w:p w14:paraId="508565D3"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BF1958">
        <w:rPr>
          <w:lang w:val="en-CA"/>
        </w:rPr>
        <w:t>URI link to a metadata document.</w:t>
      </w:r>
    </w:p>
    <w:p w14:paraId="28A023E0" w14:textId="77777777" w:rsidR="002C1116" w:rsidRDefault="002C1116" w:rsidP="002C1116">
      <w:pPr>
        <w:autoSpaceDE w:val="0"/>
        <w:autoSpaceDN w:val="0"/>
        <w:adjustRightInd w:val="0"/>
        <w:spacing w:after="0" w:line="240" w:lineRule="atLeast"/>
        <w:rPr>
          <w:rFonts w:cs="Arial"/>
          <w:color w:val="000000"/>
          <w:lang w:val="en-CA"/>
        </w:rPr>
      </w:pPr>
    </w:p>
    <w:p w14:paraId="228D0226" w14:textId="77777777" w:rsidR="002C1116" w:rsidRDefault="002C1116" w:rsidP="002C1116">
      <w:pPr>
        <w:pStyle w:val="Heading4"/>
        <w:rPr>
          <w:lang w:val="en-CA"/>
        </w:rPr>
      </w:pPr>
      <w:proofErr w:type="gramStart"/>
      <w:r w:rsidRPr="00D970E9">
        <w:rPr>
          <w:lang w:val="en-CA"/>
        </w:rPr>
        <w:t>genericSymbolizer</w:t>
      </w:r>
      <w:proofErr w:type="gramEnd"/>
    </w:p>
    <w:p w14:paraId="16982102" w14:textId="77777777" w:rsidR="002C1116" w:rsidRDefault="002C1116" w:rsidP="002C1116">
      <w:pPr>
        <w:autoSpaceDE w:val="0"/>
        <w:autoSpaceDN w:val="0"/>
        <w:adjustRightInd w:val="0"/>
        <w:spacing w:after="0" w:line="240" w:lineRule="atLeast"/>
        <w:rPr>
          <w:rFonts w:cs="Arial"/>
          <w:color w:val="000000"/>
          <w:lang w:val="en-CA"/>
        </w:rPr>
      </w:pPr>
    </w:p>
    <w:p w14:paraId="6536FBD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0968C7E5" w14:textId="77777777" w:rsidR="002C1116" w:rsidRDefault="002C1116" w:rsidP="002C1116">
      <w:pPr>
        <w:autoSpaceDE w:val="0"/>
        <w:autoSpaceDN w:val="0"/>
        <w:adjustRightInd w:val="0"/>
        <w:spacing w:after="0" w:line="240" w:lineRule="atLeast"/>
        <w:rPr>
          <w:rFonts w:cs="Arial"/>
          <w:color w:val="000000"/>
          <w:lang w:val="en-CA"/>
        </w:rPr>
      </w:pPr>
    </w:p>
    <w:p w14:paraId="13C94CAC" w14:textId="77777777" w:rsidR="002C1116" w:rsidRDefault="002C1116" w:rsidP="002C1116">
      <w:pPr>
        <w:pStyle w:val="Heading4"/>
        <w:rPr>
          <w:lang w:val="en-CA"/>
        </w:rPr>
      </w:pPr>
      <w:proofErr w:type="gramStart"/>
      <w:r>
        <w:rPr>
          <w:lang w:val="en-CA"/>
        </w:rPr>
        <w:t>shape</w:t>
      </w:r>
      <w:proofErr w:type="gramEnd"/>
    </w:p>
    <w:p w14:paraId="2C8F29F8" w14:textId="77777777" w:rsidR="002C1116" w:rsidRDefault="002C1116" w:rsidP="002C1116">
      <w:pPr>
        <w:autoSpaceDE w:val="0"/>
        <w:autoSpaceDN w:val="0"/>
        <w:adjustRightInd w:val="0"/>
        <w:spacing w:after="0" w:line="240" w:lineRule="atLeast"/>
        <w:rPr>
          <w:rFonts w:cs="Arial"/>
          <w:color w:val="000000"/>
          <w:lang w:val="en-CA"/>
        </w:rPr>
      </w:pPr>
    </w:p>
    <w:p w14:paraId="0B49CD8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Pr>
          <w:rFonts w:cs="Arial"/>
          <w:color w:val="000000"/>
          <w:lang w:val="en-CA"/>
        </w:rPr>
        <w:t>.</w:t>
      </w:r>
    </w:p>
    <w:p w14:paraId="295DD9D5" w14:textId="77777777" w:rsidR="002C1116" w:rsidRDefault="002C1116" w:rsidP="002C1116">
      <w:pPr>
        <w:pStyle w:val="Heading4"/>
      </w:pPr>
      <w:r w:rsidRPr="004E3A57">
        <w:t>Any</w:t>
      </w:r>
    </w:p>
    <w:p w14:paraId="107A7F8C" w14:textId="77777777" w:rsidR="002C1116" w:rsidRDefault="002C1116" w:rsidP="002C1116"/>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75" w:name="_Toc455237418"/>
      <w:r w:rsidRPr="00D14AF0">
        <w:rPr>
          <w:lang w:val="en-CA"/>
        </w:rPr>
        <w:t>GeomorphologicUnitView</w:t>
      </w:r>
      <w:bookmarkEnd w:id="575"/>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3B18D02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849CCE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7C2BE10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7C121B7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29B18F8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76"/>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76"/>
            <w:r w:rsidR="00E81614">
              <w:rPr>
                <w:rStyle w:val="CommentReference"/>
                <w:b w:val="0"/>
                <w:bCs w:val="0"/>
                <w:color w:val="auto"/>
              </w:rPr>
              <w:commentReference w:id="576"/>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4C3DFF88" w14:textId="77777777" w:rsidR="002C1116" w:rsidRDefault="002C1116" w:rsidP="002C1116">
      <w:pPr>
        <w:pStyle w:val="Heading4"/>
        <w:rPr>
          <w:lang w:val="en-CA"/>
        </w:rPr>
      </w:pPr>
      <w:proofErr w:type="gramStart"/>
      <w:r>
        <w:rPr>
          <w:lang w:val="en-CA"/>
        </w:rPr>
        <w:t>identifier</w:t>
      </w:r>
      <w:proofErr w:type="gramEnd"/>
    </w:p>
    <w:p w14:paraId="0180D017" w14:textId="77777777" w:rsidR="002C1116" w:rsidRDefault="002C1116" w:rsidP="002C1116"/>
    <w:p w14:paraId="45BBA10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7"/>
      <w:r>
        <w:rPr>
          <w:lang w:val="en-CA"/>
        </w:rPr>
        <w:t>3986</w:t>
      </w:r>
      <w:commentRangeEnd w:id="577"/>
      <w:r>
        <w:rPr>
          <w:rStyle w:val="CommentReference"/>
        </w:rPr>
        <w:commentReference w:id="577"/>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4C6E9492"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3751F123" w14:textId="77777777" w:rsidR="002C1116" w:rsidRDefault="002C1116" w:rsidP="002C1116">
      <w:pPr>
        <w:pStyle w:val="Heading4"/>
        <w:rPr>
          <w:lang w:val="en-CA"/>
        </w:rPr>
      </w:pPr>
      <w:proofErr w:type="gramStart"/>
      <w:r>
        <w:rPr>
          <w:lang w:val="en-CA"/>
        </w:rPr>
        <w:lastRenderedPageBreak/>
        <w:t>name</w:t>
      </w:r>
      <w:proofErr w:type="gramEnd"/>
    </w:p>
    <w:p w14:paraId="5D9CA4BA" w14:textId="77777777" w:rsidR="002C1116" w:rsidRPr="001A4D2E" w:rsidRDefault="002C1116" w:rsidP="002C1116">
      <w:pPr>
        <w:rPr>
          <w:lang w:val="en-CA"/>
        </w:rPr>
      </w:pPr>
    </w:p>
    <w:p w14:paraId="5D686BAE" w14:textId="77777777"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w:t>
      </w:r>
      <w:proofErr w:type="gramStart"/>
      <w:r>
        <w:rPr>
          <w:rFonts w:cs="Arial"/>
          <w:color w:val="000000"/>
          <w:lang w:val="en-CA"/>
        </w:rPr>
        <w:t>:Primitive</w:t>
      </w:r>
      <w:proofErr w:type="gramEnd"/>
      <w:r>
        <w:rPr>
          <w:rFonts w:cs="Arial"/>
          <w:color w:val="000000"/>
          <w:lang w:val="en-CA"/>
        </w:rPr>
        <w:t>::CharacterString shall contain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0355F526" w14:textId="77777777" w:rsidR="002C1116" w:rsidRDefault="002C1116" w:rsidP="002C1116">
      <w:pPr>
        <w:pStyle w:val="Heading4"/>
        <w:rPr>
          <w:lang w:val="en-CA"/>
        </w:rPr>
      </w:pPr>
      <w:proofErr w:type="gramStart"/>
      <w:r w:rsidRPr="00D970E9">
        <w:rPr>
          <w:lang w:val="en-CA"/>
        </w:rPr>
        <w:t>description</w:t>
      </w:r>
      <w:proofErr w:type="gramEnd"/>
    </w:p>
    <w:p w14:paraId="13AA5892" w14:textId="77777777" w:rsidR="002C1116" w:rsidRPr="00D14AF0" w:rsidRDefault="002C1116" w:rsidP="002C1116">
      <w:pPr>
        <w:autoSpaceDE w:val="0"/>
        <w:autoSpaceDN w:val="0"/>
        <w:adjustRightInd w:val="0"/>
        <w:spacing w:after="0" w:line="240" w:lineRule="atLeast"/>
        <w:rPr>
          <w:rFonts w:cs="Arial"/>
          <w:color w:val="000000"/>
          <w:lang w:val="en-CA"/>
        </w:rPr>
      </w:pPr>
    </w:p>
    <w:p w14:paraId="0914A180"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human readable t</w:t>
      </w:r>
      <w:r w:rsidRPr="001A4D2E">
        <w:rPr>
          <w:rFonts w:cs="Arial"/>
          <w:color w:val="000000"/>
          <w:lang w:val="en-CA"/>
        </w:rPr>
        <w:t>ext description of the GeomorphologicUnit, typically taken from an entry on a map legend.</w:t>
      </w:r>
    </w:p>
    <w:p w14:paraId="77845169" w14:textId="77777777" w:rsidR="002C1116" w:rsidRDefault="002C1116" w:rsidP="002C1116">
      <w:pPr>
        <w:autoSpaceDE w:val="0"/>
        <w:autoSpaceDN w:val="0"/>
        <w:adjustRightInd w:val="0"/>
        <w:spacing w:after="0" w:line="240" w:lineRule="atLeast"/>
        <w:rPr>
          <w:rFonts w:cs="Arial"/>
          <w:color w:val="000000"/>
          <w:lang w:val="en-CA"/>
        </w:rPr>
      </w:pPr>
    </w:p>
    <w:p w14:paraId="2A3425E7" w14:textId="77777777" w:rsidR="002C1116" w:rsidRDefault="002C1116" w:rsidP="002C1116">
      <w:pPr>
        <w:pStyle w:val="Heading4"/>
        <w:rPr>
          <w:lang w:val="en-CA"/>
        </w:rPr>
      </w:pPr>
      <w:proofErr w:type="gramStart"/>
      <w:r>
        <w:rPr>
          <w:lang w:val="en-CA"/>
        </w:rPr>
        <w:t>a</w:t>
      </w:r>
      <w:r w:rsidRPr="00D970E9">
        <w:rPr>
          <w:lang w:val="en-CA"/>
        </w:rPr>
        <w:t>ctivity</w:t>
      </w:r>
      <w:proofErr w:type="gramEnd"/>
    </w:p>
    <w:p w14:paraId="2D9ED307" w14:textId="77777777" w:rsidR="002C1116" w:rsidRDefault="002C1116" w:rsidP="002C1116">
      <w:pPr>
        <w:autoSpaceDE w:val="0"/>
        <w:autoSpaceDN w:val="0"/>
        <w:adjustRightInd w:val="0"/>
        <w:spacing w:after="0" w:line="240" w:lineRule="atLeast"/>
        <w:rPr>
          <w:rFonts w:cs="Arial"/>
          <w:color w:val="000000"/>
          <w:lang w:val="en-CA"/>
        </w:rPr>
      </w:pPr>
    </w:p>
    <w:p w14:paraId="411291A7"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w:t>
      </w:r>
      <w:proofErr w:type="gramStart"/>
      <w:r>
        <w:rPr>
          <w:rFonts w:cs="Arial"/>
          <w:color w:val="000000"/>
          <w:lang w:val="en-CA"/>
        </w:rPr>
        <w:t>:Primitive</w:t>
      </w:r>
      <w:proofErr w:type="gramEnd"/>
      <w:r>
        <w:rPr>
          <w:rFonts w:cs="Arial"/>
          <w:color w:val="000000"/>
          <w:lang w:val="en-CA"/>
        </w:rPr>
        <w:t>::CharacterString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vocabulary, activity_uri shall be used.</w:t>
      </w:r>
    </w:p>
    <w:p w14:paraId="006A92E8" w14:textId="77777777" w:rsidR="002C1116" w:rsidRDefault="002C1116" w:rsidP="002C1116">
      <w:pPr>
        <w:autoSpaceDE w:val="0"/>
        <w:autoSpaceDN w:val="0"/>
        <w:adjustRightInd w:val="0"/>
        <w:spacing w:after="0" w:line="240" w:lineRule="atLeast"/>
        <w:rPr>
          <w:rFonts w:cs="Arial"/>
          <w:color w:val="000000"/>
          <w:lang w:val="en-CA"/>
        </w:rPr>
      </w:pPr>
    </w:p>
    <w:p w14:paraId="13927C97" w14:textId="77777777" w:rsidR="002C1116" w:rsidRDefault="002C1116" w:rsidP="002C1116">
      <w:pPr>
        <w:pStyle w:val="Heading4"/>
        <w:rPr>
          <w:lang w:val="en-CA"/>
        </w:rPr>
      </w:pPr>
      <w:proofErr w:type="gramStart"/>
      <w:r w:rsidRPr="00D970E9">
        <w:rPr>
          <w:lang w:val="en-CA"/>
        </w:rPr>
        <w:t>landformClass</w:t>
      </w:r>
      <w:proofErr w:type="gramEnd"/>
    </w:p>
    <w:p w14:paraId="75C26A12" w14:textId="77777777" w:rsidR="002C1116" w:rsidRDefault="002C1116" w:rsidP="002C1116">
      <w:pPr>
        <w:autoSpaceDE w:val="0"/>
        <w:autoSpaceDN w:val="0"/>
        <w:adjustRightInd w:val="0"/>
        <w:spacing w:after="0" w:line="240" w:lineRule="atLeast"/>
        <w:rPr>
          <w:rFonts w:cs="Arial"/>
          <w:color w:val="000000"/>
          <w:lang w:val="en-CA"/>
        </w:rPr>
      </w:pPr>
    </w:p>
    <w:p w14:paraId="3E6C293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w:t>
      </w:r>
      <w:proofErr w:type="gramStart"/>
      <w:r>
        <w:rPr>
          <w:rFonts w:cs="Arial"/>
          <w:color w:val="000000"/>
          <w:lang w:val="en-CA"/>
        </w:rPr>
        <w:t>:Primitive</w:t>
      </w:r>
      <w:proofErr w:type="gramEnd"/>
      <w:r>
        <w:rPr>
          <w:rFonts w:cs="Arial"/>
          <w:color w:val="000000"/>
          <w:lang w:val="en-CA"/>
        </w:rPr>
        <w:t>::CharacterString shall contain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landformClass_uri shall be used.</w:t>
      </w:r>
    </w:p>
    <w:p w14:paraId="5676F295" w14:textId="77777777" w:rsidR="002C1116" w:rsidRDefault="002C1116" w:rsidP="002C1116">
      <w:pPr>
        <w:autoSpaceDE w:val="0"/>
        <w:autoSpaceDN w:val="0"/>
        <w:adjustRightInd w:val="0"/>
        <w:spacing w:after="0" w:line="240" w:lineRule="atLeast"/>
        <w:rPr>
          <w:rFonts w:cs="Arial"/>
          <w:color w:val="000000"/>
          <w:lang w:val="en-CA"/>
        </w:rPr>
      </w:pPr>
    </w:p>
    <w:p w14:paraId="2C452DC6" w14:textId="77777777" w:rsidR="002C1116" w:rsidRDefault="002C1116" w:rsidP="002C1116">
      <w:pPr>
        <w:pStyle w:val="Heading4"/>
        <w:rPr>
          <w:lang w:val="en-CA"/>
        </w:rPr>
      </w:pPr>
      <w:proofErr w:type="gramStart"/>
      <w:r w:rsidRPr="00D970E9">
        <w:rPr>
          <w:lang w:val="en-CA"/>
        </w:rPr>
        <w:t>unitType</w:t>
      </w:r>
      <w:proofErr w:type="gramEnd"/>
    </w:p>
    <w:p w14:paraId="74F9D121" w14:textId="77777777" w:rsidR="002C1116" w:rsidRDefault="002C1116" w:rsidP="002C1116">
      <w:pPr>
        <w:autoSpaceDE w:val="0"/>
        <w:autoSpaceDN w:val="0"/>
        <w:adjustRightInd w:val="0"/>
        <w:spacing w:after="0" w:line="240" w:lineRule="atLeast"/>
        <w:rPr>
          <w:rFonts w:cs="Arial"/>
          <w:color w:val="000000"/>
          <w:lang w:val="en-CA"/>
        </w:rPr>
      </w:pPr>
    </w:p>
    <w:p w14:paraId="2ED8D4C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w:t>
      </w:r>
      <w:proofErr w:type="gramStart"/>
      <w:r>
        <w:rPr>
          <w:rFonts w:cs="Arial"/>
          <w:color w:val="000000"/>
          <w:lang w:val="en-CA"/>
        </w:rPr>
        <w:t>:Primitive</w:t>
      </w:r>
      <w:proofErr w:type="gramEnd"/>
      <w:r>
        <w:rPr>
          <w:rFonts w:cs="Arial"/>
          <w:color w:val="000000"/>
          <w:lang w:val="en-CA"/>
        </w:rPr>
        <w:t>::CharacterString shall contain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4F679E73" w14:textId="77777777" w:rsidR="002C1116" w:rsidRDefault="002C1116" w:rsidP="002C1116">
      <w:pPr>
        <w:autoSpaceDE w:val="0"/>
        <w:autoSpaceDN w:val="0"/>
        <w:adjustRightInd w:val="0"/>
        <w:spacing w:after="0" w:line="240" w:lineRule="atLeast"/>
        <w:rPr>
          <w:rFonts w:cs="Arial"/>
          <w:color w:val="000000"/>
          <w:lang w:val="en-CA"/>
        </w:rPr>
      </w:pPr>
    </w:p>
    <w:p w14:paraId="5536788B" w14:textId="77777777" w:rsidR="002C1116" w:rsidRDefault="002C1116" w:rsidP="002C1116">
      <w:pPr>
        <w:pStyle w:val="Heading4"/>
        <w:rPr>
          <w:lang w:val="en-CA"/>
        </w:rPr>
      </w:pPr>
      <w:proofErr w:type="gramStart"/>
      <w:r>
        <w:rPr>
          <w:lang w:val="en-CA"/>
        </w:rPr>
        <w:t>lithology</w:t>
      </w:r>
      <w:proofErr w:type="gramEnd"/>
    </w:p>
    <w:p w14:paraId="25BB5360" w14:textId="77777777" w:rsidR="002C1116" w:rsidRDefault="002C1116" w:rsidP="002C1116">
      <w:pPr>
        <w:autoSpaceDE w:val="0"/>
        <w:autoSpaceDN w:val="0"/>
        <w:adjustRightInd w:val="0"/>
        <w:spacing w:after="0" w:line="240" w:lineRule="atLeast"/>
        <w:rPr>
          <w:rFonts w:cs="Arial"/>
          <w:color w:val="000000"/>
          <w:lang w:val="en-CA"/>
        </w:rPr>
      </w:pPr>
    </w:p>
    <w:p w14:paraId="1E7A4C6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lithology</w:t>
      </w:r>
      <w:proofErr w:type="gramStart"/>
      <w:r>
        <w:rPr>
          <w:rFonts w:cs="Arial"/>
          <w:color w:val="000000"/>
          <w:lang w:val="en-CA"/>
        </w:rPr>
        <w:t>:Primitive</w:t>
      </w:r>
      <w:proofErr w:type="gramEnd"/>
      <w:r>
        <w:rPr>
          <w:rFonts w:cs="Arial"/>
          <w:color w:val="000000"/>
          <w:lang w:val="en-CA"/>
        </w:rPr>
        <w:t xml:space="preserve">::CharacterString shall contain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Pr>
          <w:rFonts w:cs="Arial"/>
          <w:color w:val="000000"/>
          <w:lang w:val="en-CA"/>
        </w:rPr>
        <w:t xml:space="preserve"> shall be used.</w:t>
      </w:r>
    </w:p>
    <w:p w14:paraId="54D23D5F" w14:textId="77777777" w:rsidR="002C1116" w:rsidRDefault="002C1116" w:rsidP="002C1116">
      <w:pPr>
        <w:autoSpaceDE w:val="0"/>
        <w:autoSpaceDN w:val="0"/>
        <w:adjustRightInd w:val="0"/>
        <w:spacing w:after="0" w:line="240" w:lineRule="atLeast"/>
        <w:rPr>
          <w:rFonts w:cs="Arial"/>
          <w:color w:val="000000"/>
          <w:lang w:val="en-CA"/>
        </w:rPr>
      </w:pPr>
    </w:p>
    <w:p w14:paraId="20894E90" w14:textId="77777777" w:rsidR="002C1116" w:rsidRDefault="002C1116" w:rsidP="002C1116">
      <w:pPr>
        <w:pStyle w:val="Heading4"/>
        <w:rPr>
          <w:lang w:val="en-CA"/>
        </w:rPr>
      </w:pPr>
      <w:proofErr w:type="gramStart"/>
      <w:r w:rsidRPr="00C50276">
        <w:rPr>
          <w:lang w:val="en-CA"/>
        </w:rPr>
        <w:t>geologicHistory</w:t>
      </w:r>
      <w:proofErr w:type="gramEnd"/>
    </w:p>
    <w:p w14:paraId="4E97B71D" w14:textId="77777777" w:rsidR="002C1116" w:rsidRDefault="002C1116" w:rsidP="002C1116">
      <w:pPr>
        <w:autoSpaceDE w:val="0"/>
        <w:autoSpaceDN w:val="0"/>
        <w:adjustRightInd w:val="0"/>
        <w:spacing w:after="0" w:line="240" w:lineRule="atLeast"/>
        <w:rPr>
          <w:rFonts w:cs="Arial"/>
          <w:color w:val="000000"/>
          <w:lang w:val="en-CA"/>
        </w:rPr>
      </w:pPr>
    </w:p>
    <w:p w14:paraId="2D58B458" w14:textId="77777777" w:rsidR="002C1116" w:rsidRPr="00D14AF0"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geologicHistory</w:t>
      </w:r>
      <w:proofErr w:type="gramStart"/>
      <w:r>
        <w:rPr>
          <w:rFonts w:cs="Arial"/>
          <w:color w:val="000000"/>
          <w:lang w:val="en-CA"/>
        </w:rPr>
        <w:t>:Primitive</w:t>
      </w:r>
      <w:proofErr w:type="gramEnd"/>
      <w:r>
        <w:rPr>
          <w:rFonts w:cs="Arial"/>
          <w:color w:val="000000"/>
          <w:lang w:val="en-CA"/>
        </w:rPr>
        <w:t>::CharacterString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3F0B6185" w14:textId="77777777" w:rsidR="002C1116" w:rsidRDefault="002C1116" w:rsidP="002C1116">
      <w:pPr>
        <w:autoSpaceDE w:val="0"/>
        <w:autoSpaceDN w:val="0"/>
        <w:adjustRightInd w:val="0"/>
        <w:spacing w:after="0" w:line="240" w:lineRule="atLeast"/>
        <w:rPr>
          <w:rFonts w:cs="Arial"/>
          <w:color w:val="000000"/>
          <w:lang w:val="en-CA"/>
        </w:rPr>
      </w:pPr>
    </w:p>
    <w:p w14:paraId="32A90515" w14:textId="77777777" w:rsidR="002C1116" w:rsidRDefault="002C1116" w:rsidP="002C1116">
      <w:pPr>
        <w:pStyle w:val="Heading4"/>
        <w:rPr>
          <w:lang w:val="en-CA"/>
        </w:rPr>
      </w:pPr>
      <w:proofErr w:type="gramStart"/>
      <w:r w:rsidRPr="00AB423B">
        <w:rPr>
          <w:lang w:val="en-CA"/>
        </w:rPr>
        <w:t>representativeNumericAge</w:t>
      </w:r>
      <w:proofErr w:type="gramEnd"/>
    </w:p>
    <w:p w14:paraId="1934C156" w14:textId="77777777" w:rsidR="002C1116" w:rsidRDefault="002C1116" w:rsidP="002C1116">
      <w:pPr>
        <w:autoSpaceDE w:val="0"/>
        <w:autoSpaceDN w:val="0"/>
        <w:adjustRightInd w:val="0"/>
        <w:spacing w:after="0" w:line="240" w:lineRule="atLeast"/>
        <w:rPr>
          <w:rFonts w:cs="Arial"/>
          <w:color w:val="000000"/>
          <w:lang w:val="en-CA"/>
        </w:rPr>
      </w:pPr>
    </w:p>
    <w:p w14:paraId="17E9B76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w:t>
      </w:r>
      <w:proofErr w:type="gramStart"/>
      <w:r>
        <w:rPr>
          <w:rFonts w:cs="Arial"/>
          <w:color w:val="000000"/>
          <w:lang w:val="en-CA"/>
        </w:rPr>
        <w:t>:Primitive</w:t>
      </w:r>
      <w:proofErr w:type="gramEnd"/>
      <w:r>
        <w:rPr>
          <w:rFonts w:cs="Arial"/>
          <w:color w:val="000000"/>
          <w:lang w:val="en-CA"/>
        </w:rPr>
        <w:t>::Number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7C2D452D" w14:textId="77777777" w:rsidR="002C1116" w:rsidRDefault="002C1116" w:rsidP="002C1116">
      <w:pPr>
        <w:autoSpaceDE w:val="0"/>
        <w:autoSpaceDN w:val="0"/>
        <w:adjustRightInd w:val="0"/>
        <w:spacing w:after="0" w:line="240" w:lineRule="atLeast"/>
        <w:rPr>
          <w:rFonts w:cs="Arial"/>
          <w:color w:val="000000"/>
          <w:lang w:val="en-CA"/>
        </w:rPr>
      </w:pPr>
    </w:p>
    <w:p w14:paraId="6FC3C4FC" w14:textId="77777777" w:rsidR="002C1116" w:rsidRDefault="002C1116" w:rsidP="002C1116">
      <w:pPr>
        <w:pStyle w:val="Heading4"/>
        <w:rPr>
          <w:lang w:val="en-CA"/>
        </w:rPr>
      </w:pPr>
      <w:proofErr w:type="gramStart"/>
      <w:r w:rsidRPr="00D970E9">
        <w:rPr>
          <w:lang w:val="en-CA"/>
        </w:rPr>
        <w:t>observationMethod</w:t>
      </w:r>
      <w:proofErr w:type="gramEnd"/>
    </w:p>
    <w:p w14:paraId="4468D848"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053E08D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661AE714" w14:textId="77777777" w:rsidR="002C1116" w:rsidRDefault="002C1116" w:rsidP="002C1116">
      <w:pPr>
        <w:pStyle w:val="Heading4"/>
        <w:rPr>
          <w:lang w:val="en-CA"/>
        </w:rPr>
      </w:pPr>
      <w:proofErr w:type="gramStart"/>
      <w:r w:rsidRPr="00D970E9">
        <w:rPr>
          <w:lang w:val="en-CA"/>
        </w:rPr>
        <w:t>positionalAccuracy</w:t>
      </w:r>
      <w:proofErr w:type="gramEnd"/>
    </w:p>
    <w:p w14:paraId="311FCBAC"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BD5646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w:t>
      </w:r>
      <w:proofErr w:type="gramStart"/>
      <w:r>
        <w:rPr>
          <w:rFonts w:cs="Arial"/>
          <w:color w:val="000000"/>
          <w:lang w:val="en-CA"/>
        </w:rPr>
        <w:t>:Primitive</w:t>
      </w:r>
      <w:proofErr w:type="gramEnd"/>
      <w:r>
        <w:rPr>
          <w:rFonts w:cs="Arial"/>
          <w:color w:val="000000"/>
          <w:lang w:val="en-CA"/>
        </w:rPr>
        <w:t>::CharacterString shall contain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47A3C08" w14:textId="77777777" w:rsidR="002C1116" w:rsidRDefault="002C1116" w:rsidP="002C1116">
      <w:pPr>
        <w:autoSpaceDE w:val="0"/>
        <w:autoSpaceDN w:val="0"/>
        <w:adjustRightInd w:val="0"/>
        <w:spacing w:after="0" w:line="240" w:lineRule="atLeast"/>
        <w:rPr>
          <w:rFonts w:cs="Arial"/>
          <w:color w:val="000000"/>
          <w:lang w:val="en-CA"/>
        </w:rPr>
      </w:pPr>
    </w:p>
    <w:p w14:paraId="505DCC9B" w14:textId="77777777" w:rsidR="002C1116" w:rsidRDefault="002C1116" w:rsidP="002C1116">
      <w:pPr>
        <w:pStyle w:val="Heading4"/>
        <w:rPr>
          <w:lang w:val="en-CA"/>
        </w:rPr>
      </w:pPr>
      <w:proofErr w:type="gramStart"/>
      <w:r>
        <w:rPr>
          <w:lang w:val="en-CA"/>
        </w:rPr>
        <w:t>source</w:t>
      </w:r>
      <w:proofErr w:type="gramEnd"/>
    </w:p>
    <w:p w14:paraId="397F3E03" w14:textId="77777777" w:rsidR="002C1116" w:rsidRDefault="002C1116" w:rsidP="002C1116">
      <w:pPr>
        <w:autoSpaceDE w:val="0"/>
        <w:autoSpaceDN w:val="0"/>
        <w:adjustRightInd w:val="0"/>
        <w:spacing w:after="0" w:line="240" w:lineRule="atLeast"/>
        <w:rPr>
          <w:rFonts w:cs="Arial"/>
          <w:color w:val="000000"/>
          <w:lang w:val="en-CA"/>
        </w:rPr>
      </w:pPr>
    </w:p>
    <w:p w14:paraId="617ABB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C79EE7C" w14:textId="77777777" w:rsidR="002C1116" w:rsidRDefault="002C1116" w:rsidP="002C1116">
      <w:pPr>
        <w:autoSpaceDE w:val="0"/>
        <w:autoSpaceDN w:val="0"/>
        <w:adjustRightInd w:val="0"/>
        <w:spacing w:after="0" w:line="240" w:lineRule="atLeast"/>
        <w:rPr>
          <w:rFonts w:cs="Arial"/>
          <w:color w:val="000000"/>
          <w:lang w:val="en-CA"/>
        </w:rPr>
      </w:pPr>
    </w:p>
    <w:p w14:paraId="2CBED1DB" w14:textId="77777777" w:rsidR="002C1116" w:rsidRDefault="002C1116" w:rsidP="002C1116">
      <w:pPr>
        <w:pStyle w:val="Heading4"/>
        <w:rPr>
          <w:lang w:val="en-CA"/>
        </w:rPr>
      </w:pPr>
      <w:r w:rsidRPr="00447C82">
        <w:rPr>
          <w:lang w:val="en-CA"/>
        </w:rPr>
        <w:t>activity_uri</w:t>
      </w:r>
    </w:p>
    <w:p w14:paraId="2F858AFD" w14:textId="77777777" w:rsidR="002C1116" w:rsidRDefault="002C1116" w:rsidP="002C1116">
      <w:pPr>
        <w:autoSpaceDE w:val="0"/>
        <w:autoSpaceDN w:val="0"/>
        <w:adjustRightInd w:val="0"/>
        <w:spacing w:after="0" w:line="240" w:lineRule="atLeast"/>
        <w:rPr>
          <w:rFonts w:cs="Arial"/>
          <w:color w:val="000000"/>
          <w:lang w:val="en-CA"/>
        </w:rPr>
      </w:pPr>
    </w:p>
    <w:p w14:paraId="3131C9E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activity_uri</w:t>
      </w:r>
      <w:proofErr w:type="gramStart"/>
      <w:r>
        <w:rPr>
          <w:rFonts w:cs="Arial"/>
          <w:color w:val="000000"/>
          <w:lang w:val="en-CA"/>
        </w:rPr>
        <w:t>:Primitive</w:t>
      </w:r>
      <w:proofErr w:type="gramEnd"/>
      <w:r>
        <w:rPr>
          <w:rFonts w:cs="Arial"/>
          <w:color w:val="000000"/>
          <w:lang w:val="en-CA"/>
        </w:rPr>
        <w:t xml:space="preserve">::CharacterString property shall report a </w:t>
      </w:r>
      <w:r w:rsidRPr="00447C82">
        <w:rPr>
          <w:rFonts w:cs="Arial"/>
          <w:color w:val="000000"/>
          <w:lang w:val="en-CA"/>
        </w:rPr>
        <w:t>URI identifier of activity term drawn from a controlled vocabulary.</w:t>
      </w:r>
    </w:p>
    <w:p w14:paraId="5E1A7888" w14:textId="77777777" w:rsidR="002C1116" w:rsidRDefault="002C1116" w:rsidP="002C1116">
      <w:pPr>
        <w:autoSpaceDE w:val="0"/>
        <w:autoSpaceDN w:val="0"/>
        <w:adjustRightInd w:val="0"/>
        <w:spacing w:after="0" w:line="240" w:lineRule="atLeast"/>
        <w:rPr>
          <w:rFonts w:cs="Arial"/>
          <w:color w:val="000000"/>
          <w:lang w:val="en-CA"/>
        </w:rPr>
      </w:pPr>
    </w:p>
    <w:p w14:paraId="388ED14C" w14:textId="77777777" w:rsidR="002C1116" w:rsidRPr="00D970E9" w:rsidRDefault="002C1116" w:rsidP="002C1116">
      <w:pPr>
        <w:pStyle w:val="Heading4"/>
        <w:rPr>
          <w:lang w:val="en-CA"/>
        </w:rPr>
      </w:pPr>
      <w:r w:rsidRPr="00D970E9">
        <w:rPr>
          <w:lang w:val="en-CA"/>
        </w:rPr>
        <w:lastRenderedPageBreak/>
        <w:t>landformClass_uri</w:t>
      </w:r>
    </w:p>
    <w:p w14:paraId="5A002CEB" w14:textId="77777777" w:rsidR="002C1116" w:rsidRDefault="002C1116" w:rsidP="002C1116">
      <w:pPr>
        <w:autoSpaceDE w:val="0"/>
        <w:autoSpaceDN w:val="0"/>
        <w:adjustRightInd w:val="0"/>
        <w:spacing w:after="0" w:line="240" w:lineRule="atLeast"/>
        <w:rPr>
          <w:rFonts w:cs="Arial"/>
          <w:color w:val="000000"/>
          <w:lang w:val="en-CA"/>
        </w:rPr>
      </w:pPr>
    </w:p>
    <w:p w14:paraId="53C82B2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landformClass_uri</w:t>
      </w:r>
      <w:proofErr w:type="gramStart"/>
      <w:r>
        <w:rPr>
          <w:rFonts w:cs="Arial"/>
          <w:color w:val="000000"/>
          <w:lang w:val="en-CA"/>
        </w:rPr>
        <w:t>:Primitive</w:t>
      </w:r>
      <w:proofErr w:type="gramEnd"/>
      <w:r>
        <w:rPr>
          <w:rFonts w:cs="Arial"/>
          <w:color w:val="000000"/>
          <w:lang w:val="en-CA"/>
        </w:rPr>
        <w:t xml:space="preserve">::CharacterString shall report a </w:t>
      </w:r>
      <w:r w:rsidRPr="00447C82">
        <w:rPr>
          <w:rFonts w:cs="Arial"/>
          <w:color w:val="000000"/>
          <w:lang w:val="en-CA"/>
        </w:rPr>
        <w:t>URI identifier of landform term drawn from a controlled vocabulary.</w:t>
      </w:r>
    </w:p>
    <w:p w14:paraId="412D6E8F" w14:textId="77777777" w:rsidR="002C1116" w:rsidRDefault="002C1116" w:rsidP="002C1116">
      <w:pPr>
        <w:autoSpaceDE w:val="0"/>
        <w:autoSpaceDN w:val="0"/>
        <w:adjustRightInd w:val="0"/>
        <w:spacing w:after="0" w:line="240" w:lineRule="atLeast"/>
        <w:rPr>
          <w:rFonts w:cs="Arial"/>
          <w:color w:val="000000"/>
          <w:lang w:val="en-CA"/>
        </w:rPr>
      </w:pPr>
    </w:p>
    <w:p w14:paraId="06F73E8B" w14:textId="77777777" w:rsidR="002C1116" w:rsidRDefault="002C1116" w:rsidP="002C1116">
      <w:pPr>
        <w:pStyle w:val="Heading4"/>
        <w:rPr>
          <w:lang w:val="en-CA"/>
        </w:rPr>
      </w:pPr>
      <w:r w:rsidRPr="00447C82">
        <w:rPr>
          <w:lang w:val="en-CA"/>
        </w:rPr>
        <w:t>unitType_uri</w:t>
      </w:r>
    </w:p>
    <w:p w14:paraId="5626FEC3" w14:textId="77777777" w:rsidR="002C1116" w:rsidRDefault="002C1116" w:rsidP="002C1116">
      <w:pPr>
        <w:autoSpaceDE w:val="0"/>
        <w:autoSpaceDN w:val="0"/>
        <w:adjustRightInd w:val="0"/>
        <w:spacing w:after="0" w:line="240" w:lineRule="atLeast"/>
        <w:rPr>
          <w:rFonts w:cs="Arial"/>
          <w:color w:val="000000"/>
          <w:lang w:val="en-CA"/>
        </w:rPr>
      </w:pPr>
    </w:p>
    <w:p w14:paraId="3108556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w:t>
      </w:r>
    </w:p>
    <w:p w14:paraId="27C06293" w14:textId="77777777" w:rsidR="002C1116" w:rsidRDefault="002C1116" w:rsidP="002C1116">
      <w:pPr>
        <w:autoSpaceDE w:val="0"/>
        <w:autoSpaceDN w:val="0"/>
        <w:adjustRightInd w:val="0"/>
        <w:spacing w:after="0" w:line="240" w:lineRule="atLeast"/>
        <w:rPr>
          <w:rFonts w:cs="Arial"/>
          <w:color w:val="000000"/>
          <w:lang w:val="en-CA"/>
        </w:rPr>
      </w:pPr>
    </w:p>
    <w:p w14:paraId="1A92704E" w14:textId="77777777" w:rsidR="002C1116" w:rsidRPr="00D970E9" w:rsidRDefault="002C1116" w:rsidP="002C1116">
      <w:pPr>
        <w:pStyle w:val="Heading4"/>
        <w:rPr>
          <w:lang w:val="en-CA"/>
        </w:rPr>
      </w:pPr>
      <w:r w:rsidRPr="00D970E9">
        <w:rPr>
          <w:lang w:val="en-CA"/>
        </w:rPr>
        <w:t>representativeLithology_uri</w:t>
      </w:r>
    </w:p>
    <w:p w14:paraId="7EEB1E13" w14:textId="77777777" w:rsidR="002C1116" w:rsidRDefault="002C1116" w:rsidP="002C1116">
      <w:pPr>
        <w:autoSpaceDE w:val="0"/>
        <w:autoSpaceDN w:val="0"/>
        <w:adjustRightInd w:val="0"/>
        <w:spacing w:after="0" w:line="240" w:lineRule="atLeast"/>
        <w:rPr>
          <w:rFonts w:cs="Arial"/>
          <w:color w:val="000000"/>
          <w:lang w:val="en-CA"/>
        </w:rPr>
      </w:pPr>
    </w:p>
    <w:p w14:paraId="1CEDB28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:Primitive</w:t>
      </w:r>
      <w:proofErr w:type="gramEnd"/>
      <w:r>
        <w:rPr>
          <w:rFonts w:cs="Arial"/>
          <w:color w:val="000000"/>
          <w:lang w:val="en-CA"/>
        </w:rPr>
        <w:t xml:space="preserve">::CharacterString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5E65648" w14:textId="77777777" w:rsidR="002C1116" w:rsidRDefault="002C1116" w:rsidP="002C1116">
      <w:pPr>
        <w:autoSpaceDE w:val="0"/>
        <w:autoSpaceDN w:val="0"/>
        <w:adjustRightInd w:val="0"/>
        <w:spacing w:after="0" w:line="240" w:lineRule="atLeast"/>
        <w:rPr>
          <w:rFonts w:cs="Arial"/>
          <w:color w:val="000000"/>
          <w:lang w:val="en-CA"/>
        </w:rPr>
      </w:pPr>
    </w:p>
    <w:p w14:paraId="5088EA50" w14:textId="77777777" w:rsidR="002C1116" w:rsidRPr="00D970E9" w:rsidRDefault="002C1116" w:rsidP="002C1116">
      <w:pPr>
        <w:pStyle w:val="Heading4"/>
        <w:rPr>
          <w:lang w:val="en-CA"/>
        </w:rPr>
      </w:pPr>
      <w:r w:rsidRPr="00D970E9">
        <w:rPr>
          <w:lang w:val="en-CA"/>
        </w:rPr>
        <w:t>representativeAge_uri</w:t>
      </w:r>
    </w:p>
    <w:p w14:paraId="2F91D6F4" w14:textId="77777777" w:rsidR="002C1116" w:rsidRDefault="002C1116" w:rsidP="002C1116">
      <w:pPr>
        <w:autoSpaceDE w:val="0"/>
        <w:autoSpaceDN w:val="0"/>
        <w:adjustRightInd w:val="0"/>
        <w:spacing w:after="0" w:line="240" w:lineRule="atLeast"/>
        <w:rPr>
          <w:rFonts w:cs="Arial"/>
          <w:color w:val="000000"/>
          <w:lang w:val="en-CA"/>
        </w:rPr>
      </w:pPr>
    </w:p>
    <w:p w14:paraId="08F02AF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00ACA418" w14:textId="77777777" w:rsidR="002C1116" w:rsidRDefault="002C1116" w:rsidP="002C1116">
      <w:pPr>
        <w:autoSpaceDE w:val="0"/>
        <w:autoSpaceDN w:val="0"/>
        <w:adjustRightInd w:val="0"/>
        <w:spacing w:after="0" w:line="240" w:lineRule="atLeast"/>
        <w:rPr>
          <w:rFonts w:cs="Arial"/>
          <w:color w:val="000000"/>
          <w:lang w:val="en-CA"/>
        </w:rPr>
      </w:pPr>
    </w:p>
    <w:p w14:paraId="7A1FCAD6" w14:textId="77777777" w:rsidR="002C1116" w:rsidRPr="00D970E9" w:rsidRDefault="002C1116" w:rsidP="002C1116">
      <w:pPr>
        <w:pStyle w:val="Heading4"/>
        <w:rPr>
          <w:lang w:val="en-CA"/>
        </w:rPr>
      </w:pPr>
      <w:r w:rsidRPr="00D970E9">
        <w:rPr>
          <w:lang w:val="en-CA"/>
        </w:rPr>
        <w:t>specification_uri</w:t>
      </w:r>
    </w:p>
    <w:p w14:paraId="30B574B2" w14:textId="77777777" w:rsidR="002C1116" w:rsidRDefault="002C1116" w:rsidP="002C1116">
      <w:pPr>
        <w:autoSpaceDE w:val="0"/>
        <w:autoSpaceDN w:val="0"/>
        <w:adjustRightInd w:val="0"/>
        <w:spacing w:after="0" w:line="240" w:lineRule="atLeast"/>
        <w:rPr>
          <w:rFonts w:cs="Arial"/>
          <w:color w:val="000000"/>
          <w:lang w:val="en-CA"/>
        </w:rPr>
      </w:pPr>
    </w:p>
    <w:p w14:paraId="3C4AA6E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 xml:space="preserve">URI referring the GeoSciML GeomorphologicUnit feature that describes the instance in detail. </w:t>
      </w:r>
    </w:p>
    <w:p w14:paraId="16F1EEBF" w14:textId="77777777" w:rsidR="002C1116" w:rsidRDefault="002C1116" w:rsidP="002C1116">
      <w:pPr>
        <w:autoSpaceDE w:val="0"/>
        <w:autoSpaceDN w:val="0"/>
        <w:adjustRightInd w:val="0"/>
        <w:spacing w:after="0" w:line="240" w:lineRule="atLeast"/>
        <w:rPr>
          <w:rFonts w:cs="Arial"/>
          <w:color w:val="000000"/>
          <w:lang w:val="en-CA"/>
        </w:rPr>
      </w:pPr>
    </w:p>
    <w:p w14:paraId="5A60CE68" w14:textId="77777777" w:rsidR="002C1116" w:rsidRDefault="002C1116" w:rsidP="002C1116">
      <w:pPr>
        <w:pStyle w:val="Heading4"/>
        <w:rPr>
          <w:lang w:val="en-CA"/>
        </w:rPr>
      </w:pPr>
      <w:r w:rsidRPr="009E36A6">
        <w:rPr>
          <w:lang w:val="en-CA"/>
        </w:rPr>
        <w:t>metadata_uri</w:t>
      </w:r>
    </w:p>
    <w:p w14:paraId="4EDB4E63" w14:textId="77777777" w:rsidR="002C1116" w:rsidRDefault="002C1116" w:rsidP="002C1116">
      <w:pPr>
        <w:autoSpaceDE w:val="0"/>
        <w:autoSpaceDN w:val="0"/>
        <w:adjustRightInd w:val="0"/>
        <w:spacing w:after="0" w:line="240" w:lineRule="atLeast"/>
        <w:rPr>
          <w:rFonts w:cs="Arial"/>
          <w:color w:val="000000"/>
          <w:lang w:val="en-CA"/>
        </w:rPr>
      </w:pPr>
    </w:p>
    <w:p w14:paraId="4E5B074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metadata record describing the provenance of data.</w:t>
      </w:r>
    </w:p>
    <w:p w14:paraId="1533FEED" w14:textId="77777777" w:rsidR="002C1116" w:rsidRDefault="002C1116" w:rsidP="002C1116">
      <w:pPr>
        <w:autoSpaceDE w:val="0"/>
        <w:autoSpaceDN w:val="0"/>
        <w:adjustRightInd w:val="0"/>
        <w:spacing w:after="0" w:line="240" w:lineRule="atLeast"/>
        <w:rPr>
          <w:rFonts w:cs="Arial"/>
          <w:color w:val="000000"/>
          <w:lang w:val="en-CA"/>
        </w:rPr>
      </w:pPr>
    </w:p>
    <w:p w14:paraId="06C7776F" w14:textId="77777777" w:rsidR="002C1116" w:rsidRDefault="002C1116" w:rsidP="002C1116">
      <w:pPr>
        <w:pStyle w:val="Heading4"/>
      </w:pPr>
      <w:proofErr w:type="gramStart"/>
      <w:r w:rsidRPr="00C17A19">
        <w:t>genericSymbolizer</w:t>
      </w:r>
      <w:proofErr w:type="gramEnd"/>
    </w:p>
    <w:p w14:paraId="2D3D8CAE" w14:textId="77777777" w:rsidR="002C1116" w:rsidRPr="00C17A19" w:rsidRDefault="002C1116" w:rsidP="002C1116"/>
    <w:p w14:paraId="2D4AC142"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27E4D6D9" w14:textId="77777777" w:rsidR="002C1116" w:rsidRDefault="002C1116" w:rsidP="002C1116">
      <w:pPr>
        <w:pStyle w:val="Heading4"/>
      </w:pPr>
      <w:proofErr w:type="gramStart"/>
      <w:r>
        <w:t>s</w:t>
      </w:r>
      <w:r w:rsidRPr="004E3A57">
        <w:t>hape</w:t>
      </w:r>
      <w:proofErr w:type="gramEnd"/>
    </w:p>
    <w:p w14:paraId="1112FC75" w14:textId="77777777" w:rsidR="002C1116" w:rsidRDefault="002C1116" w:rsidP="002C1116"/>
    <w:p w14:paraId="206BBBC5"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600F2EEF" w14:textId="77777777" w:rsidR="002C1116" w:rsidRDefault="002C1116" w:rsidP="002C1116">
      <w:pPr>
        <w:pStyle w:val="Heading4"/>
      </w:pPr>
      <w:r w:rsidRPr="004E3A57">
        <w:t>Any</w:t>
      </w:r>
    </w:p>
    <w:p w14:paraId="418873C5" w14:textId="77777777" w:rsidR="002C1116" w:rsidRDefault="002C1116" w:rsidP="002C1116"/>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78" w:name="_Toc455237419"/>
      <w:r w:rsidRPr="00D14AF0">
        <w:rPr>
          <w:lang w:val="en-CA"/>
        </w:rPr>
        <w:t>ShearDisplacementStructureView</w:t>
      </w:r>
      <w:bookmarkEnd w:id="578"/>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 xml:space="preserve">implified view of a GeoSciML ShearDisplacementStructure. In GeoSciML terms this will be an instance of a </w:t>
      </w:r>
      <w:r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37560A8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633329B6"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6A231D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7A9EDB4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59D2A284" w14:textId="77777777" w:rsidR="002C1116" w:rsidRDefault="002C1116" w:rsidP="002C1116">
      <w:pPr>
        <w:pStyle w:val="Heading4"/>
        <w:rPr>
          <w:lang w:val="en-CA"/>
        </w:rPr>
      </w:pPr>
      <w:proofErr w:type="gramStart"/>
      <w:r>
        <w:rPr>
          <w:lang w:val="en-CA"/>
        </w:rPr>
        <w:t>identifier</w:t>
      </w:r>
      <w:proofErr w:type="gramEnd"/>
    </w:p>
    <w:p w14:paraId="00B1895C" w14:textId="77777777" w:rsidR="002C1116" w:rsidRDefault="002C1116" w:rsidP="002C1116"/>
    <w:p w14:paraId="35EF3503" w14:textId="77777777" w:rsidR="002C1116" w:rsidRPr="00D14AF0"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79"/>
      <w:r>
        <w:rPr>
          <w:lang w:val="en-CA"/>
        </w:rPr>
        <w:t>3986</w:t>
      </w:r>
      <w:commentRangeEnd w:id="579"/>
      <w:r>
        <w:rPr>
          <w:rStyle w:val="CommentReference"/>
        </w:rPr>
        <w:commentReference w:id="57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3369ADC9"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3B7C5D2F" w14:textId="77777777" w:rsidR="002C1116" w:rsidRDefault="002C1116" w:rsidP="002C1116">
      <w:pPr>
        <w:pStyle w:val="Heading4"/>
        <w:rPr>
          <w:lang w:val="en-CA"/>
        </w:rPr>
      </w:pPr>
      <w:proofErr w:type="gramStart"/>
      <w:r>
        <w:rPr>
          <w:lang w:val="en-CA"/>
        </w:rPr>
        <w:t>name</w:t>
      </w:r>
      <w:proofErr w:type="gramEnd"/>
    </w:p>
    <w:p w14:paraId="2D0FB87B" w14:textId="77777777" w:rsidR="002C1116" w:rsidRPr="002E6F45" w:rsidRDefault="002C1116" w:rsidP="002C1116">
      <w:pPr>
        <w:rPr>
          <w:lang w:val="en-CA"/>
        </w:rPr>
      </w:pPr>
    </w:p>
    <w:p w14:paraId="4F25097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:Primitive</w:t>
      </w:r>
      <w:proofErr w:type="gramEnd"/>
      <w:r>
        <w:rPr>
          <w:rFonts w:cs="Arial"/>
          <w:color w:val="000000"/>
          <w:lang w:val="en-CA"/>
        </w:rPr>
        <w:t>::CharacterString shall contain a d</w:t>
      </w:r>
      <w:r w:rsidRPr="002E6F45">
        <w:rPr>
          <w:rFonts w:cs="Arial"/>
          <w:color w:val="000000"/>
          <w:lang w:val="en-CA"/>
        </w:rPr>
        <w:t>isplay name for the ShearDisplacementStructure.</w:t>
      </w:r>
    </w:p>
    <w:p w14:paraId="5AE82E2F" w14:textId="77777777" w:rsidR="002C1116" w:rsidRDefault="002C1116" w:rsidP="002C1116">
      <w:pPr>
        <w:autoSpaceDE w:val="0"/>
        <w:autoSpaceDN w:val="0"/>
        <w:adjustRightInd w:val="0"/>
        <w:spacing w:after="0" w:line="240" w:lineRule="atLeast"/>
        <w:rPr>
          <w:rFonts w:cs="Arial"/>
          <w:color w:val="000000"/>
          <w:lang w:val="en-CA"/>
        </w:rPr>
      </w:pPr>
    </w:p>
    <w:p w14:paraId="18409DC3"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1F10FC5" w14:textId="77777777" w:rsidR="002C1116" w:rsidRDefault="002C1116" w:rsidP="002C1116">
      <w:pPr>
        <w:autoSpaceDE w:val="0"/>
        <w:autoSpaceDN w:val="0"/>
        <w:adjustRightInd w:val="0"/>
        <w:spacing w:after="0" w:line="240" w:lineRule="atLeast"/>
        <w:rPr>
          <w:rFonts w:cs="Arial"/>
          <w:color w:val="000000"/>
          <w:lang w:val="en-CA"/>
        </w:rPr>
      </w:pPr>
    </w:p>
    <w:p w14:paraId="17F6A873" w14:textId="77777777" w:rsidR="002C1116" w:rsidRPr="00D970E9"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shall contain a human readable t</w:t>
      </w:r>
      <w:r w:rsidRPr="00D970E9">
        <w:rPr>
          <w:lang w:val="en-CA"/>
        </w:rPr>
        <w:t>ext description of the ShearDisplacementStructure, typically taken from an entry on a geological map legend.</w:t>
      </w:r>
    </w:p>
    <w:p w14:paraId="6CA8F9E0" w14:textId="77777777" w:rsidR="002C1116" w:rsidRDefault="002C1116" w:rsidP="002C1116">
      <w:pPr>
        <w:pStyle w:val="Heading4"/>
        <w:rPr>
          <w:lang w:val="en-CA"/>
        </w:rPr>
      </w:pPr>
      <w:proofErr w:type="gramStart"/>
      <w:r w:rsidRPr="00D970E9">
        <w:rPr>
          <w:lang w:val="en-CA"/>
        </w:rPr>
        <w:t>faultType</w:t>
      </w:r>
      <w:proofErr w:type="gramEnd"/>
    </w:p>
    <w:p w14:paraId="2986FCC3"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A9B9E6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w:t>
      </w:r>
      <w:proofErr w:type="gramStart"/>
      <w:r>
        <w:rPr>
          <w:rFonts w:cs="Arial"/>
          <w:color w:val="000000"/>
          <w:lang w:val="en-CA"/>
        </w:rPr>
        <w:t>:Primitive</w:t>
      </w:r>
      <w:proofErr w:type="gramEnd"/>
      <w:r>
        <w:rPr>
          <w:rFonts w:cs="Arial"/>
          <w:color w:val="000000"/>
          <w:lang w:val="en-CA"/>
        </w:rPr>
        <w:t>::CharacterString shall contain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7F17CB66" w14:textId="77777777" w:rsidR="002C1116" w:rsidRDefault="002C1116" w:rsidP="002C1116">
      <w:pPr>
        <w:autoSpaceDE w:val="0"/>
        <w:autoSpaceDN w:val="0"/>
        <w:adjustRightInd w:val="0"/>
        <w:spacing w:after="0" w:line="240" w:lineRule="atLeast"/>
        <w:rPr>
          <w:rFonts w:cs="Arial"/>
          <w:color w:val="000000"/>
          <w:lang w:val="en-CA"/>
        </w:rPr>
      </w:pPr>
    </w:p>
    <w:p w14:paraId="4EE2F1EE" w14:textId="77777777" w:rsidR="002C1116" w:rsidRDefault="002C1116" w:rsidP="002C1116">
      <w:pPr>
        <w:pStyle w:val="Heading4"/>
        <w:rPr>
          <w:lang w:val="en-CA"/>
        </w:rPr>
      </w:pPr>
      <w:proofErr w:type="gramStart"/>
      <w:r w:rsidRPr="00D970E9">
        <w:rPr>
          <w:lang w:val="en-CA"/>
        </w:rPr>
        <w:t>movementType</w:t>
      </w:r>
      <w:proofErr w:type="gramEnd"/>
    </w:p>
    <w:p w14:paraId="73680442" w14:textId="77777777" w:rsidR="002C1116" w:rsidRDefault="002C1116" w:rsidP="002C1116">
      <w:pPr>
        <w:rPr>
          <w:lang w:val="en-CA"/>
        </w:rPr>
      </w:pPr>
    </w:p>
    <w:p w14:paraId="78785F25" w14:textId="77777777" w:rsidR="002C1116" w:rsidRDefault="002C1116" w:rsidP="002C1116">
      <w:pPr>
        <w:rPr>
          <w:lang w:val="en-CA"/>
        </w:rPr>
      </w:pPr>
      <w:r>
        <w:t>If present, t</w:t>
      </w:r>
      <w:r>
        <w:rPr>
          <w:lang w:val="en-CA"/>
        </w:rPr>
        <w:t>he property movementType</w:t>
      </w:r>
      <w:proofErr w:type="gramStart"/>
      <w:r>
        <w:rPr>
          <w:lang w:val="en-CA"/>
        </w:rPr>
        <w:t>:Primitive</w:t>
      </w:r>
      <w:proofErr w:type="gramEnd"/>
      <w:r>
        <w:rPr>
          <w:lang w:val="en-CA"/>
        </w:rPr>
        <w:t>::CharacterString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3CE7025B" w14:textId="77777777" w:rsidR="002C1116" w:rsidRDefault="002C1116" w:rsidP="002C1116">
      <w:pPr>
        <w:pStyle w:val="Heading4"/>
        <w:rPr>
          <w:lang w:val="en-CA"/>
        </w:rPr>
      </w:pPr>
      <w:proofErr w:type="gramStart"/>
      <w:r w:rsidRPr="002E6F45">
        <w:rPr>
          <w:lang w:val="en-CA"/>
        </w:rPr>
        <w:lastRenderedPageBreak/>
        <w:t>deformationStyle</w:t>
      </w:r>
      <w:proofErr w:type="gramEnd"/>
    </w:p>
    <w:p w14:paraId="055236E7" w14:textId="77777777" w:rsidR="002C1116" w:rsidRPr="002E6F45" w:rsidRDefault="002C1116" w:rsidP="002C1116">
      <w:pPr>
        <w:rPr>
          <w:lang w:val="en-CA"/>
        </w:rPr>
      </w:pPr>
    </w:p>
    <w:p w14:paraId="3E10E73A" w14:textId="77777777" w:rsidR="002C1116" w:rsidRDefault="002C1116" w:rsidP="002C1116">
      <w:pPr>
        <w:rPr>
          <w:lang w:val="en-CA"/>
        </w:rPr>
      </w:pPr>
      <w:r>
        <w:t>If present, t</w:t>
      </w:r>
      <w:r>
        <w:rPr>
          <w:lang w:val="en-CA"/>
        </w:rPr>
        <w:t>he property deformationStyle</w:t>
      </w:r>
      <w:proofErr w:type="gramStart"/>
      <w:r>
        <w:rPr>
          <w:lang w:val="en-CA"/>
        </w:rPr>
        <w:t>:Primitive</w:t>
      </w:r>
      <w:proofErr w:type="gramEnd"/>
      <w:r>
        <w:rPr>
          <w:lang w:val="en-CA"/>
        </w:rPr>
        <w:t>::CharacterString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29837576" w14:textId="77777777" w:rsidR="002C1116" w:rsidRDefault="002C1116" w:rsidP="002C1116">
      <w:pPr>
        <w:pStyle w:val="Heading4"/>
        <w:rPr>
          <w:lang w:val="en-CA"/>
        </w:rPr>
      </w:pPr>
      <w:proofErr w:type="gramStart"/>
      <w:r>
        <w:rPr>
          <w:lang w:val="en-CA"/>
        </w:rPr>
        <w:t>d</w:t>
      </w:r>
      <w:r w:rsidRPr="00D970E9">
        <w:rPr>
          <w:lang w:val="en-CA"/>
        </w:rPr>
        <w:t>isplacement</w:t>
      </w:r>
      <w:proofErr w:type="gramEnd"/>
    </w:p>
    <w:p w14:paraId="333DFE18" w14:textId="77777777" w:rsidR="002C1116" w:rsidRDefault="002C1116" w:rsidP="002C1116">
      <w:pPr>
        <w:rPr>
          <w:lang w:val="en-CA"/>
        </w:rPr>
      </w:pPr>
    </w:p>
    <w:p w14:paraId="6C49AA78" w14:textId="77777777" w:rsidR="002C1116" w:rsidRDefault="002C1116" w:rsidP="002C1116">
      <w:pPr>
        <w:rPr>
          <w:lang w:val="en-CA"/>
        </w:rPr>
      </w:pPr>
      <w:r>
        <w:t>If present, t</w:t>
      </w:r>
      <w:r>
        <w:rPr>
          <w:lang w:val="en-CA"/>
        </w:rPr>
        <w:t>he property displacement</w:t>
      </w:r>
      <w:proofErr w:type="gramStart"/>
      <w:r>
        <w:rPr>
          <w:lang w:val="en-CA"/>
        </w:rPr>
        <w:t>:Primitive</w:t>
      </w:r>
      <w:proofErr w:type="gramEnd"/>
      <w:r>
        <w:rPr>
          <w:lang w:val="en-CA"/>
        </w:rPr>
        <w:t>::CharacterString shall contain a text summarising</w:t>
      </w:r>
      <w:r w:rsidRPr="002E6F45">
        <w:rPr>
          <w:lang w:val="en-CA"/>
        </w:rPr>
        <w:t xml:space="preserve"> the displacement across the ShearDisplacementStructure.</w:t>
      </w:r>
    </w:p>
    <w:p w14:paraId="611DAFEF" w14:textId="77777777" w:rsidR="002C1116" w:rsidRDefault="002C1116" w:rsidP="002C1116">
      <w:pPr>
        <w:pStyle w:val="Heading4"/>
        <w:rPr>
          <w:lang w:val="en-CA"/>
        </w:rPr>
      </w:pPr>
      <w:proofErr w:type="gramStart"/>
      <w:r>
        <w:rPr>
          <w:lang w:val="en-CA"/>
        </w:rPr>
        <w:t>g</w:t>
      </w:r>
      <w:r w:rsidRPr="00D970E9">
        <w:rPr>
          <w:lang w:val="en-CA"/>
        </w:rPr>
        <w:t>eologicHistory</w:t>
      </w:r>
      <w:proofErr w:type="gramEnd"/>
    </w:p>
    <w:p w14:paraId="4AF344DB" w14:textId="77777777" w:rsidR="002C1116" w:rsidRPr="002E6F45" w:rsidRDefault="002C1116" w:rsidP="002C1116">
      <w:pPr>
        <w:rPr>
          <w:lang w:val="en-CA"/>
        </w:rPr>
      </w:pPr>
    </w:p>
    <w:p w14:paraId="71A56803" w14:textId="77777777" w:rsidR="002C1116" w:rsidRDefault="002C1116" w:rsidP="002C1116">
      <w:pPr>
        <w:rPr>
          <w:lang w:val="en-CA"/>
        </w:rPr>
      </w:pPr>
      <w:r>
        <w:t>If present, t</w:t>
      </w:r>
      <w:r>
        <w:rPr>
          <w:lang w:val="en-CA"/>
        </w:rPr>
        <w:t>he property geologicHistory</w:t>
      </w:r>
      <w:proofErr w:type="gramStart"/>
      <w:r>
        <w:rPr>
          <w:lang w:val="en-CA"/>
        </w:rPr>
        <w:t>:Primitive</w:t>
      </w:r>
      <w:proofErr w:type="gramEnd"/>
      <w:r>
        <w:rPr>
          <w:lang w:val="en-CA"/>
        </w:rPr>
        <w:t>::CharacterString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71942EDA" w14:textId="77777777" w:rsidR="002C1116" w:rsidRDefault="002C1116" w:rsidP="002C1116">
      <w:pPr>
        <w:pStyle w:val="Heading4"/>
        <w:rPr>
          <w:lang w:val="en-CA"/>
        </w:rPr>
      </w:pPr>
      <w:proofErr w:type="gramStart"/>
      <w:r w:rsidRPr="00393486">
        <w:rPr>
          <w:lang w:val="en-CA"/>
        </w:rPr>
        <w:t>numericOlderAge</w:t>
      </w:r>
      <w:proofErr w:type="gramEnd"/>
    </w:p>
    <w:p w14:paraId="5CD65376" w14:textId="77777777" w:rsidR="002C1116" w:rsidRPr="00393486" w:rsidRDefault="002C1116" w:rsidP="002C1116">
      <w:pPr>
        <w:rPr>
          <w:lang w:val="en-CA"/>
        </w:rPr>
      </w:pPr>
    </w:p>
    <w:p w14:paraId="254CAFDC" w14:textId="77777777" w:rsidR="002C1116" w:rsidRDefault="002C1116" w:rsidP="002C1116">
      <w:pPr>
        <w:rPr>
          <w:lang w:val="en-CA"/>
        </w:rPr>
      </w:pPr>
      <w:r>
        <w:t>If present, t</w:t>
      </w:r>
      <w:r>
        <w:rPr>
          <w:lang w:val="en-CA"/>
        </w:rPr>
        <w:t>he property numericOlderAge</w:t>
      </w:r>
      <w:proofErr w:type="gramStart"/>
      <w:r>
        <w:rPr>
          <w:lang w:val="en-CA"/>
        </w:rPr>
        <w:t>:Primitive</w:t>
      </w:r>
      <w:proofErr w:type="gramEnd"/>
      <w:r>
        <w:rPr>
          <w:lang w:val="en-CA"/>
        </w:rPr>
        <w:t>::Number shall report the o</w:t>
      </w:r>
      <w:r w:rsidRPr="00393486">
        <w:rPr>
          <w:lang w:val="en-CA"/>
        </w:rPr>
        <w:t xml:space="preserve">lder age of the fault/shear structure, represented </w:t>
      </w:r>
      <w:r>
        <w:rPr>
          <w:lang w:val="en-CA"/>
        </w:rPr>
        <w:t>million years (Ma).</w:t>
      </w:r>
    </w:p>
    <w:p w14:paraId="0A03442C" w14:textId="77777777" w:rsidR="002C1116" w:rsidRDefault="002C1116" w:rsidP="002C1116">
      <w:pPr>
        <w:pStyle w:val="Heading4"/>
        <w:rPr>
          <w:lang w:val="en-CA"/>
        </w:rPr>
      </w:pPr>
      <w:proofErr w:type="gramStart"/>
      <w:r w:rsidRPr="00D970E9">
        <w:rPr>
          <w:lang w:val="en-CA"/>
        </w:rPr>
        <w:t>numericYoungerAge</w:t>
      </w:r>
      <w:proofErr w:type="gramEnd"/>
    </w:p>
    <w:p w14:paraId="3A5AF6C5" w14:textId="77777777" w:rsidR="002C1116" w:rsidRDefault="002C1116" w:rsidP="002C1116">
      <w:pPr>
        <w:rPr>
          <w:lang w:val="en-CA"/>
        </w:rPr>
      </w:pPr>
    </w:p>
    <w:p w14:paraId="4EB9B28A" w14:textId="77777777" w:rsidR="002C1116" w:rsidRDefault="002C1116" w:rsidP="002C1116">
      <w:pPr>
        <w:rPr>
          <w:lang w:val="en-CA"/>
        </w:rPr>
      </w:pPr>
      <w:r>
        <w:t>If present, t</w:t>
      </w:r>
      <w:r>
        <w:rPr>
          <w:lang w:val="en-CA"/>
        </w:rPr>
        <w:t>he property numericYoungerAge</w:t>
      </w:r>
      <w:proofErr w:type="gramStart"/>
      <w:r>
        <w:rPr>
          <w:lang w:val="en-CA"/>
        </w:rPr>
        <w:t>:Primitive</w:t>
      </w:r>
      <w:proofErr w:type="gramEnd"/>
      <w:r>
        <w:rPr>
          <w:lang w:val="en-CA"/>
        </w:rPr>
        <w:t>::Number shall report the y</w:t>
      </w:r>
      <w:r w:rsidRPr="00393486">
        <w:rPr>
          <w:lang w:val="en-CA"/>
        </w:rPr>
        <w:t>ounger age of the fault/</w:t>
      </w:r>
      <w:r>
        <w:rPr>
          <w:lang w:val="en-CA"/>
        </w:rPr>
        <w:t>shear structure, represented million years (Ma).</w:t>
      </w:r>
    </w:p>
    <w:p w14:paraId="45034335" w14:textId="77777777" w:rsidR="002C1116" w:rsidRDefault="002C1116" w:rsidP="002C1116">
      <w:pPr>
        <w:pStyle w:val="Heading4"/>
        <w:rPr>
          <w:lang w:val="en-CA"/>
        </w:rPr>
      </w:pPr>
      <w:proofErr w:type="gramStart"/>
      <w:r w:rsidRPr="00D970E9">
        <w:rPr>
          <w:lang w:val="en-CA"/>
        </w:rPr>
        <w:t>observationMethod</w:t>
      </w:r>
      <w:proofErr w:type="gramEnd"/>
    </w:p>
    <w:p w14:paraId="29361163" w14:textId="77777777" w:rsidR="002C1116" w:rsidRPr="00393486" w:rsidRDefault="002C1116" w:rsidP="002C1116">
      <w:pPr>
        <w:rPr>
          <w:lang w:val="en-CA"/>
        </w:rPr>
      </w:pPr>
    </w:p>
    <w:p w14:paraId="1A45C13C" w14:textId="77777777" w:rsidR="002C1116" w:rsidRDefault="002C1116" w:rsidP="002C1116">
      <w:pPr>
        <w:rPr>
          <w:lang w:val="en-CA"/>
        </w:rPr>
      </w:pPr>
      <w:r>
        <w:t>If present, t</w:t>
      </w:r>
      <w:r>
        <w:rPr>
          <w:lang w:val="en-CA"/>
        </w:rPr>
        <w:t>he property observationMethod</w:t>
      </w:r>
      <w:proofErr w:type="gramStart"/>
      <w:r>
        <w:rPr>
          <w:lang w:val="en-CA"/>
        </w:rPr>
        <w:t>:Primitive</w:t>
      </w:r>
      <w:proofErr w:type="gramEnd"/>
      <w:r>
        <w:rPr>
          <w:lang w:val="en-CA"/>
        </w:rPr>
        <w:t>::CharacterString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0112CC1B" w14:textId="77777777" w:rsidR="002C1116" w:rsidRDefault="002C1116" w:rsidP="002C1116">
      <w:pPr>
        <w:pStyle w:val="Heading4"/>
        <w:rPr>
          <w:lang w:val="en-CA"/>
        </w:rPr>
      </w:pPr>
      <w:proofErr w:type="gramStart"/>
      <w:r w:rsidRPr="00393486">
        <w:rPr>
          <w:lang w:val="en-CA"/>
        </w:rPr>
        <w:t>positionalAccuracy</w:t>
      </w:r>
      <w:proofErr w:type="gramEnd"/>
    </w:p>
    <w:p w14:paraId="492CC8DA" w14:textId="77777777" w:rsidR="002C1116" w:rsidRPr="00393486" w:rsidRDefault="002C1116" w:rsidP="002C1116">
      <w:pPr>
        <w:rPr>
          <w:lang w:val="en-CA"/>
        </w:rPr>
      </w:pPr>
    </w:p>
    <w:p w14:paraId="56223101" w14:textId="77777777" w:rsidR="002C1116" w:rsidRDefault="002C1116" w:rsidP="002C1116">
      <w:pPr>
        <w:rPr>
          <w:lang w:val="en-CA"/>
        </w:rPr>
      </w:pPr>
      <w:r>
        <w:lastRenderedPageBreak/>
        <w:t>If present, t</w:t>
      </w:r>
      <w:r>
        <w:rPr>
          <w:lang w:val="en-CA"/>
        </w:rPr>
        <w:t>he property positionAccuracy</w:t>
      </w:r>
      <w:proofErr w:type="gramStart"/>
      <w:r>
        <w:rPr>
          <w:lang w:val="en-CA"/>
        </w:rPr>
        <w:t>:Primitive</w:t>
      </w:r>
      <w:proofErr w:type="gramEnd"/>
      <w:r>
        <w:rPr>
          <w:lang w:val="en-CA"/>
        </w:rPr>
        <w:t>::CharacterString shall contain Quantitative values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78BEE88C" w14:textId="77777777" w:rsidR="002C1116" w:rsidRDefault="002C1116" w:rsidP="002C1116">
      <w:pPr>
        <w:pStyle w:val="Heading4"/>
        <w:rPr>
          <w:lang w:val="en-CA"/>
        </w:rPr>
      </w:pPr>
      <w:proofErr w:type="gramStart"/>
      <w:r>
        <w:rPr>
          <w:lang w:val="en-CA"/>
        </w:rPr>
        <w:t>source</w:t>
      </w:r>
      <w:proofErr w:type="gramEnd"/>
    </w:p>
    <w:p w14:paraId="4EEC465C" w14:textId="77777777" w:rsidR="002C1116" w:rsidRDefault="002C1116" w:rsidP="002C1116">
      <w:pPr>
        <w:rPr>
          <w:lang w:val="en-CA"/>
        </w:rPr>
      </w:pPr>
    </w:p>
    <w:p w14:paraId="595408DE" w14:textId="77777777" w:rsidR="002C1116" w:rsidRDefault="002C1116" w:rsidP="002C1116">
      <w:pPr>
        <w:rPr>
          <w:lang w:val="en-CA"/>
        </w:rPr>
      </w:pPr>
      <w:r>
        <w:t>If present, t</w:t>
      </w:r>
      <w:r>
        <w:rPr>
          <w:lang w:val="en-CA"/>
        </w:rPr>
        <w: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07E51780" w14:textId="77777777" w:rsidR="002C1116" w:rsidRPr="00D970E9" w:rsidRDefault="002C1116" w:rsidP="002C1116">
      <w:pPr>
        <w:pStyle w:val="Heading4"/>
        <w:rPr>
          <w:lang w:val="en-CA"/>
        </w:rPr>
      </w:pPr>
      <w:r w:rsidRPr="00D970E9">
        <w:rPr>
          <w:lang w:val="en-CA"/>
        </w:rPr>
        <w:t>faultType_uri</w:t>
      </w:r>
    </w:p>
    <w:p w14:paraId="7AC33DB9" w14:textId="77777777" w:rsidR="002C1116" w:rsidRDefault="002C1116" w:rsidP="002C1116">
      <w:pPr>
        <w:rPr>
          <w:lang w:val="en-CA"/>
        </w:rPr>
      </w:pPr>
    </w:p>
    <w:p w14:paraId="2F23D333" w14:textId="77777777" w:rsidR="002C1116" w:rsidRDefault="002C1116" w:rsidP="002C1116">
      <w:pPr>
        <w:rPr>
          <w:lang w:val="en-CA"/>
        </w:rPr>
      </w:pPr>
      <w:r>
        <w:rPr>
          <w:lang w:val="en-CA"/>
        </w:rPr>
        <w:t>The property faultType_uri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0C6A2213" w14:textId="77777777" w:rsidR="002C1116" w:rsidRDefault="002C1116" w:rsidP="002C1116">
      <w:pPr>
        <w:rPr>
          <w:lang w:val="en-CA"/>
        </w:rPr>
      </w:pPr>
    </w:p>
    <w:p w14:paraId="5EA9DE82" w14:textId="77777777" w:rsidR="002C1116" w:rsidRPr="00D970E9" w:rsidRDefault="002C1116" w:rsidP="002C1116">
      <w:pPr>
        <w:pStyle w:val="Heading4"/>
        <w:rPr>
          <w:lang w:val="en-CA"/>
        </w:rPr>
      </w:pPr>
      <w:r w:rsidRPr="00D970E9">
        <w:rPr>
          <w:lang w:val="en-CA"/>
        </w:rPr>
        <w:t>movementType_uri</w:t>
      </w:r>
    </w:p>
    <w:p w14:paraId="35CA167E" w14:textId="77777777" w:rsidR="002C1116" w:rsidRDefault="002C1116" w:rsidP="002C1116">
      <w:pPr>
        <w:rPr>
          <w:lang w:val="en-CA"/>
        </w:rPr>
      </w:pPr>
    </w:p>
    <w:p w14:paraId="24CD9D84" w14:textId="77777777" w:rsidR="002C1116" w:rsidRDefault="002C1116" w:rsidP="002C1116">
      <w:pPr>
        <w:rPr>
          <w:lang w:val="en-CA"/>
        </w:rPr>
      </w:pPr>
      <w:r>
        <w:rPr>
          <w:lang w:val="en-CA"/>
        </w:rPr>
        <w:t>The property movementType_uri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4AD207C7" w14:textId="77777777" w:rsidR="002C1116" w:rsidRPr="00D970E9" w:rsidRDefault="002C1116" w:rsidP="002C1116">
      <w:pPr>
        <w:pStyle w:val="Heading4"/>
        <w:rPr>
          <w:lang w:val="en-CA"/>
        </w:rPr>
      </w:pPr>
      <w:r w:rsidRPr="00D970E9">
        <w:rPr>
          <w:lang w:val="en-CA"/>
        </w:rPr>
        <w:t>deformationStyle_uri</w:t>
      </w:r>
    </w:p>
    <w:p w14:paraId="7681473D" w14:textId="77777777" w:rsidR="002C1116" w:rsidRDefault="002C1116" w:rsidP="002C1116">
      <w:pPr>
        <w:rPr>
          <w:lang w:val="en-CA"/>
        </w:rPr>
      </w:pPr>
    </w:p>
    <w:p w14:paraId="5896E938" w14:textId="77777777" w:rsidR="002C1116" w:rsidRDefault="002C1116" w:rsidP="002C1116">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307DDF23" w14:textId="77777777" w:rsidR="002C1116" w:rsidRDefault="002C1116" w:rsidP="002C1116">
      <w:pPr>
        <w:rPr>
          <w:lang w:val="en-CA"/>
        </w:rPr>
      </w:pPr>
    </w:p>
    <w:p w14:paraId="67E61ABA" w14:textId="77777777" w:rsidR="002C1116" w:rsidRDefault="002C1116" w:rsidP="002C1116">
      <w:pPr>
        <w:pStyle w:val="Heading4"/>
        <w:rPr>
          <w:lang w:val="en-CA"/>
        </w:rPr>
      </w:pPr>
      <w:r w:rsidRPr="00393486">
        <w:rPr>
          <w:lang w:val="en-CA"/>
        </w:rPr>
        <w:t>representativeAge_uri</w:t>
      </w:r>
    </w:p>
    <w:p w14:paraId="019C49AF" w14:textId="77777777" w:rsidR="002C1116" w:rsidRPr="00393486" w:rsidRDefault="002C1116" w:rsidP="002C1116">
      <w:pPr>
        <w:rPr>
          <w:lang w:val="en-CA"/>
        </w:rPr>
      </w:pPr>
    </w:p>
    <w:p w14:paraId="63C37891" w14:textId="77777777" w:rsidR="002C1116" w:rsidRDefault="002C1116" w:rsidP="002C1116">
      <w:pPr>
        <w:rPr>
          <w:lang w:val="en-CA"/>
        </w:rPr>
      </w:pPr>
      <w:r>
        <w:rPr>
          <w:lang w:val="en-CA"/>
        </w:rPr>
        <w:lastRenderedPageBreak/>
        <w:t>The property representativeAge_uri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5CF54325" w14:textId="77777777" w:rsidR="002C1116" w:rsidRDefault="002C1116" w:rsidP="002C1116">
      <w:pPr>
        <w:rPr>
          <w:lang w:val="en-CA"/>
        </w:rPr>
      </w:pPr>
    </w:p>
    <w:p w14:paraId="481DBA08" w14:textId="77777777" w:rsidR="002C1116" w:rsidRPr="00D970E9" w:rsidRDefault="002C1116" w:rsidP="002C1116">
      <w:pPr>
        <w:pStyle w:val="Heading4"/>
        <w:rPr>
          <w:lang w:val="en-CA"/>
        </w:rPr>
      </w:pPr>
      <w:r w:rsidRPr="00D970E9">
        <w:rPr>
          <w:lang w:val="en-CA"/>
        </w:rPr>
        <w:t>representativeOlderAge_uri</w:t>
      </w:r>
    </w:p>
    <w:p w14:paraId="3776ABB5" w14:textId="77777777" w:rsidR="002C1116" w:rsidRDefault="002C1116" w:rsidP="002C1116">
      <w:pPr>
        <w:rPr>
          <w:lang w:val="en-CA"/>
        </w:rPr>
      </w:pPr>
    </w:p>
    <w:p w14:paraId="5EA620AF" w14:textId="77777777" w:rsidR="002C1116" w:rsidRDefault="002C1116" w:rsidP="002C111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640C2ED" w14:textId="77777777" w:rsidR="002C1116" w:rsidRDefault="002C1116" w:rsidP="002C1116">
      <w:pPr>
        <w:rPr>
          <w:lang w:val="en-CA"/>
        </w:rPr>
      </w:pPr>
    </w:p>
    <w:p w14:paraId="1D82C069" w14:textId="77777777" w:rsidR="002C1116" w:rsidRDefault="002C1116" w:rsidP="002C1116">
      <w:pPr>
        <w:pStyle w:val="Heading4"/>
        <w:rPr>
          <w:lang w:val="en-CA"/>
        </w:rPr>
      </w:pPr>
      <w:r w:rsidRPr="00393486">
        <w:rPr>
          <w:lang w:val="en-CA"/>
        </w:rPr>
        <w:t>representativeYoungerAge_uri</w:t>
      </w:r>
    </w:p>
    <w:p w14:paraId="3C1C4C78" w14:textId="77777777" w:rsidR="002C1116" w:rsidRPr="00D27756" w:rsidRDefault="002C1116" w:rsidP="002C1116">
      <w:pPr>
        <w:rPr>
          <w:lang w:val="en-CA"/>
        </w:rPr>
      </w:pPr>
    </w:p>
    <w:p w14:paraId="24AE66A5" w14:textId="77777777" w:rsidR="002C1116" w:rsidRDefault="002C1116" w:rsidP="002C1116">
      <w:pPr>
        <w:rPr>
          <w:lang w:val="en-CA"/>
        </w:rPr>
      </w:pPr>
      <w:r>
        <w:rPr>
          <w:lang w:val="en-CA"/>
        </w:rPr>
        <w:t>The property representativeYoungerAge_uri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51A4939E" w14:textId="77777777" w:rsidR="002C1116" w:rsidRDefault="002C1116" w:rsidP="002C1116">
      <w:pPr>
        <w:pStyle w:val="Heading4"/>
        <w:rPr>
          <w:lang w:val="en-CA"/>
        </w:rPr>
      </w:pPr>
      <w:r w:rsidRPr="007433DB">
        <w:rPr>
          <w:lang w:val="en-CA"/>
        </w:rPr>
        <w:t>specification_uri</w:t>
      </w:r>
    </w:p>
    <w:p w14:paraId="31BFFFC6" w14:textId="77777777" w:rsidR="002C1116" w:rsidRDefault="002C1116" w:rsidP="002C1116"/>
    <w:p w14:paraId="2DC40D92" w14:textId="77777777" w:rsidR="002C1116" w:rsidRDefault="002C1116" w:rsidP="002C1116">
      <w:pPr>
        <w:rPr>
          <w:rFonts w:cs="Arial"/>
          <w:color w:val="000000"/>
          <w:lang w:val="en-CA"/>
        </w:rPr>
      </w:pPr>
      <w:r>
        <w:t>If present, t</w:t>
      </w:r>
      <w:r>
        <w:rPr>
          <w:lang w:val="en-CA"/>
        </w:rPr>
        <w:t>he property specification_uri</w:t>
      </w:r>
      <w:proofErr w:type="gramStart"/>
      <w:r>
        <w:rPr>
          <w:lang w:val="en-CA"/>
        </w:rPr>
        <w:t>:Primitive</w:t>
      </w:r>
      <w:proofErr w:type="gramEnd"/>
      <w:r>
        <w:rPr>
          <w:lang w:val="en-CA"/>
        </w:rPr>
        <w:t xml:space="preserve">::CharacterString shall contain a </w:t>
      </w:r>
      <w:r w:rsidRPr="007433DB">
        <w:rPr>
          <w:lang w:val="en-CA"/>
        </w:rPr>
        <w:t xml:space="preserve">URI referring the GeoSciML ShearDisplacementStructure feature that describes the instance in detail. </w:t>
      </w:r>
      <w:r w:rsidDel="001563D9">
        <w:rPr>
          <w:lang w:val="en-CA"/>
        </w:rPr>
        <w:t xml:space="preserve"> </w:t>
      </w:r>
    </w:p>
    <w:p w14:paraId="55496E2F" w14:textId="77777777" w:rsidR="002C1116" w:rsidRDefault="002C1116" w:rsidP="002C1116">
      <w:pPr>
        <w:rPr>
          <w:lang w:val="en-CA"/>
        </w:rPr>
      </w:pPr>
    </w:p>
    <w:p w14:paraId="7D14DA3C" w14:textId="77777777" w:rsidR="002C1116" w:rsidRDefault="002C1116" w:rsidP="002C1116">
      <w:pPr>
        <w:pStyle w:val="Heading4"/>
        <w:rPr>
          <w:lang w:val="en-CA"/>
        </w:rPr>
      </w:pPr>
      <w:r w:rsidRPr="007433DB">
        <w:rPr>
          <w:lang w:val="en-CA"/>
        </w:rPr>
        <w:t>metadata_uri</w:t>
      </w:r>
    </w:p>
    <w:p w14:paraId="240535D8" w14:textId="77777777" w:rsidR="002C1116" w:rsidRPr="007433DB" w:rsidRDefault="002C1116" w:rsidP="002C1116">
      <w:pPr>
        <w:rPr>
          <w:lang w:val="en-CA"/>
        </w:rPr>
      </w:pPr>
    </w:p>
    <w:p w14:paraId="76EF77A8"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7433DB">
        <w:rPr>
          <w:lang w:val="en-CA"/>
        </w:rPr>
        <w:t>URI referring to a metadata record describing the provenance of data.</w:t>
      </w:r>
    </w:p>
    <w:p w14:paraId="5BCE6037" w14:textId="77777777" w:rsidR="002C1116" w:rsidRDefault="002C1116" w:rsidP="002C1116">
      <w:pPr>
        <w:pStyle w:val="Heading4"/>
      </w:pPr>
      <w:proofErr w:type="gramStart"/>
      <w:r w:rsidRPr="00C17A19">
        <w:t>genericSymbolizer</w:t>
      </w:r>
      <w:proofErr w:type="gramEnd"/>
    </w:p>
    <w:p w14:paraId="174E054F" w14:textId="77777777" w:rsidR="002C1116" w:rsidRPr="00C17A19" w:rsidRDefault="002C1116" w:rsidP="002C1116"/>
    <w:p w14:paraId="272E6DAF" w14:textId="77777777" w:rsidR="002C1116" w:rsidRDefault="002C1116" w:rsidP="002C1116">
      <w:r>
        <w:lastRenderedPageBreak/>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B329F14" w14:textId="77777777" w:rsidR="002C1116" w:rsidRDefault="002C1116" w:rsidP="002C1116">
      <w:pPr>
        <w:pStyle w:val="Heading4"/>
      </w:pPr>
      <w:proofErr w:type="gramStart"/>
      <w:r>
        <w:t>s</w:t>
      </w:r>
      <w:r w:rsidRPr="004E3A57">
        <w:t>hape</w:t>
      </w:r>
      <w:proofErr w:type="gramEnd"/>
    </w:p>
    <w:p w14:paraId="200D8734" w14:textId="77777777" w:rsidR="002C1116" w:rsidRDefault="002C1116" w:rsidP="002C1116"/>
    <w:p w14:paraId="42088D90"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5D2BA594" w14:textId="77777777" w:rsidR="002C1116" w:rsidRDefault="002C1116" w:rsidP="002C1116">
      <w:pPr>
        <w:pStyle w:val="Heading4"/>
      </w:pPr>
      <w:r w:rsidRPr="004E3A57">
        <w:t>Any</w:t>
      </w:r>
    </w:p>
    <w:p w14:paraId="6E7BF78E" w14:textId="77777777" w:rsidR="002C1116" w:rsidRDefault="002C1116" w:rsidP="002C1116"/>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80" w:name="_Toc455237420"/>
      <w:r w:rsidRPr="00D14AF0">
        <w:rPr>
          <w:lang w:val="en-CA"/>
        </w:rPr>
        <w:t>SiteObservationView</w:t>
      </w:r>
      <w:bookmarkEnd w:id="580"/>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77777777"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5D21AFE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295D6338" w14:textId="77777777" w:rsidR="002C1116" w:rsidRDefault="002C1116" w:rsidP="002C1116">
      <w:pPr>
        <w:pStyle w:val="Heading4"/>
        <w:rPr>
          <w:lang w:val="en-CA"/>
        </w:rPr>
      </w:pPr>
      <w:proofErr w:type="gramStart"/>
      <w:r>
        <w:rPr>
          <w:lang w:val="en-CA"/>
        </w:rPr>
        <w:t>identifier</w:t>
      </w:r>
      <w:proofErr w:type="gramEnd"/>
    </w:p>
    <w:p w14:paraId="7EB4375A" w14:textId="77777777" w:rsidR="002C1116" w:rsidRDefault="002C1116" w:rsidP="002C1116"/>
    <w:p w14:paraId="62BC79FE"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1"/>
      <w:r>
        <w:rPr>
          <w:lang w:val="en-CA"/>
        </w:rPr>
        <w:t>3986</w:t>
      </w:r>
      <w:commentRangeEnd w:id="581"/>
      <w:r>
        <w:rPr>
          <w:rStyle w:val="CommentReference"/>
        </w:rPr>
        <w:commentReference w:id="581"/>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50A1F2B7"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w:t>
            </w:r>
            <w:commentRangeStart w:id="582"/>
            <w:r>
              <w:rPr>
                <w:rStyle w:val="reqtext"/>
                <w:lang w:val="en-CA"/>
              </w:rPr>
              <w:t>dentifier</w:t>
            </w:r>
            <w:proofErr w:type="gramEnd"/>
            <w:r>
              <w:rPr>
                <w:rStyle w:val="reqtext"/>
                <w:lang w:val="en-CA"/>
              </w:rPr>
              <w:t xml:space="preserve"> SHOULD correspond to a representation of OM_Observation </w:t>
            </w:r>
            <w:commentRangeEnd w:id="582"/>
            <w:r>
              <w:rPr>
                <w:rStyle w:val="CommentReference"/>
                <w:rFonts w:ascii="Times New Roman" w:eastAsia="Times New Roman" w:hAnsi="Times New Roman"/>
                <w:lang w:val="en-US" w:eastAsia="en-US"/>
              </w:rPr>
              <w:commentReference w:id="582"/>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F3BBF67" w14:textId="77777777" w:rsidR="002C1116" w:rsidRDefault="002C1116" w:rsidP="002C1116">
      <w:pPr>
        <w:pStyle w:val="Heading4"/>
        <w:rPr>
          <w:lang w:val="en-CA"/>
        </w:rPr>
      </w:pPr>
      <w:proofErr w:type="gramStart"/>
      <w:r>
        <w:rPr>
          <w:lang w:val="en-CA"/>
        </w:rPr>
        <w:t>siteName</w:t>
      </w:r>
      <w:proofErr w:type="gramEnd"/>
    </w:p>
    <w:p w14:paraId="022A79AF" w14:textId="77777777" w:rsidR="002C1116" w:rsidRDefault="002C1116" w:rsidP="002C1116">
      <w:pPr>
        <w:autoSpaceDE w:val="0"/>
        <w:autoSpaceDN w:val="0"/>
        <w:adjustRightInd w:val="0"/>
        <w:spacing w:after="0" w:line="240" w:lineRule="atLeast"/>
        <w:rPr>
          <w:rFonts w:cs="Arial"/>
          <w:color w:val="000000"/>
          <w:lang w:val="en-CA"/>
        </w:rPr>
      </w:pPr>
    </w:p>
    <w:p w14:paraId="328AE8F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w:t>
      </w:r>
      <w:proofErr w:type="gramStart"/>
      <w:r>
        <w:rPr>
          <w:rFonts w:cs="Arial"/>
          <w:color w:val="000000"/>
          <w:lang w:val="en-CA"/>
        </w:rPr>
        <w:t>:Primitive</w:t>
      </w:r>
      <w:proofErr w:type="gramEnd"/>
      <w:r>
        <w:rPr>
          <w:rFonts w:cs="Arial"/>
          <w:color w:val="000000"/>
          <w:lang w:val="en-CA"/>
        </w:rPr>
        <w:t>::CharacterString shall contain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17C4C707" w14:textId="77777777" w:rsidR="002C1116" w:rsidRDefault="002C1116" w:rsidP="002C1116">
      <w:pPr>
        <w:pStyle w:val="Heading4"/>
      </w:pPr>
      <w:proofErr w:type="gramStart"/>
      <w:r w:rsidRPr="00006FB0">
        <w:rPr>
          <w:lang w:val="en-CA"/>
        </w:rPr>
        <w:t>observationName</w:t>
      </w:r>
      <w:proofErr w:type="gramEnd"/>
      <w:r w:rsidRPr="00006FB0">
        <w:t xml:space="preserve"> </w:t>
      </w:r>
    </w:p>
    <w:p w14:paraId="731418CD" w14:textId="77777777" w:rsidR="002C1116" w:rsidRDefault="002C1116" w:rsidP="002C1116">
      <w:pPr>
        <w:autoSpaceDE w:val="0"/>
        <w:autoSpaceDN w:val="0"/>
        <w:adjustRightInd w:val="0"/>
        <w:spacing w:after="0" w:line="240" w:lineRule="atLeast"/>
      </w:pPr>
    </w:p>
    <w:p w14:paraId="650878B1" w14:textId="77777777"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 xml:space="preserve">Primitive::CharacterString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110B00D6" w14:textId="77777777" w:rsidR="002C1116" w:rsidRDefault="002C1116" w:rsidP="002C1116">
      <w:pPr>
        <w:autoSpaceDE w:val="0"/>
        <w:autoSpaceDN w:val="0"/>
        <w:adjustRightInd w:val="0"/>
        <w:spacing w:after="0" w:line="240" w:lineRule="atLeast"/>
        <w:rPr>
          <w:rFonts w:cs="Arial"/>
          <w:color w:val="000000"/>
          <w:lang w:val="en-CA"/>
        </w:rPr>
      </w:pPr>
    </w:p>
    <w:p w14:paraId="6E2BBFBF" w14:textId="77777777" w:rsidR="002C1116" w:rsidRDefault="002C1116" w:rsidP="002C1116">
      <w:pPr>
        <w:pStyle w:val="Heading4"/>
        <w:rPr>
          <w:lang w:val="en-CA"/>
        </w:rPr>
      </w:pPr>
      <w:proofErr w:type="gramStart"/>
      <w:r>
        <w:rPr>
          <w:lang w:val="en-CA"/>
        </w:rPr>
        <w:t>l</w:t>
      </w:r>
      <w:r w:rsidRPr="00D970E9">
        <w:rPr>
          <w:lang w:val="en-CA"/>
        </w:rPr>
        <w:t>abel</w:t>
      </w:r>
      <w:proofErr w:type="gramEnd"/>
    </w:p>
    <w:p w14:paraId="1F67F075" w14:textId="77777777" w:rsidR="002C1116" w:rsidRDefault="002C1116" w:rsidP="002C1116">
      <w:pPr>
        <w:autoSpaceDE w:val="0"/>
        <w:autoSpaceDN w:val="0"/>
        <w:adjustRightInd w:val="0"/>
        <w:spacing w:after="0" w:line="240" w:lineRule="atLeast"/>
        <w:rPr>
          <w:rFonts w:cs="Arial"/>
          <w:color w:val="000000"/>
          <w:lang w:val="en-CA"/>
        </w:rPr>
      </w:pPr>
    </w:p>
    <w:p w14:paraId="71808BE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B228FF">
        <w:rPr>
          <w:rFonts w:cs="Arial"/>
          <w:color w:val="000000"/>
          <w:lang w:val="en-CA"/>
        </w:rPr>
        <w:t>hort text string to associate with a symbol in a visualization/portrayal</w:t>
      </w:r>
      <w:r>
        <w:rPr>
          <w:rFonts w:cs="Arial"/>
          <w:color w:val="000000"/>
          <w:lang w:val="en-CA"/>
        </w:rPr>
        <w:t>.</w:t>
      </w:r>
    </w:p>
    <w:p w14:paraId="6B83D6C3" w14:textId="77777777" w:rsidR="002C1116" w:rsidRDefault="002C1116" w:rsidP="002C1116">
      <w:pPr>
        <w:autoSpaceDE w:val="0"/>
        <w:autoSpaceDN w:val="0"/>
        <w:adjustRightInd w:val="0"/>
        <w:spacing w:after="0" w:line="240" w:lineRule="atLeast"/>
        <w:rPr>
          <w:rFonts w:cs="Arial"/>
          <w:color w:val="000000"/>
          <w:lang w:val="en-CA"/>
        </w:rPr>
      </w:pPr>
    </w:p>
    <w:p w14:paraId="3BD2D95F"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22E9E5F5" w14:textId="77777777" w:rsidR="002C1116" w:rsidRPr="00D14AF0" w:rsidRDefault="002C1116" w:rsidP="002C1116">
      <w:pPr>
        <w:autoSpaceDE w:val="0"/>
        <w:autoSpaceDN w:val="0"/>
        <w:adjustRightInd w:val="0"/>
        <w:spacing w:after="0" w:line="240" w:lineRule="atLeast"/>
        <w:rPr>
          <w:rFonts w:cs="Arial"/>
          <w:color w:val="000000"/>
          <w:lang w:val="en-CA"/>
        </w:rPr>
      </w:pPr>
    </w:p>
    <w:p w14:paraId="0227B6AF"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a t</w:t>
      </w:r>
      <w:r w:rsidRPr="00B228FF">
        <w:rPr>
          <w:rFonts w:cs="Arial"/>
          <w:color w:val="000000"/>
          <w:lang w:val="en-CA"/>
        </w:rPr>
        <w:t>ext string providing descriptive information about the observation.</w:t>
      </w:r>
    </w:p>
    <w:p w14:paraId="48980069" w14:textId="77777777" w:rsidR="002C1116" w:rsidRDefault="002C1116" w:rsidP="002C1116">
      <w:pPr>
        <w:autoSpaceDE w:val="0"/>
        <w:autoSpaceDN w:val="0"/>
        <w:adjustRightInd w:val="0"/>
        <w:spacing w:after="0" w:line="240" w:lineRule="atLeast"/>
        <w:rPr>
          <w:rFonts w:cs="Arial"/>
          <w:color w:val="000000"/>
          <w:lang w:val="en-CA"/>
        </w:rPr>
      </w:pPr>
    </w:p>
    <w:p w14:paraId="0A5495C4" w14:textId="77777777" w:rsidR="002C1116" w:rsidRDefault="002C1116" w:rsidP="002C1116">
      <w:pPr>
        <w:pStyle w:val="Heading4"/>
        <w:rPr>
          <w:lang w:val="en-CA"/>
        </w:rPr>
      </w:pPr>
      <w:proofErr w:type="gramStart"/>
      <w:r w:rsidRPr="00B228FF">
        <w:rPr>
          <w:lang w:val="en-CA"/>
        </w:rPr>
        <w:t>featureOfInterest</w:t>
      </w:r>
      <w:proofErr w:type="gramEnd"/>
    </w:p>
    <w:p w14:paraId="6A022D9C" w14:textId="77777777" w:rsidR="002C1116" w:rsidRDefault="002C1116" w:rsidP="002C1116">
      <w:pPr>
        <w:autoSpaceDE w:val="0"/>
        <w:autoSpaceDN w:val="0"/>
        <w:adjustRightInd w:val="0"/>
        <w:spacing w:after="0" w:line="240" w:lineRule="atLeast"/>
        <w:rPr>
          <w:rFonts w:cs="Arial"/>
          <w:color w:val="000000"/>
          <w:lang w:val="en-CA"/>
        </w:rPr>
      </w:pPr>
    </w:p>
    <w:p w14:paraId="709C965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42411559" w14:textId="77777777" w:rsidR="002C1116" w:rsidRDefault="002C1116" w:rsidP="002C1116">
      <w:pPr>
        <w:autoSpaceDE w:val="0"/>
        <w:autoSpaceDN w:val="0"/>
        <w:adjustRightInd w:val="0"/>
        <w:spacing w:after="0" w:line="240" w:lineRule="atLeast"/>
        <w:rPr>
          <w:rFonts w:cs="Arial"/>
          <w:color w:val="000000"/>
          <w:lang w:val="en-CA"/>
        </w:rPr>
      </w:pPr>
    </w:p>
    <w:p w14:paraId="55DCCD93" w14:textId="77777777" w:rsidR="002C1116" w:rsidRDefault="002C1116" w:rsidP="002C1116">
      <w:pPr>
        <w:pStyle w:val="Heading4"/>
        <w:rPr>
          <w:lang w:val="en-CA"/>
        </w:rPr>
      </w:pPr>
      <w:proofErr w:type="gramStart"/>
      <w:r w:rsidRPr="00D970E9">
        <w:rPr>
          <w:lang w:val="en-CA"/>
        </w:rPr>
        <w:t>observedProperty</w:t>
      </w:r>
      <w:proofErr w:type="gramEnd"/>
    </w:p>
    <w:p w14:paraId="12C75CDE" w14:textId="77777777" w:rsidR="002C1116" w:rsidRDefault="002C1116" w:rsidP="002C1116">
      <w:pPr>
        <w:autoSpaceDE w:val="0"/>
        <w:autoSpaceDN w:val="0"/>
        <w:adjustRightInd w:val="0"/>
        <w:spacing w:after="0" w:line="240" w:lineRule="atLeast"/>
        <w:rPr>
          <w:rFonts w:cs="Arial"/>
          <w:color w:val="000000"/>
          <w:lang w:val="en-CA"/>
        </w:rPr>
      </w:pPr>
    </w:p>
    <w:p w14:paraId="054269A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propertyType_uri shall be used.</w:t>
      </w:r>
    </w:p>
    <w:p w14:paraId="5FDCA7BA" w14:textId="77777777" w:rsidR="002C1116" w:rsidRDefault="002C1116" w:rsidP="002C1116">
      <w:pPr>
        <w:pStyle w:val="Heading4"/>
        <w:rPr>
          <w:lang w:val="en-CA"/>
        </w:rPr>
      </w:pPr>
      <w:proofErr w:type="gramStart"/>
      <w:r w:rsidRPr="00D970E9">
        <w:rPr>
          <w:lang w:val="en-CA"/>
        </w:rPr>
        <w:lastRenderedPageBreak/>
        <w:t>observedValue</w:t>
      </w:r>
      <w:proofErr w:type="gramEnd"/>
    </w:p>
    <w:p w14:paraId="2F1B65E9" w14:textId="77777777" w:rsidR="002C1116" w:rsidRDefault="002C1116" w:rsidP="002C1116">
      <w:pPr>
        <w:autoSpaceDE w:val="0"/>
        <w:autoSpaceDN w:val="0"/>
        <w:adjustRightInd w:val="0"/>
        <w:spacing w:after="0" w:line="240" w:lineRule="atLeast"/>
        <w:rPr>
          <w:rFonts w:cs="Arial"/>
          <w:color w:val="000000"/>
          <w:lang w:val="en-CA"/>
        </w:rPr>
      </w:pPr>
    </w:p>
    <w:p w14:paraId="49215F3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observedValue</w:t>
      </w:r>
      <w:proofErr w:type="gramStart"/>
      <w:r>
        <w:rPr>
          <w:rFonts w:cs="Arial"/>
          <w:color w:val="000000"/>
          <w:lang w:val="en-CA"/>
        </w:rPr>
        <w:t>:Primitive</w:t>
      </w:r>
      <w:proofErr w:type="gramEnd"/>
      <w:r>
        <w:rPr>
          <w:rFonts w:cs="Arial"/>
          <w:color w:val="000000"/>
          <w:lang w:val="en-CA"/>
        </w:rPr>
        <w:t xml:space="preserve">::CharacterString shall contain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Pr>
          <w:rFonts w:cs="Arial"/>
          <w:color w:val="000000"/>
          <w:lang w:val="en-CA"/>
        </w:rPr>
        <w:t>.</w:t>
      </w:r>
    </w:p>
    <w:p w14:paraId="204F2E21" w14:textId="77777777" w:rsidR="002C1116" w:rsidRDefault="002C1116" w:rsidP="002C1116">
      <w:pPr>
        <w:autoSpaceDE w:val="0"/>
        <w:autoSpaceDN w:val="0"/>
        <w:adjustRightInd w:val="0"/>
        <w:spacing w:after="0" w:line="240" w:lineRule="atLeast"/>
        <w:rPr>
          <w:rFonts w:cs="Arial"/>
          <w:color w:val="000000"/>
          <w:lang w:val="en-CA"/>
        </w:rPr>
      </w:pPr>
    </w:p>
    <w:p w14:paraId="18A97DB5" w14:textId="77777777" w:rsidR="002C1116" w:rsidRDefault="002C1116" w:rsidP="002C1116">
      <w:pPr>
        <w:autoSpaceDE w:val="0"/>
        <w:autoSpaceDN w:val="0"/>
        <w:adjustRightInd w:val="0"/>
        <w:spacing w:after="0" w:line="240" w:lineRule="atLeast"/>
        <w:rPr>
          <w:rFonts w:cs="Arial"/>
          <w:color w:val="000000"/>
          <w:lang w:val="en-CA"/>
        </w:rPr>
      </w:pPr>
    </w:p>
    <w:p w14:paraId="39485ACD" w14:textId="77777777" w:rsidR="002C1116" w:rsidRDefault="002C1116" w:rsidP="002C1116">
      <w:pPr>
        <w:pStyle w:val="Heading4"/>
        <w:rPr>
          <w:lang w:val="en-CA"/>
        </w:rPr>
      </w:pPr>
      <w:proofErr w:type="gramStart"/>
      <w:r w:rsidRPr="00D970E9">
        <w:rPr>
          <w:lang w:val="en-CA"/>
        </w:rPr>
        <w:t>observedValueUom</w:t>
      </w:r>
      <w:proofErr w:type="gramEnd"/>
    </w:p>
    <w:p w14:paraId="27D04058" w14:textId="77777777" w:rsidR="002C1116" w:rsidRDefault="002C1116" w:rsidP="002C1116">
      <w:pPr>
        <w:autoSpaceDE w:val="0"/>
        <w:autoSpaceDN w:val="0"/>
        <w:adjustRightInd w:val="0"/>
        <w:spacing w:after="0" w:line="240" w:lineRule="atLeast"/>
        <w:rPr>
          <w:rFonts w:cs="Arial"/>
          <w:color w:val="000000"/>
          <w:lang w:val="en-CA"/>
        </w:rPr>
      </w:pPr>
    </w:p>
    <w:p w14:paraId="7B412996" w14:textId="77777777" w:rsidR="002C1116" w:rsidRPr="00D970E9" w:rsidRDefault="002C1116" w:rsidP="002C1116">
      <w:pPr>
        <w:rPr>
          <w:lang w:val="en-CA"/>
        </w:rPr>
      </w:pPr>
      <w:r>
        <w:rPr>
          <w:lang w:val="en-CA"/>
        </w:rPr>
        <w:t>If relevant, the property observedValueUom</w:t>
      </w:r>
      <w:proofErr w:type="gramStart"/>
      <w:r>
        <w:rPr>
          <w:lang w:val="en-CA"/>
        </w:rPr>
        <w:t>:Primitive</w:t>
      </w:r>
      <w:proofErr w:type="gramEnd"/>
      <w:r>
        <w:rPr>
          <w:lang w:val="en-CA"/>
        </w:rPr>
        <w:t>::CharacterString shall contain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0DE5537C" w14:textId="77777777" w:rsidR="002C1116" w:rsidRDefault="002C1116" w:rsidP="002C1116">
      <w:pPr>
        <w:pStyle w:val="Heading4"/>
        <w:rPr>
          <w:lang w:val="en-CA"/>
        </w:rPr>
      </w:pPr>
      <w:proofErr w:type="gramStart"/>
      <w:r w:rsidRPr="00D970E9">
        <w:rPr>
          <w:lang w:val="en-CA"/>
        </w:rPr>
        <w:t>observationMethod</w:t>
      </w:r>
      <w:proofErr w:type="gramEnd"/>
    </w:p>
    <w:p w14:paraId="31C0766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F8BAD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w:t>
      </w:r>
      <w:proofErr w:type="gramStart"/>
      <w:r>
        <w:rPr>
          <w:rFonts w:cs="Arial"/>
          <w:color w:val="000000"/>
          <w:lang w:val="en-CA"/>
        </w:rPr>
        <w:t>:Primitive</w:t>
      </w:r>
      <w:proofErr w:type="gramEnd"/>
      <w:r>
        <w:rPr>
          <w:rFonts w:cs="Arial"/>
          <w:color w:val="000000"/>
          <w:lang w:val="en-CA"/>
        </w:rPr>
        <w:t>::CharacterString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6C8A1906" w14:textId="77777777" w:rsidR="002C1116" w:rsidRDefault="002C1116" w:rsidP="002C1116">
      <w:pPr>
        <w:autoSpaceDE w:val="0"/>
        <w:autoSpaceDN w:val="0"/>
        <w:adjustRightInd w:val="0"/>
        <w:spacing w:after="0" w:line="240" w:lineRule="atLeast"/>
        <w:rPr>
          <w:rFonts w:cs="Arial"/>
          <w:color w:val="000000"/>
          <w:lang w:val="en-CA"/>
        </w:rPr>
      </w:pPr>
    </w:p>
    <w:p w14:paraId="08EEEBE0" w14:textId="77777777" w:rsidR="002C1116" w:rsidRDefault="002C1116" w:rsidP="002C1116">
      <w:pPr>
        <w:pStyle w:val="Heading4"/>
        <w:rPr>
          <w:lang w:val="en-CA"/>
        </w:rPr>
      </w:pPr>
      <w:proofErr w:type="gramStart"/>
      <w:r w:rsidRPr="00D970E9">
        <w:rPr>
          <w:lang w:val="en-CA"/>
        </w:rPr>
        <w:t>positionalAccuracy</w:t>
      </w:r>
      <w:proofErr w:type="gramEnd"/>
    </w:p>
    <w:p w14:paraId="50DBAB0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63DA7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provide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64DDA8A" w14:textId="77777777" w:rsidR="002C1116" w:rsidRDefault="002C1116" w:rsidP="002C1116">
      <w:pPr>
        <w:autoSpaceDE w:val="0"/>
        <w:autoSpaceDN w:val="0"/>
        <w:adjustRightInd w:val="0"/>
        <w:spacing w:after="0" w:line="240" w:lineRule="atLeast"/>
        <w:rPr>
          <w:rFonts w:cs="Arial"/>
          <w:color w:val="000000"/>
          <w:lang w:val="en-CA"/>
        </w:rPr>
      </w:pPr>
    </w:p>
    <w:p w14:paraId="03C5D254" w14:textId="77777777" w:rsidR="002C1116" w:rsidRDefault="002C1116" w:rsidP="002C1116">
      <w:pPr>
        <w:pStyle w:val="Heading4"/>
        <w:rPr>
          <w:lang w:val="en-CA"/>
        </w:rPr>
      </w:pPr>
      <w:proofErr w:type="gramStart"/>
      <w:r>
        <w:rPr>
          <w:lang w:val="en-CA"/>
        </w:rPr>
        <w:t>source</w:t>
      </w:r>
      <w:proofErr w:type="gramEnd"/>
    </w:p>
    <w:p w14:paraId="57228D19" w14:textId="77777777" w:rsidR="002C1116" w:rsidRDefault="002C1116" w:rsidP="002C1116">
      <w:pPr>
        <w:autoSpaceDE w:val="0"/>
        <w:autoSpaceDN w:val="0"/>
        <w:adjustRightInd w:val="0"/>
        <w:spacing w:after="0" w:line="240" w:lineRule="atLeast"/>
        <w:rPr>
          <w:rFonts w:cs="Arial"/>
          <w:color w:val="000000"/>
          <w:lang w:val="en-CA"/>
        </w:rPr>
      </w:pPr>
    </w:p>
    <w:p w14:paraId="638BD4D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5679BA">
        <w:rPr>
          <w:rFonts w:cs="Arial"/>
          <w:color w:val="000000"/>
          <w:lang w:val="en-CA"/>
        </w:rPr>
        <w:t>ext description of measurement procedure, processing, and provenance of data.</w:t>
      </w:r>
    </w:p>
    <w:p w14:paraId="0671375E" w14:textId="77777777" w:rsidR="002C1116" w:rsidRDefault="002C1116" w:rsidP="002C1116">
      <w:pPr>
        <w:autoSpaceDE w:val="0"/>
        <w:autoSpaceDN w:val="0"/>
        <w:adjustRightInd w:val="0"/>
        <w:spacing w:after="0" w:line="240" w:lineRule="atLeast"/>
        <w:rPr>
          <w:rFonts w:cs="Arial"/>
          <w:color w:val="000000"/>
          <w:lang w:val="en-CA"/>
        </w:rPr>
      </w:pPr>
    </w:p>
    <w:p w14:paraId="4065BCE8" w14:textId="77777777" w:rsidR="002C1116" w:rsidRDefault="002C1116" w:rsidP="002C1116">
      <w:pPr>
        <w:pStyle w:val="Heading4"/>
        <w:rPr>
          <w:lang w:val="en-CA"/>
        </w:rPr>
      </w:pPr>
      <w:r w:rsidRPr="00D970E9">
        <w:rPr>
          <w:lang w:val="en-CA"/>
        </w:rPr>
        <w:t>featureOfInterest_uri</w:t>
      </w:r>
    </w:p>
    <w:p w14:paraId="1A0CED1F"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7CF173C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:Primitive</w:t>
      </w:r>
      <w:proofErr w:type="gramEnd"/>
      <w:r>
        <w:rPr>
          <w:rFonts w:cs="Arial"/>
          <w:color w:val="000000"/>
          <w:lang w:val="en-CA"/>
        </w:rPr>
        <w:t xml:space="preserve">::CharacterString is functionally equivalent to OM_Observation::featureOfInterest of IS19156.  It shall contain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5F2CDD7" w14:textId="77777777" w:rsidR="002C1116" w:rsidRDefault="002C1116" w:rsidP="002C1116">
      <w:pPr>
        <w:pStyle w:val="Heading4"/>
        <w:rPr>
          <w:lang w:val="en-CA"/>
        </w:rPr>
      </w:pPr>
      <w:r w:rsidRPr="00637CC9">
        <w:rPr>
          <w:lang w:val="en-CA"/>
        </w:rPr>
        <w:t>propertyType_uri</w:t>
      </w:r>
    </w:p>
    <w:p w14:paraId="5ECF8E64" w14:textId="77777777" w:rsidR="002C1116" w:rsidRDefault="002C1116" w:rsidP="002C1116">
      <w:pPr>
        <w:autoSpaceDE w:val="0"/>
        <w:autoSpaceDN w:val="0"/>
        <w:adjustRightInd w:val="0"/>
        <w:spacing w:after="0" w:line="240" w:lineRule="atLeast"/>
        <w:rPr>
          <w:rFonts w:cs="Arial"/>
          <w:color w:val="000000"/>
          <w:lang w:val="en-CA"/>
        </w:rPr>
      </w:pPr>
    </w:p>
    <w:p w14:paraId="5B9671A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functionally equivalent to OM_Observation::observedProperty.  It shall contain a </w:t>
      </w:r>
      <w:r w:rsidRPr="00637CC9">
        <w:rPr>
          <w:rFonts w:cs="Arial"/>
          <w:color w:val="000000"/>
          <w:lang w:val="en-CA"/>
        </w:rPr>
        <w:t>URI to a term from a controlled vocabulary of observed property types.</w:t>
      </w:r>
    </w:p>
    <w:p w14:paraId="359255DA" w14:textId="77777777" w:rsidR="002C1116" w:rsidRDefault="002C1116" w:rsidP="002C1116"/>
    <w:p w14:paraId="49F46BA7" w14:textId="77777777" w:rsidR="002C1116"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40D2CF3E" w14:textId="77777777" w:rsidR="002C1116" w:rsidRDefault="002C1116" w:rsidP="002C1116"/>
    <w:p w14:paraId="726554BD" w14:textId="77777777" w:rsidR="002C1116" w:rsidRDefault="002C1116" w:rsidP="002C1116">
      <w:pPr>
        <w:pStyle w:val="Heading4"/>
        <w:rPr>
          <w:lang w:val="en-CA"/>
        </w:rPr>
      </w:pPr>
      <w:r w:rsidRPr="00D970E9">
        <w:rPr>
          <w:lang w:val="en-CA"/>
        </w:rPr>
        <w:t>metadata_uri</w:t>
      </w:r>
    </w:p>
    <w:p w14:paraId="3470C0FC"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64A853C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637CC9">
        <w:rPr>
          <w:rFonts w:cs="Arial"/>
          <w:color w:val="000000"/>
          <w:lang w:val="en-CA"/>
        </w:rPr>
        <w:t>URI link to metadata document.</w:t>
      </w:r>
    </w:p>
    <w:p w14:paraId="28A38131" w14:textId="77777777" w:rsidR="002C1116" w:rsidRDefault="002C1116" w:rsidP="002C1116">
      <w:pPr>
        <w:autoSpaceDE w:val="0"/>
        <w:autoSpaceDN w:val="0"/>
        <w:adjustRightInd w:val="0"/>
        <w:spacing w:after="0" w:line="240" w:lineRule="atLeast"/>
        <w:rPr>
          <w:rFonts w:cs="Arial"/>
          <w:color w:val="000000"/>
          <w:lang w:val="en-CA"/>
        </w:rPr>
      </w:pPr>
    </w:p>
    <w:p w14:paraId="23A0049A" w14:textId="77777777" w:rsidR="002C1116" w:rsidRDefault="002C1116" w:rsidP="002C1116">
      <w:pPr>
        <w:pStyle w:val="Heading4"/>
        <w:rPr>
          <w:lang w:val="en-CA"/>
        </w:rPr>
      </w:pPr>
      <w:proofErr w:type="gramStart"/>
      <w:r w:rsidRPr="00D970E9">
        <w:rPr>
          <w:lang w:val="en-CA"/>
        </w:rPr>
        <w:t>genericSymbolizer</w:t>
      </w:r>
      <w:proofErr w:type="gramEnd"/>
    </w:p>
    <w:p w14:paraId="4CDD4C9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CFB24A" w14:textId="77777777" w:rsidR="002C1116" w:rsidRDefault="002C1116" w:rsidP="002C1116">
      <w:pPr>
        <w:rPr>
          <w:lang w:val="en-CA"/>
        </w:rPr>
      </w:pPr>
      <w:r>
        <w:t>If present, t</w:t>
      </w:r>
      <w:r>
        <w:rPr>
          <w:lang w:val="en-CA"/>
        </w:rPr>
        <w:t>he property genericSymboliser</w:t>
      </w:r>
      <w:proofErr w:type="gramStart"/>
      <w:r>
        <w:rPr>
          <w:lang w:val="en-CA"/>
        </w:rPr>
        <w:t>:Primitive</w:t>
      </w:r>
      <w:proofErr w:type="gramEnd"/>
      <w:r>
        <w:rPr>
          <w:lang w:val="en-CA"/>
        </w:rPr>
        <w:t>::CharacterString shall contain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1AF7A9A3" w14:textId="77777777" w:rsidR="002C1116" w:rsidRDefault="002C1116" w:rsidP="002C1116">
      <w:pPr>
        <w:pStyle w:val="Heading4"/>
        <w:rPr>
          <w:lang w:val="en-CA"/>
        </w:rPr>
      </w:pPr>
      <w:proofErr w:type="gramStart"/>
      <w:r w:rsidRPr="00D970E9">
        <w:rPr>
          <w:lang w:val="en-CA"/>
        </w:rPr>
        <w:t>symbolRotation</w:t>
      </w:r>
      <w:proofErr w:type="gramEnd"/>
    </w:p>
    <w:p w14:paraId="2A338325" w14:textId="77777777" w:rsidR="002C1116" w:rsidRDefault="002C1116" w:rsidP="002C1116">
      <w:pPr>
        <w:rPr>
          <w:lang w:val="en-CA"/>
        </w:rPr>
      </w:pPr>
    </w:p>
    <w:p w14:paraId="153AED5F" w14:textId="77777777" w:rsidR="002C1116" w:rsidRDefault="002C1116" w:rsidP="002C1116">
      <w:pPr>
        <w:rPr>
          <w:lang w:val="en-CA"/>
        </w:rPr>
      </w:pPr>
      <w:r>
        <w:t>If present, t</w:t>
      </w:r>
      <w:r>
        <w:rPr>
          <w:lang w:val="en-CA"/>
        </w:rPr>
        <w: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5E969AFA" w:rsidR="002C1116" w:rsidRPr="00D12552" w:rsidRDefault="003F7476" w:rsidP="003811C7">
            <w:pPr>
              <w:pStyle w:val="Tabletext10"/>
              <w:rPr>
                <w:rStyle w:val="requri"/>
                <w:noProof/>
                <w:lang w:val="en-CA"/>
              </w:rPr>
            </w:pPr>
            <w:r>
              <w:rPr>
                <w:rStyle w:val="requri"/>
                <w:noProof/>
                <w:lang w:val="en-CA"/>
              </w:rPr>
              <w:t>/req/gsml4-lite/</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4FB14126" w14:textId="77777777" w:rsidR="002C1116" w:rsidRDefault="002C1116" w:rsidP="002C1116">
      <w:pPr>
        <w:pStyle w:val="Heading4"/>
        <w:rPr>
          <w:lang w:val="en-CA"/>
        </w:rPr>
      </w:pPr>
      <w:proofErr w:type="gramStart"/>
      <w:r>
        <w:rPr>
          <w:lang w:val="en-CA"/>
        </w:rPr>
        <w:t>shape</w:t>
      </w:r>
      <w:proofErr w:type="gramEnd"/>
    </w:p>
    <w:p w14:paraId="5E1D366E" w14:textId="77777777" w:rsidR="002C1116" w:rsidRDefault="002C1116" w:rsidP="002C1116">
      <w:pPr>
        <w:autoSpaceDE w:val="0"/>
        <w:autoSpaceDN w:val="0"/>
        <w:adjustRightInd w:val="0"/>
        <w:spacing w:after="0" w:line="240" w:lineRule="atLeast"/>
        <w:rPr>
          <w:rFonts w:cs="Arial"/>
          <w:color w:val="000000"/>
          <w:lang w:val="en-CA"/>
        </w:rPr>
      </w:pPr>
    </w:p>
    <w:p w14:paraId="21BDFBD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0F589423" w14:textId="77777777" w:rsidR="002C1116" w:rsidRDefault="002C1116" w:rsidP="002C1116">
      <w:pPr>
        <w:pStyle w:val="Heading4"/>
      </w:pPr>
      <w:r w:rsidRPr="004E3A57">
        <w:t>Any</w:t>
      </w:r>
    </w:p>
    <w:p w14:paraId="5437AC4D" w14:textId="77777777" w:rsidR="002C1116" w:rsidRDefault="002C1116" w:rsidP="002C1116"/>
    <w:p w14:paraId="76D9D88A" w14:textId="77777777" w:rsidR="002C1116" w:rsidRDefault="002C1116" w:rsidP="002C1116">
      <w:r>
        <w:lastRenderedPageBreak/>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83" w:name="_Toc455237421"/>
      <w:r>
        <w:rPr>
          <w:lang w:val="en-CA"/>
        </w:rPr>
        <w:lastRenderedPageBreak/>
        <w:t xml:space="preserve">XML </w:t>
      </w:r>
      <w:r w:rsidR="009B3BBD">
        <w:rPr>
          <w:lang w:val="en-CA"/>
        </w:rPr>
        <w:t>Encoding Requirement classes</w:t>
      </w:r>
      <w:r w:rsidR="00401781">
        <w:rPr>
          <w:lang w:val="en-CA"/>
        </w:rPr>
        <w:t xml:space="preserve"> (Normative)</w:t>
      </w:r>
      <w:bookmarkEnd w:id="583"/>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AU" w:eastAsia="en-AU"/>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584" w:name="_Ref452624938"/>
      <w:bookmarkStart w:id="585" w:name="_Toc455237422"/>
      <w:r>
        <w:rPr>
          <w:lang w:val="en-CA"/>
        </w:rPr>
        <w:t>Prefixes used in examples</w:t>
      </w:r>
      <w:bookmarkEnd w:id="584"/>
      <w:bookmarkEnd w:id="585"/>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833A31"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833A31"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833A31"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833A31"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833A31"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833A31"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833A31"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833A31"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833A31"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833A31"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833A31"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833A31"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833A31"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833A31"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833A31"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833A31"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833A31"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833A31"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833A31"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833A31"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833A31"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86"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86"/>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87"/>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87"/>
      <w:r w:rsidRPr="004A5E5F">
        <w:rPr>
          <w:rStyle w:val="CommentReference"/>
          <w:sz w:val="20"/>
          <w:szCs w:val="20"/>
        </w:rPr>
        <w:commentReference w:id="587"/>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88" w:name="_Toc45523742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88"/>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89" w:name="_Toc455237424"/>
      <w:r>
        <w:rPr>
          <w:lang w:val="en-CA"/>
        </w:rPr>
        <w:t>XML document validation</w:t>
      </w:r>
      <w:bookmarkEnd w:id="589"/>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590"/>
      <w:r>
        <w:rPr>
          <w:lang w:val="en-CA"/>
        </w:rPr>
        <w:t xml:space="preserve">An XML instance shall validate to both the XSD and schematron rules provided by this specification for each of the XML requirements classes. </w:t>
      </w:r>
      <w:commentRangeEnd w:id="590"/>
      <w:r w:rsidR="00C859E9">
        <w:rPr>
          <w:rStyle w:val="CommentReference"/>
        </w:rPr>
        <w:commentReference w:id="590"/>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591" w:name="_Toc455237425"/>
      <w:r>
        <w:rPr>
          <w:lang w:val="en-CA"/>
        </w:rPr>
        <w:t>Reference</w:t>
      </w:r>
      <w:bookmarkEnd w:id="591"/>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92"/>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92"/>
      <w:r>
        <w:rPr>
          <w:rStyle w:val="CommentReference"/>
        </w:rPr>
        <w:commentReference w:id="592"/>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93" w:name="_Toc455237426"/>
      <w:r>
        <w:rPr>
          <w:lang w:val="en-CA"/>
        </w:rPr>
        <w:t>CodeList</w:t>
      </w:r>
      <w:bookmarkEnd w:id="593"/>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94"/>
      <w:r w:rsidRPr="008D2309">
        <w:rPr>
          <w:rFonts w:ascii="Consolas" w:hAnsi="Consolas" w:cs="Consolas"/>
          <w:sz w:val="20"/>
          <w:szCs w:val="20"/>
          <w:lang w:val="en-CA"/>
        </w:rPr>
        <w:t>http://resource.geosciml.org/classifier/cgi/simplelithology/mudstone</w:t>
      </w:r>
      <w:commentRangeEnd w:id="594"/>
      <w:r>
        <w:rPr>
          <w:rStyle w:val="CommentReference"/>
        </w:rPr>
        <w:commentReference w:id="594"/>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95" w:name="_Toc448329473"/>
      <w:bookmarkStart w:id="596" w:name="_Toc448329621"/>
      <w:bookmarkStart w:id="597" w:name="_Toc448330007"/>
      <w:bookmarkStart w:id="598" w:name="_Toc448329474"/>
      <w:bookmarkStart w:id="599" w:name="_Toc448329622"/>
      <w:bookmarkStart w:id="600" w:name="_Toc448330008"/>
      <w:bookmarkStart w:id="601" w:name="_Toc448329475"/>
      <w:bookmarkStart w:id="602" w:name="_Toc448329623"/>
      <w:bookmarkStart w:id="603" w:name="_Toc448330009"/>
      <w:bookmarkStart w:id="604" w:name="_Toc455237427"/>
      <w:bookmarkEnd w:id="595"/>
      <w:bookmarkEnd w:id="596"/>
      <w:bookmarkEnd w:id="597"/>
      <w:bookmarkEnd w:id="598"/>
      <w:bookmarkEnd w:id="599"/>
      <w:bookmarkEnd w:id="600"/>
      <w:bookmarkEnd w:id="601"/>
      <w:bookmarkEnd w:id="602"/>
      <w:bookmarkEnd w:id="603"/>
      <w:r>
        <w:rPr>
          <w:lang w:val="en-CA"/>
        </w:rPr>
        <w:t>Identifiers</w:t>
      </w:r>
      <w:bookmarkEnd w:id="604"/>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0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05"/>
            <w:r>
              <w:rPr>
                <w:rStyle w:val="CommentReference"/>
                <w:rFonts w:ascii="Times New Roman" w:eastAsia="Times New Roman" w:hAnsi="Times New Roman"/>
                <w:lang w:val="en-US" w:eastAsia="en-US"/>
              </w:rPr>
              <w:commentReference w:id="605"/>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06" w:name="_Toc455237428"/>
      <w:r>
        <w:rPr>
          <w:lang w:val="en-CA"/>
        </w:rPr>
        <w:t>Nillables or Voidables</w:t>
      </w:r>
      <w:bookmarkEnd w:id="606"/>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07"/>
      <w:r>
        <w:rPr>
          <w:lang w:val="en-CA"/>
        </w:rPr>
        <w:t>(OGC 12-110).</w:t>
      </w:r>
      <w:commentRangeEnd w:id="607"/>
      <w:r>
        <w:rPr>
          <w:rStyle w:val="CommentReference"/>
        </w:rPr>
        <w:commentReference w:id="607"/>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08" w:name="_Toc455237429"/>
      <w:r>
        <w:rPr>
          <w:lang w:val="en-CA"/>
        </w:rPr>
        <w:t>Date encoding</w:t>
      </w:r>
      <w:bookmarkEnd w:id="608"/>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09" w:name="_Toc455237430"/>
      <w:r>
        <w:t>Units of Measure</w:t>
      </w:r>
      <w:bookmarkEnd w:id="609"/>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091A40ED" w14:textId="62A5ED73" w:rsidR="009B3BBD" w:rsidRDefault="009B3BBD" w:rsidP="009B3BBD">
      <w:pPr>
        <w:pStyle w:val="Heading2"/>
        <w:rPr>
          <w:lang w:val="en-CA"/>
        </w:rPr>
      </w:pPr>
      <w:bookmarkStart w:id="610" w:name="_Ref446664275"/>
      <w:bookmarkStart w:id="611" w:name="_Toc455237431"/>
      <w:r w:rsidRPr="00D12552">
        <w:rPr>
          <w:lang w:val="en-CA"/>
        </w:rPr>
        <w:t xml:space="preserve">GeoSciML </w:t>
      </w:r>
      <w:r>
        <w:rPr>
          <w:lang w:val="en-CA"/>
        </w:rPr>
        <w:t>Basic XML</w:t>
      </w:r>
      <w:r w:rsidRPr="00D12552">
        <w:rPr>
          <w:lang w:val="en-CA"/>
        </w:rPr>
        <w:t xml:space="preserve"> Requirements </w:t>
      </w:r>
      <w:bookmarkEnd w:id="610"/>
      <w:r w:rsidR="00D458B7" w:rsidRPr="00D12552">
        <w:rPr>
          <w:lang w:val="en-CA"/>
        </w:rPr>
        <w:t>Class</w:t>
      </w:r>
      <w:r w:rsidR="00D458B7">
        <w:rPr>
          <w:lang w:val="en-CA"/>
        </w:rPr>
        <w:t xml:space="preserve"> </w:t>
      </w:r>
      <w:r w:rsidR="00D458B7">
        <w:t>(</w:t>
      </w:r>
      <w:r w:rsidR="00052694">
        <w:t>Normative)</w:t>
      </w:r>
      <w:bookmarkEnd w:id="61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lastRenderedPageBreak/>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12"/>
      <w:r w:rsidR="00811785">
        <w:rPr>
          <w:rFonts w:ascii="Courier New" w:hAnsi="Courier New" w:cs="Courier New"/>
          <w:color w:val="0000FF"/>
          <w:sz w:val="20"/>
          <w:szCs w:val="20"/>
          <w:lang w:val="en-CA" w:eastAsia="en-CA"/>
        </w:rPr>
        <w:t>(…)</w:t>
      </w:r>
      <w:commentRangeEnd w:id="612"/>
      <w:r w:rsidR="00811785">
        <w:rPr>
          <w:rStyle w:val="CommentReference"/>
        </w:rPr>
        <w:commentReference w:id="612"/>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13" w:name="_Toc455237432"/>
      <w:proofErr w:type="gramStart"/>
      <w:r>
        <w:t>relatedFeature</w:t>
      </w:r>
      <w:bookmarkEnd w:id="613"/>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14" w:name="_Toc45523743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4"/>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15" w:name="_Toc45523743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5"/>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 xml:space="preserve">in schematron file </w:t>
            </w:r>
            <w:r w:rsidRPr="000419EF">
              <w:rPr>
                <w:rStyle w:val="reqtext"/>
                <w:rFonts w:ascii="Calibri" w:hAnsi="Calibri"/>
                <w:sz w:val="20"/>
                <w:szCs w:val="20"/>
                <w:lang w:val="en-CA"/>
              </w:rPr>
              <w:lastRenderedPageBreak/>
              <w:t>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16" w:name="_Toc45523743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6"/>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lastRenderedPageBreak/>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17" w:name="_Toc455237436"/>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1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18" w:name="_Toc455237437"/>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18"/>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77777777" w:rsidR="003C3333" w:rsidRDefault="003C3333" w:rsidP="003C3333">
      <w:pPr>
        <w:rPr>
          <w:lang w:val="en-CA"/>
        </w:rPr>
      </w:pPr>
      <w:r>
        <w:rPr>
          <w:lang w:val="en-CA"/>
        </w:rPr>
        <w:t>The abstract lite encoding sets general encoding rules for XML targets, regardless or version of GML from the 3.x series.</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19"/>
      <w:r>
        <w:t>User defined properties must respect the same constrains as defined in SF-1 specification</w:t>
      </w:r>
      <w:commentRangeEnd w:id="619"/>
      <w:r>
        <w:rPr>
          <w:rStyle w:val="CommentReference"/>
        </w:rPr>
        <w:commentReference w:id="619"/>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3C3333" w14:paraId="6CA5DBAA" w14:textId="77777777" w:rsidTr="003811C7">
        <w:tc>
          <w:tcPr>
            <w:tcW w:w="4576" w:type="dxa"/>
            <w:shd w:val="clear" w:color="auto" w:fill="auto"/>
          </w:tcPr>
          <w:p w14:paraId="18AF97F4" w14:textId="77777777" w:rsidR="003C3333" w:rsidRDefault="003C3333" w:rsidP="003811C7"/>
        </w:tc>
        <w:tc>
          <w:tcPr>
            <w:tcW w:w="1354" w:type="dxa"/>
            <w:shd w:val="clear" w:color="auto" w:fill="auto"/>
          </w:tcPr>
          <w:p w14:paraId="2365385F" w14:textId="77777777" w:rsidR="003C3333" w:rsidRDefault="003C3333" w:rsidP="003811C7">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7D3047FC" w14:textId="77777777" w:rsidR="003C3333" w:rsidRDefault="003C3333" w:rsidP="003811C7">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40468695" w14:textId="77777777" w:rsidR="003C3333" w:rsidRPr="0060248E" w:rsidRDefault="003C3333" w:rsidP="003811C7">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3C3333" w14:paraId="1385B196" w14:textId="77777777" w:rsidTr="003811C7">
        <w:trPr>
          <w:trHeight w:val="478"/>
        </w:trPr>
        <w:tc>
          <w:tcPr>
            <w:tcW w:w="4576" w:type="dxa"/>
            <w:shd w:val="clear" w:color="auto" w:fill="auto"/>
          </w:tcPr>
          <w:p w14:paraId="31E90B49"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5462B32E"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980C65F" w14:textId="77777777" w:rsidR="003C3333" w:rsidRDefault="003C3333" w:rsidP="003811C7">
            <w:pPr>
              <w:jc w:val="center"/>
            </w:pPr>
            <w:r>
              <w:t>Yes</w:t>
            </w:r>
            <w:r w:rsidRPr="0060248E">
              <w:rPr>
                <w:vertAlign w:val="superscript"/>
              </w:rPr>
              <w:t>1</w:t>
            </w:r>
          </w:p>
        </w:tc>
        <w:tc>
          <w:tcPr>
            <w:tcW w:w="1403" w:type="dxa"/>
            <w:shd w:val="clear" w:color="auto" w:fill="auto"/>
          </w:tcPr>
          <w:p w14:paraId="0C47227A" w14:textId="77777777" w:rsidR="003C3333" w:rsidRDefault="003C3333" w:rsidP="003811C7">
            <w:pPr>
              <w:jc w:val="center"/>
            </w:pPr>
            <w:r>
              <w:t>Yes</w:t>
            </w:r>
            <w:r w:rsidRPr="0060248E">
              <w:rPr>
                <w:vertAlign w:val="superscript"/>
              </w:rPr>
              <w:t>1</w:t>
            </w:r>
          </w:p>
        </w:tc>
        <w:tc>
          <w:tcPr>
            <w:tcW w:w="1523" w:type="dxa"/>
            <w:shd w:val="clear" w:color="auto" w:fill="auto"/>
          </w:tcPr>
          <w:p w14:paraId="20024E61" w14:textId="77777777" w:rsidR="003C3333" w:rsidRDefault="003C3333" w:rsidP="003811C7">
            <w:pPr>
              <w:jc w:val="center"/>
            </w:pPr>
            <w:r>
              <w:t>No</w:t>
            </w:r>
          </w:p>
        </w:tc>
      </w:tr>
      <w:tr w:rsidR="003C3333" w14:paraId="3BB8D9E0" w14:textId="77777777" w:rsidTr="003811C7">
        <w:tc>
          <w:tcPr>
            <w:tcW w:w="4576" w:type="dxa"/>
            <w:shd w:val="clear" w:color="auto" w:fill="auto"/>
          </w:tcPr>
          <w:p w14:paraId="0AFA92E0" w14:textId="77777777" w:rsidR="003C3333" w:rsidRPr="0060248E" w:rsidRDefault="003C3333" w:rsidP="003811C7">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49E14483" w14:textId="77777777" w:rsidR="003C3333" w:rsidRDefault="003C3333" w:rsidP="003811C7">
            <w:pPr>
              <w:jc w:val="center"/>
            </w:pPr>
            <w:r>
              <w:t>Yes</w:t>
            </w:r>
            <w:r w:rsidRPr="0060248E">
              <w:rPr>
                <w:vertAlign w:val="superscript"/>
              </w:rPr>
              <w:t>2</w:t>
            </w:r>
          </w:p>
        </w:tc>
        <w:tc>
          <w:tcPr>
            <w:tcW w:w="1403" w:type="dxa"/>
            <w:shd w:val="clear" w:color="auto" w:fill="auto"/>
          </w:tcPr>
          <w:p w14:paraId="620E24B6" w14:textId="77777777" w:rsidR="003C3333" w:rsidRDefault="003C3333" w:rsidP="003811C7">
            <w:pPr>
              <w:jc w:val="center"/>
            </w:pPr>
            <w:r>
              <w:t>Yes</w:t>
            </w:r>
            <w:r w:rsidRPr="0060248E">
              <w:rPr>
                <w:vertAlign w:val="superscript"/>
              </w:rPr>
              <w:t>2</w:t>
            </w:r>
          </w:p>
        </w:tc>
        <w:tc>
          <w:tcPr>
            <w:tcW w:w="1523" w:type="dxa"/>
            <w:shd w:val="clear" w:color="auto" w:fill="auto"/>
          </w:tcPr>
          <w:p w14:paraId="53A35320" w14:textId="77777777" w:rsidR="003C3333" w:rsidRDefault="003C3333" w:rsidP="003811C7">
            <w:pPr>
              <w:jc w:val="center"/>
            </w:pPr>
            <w:r>
              <w:t>Yes</w:t>
            </w:r>
            <w:r w:rsidRPr="0060248E">
              <w:rPr>
                <w:vertAlign w:val="superscript"/>
              </w:rPr>
              <w:t>2</w:t>
            </w:r>
          </w:p>
        </w:tc>
      </w:tr>
      <w:tr w:rsidR="003C3333" w14:paraId="2CFB6B6D" w14:textId="77777777" w:rsidTr="003811C7">
        <w:tc>
          <w:tcPr>
            <w:tcW w:w="4576" w:type="dxa"/>
            <w:shd w:val="clear" w:color="auto" w:fill="auto"/>
          </w:tcPr>
          <w:p w14:paraId="3D8B4BC1" w14:textId="77777777" w:rsidR="003C3333" w:rsidRDefault="003C3333" w:rsidP="003811C7">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23E5FBBD" w14:textId="77777777" w:rsidR="003C3333" w:rsidRDefault="003C3333" w:rsidP="003811C7">
            <w:pPr>
              <w:jc w:val="center"/>
            </w:pPr>
            <w:r>
              <w:t>No</w:t>
            </w:r>
          </w:p>
        </w:tc>
        <w:tc>
          <w:tcPr>
            <w:tcW w:w="1403" w:type="dxa"/>
            <w:shd w:val="clear" w:color="auto" w:fill="auto"/>
          </w:tcPr>
          <w:p w14:paraId="48F74638" w14:textId="77777777" w:rsidR="003C3333" w:rsidRDefault="003C3333" w:rsidP="003811C7">
            <w:pPr>
              <w:jc w:val="center"/>
            </w:pPr>
            <w:r>
              <w:t>Yes</w:t>
            </w:r>
          </w:p>
        </w:tc>
        <w:tc>
          <w:tcPr>
            <w:tcW w:w="1523" w:type="dxa"/>
            <w:shd w:val="clear" w:color="auto" w:fill="auto"/>
          </w:tcPr>
          <w:p w14:paraId="514DB3E6" w14:textId="77777777" w:rsidR="003C3333" w:rsidRDefault="003C3333" w:rsidP="003811C7">
            <w:pPr>
              <w:jc w:val="center"/>
            </w:pPr>
            <w:r>
              <w:t>Yes</w:t>
            </w:r>
          </w:p>
        </w:tc>
      </w:tr>
      <w:tr w:rsidR="003C3333" w14:paraId="261358D2" w14:textId="77777777" w:rsidTr="003811C7">
        <w:tc>
          <w:tcPr>
            <w:tcW w:w="4576" w:type="dxa"/>
            <w:shd w:val="clear" w:color="auto" w:fill="auto"/>
          </w:tcPr>
          <w:p w14:paraId="44550B84" w14:textId="77777777" w:rsidR="003C3333" w:rsidRDefault="003C3333" w:rsidP="003811C7">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0DA79568" w14:textId="77777777" w:rsidR="003C3333" w:rsidRDefault="003C3333" w:rsidP="003811C7">
            <w:pPr>
              <w:jc w:val="center"/>
            </w:pPr>
            <w:r>
              <w:t>No</w:t>
            </w:r>
          </w:p>
        </w:tc>
        <w:tc>
          <w:tcPr>
            <w:tcW w:w="1403" w:type="dxa"/>
            <w:shd w:val="clear" w:color="auto" w:fill="auto"/>
          </w:tcPr>
          <w:p w14:paraId="711B7113" w14:textId="77777777" w:rsidR="003C3333" w:rsidRDefault="003C3333" w:rsidP="003811C7">
            <w:pPr>
              <w:jc w:val="center"/>
            </w:pPr>
            <w:r>
              <w:t>Yes</w:t>
            </w:r>
          </w:p>
        </w:tc>
        <w:tc>
          <w:tcPr>
            <w:tcW w:w="1523" w:type="dxa"/>
            <w:shd w:val="clear" w:color="auto" w:fill="auto"/>
          </w:tcPr>
          <w:p w14:paraId="44CDCBE1" w14:textId="77777777" w:rsidR="003C3333" w:rsidRDefault="003C3333" w:rsidP="003811C7">
            <w:pPr>
              <w:jc w:val="center"/>
            </w:pPr>
            <w:r>
              <w:t>Yes</w:t>
            </w:r>
          </w:p>
        </w:tc>
      </w:tr>
      <w:tr w:rsidR="003C3333" w14:paraId="40F2FDCE" w14:textId="77777777" w:rsidTr="003811C7">
        <w:tc>
          <w:tcPr>
            <w:tcW w:w="4576" w:type="dxa"/>
            <w:shd w:val="clear" w:color="auto" w:fill="auto"/>
          </w:tcPr>
          <w:p w14:paraId="4F434136" w14:textId="77777777" w:rsidR="003C3333" w:rsidRDefault="003C3333" w:rsidP="003811C7">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6229950C" w14:textId="77777777" w:rsidR="003C3333" w:rsidRDefault="003C3333" w:rsidP="003811C7">
            <w:pPr>
              <w:jc w:val="center"/>
            </w:pPr>
            <w:r>
              <w:t>0..1</w:t>
            </w:r>
          </w:p>
        </w:tc>
        <w:tc>
          <w:tcPr>
            <w:tcW w:w="1403" w:type="dxa"/>
            <w:shd w:val="clear" w:color="auto" w:fill="auto"/>
          </w:tcPr>
          <w:p w14:paraId="7047E4CB" w14:textId="77777777" w:rsidR="003C3333" w:rsidRDefault="003C3333" w:rsidP="003811C7">
            <w:pPr>
              <w:jc w:val="center"/>
            </w:pPr>
            <w:r>
              <w:t>0..unbouded</w:t>
            </w:r>
          </w:p>
        </w:tc>
        <w:tc>
          <w:tcPr>
            <w:tcW w:w="1523" w:type="dxa"/>
            <w:shd w:val="clear" w:color="auto" w:fill="auto"/>
          </w:tcPr>
          <w:p w14:paraId="11212E1E" w14:textId="77777777" w:rsidR="003C3333" w:rsidRDefault="003C3333" w:rsidP="003811C7">
            <w:pPr>
              <w:jc w:val="center"/>
            </w:pPr>
            <w:r>
              <w:t>0..unbounded</w:t>
            </w:r>
          </w:p>
        </w:tc>
      </w:tr>
      <w:tr w:rsidR="003C3333" w14:paraId="1B6865CC" w14:textId="77777777" w:rsidTr="003811C7">
        <w:tc>
          <w:tcPr>
            <w:tcW w:w="4576" w:type="dxa"/>
            <w:shd w:val="clear" w:color="auto" w:fill="auto"/>
          </w:tcPr>
          <w:p w14:paraId="44FF978F"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1C662CF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16D85F78" w14:textId="77777777" w:rsidR="003C3333" w:rsidRDefault="003C3333" w:rsidP="003811C7">
            <w:pPr>
              <w:jc w:val="center"/>
            </w:pPr>
            <w:r>
              <w:t>Yes</w:t>
            </w:r>
            <w:r w:rsidRPr="0060248E">
              <w:rPr>
                <w:vertAlign w:val="superscript"/>
              </w:rPr>
              <w:t>3</w:t>
            </w:r>
          </w:p>
        </w:tc>
        <w:tc>
          <w:tcPr>
            <w:tcW w:w="1403" w:type="dxa"/>
            <w:shd w:val="clear" w:color="auto" w:fill="auto"/>
          </w:tcPr>
          <w:p w14:paraId="05D3409C" w14:textId="77777777" w:rsidR="003C3333" w:rsidRDefault="003C3333" w:rsidP="003811C7">
            <w:pPr>
              <w:jc w:val="center"/>
            </w:pPr>
            <w:r>
              <w:t>Yes</w:t>
            </w:r>
            <w:r w:rsidRPr="0060248E">
              <w:rPr>
                <w:vertAlign w:val="superscript"/>
              </w:rPr>
              <w:t>3</w:t>
            </w:r>
          </w:p>
        </w:tc>
        <w:tc>
          <w:tcPr>
            <w:tcW w:w="1523" w:type="dxa"/>
            <w:shd w:val="clear" w:color="auto" w:fill="auto"/>
          </w:tcPr>
          <w:p w14:paraId="14625520" w14:textId="77777777" w:rsidR="003C3333" w:rsidRDefault="003C3333" w:rsidP="003811C7">
            <w:pPr>
              <w:jc w:val="center"/>
            </w:pPr>
            <w:r>
              <w:t>Yes</w:t>
            </w:r>
          </w:p>
        </w:tc>
      </w:tr>
      <w:tr w:rsidR="003C3333" w14:paraId="56C496AC" w14:textId="77777777" w:rsidTr="003811C7">
        <w:tc>
          <w:tcPr>
            <w:tcW w:w="4576" w:type="dxa"/>
            <w:shd w:val="clear" w:color="auto" w:fill="auto"/>
          </w:tcPr>
          <w:p w14:paraId="0F160D4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5C08A2FA"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52613B84" w14:textId="77777777" w:rsidR="003C3333" w:rsidRDefault="003C3333" w:rsidP="003811C7">
            <w:pPr>
              <w:jc w:val="center"/>
            </w:pPr>
            <w:r>
              <w:t>Yes</w:t>
            </w:r>
            <w:r w:rsidRPr="0060248E">
              <w:rPr>
                <w:vertAlign w:val="superscript"/>
              </w:rPr>
              <w:t>3</w:t>
            </w:r>
          </w:p>
        </w:tc>
        <w:tc>
          <w:tcPr>
            <w:tcW w:w="1403" w:type="dxa"/>
            <w:shd w:val="clear" w:color="auto" w:fill="auto"/>
          </w:tcPr>
          <w:p w14:paraId="773529F7" w14:textId="77777777" w:rsidR="003C3333" w:rsidRDefault="003C3333" w:rsidP="003811C7">
            <w:pPr>
              <w:jc w:val="center"/>
            </w:pPr>
            <w:r>
              <w:t>Yes</w:t>
            </w:r>
            <w:r w:rsidRPr="0060248E">
              <w:rPr>
                <w:vertAlign w:val="superscript"/>
              </w:rPr>
              <w:t>3</w:t>
            </w:r>
          </w:p>
        </w:tc>
        <w:tc>
          <w:tcPr>
            <w:tcW w:w="1523" w:type="dxa"/>
            <w:shd w:val="clear" w:color="auto" w:fill="auto"/>
          </w:tcPr>
          <w:p w14:paraId="4D97E1F7" w14:textId="77777777" w:rsidR="003C3333" w:rsidRDefault="003C3333" w:rsidP="003811C7">
            <w:pPr>
              <w:jc w:val="center"/>
            </w:pPr>
            <w:r>
              <w:t>Yes</w:t>
            </w:r>
          </w:p>
        </w:tc>
      </w:tr>
      <w:tr w:rsidR="003C3333" w14:paraId="039B7EB6" w14:textId="77777777" w:rsidTr="003811C7">
        <w:tc>
          <w:tcPr>
            <w:tcW w:w="8856" w:type="dxa"/>
            <w:gridSpan w:val="4"/>
            <w:shd w:val="clear" w:color="auto" w:fill="auto"/>
          </w:tcPr>
          <w:p w14:paraId="4ED52B6F" w14:textId="77777777" w:rsidR="003C3333" w:rsidRPr="0060248E" w:rsidRDefault="003C3333" w:rsidP="00C44904">
            <w:pPr>
              <w:numPr>
                <w:ilvl w:val="0"/>
                <w:numId w:val="25"/>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62F03131" w14:textId="77777777" w:rsidR="003C3333" w:rsidRPr="0060248E" w:rsidRDefault="003C3333" w:rsidP="00C44904">
            <w:pPr>
              <w:numPr>
                <w:ilvl w:val="0"/>
                <w:numId w:val="25"/>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339C05E9" w14:textId="77777777" w:rsidR="003C3333" w:rsidRDefault="003C3333" w:rsidP="00C44904">
            <w:pPr>
              <w:keepNext/>
              <w:numPr>
                <w:ilvl w:val="0"/>
                <w:numId w:val="25"/>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77777777" w:rsidR="003C3333" w:rsidRDefault="003C3333" w:rsidP="003C3333">
      <w:r>
        <w:t>User defined properties are encoded as xsd</w:t>
      </w:r>
      <w:proofErr w:type="gramStart"/>
      <w:r>
        <w:t>:any</w:t>
      </w:r>
      <w:proofErr w:type="gramEnd"/>
      <w:r>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77777777" w:rsidR="003C3333" w:rsidRDefault="003C3333" w:rsidP="003C3333">
      <w:r>
        <w:t>Process content is set to “lax”, which means the validator will attempt to validate user defined property only if a schema is available.  To help client applications and developer to validate instance containing user defined properties, a XSD schemashould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20" w:name="_Toc455237438"/>
      <w:r>
        <w:t>GeoSciML Lite GML 3.1 profile (Normative)</w:t>
      </w:r>
      <w:bookmarkEnd w:id="620"/>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77777777" w:rsidR="003C3333" w:rsidRDefault="003C3333" w:rsidP="003C3333">
      <w:commentRangeStart w:id="621"/>
      <w:r>
        <w:t xml:space="preserve">Because of the limited availability of WFS 2.0 compliant servers and clients, GeoSciML SWG officially supports WFS 1.1.0 and GML 3.1.1. </w:t>
      </w:r>
      <w:commentRangeEnd w:id="621"/>
      <w:r>
        <w:rPr>
          <w:rStyle w:val="CommentReference"/>
        </w:rPr>
        <w:commentReference w:id="621"/>
      </w:r>
      <w:r>
        <w:t xml:space="preserve">(See </w:t>
      </w:r>
      <w:r>
        <w:fldChar w:fldCharType="begin"/>
      </w:r>
      <w:r>
        <w:instrText xml:space="preserve"> REF _Ref439836832 \r \h </w:instrText>
      </w:r>
      <w:r>
        <w:fldChar w:fldCharType="separate"/>
      </w:r>
      <w:r>
        <w:t>8.4</w:t>
      </w:r>
      <w:r>
        <w:fldChar w:fldCharType="end"/>
      </w:r>
      <w:r>
        <w:t xml:space="preserve">).  To accommodate WFS 1.1.0 services.  GML 3.2 compliant portrayal schema shall be published as a profile of </w:t>
      </w:r>
      <w:r>
        <w:fldChar w:fldCharType="begin"/>
      </w:r>
      <w:r>
        <w:instrText xml:space="preserve"> REF _Ref444433734 \r \h </w:instrText>
      </w:r>
      <w:r>
        <w:fldChar w:fldCharType="separate"/>
      </w:r>
      <w:r>
        <w:t>8.3</w:t>
      </w:r>
      <w:r>
        <w:fldChar w:fldCharType="end"/>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22" w:name="_Toc455237439"/>
      <w:r w:rsidRPr="00D12552">
        <w:rPr>
          <w:lang w:val="en-CA"/>
        </w:rPr>
        <w:lastRenderedPageBreak/>
        <w:t>Media Types for any data encoding(s)</w:t>
      </w:r>
      <w:bookmarkEnd w:id="622"/>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23" w:name="_Toc455237440"/>
      <w:r>
        <w:rPr>
          <w:lang w:val="en-CA"/>
        </w:rPr>
        <w:lastRenderedPageBreak/>
        <w:t>Abbreviations and Acronyms</w:t>
      </w:r>
      <w:bookmarkEnd w:id="623"/>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24" w:name="_Toc455237441"/>
      <w:bookmarkStart w:id="625" w:name="_Toc426472101"/>
      <w:bookmarkStart w:id="626" w:name="_Toc445211802"/>
      <w:r w:rsidRPr="0027787F">
        <w:t>Conformance classes</w:t>
      </w:r>
      <w:bookmarkEnd w:id="624"/>
    </w:p>
    <w:p w14:paraId="5E078BF4" w14:textId="77777777" w:rsidR="00401781" w:rsidRDefault="00401781" w:rsidP="00345D65"/>
    <w:p w14:paraId="4A3D07E6" w14:textId="6EB45C4F" w:rsidR="003B0AAB" w:rsidRPr="0027787F" w:rsidRDefault="003B0AAB" w:rsidP="003B0AAB">
      <w:pPr>
        <w:pStyle w:val="OGCAnnexXX"/>
      </w:pPr>
      <w:bookmarkStart w:id="627" w:name="_Toc455237442"/>
      <w:r w:rsidRPr="0027787F">
        <w:t xml:space="preserve">Conformance class: GeoSciML </w:t>
      </w:r>
      <w:r>
        <w:t>Conceptual</w:t>
      </w:r>
      <w:bookmarkEnd w:id="627"/>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28" w:name="_Toc455237443"/>
      <w:bookmarkEnd w:id="625"/>
      <w:bookmarkEnd w:id="626"/>
      <w:r w:rsidRPr="0027787F">
        <w:t xml:space="preserve">Conformance class: </w:t>
      </w:r>
      <w:r w:rsidR="00480BB6" w:rsidRPr="0027787F">
        <w:t>GeoSciML Core Abstract</w:t>
      </w:r>
      <w:bookmarkEnd w:id="628"/>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29"/>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29"/>
            <w:r>
              <w:rPr>
                <w:rStyle w:val="CommentReference"/>
              </w:rPr>
              <w:commentReference w:id="629"/>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30" w:name="_Toc455237444"/>
      <w:r w:rsidRPr="003C54F8">
        <w:lastRenderedPageBreak/>
        <w:t xml:space="preserve">Conformance class: </w:t>
      </w:r>
      <w:r w:rsidR="004832DE">
        <w:t>Lite</w:t>
      </w:r>
      <w:r w:rsidR="004832DE" w:rsidRPr="003C54F8">
        <w:t xml:space="preserve"> </w:t>
      </w:r>
      <w:r w:rsidR="004832DE">
        <w:t xml:space="preserve"> </w:t>
      </w:r>
      <w:r w:rsidR="0027787F">
        <w:t>Logical</w:t>
      </w:r>
      <w:bookmarkEnd w:id="63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534BA4DE"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sidRPr="006064ED">
              <w:rPr>
                <w:rFonts w:ascii="Arial" w:hAnsi="Arial" w:cs="Arial"/>
                <w:sz w:val="18"/>
                <w:szCs w:val="18"/>
                <w:lang w:val="en-CA"/>
              </w:rPr>
              <w:t>gsml4-lite/</w:t>
            </w:r>
            <w:r w:rsidR="00480BB6"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71868C25"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19A16370"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F02D8E"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2B887E80"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2AB0A1B4"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6A4B718C"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43EAE6D"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2D070A41"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4FD106DF"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51CAC4E9"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39963D6D"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6E32180C" w:rsidR="00480BB6" w:rsidRPr="006474AA" w:rsidRDefault="003F747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31" w:name="_Toc455237445"/>
      <w:r w:rsidRPr="00B464F3">
        <w:lastRenderedPageBreak/>
        <w:t>Conformance class: GeoSciML Basic Logical Model</w:t>
      </w:r>
      <w:bookmarkEnd w:id="63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32" w:name="_Toc455237446"/>
      <w:r>
        <w:t>Conformance class: GeoSciML Extension Logical Model</w:t>
      </w:r>
      <w:bookmarkEnd w:id="63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33" w:name="_Toc455237447"/>
      <w:r w:rsidRPr="00B464F3">
        <w:t>Conformance class: GeoSciML Time-Scale Logical Model</w:t>
      </w:r>
      <w:bookmarkEnd w:id="63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4"/>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4"/>
            <w:r>
              <w:rPr>
                <w:rStyle w:val="CommentReference"/>
              </w:rPr>
              <w:commentReference w:id="634"/>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5"/>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5"/>
            <w:r>
              <w:rPr>
                <w:rStyle w:val="CommentReference"/>
              </w:rPr>
              <w:commentReference w:id="635"/>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36" w:name="_Toc455237448"/>
      <w:r w:rsidRPr="00B464F3">
        <w:t>Conformance class: GeoSciML Borehole Logical Model</w:t>
      </w:r>
      <w:bookmarkEnd w:id="6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37" w:name="_Toc455237449"/>
      <w:r w:rsidRPr="0027787F">
        <w:t>Conformance class: GeoSciML Lab Analysis Logical Model</w:t>
      </w:r>
      <w:bookmarkEnd w:id="6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38" w:name="_Toc455237450"/>
      <w:r w:rsidRPr="00B464F3">
        <w:t>Conformance class: GeoSciML XML Encoding Abstract Core</w:t>
      </w:r>
      <w:bookmarkEnd w:id="6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39" w:name="_Toc455237451"/>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3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40" w:name="_Toc455237452"/>
      <w:r w:rsidRPr="00B464F3">
        <w:t xml:space="preserve">Conformance class: GeoSciML </w:t>
      </w:r>
      <w:r w:rsidR="004832DE">
        <w:t>Lite</w:t>
      </w:r>
      <w:r w:rsidR="004832DE" w:rsidRPr="00B464F3">
        <w:t xml:space="preserve"> </w:t>
      </w:r>
      <w:r w:rsidRPr="00B464F3">
        <w:t>XML Encoding for GML 3.1</w:t>
      </w:r>
      <w:bookmarkEnd w:id="64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41" w:name="_Toc455237453"/>
      <w:r w:rsidRPr="00B464F3">
        <w:t>Conformance class: GeoSciML Basic XML Encoding</w:t>
      </w:r>
      <w:bookmarkEnd w:id="641"/>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42" w:name="_Toc455237454"/>
      <w:r>
        <w:t>Conformance class: GeoSciML Extension XML Encoding</w:t>
      </w:r>
      <w:bookmarkEnd w:id="642"/>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43" w:name="_Toc455237455"/>
      <w:r w:rsidRPr="00B464F3">
        <w:rPr>
          <w:lang w:val="en-CA"/>
        </w:rPr>
        <w:t>Conformance class: GeoSciML Geologic Time XML Encoding</w:t>
      </w:r>
      <w:bookmarkEnd w:id="64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44" w:name="_Toc455237456"/>
      <w:r w:rsidRPr="00B464F3">
        <w:rPr>
          <w:lang w:val="en-CA"/>
        </w:rPr>
        <w:t>Conformance class: GeoSciML Borehole XML Encoding</w:t>
      </w:r>
      <w:bookmarkEnd w:id="644"/>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45" w:name="_Toc455237457"/>
      <w:r w:rsidRPr="00B464F3">
        <w:rPr>
          <w:lang w:val="en-CA"/>
        </w:rPr>
        <w:t>Conformance class: GeoSciML Laboratory and Analysis XML Encoding</w:t>
      </w:r>
      <w:bookmarkEnd w:id="645"/>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46" w:name="_Toc165888231"/>
      <w:bookmarkStart w:id="647" w:name="_Toc455237458"/>
      <w:r w:rsidRPr="00D12552">
        <w:rPr>
          <w:lang w:val="en-CA"/>
        </w:rPr>
        <w:lastRenderedPageBreak/>
        <w:t>Revision history</w:t>
      </w:r>
      <w:bookmarkEnd w:id="646"/>
      <w:bookmarkEnd w:id="64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48" w:name="_Toc455237459"/>
      <w:r w:rsidRPr="00D12552">
        <w:rPr>
          <w:lang w:val="en-CA"/>
        </w:rPr>
        <w:t>Bibliography</w:t>
      </w:r>
      <w:bookmarkEnd w:id="648"/>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proofErr w:type="gramStart"/>
      <w:r w:rsidRPr="00D3223F">
        <w:t>D’Orefice, M., Graciotti, R., Eds, 2009, Carte Geomorfologica d’Italia alla scalla 1:50 000, foglio 316-317-328-329, ISOLA D’ELBA, Servizio Geologico d’Italia (ISPRA).</w:t>
      </w:r>
      <w:proofErr w:type="gramEnd"/>
    </w:p>
    <w:p w14:paraId="0DB00D36" w14:textId="38FFFAA6" w:rsidR="004A5507"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0441D395" w14:textId="3BEB9DE0" w:rsidR="0067785F" w:rsidRPr="006C3FF2" w:rsidRDefault="0067785F" w:rsidP="003C54F8">
      <w:pPr>
        <w:rPr>
          <w:lang w:val="en-CA"/>
        </w:rPr>
      </w:pPr>
      <w:commentRangeStart w:id="649"/>
      <w:r w:rsidRPr="0067785F">
        <w:rPr>
          <w:highlight w:val="yellow"/>
        </w:rPr>
        <w:t xml:space="preserve">Dunham's </w:t>
      </w:r>
      <w:commentRangeEnd w:id="649"/>
      <w:r w:rsidRPr="0067785F">
        <w:rPr>
          <w:rStyle w:val="CommentReference"/>
          <w:highlight w:val="yellow"/>
        </w:rPr>
        <w:commentReference w:id="649"/>
      </w:r>
      <w:r w:rsidRPr="0067785F">
        <w:rPr>
          <w:highlight w:val="yellow"/>
        </w:rPr>
        <w:t>textural classification of carbonate (ref’ed in 8.5.2.5 ConstituentPart)</w:t>
      </w:r>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455F48" w:rsidRDefault="00455F48">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1" w:author="Eric Boisvert" w:date="2016-07-16T11:33:00Z" w:initials="EB/L">
    <w:p w14:paraId="014949B6" w14:textId="7BFFFF89" w:rsidR="00455F48" w:rsidRDefault="00455F48">
      <w:pPr>
        <w:pStyle w:val="CommentText"/>
      </w:pPr>
      <w:r>
        <w:rPr>
          <w:rStyle w:val="CommentReference"/>
        </w:rPr>
        <w:annotationRef/>
      </w:r>
      <w:r>
        <w:t>Harmonise in the document</w:t>
      </w:r>
    </w:p>
  </w:comment>
  <w:comment w:id="59" w:author="Eric Boisvert" w:date="2016-07-02T15:37:00Z" w:initials="EB/L">
    <w:p w14:paraId="630EE378" w14:textId="3C5CD5F3" w:rsidR="00455F48" w:rsidRDefault="00455F48">
      <w:pPr>
        <w:pStyle w:val="CommentText"/>
      </w:pPr>
      <w:r>
        <w:rPr>
          <w:rStyle w:val="CommentReference"/>
        </w:rPr>
        <w:annotationRef/>
      </w:r>
      <w:r>
        <w:t>I’m still not happy with this figure</w:t>
      </w:r>
    </w:p>
  </w:comment>
  <w:comment w:id="67" w:author="Eric Boisvert" w:date="2016-07-02T15:37:00Z" w:initials="EB/L">
    <w:p w14:paraId="72D76448" w14:textId="0D6009B0" w:rsidR="00455F48" w:rsidRDefault="00455F48">
      <w:pPr>
        <w:pStyle w:val="CommentText"/>
      </w:pPr>
      <w:r>
        <w:rPr>
          <w:rStyle w:val="CommentReference"/>
        </w:rPr>
        <w:annotationRef/>
      </w:r>
      <w:r>
        <w:t xml:space="preserve">Which </w:t>
      </w:r>
      <w:proofErr w:type="gramStart"/>
      <w:r>
        <w:t>ones ?</w:t>
      </w:r>
      <w:proofErr w:type="gramEnd"/>
    </w:p>
  </w:comment>
  <w:comment w:id="86" w:author="Eric Boisvert" w:date="2016-07-02T15:37:00Z" w:initials="EB/L">
    <w:p w14:paraId="77B50FEF" w14:textId="1467B9BD" w:rsidR="00455F48" w:rsidRDefault="00455F48">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09" w:author="Eric Boisvert" w:date="2016-07-02T15:37:00Z" w:initials="EB/L">
    <w:p w14:paraId="235D7807" w14:textId="487EBE5E" w:rsidR="00455F48" w:rsidRDefault="00455F48">
      <w:pPr>
        <w:pStyle w:val="CommentText"/>
      </w:pPr>
      <w:r>
        <w:rPr>
          <w:rStyle w:val="CommentReference"/>
        </w:rPr>
        <w:annotationRef/>
      </w:r>
      <w:r>
        <w:t>Harmoniser les tableaux</w:t>
      </w:r>
    </w:p>
  </w:comment>
  <w:comment w:id="112" w:author="Eric Boisvert" w:date="2016-07-02T15:37:00Z" w:initials="EB/L">
    <w:p w14:paraId="285ACA1A" w14:textId="050EE93A" w:rsidR="00455F48" w:rsidRDefault="00455F48">
      <w:pPr>
        <w:pStyle w:val="CommentText"/>
      </w:pPr>
      <w:r>
        <w:rPr>
          <w:rStyle w:val="CommentReference"/>
        </w:rPr>
        <w:annotationRef/>
      </w:r>
      <w:r>
        <w:t>Move to own requirements class</w:t>
      </w:r>
    </w:p>
  </w:comment>
  <w:comment w:id="113" w:author="Eric Boisvert" w:date="2016-07-02T15:37:00Z" w:initials="EB/L">
    <w:p w14:paraId="20D344E6" w14:textId="4DC741AF" w:rsidR="00455F48" w:rsidRDefault="00455F48">
      <w:pPr>
        <w:pStyle w:val="CommentText"/>
      </w:pPr>
      <w:r>
        <w:rPr>
          <w:rStyle w:val="CommentReference"/>
        </w:rPr>
        <w:annotationRef/>
      </w:r>
      <w:r>
        <w:t>Double check for the right name</w:t>
      </w:r>
    </w:p>
  </w:comment>
  <w:comment w:id="130" w:author="Eric Boisvert" w:date="2016-07-02T15:37:00Z" w:initials="EB/L">
    <w:p w14:paraId="5F060AF8" w14:textId="77777777" w:rsidR="00455F48" w:rsidRDefault="00455F48" w:rsidP="005C6E68">
      <w:pPr>
        <w:pStyle w:val="CommentText"/>
      </w:pPr>
      <w:r>
        <w:rPr>
          <w:rStyle w:val="CommentReference"/>
        </w:rPr>
        <w:annotationRef/>
      </w:r>
      <w:r>
        <w:t>Move to LOD requirements class</w:t>
      </w:r>
    </w:p>
  </w:comment>
  <w:comment w:id="253" w:author="Eric Boisvert" w:date="2016-07-02T15:37:00Z" w:initials="EB/L">
    <w:p w14:paraId="084DAD59" w14:textId="3EBA890B" w:rsidR="00455F48" w:rsidRDefault="00455F48">
      <w:pPr>
        <w:pStyle w:val="CommentText"/>
      </w:pPr>
      <w:r>
        <w:rPr>
          <w:rStyle w:val="CommentReference"/>
        </w:rPr>
        <w:annotationRef/>
      </w:r>
      <w:r>
        <w:t>Rephrase important use case = INSPIRE</w:t>
      </w:r>
    </w:p>
  </w:comment>
  <w:comment w:id="268" w:author="Eric Boisvert" w:date="2016-07-02T15:37:00Z" w:initials="EB/L">
    <w:p w14:paraId="4602724B" w14:textId="1CB62DD0" w:rsidR="00455F48" w:rsidRDefault="00455F48">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2" w:author="Eric Boisvert" w:date="2016-07-12T19:20:00Z" w:initials="EB/L">
    <w:p w14:paraId="07299FB4" w14:textId="77777777" w:rsidR="00455F48" w:rsidRDefault="00455F48" w:rsidP="006E5E12">
      <w:pPr>
        <w:pStyle w:val="CommentText"/>
      </w:pPr>
      <w:r>
        <w:rPr>
          <w:rStyle w:val="CommentReference"/>
        </w:rPr>
        <w:annotationRef/>
      </w:r>
      <w:r>
        <w:t>Probably don’t need this because this is what the UML says, but this CodeType is different since it is not an external vocabulary</w:t>
      </w:r>
    </w:p>
  </w:comment>
  <w:comment w:id="278" w:author="Eric Boisvert" w:date="2016-07-12T19:40:00Z" w:initials="EB/L">
    <w:p w14:paraId="09F41D62" w14:textId="49781F01" w:rsidR="00455F48" w:rsidRDefault="00455F48">
      <w:pPr>
        <w:pStyle w:val="CommentText"/>
      </w:pPr>
      <w:r>
        <w:rPr>
          <w:rStyle w:val="CommentReference"/>
        </w:rPr>
        <w:annotationRef/>
      </w:r>
      <w:r>
        <w:t>I don’t understand</w:t>
      </w:r>
    </w:p>
  </w:comment>
  <w:comment w:id="298" w:author="Eric Boisvert" w:date="2016-07-13T16:58:00Z" w:initials="EB/L">
    <w:p w14:paraId="5385DCAD" w14:textId="51BA0C21" w:rsidR="00455F48" w:rsidRDefault="00455F48">
      <w:pPr>
        <w:pStyle w:val="CommentText"/>
      </w:pPr>
      <w:r>
        <w:rPr>
          <w:rStyle w:val="CommentReference"/>
        </w:rPr>
        <w:annotationRef/>
      </w:r>
      <w:r>
        <w:t xml:space="preserve">Note that model has American spelling while the text has UK spelling.  Anybody </w:t>
      </w:r>
      <w:proofErr w:type="gramStart"/>
      <w:r>
        <w:t>care ?</w:t>
      </w:r>
      <w:proofErr w:type="gramEnd"/>
    </w:p>
  </w:comment>
  <w:comment w:id="302" w:author="Eric Boisvert" w:date="2016-07-02T15:37:00Z" w:initials="EB/L">
    <w:p w14:paraId="411F64B9" w14:textId="2AC6BAD6" w:rsidR="00455F48" w:rsidRDefault="00455F48">
      <w:pPr>
        <w:pStyle w:val="CommentText"/>
      </w:pPr>
      <w:r>
        <w:rPr>
          <w:rStyle w:val="CommentReference"/>
        </w:rPr>
        <w:annotationRef/>
      </w:r>
      <w:r>
        <w:t>We don’t get the opportunities to site XVII century stuff very often</w:t>
      </w:r>
    </w:p>
  </w:comment>
  <w:comment w:id="331" w:author="Eric Boisvert" w:date="2016-07-13T17:33:00Z" w:initials="EB/L">
    <w:p w14:paraId="66D8FA1B" w14:textId="214F7989" w:rsidR="00455F48" w:rsidRDefault="00455F48">
      <w:pPr>
        <w:pStyle w:val="CommentText"/>
      </w:pPr>
      <w:r>
        <w:rPr>
          <w:rStyle w:val="CommentReference"/>
        </w:rPr>
        <w:annotationRef/>
      </w:r>
      <w:r>
        <w:t xml:space="preserve">What is a façade </w:t>
      </w:r>
      <w:proofErr w:type="gramStart"/>
      <w:r>
        <w:t>class ?</w:t>
      </w:r>
      <w:proofErr w:type="gramEnd"/>
    </w:p>
  </w:comment>
  <w:comment w:id="339" w:author="Eric Boisvert" w:date="2016-07-16T11:17:00Z" w:initials="EB/L">
    <w:p w14:paraId="0B5605F6" w14:textId="0EDCFFF4" w:rsidR="00455F48" w:rsidRDefault="00455F48">
      <w:pPr>
        <w:pStyle w:val="CommentText"/>
      </w:pPr>
      <w:r>
        <w:rPr>
          <w:rStyle w:val="CommentReference"/>
        </w:rPr>
        <w:annotationRef/>
      </w:r>
      <w:r>
        <w:t>This is one exception in the list.  It’s not externally managed, but actually enforced in the specification and the schema.Because it can’t be any other value (?), the XML target will enforce it directly in the XSD</w:t>
      </w:r>
    </w:p>
  </w:comment>
  <w:comment w:id="341" w:author="Eric Boisvert" w:date="2016-07-02T15:37:00Z" w:initials="EB/L">
    <w:p w14:paraId="66B47F31" w14:textId="1A6C4486" w:rsidR="00455F48" w:rsidRDefault="00455F48">
      <w:pPr>
        <w:pStyle w:val="CommentText"/>
      </w:pPr>
      <w:r>
        <w:rPr>
          <w:rStyle w:val="CommentReference"/>
        </w:rPr>
        <w:annotationRef/>
      </w:r>
      <w:r>
        <w:t>Cordlink and Kentuky did a mapping</w:t>
      </w:r>
    </w:p>
  </w:comment>
  <w:comment w:id="344" w:author="Boisvert, Eric" w:date="2016-07-02T15:37:00Z" w:initials="BE">
    <w:p w14:paraId="418FC66E" w14:textId="01BC6B1B" w:rsidR="00455F48" w:rsidRDefault="00455F48">
      <w:pPr>
        <w:pStyle w:val="CommentText"/>
      </w:pPr>
      <w:r>
        <w:rPr>
          <w:rStyle w:val="CommentReference"/>
        </w:rPr>
        <w:annotationRef/>
      </w:r>
      <w:r>
        <w:t>There should be a convention that the SRS of the geometries on the cross-section shall be a reference to the plane that makes the cross-section.</w:t>
      </w:r>
    </w:p>
  </w:comment>
  <w:comment w:id="349" w:author="Eric Boisvert" w:date="2016-07-16T11:27:00Z" w:initials="EB/L">
    <w:p w14:paraId="1FD4CAB1" w14:textId="4BA944D2" w:rsidR="00455F48" w:rsidRDefault="00455F48">
      <w:pPr>
        <w:pStyle w:val="CommentText"/>
      </w:pPr>
      <w:r>
        <w:rPr>
          <w:rStyle w:val="CommentReference"/>
        </w:rPr>
        <w:annotationRef/>
      </w:r>
      <w:r>
        <w:t>Do we keep this rule or do we leave it to communities?</w:t>
      </w:r>
    </w:p>
  </w:comment>
  <w:comment w:id="351" w:author="Eric Boisvert" w:date="2016-07-02T15:37:00Z" w:initials="EB/L">
    <w:p w14:paraId="301A2117" w14:textId="7B08D6E4" w:rsidR="00455F48" w:rsidRDefault="00455F48">
      <w:pPr>
        <w:pStyle w:val="CommentText"/>
      </w:pPr>
      <w:r>
        <w:rPr>
          <w:rStyle w:val="CommentReference"/>
        </w:rPr>
        <w:annotationRef/>
      </w:r>
      <w:r>
        <w:t>I remove “spatial object” because GeologicFeatureRelation are between Features</w:t>
      </w:r>
    </w:p>
  </w:comment>
  <w:comment w:id="361" w:author="Eric Boisvert" w:date="2016-07-16T11:32:00Z" w:initials="EB/L">
    <w:p w14:paraId="4E587976" w14:textId="1991968C" w:rsidR="00455F48" w:rsidRDefault="00455F48">
      <w:pPr>
        <w:pStyle w:val="CommentText"/>
      </w:pPr>
      <w:r>
        <w:rPr>
          <w:rStyle w:val="CommentReference"/>
        </w:rPr>
        <w:annotationRef/>
      </w:r>
      <w:r>
        <w:t xml:space="preserve">Is this supposed to be in </w:t>
      </w:r>
      <w:proofErr w:type="gramStart"/>
      <w:r>
        <w:t>Extension ?</w:t>
      </w:r>
      <w:proofErr w:type="gramEnd"/>
    </w:p>
  </w:comment>
  <w:comment w:id="378" w:author="Eric Boisvert" w:date="2016-07-16T11:46:00Z" w:initials="EB/L">
    <w:p w14:paraId="5187FD4D" w14:textId="420B8DE9" w:rsidR="00455F48" w:rsidRDefault="00455F48">
      <w:pPr>
        <w:pStyle w:val="CommentText"/>
      </w:pPr>
      <w:r>
        <w:rPr>
          <w:rStyle w:val="CommentReference"/>
        </w:rPr>
        <w:annotationRef/>
      </w:r>
      <w:r>
        <w:t>Ref</w:t>
      </w:r>
    </w:p>
  </w:comment>
  <w:comment w:id="397" w:author="Eric Boisvert" w:date="2016-07-02T15:37:00Z" w:initials="EB/L">
    <w:p w14:paraId="2825455C" w14:textId="17477529" w:rsidR="00455F48" w:rsidRDefault="00455F48">
      <w:pPr>
        <w:pStyle w:val="CommentText"/>
      </w:pPr>
      <w:r>
        <w:rPr>
          <w:rStyle w:val="CommentReference"/>
        </w:rPr>
        <w:annotationRef/>
      </w:r>
      <w:r>
        <w:t>Don’t forget to add a dependency to GeologicAge in the requirement class list</w:t>
      </w:r>
    </w:p>
  </w:comment>
  <w:comment w:id="415" w:author="Eric Boisvert" w:date="2016-07-16T13:40:00Z" w:initials="EB/L">
    <w:p w14:paraId="3E015E3B" w14:textId="75365ED6" w:rsidR="00455F48" w:rsidRDefault="00455F48">
      <w:pPr>
        <w:pStyle w:val="CommentText"/>
      </w:pPr>
      <w:r>
        <w:rPr>
          <w:rStyle w:val="CommentReference"/>
        </w:rPr>
        <w:annotationRef/>
      </w:r>
      <w:proofErr w:type="gramStart"/>
      <w:r>
        <w:t>resolved</w:t>
      </w:r>
      <w:proofErr w:type="gramEnd"/>
      <w:r>
        <w:t xml:space="preserve"> into conponents resolved (twice resolved).  Better </w:t>
      </w:r>
      <w:proofErr w:type="gramStart"/>
      <w:r>
        <w:t>phrasing ?</w:t>
      </w:r>
      <w:proofErr w:type="gramEnd"/>
    </w:p>
  </w:comment>
  <w:comment w:id="474" w:author="Eric Boisvert" w:date="2016-07-16T17:57:00Z" w:initials="EB/L">
    <w:p w14:paraId="0E9C7842" w14:textId="55B5DE34" w:rsidR="00455F48" w:rsidRDefault="00455F48">
      <w:pPr>
        <w:pStyle w:val="CommentText"/>
      </w:pPr>
      <w:r>
        <w:rPr>
          <w:rStyle w:val="CommentReference"/>
        </w:rPr>
        <w:annotationRef/>
      </w:r>
      <w:r>
        <w:t>Define stratotype</w:t>
      </w:r>
    </w:p>
  </w:comment>
  <w:comment w:id="476" w:author="Eric Boisvert" w:date="2016-07-16T17:59:00Z" w:initials="EB/L">
    <w:p w14:paraId="000C82B1" w14:textId="0DA116FF" w:rsidR="00455F48" w:rsidRDefault="00455F48">
      <w:pPr>
        <w:pStyle w:val="CommentText"/>
      </w:pPr>
      <w:r>
        <w:rPr>
          <w:rStyle w:val="CommentReference"/>
        </w:rPr>
        <w:annotationRef/>
      </w:r>
      <w:r>
        <w:t>Better grab a definition from a more formal source</w:t>
      </w:r>
    </w:p>
  </w:comment>
  <w:comment w:id="479" w:author="Eric Boisvert" w:date="2016-07-16T18:04:00Z" w:initials="EB/L">
    <w:p w14:paraId="62D93B8C" w14:textId="030CE1E5" w:rsidR="00455F48" w:rsidRDefault="00455F48">
      <w:pPr>
        <w:pStyle w:val="CommentText"/>
      </w:pPr>
      <w:r>
        <w:rPr>
          <w:rStyle w:val="CommentReference"/>
        </w:rPr>
        <w:annotationRef/>
      </w:r>
      <w:proofErr w:type="gramStart"/>
      <w:r>
        <w:t>rephrase</w:t>
      </w:r>
      <w:proofErr w:type="gramEnd"/>
    </w:p>
  </w:comment>
  <w:comment w:id="485" w:author="Boisvert, Eric" w:date="2016-07-02T15:37:00Z" w:initials="BE">
    <w:p w14:paraId="21B89F9C" w14:textId="3B667400" w:rsidR="00455F48" w:rsidRDefault="00455F48">
      <w:pPr>
        <w:pStyle w:val="CommentText"/>
      </w:pPr>
      <w:r>
        <w:rPr>
          <w:rStyle w:val="CommentReference"/>
        </w:rPr>
        <w:annotationRef/>
      </w:r>
      <w:r>
        <w:t>Already covered in Core (7.2.5)</w:t>
      </w:r>
    </w:p>
  </w:comment>
  <w:comment w:id="487" w:author="Boisvert, Eric" w:date="2016-07-02T15:37:00Z" w:initials="BE">
    <w:p w14:paraId="0C3F4C70" w14:textId="61A7041F" w:rsidR="00455F48" w:rsidRDefault="00455F48">
      <w:pPr>
        <w:pStyle w:val="CommentText"/>
      </w:pPr>
      <w:r>
        <w:rPr>
          <w:rStyle w:val="CommentReference"/>
        </w:rPr>
        <w:annotationRef/>
      </w:r>
      <w:r>
        <w:t>Already covered in core (7.2.5)</w:t>
      </w:r>
    </w:p>
  </w:comment>
  <w:comment w:id="499" w:author="Boisvert, Eric" w:date="2016-07-17T11:15:00Z" w:initials="BE">
    <w:p w14:paraId="14328BAF" w14:textId="28387CD9" w:rsidR="00455F48" w:rsidRDefault="00455F48">
      <w:pPr>
        <w:pStyle w:val="CommentText"/>
      </w:pPr>
      <w:r>
        <w:rPr>
          <w:rStyle w:val="CommentReference"/>
        </w:rPr>
        <w:annotationRef/>
      </w:r>
      <w:r>
        <w:t>This means that interval are in absolute coordinate and is not a 1D distance.</w:t>
      </w:r>
    </w:p>
  </w:comment>
  <w:comment w:id="513" w:author="Sen, Marcus A." w:date="2016-07-02T15:37:00Z" w:initials="SMA">
    <w:p w14:paraId="31598466" w14:textId="748C9A4A" w:rsidR="00455F48" w:rsidRDefault="00455F48">
      <w:pPr>
        <w:pStyle w:val="CommentText"/>
      </w:pPr>
      <w:r>
        <w:rPr>
          <w:rStyle w:val="CommentReference"/>
        </w:rPr>
        <w:annotationRef/>
      </w:r>
      <w:r>
        <w:t>This can't be the correct clause number; check.</w:t>
      </w:r>
    </w:p>
  </w:comment>
  <w:comment w:id="514" w:author="Boisvert, Eric" w:date="2016-07-02T15:37:00Z" w:initials="BE">
    <w:p w14:paraId="1D73A3B9" w14:textId="3051C86B" w:rsidR="00455F48" w:rsidRDefault="00455F48">
      <w:pPr>
        <w:pStyle w:val="CommentText"/>
      </w:pPr>
      <w:r>
        <w:rPr>
          <w:rStyle w:val="CommentReference"/>
        </w:rPr>
        <w:annotationRef/>
      </w:r>
      <w:r>
        <w:t>This labAnalysis-&gt;samplgFeature is redundant since its already include with basic</w:t>
      </w:r>
    </w:p>
  </w:comment>
  <w:comment w:id="550" w:author="Boisvert, Eric" w:date="2016-07-02T15:37:00Z" w:initials="BE">
    <w:p w14:paraId="261F51AD" w14:textId="318CAC15" w:rsidR="00455F48" w:rsidRDefault="00455F48">
      <w:pPr>
        <w:pStyle w:val="CommentText"/>
      </w:pPr>
      <w:r>
        <w:rPr>
          <w:rStyle w:val="CommentReference"/>
        </w:rPr>
        <w:annotationRef/>
      </w:r>
      <w:r>
        <w:t xml:space="preserve">Or is it </w:t>
      </w:r>
      <w:proofErr w:type="gramStart"/>
      <w:r>
        <w:t>normative ?</w:t>
      </w:r>
      <w:proofErr w:type="gramEnd"/>
    </w:p>
  </w:comment>
  <w:comment w:id="552" w:author="Eric Boisvert" w:date="2016-07-02T15:37:00Z" w:initials="EB/L">
    <w:p w14:paraId="6171E282" w14:textId="77777777" w:rsidR="00455F48" w:rsidRDefault="00455F48" w:rsidP="002C1116">
      <w:pPr>
        <w:pStyle w:val="CommentText"/>
      </w:pPr>
      <w:r>
        <w:rPr>
          <w:rStyle w:val="CommentReference"/>
        </w:rPr>
        <w:annotationRef/>
      </w:r>
      <w:r>
        <w:t xml:space="preserve">Intro text essentially stolen from 7.1 cookbook </w:t>
      </w:r>
      <w:r w:rsidRPr="00762332">
        <w:t>http://www.onegeology.org/wmscookbook/7_1.html</w:t>
      </w:r>
    </w:p>
  </w:comment>
  <w:comment w:id="553" w:author="Eric Boisvert" w:date="2016-07-02T15:37:00Z" w:initials="EB/L">
    <w:p w14:paraId="690B865E" w14:textId="77777777" w:rsidR="00455F48" w:rsidRDefault="00455F48" w:rsidP="002C1116">
      <w:pPr>
        <w:pStyle w:val="CommentText"/>
      </w:pPr>
      <w:r>
        <w:rPr>
          <w:rStyle w:val="CommentReference"/>
        </w:rPr>
        <w:annotationRef/>
      </w:r>
      <w:r>
        <w:t>Change in UML scope notes and remove observation_URI</w:t>
      </w:r>
    </w:p>
  </w:comment>
  <w:comment w:id="555" w:author="Boisvert, Eric" w:date="2016-07-02T15:37:00Z" w:initials="BE">
    <w:p w14:paraId="6B07F237" w14:textId="77777777" w:rsidR="00455F48" w:rsidRDefault="00455F48" w:rsidP="002C1116">
      <w:pPr>
        <w:pStyle w:val="CommentText"/>
      </w:pPr>
      <w:r>
        <w:rPr>
          <w:rStyle w:val="CommentReference"/>
        </w:rPr>
        <w:annotationRef/>
      </w:r>
      <w:r>
        <w:t>And if you stuff XML in there, you might just as well use xsd</w:t>
      </w:r>
      <w:proofErr w:type="gramStart"/>
      <w:r>
        <w:t>:anyType</w:t>
      </w:r>
      <w:proofErr w:type="gramEnd"/>
      <w:r>
        <w:t>…</w:t>
      </w:r>
    </w:p>
  </w:comment>
  <w:comment w:id="556" w:author="Boisvert, Eric" w:date="2016-07-02T15:37:00Z" w:initials="BE">
    <w:p w14:paraId="2AE41DFF" w14:textId="77777777" w:rsidR="00455F48" w:rsidRDefault="00455F48" w:rsidP="002C1116">
      <w:pPr>
        <w:pStyle w:val="CommentText"/>
      </w:pPr>
      <w:r>
        <w:rPr>
          <w:rStyle w:val="CommentReference"/>
        </w:rPr>
        <w:annotationRef/>
      </w:r>
      <w:r>
        <w:t>Followed the syntax Simon used in 19156:2011 (O&amp;M), see clause B.2.3, table B.3</w:t>
      </w:r>
    </w:p>
  </w:comment>
  <w:comment w:id="557" w:author="Boisvert, Eric" w:date="2016-07-02T15:37:00Z" w:initials="BE">
    <w:p w14:paraId="0C5F766A" w14:textId="77777777" w:rsidR="00455F48" w:rsidRDefault="00455F48" w:rsidP="002C1116">
      <w:pPr>
        <w:pStyle w:val="CommentText"/>
      </w:pPr>
      <w:r>
        <w:rPr>
          <w:rStyle w:val="CommentReference"/>
        </w:rPr>
        <w:annotationRef/>
      </w:r>
      <w:r>
        <w:t>Followed the syntax Simon used in 19156:2011 (O&amp;M), see clause B.2.3, table B.3</w:t>
      </w:r>
    </w:p>
  </w:comment>
  <w:comment w:id="559" w:author="Eric Boisvert" w:date="2016-07-02T15:37:00Z" w:initials="EB/L">
    <w:p w14:paraId="454E6B84" w14:textId="77777777" w:rsidR="00455F48" w:rsidRDefault="00455F48" w:rsidP="002C1116">
      <w:pPr>
        <w:pStyle w:val="CommentText"/>
      </w:pPr>
      <w:r>
        <w:rPr>
          <w:rStyle w:val="CommentReference"/>
        </w:rPr>
        <w:annotationRef/>
      </w:r>
      <w:r>
        <w:t xml:space="preserve">Check, eg. </w:t>
      </w:r>
    </w:p>
  </w:comment>
  <w:comment w:id="560" w:author="Eric Boisvert" w:date="2016-07-02T15:37:00Z" w:initials="EB/L">
    <w:p w14:paraId="6C7F8AD5" w14:textId="77777777" w:rsidR="00455F48" w:rsidRDefault="00455F48"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62" w:author="Eric Boisvert" w:date="2016-07-02T15:37:00Z" w:initials="EB/L">
    <w:p w14:paraId="73FDEC16" w14:textId="77777777" w:rsidR="00455F48" w:rsidRDefault="00455F48" w:rsidP="002C1116">
      <w:pPr>
        <w:pStyle w:val="CommentText"/>
      </w:pPr>
      <w:r>
        <w:rPr>
          <w:rStyle w:val="CommentReference"/>
        </w:rPr>
        <w:annotationRef/>
      </w:r>
      <w:r>
        <w:t xml:space="preserve">Check, eg. </w:t>
      </w:r>
    </w:p>
  </w:comment>
  <w:comment w:id="563" w:author="Eric Boisvert" w:date="2016-07-02T15:37:00Z" w:initials="EB/L">
    <w:p w14:paraId="6F56F89B" w14:textId="77777777" w:rsidR="00455F48" w:rsidRDefault="00455F48"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64" w:author="Eric Boisvert" w:date="2016-07-02T15:37:00Z" w:initials="EB/L">
    <w:p w14:paraId="768C52CF" w14:textId="77777777" w:rsidR="00455F48" w:rsidRDefault="00455F48" w:rsidP="002C1116">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565" w:author="Eric Boisvert" w:date="2016-07-02T15:37:00Z" w:initials="EB/L">
    <w:p w14:paraId="0051BCD3" w14:textId="77777777" w:rsidR="00455F48" w:rsidRDefault="00455F48" w:rsidP="002C1116">
      <w:pPr>
        <w:pStyle w:val="CommentText"/>
      </w:pPr>
      <w:r>
        <w:rPr>
          <w:rStyle w:val="CommentReference"/>
        </w:rPr>
        <w:annotationRef/>
      </w:r>
      <w:r>
        <w:t>This is a shortcut or a replacement of getting the full MappedFeature and then resolve the specification association</w:t>
      </w:r>
    </w:p>
  </w:comment>
  <w:comment w:id="567" w:author="Eric Boisvert" w:date="2016-07-02T15:37:00Z" w:initials="EB/L">
    <w:p w14:paraId="5AC5943C" w14:textId="77777777" w:rsidR="00455F48" w:rsidRDefault="00455F48" w:rsidP="002C1116">
      <w:pPr>
        <w:pStyle w:val="CommentText"/>
      </w:pPr>
      <w:r>
        <w:rPr>
          <w:rStyle w:val="CommentReference"/>
        </w:rPr>
        <w:annotationRef/>
      </w:r>
      <w:r>
        <w:t xml:space="preserve">Check, eg. </w:t>
      </w:r>
    </w:p>
  </w:comment>
  <w:comment w:id="568" w:author="Eric Boisvert" w:date="2016-07-02T15:37:00Z" w:initials="EB/L">
    <w:p w14:paraId="2F94A6A6" w14:textId="77777777" w:rsidR="00455F48" w:rsidRDefault="00455F48" w:rsidP="002C1116">
      <w:pPr>
        <w:pStyle w:val="CommentText"/>
      </w:pPr>
      <w:r>
        <w:rPr>
          <w:rStyle w:val="CommentReference"/>
        </w:rPr>
        <w:annotationRef/>
      </w:r>
      <w:r>
        <w:t>SHOULD are not mandatory and don’t have compliance teste associated to them.</w:t>
      </w:r>
    </w:p>
  </w:comment>
  <w:comment w:id="570" w:author="Eric Boisvert" w:date="2016-07-25T12:15:00Z" w:initials="EB/L">
    <w:p w14:paraId="065F3CD7" w14:textId="56861758" w:rsidR="00455F48" w:rsidRDefault="00455F48" w:rsidP="002C1116">
      <w:pPr>
        <w:pStyle w:val="CommentText"/>
      </w:pPr>
      <w:r>
        <w:rPr>
          <w:rStyle w:val="CommentReference"/>
        </w:rPr>
        <w:annotationRef/>
      </w:r>
      <w:r>
        <w:t xml:space="preserve">Resolve implies URI – doesn’t </w:t>
      </w:r>
      <w:proofErr w:type="gramStart"/>
      <w:r>
        <w:t>it ?</w:t>
      </w:r>
      <w:proofErr w:type="gramEnd"/>
      <w:r w:rsidR="00833A31">
        <w:t xml:space="preserve"> (Yes - Ollie)</w:t>
      </w:r>
    </w:p>
  </w:comment>
  <w:comment w:id="572" w:author="Eric Boisvert" w:date="2016-07-02T15:37:00Z" w:initials="EB/L">
    <w:p w14:paraId="0EADBC15" w14:textId="77777777" w:rsidR="00455F48" w:rsidRDefault="00455F48" w:rsidP="002C1116">
      <w:pPr>
        <w:pStyle w:val="CommentText"/>
      </w:pPr>
      <w:r>
        <w:rPr>
          <w:rStyle w:val="CommentReference"/>
        </w:rPr>
        <w:annotationRef/>
      </w:r>
      <w:r>
        <w:t xml:space="preserve">Check, eg. </w:t>
      </w:r>
    </w:p>
  </w:comment>
  <w:comment w:id="574" w:author="Eric Boisvert" w:date="2016-07-02T15:37:00Z" w:initials="EB/L">
    <w:p w14:paraId="3A15190B" w14:textId="77777777" w:rsidR="00455F48" w:rsidRDefault="00455F48" w:rsidP="002C1116">
      <w:pPr>
        <w:pStyle w:val="CommentText"/>
      </w:pPr>
      <w:r>
        <w:rPr>
          <w:rStyle w:val="CommentReference"/>
        </w:rPr>
        <w:annotationRef/>
      </w:r>
      <w:r>
        <w:t xml:space="preserve">Check, eg. </w:t>
      </w:r>
    </w:p>
  </w:comment>
  <w:comment w:id="576" w:author="Eric Boisvert" w:date="2016-07-02T15:37:00Z" w:initials="EB/L">
    <w:p w14:paraId="54F13B26" w14:textId="00AB46E2" w:rsidR="00455F48" w:rsidRDefault="00455F48">
      <w:pPr>
        <w:pStyle w:val="CommentText"/>
      </w:pPr>
      <w:r>
        <w:rPr>
          <w:rStyle w:val="CommentReference"/>
        </w:rPr>
        <w:annotationRef/>
      </w:r>
      <w:r>
        <w:t>Still awaiting Carlo input before proceeding</w:t>
      </w:r>
    </w:p>
  </w:comment>
  <w:comment w:id="577" w:author="Eric Boisvert" w:date="2016-07-02T15:37:00Z" w:initials="EB/L">
    <w:p w14:paraId="566E834D" w14:textId="77777777" w:rsidR="00455F48" w:rsidRDefault="00455F48" w:rsidP="002C1116">
      <w:pPr>
        <w:pStyle w:val="CommentText"/>
      </w:pPr>
      <w:r>
        <w:rPr>
          <w:rStyle w:val="CommentReference"/>
        </w:rPr>
        <w:annotationRef/>
      </w:r>
      <w:r>
        <w:t xml:space="preserve">Check, eg. </w:t>
      </w:r>
    </w:p>
  </w:comment>
  <w:comment w:id="579" w:author="Eric Boisvert" w:date="2016-07-02T15:37:00Z" w:initials="EB/L">
    <w:p w14:paraId="68B005AD" w14:textId="77777777" w:rsidR="00455F48" w:rsidRDefault="00455F48" w:rsidP="002C1116">
      <w:pPr>
        <w:pStyle w:val="CommentText"/>
      </w:pPr>
      <w:r>
        <w:rPr>
          <w:rStyle w:val="CommentReference"/>
        </w:rPr>
        <w:annotationRef/>
      </w:r>
      <w:r>
        <w:t xml:space="preserve">Check, eg. </w:t>
      </w:r>
    </w:p>
  </w:comment>
  <w:comment w:id="581" w:author="Eric Boisvert" w:date="2016-07-02T15:37:00Z" w:initials="EB/L">
    <w:p w14:paraId="43D69C7B" w14:textId="77777777" w:rsidR="00455F48" w:rsidRDefault="00455F48" w:rsidP="002C1116">
      <w:pPr>
        <w:pStyle w:val="CommentText"/>
      </w:pPr>
      <w:r>
        <w:rPr>
          <w:rStyle w:val="CommentReference"/>
        </w:rPr>
        <w:annotationRef/>
      </w:r>
      <w:r>
        <w:t xml:space="preserve">Check, eg. </w:t>
      </w:r>
    </w:p>
  </w:comment>
  <w:comment w:id="582" w:author="Eric Boisvert" w:date="2016-07-02T15:37:00Z" w:initials="EB/L">
    <w:p w14:paraId="1B3E0456" w14:textId="77777777" w:rsidR="00455F48" w:rsidRDefault="00455F48" w:rsidP="002C1116">
      <w:pPr>
        <w:pStyle w:val="CommentText"/>
      </w:pPr>
      <w:r>
        <w:rPr>
          <w:rStyle w:val="CommentReference"/>
        </w:rPr>
        <w:annotationRef/>
      </w:r>
      <w:r>
        <w:t>Change in UML scope notes and remove observation_URI</w:t>
      </w:r>
    </w:p>
  </w:comment>
  <w:comment w:id="587" w:author="Eric Boisvert" w:date="2016-07-02T15:37:00Z" w:initials="EB/L">
    <w:p w14:paraId="7795B763" w14:textId="0B9030E4" w:rsidR="00455F48" w:rsidRDefault="00455F48">
      <w:pPr>
        <w:pStyle w:val="CommentText"/>
      </w:pPr>
      <w:r>
        <w:rPr>
          <w:rStyle w:val="CommentReference"/>
        </w:rPr>
        <w:annotationRef/>
      </w:r>
      <w:r>
        <w:t xml:space="preserve">Is this still how http URI </w:t>
      </w:r>
      <w:proofErr w:type="gramStart"/>
      <w:r>
        <w:t>flagged ?</w:t>
      </w:r>
      <w:proofErr w:type="gramEnd"/>
    </w:p>
  </w:comment>
  <w:comment w:id="590" w:author="Eric Boisvert" w:date="2016-07-02T15:37:00Z" w:initials="EB/L">
    <w:p w14:paraId="7F452530" w14:textId="321833CC" w:rsidR="00455F48" w:rsidRDefault="00455F48">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92" w:author="Eric Boisvert" w:date="2016-07-02T15:37:00Z" w:initials="EB/L">
    <w:p w14:paraId="05E20B47" w14:textId="2CC7B3E4" w:rsidR="00455F48" w:rsidRDefault="00455F48">
      <w:pPr>
        <w:pStyle w:val="CommentText"/>
      </w:pPr>
      <w:r>
        <w:rPr>
          <w:rStyle w:val="CommentReference"/>
        </w:rPr>
        <w:annotationRef/>
      </w:r>
      <w:r>
        <w:t>Gml</w:t>
      </w:r>
      <w:proofErr w:type="gramStart"/>
      <w:r>
        <w:t>:id</w:t>
      </w:r>
      <w:proofErr w:type="gramEnd"/>
      <w:r>
        <w:t xml:space="preserve"> != name !</w:t>
      </w:r>
    </w:p>
  </w:comment>
  <w:comment w:id="594" w:author="Eric Boisvert" w:date="2016-07-02T15:37:00Z" w:initials="EB/L">
    <w:p w14:paraId="18EE763B" w14:textId="77777777" w:rsidR="00455F48" w:rsidRDefault="00455F48" w:rsidP="00652E95">
      <w:pPr>
        <w:pStyle w:val="CommentText"/>
      </w:pPr>
      <w:r>
        <w:rPr>
          <w:rStyle w:val="CommentReference"/>
        </w:rPr>
        <w:annotationRef/>
      </w:r>
      <w:r>
        <w:t>Great. This one 404s</w:t>
      </w:r>
    </w:p>
  </w:comment>
  <w:comment w:id="605" w:author="Boisvert, Eric" w:date="2016-07-02T15:37:00Z" w:initials="BE">
    <w:p w14:paraId="45CD9209" w14:textId="209DC396" w:rsidR="00455F48" w:rsidRDefault="00455F48">
      <w:pPr>
        <w:pStyle w:val="CommentText"/>
      </w:pPr>
      <w:r>
        <w:rPr>
          <w:rStyle w:val="CommentReference"/>
        </w:rPr>
        <w:annotationRef/>
      </w:r>
      <w:r>
        <w:t xml:space="preserve">Shall we enforce a specific </w:t>
      </w:r>
      <w:proofErr w:type="gramStart"/>
      <w:r>
        <w:t>codeSpace ?</w:t>
      </w:r>
      <w:proofErr w:type="gramEnd"/>
    </w:p>
  </w:comment>
  <w:comment w:id="607" w:author="Eric Boisvert" w:date="2016-07-02T15:37:00Z" w:initials="EB/L">
    <w:p w14:paraId="285C7AC8" w14:textId="3CA6FD1E" w:rsidR="00455F48" w:rsidRDefault="00455F48">
      <w:pPr>
        <w:pStyle w:val="CommentText"/>
      </w:pPr>
      <w:r>
        <w:rPr>
          <w:rStyle w:val="CommentReference"/>
        </w:rPr>
        <w:annotationRef/>
      </w:r>
      <w:r>
        <w:t>Not an official spec</w:t>
      </w:r>
    </w:p>
  </w:comment>
  <w:comment w:id="612" w:author="Eric Boisvert" w:date="2016-07-02T15:37:00Z" w:initials="EB/L">
    <w:p w14:paraId="42B015B6" w14:textId="30254E4D" w:rsidR="00455F48" w:rsidRDefault="00455F48">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19" w:author="Eric Boisvert" w:date="2016-07-02T15:38:00Z" w:initials="EB/L">
    <w:p w14:paraId="1552B49B" w14:textId="77777777" w:rsidR="00455F48" w:rsidRDefault="00455F48" w:rsidP="003C3333">
      <w:pPr>
        <w:pStyle w:val="CommentText"/>
      </w:pPr>
      <w:r>
        <w:rPr>
          <w:rStyle w:val="CommentReference"/>
        </w:rPr>
        <w:annotationRef/>
      </w:r>
      <w:r>
        <w:t>Check.  Are we SF1 or SF0</w:t>
      </w:r>
    </w:p>
  </w:comment>
  <w:comment w:id="621" w:author="Eric Boisvert" w:date="2016-07-02T15:38:00Z" w:initials="EB/L">
    <w:p w14:paraId="20E75934" w14:textId="77777777" w:rsidR="00455F48" w:rsidRDefault="00455F48" w:rsidP="003C3333">
      <w:pPr>
        <w:pStyle w:val="CommentText"/>
      </w:pPr>
      <w:r>
        <w:rPr>
          <w:rStyle w:val="CommentReference"/>
        </w:rPr>
        <w:annotationRef/>
      </w:r>
      <w:r>
        <w:t>Should we keep the abstract portrayal for future 3.2 extension</w:t>
      </w:r>
    </w:p>
  </w:comment>
  <w:comment w:id="629" w:author="Eric Boisvert" w:date="2016-07-02T15:37:00Z" w:initials="EB/L">
    <w:p w14:paraId="656303FA" w14:textId="77777777" w:rsidR="00455F48" w:rsidRDefault="00455F48" w:rsidP="00480BB6">
      <w:pPr>
        <w:pStyle w:val="CommentText"/>
      </w:pPr>
      <w:r>
        <w:rPr>
          <w:rStyle w:val="CommentReference"/>
        </w:rPr>
        <w:annotationRef/>
      </w:r>
      <w:r>
        <w:t>This is bad.</w:t>
      </w:r>
    </w:p>
  </w:comment>
  <w:comment w:id="634" w:author="Eric Boisvert" w:date="2016-07-02T15:37:00Z" w:initials="EB/L">
    <w:p w14:paraId="229C7586" w14:textId="77777777" w:rsidR="00455F48" w:rsidRDefault="00455F48" w:rsidP="00480BB6">
      <w:pPr>
        <w:pStyle w:val="CommentText"/>
      </w:pPr>
      <w:r>
        <w:rPr>
          <w:rStyle w:val="CommentReference"/>
        </w:rPr>
        <w:annotationRef/>
      </w:r>
      <w:r>
        <w:t>Could not figure a good way to craft a rule (see requirements)</w:t>
      </w:r>
    </w:p>
  </w:comment>
  <w:comment w:id="635" w:author="Eric Boisvert" w:date="2016-07-02T15:37:00Z" w:initials="EB/L">
    <w:p w14:paraId="67555824" w14:textId="77777777" w:rsidR="00455F48" w:rsidRDefault="00455F48" w:rsidP="00480BB6">
      <w:pPr>
        <w:pStyle w:val="CommentText"/>
      </w:pPr>
      <w:r>
        <w:rPr>
          <w:rStyle w:val="CommentReference"/>
        </w:rPr>
        <w:annotationRef/>
      </w:r>
      <w:r>
        <w:t>Could not figure a good way to craft a rule (see requirements)</w:t>
      </w:r>
    </w:p>
  </w:comment>
  <w:comment w:id="649" w:author="Eric Boisvert" w:date="2016-07-16T11:47:00Z" w:initials="EB/L">
    <w:p w14:paraId="081539B5" w14:textId="77777777" w:rsidR="00455F48" w:rsidRDefault="00455F48" w:rsidP="0067785F">
      <w:pPr>
        <w:pStyle w:val="CommentText"/>
      </w:pPr>
      <w:r>
        <w:rPr>
          <w:rStyle w:val="CommentReference"/>
        </w:rPr>
        <w:annotationRef/>
      </w:r>
      <w:r>
        <w:t>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01AB22" w14:textId="77777777" w:rsidR="00455F48" w:rsidRDefault="00455F48">
      <w:pPr>
        <w:spacing w:after="0"/>
      </w:pPr>
      <w:r>
        <w:separator/>
      </w:r>
    </w:p>
  </w:endnote>
  <w:endnote w:type="continuationSeparator" w:id="0">
    <w:p w14:paraId="155ADC5F" w14:textId="77777777" w:rsidR="00455F48" w:rsidRDefault="00455F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455F48" w:rsidRDefault="00455F48">
    <w:pPr>
      <w:pStyle w:val="Footer"/>
      <w:jc w:val="center"/>
    </w:pPr>
    <w:r>
      <w:fldChar w:fldCharType="begin"/>
    </w:r>
    <w:r>
      <w:instrText xml:space="preserve"> PAGE   \* MERGEFORMAT </w:instrText>
    </w:r>
    <w:r>
      <w:fldChar w:fldCharType="separate"/>
    </w:r>
    <w:r w:rsidR="00833A31">
      <w:rPr>
        <w:noProof/>
      </w:rPr>
      <w:t>188</w:t>
    </w:r>
    <w:r>
      <w:rPr>
        <w:noProof/>
      </w:rPr>
      <w:fldChar w:fldCharType="end"/>
    </w:r>
  </w:p>
  <w:p w14:paraId="5299F2EC" w14:textId="6ACF2E1F" w:rsidR="00455F48" w:rsidRPr="0079517D" w:rsidRDefault="00455F48"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7F53C5" w14:textId="77777777" w:rsidR="00455F48" w:rsidRDefault="00455F48">
      <w:pPr>
        <w:spacing w:after="0"/>
      </w:pPr>
      <w:r>
        <w:separator/>
      </w:r>
    </w:p>
  </w:footnote>
  <w:footnote w:type="continuationSeparator" w:id="0">
    <w:p w14:paraId="7A23F88A" w14:textId="77777777" w:rsidR="00455F48" w:rsidRDefault="00455F48">
      <w:pPr>
        <w:spacing w:after="0"/>
      </w:pPr>
      <w:r>
        <w:continuationSeparator/>
      </w:r>
    </w:p>
  </w:footnote>
  <w:footnote w:id="1">
    <w:p w14:paraId="015C3D42" w14:textId="77777777" w:rsidR="00455F48" w:rsidRDefault="00455F48">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455F48" w:rsidRPr="00674005" w:rsidRDefault="00455F48">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5919F981" w:rsidR="00455F48" w:rsidRPr="006F2ACD" w:rsidRDefault="00455F48"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8"/>
  </w:num>
  <w:num w:numId="4">
    <w:abstractNumId w:val="11"/>
  </w:num>
  <w:num w:numId="5">
    <w:abstractNumId w:val="10"/>
  </w:num>
  <w:num w:numId="6">
    <w:abstractNumId w:val="9"/>
  </w:num>
  <w:num w:numId="7">
    <w:abstractNumId w:val="13"/>
  </w:num>
  <w:num w:numId="8">
    <w:abstractNumId w:val="6"/>
  </w:num>
  <w:num w:numId="9">
    <w:abstractNumId w:val="24"/>
  </w:num>
  <w:num w:numId="10">
    <w:abstractNumId w:val="18"/>
  </w:num>
  <w:num w:numId="11">
    <w:abstractNumId w:val="3"/>
  </w:num>
  <w:num w:numId="12">
    <w:abstractNumId w:val="16"/>
  </w:num>
  <w:num w:numId="13">
    <w:abstractNumId w:val="5"/>
  </w:num>
  <w:num w:numId="14">
    <w:abstractNumId w:val="20"/>
  </w:num>
  <w:num w:numId="15">
    <w:abstractNumId w:val="15"/>
  </w:num>
  <w:num w:numId="16">
    <w:abstractNumId w:val="28"/>
  </w:num>
  <w:num w:numId="17">
    <w:abstractNumId w:val="2"/>
  </w:num>
  <w:num w:numId="18">
    <w:abstractNumId w:val="7"/>
  </w:num>
  <w:num w:numId="19">
    <w:abstractNumId w:val="1"/>
  </w:num>
  <w:num w:numId="20">
    <w:abstractNumId w:val="27"/>
  </w:num>
  <w:num w:numId="21">
    <w:abstractNumId w:val="31"/>
  </w:num>
  <w:num w:numId="22">
    <w:abstractNumId w:val="4"/>
  </w:num>
  <w:num w:numId="23">
    <w:abstractNumId w:val="14"/>
  </w:num>
  <w:num w:numId="24">
    <w:abstractNumId w:val="21"/>
  </w:num>
  <w:num w:numId="25">
    <w:abstractNumId w:val="26"/>
  </w:num>
  <w:num w:numId="26">
    <w:abstractNumId w:val="22"/>
  </w:num>
  <w:num w:numId="27">
    <w:abstractNumId w:val="29"/>
  </w:num>
  <w:num w:numId="28">
    <w:abstractNumId w:val="12"/>
  </w:num>
  <w:num w:numId="29">
    <w:abstractNumId w:val="19"/>
  </w:num>
  <w:num w:numId="30">
    <w:abstractNumId w:val="17"/>
  </w:num>
  <w:num w:numId="31">
    <w:abstractNumId w:val="25"/>
  </w:num>
  <w:num w:numId="32">
    <w:abstractNumId w:val="23"/>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3E54"/>
    <w:rsid w:val="000944A6"/>
    <w:rsid w:val="00094557"/>
    <w:rsid w:val="00094B6D"/>
    <w:rsid w:val="000A04A2"/>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D4E"/>
    <w:rsid w:val="003B691E"/>
    <w:rsid w:val="003C0FEA"/>
    <w:rsid w:val="003C190E"/>
    <w:rsid w:val="003C3333"/>
    <w:rsid w:val="003C3877"/>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3F7476"/>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E20"/>
    <w:rsid w:val="0044487B"/>
    <w:rsid w:val="004449FA"/>
    <w:rsid w:val="0044586A"/>
    <w:rsid w:val="004470C4"/>
    <w:rsid w:val="0044777B"/>
    <w:rsid w:val="00447C82"/>
    <w:rsid w:val="00450B23"/>
    <w:rsid w:val="00450B27"/>
    <w:rsid w:val="00455F48"/>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3DD"/>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3A31"/>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5B1A"/>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4FB0"/>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072E"/>
    <w:rsid w:val="00A937B2"/>
    <w:rsid w:val="00A9470D"/>
    <w:rsid w:val="00A94DEF"/>
    <w:rsid w:val="00A96A3A"/>
    <w:rsid w:val="00AA08C5"/>
    <w:rsid w:val="00AA18A0"/>
    <w:rsid w:val="00AA21C4"/>
    <w:rsid w:val="00AA535D"/>
    <w:rsid w:val="00AA6130"/>
    <w:rsid w:val="00AA7108"/>
    <w:rsid w:val="00AB10FC"/>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305"/>
    <w:rsid w:val="00C446E1"/>
    <w:rsid w:val="00C447A2"/>
    <w:rsid w:val="00C44904"/>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4A26"/>
    <w:rsid w:val="00E46A13"/>
    <w:rsid w:val="00E471CF"/>
    <w:rsid w:val="00E50724"/>
    <w:rsid w:val="00E50D76"/>
    <w:rsid w:val="00E52A0E"/>
    <w:rsid w:val="00E535AA"/>
    <w:rsid w:val="00E54155"/>
    <w:rsid w:val="00E54192"/>
    <w:rsid w:val="00E62168"/>
    <w:rsid w:val="00E621D8"/>
    <w:rsid w:val="00E62D87"/>
    <w:rsid w:val="00E62F4E"/>
    <w:rsid w:val="00E64D6C"/>
    <w:rsid w:val="00E6505F"/>
    <w:rsid w:val="00E66A9E"/>
    <w:rsid w:val="00E70397"/>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7664"/>
    <w:rsid w:val="00FB7A26"/>
    <w:rsid w:val="00FB7B77"/>
    <w:rsid w:val="00FC044E"/>
    <w:rsid w:val="00FC2886"/>
    <w:rsid w:val="00FC45B9"/>
    <w:rsid w:val="00FC626E"/>
    <w:rsid w:val="00FC76BB"/>
    <w:rsid w:val="00FD0A20"/>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4.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5.png"/><Relationship Id="rId129" Type="http://schemas.openxmlformats.org/officeDocument/2006/relationships/hyperlink" Target="http://www.isotc211.org/2005/gco"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3.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hyperlink" Target="http://spatialreference.org/ref/epsg/5711/" TargetMode="External"/><Relationship Id="rId125" Type="http://schemas.openxmlformats.org/officeDocument/2006/relationships/image" Target="media/image106.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7.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2.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6393A-E6A7-4F46-BE53-17410BD3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3933</TotalTime>
  <Pages>259</Pages>
  <Words>39158</Words>
  <Characters>278712</Characters>
  <Application>Microsoft Office Word</Application>
  <DocSecurity>0</DocSecurity>
  <Lines>2322</Lines>
  <Paragraphs>634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317236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29</cp:revision>
  <cp:lastPrinted>2016-06-02T18:06:00Z</cp:lastPrinted>
  <dcterms:created xsi:type="dcterms:W3CDTF">2016-07-12T23:01:00Z</dcterms:created>
  <dcterms:modified xsi:type="dcterms:W3CDTF">2016-07-25T02:22:00Z</dcterms:modified>
</cp:coreProperties>
</file>