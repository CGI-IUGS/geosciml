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2F0CD867"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-dd-mm&gt;</w:t>
      </w:r>
    </w:p>
    <w:p w14:paraId="7B3D6164" w14:textId="1AD6A204"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w:t>
      </w:r>
      <w:r w:rsidR="00377235" w:rsidRPr="00D12552">
        <w:rPr>
          <w:color w:val="FF0000"/>
          <w:sz w:val="20"/>
          <w:szCs w:val="20"/>
          <w:lang w:val="en-CA"/>
        </w:rPr>
        <w:t>&gt;</w:t>
      </w:r>
    </w:p>
    <w:p w14:paraId="7CCE2DD7" w14:textId="37122894"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-dd-mm&gt;</w:t>
      </w:r>
      <w:r w:rsidR="00377235" w:rsidRPr="00D12552">
        <w:rPr>
          <w:b/>
          <w:color w:val="0000FF"/>
          <w:sz w:val="20"/>
          <w:szCs w:val="20"/>
          <w:lang w:val="en-CA"/>
        </w:rPr>
        <w:t xml:space="preserve"> </w:t>
      </w:r>
    </w:p>
    <w:p w14:paraId="0CC17C55" w14:textId="2C23DAEA" w:rsidR="009A7B37" w:rsidRPr="00D12552" w:rsidRDefault="009A7B37">
      <w:pPr>
        <w:jc w:val="right"/>
        <w:rPr>
          <w:sz w:val="20"/>
          <w:szCs w:val="20"/>
          <w:lang w:val="en-CA"/>
        </w:rPr>
      </w:pPr>
      <w:bookmarkStart w:id="0"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Lienhypertexte"/>
            <w:sz w:val="20"/>
            <w:szCs w:val="20"/>
            <w:lang w:val="en-CA"/>
          </w:rPr>
          <w:t>http://www.opengis.net/doc/geosciml/</w:t>
        </w:r>
      </w:hyperlink>
      <w:r w:rsidR="001133B5" w:rsidRPr="00D12552">
        <w:rPr>
          <w:rStyle w:val="Lienhypertexte"/>
          <w:sz w:val="20"/>
          <w:szCs w:val="20"/>
          <w:lang w:val="en-CA"/>
        </w:rPr>
        <w:t>4.</w:t>
      </w:r>
      <w:r w:rsidR="004832DE">
        <w:rPr>
          <w:rStyle w:val="Lienhypertexte"/>
          <w:sz w:val="20"/>
          <w:szCs w:val="20"/>
          <w:lang w:val="en-CA"/>
        </w:rPr>
        <w:t>1</w:t>
      </w:r>
      <w:r w:rsidR="004C43DA" w:rsidRPr="00D12552">
        <w:rPr>
          <w:sz w:val="20"/>
          <w:szCs w:val="20"/>
          <w:lang w:val="en-CA"/>
        </w:rPr>
        <w:t>&gt;</w:t>
      </w:r>
    </w:p>
    <w:p w14:paraId="75CB79A7" w14:textId="7A225EAF"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0"/>
      <w:r w:rsidRPr="00D12552">
        <w:rPr>
          <w:sz w:val="20"/>
          <w:szCs w:val="20"/>
          <w:lang w:val="en-CA"/>
        </w:rPr>
        <w:t> </w:t>
      </w:r>
      <w:r w:rsidR="00CD22DC">
        <w:rPr>
          <w:sz w:val="20"/>
          <w:szCs w:val="20"/>
          <w:lang w:val="en-CA"/>
        </w:rPr>
        <w:t>16-008</w:t>
      </w:r>
      <w:r w:rsidR="004C43DA" w:rsidRPr="00D12552">
        <w:rPr>
          <w:sz w:val="20"/>
          <w:szCs w:val="20"/>
          <w:lang w:val="en-CA"/>
        </w:rPr>
        <w:t xml:space="preserve"> </w:t>
      </w:r>
    </w:p>
    <w:p w14:paraId="1A070564" w14:textId="65A66926" w:rsidR="009A7B37" w:rsidRPr="00D12552" w:rsidRDefault="009A7B37">
      <w:pPr>
        <w:jc w:val="right"/>
        <w:rPr>
          <w:sz w:val="20"/>
          <w:szCs w:val="20"/>
          <w:lang w:val="en-CA"/>
        </w:rPr>
      </w:pPr>
      <w:r w:rsidRPr="00D12552">
        <w:rPr>
          <w:sz w:val="20"/>
          <w:szCs w:val="20"/>
          <w:lang w:val="en-CA"/>
        </w:rPr>
        <w:t xml:space="preserve">Version: </w:t>
      </w:r>
      <w:r w:rsidR="00E21DD0">
        <w:rPr>
          <w:sz w:val="20"/>
          <w:szCs w:val="20"/>
          <w:lang w:val="en-CA"/>
        </w:rPr>
        <w:t>4</w:t>
      </w:r>
      <w:r w:rsidR="00DE2E15">
        <w:rPr>
          <w:sz w:val="20"/>
          <w:szCs w:val="20"/>
          <w:lang w:val="en-CA"/>
        </w:rPr>
        <w:t>.1</w:t>
      </w:r>
      <w:r w:rsidR="001133B5" w:rsidRPr="00D12552">
        <w:rPr>
          <w:sz w:val="20"/>
          <w:szCs w:val="20"/>
          <w:lang w:val="en-CA"/>
        </w:rPr>
        <w:t>.0</w:t>
      </w:r>
    </w:p>
    <w:p w14:paraId="1A667B69" w14:textId="65F15060"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63799">
        <w:rPr>
          <w:sz w:val="20"/>
          <w:szCs w:val="20"/>
          <w:lang w:val="en-CA"/>
        </w:rPr>
        <w:t>Implementation Standard</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F59C64F" w14:textId="77777777" w:rsidR="00AC2E40" w:rsidRPr="00D12552" w:rsidRDefault="00AC2E40" w:rsidP="00AC2E40">
      <w:pPr>
        <w:jc w:val="right"/>
        <w:rPr>
          <w:b/>
          <w:color w:val="FF0000"/>
          <w:sz w:val="28"/>
          <w:szCs w:val="28"/>
          <w:lang w:val="en-CA"/>
        </w:rPr>
      </w:pPr>
    </w:p>
    <w:p w14:paraId="1219AA74" w14:textId="7F943E8E"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w:t>
      </w:r>
      <w:r w:rsidR="004832DE">
        <w:rPr>
          <w:sz w:val="36"/>
          <w:szCs w:val="36"/>
          <w:lang w:val="en-CA"/>
        </w:rPr>
        <w:t>1</w:t>
      </w:r>
      <w:r w:rsidR="00CD22DC">
        <w:rPr>
          <w:sz w:val="36"/>
          <w:szCs w:val="36"/>
          <w:lang w:val="en-CA"/>
        </w:rPr>
        <w:t xml:space="preserve"> (GeoSciML)</w:t>
      </w:r>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2571ED56" w:rsidR="009A7B37" w:rsidRPr="00D12552" w:rsidRDefault="004203F0" w:rsidP="00E50724">
      <w:pPr>
        <w:jc w:val="center"/>
        <w:rPr>
          <w:b/>
          <w:lang w:val="en-CA"/>
        </w:rPr>
      </w:pPr>
      <w:r w:rsidRPr="00D12552">
        <w:rPr>
          <w:lang w:val="en-CA"/>
        </w:rPr>
        <w:t xml:space="preserve">Copyright © </w:t>
      </w:r>
      <w:r w:rsidR="001133B5" w:rsidRPr="00D12552">
        <w:rPr>
          <w:lang w:val="en-CA"/>
        </w:rPr>
        <w:t>201</w:t>
      </w:r>
      <w:r w:rsidR="000F075C">
        <w:rPr>
          <w:lang w:val="en-CA"/>
        </w:rPr>
        <w:t>6</w:t>
      </w:r>
      <w:r w:rsidR="00E50724" w:rsidRPr="00D12552">
        <w:rPr>
          <w:lang w:val="en-CA"/>
        </w:rPr>
        <w:t xml:space="preserve"> Open Geospatial Consortium</w:t>
      </w:r>
      <w:r w:rsidR="009A7B37" w:rsidRPr="00D12552">
        <w:rPr>
          <w:lang w:val="en-CA"/>
        </w:rPr>
        <w:br/>
      </w:r>
      <w:proofErr w:type="gramStart"/>
      <w:r w:rsidR="009A7B37" w:rsidRPr="00D12552">
        <w:rPr>
          <w:lang w:val="en-CA"/>
        </w:rPr>
        <w:t>To</w:t>
      </w:r>
      <w:proofErr w:type="gramEnd"/>
      <w:r w:rsidR="009A7B37" w:rsidRPr="00D12552">
        <w:rPr>
          <w:lang w:val="en-CA"/>
        </w:rPr>
        <w:t xml:space="preserve"> obtain additional rights of use, visit </w:t>
      </w:r>
      <w:hyperlink r:id="rId10" w:history="1">
        <w:r w:rsidR="009A7B37" w:rsidRPr="00D12552">
          <w:rPr>
            <w:rStyle w:val="Lienhypertexte"/>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10DC797A" w14:textId="77777777" w:rsidR="00D63684" w:rsidRPr="00792D31" w:rsidRDefault="00D63684" w:rsidP="003F157A">
      <w:pPr>
        <w:pStyle w:val="zzCover"/>
        <w:framePr w:hSpace="142" w:vSpace="142" w:wrap="auto" w:vAnchor="page" w:hAnchor="page" w:x="1839" w:y="13141"/>
        <w:tabs>
          <w:tab w:val="left" w:pos="1980"/>
        </w:tabs>
        <w:suppressAutoHyphens/>
        <w:spacing w:after="0"/>
        <w:jc w:val="left"/>
        <w:rPr>
          <w:b w:val="0"/>
          <w:color w:val="auto"/>
          <w:sz w:val="20"/>
          <w:lang w:val="fr-CA"/>
        </w:rPr>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752D0540" w14:textId="77777777" w:rsidR="00D63684" w:rsidRPr="00792D31" w:rsidRDefault="00D63684" w:rsidP="003F157A">
      <w:pPr>
        <w:pStyle w:val="zzCover"/>
        <w:framePr w:hSpace="142" w:vSpace="142" w:wrap="auto" w:vAnchor="page" w:hAnchor="page" w:x="1839" w:y="13141"/>
        <w:tabs>
          <w:tab w:val="left" w:pos="1980"/>
        </w:tabs>
        <w:suppressAutoHyphens/>
        <w:spacing w:after="0"/>
        <w:jc w:val="left"/>
        <w:rPr>
          <w:b w:val="0"/>
          <w:color w:val="auto"/>
          <w:sz w:val="20"/>
          <w:lang w:val="fr-CA"/>
        </w:rPr>
      </w:pPr>
      <w:r w:rsidRPr="00792D31">
        <w:rPr>
          <w:b w:val="0"/>
          <w:color w:val="auto"/>
          <w:sz w:val="20"/>
          <w:lang w:val="fr-CA"/>
        </w:rPr>
        <w:t>Document subtype:   </w:t>
      </w:r>
      <w:r w:rsidRPr="00792D31">
        <w:rPr>
          <w:b w:val="0"/>
          <w:color w:val="auto"/>
          <w:sz w:val="20"/>
          <w:lang w:val="fr-CA"/>
        </w:rPr>
        <w:tab/>
        <w:t>if applicable</w:t>
      </w:r>
    </w:p>
    <w:p w14:paraId="5B2F5079" w14:textId="77777777" w:rsidR="00D63684" w:rsidRPr="00D12552" w:rsidRDefault="00D63684" w:rsidP="003F157A">
      <w:pPr>
        <w:pStyle w:val="zzCover"/>
        <w:framePr w:hSpace="142" w:vSpace="142" w:wrap="auto" w:vAnchor="page" w:hAnchor="page" w:x="1839" w:y="13141"/>
        <w:tabs>
          <w:tab w:val="left" w:pos="1980"/>
        </w:tabs>
        <w:suppressAutoHyphens/>
        <w:spacing w:after="0"/>
        <w:jc w:val="left"/>
        <w:rPr>
          <w:b w:val="0"/>
          <w:color w:val="auto"/>
          <w:sz w:val="20"/>
          <w:lang w:val="en-CA"/>
        </w:rPr>
      </w:pPr>
      <w:r w:rsidRPr="00D12552">
        <w:rPr>
          <w:b w:val="0"/>
          <w:color w:val="auto"/>
          <w:sz w:val="20"/>
          <w:lang w:val="en-CA"/>
        </w:rPr>
        <w:t>Document stage:   </w:t>
      </w:r>
      <w:r w:rsidRPr="00D12552">
        <w:rPr>
          <w:b w:val="0"/>
          <w:color w:val="auto"/>
          <w:sz w:val="20"/>
          <w:lang w:val="en-CA"/>
        </w:rPr>
        <w:tab/>
        <w:t>Draft</w:t>
      </w:r>
    </w:p>
    <w:p w14:paraId="412F2546" w14:textId="77777777" w:rsidR="00D63684" w:rsidRPr="00D12552" w:rsidRDefault="00D63684" w:rsidP="003F157A">
      <w:pPr>
        <w:pStyle w:val="zzCover"/>
        <w:framePr w:hSpace="142" w:vSpace="142" w:wrap="auto" w:vAnchor="page" w:hAnchor="page" w:x="1839" w:y="13141"/>
        <w:tabs>
          <w:tab w:val="left" w:pos="1980"/>
        </w:tabs>
        <w:suppressAutoHyphens/>
        <w:spacing w:after="0"/>
        <w:jc w:val="left"/>
        <w:rPr>
          <w:color w:val="auto"/>
          <w:sz w:val="16"/>
          <w:lang w:val="en-CA"/>
        </w:rPr>
      </w:pPr>
      <w:r w:rsidRPr="00D12552">
        <w:rPr>
          <w:b w:val="0"/>
          <w:color w:val="auto"/>
          <w:sz w:val="20"/>
          <w:lang w:val="en-CA"/>
        </w:rPr>
        <w:t>Document language: </w:t>
      </w:r>
      <w:r w:rsidRPr="00D12552">
        <w:rPr>
          <w:b w:val="0"/>
          <w:color w:val="auto"/>
          <w:sz w:val="20"/>
          <w:lang w:val="en-CA"/>
        </w:rPr>
        <w:tab/>
        <w:t>English</w:t>
      </w:r>
    </w:p>
    <w:p w14:paraId="3835DF7E" w14:textId="41818F38" w:rsidR="00D63684" w:rsidRDefault="009A7B37" w:rsidP="00F60CB2">
      <w:pPr>
        <w:rPr>
          <w:lang w:val="en-CA"/>
        </w:rPr>
      </w:pPr>
      <w:r w:rsidRPr="00D12552">
        <w:rPr>
          <w:lang w:val="en-CA"/>
        </w:rPr>
        <w:t>Recipients of this document are invited to submit, with their comments, notification of any relevant patent rights of which they are aware and to provide supporting documentation.</w:t>
      </w:r>
      <w:bookmarkStart w:id="1" w:name="_Toc165888228"/>
    </w:p>
    <w:p w14:paraId="04A82434" w14:textId="1B27B091" w:rsidR="007F6680" w:rsidRPr="00D12552" w:rsidRDefault="007F6680" w:rsidP="00F60CB2">
      <w:pPr>
        <w:rPr>
          <w:lang w:val="en-CA"/>
        </w:rPr>
      </w:pPr>
    </w:p>
    <w:p w14:paraId="6D7995B6" w14:textId="6D787775" w:rsidR="007502C8" w:rsidRDefault="007502C8" w:rsidP="00C9768E">
      <w:pPr>
        <w:pBdr>
          <w:top w:val="single" w:sz="4" w:space="1" w:color="auto"/>
          <w:left w:val="single" w:sz="4" w:space="4" w:color="auto"/>
          <w:bottom w:val="single" w:sz="4" w:space="1" w:color="auto"/>
          <w:right w:val="single" w:sz="4" w:space="4" w:color="auto"/>
        </w:pBdr>
        <w:shd w:val="clear" w:color="auto" w:fill="F2F2F2"/>
        <w:spacing w:after="0"/>
        <w:rPr>
          <w:sz w:val="16"/>
          <w:szCs w:val="16"/>
          <w:lang w:val="en-CA"/>
        </w:rPr>
      </w:pPr>
    </w:p>
    <w:p w14:paraId="05CBAB5C" w14:textId="627995ED" w:rsidR="00F60CB2" w:rsidRPr="00D12552" w:rsidRDefault="00F60CB2" w:rsidP="00F60CB2">
      <w:pPr>
        <w:rPr>
          <w:sz w:val="16"/>
          <w:szCs w:val="16"/>
          <w:lang w:val="en-CA"/>
        </w:rPr>
      </w:pPr>
      <w:r w:rsidRPr="00D12552">
        <w:rPr>
          <w:sz w:val="16"/>
          <w:szCs w:val="16"/>
          <w:lang w:val="en-CA"/>
        </w:rPr>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 xml:space="preserve">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w:t>
      </w:r>
      <w:proofErr w:type="gramStart"/>
      <w:r w:rsidRPr="00D12552">
        <w:rPr>
          <w:sz w:val="16"/>
          <w:szCs w:val="16"/>
          <w:lang w:val="en-CA"/>
        </w:rPr>
        <w:t>YOUR</w:t>
      </w:r>
      <w:proofErr w:type="gramEnd"/>
      <w:r w:rsidRPr="00D12552">
        <w:rPr>
          <w:sz w:val="16"/>
          <w:szCs w:val="16"/>
          <w:lang w:val="en-CA"/>
        </w:rPr>
        <w:t xml:space="preserve">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Default="00F60CB2">
      <w:pPr>
        <w:pStyle w:val="En-ttedetabledesmatires"/>
        <w:rPr>
          <w:lang w:val="en-CA"/>
        </w:rPr>
      </w:pPr>
      <w:r w:rsidRPr="00D12552">
        <w:rPr>
          <w:lang w:val="en-CA"/>
        </w:rPr>
        <w:lastRenderedPageBreak/>
        <w:t>Contents</w:t>
      </w:r>
    </w:p>
    <w:p w14:paraId="5E8037A3" w14:textId="77777777" w:rsidR="008765D9" w:rsidRPr="008765D9" w:rsidRDefault="008765D9" w:rsidP="00AE53C0">
      <w:pPr>
        <w:rPr>
          <w:lang w:val="en-CA"/>
        </w:rPr>
      </w:pPr>
    </w:p>
    <w:p w14:paraId="3A6768AF" w14:textId="77777777" w:rsidR="00D64537" w:rsidRDefault="00F27D5A">
      <w:pPr>
        <w:pStyle w:val="TM1"/>
        <w:tabs>
          <w:tab w:val="left" w:pos="480"/>
          <w:tab w:val="right" w:leader="dot" w:pos="8630"/>
        </w:tabs>
        <w:rPr>
          <w:rFonts w:asciiTheme="minorHAnsi" w:eastAsiaTheme="minorEastAsia" w:hAnsiTheme="minorHAnsi" w:cstheme="minorBidi"/>
          <w:noProof/>
          <w:sz w:val="22"/>
          <w:szCs w:val="22"/>
          <w:lang w:val="en-CA" w:eastAsia="en-CA"/>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hyperlink w:anchor="_Toc452643103" w:history="1">
        <w:r w:rsidR="00D64537" w:rsidRPr="00FA1851">
          <w:rPr>
            <w:rStyle w:val="Lienhypertexte"/>
            <w:noProof/>
            <w:lang w:val="en-CA"/>
          </w:rPr>
          <w:t>1.</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Scope</w:t>
        </w:r>
        <w:r w:rsidR="00D64537">
          <w:rPr>
            <w:noProof/>
            <w:webHidden/>
          </w:rPr>
          <w:tab/>
        </w:r>
        <w:r w:rsidR="00D64537">
          <w:rPr>
            <w:noProof/>
            <w:webHidden/>
          </w:rPr>
          <w:fldChar w:fldCharType="begin"/>
        </w:r>
        <w:r w:rsidR="00D64537">
          <w:rPr>
            <w:noProof/>
            <w:webHidden/>
          </w:rPr>
          <w:instrText xml:space="preserve"> PAGEREF _Toc452643103 \h </w:instrText>
        </w:r>
        <w:r w:rsidR="00D64537">
          <w:rPr>
            <w:noProof/>
            <w:webHidden/>
          </w:rPr>
        </w:r>
        <w:r w:rsidR="00D64537">
          <w:rPr>
            <w:noProof/>
            <w:webHidden/>
          </w:rPr>
          <w:fldChar w:fldCharType="separate"/>
        </w:r>
        <w:r w:rsidR="00D64537">
          <w:rPr>
            <w:noProof/>
            <w:webHidden/>
          </w:rPr>
          <w:t>9</w:t>
        </w:r>
        <w:r w:rsidR="00D64537">
          <w:rPr>
            <w:noProof/>
            <w:webHidden/>
          </w:rPr>
          <w:fldChar w:fldCharType="end"/>
        </w:r>
      </w:hyperlink>
    </w:p>
    <w:p w14:paraId="2C27E4DB" w14:textId="77777777" w:rsidR="00D64537" w:rsidRDefault="000D1B66">
      <w:pPr>
        <w:pStyle w:val="TM1"/>
        <w:tabs>
          <w:tab w:val="left" w:pos="480"/>
          <w:tab w:val="right" w:leader="dot" w:pos="8630"/>
        </w:tabs>
        <w:rPr>
          <w:rFonts w:asciiTheme="minorHAnsi" w:eastAsiaTheme="minorEastAsia" w:hAnsiTheme="minorHAnsi" w:cstheme="minorBidi"/>
          <w:noProof/>
          <w:sz w:val="22"/>
          <w:szCs w:val="22"/>
          <w:lang w:val="en-CA" w:eastAsia="en-CA"/>
        </w:rPr>
      </w:pPr>
      <w:hyperlink w:anchor="_Toc452643104" w:history="1">
        <w:r w:rsidR="00D64537" w:rsidRPr="00FA1851">
          <w:rPr>
            <w:rStyle w:val="Lienhypertexte"/>
            <w:noProof/>
            <w:lang w:val="en-CA"/>
          </w:rPr>
          <w:t>2.</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Conformance</w:t>
        </w:r>
        <w:r w:rsidR="00D64537">
          <w:rPr>
            <w:noProof/>
            <w:webHidden/>
          </w:rPr>
          <w:tab/>
        </w:r>
        <w:r w:rsidR="00D64537">
          <w:rPr>
            <w:noProof/>
            <w:webHidden/>
          </w:rPr>
          <w:fldChar w:fldCharType="begin"/>
        </w:r>
        <w:r w:rsidR="00D64537">
          <w:rPr>
            <w:noProof/>
            <w:webHidden/>
          </w:rPr>
          <w:instrText xml:space="preserve"> PAGEREF _Toc452643104 \h </w:instrText>
        </w:r>
        <w:r w:rsidR="00D64537">
          <w:rPr>
            <w:noProof/>
            <w:webHidden/>
          </w:rPr>
        </w:r>
        <w:r w:rsidR="00D64537">
          <w:rPr>
            <w:noProof/>
            <w:webHidden/>
          </w:rPr>
          <w:fldChar w:fldCharType="separate"/>
        </w:r>
        <w:r w:rsidR="00D64537">
          <w:rPr>
            <w:noProof/>
            <w:webHidden/>
          </w:rPr>
          <w:t>9</w:t>
        </w:r>
        <w:r w:rsidR="00D64537">
          <w:rPr>
            <w:noProof/>
            <w:webHidden/>
          </w:rPr>
          <w:fldChar w:fldCharType="end"/>
        </w:r>
      </w:hyperlink>
    </w:p>
    <w:p w14:paraId="118372E3" w14:textId="77777777" w:rsidR="00D64537" w:rsidRDefault="000D1B66">
      <w:pPr>
        <w:pStyle w:val="TM1"/>
        <w:tabs>
          <w:tab w:val="left" w:pos="480"/>
          <w:tab w:val="right" w:leader="dot" w:pos="8630"/>
        </w:tabs>
        <w:rPr>
          <w:rFonts w:asciiTheme="minorHAnsi" w:eastAsiaTheme="minorEastAsia" w:hAnsiTheme="minorHAnsi" w:cstheme="minorBidi"/>
          <w:noProof/>
          <w:sz w:val="22"/>
          <w:szCs w:val="22"/>
          <w:lang w:val="en-CA" w:eastAsia="en-CA"/>
        </w:rPr>
      </w:pPr>
      <w:hyperlink w:anchor="_Toc452643105" w:history="1">
        <w:r w:rsidR="00D64537" w:rsidRPr="00FA1851">
          <w:rPr>
            <w:rStyle w:val="Lienhypertexte"/>
            <w:noProof/>
            <w:lang w:val="en-CA"/>
          </w:rPr>
          <w:t>3.</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References</w:t>
        </w:r>
        <w:r w:rsidR="00D64537">
          <w:rPr>
            <w:noProof/>
            <w:webHidden/>
          </w:rPr>
          <w:tab/>
        </w:r>
        <w:r w:rsidR="00D64537">
          <w:rPr>
            <w:noProof/>
            <w:webHidden/>
          </w:rPr>
          <w:fldChar w:fldCharType="begin"/>
        </w:r>
        <w:r w:rsidR="00D64537">
          <w:rPr>
            <w:noProof/>
            <w:webHidden/>
          </w:rPr>
          <w:instrText xml:space="preserve"> PAGEREF _Toc452643105 \h </w:instrText>
        </w:r>
        <w:r w:rsidR="00D64537">
          <w:rPr>
            <w:noProof/>
            <w:webHidden/>
          </w:rPr>
        </w:r>
        <w:r w:rsidR="00D64537">
          <w:rPr>
            <w:noProof/>
            <w:webHidden/>
          </w:rPr>
          <w:fldChar w:fldCharType="separate"/>
        </w:r>
        <w:r w:rsidR="00D64537">
          <w:rPr>
            <w:noProof/>
            <w:webHidden/>
          </w:rPr>
          <w:t>10</w:t>
        </w:r>
        <w:r w:rsidR="00D64537">
          <w:rPr>
            <w:noProof/>
            <w:webHidden/>
          </w:rPr>
          <w:fldChar w:fldCharType="end"/>
        </w:r>
      </w:hyperlink>
    </w:p>
    <w:p w14:paraId="7ADB3352" w14:textId="77777777" w:rsidR="00D64537" w:rsidRDefault="000D1B66">
      <w:pPr>
        <w:pStyle w:val="TM1"/>
        <w:tabs>
          <w:tab w:val="left" w:pos="480"/>
          <w:tab w:val="right" w:leader="dot" w:pos="8630"/>
        </w:tabs>
        <w:rPr>
          <w:rFonts w:asciiTheme="minorHAnsi" w:eastAsiaTheme="minorEastAsia" w:hAnsiTheme="minorHAnsi" w:cstheme="minorBidi"/>
          <w:noProof/>
          <w:sz w:val="22"/>
          <w:szCs w:val="22"/>
          <w:lang w:val="en-CA" w:eastAsia="en-CA"/>
        </w:rPr>
      </w:pPr>
      <w:hyperlink w:anchor="_Toc452643106" w:history="1">
        <w:r w:rsidR="00D64537" w:rsidRPr="00FA1851">
          <w:rPr>
            <w:rStyle w:val="Lienhypertexte"/>
            <w:noProof/>
            <w:lang w:val="en-CA"/>
          </w:rPr>
          <w:t>4.</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Terms and Definitions</w:t>
        </w:r>
        <w:r w:rsidR="00D64537">
          <w:rPr>
            <w:noProof/>
            <w:webHidden/>
          </w:rPr>
          <w:tab/>
        </w:r>
        <w:r w:rsidR="00D64537">
          <w:rPr>
            <w:noProof/>
            <w:webHidden/>
          </w:rPr>
          <w:fldChar w:fldCharType="begin"/>
        </w:r>
        <w:r w:rsidR="00D64537">
          <w:rPr>
            <w:noProof/>
            <w:webHidden/>
          </w:rPr>
          <w:instrText xml:space="preserve"> PAGEREF _Toc452643106 \h </w:instrText>
        </w:r>
        <w:r w:rsidR="00D64537">
          <w:rPr>
            <w:noProof/>
            <w:webHidden/>
          </w:rPr>
        </w:r>
        <w:r w:rsidR="00D64537">
          <w:rPr>
            <w:noProof/>
            <w:webHidden/>
          </w:rPr>
          <w:fldChar w:fldCharType="separate"/>
        </w:r>
        <w:r w:rsidR="00D64537">
          <w:rPr>
            <w:noProof/>
            <w:webHidden/>
          </w:rPr>
          <w:t>11</w:t>
        </w:r>
        <w:r w:rsidR="00D64537">
          <w:rPr>
            <w:noProof/>
            <w:webHidden/>
          </w:rPr>
          <w:fldChar w:fldCharType="end"/>
        </w:r>
      </w:hyperlink>
    </w:p>
    <w:p w14:paraId="464CCE38" w14:textId="77777777" w:rsidR="00D64537" w:rsidRDefault="000D1B66">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2643107" w:history="1">
        <w:r w:rsidR="00D64537" w:rsidRPr="00FA1851">
          <w:rPr>
            <w:rStyle w:val="Lienhypertexte"/>
            <w:noProof/>
          </w:rPr>
          <w:t>4.1</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classifier</w:t>
        </w:r>
        <w:r w:rsidR="00D64537">
          <w:rPr>
            <w:noProof/>
            <w:webHidden/>
          </w:rPr>
          <w:tab/>
        </w:r>
        <w:r w:rsidR="00D64537">
          <w:rPr>
            <w:noProof/>
            <w:webHidden/>
          </w:rPr>
          <w:fldChar w:fldCharType="begin"/>
        </w:r>
        <w:r w:rsidR="00D64537">
          <w:rPr>
            <w:noProof/>
            <w:webHidden/>
          </w:rPr>
          <w:instrText xml:space="preserve"> PAGEREF _Toc452643107 \h </w:instrText>
        </w:r>
        <w:r w:rsidR="00D64537">
          <w:rPr>
            <w:noProof/>
            <w:webHidden/>
          </w:rPr>
        </w:r>
        <w:r w:rsidR="00D64537">
          <w:rPr>
            <w:noProof/>
            <w:webHidden/>
          </w:rPr>
          <w:fldChar w:fldCharType="separate"/>
        </w:r>
        <w:r w:rsidR="00D64537">
          <w:rPr>
            <w:noProof/>
            <w:webHidden/>
          </w:rPr>
          <w:t>11</w:t>
        </w:r>
        <w:r w:rsidR="00D64537">
          <w:rPr>
            <w:noProof/>
            <w:webHidden/>
          </w:rPr>
          <w:fldChar w:fldCharType="end"/>
        </w:r>
      </w:hyperlink>
    </w:p>
    <w:p w14:paraId="0B9016BC" w14:textId="77777777" w:rsidR="00D64537" w:rsidRDefault="000D1B66">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2643108" w:history="1">
        <w:r w:rsidR="00D64537" w:rsidRPr="00FA1851">
          <w:rPr>
            <w:rStyle w:val="Lienhypertexte"/>
            <w:noProof/>
            <w:lang w:val="en-CA"/>
          </w:rPr>
          <w:t>4.2</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domain feature</w:t>
        </w:r>
        <w:r w:rsidR="00D64537">
          <w:rPr>
            <w:noProof/>
            <w:webHidden/>
          </w:rPr>
          <w:tab/>
        </w:r>
        <w:r w:rsidR="00D64537">
          <w:rPr>
            <w:noProof/>
            <w:webHidden/>
          </w:rPr>
          <w:fldChar w:fldCharType="begin"/>
        </w:r>
        <w:r w:rsidR="00D64537">
          <w:rPr>
            <w:noProof/>
            <w:webHidden/>
          </w:rPr>
          <w:instrText xml:space="preserve"> PAGEREF _Toc452643108 \h </w:instrText>
        </w:r>
        <w:r w:rsidR="00D64537">
          <w:rPr>
            <w:noProof/>
            <w:webHidden/>
          </w:rPr>
        </w:r>
        <w:r w:rsidR="00D64537">
          <w:rPr>
            <w:noProof/>
            <w:webHidden/>
          </w:rPr>
          <w:fldChar w:fldCharType="separate"/>
        </w:r>
        <w:r w:rsidR="00D64537">
          <w:rPr>
            <w:noProof/>
            <w:webHidden/>
          </w:rPr>
          <w:t>11</w:t>
        </w:r>
        <w:r w:rsidR="00D64537">
          <w:rPr>
            <w:noProof/>
            <w:webHidden/>
          </w:rPr>
          <w:fldChar w:fldCharType="end"/>
        </w:r>
      </w:hyperlink>
    </w:p>
    <w:p w14:paraId="31C4DC5A" w14:textId="77777777" w:rsidR="00D64537" w:rsidRDefault="000D1B66">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2643109" w:history="1">
        <w:r w:rsidR="00D64537" w:rsidRPr="00FA1851">
          <w:rPr>
            <w:rStyle w:val="Lienhypertexte"/>
            <w:noProof/>
            <w:lang w:val="en-CA"/>
          </w:rPr>
          <w:t>4.3</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element &lt;XML&gt;</w:t>
        </w:r>
        <w:r w:rsidR="00D64537">
          <w:rPr>
            <w:noProof/>
            <w:webHidden/>
          </w:rPr>
          <w:tab/>
        </w:r>
        <w:r w:rsidR="00D64537">
          <w:rPr>
            <w:noProof/>
            <w:webHidden/>
          </w:rPr>
          <w:fldChar w:fldCharType="begin"/>
        </w:r>
        <w:r w:rsidR="00D64537">
          <w:rPr>
            <w:noProof/>
            <w:webHidden/>
          </w:rPr>
          <w:instrText xml:space="preserve"> PAGEREF _Toc452643109 \h </w:instrText>
        </w:r>
        <w:r w:rsidR="00D64537">
          <w:rPr>
            <w:noProof/>
            <w:webHidden/>
          </w:rPr>
        </w:r>
        <w:r w:rsidR="00D64537">
          <w:rPr>
            <w:noProof/>
            <w:webHidden/>
          </w:rPr>
          <w:fldChar w:fldCharType="separate"/>
        </w:r>
        <w:r w:rsidR="00D64537">
          <w:rPr>
            <w:noProof/>
            <w:webHidden/>
          </w:rPr>
          <w:t>12</w:t>
        </w:r>
        <w:r w:rsidR="00D64537">
          <w:rPr>
            <w:noProof/>
            <w:webHidden/>
          </w:rPr>
          <w:fldChar w:fldCharType="end"/>
        </w:r>
      </w:hyperlink>
    </w:p>
    <w:p w14:paraId="6846290E" w14:textId="77777777" w:rsidR="00D64537" w:rsidRDefault="000D1B66">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2643110" w:history="1">
        <w:r w:rsidR="00D64537" w:rsidRPr="00FA1851">
          <w:rPr>
            <w:rStyle w:val="Lienhypertexte"/>
            <w:noProof/>
            <w:lang w:val="en-CA"/>
          </w:rPr>
          <w:t>4.4</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feature</w:t>
        </w:r>
        <w:r w:rsidR="00D64537">
          <w:rPr>
            <w:noProof/>
            <w:webHidden/>
          </w:rPr>
          <w:tab/>
        </w:r>
        <w:r w:rsidR="00D64537">
          <w:rPr>
            <w:noProof/>
            <w:webHidden/>
          </w:rPr>
          <w:fldChar w:fldCharType="begin"/>
        </w:r>
        <w:r w:rsidR="00D64537">
          <w:rPr>
            <w:noProof/>
            <w:webHidden/>
          </w:rPr>
          <w:instrText xml:space="preserve"> PAGEREF _Toc452643110 \h </w:instrText>
        </w:r>
        <w:r w:rsidR="00D64537">
          <w:rPr>
            <w:noProof/>
            <w:webHidden/>
          </w:rPr>
        </w:r>
        <w:r w:rsidR="00D64537">
          <w:rPr>
            <w:noProof/>
            <w:webHidden/>
          </w:rPr>
          <w:fldChar w:fldCharType="separate"/>
        </w:r>
        <w:r w:rsidR="00D64537">
          <w:rPr>
            <w:noProof/>
            <w:webHidden/>
          </w:rPr>
          <w:t>12</w:t>
        </w:r>
        <w:r w:rsidR="00D64537">
          <w:rPr>
            <w:noProof/>
            <w:webHidden/>
          </w:rPr>
          <w:fldChar w:fldCharType="end"/>
        </w:r>
      </w:hyperlink>
    </w:p>
    <w:p w14:paraId="66A1FF69" w14:textId="77777777" w:rsidR="00D64537" w:rsidRDefault="000D1B66">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2643111" w:history="1">
        <w:r w:rsidR="00D64537" w:rsidRPr="00FA1851">
          <w:rPr>
            <w:rStyle w:val="Lienhypertexte"/>
            <w:noProof/>
            <w:lang w:val="en-CA"/>
          </w:rPr>
          <w:t>4.5</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GML application schema</w:t>
        </w:r>
        <w:r w:rsidR="00D64537">
          <w:rPr>
            <w:noProof/>
            <w:webHidden/>
          </w:rPr>
          <w:tab/>
        </w:r>
        <w:r w:rsidR="00D64537">
          <w:rPr>
            <w:noProof/>
            <w:webHidden/>
          </w:rPr>
          <w:fldChar w:fldCharType="begin"/>
        </w:r>
        <w:r w:rsidR="00D64537">
          <w:rPr>
            <w:noProof/>
            <w:webHidden/>
          </w:rPr>
          <w:instrText xml:space="preserve"> PAGEREF _Toc452643111 \h </w:instrText>
        </w:r>
        <w:r w:rsidR="00D64537">
          <w:rPr>
            <w:noProof/>
            <w:webHidden/>
          </w:rPr>
        </w:r>
        <w:r w:rsidR="00D64537">
          <w:rPr>
            <w:noProof/>
            <w:webHidden/>
          </w:rPr>
          <w:fldChar w:fldCharType="separate"/>
        </w:r>
        <w:r w:rsidR="00D64537">
          <w:rPr>
            <w:noProof/>
            <w:webHidden/>
          </w:rPr>
          <w:t>12</w:t>
        </w:r>
        <w:r w:rsidR="00D64537">
          <w:rPr>
            <w:noProof/>
            <w:webHidden/>
          </w:rPr>
          <w:fldChar w:fldCharType="end"/>
        </w:r>
      </w:hyperlink>
    </w:p>
    <w:p w14:paraId="6FD04C9D" w14:textId="77777777" w:rsidR="00D64537" w:rsidRDefault="000D1B66">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2643112" w:history="1">
        <w:r w:rsidR="00D64537" w:rsidRPr="00FA1851">
          <w:rPr>
            <w:rStyle w:val="Lienhypertexte"/>
            <w:noProof/>
            <w:lang w:val="en-CA"/>
          </w:rPr>
          <w:t>4.6</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GML document</w:t>
        </w:r>
        <w:r w:rsidR="00D64537">
          <w:rPr>
            <w:noProof/>
            <w:webHidden/>
          </w:rPr>
          <w:tab/>
        </w:r>
        <w:r w:rsidR="00D64537">
          <w:rPr>
            <w:noProof/>
            <w:webHidden/>
          </w:rPr>
          <w:fldChar w:fldCharType="begin"/>
        </w:r>
        <w:r w:rsidR="00D64537">
          <w:rPr>
            <w:noProof/>
            <w:webHidden/>
          </w:rPr>
          <w:instrText xml:space="preserve"> PAGEREF _Toc452643112 \h </w:instrText>
        </w:r>
        <w:r w:rsidR="00D64537">
          <w:rPr>
            <w:noProof/>
            <w:webHidden/>
          </w:rPr>
        </w:r>
        <w:r w:rsidR="00D64537">
          <w:rPr>
            <w:noProof/>
            <w:webHidden/>
          </w:rPr>
          <w:fldChar w:fldCharType="separate"/>
        </w:r>
        <w:r w:rsidR="00D64537">
          <w:rPr>
            <w:noProof/>
            <w:webHidden/>
          </w:rPr>
          <w:t>12</w:t>
        </w:r>
        <w:r w:rsidR="00D64537">
          <w:rPr>
            <w:noProof/>
            <w:webHidden/>
          </w:rPr>
          <w:fldChar w:fldCharType="end"/>
        </w:r>
      </w:hyperlink>
    </w:p>
    <w:p w14:paraId="25180B56" w14:textId="77777777" w:rsidR="00D64537" w:rsidRDefault="000D1B66">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2643113" w:history="1">
        <w:r w:rsidR="00D64537" w:rsidRPr="00FA1851">
          <w:rPr>
            <w:rStyle w:val="Lienhypertexte"/>
            <w:noProof/>
            <w:lang w:val="en-CA"/>
          </w:rPr>
          <w:t>4.7</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GML schema</w:t>
        </w:r>
        <w:r w:rsidR="00D64537">
          <w:rPr>
            <w:noProof/>
            <w:webHidden/>
          </w:rPr>
          <w:tab/>
        </w:r>
        <w:r w:rsidR="00D64537">
          <w:rPr>
            <w:noProof/>
            <w:webHidden/>
          </w:rPr>
          <w:fldChar w:fldCharType="begin"/>
        </w:r>
        <w:r w:rsidR="00D64537">
          <w:rPr>
            <w:noProof/>
            <w:webHidden/>
          </w:rPr>
          <w:instrText xml:space="preserve"> PAGEREF _Toc452643113 \h </w:instrText>
        </w:r>
        <w:r w:rsidR="00D64537">
          <w:rPr>
            <w:noProof/>
            <w:webHidden/>
          </w:rPr>
        </w:r>
        <w:r w:rsidR="00D64537">
          <w:rPr>
            <w:noProof/>
            <w:webHidden/>
          </w:rPr>
          <w:fldChar w:fldCharType="separate"/>
        </w:r>
        <w:r w:rsidR="00D64537">
          <w:rPr>
            <w:noProof/>
            <w:webHidden/>
          </w:rPr>
          <w:t>12</w:t>
        </w:r>
        <w:r w:rsidR="00D64537">
          <w:rPr>
            <w:noProof/>
            <w:webHidden/>
          </w:rPr>
          <w:fldChar w:fldCharType="end"/>
        </w:r>
      </w:hyperlink>
    </w:p>
    <w:p w14:paraId="2677B617" w14:textId="77777777" w:rsidR="00D64537" w:rsidRDefault="000D1B66">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2643114" w:history="1">
        <w:r w:rsidR="00D64537" w:rsidRPr="00FA1851">
          <w:rPr>
            <w:rStyle w:val="Lienhypertexte"/>
            <w:noProof/>
            <w:lang w:val="en-CA"/>
          </w:rPr>
          <w:t>4.8</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measurement</w:t>
        </w:r>
        <w:r w:rsidR="00D64537">
          <w:rPr>
            <w:noProof/>
            <w:webHidden/>
          </w:rPr>
          <w:tab/>
        </w:r>
        <w:r w:rsidR="00D64537">
          <w:rPr>
            <w:noProof/>
            <w:webHidden/>
          </w:rPr>
          <w:fldChar w:fldCharType="begin"/>
        </w:r>
        <w:r w:rsidR="00D64537">
          <w:rPr>
            <w:noProof/>
            <w:webHidden/>
          </w:rPr>
          <w:instrText xml:space="preserve"> PAGEREF _Toc452643114 \h </w:instrText>
        </w:r>
        <w:r w:rsidR="00D64537">
          <w:rPr>
            <w:noProof/>
            <w:webHidden/>
          </w:rPr>
        </w:r>
        <w:r w:rsidR="00D64537">
          <w:rPr>
            <w:noProof/>
            <w:webHidden/>
          </w:rPr>
          <w:fldChar w:fldCharType="separate"/>
        </w:r>
        <w:r w:rsidR="00D64537">
          <w:rPr>
            <w:noProof/>
            <w:webHidden/>
          </w:rPr>
          <w:t>12</w:t>
        </w:r>
        <w:r w:rsidR="00D64537">
          <w:rPr>
            <w:noProof/>
            <w:webHidden/>
          </w:rPr>
          <w:fldChar w:fldCharType="end"/>
        </w:r>
      </w:hyperlink>
    </w:p>
    <w:p w14:paraId="59914DA5" w14:textId="77777777" w:rsidR="00D64537" w:rsidRDefault="000D1B66">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2643115" w:history="1">
        <w:r w:rsidR="00D64537" w:rsidRPr="00FA1851">
          <w:rPr>
            <w:rStyle w:val="Lienhypertexte"/>
            <w:noProof/>
            <w:lang w:val="en-CA"/>
          </w:rPr>
          <w:t>4.9</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observation</w:t>
        </w:r>
        <w:r w:rsidR="00D64537">
          <w:rPr>
            <w:noProof/>
            <w:webHidden/>
          </w:rPr>
          <w:tab/>
        </w:r>
        <w:r w:rsidR="00D64537">
          <w:rPr>
            <w:noProof/>
            <w:webHidden/>
          </w:rPr>
          <w:fldChar w:fldCharType="begin"/>
        </w:r>
        <w:r w:rsidR="00D64537">
          <w:rPr>
            <w:noProof/>
            <w:webHidden/>
          </w:rPr>
          <w:instrText xml:space="preserve"> PAGEREF _Toc452643115 \h </w:instrText>
        </w:r>
        <w:r w:rsidR="00D64537">
          <w:rPr>
            <w:noProof/>
            <w:webHidden/>
          </w:rPr>
        </w:r>
        <w:r w:rsidR="00D64537">
          <w:rPr>
            <w:noProof/>
            <w:webHidden/>
          </w:rPr>
          <w:fldChar w:fldCharType="separate"/>
        </w:r>
        <w:r w:rsidR="00D64537">
          <w:rPr>
            <w:noProof/>
            <w:webHidden/>
          </w:rPr>
          <w:t>12</w:t>
        </w:r>
        <w:r w:rsidR="00D64537">
          <w:rPr>
            <w:noProof/>
            <w:webHidden/>
          </w:rPr>
          <w:fldChar w:fldCharType="end"/>
        </w:r>
      </w:hyperlink>
    </w:p>
    <w:p w14:paraId="365CA31C" w14:textId="77777777" w:rsidR="00D64537" w:rsidRDefault="000D1B66">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2643116" w:history="1">
        <w:r w:rsidR="00D64537" w:rsidRPr="00FA1851">
          <w:rPr>
            <w:rStyle w:val="Lienhypertexte"/>
            <w:noProof/>
            <w:lang w:val="en-CA"/>
          </w:rPr>
          <w:t>4.10</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observation procedure</w:t>
        </w:r>
        <w:r w:rsidR="00D64537">
          <w:rPr>
            <w:noProof/>
            <w:webHidden/>
          </w:rPr>
          <w:tab/>
        </w:r>
        <w:r w:rsidR="00D64537">
          <w:rPr>
            <w:noProof/>
            <w:webHidden/>
          </w:rPr>
          <w:fldChar w:fldCharType="begin"/>
        </w:r>
        <w:r w:rsidR="00D64537">
          <w:rPr>
            <w:noProof/>
            <w:webHidden/>
          </w:rPr>
          <w:instrText xml:space="preserve"> PAGEREF _Toc452643116 \h </w:instrText>
        </w:r>
        <w:r w:rsidR="00D64537">
          <w:rPr>
            <w:noProof/>
            <w:webHidden/>
          </w:rPr>
        </w:r>
        <w:r w:rsidR="00D64537">
          <w:rPr>
            <w:noProof/>
            <w:webHidden/>
          </w:rPr>
          <w:fldChar w:fldCharType="separate"/>
        </w:r>
        <w:r w:rsidR="00D64537">
          <w:rPr>
            <w:noProof/>
            <w:webHidden/>
          </w:rPr>
          <w:t>13</w:t>
        </w:r>
        <w:r w:rsidR="00D64537">
          <w:rPr>
            <w:noProof/>
            <w:webHidden/>
          </w:rPr>
          <w:fldChar w:fldCharType="end"/>
        </w:r>
      </w:hyperlink>
    </w:p>
    <w:p w14:paraId="1AEA3FCB" w14:textId="77777777" w:rsidR="00D64537" w:rsidRDefault="000D1B66">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2643117" w:history="1">
        <w:r w:rsidR="00D64537" w:rsidRPr="00FA1851">
          <w:rPr>
            <w:rStyle w:val="Lienhypertexte"/>
            <w:noProof/>
            <w:lang w:val="en-CA"/>
          </w:rPr>
          <w:t>4.11</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observation result</w:t>
        </w:r>
        <w:r w:rsidR="00D64537">
          <w:rPr>
            <w:noProof/>
            <w:webHidden/>
          </w:rPr>
          <w:tab/>
        </w:r>
        <w:r w:rsidR="00D64537">
          <w:rPr>
            <w:noProof/>
            <w:webHidden/>
          </w:rPr>
          <w:fldChar w:fldCharType="begin"/>
        </w:r>
        <w:r w:rsidR="00D64537">
          <w:rPr>
            <w:noProof/>
            <w:webHidden/>
          </w:rPr>
          <w:instrText xml:space="preserve"> PAGEREF _Toc452643117 \h </w:instrText>
        </w:r>
        <w:r w:rsidR="00D64537">
          <w:rPr>
            <w:noProof/>
            <w:webHidden/>
          </w:rPr>
        </w:r>
        <w:r w:rsidR="00D64537">
          <w:rPr>
            <w:noProof/>
            <w:webHidden/>
          </w:rPr>
          <w:fldChar w:fldCharType="separate"/>
        </w:r>
        <w:r w:rsidR="00D64537">
          <w:rPr>
            <w:noProof/>
            <w:webHidden/>
          </w:rPr>
          <w:t>13</w:t>
        </w:r>
        <w:r w:rsidR="00D64537">
          <w:rPr>
            <w:noProof/>
            <w:webHidden/>
          </w:rPr>
          <w:fldChar w:fldCharType="end"/>
        </w:r>
      </w:hyperlink>
    </w:p>
    <w:p w14:paraId="279E0153" w14:textId="77777777" w:rsidR="00D64537" w:rsidRDefault="000D1B66">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2643118" w:history="1">
        <w:r w:rsidR="00D64537" w:rsidRPr="00FA1851">
          <w:rPr>
            <w:rStyle w:val="Lienhypertexte"/>
            <w:noProof/>
            <w:lang w:val="en-CA"/>
          </w:rPr>
          <w:t>4.12</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property &lt;General Feature Model&gt;</w:t>
        </w:r>
        <w:r w:rsidR="00D64537">
          <w:rPr>
            <w:noProof/>
            <w:webHidden/>
          </w:rPr>
          <w:tab/>
        </w:r>
        <w:r w:rsidR="00D64537">
          <w:rPr>
            <w:noProof/>
            <w:webHidden/>
          </w:rPr>
          <w:fldChar w:fldCharType="begin"/>
        </w:r>
        <w:r w:rsidR="00D64537">
          <w:rPr>
            <w:noProof/>
            <w:webHidden/>
          </w:rPr>
          <w:instrText xml:space="preserve"> PAGEREF _Toc452643118 \h </w:instrText>
        </w:r>
        <w:r w:rsidR="00D64537">
          <w:rPr>
            <w:noProof/>
            <w:webHidden/>
          </w:rPr>
        </w:r>
        <w:r w:rsidR="00D64537">
          <w:rPr>
            <w:noProof/>
            <w:webHidden/>
          </w:rPr>
          <w:fldChar w:fldCharType="separate"/>
        </w:r>
        <w:r w:rsidR="00D64537">
          <w:rPr>
            <w:noProof/>
            <w:webHidden/>
          </w:rPr>
          <w:t>13</w:t>
        </w:r>
        <w:r w:rsidR="00D64537">
          <w:rPr>
            <w:noProof/>
            <w:webHidden/>
          </w:rPr>
          <w:fldChar w:fldCharType="end"/>
        </w:r>
      </w:hyperlink>
    </w:p>
    <w:p w14:paraId="73A597EE" w14:textId="77777777" w:rsidR="00D64537" w:rsidRDefault="000D1B66">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2643119" w:history="1">
        <w:r w:rsidR="00D64537" w:rsidRPr="00FA1851">
          <w:rPr>
            <w:rStyle w:val="Lienhypertexte"/>
            <w:noProof/>
            <w:lang w:val="en-CA"/>
          </w:rPr>
          <w:t>4.13</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sampled feature</w:t>
        </w:r>
        <w:r w:rsidR="00D64537">
          <w:rPr>
            <w:noProof/>
            <w:webHidden/>
          </w:rPr>
          <w:tab/>
        </w:r>
        <w:r w:rsidR="00D64537">
          <w:rPr>
            <w:noProof/>
            <w:webHidden/>
          </w:rPr>
          <w:fldChar w:fldCharType="begin"/>
        </w:r>
        <w:r w:rsidR="00D64537">
          <w:rPr>
            <w:noProof/>
            <w:webHidden/>
          </w:rPr>
          <w:instrText xml:space="preserve"> PAGEREF _Toc452643119 \h </w:instrText>
        </w:r>
        <w:r w:rsidR="00D64537">
          <w:rPr>
            <w:noProof/>
            <w:webHidden/>
          </w:rPr>
        </w:r>
        <w:r w:rsidR="00D64537">
          <w:rPr>
            <w:noProof/>
            <w:webHidden/>
          </w:rPr>
          <w:fldChar w:fldCharType="separate"/>
        </w:r>
        <w:r w:rsidR="00D64537">
          <w:rPr>
            <w:noProof/>
            <w:webHidden/>
          </w:rPr>
          <w:t>13</w:t>
        </w:r>
        <w:r w:rsidR="00D64537">
          <w:rPr>
            <w:noProof/>
            <w:webHidden/>
          </w:rPr>
          <w:fldChar w:fldCharType="end"/>
        </w:r>
      </w:hyperlink>
    </w:p>
    <w:p w14:paraId="32C269F1" w14:textId="77777777" w:rsidR="00D64537" w:rsidRDefault="000D1B66">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2643120" w:history="1">
        <w:r w:rsidR="00D64537" w:rsidRPr="00FA1851">
          <w:rPr>
            <w:rStyle w:val="Lienhypertexte"/>
            <w:noProof/>
            <w:lang w:val="en-CA"/>
          </w:rPr>
          <w:t>4.14</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sampling feature</w:t>
        </w:r>
        <w:r w:rsidR="00D64537">
          <w:rPr>
            <w:noProof/>
            <w:webHidden/>
          </w:rPr>
          <w:tab/>
        </w:r>
        <w:r w:rsidR="00D64537">
          <w:rPr>
            <w:noProof/>
            <w:webHidden/>
          </w:rPr>
          <w:fldChar w:fldCharType="begin"/>
        </w:r>
        <w:r w:rsidR="00D64537">
          <w:rPr>
            <w:noProof/>
            <w:webHidden/>
          </w:rPr>
          <w:instrText xml:space="preserve"> PAGEREF _Toc452643120 \h </w:instrText>
        </w:r>
        <w:r w:rsidR="00D64537">
          <w:rPr>
            <w:noProof/>
            <w:webHidden/>
          </w:rPr>
        </w:r>
        <w:r w:rsidR="00D64537">
          <w:rPr>
            <w:noProof/>
            <w:webHidden/>
          </w:rPr>
          <w:fldChar w:fldCharType="separate"/>
        </w:r>
        <w:r w:rsidR="00D64537">
          <w:rPr>
            <w:noProof/>
            <w:webHidden/>
          </w:rPr>
          <w:t>13</w:t>
        </w:r>
        <w:r w:rsidR="00D64537">
          <w:rPr>
            <w:noProof/>
            <w:webHidden/>
          </w:rPr>
          <w:fldChar w:fldCharType="end"/>
        </w:r>
      </w:hyperlink>
    </w:p>
    <w:p w14:paraId="67670C5A" w14:textId="77777777" w:rsidR="00D64537" w:rsidRDefault="000D1B66">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2643121" w:history="1">
        <w:r w:rsidR="00D64537" w:rsidRPr="00FA1851">
          <w:rPr>
            <w:rStyle w:val="Lienhypertexte"/>
            <w:noProof/>
            <w:lang w:val="en-CA"/>
          </w:rPr>
          <w:t>4.15</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schema &lt;XML Schema&gt;</w:t>
        </w:r>
        <w:r w:rsidR="00D64537">
          <w:rPr>
            <w:noProof/>
            <w:webHidden/>
          </w:rPr>
          <w:tab/>
        </w:r>
        <w:r w:rsidR="00D64537">
          <w:rPr>
            <w:noProof/>
            <w:webHidden/>
          </w:rPr>
          <w:fldChar w:fldCharType="begin"/>
        </w:r>
        <w:r w:rsidR="00D64537">
          <w:rPr>
            <w:noProof/>
            <w:webHidden/>
          </w:rPr>
          <w:instrText xml:space="preserve"> PAGEREF _Toc452643121 \h </w:instrText>
        </w:r>
        <w:r w:rsidR="00D64537">
          <w:rPr>
            <w:noProof/>
            <w:webHidden/>
          </w:rPr>
        </w:r>
        <w:r w:rsidR="00D64537">
          <w:rPr>
            <w:noProof/>
            <w:webHidden/>
          </w:rPr>
          <w:fldChar w:fldCharType="separate"/>
        </w:r>
        <w:r w:rsidR="00D64537">
          <w:rPr>
            <w:noProof/>
            <w:webHidden/>
          </w:rPr>
          <w:t>13</w:t>
        </w:r>
        <w:r w:rsidR="00D64537">
          <w:rPr>
            <w:noProof/>
            <w:webHidden/>
          </w:rPr>
          <w:fldChar w:fldCharType="end"/>
        </w:r>
      </w:hyperlink>
    </w:p>
    <w:p w14:paraId="7751D5AC" w14:textId="77777777" w:rsidR="00D64537" w:rsidRDefault="000D1B66">
      <w:pPr>
        <w:pStyle w:val="TM1"/>
        <w:tabs>
          <w:tab w:val="left" w:pos="480"/>
          <w:tab w:val="right" w:leader="dot" w:pos="8630"/>
        </w:tabs>
        <w:rPr>
          <w:rFonts w:asciiTheme="minorHAnsi" w:eastAsiaTheme="minorEastAsia" w:hAnsiTheme="minorHAnsi" w:cstheme="minorBidi"/>
          <w:noProof/>
          <w:sz w:val="22"/>
          <w:szCs w:val="22"/>
          <w:lang w:val="en-CA" w:eastAsia="en-CA"/>
        </w:rPr>
      </w:pPr>
      <w:hyperlink w:anchor="_Toc452643122" w:history="1">
        <w:r w:rsidR="00D64537" w:rsidRPr="00FA1851">
          <w:rPr>
            <w:rStyle w:val="Lienhypertexte"/>
            <w:noProof/>
            <w:lang w:val="en-CA"/>
          </w:rPr>
          <w:t>5.</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GeoSciML Models</w:t>
        </w:r>
        <w:r w:rsidR="00D64537">
          <w:rPr>
            <w:noProof/>
            <w:webHidden/>
          </w:rPr>
          <w:tab/>
        </w:r>
        <w:r w:rsidR="00D64537">
          <w:rPr>
            <w:noProof/>
            <w:webHidden/>
          </w:rPr>
          <w:fldChar w:fldCharType="begin"/>
        </w:r>
        <w:r w:rsidR="00D64537">
          <w:rPr>
            <w:noProof/>
            <w:webHidden/>
          </w:rPr>
          <w:instrText xml:space="preserve"> PAGEREF _Toc452643122 \h </w:instrText>
        </w:r>
        <w:r w:rsidR="00D64537">
          <w:rPr>
            <w:noProof/>
            <w:webHidden/>
          </w:rPr>
        </w:r>
        <w:r w:rsidR="00D64537">
          <w:rPr>
            <w:noProof/>
            <w:webHidden/>
          </w:rPr>
          <w:fldChar w:fldCharType="separate"/>
        </w:r>
        <w:r w:rsidR="00D64537">
          <w:rPr>
            <w:noProof/>
            <w:webHidden/>
          </w:rPr>
          <w:t>14</w:t>
        </w:r>
        <w:r w:rsidR="00D64537">
          <w:rPr>
            <w:noProof/>
            <w:webHidden/>
          </w:rPr>
          <w:fldChar w:fldCharType="end"/>
        </w:r>
      </w:hyperlink>
    </w:p>
    <w:p w14:paraId="197F26CA" w14:textId="77777777" w:rsidR="00D64537" w:rsidRDefault="000D1B66">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2643123" w:history="1">
        <w:r w:rsidR="00D64537" w:rsidRPr="00FA1851">
          <w:rPr>
            <w:rStyle w:val="Lienhypertexte"/>
            <w:noProof/>
            <w:lang w:val="en-CA"/>
          </w:rPr>
          <w:t>5.1</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GeoSciML Lite</w:t>
        </w:r>
        <w:r w:rsidR="00D64537">
          <w:rPr>
            <w:noProof/>
            <w:webHidden/>
          </w:rPr>
          <w:tab/>
        </w:r>
        <w:r w:rsidR="00D64537">
          <w:rPr>
            <w:noProof/>
            <w:webHidden/>
          </w:rPr>
          <w:fldChar w:fldCharType="begin"/>
        </w:r>
        <w:r w:rsidR="00D64537">
          <w:rPr>
            <w:noProof/>
            <w:webHidden/>
          </w:rPr>
          <w:instrText xml:space="preserve"> PAGEREF _Toc452643123 \h </w:instrText>
        </w:r>
        <w:r w:rsidR="00D64537">
          <w:rPr>
            <w:noProof/>
            <w:webHidden/>
          </w:rPr>
        </w:r>
        <w:r w:rsidR="00D64537">
          <w:rPr>
            <w:noProof/>
            <w:webHidden/>
          </w:rPr>
          <w:fldChar w:fldCharType="separate"/>
        </w:r>
        <w:r w:rsidR="00D64537">
          <w:rPr>
            <w:noProof/>
            <w:webHidden/>
          </w:rPr>
          <w:t>15</w:t>
        </w:r>
        <w:r w:rsidR="00D64537">
          <w:rPr>
            <w:noProof/>
            <w:webHidden/>
          </w:rPr>
          <w:fldChar w:fldCharType="end"/>
        </w:r>
      </w:hyperlink>
    </w:p>
    <w:p w14:paraId="3DFFDE3D" w14:textId="77777777" w:rsidR="00D64537" w:rsidRDefault="000D1B66">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2643124" w:history="1">
        <w:r w:rsidR="00D64537" w:rsidRPr="00FA1851">
          <w:rPr>
            <w:rStyle w:val="Lienhypertexte"/>
            <w:noProof/>
            <w:lang w:val="en-CA"/>
          </w:rPr>
          <w:t>5.2</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GeoSciML Basic and Extension</w:t>
        </w:r>
        <w:r w:rsidR="00D64537">
          <w:rPr>
            <w:noProof/>
            <w:webHidden/>
          </w:rPr>
          <w:tab/>
        </w:r>
        <w:r w:rsidR="00D64537">
          <w:rPr>
            <w:noProof/>
            <w:webHidden/>
          </w:rPr>
          <w:fldChar w:fldCharType="begin"/>
        </w:r>
        <w:r w:rsidR="00D64537">
          <w:rPr>
            <w:noProof/>
            <w:webHidden/>
          </w:rPr>
          <w:instrText xml:space="preserve"> PAGEREF _Toc452643124 \h </w:instrText>
        </w:r>
        <w:r w:rsidR="00D64537">
          <w:rPr>
            <w:noProof/>
            <w:webHidden/>
          </w:rPr>
        </w:r>
        <w:r w:rsidR="00D64537">
          <w:rPr>
            <w:noProof/>
            <w:webHidden/>
          </w:rPr>
          <w:fldChar w:fldCharType="separate"/>
        </w:r>
        <w:r w:rsidR="00D64537">
          <w:rPr>
            <w:noProof/>
            <w:webHidden/>
          </w:rPr>
          <w:t>16</w:t>
        </w:r>
        <w:r w:rsidR="00D64537">
          <w:rPr>
            <w:noProof/>
            <w:webHidden/>
          </w:rPr>
          <w:fldChar w:fldCharType="end"/>
        </w:r>
      </w:hyperlink>
    </w:p>
    <w:p w14:paraId="1BFD8F3F" w14:textId="77777777" w:rsidR="00D64537" w:rsidRDefault="000D1B66">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2643125" w:history="1">
        <w:r w:rsidR="00D64537" w:rsidRPr="00FA1851">
          <w:rPr>
            <w:rStyle w:val="Lienhypertexte"/>
            <w:noProof/>
            <w:lang w:val="en-CA" w:bidi="x-none"/>
          </w:rPr>
          <w:t>5.2.1</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AbstractDescription classes</w:t>
        </w:r>
        <w:r w:rsidR="00D64537">
          <w:rPr>
            <w:noProof/>
            <w:webHidden/>
          </w:rPr>
          <w:tab/>
        </w:r>
        <w:r w:rsidR="00D64537">
          <w:rPr>
            <w:noProof/>
            <w:webHidden/>
          </w:rPr>
          <w:fldChar w:fldCharType="begin"/>
        </w:r>
        <w:r w:rsidR="00D64537">
          <w:rPr>
            <w:noProof/>
            <w:webHidden/>
          </w:rPr>
          <w:instrText xml:space="preserve"> PAGEREF _Toc452643125 \h </w:instrText>
        </w:r>
        <w:r w:rsidR="00D64537">
          <w:rPr>
            <w:noProof/>
            <w:webHidden/>
          </w:rPr>
        </w:r>
        <w:r w:rsidR="00D64537">
          <w:rPr>
            <w:noProof/>
            <w:webHidden/>
          </w:rPr>
          <w:fldChar w:fldCharType="separate"/>
        </w:r>
        <w:r w:rsidR="00D64537">
          <w:rPr>
            <w:noProof/>
            <w:webHidden/>
          </w:rPr>
          <w:t>18</w:t>
        </w:r>
        <w:r w:rsidR="00D64537">
          <w:rPr>
            <w:noProof/>
            <w:webHidden/>
          </w:rPr>
          <w:fldChar w:fldCharType="end"/>
        </w:r>
      </w:hyperlink>
    </w:p>
    <w:p w14:paraId="696D297E" w14:textId="77777777" w:rsidR="00D64537" w:rsidRDefault="000D1B66">
      <w:pPr>
        <w:pStyle w:val="TM1"/>
        <w:tabs>
          <w:tab w:val="left" w:pos="480"/>
          <w:tab w:val="right" w:leader="dot" w:pos="8630"/>
        </w:tabs>
        <w:rPr>
          <w:rFonts w:asciiTheme="minorHAnsi" w:eastAsiaTheme="minorEastAsia" w:hAnsiTheme="minorHAnsi" w:cstheme="minorBidi"/>
          <w:noProof/>
          <w:sz w:val="22"/>
          <w:szCs w:val="22"/>
          <w:lang w:val="en-CA" w:eastAsia="en-CA"/>
        </w:rPr>
      </w:pPr>
      <w:hyperlink w:anchor="_Toc452643126" w:history="1">
        <w:r w:rsidR="00D64537" w:rsidRPr="00FA1851">
          <w:rPr>
            <w:rStyle w:val="Lienhypertexte"/>
            <w:noProof/>
            <w:lang w:val="en-CA"/>
          </w:rPr>
          <w:t>6.</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Conventions</w:t>
        </w:r>
        <w:r w:rsidR="00D64537">
          <w:rPr>
            <w:noProof/>
            <w:webHidden/>
          </w:rPr>
          <w:tab/>
        </w:r>
        <w:r w:rsidR="00D64537">
          <w:rPr>
            <w:noProof/>
            <w:webHidden/>
          </w:rPr>
          <w:fldChar w:fldCharType="begin"/>
        </w:r>
        <w:r w:rsidR="00D64537">
          <w:rPr>
            <w:noProof/>
            <w:webHidden/>
          </w:rPr>
          <w:instrText xml:space="preserve"> PAGEREF _Toc452643126 \h </w:instrText>
        </w:r>
        <w:r w:rsidR="00D64537">
          <w:rPr>
            <w:noProof/>
            <w:webHidden/>
          </w:rPr>
        </w:r>
        <w:r w:rsidR="00D64537">
          <w:rPr>
            <w:noProof/>
            <w:webHidden/>
          </w:rPr>
          <w:fldChar w:fldCharType="separate"/>
        </w:r>
        <w:r w:rsidR="00D64537">
          <w:rPr>
            <w:noProof/>
            <w:webHidden/>
          </w:rPr>
          <w:t>21</w:t>
        </w:r>
        <w:r w:rsidR="00D64537">
          <w:rPr>
            <w:noProof/>
            <w:webHidden/>
          </w:rPr>
          <w:fldChar w:fldCharType="end"/>
        </w:r>
      </w:hyperlink>
    </w:p>
    <w:p w14:paraId="1BDDBD2A" w14:textId="77777777" w:rsidR="00D64537" w:rsidRDefault="000D1B66">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2643127" w:history="1">
        <w:r w:rsidR="00D64537" w:rsidRPr="00FA1851">
          <w:rPr>
            <w:rStyle w:val="Lienhypertexte"/>
            <w:noProof/>
            <w:lang w:val="en-CA"/>
          </w:rPr>
          <w:t>6.1</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Requirement class</w:t>
        </w:r>
        <w:r w:rsidR="00D64537">
          <w:rPr>
            <w:noProof/>
            <w:webHidden/>
          </w:rPr>
          <w:tab/>
        </w:r>
        <w:r w:rsidR="00D64537">
          <w:rPr>
            <w:noProof/>
            <w:webHidden/>
          </w:rPr>
          <w:fldChar w:fldCharType="begin"/>
        </w:r>
        <w:r w:rsidR="00D64537">
          <w:rPr>
            <w:noProof/>
            <w:webHidden/>
          </w:rPr>
          <w:instrText xml:space="preserve"> PAGEREF _Toc452643127 \h </w:instrText>
        </w:r>
        <w:r w:rsidR="00D64537">
          <w:rPr>
            <w:noProof/>
            <w:webHidden/>
          </w:rPr>
        </w:r>
        <w:r w:rsidR="00D64537">
          <w:rPr>
            <w:noProof/>
            <w:webHidden/>
          </w:rPr>
          <w:fldChar w:fldCharType="separate"/>
        </w:r>
        <w:r w:rsidR="00D64537">
          <w:rPr>
            <w:noProof/>
            <w:webHidden/>
          </w:rPr>
          <w:t>21</w:t>
        </w:r>
        <w:r w:rsidR="00D64537">
          <w:rPr>
            <w:noProof/>
            <w:webHidden/>
          </w:rPr>
          <w:fldChar w:fldCharType="end"/>
        </w:r>
      </w:hyperlink>
    </w:p>
    <w:p w14:paraId="24AEA770" w14:textId="77777777" w:rsidR="00D64537" w:rsidRDefault="000D1B66">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2643128" w:history="1">
        <w:r w:rsidR="00D64537" w:rsidRPr="00FA1851">
          <w:rPr>
            <w:rStyle w:val="Lienhypertexte"/>
            <w:noProof/>
            <w:lang w:val="en-CA"/>
          </w:rPr>
          <w:t>6.2</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Requirement and Recommendation</w:t>
        </w:r>
        <w:r w:rsidR="00D64537">
          <w:rPr>
            <w:noProof/>
            <w:webHidden/>
          </w:rPr>
          <w:tab/>
        </w:r>
        <w:r w:rsidR="00D64537">
          <w:rPr>
            <w:noProof/>
            <w:webHidden/>
          </w:rPr>
          <w:fldChar w:fldCharType="begin"/>
        </w:r>
        <w:r w:rsidR="00D64537">
          <w:rPr>
            <w:noProof/>
            <w:webHidden/>
          </w:rPr>
          <w:instrText xml:space="preserve"> PAGEREF _Toc452643128 \h </w:instrText>
        </w:r>
        <w:r w:rsidR="00D64537">
          <w:rPr>
            <w:noProof/>
            <w:webHidden/>
          </w:rPr>
        </w:r>
        <w:r w:rsidR="00D64537">
          <w:rPr>
            <w:noProof/>
            <w:webHidden/>
          </w:rPr>
          <w:fldChar w:fldCharType="separate"/>
        </w:r>
        <w:r w:rsidR="00D64537">
          <w:rPr>
            <w:noProof/>
            <w:webHidden/>
          </w:rPr>
          <w:t>22</w:t>
        </w:r>
        <w:r w:rsidR="00D64537">
          <w:rPr>
            <w:noProof/>
            <w:webHidden/>
          </w:rPr>
          <w:fldChar w:fldCharType="end"/>
        </w:r>
      </w:hyperlink>
    </w:p>
    <w:p w14:paraId="5B5A297C" w14:textId="77777777" w:rsidR="00D64537" w:rsidRDefault="000D1B66">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2643129" w:history="1">
        <w:r w:rsidR="00D64537" w:rsidRPr="00FA1851">
          <w:rPr>
            <w:rStyle w:val="Lienhypertexte"/>
            <w:noProof/>
            <w:lang w:val="en-CA"/>
          </w:rPr>
          <w:t>6.3</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Conformance class</w:t>
        </w:r>
        <w:r w:rsidR="00D64537">
          <w:rPr>
            <w:noProof/>
            <w:webHidden/>
          </w:rPr>
          <w:tab/>
        </w:r>
        <w:r w:rsidR="00D64537">
          <w:rPr>
            <w:noProof/>
            <w:webHidden/>
          </w:rPr>
          <w:fldChar w:fldCharType="begin"/>
        </w:r>
        <w:r w:rsidR="00D64537">
          <w:rPr>
            <w:noProof/>
            <w:webHidden/>
          </w:rPr>
          <w:instrText xml:space="preserve"> PAGEREF _Toc452643129 \h </w:instrText>
        </w:r>
        <w:r w:rsidR="00D64537">
          <w:rPr>
            <w:noProof/>
            <w:webHidden/>
          </w:rPr>
        </w:r>
        <w:r w:rsidR="00D64537">
          <w:rPr>
            <w:noProof/>
            <w:webHidden/>
          </w:rPr>
          <w:fldChar w:fldCharType="separate"/>
        </w:r>
        <w:r w:rsidR="00D64537">
          <w:rPr>
            <w:noProof/>
            <w:webHidden/>
          </w:rPr>
          <w:t>22</w:t>
        </w:r>
        <w:r w:rsidR="00D64537">
          <w:rPr>
            <w:noProof/>
            <w:webHidden/>
          </w:rPr>
          <w:fldChar w:fldCharType="end"/>
        </w:r>
      </w:hyperlink>
    </w:p>
    <w:p w14:paraId="2CF663EC" w14:textId="77777777" w:rsidR="00D64537" w:rsidRDefault="000D1B66">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2643130" w:history="1">
        <w:r w:rsidR="00D64537" w:rsidRPr="00FA1851">
          <w:rPr>
            <w:rStyle w:val="Lienhypertexte"/>
            <w:noProof/>
            <w:lang w:val="en-CA"/>
          </w:rPr>
          <w:t>6.4</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Identifiers</w:t>
        </w:r>
        <w:r w:rsidR="00D64537">
          <w:rPr>
            <w:noProof/>
            <w:webHidden/>
          </w:rPr>
          <w:tab/>
        </w:r>
        <w:r w:rsidR="00D64537">
          <w:rPr>
            <w:noProof/>
            <w:webHidden/>
          </w:rPr>
          <w:fldChar w:fldCharType="begin"/>
        </w:r>
        <w:r w:rsidR="00D64537">
          <w:rPr>
            <w:noProof/>
            <w:webHidden/>
          </w:rPr>
          <w:instrText xml:space="preserve"> PAGEREF _Toc452643130 \h </w:instrText>
        </w:r>
        <w:r w:rsidR="00D64537">
          <w:rPr>
            <w:noProof/>
            <w:webHidden/>
          </w:rPr>
        </w:r>
        <w:r w:rsidR="00D64537">
          <w:rPr>
            <w:noProof/>
            <w:webHidden/>
          </w:rPr>
          <w:fldChar w:fldCharType="separate"/>
        </w:r>
        <w:r w:rsidR="00D64537">
          <w:rPr>
            <w:noProof/>
            <w:webHidden/>
          </w:rPr>
          <w:t>23</w:t>
        </w:r>
        <w:r w:rsidR="00D64537">
          <w:rPr>
            <w:noProof/>
            <w:webHidden/>
          </w:rPr>
          <w:fldChar w:fldCharType="end"/>
        </w:r>
      </w:hyperlink>
    </w:p>
    <w:p w14:paraId="03642177" w14:textId="77777777" w:rsidR="00D64537" w:rsidRDefault="000D1B66">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2643131" w:history="1">
        <w:r w:rsidR="00D64537" w:rsidRPr="00FA1851">
          <w:rPr>
            <w:rStyle w:val="Lienhypertexte"/>
            <w:noProof/>
            <w:lang w:val="en-CA"/>
          </w:rPr>
          <w:t>6.5</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Classifiers</w:t>
        </w:r>
        <w:r w:rsidR="00D64537">
          <w:rPr>
            <w:noProof/>
            <w:webHidden/>
          </w:rPr>
          <w:tab/>
        </w:r>
        <w:r w:rsidR="00D64537">
          <w:rPr>
            <w:noProof/>
            <w:webHidden/>
          </w:rPr>
          <w:fldChar w:fldCharType="begin"/>
        </w:r>
        <w:r w:rsidR="00D64537">
          <w:rPr>
            <w:noProof/>
            <w:webHidden/>
          </w:rPr>
          <w:instrText xml:space="preserve"> PAGEREF _Toc452643131 \h </w:instrText>
        </w:r>
        <w:r w:rsidR="00D64537">
          <w:rPr>
            <w:noProof/>
            <w:webHidden/>
          </w:rPr>
        </w:r>
        <w:r w:rsidR="00D64537">
          <w:rPr>
            <w:noProof/>
            <w:webHidden/>
          </w:rPr>
          <w:fldChar w:fldCharType="separate"/>
        </w:r>
        <w:r w:rsidR="00D64537">
          <w:rPr>
            <w:noProof/>
            <w:webHidden/>
          </w:rPr>
          <w:t>23</w:t>
        </w:r>
        <w:r w:rsidR="00D64537">
          <w:rPr>
            <w:noProof/>
            <w:webHidden/>
          </w:rPr>
          <w:fldChar w:fldCharType="end"/>
        </w:r>
      </w:hyperlink>
    </w:p>
    <w:p w14:paraId="336485B5" w14:textId="77777777" w:rsidR="00D64537" w:rsidRDefault="000D1B66">
      <w:pPr>
        <w:pStyle w:val="TM1"/>
        <w:tabs>
          <w:tab w:val="left" w:pos="480"/>
          <w:tab w:val="right" w:leader="dot" w:pos="8630"/>
        </w:tabs>
        <w:rPr>
          <w:rFonts w:asciiTheme="minorHAnsi" w:eastAsiaTheme="minorEastAsia" w:hAnsiTheme="minorHAnsi" w:cstheme="minorBidi"/>
          <w:noProof/>
          <w:sz w:val="22"/>
          <w:szCs w:val="22"/>
          <w:lang w:val="en-CA" w:eastAsia="en-CA"/>
        </w:rPr>
      </w:pPr>
      <w:hyperlink w:anchor="_Toc452643132" w:history="1">
        <w:r w:rsidR="00D64537" w:rsidRPr="00FA1851">
          <w:rPr>
            <w:rStyle w:val="Lienhypertexte"/>
            <w:noProof/>
            <w:lang w:val="en-CA"/>
          </w:rPr>
          <w:t>7.</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Conceptual Model</w:t>
        </w:r>
        <w:r w:rsidR="00D64537">
          <w:rPr>
            <w:noProof/>
            <w:webHidden/>
          </w:rPr>
          <w:tab/>
        </w:r>
        <w:r w:rsidR="00D64537">
          <w:rPr>
            <w:noProof/>
            <w:webHidden/>
          </w:rPr>
          <w:fldChar w:fldCharType="begin"/>
        </w:r>
        <w:r w:rsidR="00D64537">
          <w:rPr>
            <w:noProof/>
            <w:webHidden/>
          </w:rPr>
          <w:instrText xml:space="preserve"> PAGEREF _Toc452643132 \h </w:instrText>
        </w:r>
        <w:r w:rsidR="00D64537">
          <w:rPr>
            <w:noProof/>
            <w:webHidden/>
          </w:rPr>
        </w:r>
        <w:r w:rsidR="00D64537">
          <w:rPr>
            <w:noProof/>
            <w:webHidden/>
          </w:rPr>
          <w:fldChar w:fldCharType="separate"/>
        </w:r>
        <w:r w:rsidR="00D64537">
          <w:rPr>
            <w:noProof/>
            <w:webHidden/>
          </w:rPr>
          <w:t>25</w:t>
        </w:r>
        <w:r w:rsidR="00D64537">
          <w:rPr>
            <w:noProof/>
            <w:webHidden/>
          </w:rPr>
          <w:fldChar w:fldCharType="end"/>
        </w:r>
      </w:hyperlink>
    </w:p>
    <w:p w14:paraId="326A426D" w14:textId="77777777" w:rsidR="00D64537" w:rsidRDefault="000D1B66">
      <w:pPr>
        <w:pStyle w:val="TM1"/>
        <w:tabs>
          <w:tab w:val="left" w:pos="480"/>
          <w:tab w:val="right" w:leader="dot" w:pos="8630"/>
        </w:tabs>
        <w:rPr>
          <w:rFonts w:asciiTheme="minorHAnsi" w:eastAsiaTheme="minorEastAsia" w:hAnsiTheme="minorHAnsi" w:cstheme="minorBidi"/>
          <w:noProof/>
          <w:sz w:val="22"/>
          <w:szCs w:val="22"/>
          <w:lang w:val="en-CA" w:eastAsia="en-CA"/>
        </w:rPr>
      </w:pPr>
      <w:hyperlink w:anchor="_Toc452643133" w:history="1">
        <w:r w:rsidR="00D64537" w:rsidRPr="00FA1851">
          <w:rPr>
            <w:rStyle w:val="Lienhypertexte"/>
            <w:noProof/>
            <w:lang w:val="en-CA"/>
          </w:rPr>
          <w:t>8.</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Logical Model</w:t>
        </w:r>
        <w:r w:rsidR="00D64537">
          <w:rPr>
            <w:noProof/>
            <w:webHidden/>
          </w:rPr>
          <w:tab/>
        </w:r>
        <w:r w:rsidR="00D64537">
          <w:rPr>
            <w:noProof/>
            <w:webHidden/>
          </w:rPr>
          <w:fldChar w:fldCharType="begin"/>
        </w:r>
        <w:r w:rsidR="00D64537">
          <w:rPr>
            <w:noProof/>
            <w:webHidden/>
          </w:rPr>
          <w:instrText xml:space="preserve"> PAGEREF _Toc452643133 \h </w:instrText>
        </w:r>
        <w:r w:rsidR="00D64537">
          <w:rPr>
            <w:noProof/>
            <w:webHidden/>
          </w:rPr>
        </w:r>
        <w:r w:rsidR="00D64537">
          <w:rPr>
            <w:noProof/>
            <w:webHidden/>
          </w:rPr>
          <w:fldChar w:fldCharType="separate"/>
        </w:r>
        <w:r w:rsidR="00D64537">
          <w:rPr>
            <w:noProof/>
            <w:webHidden/>
          </w:rPr>
          <w:t>26</w:t>
        </w:r>
        <w:r w:rsidR="00D64537">
          <w:rPr>
            <w:noProof/>
            <w:webHidden/>
          </w:rPr>
          <w:fldChar w:fldCharType="end"/>
        </w:r>
      </w:hyperlink>
    </w:p>
    <w:p w14:paraId="318328FD" w14:textId="77777777" w:rsidR="00D64537" w:rsidRDefault="000D1B66">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2643134" w:history="1">
        <w:r w:rsidR="00D64537" w:rsidRPr="00FA1851">
          <w:rPr>
            <w:rStyle w:val="Lienhypertexte"/>
            <w:noProof/>
            <w:lang w:val="en-CA" w:bidi="x-none"/>
          </w:rPr>
          <w:t>8.1.1</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Property cardinality</w:t>
        </w:r>
        <w:r w:rsidR="00D64537">
          <w:rPr>
            <w:noProof/>
            <w:webHidden/>
          </w:rPr>
          <w:tab/>
        </w:r>
        <w:r w:rsidR="00D64537">
          <w:rPr>
            <w:noProof/>
            <w:webHidden/>
          </w:rPr>
          <w:fldChar w:fldCharType="begin"/>
        </w:r>
        <w:r w:rsidR="00D64537">
          <w:rPr>
            <w:noProof/>
            <w:webHidden/>
          </w:rPr>
          <w:instrText xml:space="preserve"> PAGEREF _Toc452643134 \h </w:instrText>
        </w:r>
        <w:r w:rsidR="00D64537">
          <w:rPr>
            <w:noProof/>
            <w:webHidden/>
          </w:rPr>
        </w:r>
        <w:r w:rsidR="00D64537">
          <w:rPr>
            <w:noProof/>
            <w:webHidden/>
          </w:rPr>
          <w:fldChar w:fldCharType="separate"/>
        </w:r>
        <w:r w:rsidR="00D64537">
          <w:rPr>
            <w:noProof/>
            <w:webHidden/>
          </w:rPr>
          <w:t>27</w:t>
        </w:r>
        <w:r w:rsidR="00D64537">
          <w:rPr>
            <w:noProof/>
            <w:webHidden/>
          </w:rPr>
          <w:fldChar w:fldCharType="end"/>
        </w:r>
      </w:hyperlink>
    </w:p>
    <w:p w14:paraId="0FC84023" w14:textId="77777777" w:rsidR="00D64537" w:rsidRDefault="000D1B66">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2643135" w:history="1">
        <w:r w:rsidR="00D64537" w:rsidRPr="00FA1851">
          <w:rPr>
            <w:rStyle w:val="Lienhypertexte"/>
            <w:noProof/>
            <w:lang w:val="en-CA" w:bidi="x-none"/>
          </w:rPr>
          <w:t>8.1.2</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Package shortcuts</w:t>
        </w:r>
        <w:r w:rsidR="00D64537">
          <w:rPr>
            <w:noProof/>
            <w:webHidden/>
          </w:rPr>
          <w:tab/>
        </w:r>
        <w:r w:rsidR="00D64537">
          <w:rPr>
            <w:noProof/>
            <w:webHidden/>
          </w:rPr>
          <w:fldChar w:fldCharType="begin"/>
        </w:r>
        <w:r w:rsidR="00D64537">
          <w:rPr>
            <w:noProof/>
            <w:webHidden/>
          </w:rPr>
          <w:instrText xml:space="preserve"> PAGEREF _Toc452643135 \h </w:instrText>
        </w:r>
        <w:r w:rsidR="00D64537">
          <w:rPr>
            <w:noProof/>
            <w:webHidden/>
          </w:rPr>
        </w:r>
        <w:r w:rsidR="00D64537">
          <w:rPr>
            <w:noProof/>
            <w:webHidden/>
          </w:rPr>
          <w:fldChar w:fldCharType="separate"/>
        </w:r>
        <w:r w:rsidR="00D64537">
          <w:rPr>
            <w:noProof/>
            <w:webHidden/>
          </w:rPr>
          <w:t>28</w:t>
        </w:r>
        <w:r w:rsidR="00D64537">
          <w:rPr>
            <w:noProof/>
            <w:webHidden/>
          </w:rPr>
          <w:fldChar w:fldCharType="end"/>
        </w:r>
      </w:hyperlink>
    </w:p>
    <w:p w14:paraId="10514A78" w14:textId="77777777" w:rsidR="00D64537" w:rsidRDefault="000D1B66">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2643136" w:history="1">
        <w:r w:rsidR="00D64537" w:rsidRPr="00FA1851">
          <w:rPr>
            <w:rStyle w:val="Lienhypertexte"/>
            <w:noProof/>
            <w:lang w:val="en-CA"/>
          </w:rPr>
          <w:t>8.2</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GeoSciML Core Abstract Requirements Class (Normative)</w:t>
        </w:r>
        <w:r w:rsidR="00D64537">
          <w:rPr>
            <w:noProof/>
            <w:webHidden/>
          </w:rPr>
          <w:tab/>
        </w:r>
        <w:r w:rsidR="00D64537">
          <w:rPr>
            <w:noProof/>
            <w:webHidden/>
          </w:rPr>
          <w:fldChar w:fldCharType="begin"/>
        </w:r>
        <w:r w:rsidR="00D64537">
          <w:rPr>
            <w:noProof/>
            <w:webHidden/>
          </w:rPr>
          <w:instrText xml:space="preserve"> PAGEREF _Toc452643136 \h </w:instrText>
        </w:r>
        <w:r w:rsidR="00D64537">
          <w:rPr>
            <w:noProof/>
            <w:webHidden/>
          </w:rPr>
        </w:r>
        <w:r w:rsidR="00D64537">
          <w:rPr>
            <w:noProof/>
            <w:webHidden/>
          </w:rPr>
          <w:fldChar w:fldCharType="separate"/>
        </w:r>
        <w:r w:rsidR="00D64537">
          <w:rPr>
            <w:noProof/>
            <w:webHidden/>
          </w:rPr>
          <w:t>28</w:t>
        </w:r>
        <w:r w:rsidR="00D64537">
          <w:rPr>
            <w:noProof/>
            <w:webHidden/>
          </w:rPr>
          <w:fldChar w:fldCharType="end"/>
        </w:r>
      </w:hyperlink>
    </w:p>
    <w:p w14:paraId="19A2A993" w14:textId="77777777" w:rsidR="00D64537" w:rsidRDefault="000D1B66">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2643137" w:history="1">
        <w:r w:rsidR="00D64537" w:rsidRPr="00FA1851">
          <w:rPr>
            <w:rStyle w:val="Lienhypertexte"/>
            <w:noProof/>
            <w:lang w:val="en-CA" w:bidi="x-none"/>
          </w:rPr>
          <w:t>8.2.1</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Naming of entities</w:t>
        </w:r>
        <w:r w:rsidR="00D64537">
          <w:rPr>
            <w:noProof/>
            <w:webHidden/>
          </w:rPr>
          <w:tab/>
        </w:r>
        <w:r w:rsidR="00D64537">
          <w:rPr>
            <w:noProof/>
            <w:webHidden/>
          </w:rPr>
          <w:fldChar w:fldCharType="begin"/>
        </w:r>
        <w:r w:rsidR="00D64537">
          <w:rPr>
            <w:noProof/>
            <w:webHidden/>
          </w:rPr>
          <w:instrText xml:space="preserve"> PAGEREF _Toc452643137 \h </w:instrText>
        </w:r>
        <w:r w:rsidR="00D64537">
          <w:rPr>
            <w:noProof/>
            <w:webHidden/>
          </w:rPr>
        </w:r>
        <w:r w:rsidR="00D64537">
          <w:rPr>
            <w:noProof/>
            <w:webHidden/>
          </w:rPr>
          <w:fldChar w:fldCharType="separate"/>
        </w:r>
        <w:r w:rsidR="00D64537">
          <w:rPr>
            <w:noProof/>
            <w:webHidden/>
          </w:rPr>
          <w:t>29</w:t>
        </w:r>
        <w:r w:rsidR="00D64537">
          <w:rPr>
            <w:noProof/>
            <w:webHidden/>
          </w:rPr>
          <w:fldChar w:fldCharType="end"/>
        </w:r>
      </w:hyperlink>
    </w:p>
    <w:p w14:paraId="105026ED" w14:textId="77777777" w:rsidR="00D64537" w:rsidRDefault="000D1B66">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2643138" w:history="1">
        <w:r w:rsidR="00D64537" w:rsidRPr="00FA1851">
          <w:rPr>
            <w:rStyle w:val="Lienhypertexte"/>
            <w:noProof/>
            <w:lang w:val="en-CA" w:bidi="x-none"/>
          </w:rPr>
          <w:t>8.2.2</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Cardinality</w:t>
        </w:r>
        <w:r w:rsidR="00D64537">
          <w:rPr>
            <w:noProof/>
            <w:webHidden/>
          </w:rPr>
          <w:tab/>
        </w:r>
        <w:r w:rsidR="00D64537">
          <w:rPr>
            <w:noProof/>
            <w:webHidden/>
          </w:rPr>
          <w:fldChar w:fldCharType="begin"/>
        </w:r>
        <w:r w:rsidR="00D64537">
          <w:rPr>
            <w:noProof/>
            <w:webHidden/>
          </w:rPr>
          <w:instrText xml:space="preserve"> PAGEREF _Toc452643138 \h </w:instrText>
        </w:r>
        <w:r w:rsidR="00D64537">
          <w:rPr>
            <w:noProof/>
            <w:webHidden/>
          </w:rPr>
        </w:r>
        <w:r w:rsidR="00D64537">
          <w:rPr>
            <w:noProof/>
            <w:webHidden/>
          </w:rPr>
          <w:fldChar w:fldCharType="separate"/>
        </w:r>
        <w:r w:rsidR="00D64537">
          <w:rPr>
            <w:noProof/>
            <w:webHidden/>
          </w:rPr>
          <w:t>29</w:t>
        </w:r>
        <w:r w:rsidR="00D64537">
          <w:rPr>
            <w:noProof/>
            <w:webHidden/>
          </w:rPr>
          <w:fldChar w:fldCharType="end"/>
        </w:r>
      </w:hyperlink>
    </w:p>
    <w:p w14:paraId="6DF20040" w14:textId="77777777" w:rsidR="00D64537" w:rsidRDefault="000D1B66">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2643139" w:history="1">
        <w:r w:rsidR="00D64537" w:rsidRPr="00FA1851">
          <w:rPr>
            <w:rStyle w:val="Lienhypertexte"/>
            <w:noProof/>
            <w:lang w:val="en-CA" w:bidi="x-none"/>
          </w:rPr>
          <w:t>8.2.3</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Abstract classes</w:t>
        </w:r>
        <w:r w:rsidR="00D64537">
          <w:rPr>
            <w:noProof/>
            <w:webHidden/>
          </w:rPr>
          <w:tab/>
        </w:r>
        <w:r w:rsidR="00D64537">
          <w:rPr>
            <w:noProof/>
            <w:webHidden/>
          </w:rPr>
          <w:fldChar w:fldCharType="begin"/>
        </w:r>
        <w:r w:rsidR="00D64537">
          <w:rPr>
            <w:noProof/>
            <w:webHidden/>
          </w:rPr>
          <w:instrText xml:space="preserve"> PAGEREF _Toc452643139 \h </w:instrText>
        </w:r>
        <w:r w:rsidR="00D64537">
          <w:rPr>
            <w:noProof/>
            <w:webHidden/>
          </w:rPr>
        </w:r>
        <w:r w:rsidR="00D64537">
          <w:rPr>
            <w:noProof/>
            <w:webHidden/>
          </w:rPr>
          <w:fldChar w:fldCharType="separate"/>
        </w:r>
        <w:r w:rsidR="00D64537">
          <w:rPr>
            <w:noProof/>
            <w:webHidden/>
          </w:rPr>
          <w:t>30</w:t>
        </w:r>
        <w:r w:rsidR="00D64537">
          <w:rPr>
            <w:noProof/>
            <w:webHidden/>
          </w:rPr>
          <w:fldChar w:fldCharType="end"/>
        </w:r>
      </w:hyperlink>
    </w:p>
    <w:p w14:paraId="78009341" w14:textId="77777777" w:rsidR="00D64537" w:rsidRDefault="000D1B66">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2643140" w:history="1">
        <w:r w:rsidR="00D64537" w:rsidRPr="00FA1851">
          <w:rPr>
            <w:rStyle w:val="Lienhypertexte"/>
            <w:noProof/>
            <w:lang w:val="en-CA" w:bidi="x-none"/>
          </w:rPr>
          <w:t>8.2.4</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Polymorphism</w:t>
        </w:r>
        <w:r w:rsidR="00D64537">
          <w:rPr>
            <w:noProof/>
            <w:webHidden/>
          </w:rPr>
          <w:tab/>
        </w:r>
        <w:r w:rsidR="00D64537">
          <w:rPr>
            <w:noProof/>
            <w:webHidden/>
          </w:rPr>
          <w:fldChar w:fldCharType="begin"/>
        </w:r>
        <w:r w:rsidR="00D64537">
          <w:rPr>
            <w:noProof/>
            <w:webHidden/>
          </w:rPr>
          <w:instrText xml:space="preserve"> PAGEREF _Toc452643140 \h </w:instrText>
        </w:r>
        <w:r w:rsidR="00D64537">
          <w:rPr>
            <w:noProof/>
            <w:webHidden/>
          </w:rPr>
        </w:r>
        <w:r w:rsidR="00D64537">
          <w:rPr>
            <w:noProof/>
            <w:webHidden/>
          </w:rPr>
          <w:fldChar w:fldCharType="separate"/>
        </w:r>
        <w:r w:rsidR="00D64537">
          <w:rPr>
            <w:noProof/>
            <w:webHidden/>
          </w:rPr>
          <w:t>30</w:t>
        </w:r>
        <w:r w:rsidR="00D64537">
          <w:rPr>
            <w:noProof/>
            <w:webHidden/>
          </w:rPr>
          <w:fldChar w:fldCharType="end"/>
        </w:r>
      </w:hyperlink>
    </w:p>
    <w:p w14:paraId="491E1621" w14:textId="77777777" w:rsidR="00D64537" w:rsidRDefault="000D1B66">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2643141" w:history="1">
        <w:r w:rsidR="00D64537" w:rsidRPr="00FA1851">
          <w:rPr>
            <w:rStyle w:val="Lienhypertexte"/>
            <w:noProof/>
            <w:lang w:val="en-CA" w:bidi="x-none"/>
          </w:rPr>
          <w:t>8.2.5</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Quantities</w:t>
        </w:r>
        <w:r w:rsidR="00D64537">
          <w:rPr>
            <w:noProof/>
            <w:webHidden/>
          </w:rPr>
          <w:tab/>
        </w:r>
        <w:r w:rsidR="00D64537">
          <w:rPr>
            <w:noProof/>
            <w:webHidden/>
          </w:rPr>
          <w:fldChar w:fldCharType="begin"/>
        </w:r>
        <w:r w:rsidR="00D64537">
          <w:rPr>
            <w:noProof/>
            <w:webHidden/>
          </w:rPr>
          <w:instrText xml:space="preserve"> PAGEREF _Toc452643141 \h </w:instrText>
        </w:r>
        <w:r w:rsidR="00D64537">
          <w:rPr>
            <w:noProof/>
            <w:webHidden/>
          </w:rPr>
        </w:r>
        <w:r w:rsidR="00D64537">
          <w:rPr>
            <w:noProof/>
            <w:webHidden/>
          </w:rPr>
          <w:fldChar w:fldCharType="separate"/>
        </w:r>
        <w:r w:rsidR="00D64537">
          <w:rPr>
            <w:noProof/>
            <w:webHidden/>
          </w:rPr>
          <w:t>30</w:t>
        </w:r>
        <w:r w:rsidR="00D64537">
          <w:rPr>
            <w:noProof/>
            <w:webHidden/>
          </w:rPr>
          <w:fldChar w:fldCharType="end"/>
        </w:r>
      </w:hyperlink>
    </w:p>
    <w:p w14:paraId="2243D106" w14:textId="77777777" w:rsidR="00D64537" w:rsidRDefault="000D1B66">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2643142" w:history="1">
        <w:r w:rsidR="00D64537" w:rsidRPr="00FA1851">
          <w:rPr>
            <w:rStyle w:val="Lienhypertexte"/>
            <w:noProof/>
            <w:lang w:val="en-CA" w:bidi="x-none"/>
          </w:rPr>
          <w:t>8.2.6</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Code lists</w:t>
        </w:r>
        <w:r w:rsidR="00D64537">
          <w:rPr>
            <w:noProof/>
            <w:webHidden/>
          </w:rPr>
          <w:tab/>
        </w:r>
        <w:r w:rsidR="00D64537">
          <w:rPr>
            <w:noProof/>
            <w:webHidden/>
          </w:rPr>
          <w:fldChar w:fldCharType="begin"/>
        </w:r>
        <w:r w:rsidR="00D64537">
          <w:rPr>
            <w:noProof/>
            <w:webHidden/>
          </w:rPr>
          <w:instrText xml:space="preserve"> PAGEREF _Toc452643142 \h </w:instrText>
        </w:r>
        <w:r w:rsidR="00D64537">
          <w:rPr>
            <w:noProof/>
            <w:webHidden/>
          </w:rPr>
        </w:r>
        <w:r w:rsidR="00D64537">
          <w:rPr>
            <w:noProof/>
            <w:webHidden/>
          </w:rPr>
          <w:fldChar w:fldCharType="separate"/>
        </w:r>
        <w:r w:rsidR="00D64537">
          <w:rPr>
            <w:noProof/>
            <w:webHidden/>
          </w:rPr>
          <w:t>30</w:t>
        </w:r>
        <w:r w:rsidR="00D64537">
          <w:rPr>
            <w:noProof/>
            <w:webHidden/>
          </w:rPr>
          <w:fldChar w:fldCharType="end"/>
        </w:r>
      </w:hyperlink>
    </w:p>
    <w:p w14:paraId="1EB68F46" w14:textId="77777777" w:rsidR="00D64537" w:rsidRDefault="000D1B66">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2643143" w:history="1">
        <w:r w:rsidR="00D64537" w:rsidRPr="00FA1851">
          <w:rPr>
            <w:rStyle w:val="Lienhypertexte"/>
            <w:noProof/>
            <w:lang w:val="en-CA" w:bidi="x-none"/>
          </w:rPr>
          <w:t>8.2.7</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Code lists URI</w:t>
        </w:r>
        <w:r w:rsidR="00D64537">
          <w:rPr>
            <w:noProof/>
            <w:webHidden/>
          </w:rPr>
          <w:tab/>
        </w:r>
        <w:r w:rsidR="00D64537">
          <w:rPr>
            <w:noProof/>
            <w:webHidden/>
          </w:rPr>
          <w:fldChar w:fldCharType="begin"/>
        </w:r>
        <w:r w:rsidR="00D64537">
          <w:rPr>
            <w:noProof/>
            <w:webHidden/>
          </w:rPr>
          <w:instrText xml:space="preserve"> PAGEREF _Toc452643143 \h </w:instrText>
        </w:r>
        <w:r w:rsidR="00D64537">
          <w:rPr>
            <w:noProof/>
            <w:webHidden/>
          </w:rPr>
        </w:r>
        <w:r w:rsidR="00D64537">
          <w:rPr>
            <w:noProof/>
            <w:webHidden/>
          </w:rPr>
          <w:fldChar w:fldCharType="separate"/>
        </w:r>
        <w:r w:rsidR="00D64537">
          <w:rPr>
            <w:noProof/>
            <w:webHidden/>
          </w:rPr>
          <w:t>31</w:t>
        </w:r>
        <w:r w:rsidR="00D64537">
          <w:rPr>
            <w:noProof/>
            <w:webHidden/>
          </w:rPr>
          <w:fldChar w:fldCharType="end"/>
        </w:r>
      </w:hyperlink>
    </w:p>
    <w:p w14:paraId="5CA33DD4" w14:textId="77777777" w:rsidR="00D64537" w:rsidRDefault="000D1B66">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2643144" w:history="1">
        <w:r w:rsidR="00D64537" w:rsidRPr="00FA1851">
          <w:rPr>
            <w:rStyle w:val="Lienhypertexte"/>
            <w:noProof/>
            <w:lang w:val="en-CA" w:bidi="x-none"/>
          </w:rPr>
          <w:t>8.2.8</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Identifier</w:t>
        </w:r>
        <w:r w:rsidR="00D64537">
          <w:rPr>
            <w:noProof/>
            <w:webHidden/>
          </w:rPr>
          <w:tab/>
        </w:r>
        <w:r w:rsidR="00D64537">
          <w:rPr>
            <w:noProof/>
            <w:webHidden/>
          </w:rPr>
          <w:fldChar w:fldCharType="begin"/>
        </w:r>
        <w:r w:rsidR="00D64537">
          <w:rPr>
            <w:noProof/>
            <w:webHidden/>
          </w:rPr>
          <w:instrText xml:space="preserve"> PAGEREF _Toc452643144 \h </w:instrText>
        </w:r>
        <w:r w:rsidR="00D64537">
          <w:rPr>
            <w:noProof/>
            <w:webHidden/>
          </w:rPr>
        </w:r>
        <w:r w:rsidR="00D64537">
          <w:rPr>
            <w:noProof/>
            <w:webHidden/>
          </w:rPr>
          <w:fldChar w:fldCharType="separate"/>
        </w:r>
        <w:r w:rsidR="00D64537">
          <w:rPr>
            <w:noProof/>
            <w:webHidden/>
          </w:rPr>
          <w:t>31</w:t>
        </w:r>
        <w:r w:rsidR="00D64537">
          <w:rPr>
            <w:noProof/>
            <w:webHidden/>
          </w:rPr>
          <w:fldChar w:fldCharType="end"/>
        </w:r>
      </w:hyperlink>
    </w:p>
    <w:p w14:paraId="7D87E034" w14:textId="77777777" w:rsidR="00D64537" w:rsidRDefault="000D1B66">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2643145" w:history="1">
        <w:r w:rsidR="00D64537" w:rsidRPr="00FA1851">
          <w:rPr>
            <w:rStyle w:val="Lienhypertexte"/>
            <w:noProof/>
            <w:lang w:val="en-CA"/>
          </w:rPr>
          <w:t>8.3</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 xml:space="preserve">GeoSciML Lite Requirements Class </w:t>
        </w:r>
        <w:r w:rsidR="00D64537" w:rsidRPr="00FA1851">
          <w:rPr>
            <w:rStyle w:val="Lienhypertexte"/>
            <w:noProof/>
          </w:rPr>
          <w:t xml:space="preserve"> (Normative)</w:t>
        </w:r>
        <w:r w:rsidR="00D64537">
          <w:rPr>
            <w:noProof/>
            <w:webHidden/>
          </w:rPr>
          <w:tab/>
        </w:r>
        <w:r w:rsidR="00D64537">
          <w:rPr>
            <w:noProof/>
            <w:webHidden/>
          </w:rPr>
          <w:fldChar w:fldCharType="begin"/>
        </w:r>
        <w:r w:rsidR="00D64537">
          <w:rPr>
            <w:noProof/>
            <w:webHidden/>
          </w:rPr>
          <w:instrText xml:space="preserve"> PAGEREF _Toc452643145 \h </w:instrText>
        </w:r>
        <w:r w:rsidR="00D64537">
          <w:rPr>
            <w:noProof/>
            <w:webHidden/>
          </w:rPr>
        </w:r>
        <w:r w:rsidR="00D64537">
          <w:rPr>
            <w:noProof/>
            <w:webHidden/>
          </w:rPr>
          <w:fldChar w:fldCharType="separate"/>
        </w:r>
        <w:r w:rsidR="00D64537">
          <w:rPr>
            <w:noProof/>
            <w:webHidden/>
          </w:rPr>
          <w:t>31</w:t>
        </w:r>
        <w:r w:rsidR="00D64537">
          <w:rPr>
            <w:noProof/>
            <w:webHidden/>
          </w:rPr>
          <w:fldChar w:fldCharType="end"/>
        </w:r>
      </w:hyperlink>
    </w:p>
    <w:p w14:paraId="60B12433" w14:textId="77777777" w:rsidR="00D64537" w:rsidRDefault="000D1B66">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2643146" w:history="1">
        <w:r w:rsidR="00D64537" w:rsidRPr="00FA1851">
          <w:rPr>
            <w:rStyle w:val="Lienhypertexte"/>
            <w:noProof/>
            <w:lang w:val="en-CA" w:bidi="x-none"/>
          </w:rPr>
          <w:t>8.3.1</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Lite views</w:t>
        </w:r>
        <w:r w:rsidR="00D64537">
          <w:rPr>
            <w:noProof/>
            <w:webHidden/>
          </w:rPr>
          <w:tab/>
        </w:r>
        <w:r w:rsidR="00D64537">
          <w:rPr>
            <w:noProof/>
            <w:webHidden/>
          </w:rPr>
          <w:fldChar w:fldCharType="begin"/>
        </w:r>
        <w:r w:rsidR="00D64537">
          <w:rPr>
            <w:noProof/>
            <w:webHidden/>
          </w:rPr>
          <w:instrText xml:space="preserve"> PAGEREF _Toc452643146 \h </w:instrText>
        </w:r>
        <w:r w:rsidR="00D64537">
          <w:rPr>
            <w:noProof/>
            <w:webHidden/>
          </w:rPr>
        </w:r>
        <w:r w:rsidR="00D64537">
          <w:rPr>
            <w:noProof/>
            <w:webHidden/>
          </w:rPr>
          <w:fldChar w:fldCharType="separate"/>
        </w:r>
        <w:r w:rsidR="00D64537">
          <w:rPr>
            <w:noProof/>
            <w:webHidden/>
          </w:rPr>
          <w:t>37</w:t>
        </w:r>
        <w:r w:rsidR="00D64537">
          <w:rPr>
            <w:noProof/>
            <w:webHidden/>
          </w:rPr>
          <w:fldChar w:fldCharType="end"/>
        </w:r>
      </w:hyperlink>
    </w:p>
    <w:p w14:paraId="06C6955E" w14:textId="77777777" w:rsidR="00D64537" w:rsidRDefault="000D1B66">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2643147" w:history="1">
        <w:r w:rsidR="00D64537" w:rsidRPr="00FA1851">
          <w:rPr>
            <w:rStyle w:val="Lienhypertexte"/>
            <w:noProof/>
            <w:lang w:bidi="x-none"/>
          </w:rPr>
          <w:t>8.3.2</w:t>
        </w:r>
        <w:r w:rsidR="00D64537">
          <w:rPr>
            <w:rFonts w:asciiTheme="minorHAnsi" w:eastAsiaTheme="minorEastAsia" w:hAnsiTheme="minorHAnsi" w:cstheme="minorBidi"/>
            <w:noProof/>
            <w:sz w:val="22"/>
            <w:szCs w:val="22"/>
            <w:lang w:val="en-CA" w:eastAsia="en-CA"/>
          </w:rPr>
          <w:tab/>
        </w:r>
        <w:r w:rsidR="00D64537" w:rsidRPr="00FA1851">
          <w:rPr>
            <w:rStyle w:val="Lienhypertexte"/>
            <w:noProof/>
          </w:rPr>
          <w:t>GeologicUnitView</w:t>
        </w:r>
        <w:r w:rsidR="00D64537">
          <w:rPr>
            <w:noProof/>
            <w:webHidden/>
          </w:rPr>
          <w:tab/>
        </w:r>
        <w:r w:rsidR="00D64537">
          <w:rPr>
            <w:noProof/>
            <w:webHidden/>
          </w:rPr>
          <w:fldChar w:fldCharType="begin"/>
        </w:r>
        <w:r w:rsidR="00D64537">
          <w:rPr>
            <w:noProof/>
            <w:webHidden/>
          </w:rPr>
          <w:instrText xml:space="preserve"> PAGEREF _Toc452643147 \h </w:instrText>
        </w:r>
        <w:r w:rsidR="00D64537">
          <w:rPr>
            <w:noProof/>
            <w:webHidden/>
          </w:rPr>
        </w:r>
        <w:r w:rsidR="00D64537">
          <w:rPr>
            <w:noProof/>
            <w:webHidden/>
          </w:rPr>
          <w:fldChar w:fldCharType="separate"/>
        </w:r>
        <w:r w:rsidR="00D64537">
          <w:rPr>
            <w:noProof/>
            <w:webHidden/>
          </w:rPr>
          <w:t>40</w:t>
        </w:r>
        <w:r w:rsidR="00D64537">
          <w:rPr>
            <w:noProof/>
            <w:webHidden/>
          </w:rPr>
          <w:fldChar w:fldCharType="end"/>
        </w:r>
      </w:hyperlink>
    </w:p>
    <w:p w14:paraId="0B5CECA7" w14:textId="77777777" w:rsidR="00D64537" w:rsidRDefault="000D1B66">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2643148" w:history="1">
        <w:r w:rsidR="00D64537" w:rsidRPr="00FA1851">
          <w:rPr>
            <w:rStyle w:val="Lienhypertexte"/>
            <w:noProof/>
            <w:lang w:val="en-CA" w:bidi="x-none"/>
          </w:rPr>
          <w:t>8.3.3</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BoreholeView</w:t>
        </w:r>
        <w:r w:rsidR="00D64537">
          <w:rPr>
            <w:noProof/>
            <w:webHidden/>
          </w:rPr>
          <w:tab/>
        </w:r>
        <w:r w:rsidR="00D64537">
          <w:rPr>
            <w:noProof/>
            <w:webHidden/>
          </w:rPr>
          <w:fldChar w:fldCharType="begin"/>
        </w:r>
        <w:r w:rsidR="00D64537">
          <w:rPr>
            <w:noProof/>
            <w:webHidden/>
          </w:rPr>
          <w:instrText xml:space="preserve"> PAGEREF _Toc452643148 \h </w:instrText>
        </w:r>
        <w:r w:rsidR="00D64537">
          <w:rPr>
            <w:noProof/>
            <w:webHidden/>
          </w:rPr>
        </w:r>
        <w:r w:rsidR="00D64537">
          <w:rPr>
            <w:noProof/>
            <w:webHidden/>
          </w:rPr>
          <w:fldChar w:fldCharType="separate"/>
        </w:r>
        <w:r w:rsidR="00D64537">
          <w:rPr>
            <w:noProof/>
            <w:webHidden/>
          </w:rPr>
          <w:t>46</w:t>
        </w:r>
        <w:r w:rsidR="00D64537">
          <w:rPr>
            <w:noProof/>
            <w:webHidden/>
          </w:rPr>
          <w:fldChar w:fldCharType="end"/>
        </w:r>
      </w:hyperlink>
    </w:p>
    <w:p w14:paraId="06EF6A4F" w14:textId="77777777" w:rsidR="00D64537" w:rsidRDefault="000D1B66">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2643149" w:history="1">
        <w:r w:rsidR="00D64537" w:rsidRPr="00FA1851">
          <w:rPr>
            <w:rStyle w:val="Lienhypertexte"/>
            <w:noProof/>
            <w:lang w:val="en-CA" w:bidi="x-none"/>
          </w:rPr>
          <w:t>8.3.4</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ContactView</w:t>
        </w:r>
        <w:r w:rsidR="00D64537">
          <w:rPr>
            <w:noProof/>
            <w:webHidden/>
          </w:rPr>
          <w:tab/>
        </w:r>
        <w:r w:rsidR="00D64537">
          <w:rPr>
            <w:noProof/>
            <w:webHidden/>
          </w:rPr>
          <w:fldChar w:fldCharType="begin"/>
        </w:r>
        <w:r w:rsidR="00D64537">
          <w:rPr>
            <w:noProof/>
            <w:webHidden/>
          </w:rPr>
          <w:instrText xml:space="preserve"> PAGEREF _Toc452643149 \h </w:instrText>
        </w:r>
        <w:r w:rsidR="00D64537">
          <w:rPr>
            <w:noProof/>
            <w:webHidden/>
          </w:rPr>
        </w:r>
        <w:r w:rsidR="00D64537">
          <w:rPr>
            <w:noProof/>
            <w:webHidden/>
          </w:rPr>
          <w:fldChar w:fldCharType="separate"/>
        </w:r>
        <w:r w:rsidR="00D64537">
          <w:rPr>
            <w:noProof/>
            <w:webHidden/>
          </w:rPr>
          <w:t>52</w:t>
        </w:r>
        <w:r w:rsidR="00D64537">
          <w:rPr>
            <w:noProof/>
            <w:webHidden/>
          </w:rPr>
          <w:fldChar w:fldCharType="end"/>
        </w:r>
      </w:hyperlink>
    </w:p>
    <w:p w14:paraId="29CE0F8C" w14:textId="77777777" w:rsidR="00D64537" w:rsidRDefault="000D1B66">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2643150" w:history="1">
        <w:r w:rsidR="00D64537" w:rsidRPr="00FA1851">
          <w:rPr>
            <w:rStyle w:val="Lienhypertexte"/>
            <w:noProof/>
            <w:lang w:val="en-CA" w:bidi="x-none"/>
          </w:rPr>
          <w:t>8.3.5</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GeologicSpecimenView</w:t>
        </w:r>
        <w:r w:rsidR="00D64537">
          <w:rPr>
            <w:noProof/>
            <w:webHidden/>
          </w:rPr>
          <w:tab/>
        </w:r>
        <w:r w:rsidR="00D64537">
          <w:rPr>
            <w:noProof/>
            <w:webHidden/>
          </w:rPr>
          <w:fldChar w:fldCharType="begin"/>
        </w:r>
        <w:r w:rsidR="00D64537">
          <w:rPr>
            <w:noProof/>
            <w:webHidden/>
          </w:rPr>
          <w:instrText xml:space="preserve"> PAGEREF _Toc452643150 \h </w:instrText>
        </w:r>
        <w:r w:rsidR="00D64537">
          <w:rPr>
            <w:noProof/>
            <w:webHidden/>
          </w:rPr>
        </w:r>
        <w:r w:rsidR="00D64537">
          <w:rPr>
            <w:noProof/>
            <w:webHidden/>
          </w:rPr>
          <w:fldChar w:fldCharType="separate"/>
        </w:r>
        <w:r w:rsidR="00D64537">
          <w:rPr>
            <w:noProof/>
            <w:webHidden/>
          </w:rPr>
          <w:t>55</w:t>
        </w:r>
        <w:r w:rsidR="00D64537">
          <w:rPr>
            <w:noProof/>
            <w:webHidden/>
          </w:rPr>
          <w:fldChar w:fldCharType="end"/>
        </w:r>
      </w:hyperlink>
    </w:p>
    <w:p w14:paraId="61374633" w14:textId="77777777" w:rsidR="00D64537" w:rsidRDefault="000D1B66">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2643151" w:history="1">
        <w:r w:rsidR="00D64537" w:rsidRPr="00FA1851">
          <w:rPr>
            <w:rStyle w:val="Lienhypertexte"/>
            <w:noProof/>
            <w:lang w:val="en-CA" w:bidi="x-none"/>
          </w:rPr>
          <w:t>8.3.6</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GeomorphologicUnitView</w:t>
        </w:r>
        <w:r w:rsidR="00D64537">
          <w:rPr>
            <w:noProof/>
            <w:webHidden/>
          </w:rPr>
          <w:tab/>
        </w:r>
        <w:r w:rsidR="00D64537">
          <w:rPr>
            <w:noProof/>
            <w:webHidden/>
          </w:rPr>
          <w:fldChar w:fldCharType="begin"/>
        </w:r>
        <w:r w:rsidR="00D64537">
          <w:rPr>
            <w:noProof/>
            <w:webHidden/>
          </w:rPr>
          <w:instrText xml:space="preserve"> PAGEREF _Toc452643151 \h </w:instrText>
        </w:r>
        <w:r w:rsidR="00D64537">
          <w:rPr>
            <w:noProof/>
            <w:webHidden/>
          </w:rPr>
        </w:r>
        <w:r w:rsidR="00D64537">
          <w:rPr>
            <w:noProof/>
            <w:webHidden/>
          </w:rPr>
          <w:fldChar w:fldCharType="separate"/>
        </w:r>
        <w:r w:rsidR="00D64537">
          <w:rPr>
            <w:noProof/>
            <w:webHidden/>
          </w:rPr>
          <w:t>59</w:t>
        </w:r>
        <w:r w:rsidR="00D64537">
          <w:rPr>
            <w:noProof/>
            <w:webHidden/>
          </w:rPr>
          <w:fldChar w:fldCharType="end"/>
        </w:r>
      </w:hyperlink>
    </w:p>
    <w:p w14:paraId="208CF24A" w14:textId="77777777" w:rsidR="00D64537" w:rsidRDefault="000D1B66">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2643152" w:history="1">
        <w:r w:rsidR="00D64537" w:rsidRPr="00FA1851">
          <w:rPr>
            <w:rStyle w:val="Lienhypertexte"/>
            <w:noProof/>
            <w:lang w:val="en-CA" w:bidi="x-none"/>
          </w:rPr>
          <w:t>8.3.7</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ShearDisplacementStructureView</w:t>
        </w:r>
        <w:r w:rsidR="00D64537">
          <w:rPr>
            <w:noProof/>
            <w:webHidden/>
          </w:rPr>
          <w:tab/>
        </w:r>
        <w:r w:rsidR="00D64537">
          <w:rPr>
            <w:noProof/>
            <w:webHidden/>
          </w:rPr>
          <w:fldChar w:fldCharType="begin"/>
        </w:r>
        <w:r w:rsidR="00D64537">
          <w:rPr>
            <w:noProof/>
            <w:webHidden/>
          </w:rPr>
          <w:instrText xml:space="preserve"> PAGEREF _Toc452643152 \h </w:instrText>
        </w:r>
        <w:r w:rsidR="00D64537">
          <w:rPr>
            <w:noProof/>
            <w:webHidden/>
          </w:rPr>
        </w:r>
        <w:r w:rsidR="00D64537">
          <w:rPr>
            <w:noProof/>
            <w:webHidden/>
          </w:rPr>
          <w:fldChar w:fldCharType="separate"/>
        </w:r>
        <w:r w:rsidR="00D64537">
          <w:rPr>
            <w:noProof/>
            <w:webHidden/>
          </w:rPr>
          <w:t>64</w:t>
        </w:r>
        <w:r w:rsidR="00D64537">
          <w:rPr>
            <w:noProof/>
            <w:webHidden/>
          </w:rPr>
          <w:fldChar w:fldCharType="end"/>
        </w:r>
      </w:hyperlink>
    </w:p>
    <w:p w14:paraId="5A37B99A" w14:textId="77777777" w:rsidR="00D64537" w:rsidRDefault="000D1B66">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2643153" w:history="1">
        <w:r w:rsidR="00D64537" w:rsidRPr="00FA1851">
          <w:rPr>
            <w:rStyle w:val="Lienhypertexte"/>
            <w:noProof/>
            <w:lang w:val="en-CA" w:bidi="x-none"/>
          </w:rPr>
          <w:t>8.3.8</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SiteObservationView</w:t>
        </w:r>
        <w:r w:rsidR="00D64537">
          <w:rPr>
            <w:noProof/>
            <w:webHidden/>
          </w:rPr>
          <w:tab/>
        </w:r>
        <w:r w:rsidR="00D64537">
          <w:rPr>
            <w:noProof/>
            <w:webHidden/>
          </w:rPr>
          <w:fldChar w:fldCharType="begin"/>
        </w:r>
        <w:r w:rsidR="00D64537">
          <w:rPr>
            <w:noProof/>
            <w:webHidden/>
          </w:rPr>
          <w:instrText xml:space="preserve"> PAGEREF _Toc452643153 \h </w:instrText>
        </w:r>
        <w:r w:rsidR="00D64537">
          <w:rPr>
            <w:noProof/>
            <w:webHidden/>
          </w:rPr>
        </w:r>
        <w:r w:rsidR="00D64537">
          <w:rPr>
            <w:noProof/>
            <w:webHidden/>
          </w:rPr>
          <w:fldChar w:fldCharType="separate"/>
        </w:r>
        <w:r w:rsidR="00D64537">
          <w:rPr>
            <w:noProof/>
            <w:webHidden/>
          </w:rPr>
          <w:t>70</w:t>
        </w:r>
        <w:r w:rsidR="00D64537">
          <w:rPr>
            <w:noProof/>
            <w:webHidden/>
          </w:rPr>
          <w:fldChar w:fldCharType="end"/>
        </w:r>
      </w:hyperlink>
    </w:p>
    <w:p w14:paraId="26D8360B" w14:textId="77777777" w:rsidR="00D64537" w:rsidRDefault="000D1B66">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2643154" w:history="1">
        <w:r w:rsidR="00D64537" w:rsidRPr="00FA1851">
          <w:rPr>
            <w:rStyle w:val="Lienhypertexte"/>
            <w:noProof/>
            <w:lang w:val="en-CA"/>
          </w:rPr>
          <w:t>8.4</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 xml:space="preserve">GeoSciML Basic Abstract Requirements Class </w:t>
        </w:r>
        <w:r w:rsidR="00D64537" w:rsidRPr="00FA1851">
          <w:rPr>
            <w:rStyle w:val="Lienhypertexte"/>
            <w:noProof/>
          </w:rPr>
          <w:t>(Normative)</w:t>
        </w:r>
        <w:r w:rsidR="00D64537">
          <w:rPr>
            <w:noProof/>
            <w:webHidden/>
          </w:rPr>
          <w:tab/>
        </w:r>
        <w:r w:rsidR="00D64537">
          <w:rPr>
            <w:noProof/>
            <w:webHidden/>
          </w:rPr>
          <w:fldChar w:fldCharType="begin"/>
        </w:r>
        <w:r w:rsidR="00D64537">
          <w:rPr>
            <w:noProof/>
            <w:webHidden/>
          </w:rPr>
          <w:instrText xml:space="preserve"> PAGEREF _Toc452643154 \h </w:instrText>
        </w:r>
        <w:r w:rsidR="00D64537">
          <w:rPr>
            <w:noProof/>
            <w:webHidden/>
          </w:rPr>
        </w:r>
        <w:r w:rsidR="00D64537">
          <w:rPr>
            <w:noProof/>
            <w:webHidden/>
          </w:rPr>
          <w:fldChar w:fldCharType="separate"/>
        </w:r>
        <w:r w:rsidR="00D64537">
          <w:rPr>
            <w:noProof/>
            <w:webHidden/>
          </w:rPr>
          <w:t>76</w:t>
        </w:r>
        <w:r w:rsidR="00D64537">
          <w:rPr>
            <w:noProof/>
            <w:webHidden/>
          </w:rPr>
          <w:fldChar w:fldCharType="end"/>
        </w:r>
      </w:hyperlink>
    </w:p>
    <w:p w14:paraId="4F9E0974" w14:textId="77777777" w:rsidR="00D64537" w:rsidRDefault="000D1B66">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2643155" w:history="1">
        <w:r w:rsidR="00D64537" w:rsidRPr="00FA1851">
          <w:rPr>
            <w:rStyle w:val="Lienhypertexte"/>
            <w:noProof/>
            <w:lang w:val="en-CA" w:bidi="x-none"/>
          </w:rPr>
          <w:t>8.4.1</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Geology Basic</w:t>
        </w:r>
        <w:r w:rsidR="00D64537">
          <w:rPr>
            <w:noProof/>
            <w:webHidden/>
          </w:rPr>
          <w:tab/>
        </w:r>
        <w:r w:rsidR="00D64537">
          <w:rPr>
            <w:noProof/>
            <w:webHidden/>
          </w:rPr>
          <w:fldChar w:fldCharType="begin"/>
        </w:r>
        <w:r w:rsidR="00D64537">
          <w:rPr>
            <w:noProof/>
            <w:webHidden/>
          </w:rPr>
          <w:instrText xml:space="preserve"> PAGEREF _Toc452643155 \h </w:instrText>
        </w:r>
        <w:r w:rsidR="00D64537">
          <w:rPr>
            <w:noProof/>
            <w:webHidden/>
          </w:rPr>
        </w:r>
        <w:r w:rsidR="00D64537">
          <w:rPr>
            <w:noProof/>
            <w:webHidden/>
          </w:rPr>
          <w:fldChar w:fldCharType="separate"/>
        </w:r>
        <w:r w:rsidR="00D64537">
          <w:rPr>
            <w:noProof/>
            <w:webHidden/>
          </w:rPr>
          <w:t>77</w:t>
        </w:r>
        <w:r w:rsidR="00D64537">
          <w:rPr>
            <w:noProof/>
            <w:webHidden/>
          </w:rPr>
          <w:fldChar w:fldCharType="end"/>
        </w:r>
      </w:hyperlink>
    </w:p>
    <w:p w14:paraId="7CDD8F96" w14:textId="77777777" w:rsidR="00D64537" w:rsidRDefault="000D1B66">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2643156" w:history="1">
        <w:r w:rsidR="00D64537" w:rsidRPr="00FA1851">
          <w:rPr>
            <w:rStyle w:val="Lienhypertexte"/>
            <w:noProof/>
            <w:lang w:bidi="x-none"/>
          </w:rPr>
          <w:t>8.4.2</w:t>
        </w:r>
        <w:r w:rsidR="00D64537">
          <w:rPr>
            <w:rFonts w:asciiTheme="minorHAnsi" w:eastAsiaTheme="minorEastAsia" w:hAnsiTheme="minorHAnsi" w:cstheme="minorBidi"/>
            <w:noProof/>
            <w:sz w:val="22"/>
            <w:szCs w:val="22"/>
            <w:lang w:val="en-CA" w:eastAsia="en-CA"/>
          </w:rPr>
          <w:tab/>
        </w:r>
        <w:r w:rsidR="00D64537" w:rsidRPr="00FA1851">
          <w:rPr>
            <w:rStyle w:val="Lienhypertexte"/>
            <w:noProof/>
          </w:rPr>
          <w:t>Geologic Event</w:t>
        </w:r>
        <w:r w:rsidR="00D64537">
          <w:rPr>
            <w:noProof/>
            <w:webHidden/>
          </w:rPr>
          <w:tab/>
        </w:r>
        <w:r w:rsidR="00D64537">
          <w:rPr>
            <w:noProof/>
            <w:webHidden/>
          </w:rPr>
          <w:fldChar w:fldCharType="begin"/>
        </w:r>
        <w:r w:rsidR="00D64537">
          <w:rPr>
            <w:noProof/>
            <w:webHidden/>
          </w:rPr>
          <w:instrText xml:space="preserve"> PAGEREF _Toc452643156 \h </w:instrText>
        </w:r>
        <w:r w:rsidR="00D64537">
          <w:rPr>
            <w:noProof/>
            <w:webHidden/>
          </w:rPr>
        </w:r>
        <w:r w:rsidR="00D64537">
          <w:rPr>
            <w:noProof/>
            <w:webHidden/>
          </w:rPr>
          <w:fldChar w:fldCharType="separate"/>
        </w:r>
        <w:r w:rsidR="00D64537">
          <w:rPr>
            <w:noProof/>
            <w:webHidden/>
          </w:rPr>
          <w:t>89</w:t>
        </w:r>
        <w:r w:rsidR="00D64537">
          <w:rPr>
            <w:noProof/>
            <w:webHidden/>
          </w:rPr>
          <w:fldChar w:fldCharType="end"/>
        </w:r>
      </w:hyperlink>
    </w:p>
    <w:p w14:paraId="5ADA75A3" w14:textId="77777777" w:rsidR="00D64537" w:rsidRDefault="000D1B66">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2643157" w:history="1">
        <w:r w:rsidR="00D64537" w:rsidRPr="00FA1851">
          <w:rPr>
            <w:rStyle w:val="Lienhypertexte"/>
            <w:noProof/>
            <w:lang w:bidi="x-none"/>
          </w:rPr>
          <w:t>8.4.3</w:t>
        </w:r>
        <w:r w:rsidR="00D64537">
          <w:rPr>
            <w:rFonts w:asciiTheme="minorHAnsi" w:eastAsiaTheme="minorEastAsia" w:hAnsiTheme="minorHAnsi" w:cstheme="minorBidi"/>
            <w:noProof/>
            <w:sz w:val="22"/>
            <w:szCs w:val="22"/>
            <w:lang w:val="en-CA" w:eastAsia="en-CA"/>
          </w:rPr>
          <w:tab/>
        </w:r>
        <w:r w:rsidR="00D64537" w:rsidRPr="00FA1851">
          <w:rPr>
            <w:rStyle w:val="Lienhypertexte"/>
            <w:noProof/>
          </w:rPr>
          <w:t>Geologic Structure</w:t>
        </w:r>
        <w:r w:rsidR="00D64537">
          <w:rPr>
            <w:noProof/>
            <w:webHidden/>
          </w:rPr>
          <w:tab/>
        </w:r>
        <w:r w:rsidR="00D64537">
          <w:rPr>
            <w:noProof/>
            <w:webHidden/>
          </w:rPr>
          <w:fldChar w:fldCharType="begin"/>
        </w:r>
        <w:r w:rsidR="00D64537">
          <w:rPr>
            <w:noProof/>
            <w:webHidden/>
          </w:rPr>
          <w:instrText xml:space="preserve"> PAGEREF _Toc452643157 \h </w:instrText>
        </w:r>
        <w:r w:rsidR="00D64537">
          <w:rPr>
            <w:noProof/>
            <w:webHidden/>
          </w:rPr>
        </w:r>
        <w:r w:rsidR="00D64537">
          <w:rPr>
            <w:noProof/>
            <w:webHidden/>
          </w:rPr>
          <w:fldChar w:fldCharType="separate"/>
        </w:r>
        <w:r w:rsidR="00D64537">
          <w:rPr>
            <w:noProof/>
            <w:webHidden/>
          </w:rPr>
          <w:t>92</w:t>
        </w:r>
        <w:r w:rsidR="00D64537">
          <w:rPr>
            <w:noProof/>
            <w:webHidden/>
          </w:rPr>
          <w:fldChar w:fldCharType="end"/>
        </w:r>
      </w:hyperlink>
    </w:p>
    <w:p w14:paraId="09DFC9B5" w14:textId="77777777" w:rsidR="00D64537" w:rsidRDefault="000D1B66">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2643158" w:history="1">
        <w:r w:rsidR="00D64537" w:rsidRPr="00FA1851">
          <w:rPr>
            <w:rStyle w:val="Lienhypertexte"/>
            <w:noProof/>
            <w:lang w:bidi="x-none"/>
          </w:rPr>
          <w:t>8.4.4</w:t>
        </w:r>
        <w:r w:rsidR="00D64537">
          <w:rPr>
            <w:rFonts w:asciiTheme="minorHAnsi" w:eastAsiaTheme="minorEastAsia" w:hAnsiTheme="minorHAnsi" w:cstheme="minorBidi"/>
            <w:noProof/>
            <w:sz w:val="22"/>
            <w:szCs w:val="22"/>
            <w:lang w:val="en-CA" w:eastAsia="en-CA"/>
          </w:rPr>
          <w:tab/>
        </w:r>
        <w:r w:rsidR="00D64537" w:rsidRPr="00FA1851">
          <w:rPr>
            <w:rStyle w:val="Lienhypertexte"/>
            <w:noProof/>
          </w:rPr>
          <w:t>Geomorphology</w:t>
        </w:r>
        <w:r w:rsidR="00D64537">
          <w:rPr>
            <w:noProof/>
            <w:webHidden/>
          </w:rPr>
          <w:tab/>
        </w:r>
        <w:r w:rsidR="00D64537">
          <w:rPr>
            <w:noProof/>
            <w:webHidden/>
          </w:rPr>
          <w:fldChar w:fldCharType="begin"/>
        </w:r>
        <w:r w:rsidR="00D64537">
          <w:rPr>
            <w:noProof/>
            <w:webHidden/>
          </w:rPr>
          <w:instrText xml:space="preserve"> PAGEREF _Toc452643158 \h </w:instrText>
        </w:r>
        <w:r w:rsidR="00D64537">
          <w:rPr>
            <w:noProof/>
            <w:webHidden/>
          </w:rPr>
        </w:r>
        <w:r w:rsidR="00D64537">
          <w:rPr>
            <w:noProof/>
            <w:webHidden/>
          </w:rPr>
          <w:fldChar w:fldCharType="separate"/>
        </w:r>
        <w:r w:rsidR="00D64537">
          <w:rPr>
            <w:noProof/>
            <w:webHidden/>
          </w:rPr>
          <w:t>99</w:t>
        </w:r>
        <w:r w:rsidR="00D64537">
          <w:rPr>
            <w:noProof/>
            <w:webHidden/>
          </w:rPr>
          <w:fldChar w:fldCharType="end"/>
        </w:r>
      </w:hyperlink>
    </w:p>
    <w:p w14:paraId="6949CFE9" w14:textId="77777777" w:rsidR="00D64537" w:rsidRDefault="000D1B66">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2643159" w:history="1">
        <w:r w:rsidR="00D64537" w:rsidRPr="00FA1851">
          <w:rPr>
            <w:rStyle w:val="Lienhypertexte"/>
            <w:noProof/>
            <w:lang w:val="en-CA" w:bidi="x-none"/>
          </w:rPr>
          <w:t>8.4.5</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Collection</w:t>
        </w:r>
        <w:r w:rsidR="00D64537">
          <w:rPr>
            <w:noProof/>
            <w:webHidden/>
          </w:rPr>
          <w:tab/>
        </w:r>
        <w:r w:rsidR="00D64537">
          <w:rPr>
            <w:noProof/>
            <w:webHidden/>
          </w:rPr>
          <w:fldChar w:fldCharType="begin"/>
        </w:r>
        <w:r w:rsidR="00D64537">
          <w:rPr>
            <w:noProof/>
            <w:webHidden/>
          </w:rPr>
          <w:instrText xml:space="preserve"> PAGEREF _Toc452643159 \h </w:instrText>
        </w:r>
        <w:r w:rsidR="00D64537">
          <w:rPr>
            <w:noProof/>
            <w:webHidden/>
          </w:rPr>
        </w:r>
        <w:r w:rsidR="00D64537">
          <w:rPr>
            <w:noProof/>
            <w:webHidden/>
          </w:rPr>
          <w:fldChar w:fldCharType="separate"/>
        </w:r>
        <w:r w:rsidR="00D64537">
          <w:rPr>
            <w:noProof/>
            <w:webHidden/>
          </w:rPr>
          <w:t>101</w:t>
        </w:r>
        <w:r w:rsidR="00D64537">
          <w:rPr>
            <w:noProof/>
            <w:webHidden/>
          </w:rPr>
          <w:fldChar w:fldCharType="end"/>
        </w:r>
      </w:hyperlink>
    </w:p>
    <w:p w14:paraId="4FBA0F76" w14:textId="77777777" w:rsidR="00D64537" w:rsidRDefault="000D1B66">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2643160" w:history="1">
        <w:r w:rsidR="00D64537" w:rsidRPr="00FA1851">
          <w:rPr>
            <w:rStyle w:val="Lienhypertexte"/>
            <w:noProof/>
            <w:lang w:val="en-CA" w:bidi="x-none"/>
          </w:rPr>
          <w:t>8.4.6</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GeoSciML Data Types</w:t>
        </w:r>
        <w:r w:rsidR="00D64537">
          <w:rPr>
            <w:noProof/>
            <w:webHidden/>
          </w:rPr>
          <w:tab/>
        </w:r>
        <w:r w:rsidR="00D64537">
          <w:rPr>
            <w:noProof/>
            <w:webHidden/>
          </w:rPr>
          <w:fldChar w:fldCharType="begin"/>
        </w:r>
        <w:r w:rsidR="00D64537">
          <w:rPr>
            <w:noProof/>
            <w:webHidden/>
          </w:rPr>
          <w:instrText xml:space="preserve"> PAGEREF _Toc452643160 \h </w:instrText>
        </w:r>
        <w:r w:rsidR="00D64537">
          <w:rPr>
            <w:noProof/>
            <w:webHidden/>
          </w:rPr>
        </w:r>
        <w:r w:rsidR="00D64537">
          <w:rPr>
            <w:noProof/>
            <w:webHidden/>
          </w:rPr>
          <w:fldChar w:fldCharType="separate"/>
        </w:r>
        <w:r w:rsidR="00D64537">
          <w:rPr>
            <w:noProof/>
            <w:webHidden/>
          </w:rPr>
          <w:t>104</w:t>
        </w:r>
        <w:r w:rsidR="00D64537">
          <w:rPr>
            <w:noProof/>
            <w:webHidden/>
          </w:rPr>
          <w:fldChar w:fldCharType="end"/>
        </w:r>
      </w:hyperlink>
    </w:p>
    <w:p w14:paraId="2FEFF856" w14:textId="77777777" w:rsidR="00D64537" w:rsidRDefault="000D1B66">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2643161" w:history="1">
        <w:r w:rsidR="00D64537" w:rsidRPr="00FA1851">
          <w:rPr>
            <w:rStyle w:val="Lienhypertexte"/>
            <w:noProof/>
            <w:lang w:val="en-CA" w:bidi="x-none"/>
          </w:rPr>
          <w:t>8.4.7</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GeoSciML basic vocabularies</w:t>
        </w:r>
        <w:r w:rsidR="00D64537">
          <w:rPr>
            <w:noProof/>
            <w:webHidden/>
          </w:rPr>
          <w:tab/>
        </w:r>
        <w:r w:rsidR="00D64537">
          <w:rPr>
            <w:noProof/>
            <w:webHidden/>
          </w:rPr>
          <w:fldChar w:fldCharType="begin"/>
        </w:r>
        <w:r w:rsidR="00D64537">
          <w:rPr>
            <w:noProof/>
            <w:webHidden/>
          </w:rPr>
          <w:instrText xml:space="preserve"> PAGEREF _Toc452643161 \h </w:instrText>
        </w:r>
        <w:r w:rsidR="00D64537">
          <w:rPr>
            <w:noProof/>
            <w:webHidden/>
          </w:rPr>
        </w:r>
        <w:r w:rsidR="00D64537">
          <w:rPr>
            <w:noProof/>
            <w:webHidden/>
          </w:rPr>
          <w:fldChar w:fldCharType="separate"/>
        </w:r>
        <w:r w:rsidR="00D64537">
          <w:rPr>
            <w:noProof/>
            <w:webHidden/>
          </w:rPr>
          <w:t>110</w:t>
        </w:r>
        <w:r w:rsidR="00D64537">
          <w:rPr>
            <w:noProof/>
            <w:webHidden/>
          </w:rPr>
          <w:fldChar w:fldCharType="end"/>
        </w:r>
      </w:hyperlink>
    </w:p>
    <w:p w14:paraId="2416C63F" w14:textId="77777777" w:rsidR="00D64537" w:rsidRDefault="000D1B66">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2643162" w:history="1">
        <w:r w:rsidR="00D64537" w:rsidRPr="00FA1851">
          <w:rPr>
            <w:rStyle w:val="Lienhypertexte"/>
            <w:noProof/>
            <w:lang w:val="en-CA" w:bidi="x-none"/>
          </w:rPr>
          <w:t>8.4.8</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Instance example</w:t>
        </w:r>
        <w:r w:rsidR="00D64537">
          <w:rPr>
            <w:noProof/>
            <w:webHidden/>
          </w:rPr>
          <w:tab/>
        </w:r>
        <w:r w:rsidR="00D64537">
          <w:rPr>
            <w:noProof/>
            <w:webHidden/>
          </w:rPr>
          <w:fldChar w:fldCharType="begin"/>
        </w:r>
        <w:r w:rsidR="00D64537">
          <w:rPr>
            <w:noProof/>
            <w:webHidden/>
          </w:rPr>
          <w:instrText xml:space="preserve"> PAGEREF _Toc452643162 \h </w:instrText>
        </w:r>
        <w:r w:rsidR="00D64537">
          <w:rPr>
            <w:noProof/>
            <w:webHidden/>
          </w:rPr>
        </w:r>
        <w:r w:rsidR="00D64537">
          <w:rPr>
            <w:noProof/>
            <w:webHidden/>
          </w:rPr>
          <w:fldChar w:fldCharType="separate"/>
        </w:r>
        <w:r w:rsidR="00D64537">
          <w:rPr>
            <w:noProof/>
            <w:webHidden/>
          </w:rPr>
          <w:t>112</w:t>
        </w:r>
        <w:r w:rsidR="00D64537">
          <w:rPr>
            <w:noProof/>
            <w:webHidden/>
          </w:rPr>
          <w:fldChar w:fldCharType="end"/>
        </w:r>
      </w:hyperlink>
    </w:p>
    <w:p w14:paraId="18C031E9" w14:textId="77777777" w:rsidR="00D64537" w:rsidRDefault="000D1B66">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2643163" w:history="1">
        <w:r w:rsidR="00D64537" w:rsidRPr="00FA1851">
          <w:rPr>
            <w:rStyle w:val="Lienhypertexte"/>
            <w:noProof/>
            <w:lang w:val="en-CA"/>
          </w:rPr>
          <w:t>8.5</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 xml:space="preserve">GeoSciML Extension Requirements Class </w:t>
        </w:r>
        <w:r w:rsidR="00D64537" w:rsidRPr="00FA1851">
          <w:rPr>
            <w:rStyle w:val="Lienhypertexte"/>
            <w:noProof/>
          </w:rPr>
          <w:t>(Normative)</w:t>
        </w:r>
        <w:r w:rsidR="00D64537">
          <w:rPr>
            <w:noProof/>
            <w:webHidden/>
          </w:rPr>
          <w:tab/>
        </w:r>
        <w:r w:rsidR="00D64537">
          <w:rPr>
            <w:noProof/>
            <w:webHidden/>
          </w:rPr>
          <w:fldChar w:fldCharType="begin"/>
        </w:r>
        <w:r w:rsidR="00D64537">
          <w:rPr>
            <w:noProof/>
            <w:webHidden/>
          </w:rPr>
          <w:instrText xml:space="preserve"> PAGEREF _Toc452643163 \h </w:instrText>
        </w:r>
        <w:r w:rsidR="00D64537">
          <w:rPr>
            <w:noProof/>
            <w:webHidden/>
          </w:rPr>
        </w:r>
        <w:r w:rsidR="00D64537">
          <w:rPr>
            <w:noProof/>
            <w:webHidden/>
          </w:rPr>
          <w:fldChar w:fldCharType="separate"/>
        </w:r>
        <w:r w:rsidR="00D64537">
          <w:rPr>
            <w:noProof/>
            <w:webHidden/>
          </w:rPr>
          <w:t>115</w:t>
        </w:r>
        <w:r w:rsidR="00D64537">
          <w:rPr>
            <w:noProof/>
            <w:webHidden/>
          </w:rPr>
          <w:fldChar w:fldCharType="end"/>
        </w:r>
      </w:hyperlink>
    </w:p>
    <w:p w14:paraId="20477503" w14:textId="77777777" w:rsidR="00D64537" w:rsidRDefault="000D1B66">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2643164" w:history="1">
        <w:r w:rsidR="00D64537" w:rsidRPr="00FA1851">
          <w:rPr>
            <w:rStyle w:val="Lienhypertexte"/>
            <w:noProof/>
            <w:lang w:val="en-CA" w:bidi="x-none"/>
          </w:rPr>
          <w:t>8.5.1</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Geologic Relations</w:t>
        </w:r>
        <w:r w:rsidR="00D64537">
          <w:rPr>
            <w:noProof/>
            <w:webHidden/>
          </w:rPr>
          <w:tab/>
        </w:r>
        <w:r w:rsidR="00D64537">
          <w:rPr>
            <w:noProof/>
            <w:webHidden/>
          </w:rPr>
          <w:fldChar w:fldCharType="begin"/>
        </w:r>
        <w:r w:rsidR="00D64537">
          <w:rPr>
            <w:noProof/>
            <w:webHidden/>
          </w:rPr>
          <w:instrText xml:space="preserve"> PAGEREF _Toc452643164 \h </w:instrText>
        </w:r>
        <w:r w:rsidR="00D64537">
          <w:rPr>
            <w:noProof/>
            <w:webHidden/>
          </w:rPr>
        </w:r>
        <w:r w:rsidR="00D64537">
          <w:rPr>
            <w:noProof/>
            <w:webHidden/>
          </w:rPr>
          <w:fldChar w:fldCharType="separate"/>
        </w:r>
        <w:r w:rsidR="00D64537">
          <w:rPr>
            <w:noProof/>
            <w:webHidden/>
          </w:rPr>
          <w:t>116</w:t>
        </w:r>
        <w:r w:rsidR="00D64537">
          <w:rPr>
            <w:noProof/>
            <w:webHidden/>
          </w:rPr>
          <w:fldChar w:fldCharType="end"/>
        </w:r>
      </w:hyperlink>
    </w:p>
    <w:p w14:paraId="7060C4DC" w14:textId="77777777" w:rsidR="00D64537" w:rsidRDefault="000D1B66">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2643165" w:history="1">
        <w:r w:rsidR="00D64537" w:rsidRPr="00FA1851">
          <w:rPr>
            <w:rStyle w:val="Lienhypertexte"/>
            <w:noProof/>
            <w:lang w:val="en-CA" w:bidi="x-none"/>
          </w:rPr>
          <w:t>8.5.2</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Earth material details</w:t>
        </w:r>
        <w:r w:rsidR="00D64537">
          <w:rPr>
            <w:noProof/>
            <w:webHidden/>
          </w:rPr>
          <w:tab/>
        </w:r>
        <w:r w:rsidR="00D64537">
          <w:rPr>
            <w:noProof/>
            <w:webHidden/>
          </w:rPr>
          <w:fldChar w:fldCharType="begin"/>
        </w:r>
        <w:r w:rsidR="00D64537">
          <w:rPr>
            <w:noProof/>
            <w:webHidden/>
          </w:rPr>
          <w:instrText xml:space="preserve"> PAGEREF _Toc452643165 \h </w:instrText>
        </w:r>
        <w:r w:rsidR="00D64537">
          <w:rPr>
            <w:noProof/>
            <w:webHidden/>
          </w:rPr>
        </w:r>
        <w:r w:rsidR="00D64537">
          <w:rPr>
            <w:noProof/>
            <w:webHidden/>
          </w:rPr>
          <w:fldChar w:fldCharType="separate"/>
        </w:r>
        <w:r w:rsidR="00D64537">
          <w:rPr>
            <w:noProof/>
            <w:webHidden/>
          </w:rPr>
          <w:t>121</w:t>
        </w:r>
        <w:r w:rsidR="00D64537">
          <w:rPr>
            <w:noProof/>
            <w:webHidden/>
          </w:rPr>
          <w:fldChar w:fldCharType="end"/>
        </w:r>
      </w:hyperlink>
    </w:p>
    <w:p w14:paraId="4B6D24C8" w14:textId="77777777" w:rsidR="00D64537" w:rsidRDefault="000D1B66">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2643166" w:history="1">
        <w:r w:rsidR="00D64537" w:rsidRPr="00FA1851">
          <w:rPr>
            <w:rStyle w:val="Lienhypertexte"/>
            <w:noProof/>
            <w:lang w:bidi="x-none"/>
          </w:rPr>
          <w:t>8.5.3</w:t>
        </w:r>
        <w:r w:rsidR="00D64537">
          <w:rPr>
            <w:rFonts w:asciiTheme="minorHAnsi" w:eastAsiaTheme="minorEastAsia" w:hAnsiTheme="minorHAnsi" w:cstheme="minorBidi"/>
            <w:noProof/>
            <w:sz w:val="22"/>
            <w:szCs w:val="22"/>
            <w:lang w:val="en-CA" w:eastAsia="en-CA"/>
          </w:rPr>
          <w:tab/>
        </w:r>
        <w:r w:rsidR="00D64537" w:rsidRPr="00FA1851">
          <w:rPr>
            <w:rStyle w:val="Lienhypertexte"/>
            <w:noProof/>
          </w:rPr>
          <w:t>GeologicAgeDetails</w:t>
        </w:r>
        <w:r w:rsidR="00D64537">
          <w:rPr>
            <w:noProof/>
            <w:webHidden/>
          </w:rPr>
          <w:tab/>
        </w:r>
        <w:r w:rsidR="00D64537">
          <w:rPr>
            <w:noProof/>
            <w:webHidden/>
          </w:rPr>
          <w:fldChar w:fldCharType="begin"/>
        </w:r>
        <w:r w:rsidR="00D64537">
          <w:rPr>
            <w:noProof/>
            <w:webHidden/>
          </w:rPr>
          <w:instrText xml:space="preserve"> PAGEREF _Toc452643166 \h </w:instrText>
        </w:r>
        <w:r w:rsidR="00D64537">
          <w:rPr>
            <w:noProof/>
            <w:webHidden/>
          </w:rPr>
        </w:r>
        <w:r w:rsidR="00D64537">
          <w:rPr>
            <w:noProof/>
            <w:webHidden/>
          </w:rPr>
          <w:fldChar w:fldCharType="separate"/>
        </w:r>
        <w:r w:rsidR="00D64537">
          <w:rPr>
            <w:noProof/>
            <w:webHidden/>
          </w:rPr>
          <w:t>139</w:t>
        </w:r>
        <w:r w:rsidR="00D64537">
          <w:rPr>
            <w:noProof/>
            <w:webHidden/>
          </w:rPr>
          <w:fldChar w:fldCharType="end"/>
        </w:r>
      </w:hyperlink>
    </w:p>
    <w:p w14:paraId="3528E60C" w14:textId="77777777" w:rsidR="00D64537" w:rsidRDefault="000D1B66">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2643167" w:history="1">
        <w:r w:rsidR="00D64537" w:rsidRPr="00FA1851">
          <w:rPr>
            <w:rStyle w:val="Lienhypertexte"/>
            <w:noProof/>
            <w:lang w:bidi="x-none"/>
          </w:rPr>
          <w:t>8.5.4</w:t>
        </w:r>
        <w:r w:rsidR="00D64537">
          <w:rPr>
            <w:rFonts w:asciiTheme="minorHAnsi" w:eastAsiaTheme="minorEastAsia" w:hAnsiTheme="minorHAnsi" w:cstheme="minorBidi"/>
            <w:noProof/>
            <w:sz w:val="22"/>
            <w:szCs w:val="22"/>
            <w:lang w:val="en-CA" w:eastAsia="en-CA"/>
          </w:rPr>
          <w:tab/>
        </w:r>
        <w:r w:rsidR="00D64537" w:rsidRPr="00FA1851">
          <w:rPr>
            <w:rStyle w:val="Lienhypertexte"/>
            <w:noProof/>
          </w:rPr>
          <w:t>Geologic Structure Details</w:t>
        </w:r>
        <w:r w:rsidR="00D64537">
          <w:rPr>
            <w:noProof/>
            <w:webHidden/>
          </w:rPr>
          <w:tab/>
        </w:r>
        <w:r w:rsidR="00D64537">
          <w:rPr>
            <w:noProof/>
            <w:webHidden/>
          </w:rPr>
          <w:fldChar w:fldCharType="begin"/>
        </w:r>
        <w:r w:rsidR="00D64537">
          <w:rPr>
            <w:noProof/>
            <w:webHidden/>
          </w:rPr>
          <w:instrText xml:space="preserve"> PAGEREF _Toc452643167 \h </w:instrText>
        </w:r>
        <w:r w:rsidR="00D64537">
          <w:rPr>
            <w:noProof/>
            <w:webHidden/>
          </w:rPr>
        </w:r>
        <w:r w:rsidR="00D64537">
          <w:rPr>
            <w:noProof/>
            <w:webHidden/>
          </w:rPr>
          <w:fldChar w:fldCharType="separate"/>
        </w:r>
        <w:r w:rsidR="00D64537">
          <w:rPr>
            <w:noProof/>
            <w:webHidden/>
          </w:rPr>
          <w:t>141</w:t>
        </w:r>
        <w:r w:rsidR="00D64537">
          <w:rPr>
            <w:noProof/>
            <w:webHidden/>
          </w:rPr>
          <w:fldChar w:fldCharType="end"/>
        </w:r>
      </w:hyperlink>
    </w:p>
    <w:p w14:paraId="7D0E2895" w14:textId="77777777" w:rsidR="00D64537" w:rsidRDefault="000D1B66">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2643168" w:history="1">
        <w:r w:rsidR="00D64537" w:rsidRPr="00FA1851">
          <w:rPr>
            <w:rStyle w:val="Lienhypertexte"/>
            <w:noProof/>
            <w:lang w:bidi="x-none"/>
          </w:rPr>
          <w:t>8.5.5</w:t>
        </w:r>
        <w:r w:rsidR="00D64537">
          <w:rPr>
            <w:rFonts w:asciiTheme="minorHAnsi" w:eastAsiaTheme="minorEastAsia" w:hAnsiTheme="minorHAnsi" w:cstheme="minorBidi"/>
            <w:noProof/>
            <w:sz w:val="22"/>
            <w:szCs w:val="22"/>
            <w:lang w:val="en-CA" w:eastAsia="en-CA"/>
          </w:rPr>
          <w:tab/>
        </w:r>
        <w:r w:rsidR="00D64537" w:rsidRPr="00FA1851">
          <w:rPr>
            <w:rStyle w:val="Lienhypertexte"/>
            <w:noProof/>
          </w:rPr>
          <w:t>Geologic Unit Details</w:t>
        </w:r>
        <w:r w:rsidR="00D64537">
          <w:rPr>
            <w:noProof/>
            <w:webHidden/>
          </w:rPr>
          <w:tab/>
        </w:r>
        <w:r w:rsidR="00D64537">
          <w:rPr>
            <w:noProof/>
            <w:webHidden/>
          </w:rPr>
          <w:fldChar w:fldCharType="begin"/>
        </w:r>
        <w:r w:rsidR="00D64537">
          <w:rPr>
            <w:noProof/>
            <w:webHidden/>
          </w:rPr>
          <w:instrText xml:space="preserve"> PAGEREF _Toc452643168 \h </w:instrText>
        </w:r>
        <w:r w:rsidR="00D64537">
          <w:rPr>
            <w:noProof/>
            <w:webHidden/>
          </w:rPr>
        </w:r>
        <w:r w:rsidR="00D64537">
          <w:rPr>
            <w:noProof/>
            <w:webHidden/>
          </w:rPr>
          <w:fldChar w:fldCharType="separate"/>
        </w:r>
        <w:r w:rsidR="00D64537">
          <w:rPr>
            <w:noProof/>
            <w:webHidden/>
          </w:rPr>
          <w:t>156</w:t>
        </w:r>
        <w:r w:rsidR="00D64537">
          <w:rPr>
            <w:noProof/>
            <w:webHidden/>
          </w:rPr>
          <w:fldChar w:fldCharType="end"/>
        </w:r>
      </w:hyperlink>
    </w:p>
    <w:p w14:paraId="2337CE3F" w14:textId="77777777" w:rsidR="00D64537" w:rsidRDefault="000D1B66">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2643169" w:history="1">
        <w:r w:rsidR="00D64537" w:rsidRPr="00FA1851">
          <w:rPr>
            <w:rStyle w:val="Lienhypertexte"/>
            <w:noProof/>
            <w:lang w:bidi="x-none"/>
          </w:rPr>
          <w:t>8.5.6</w:t>
        </w:r>
        <w:r w:rsidR="00D64537">
          <w:rPr>
            <w:rFonts w:asciiTheme="minorHAnsi" w:eastAsiaTheme="minorEastAsia" w:hAnsiTheme="minorHAnsi" w:cstheme="minorBidi"/>
            <w:noProof/>
            <w:sz w:val="22"/>
            <w:szCs w:val="22"/>
            <w:lang w:val="en-CA" w:eastAsia="en-CA"/>
          </w:rPr>
          <w:tab/>
        </w:r>
        <w:r w:rsidR="00D64537" w:rsidRPr="00FA1851">
          <w:rPr>
            <w:rStyle w:val="Lienhypertexte"/>
            <w:noProof/>
          </w:rPr>
          <w:t>GeoSciML extension vocabularies</w:t>
        </w:r>
        <w:r w:rsidR="00D64537">
          <w:rPr>
            <w:noProof/>
            <w:webHidden/>
          </w:rPr>
          <w:tab/>
        </w:r>
        <w:r w:rsidR="00D64537">
          <w:rPr>
            <w:noProof/>
            <w:webHidden/>
          </w:rPr>
          <w:fldChar w:fldCharType="begin"/>
        </w:r>
        <w:r w:rsidR="00D64537">
          <w:rPr>
            <w:noProof/>
            <w:webHidden/>
          </w:rPr>
          <w:instrText xml:space="preserve"> PAGEREF _Toc452643169 \h </w:instrText>
        </w:r>
        <w:r w:rsidR="00D64537">
          <w:rPr>
            <w:noProof/>
            <w:webHidden/>
          </w:rPr>
        </w:r>
        <w:r w:rsidR="00D64537">
          <w:rPr>
            <w:noProof/>
            <w:webHidden/>
          </w:rPr>
          <w:fldChar w:fldCharType="separate"/>
        </w:r>
        <w:r w:rsidR="00D64537">
          <w:rPr>
            <w:noProof/>
            <w:webHidden/>
          </w:rPr>
          <w:t>159</w:t>
        </w:r>
        <w:r w:rsidR="00D64537">
          <w:rPr>
            <w:noProof/>
            <w:webHidden/>
          </w:rPr>
          <w:fldChar w:fldCharType="end"/>
        </w:r>
      </w:hyperlink>
    </w:p>
    <w:p w14:paraId="2EF012F1" w14:textId="77777777" w:rsidR="00D64537" w:rsidRDefault="000D1B66">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2643170" w:history="1">
        <w:r w:rsidR="00D64537" w:rsidRPr="00FA1851">
          <w:rPr>
            <w:rStyle w:val="Lienhypertexte"/>
            <w:noProof/>
            <w:lang w:val="en-CA"/>
          </w:rPr>
          <w:t>8.6</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 xml:space="preserve">GeoSciML GeologicTime Abstract Requirements Class </w:t>
        </w:r>
        <w:r w:rsidR="00D64537" w:rsidRPr="00FA1851">
          <w:rPr>
            <w:rStyle w:val="Lienhypertexte"/>
            <w:noProof/>
          </w:rPr>
          <w:t>(Normative)</w:t>
        </w:r>
        <w:r w:rsidR="00D64537">
          <w:rPr>
            <w:noProof/>
            <w:webHidden/>
          </w:rPr>
          <w:tab/>
        </w:r>
        <w:r w:rsidR="00D64537">
          <w:rPr>
            <w:noProof/>
            <w:webHidden/>
          </w:rPr>
          <w:fldChar w:fldCharType="begin"/>
        </w:r>
        <w:r w:rsidR="00D64537">
          <w:rPr>
            <w:noProof/>
            <w:webHidden/>
          </w:rPr>
          <w:instrText xml:space="preserve"> PAGEREF _Toc452643170 \h </w:instrText>
        </w:r>
        <w:r w:rsidR="00D64537">
          <w:rPr>
            <w:noProof/>
            <w:webHidden/>
          </w:rPr>
        </w:r>
        <w:r w:rsidR="00D64537">
          <w:rPr>
            <w:noProof/>
            <w:webHidden/>
          </w:rPr>
          <w:fldChar w:fldCharType="separate"/>
        </w:r>
        <w:r w:rsidR="00D64537">
          <w:rPr>
            <w:noProof/>
            <w:webHidden/>
          </w:rPr>
          <w:t>161</w:t>
        </w:r>
        <w:r w:rsidR="00D64537">
          <w:rPr>
            <w:noProof/>
            <w:webHidden/>
          </w:rPr>
          <w:fldChar w:fldCharType="end"/>
        </w:r>
      </w:hyperlink>
    </w:p>
    <w:p w14:paraId="4B13690A" w14:textId="77777777" w:rsidR="00D64537" w:rsidRDefault="000D1B66">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2643171" w:history="1">
        <w:r w:rsidR="00D64537" w:rsidRPr="00FA1851">
          <w:rPr>
            <w:rStyle w:val="Lienhypertexte"/>
            <w:noProof/>
            <w:lang w:bidi="x-none"/>
          </w:rPr>
          <w:t>8.6.1</w:t>
        </w:r>
        <w:r w:rsidR="00D64537">
          <w:rPr>
            <w:rFonts w:asciiTheme="minorHAnsi" w:eastAsiaTheme="minorEastAsia" w:hAnsiTheme="minorHAnsi" w:cstheme="minorBidi"/>
            <w:noProof/>
            <w:sz w:val="22"/>
            <w:szCs w:val="22"/>
            <w:lang w:val="en-CA" w:eastAsia="en-CA"/>
          </w:rPr>
          <w:tab/>
        </w:r>
        <w:r w:rsidR="00D64537" w:rsidRPr="00FA1851">
          <w:rPr>
            <w:rStyle w:val="Lienhypertexte"/>
            <w:noProof/>
          </w:rPr>
          <w:t>Global Boundary Stratotype Sections and Points</w:t>
        </w:r>
        <w:r w:rsidR="00D64537">
          <w:rPr>
            <w:noProof/>
            <w:webHidden/>
          </w:rPr>
          <w:tab/>
        </w:r>
        <w:r w:rsidR="00D64537">
          <w:rPr>
            <w:noProof/>
            <w:webHidden/>
          </w:rPr>
          <w:fldChar w:fldCharType="begin"/>
        </w:r>
        <w:r w:rsidR="00D64537">
          <w:rPr>
            <w:noProof/>
            <w:webHidden/>
          </w:rPr>
          <w:instrText xml:space="preserve"> PAGEREF _Toc452643171 \h </w:instrText>
        </w:r>
        <w:r w:rsidR="00D64537">
          <w:rPr>
            <w:noProof/>
            <w:webHidden/>
          </w:rPr>
        </w:r>
        <w:r w:rsidR="00D64537">
          <w:rPr>
            <w:noProof/>
            <w:webHidden/>
          </w:rPr>
          <w:fldChar w:fldCharType="separate"/>
        </w:r>
        <w:r w:rsidR="00D64537">
          <w:rPr>
            <w:noProof/>
            <w:webHidden/>
          </w:rPr>
          <w:t>163</w:t>
        </w:r>
        <w:r w:rsidR="00D64537">
          <w:rPr>
            <w:noProof/>
            <w:webHidden/>
          </w:rPr>
          <w:fldChar w:fldCharType="end"/>
        </w:r>
      </w:hyperlink>
    </w:p>
    <w:p w14:paraId="42B17508" w14:textId="77777777" w:rsidR="00D64537" w:rsidRDefault="000D1B66">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2643172" w:history="1">
        <w:r w:rsidR="00D64537" w:rsidRPr="00FA1851">
          <w:rPr>
            <w:rStyle w:val="Lienhypertexte"/>
            <w:noProof/>
            <w:lang w:bidi="x-none"/>
          </w:rPr>
          <w:t>8.6.2</w:t>
        </w:r>
        <w:r w:rsidR="00D64537">
          <w:rPr>
            <w:rFonts w:asciiTheme="minorHAnsi" w:eastAsiaTheme="minorEastAsia" w:hAnsiTheme="minorHAnsi" w:cstheme="minorBidi"/>
            <w:noProof/>
            <w:sz w:val="22"/>
            <w:szCs w:val="22"/>
            <w:lang w:val="en-CA" w:eastAsia="en-CA"/>
          </w:rPr>
          <w:tab/>
        </w:r>
        <w:r w:rsidR="00D64537" w:rsidRPr="00FA1851">
          <w:rPr>
            <w:rStyle w:val="Lienhypertexte"/>
            <w:noProof/>
          </w:rPr>
          <w:t>Temporal Reference System</w:t>
        </w:r>
        <w:r w:rsidR="00D64537">
          <w:rPr>
            <w:noProof/>
            <w:webHidden/>
          </w:rPr>
          <w:tab/>
        </w:r>
        <w:r w:rsidR="00D64537">
          <w:rPr>
            <w:noProof/>
            <w:webHidden/>
          </w:rPr>
          <w:fldChar w:fldCharType="begin"/>
        </w:r>
        <w:r w:rsidR="00D64537">
          <w:rPr>
            <w:noProof/>
            <w:webHidden/>
          </w:rPr>
          <w:instrText xml:space="preserve"> PAGEREF _Toc452643172 \h </w:instrText>
        </w:r>
        <w:r w:rsidR="00D64537">
          <w:rPr>
            <w:noProof/>
            <w:webHidden/>
          </w:rPr>
        </w:r>
        <w:r w:rsidR="00D64537">
          <w:rPr>
            <w:noProof/>
            <w:webHidden/>
          </w:rPr>
          <w:fldChar w:fldCharType="separate"/>
        </w:r>
        <w:r w:rsidR="00D64537">
          <w:rPr>
            <w:noProof/>
            <w:webHidden/>
          </w:rPr>
          <w:t>167</w:t>
        </w:r>
        <w:r w:rsidR="00D64537">
          <w:rPr>
            <w:noProof/>
            <w:webHidden/>
          </w:rPr>
          <w:fldChar w:fldCharType="end"/>
        </w:r>
      </w:hyperlink>
    </w:p>
    <w:p w14:paraId="2CE389ED" w14:textId="77777777" w:rsidR="00D64537" w:rsidRDefault="000D1B66">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2643173" w:history="1">
        <w:r w:rsidR="00D64537" w:rsidRPr="00FA1851">
          <w:rPr>
            <w:rStyle w:val="Lienhypertexte"/>
            <w:noProof/>
            <w:lang w:bidi="x-none"/>
          </w:rPr>
          <w:t>8.6.3</w:t>
        </w:r>
        <w:r w:rsidR="00D64537">
          <w:rPr>
            <w:rFonts w:asciiTheme="minorHAnsi" w:eastAsiaTheme="minorEastAsia" w:hAnsiTheme="minorHAnsi" w:cstheme="minorBidi"/>
            <w:noProof/>
            <w:sz w:val="22"/>
            <w:szCs w:val="22"/>
            <w:lang w:val="en-CA" w:eastAsia="en-CA"/>
          </w:rPr>
          <w:tab/>
        </w:r>
        <w:r w:rsidR="00D64537" w:rsidRPr="00FA1851">
          <w:rPr>
            <w:rStyle w:val="Lienhypertexte"/>
            <w:noProof/>
          </w:rPr>
          <w:t>Time scale</w:t>
        </w:r>
        <w:r w:rsidR="00D64537">
          <w:rPr>
            <w:noProof/>
            <w:webHidden/>
          </w:rPr>
          <w:tab/>
        </w:r>
        <w:r w:rsidR="00D64537">
          <w:rPr>
            <w:noProof/>
            <w:webHidden/>
          </w:rPr>
          <w:fldChar w:fldCharType="begin"/>
        </w:r>
        <w:r w:rsidR="00D64537">
          <w:rPr>
            <w:noProof/>
            <w:webHidden/>
          </w:rPr>
          <w:instrText xml:space="preserve"> PAGEREF _Toc452643173 \h </w:instrText>
        </w:r>
        <w:r w:rsidR="00D64537">
          <w:rPr>
            <w:noProof/>
            <w:webHidden/>
          </w:rPr>
        </w:r>
        <w:r w:rsidR="00D64537">
          <w:rPr>
            <w:noProof/>
            <w:webHidden/>
          </w:rPr>
          <w:fldChar w:fldCharType="separate"/>
        </w:r>
        <w:r w:rsidR="00D64537">
          <w:rPr>
            <w:noProof/>
            <w:webHidden/>
          </w:rPr>
          <w:t>171</w:t>
        </w:r>
        <w:r w:rsidR="00D64537">
          <w:rPr>
            <w:noProof/>
            <w:webHidden/>
          </w:rPr>
          <w:fldChar w:fldCharType="end"/>
        </w:r>
      </w:hyperlink>
    </w:p>
    <w:p w14:paraId="302F10A8" w14:textId="77777777" w:rsidR="00D64537" w:rsidRDefault="000D1B66">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2643174" w:history="1">
        <w:r w:rsidR="00D64537" w:rsidRPr="00FA1851">
          <w:rPr>
            <w:rStyle w:val="Lienhypertexte"/>
            <w:noProof/>
            <w:lang w:bidi="x-none"/>
          </w:rPr>
          <w:t>8.6.4</w:t>
        </w:r>
        <w:r w:rsidR="00D64537">
          <w:rPr>
            <w:rFonts w:asciiTheme="minorHAnsi" w:eastAsiaTheme="minorEastAsia" w:hAnsiTheme="minorHAnsi" w:cstheme="minorBidi"/>
            <w:noProof/>
            <w:sz w:val="22"/>
            <w:szCs w:val="22"/>
            <w:lang w:val="en-CA" w:eastAsia="en-CA"/>
          </w:rPr>
          <w:tab/>
        </w:r>
        <w:r w:rsidR="00D64537" w:rsidRPr="00FA1851">
          <w:rPr>
            <w:rStyle w:val="Lienhypertexte"/>
            <w:noProof/>
          </w:rPr>
          <w:t>Geologic time vocabularies</w:t>
        </w:r>
        <w:r w:rsidR="00D64537">
          <w:rPr>
            <w:noProof/>
            <w:webHidden/>
          </w:rPr>
          <w:tab/>
        </w:r>
        <w:r w:rsidR="00D64537">
          <w:rPr>
            <w:noProof/>
            <w:webHidden/>
          </w:rPr>
          <w:fldChar w:fldCharType="begin"/>
        </w:r>
        <w:r w:rsidR="00D64537">
          <w:rPr>
            <w:noProof/>
            <w:webHidden/>
          </w:rPr>
          <w:instrText xml:space="preserve"> PAGEREF _Toc452643174 \h </w:instrText>
        </w:r>
        <w:r w:rsidR="00D64537">
          <w:rPr>
            <w:noProof/>
            <w:webHidden/>
          </w:rPr>
        </w:r>
        <w:r w:rsidR="00D64537">
          <w:rPr>
            <w:noProof/>
            <w:webHidden/>
          </w:rPr>
          <w:fldChar w:fldCharType="separate"/>
        </w:r>
        <w:r w:rsidR="00D64537">
          <w:rPr>
            <w:noProof/>
            <w:webHidden/>
          </w:rPr>
          <w:t>176</w:t>
        </w:r>
        <w:r w:rsidR="00D64537">
          <w:rPr>
            <w:noProof/>
            <w:webHidden/>
          </w:rPr>
          <w:fldChar w:fldCharType="end"/>
        </w:r>
      </w:hyperlink>
    </w:p>
    <w:p w14:paraId="189EC26B" w14:textId="77777777" w:rsidR="00D64537" w:rsidRDefault="000D1B66">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2643175" w:history="1">
        <w:r w:rsidR="00D64537" w:rsidRPr="00FA1851">
          <w:rPr>
            <w:rStyle w:val="Lienhypertexte"/>
            <w:noProof/>
            <w:lang w:val="en-CA"/>
          </w:rPr>
          <w:t>8.7</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 xml:space="preserve">GeoSciML Borehole Abstract Requirements Class </w:t>
        </w:r>
        <w:r w:rsidR="00D64537" w:rsidRPr="00FA1851">
          <w:rPr>
            <w:rStyle w:val="Lienhypertexte"/>
            <w:noProof/>
          </w:rPr>
          <w:t>(Normative)</w:t>
        </w:r>
        <w:r w:rsidR="00D64537">
          <w:rPr>
            <w:noProof/>
            <w:webHidden/>
          </w:rPr>
          <w:tab/>
        </w:r>
        <w:r w:rsidR="00D64537">
          <w:rPr>
            <w:noProof/>
            <w:webHidden/>
          </w:rPr>
          <w:fldChar w:fldCharType="begin"/>
        </w:r>
        <w:r w:rsidR="00D64537">
          <w:rPr>
            <w:noProof/>
            <w:webHidden/>
          </w:rPr>
          <w:instrText xml:space="preserve"> PAGEREF _Toc452643175 \h </w:instrText>
        </w:r>
        <w:r w:rsidR="00D64537">
          <w:rPr>
            <w:noProof/>
            <w:webHidden/>
          </w:rPr>
        </w:r>
        <w:r w:rsidR="00D64537">
          <w:rPr>
            <w:noProof/>
            <w:webHidden/>
          </w:rPr>
          <w:fldChar w:fldCharType="separate"/>
        </w:r>
        <w:r w:rsidR="00D64537">
          <w:rPr>
            <w:noProof/>
            <w:webHidden/>
          </w:rPr>
          <w:t>178</w:t>
        </w:r>
        <w:r w:rsidR="00D64537">
          <w:rPr>
            <w:noProof/>
            <w:webHidden/>
          </w:rPr>
          <w:fldChar w:fldCharType="end"/>
        </w:r>
      </w:hyperlink>
    </w:p>
    <w:p w14:paraId="1D953DFE" w14:textId="77777777" w:rsidR="00D64537" w:rsidRDefault="000D1B66">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2643176" w:history="1">
        <w:r w:rsidR="00D64537" w:rsidRPr="00FA1851">
          <w:rPr>
            <w:rStyle w:val="Lienhypertexte"/>
            <w:noProof/>
            <w:lang w:val="en-CA" w:bidi="x-none"/>
          </w:rPr>
          <w:t>8.7.1</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Borehole</w:t>
        </w:r>
        <w:r w:rsidR="00D64537">
          <w:rPr>
            <w:noProof/>
            <w:webHidden/>
          </w:rPr>
          <w:tab/>
        </w:r>
        <w:r w:rsidR="00D64537">
          <w:rPr>
            <w:noProof/>
            <w:webHidden/>
          </w:rPr>
          <w:fldChar w:fldCharType="begin"/>
        </w:r>
        <w:r w:rsidR="00D64537">
          <w:rPr>
            <w:noProof/>
            <w:webHidden/>
          </w:rPr>
          <w:instrText xml:space="preserve"> PAGEREF _Toc452643176 \h </w:instrText>
        </w:r>
        <w:r w:rsidR="00D64537">
          <w:rPr>
            <w:noProof/>
            <w:webHidden/>
          </w:rPr>
        </w:r>
        <w:r w:rsidR="00D64537">
          <w:rPr>
            <w:noProof/>
            <w:webHidden/>
          </w:rPr>
          <w:fldChar w:fldCharType="separate"/>
        </w:r>
        <w:r w:rsidR="00D64537">
          <w:rPr>
            <w:noProof/>
            <w:webHidden/>
          </w:rPr>
          <w:t>181</w:t>
        </w:r>
        <w:r w:rsidR="00D64537">
          <w:rPr>
            <w:noProof/>
            <w:webHidden/>
          </w:rPr>
          <w:fldChar w:fldCharType="end"/>
        </w:r>
      </w:hyperlink>
    </w:p>
    <w:p w14:paraId="0177F8D1" w14:textId="77777777" w:rsidR="00D64537" w:rsidRDefault="000D1B66">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2643177" w:history="1">
        <w:r w:rsidR="00D64537" w:rsidRPr="00FA1851">
          <w:rPr>
            <w:rStyle w:val="Lienhypertexte"/>
            <w:noProof/>
            <w:lang w:val="en-CA"/>
          </w:rPr>
          <w:t>8.8</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 xml:space="preserve">GeoSciML Laboratory Analysis Requirements Class </w:t>
        </w:r>
        <w:r w:rsidR="00D64537" w:rsidRPr="00FA1851">
          <w:rPr>
            <w:rStyle w:val="Lienhypertexte"/>
            <w:noProof/>
          </w:rPr>
          <w:t>(Normative)</w:t>
        </w:r>
        <w:r w:rsidR="00D64537">
          <w:rPr>
            <w:noProof/>
            <w:webHidden/>
          </w:rPr>
          <w:tab/>
        </w:r>
        <w:r w:rsidR="00D64537">
          <w:rPr>
            <w:noProof/>
            <w:webHidden/>
          </w:rPr>
          <w:fldChar w:fldCharType="begin"/>
        </w:r>
        <w:r w:rsidR="00D64537">
          <w:rPr>
            <w:noProof/>
            <w:webHidden/>
          </w:rPr>
          <w:instrText xml:space="preserve"> PAGEREF _Toc452643177 \h </w:instrText>
        </w:r>
        <w:r w:rsidR="00D64537">
          <w:rPr>
            <w:noProof/>
            <w:webHidden/>
          </w:rPr>
        </w:r>
        <w:r w:rsidR="00D64537">
          <w:rPr>
            <w:noProof/>
            <w:webHidden/>
          </w:rPr>
          <w:fldChar w:fldCharType="separate"/>
        </w:r>
        <w:r w:rsidR="00D64537">
          <w:rPr>
            <w:noProof/>
            <w:webHidden/>
          </w:rPr>
          <w:t>195</w:t>
        </w:r>
        <w:r w:rsidR="00D64537">
          <w:rPr>
            <w:noProof/>
            <w:webHidden/>
          </w:rPr>
          <w:fldChar w:fldCharType="end"/>
        </w:r>
      </w:hyperlink>
    </w:p>
    <w:p w14:paraId="72911E99" w14:textId="77777777" w:rsidR="00D64537" w:rsidRDefault="000D1B66">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2643178" w:history="1">
        <w:r w:rsidR="00D64537" w:rsidRPr="00FA1851">
          <w:rPr>
            <w:rStyle w:val="Lienhypertexte"/>
            <w:noProof/>
            <w:lang w:val="en-CA" w:bidi="x-none"/>
          </w:rPr>
          <w:t>8.8.1</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Laboratory Analysis</w:t>
        </w:r>
        <w:r w:rsidR="00D64537">
          <w:rPr>
            <w:noProof/>
            <w:webHidden/>
          </w:rPr>
          <w:tab/>
        </w:r>
        <w:r w:rsidR="00D64537">
          <w:rPr>
            <w:noProof/>
            <w:webHidden/>
          </w:rPr>
          <w:fldChar w:fldCharType="begin"/>
        </w:r>
        <w:r w:rsidR="00D64537">
          <w:rPr>
            <w:noProof/>
            <w:webHidden/>
          </w:rPr>
          <w:instrText xml:space="preserve"> PAGEREF _Toc452643178 \h </w:instrText>
        </w:r>
        <w:r w:rsidR="00D64537">
          <w:rPr>
            <w:noProof/>
            <w:webHidden/>
          </w:rPr>
        </w:r>
        <w:r w:rsidR="00D64537">
          <w:rPr>
            <w:noProof/>
            <w:webHidden/>
          </w:rPr>
          <w:fldChar w:fldCharType="separate"/>
        </w:r>
        <w:r w:rsidR="00D64537">
          <w:rPr>
            <w:noProof/>
            <w:webHidden/>
          </w:rPr>
          <w:t>196</w:t>
        </w:r>
        <w:r w:rsidR="00D64537">
          <w:rPr>
            <w:noProof/>
            <w:webHidden/>
          </w:rPr>
          <w:fldChar w:fldCharType="end"/>
        </w:r>
      </w:hyperlink>
    </w:p>
    <w:p w14:paraId="444FC806" w14:textId="77777777" w:rsidR="00D64537" w:rsidRDefault="000D1B66">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2643179" w:history="1">
        <w:r w:rsidR="00D64537" w:rsidRPr="00FA1851">
          <w:rPr>
            <w:rStyle w:val="Lienhypertexte"/>
            <w:noProof/>
            <w:lang w:bidi="x-none"/>
          </w:rPr>
          <w:t>8.8.2</w:t>
        </w:r>
        <w:r w:rsidR="00D64537">
          <w:rPr>
            <w:rFonts w:asciiTheme="minorHAnsi" w:eastAsiaTheme="minorEastAsia" w:hAnsiTheme="minorHAnsi" w:cstheme="minorBidi"/>
            <w:noProof/>
            <w:sz w:val="22"/>
            <w:szCs w:val="22"/>
            <w:lang w:val="en-CA" w:eastAsia="en-CA"/>
          </w:rPr>
          <w:tab/>
        </w:r>
        <w:r w:rsidR="00D64537" w:rsidRPr="00FA1851">
          <w:rPr>
            <w:rStyle w:val="Lienhypertexte"/>
            <w:noProof/>
          </w:rPr>
          <w:t>Geochronology</w:t>
        </w:r>
        <w:r w:rsidR="00D64537">
          <w:rPr>
            <w:noProof/>
            <w:webHidden/>
          </w:rPr>
          <w:tab/>
        </w:r>
        <w:r w:rsidR="00D64537">
          <w:rPr>
            <w:noProof/>
            <w:webHidden/>
          </w:rPr>
          <w:fldChar w:fldCharType="begin"/>
        </w:r>
        <w:r w:rsidR="00D64537">
          <w:rPr>
            <w:noProof/>
            <w:webHidden/>
          </w:rPr>
          <w:instrText xml:space="preserve"> PAGEREF _Toc452643179 \h </w:instrText>
        </w:r>
        <w:r w:rsidR="00D64537">
          <w:rPr>
            <w:noProof/>
            <w:webHidden/>
          </w:rPr>
        </w:r>
        <w:r w:rsidR="00D64537">
          <w:rPr>
            <w:noProof/>
            <w:webHidden/>
          </w:rPr>
          <w:fldChar w:fldCharType="separate"/>
        </w:r>
        <w:r w:rsidR="00D64537">
          <w:rPr>
            <w:noProof/>
            <w:webHidden/>
          </w:rPr>
          <w:t>204</w:t>
        </w:r>
        <w:r w:rsidR="00D64537">
          <w:rPr>
            <w:noProof/>
            <w:webHidden/>
          </w:rPr>
          <w:fldChar w:fldCharType="end"/>
        </w:r>
      </w:hyperlink>
    </w:p>
    <w:p w14:paraId="43B95789" w14:textId="77777777" w:rsidR="00D64537" w:rsidRDefault="000D1B66">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2643180" w:history="1">
        <w:r w:rsidR="00D64537" w:rsidRPr="00FA1851">
          <w:rPr>
            <w:rStyle w:val="Lienhypertexte"/>
            <w:noProof/>
            <w:lang w:val="en-CA" w:bidi="x-none"/>
          </w:rPr>
          <w:t>8.8.3</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Geologic Specimen</w:t>
        </w:r>
        <w:r w:rsidR="00D64537">
          <w:rPr>
            <w:noProof/>
            <w:webHidden/>
          </w:rPr>
          <w:tab/>
        </w:r>
        <w:r w:rsidR="00D64537">
          <w:rPr>
            <w:noProof/>
            <w:webHidden/>
          </w:rPr>
          <w:fldChar w:fldCharType="begin"/>
        </w:r>
        <w:r w:rsidR="00D64537">
          <w:rPr>
            <w:noProof/>
            <w:webHidden/>
          </w:rPr>
          <w:instrText xml:space="preserve"> PAGEREF _Toc452643180 \h </w:instrText>
        </w:r>
        <w:r w:rsidR="00D64537">
          <w:rPr>
            <w:noProof/>
            <w:webHidden/>
          </w:rPr>
        </w:r>
        <w:r w:rsidR="00D64537">
          <w:rPr>
            <w:noProof/>
            <w:webHidden/>
          </w:rPr>
          <w:fldChar w:fldCharType="separate"/>
        </w:r>
        <w:r w:rsidR="00D64537">
          <w:rPr>
            <w:noProof/>
            <w:webHidden/>
          </w:rPr>
          <w:t>207</w:t>
        </w:r>
        <w:r w:rsidR="00D64537">
          <w:rPr>
            <w:noProof/>
            <w:webHidden/>
          </w:rPr>
          <w:fldChar w:fldCharType="end"/>
        </w:r>
      </w:hyperlink>
    </w:p>
    <w:p w14:paraId="385FF5F1" w14:textId="77777777" w:rsidR="00D64537" w:rsidRDefault="000D1B66">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2643181" w:history="1">
        <w:r w:rsidR="00D64537" w:rsidRPr="00FA1851">
          <w:rPr>
            <w:rStyle w:val="Lienhypertexte"/>
            <w:noProof/>
            <w:lang w:val="en-CA" w:bidi="x-none"/>
          </w:rPr>
          <w:t>8.8.4</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GeoSciML Laboratory analysis and specimen vocabularies</w:t>
        </w:r>
        <w:r w:rsidR="00D64537">
          <w:rPr>
            <w:noProof/>
            <w:webHidden/>
          </w:rPr>
          <w:tab/>
        </w:r>
        <w:r w:rsidR="00D64537">
          <w:rPr>
            <w:noProof/>
            <w:webHidden/>
          </w:rPr>
          <w:fldChar w:fldCharType="begin"/>
        </w:r>
        <w:r w:rsidR="00D64537">
          <w:rPr>
            <w:noProof/>
            <w:webHidden/>
          </w:rPr>
          <w:instrText xml:space="preserve"> PAGEREF _Toc452643181 \h </w:instrText>
        </w:r>
        <w:r w:rsidR="00D64537">
          <w:rPr>
            <w:noProof/>
            <w:webHidden/>
          </w:rPr>
        </w:r>
        <w:r w:rsidR="00D64537">
          <w:rPr>
            <w:noProof/>
            <w:webHidden/>
          </w:rPr>
          <w:fldChar w:fldCharType="separate"/>
        </w:r>
        <w:r w:rsidR="00D64537">
          <w:rPr>
            <w:noProof/>
            <w:webHidden/>
          </w:rPr>
          <w:t>212</w:t>
        </w:r>
        <w:r w:rsidR="00D64537">
          <w:rPr>
            <w:noProof/>
            <w:webHidden/>
          </w:rPr>
          <w:fldChar w:fldCharType="end"/>
        </w:r>
      </w:hyperlink>
    </w:p>
    <w:p w14:paraId="546AE9DA" w14:textId="77777777" w:rsidR="00D64537" w:rsidRDefault="000D1B66">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2643182" w:history="1">
        <w:r w:rsidR="00D64537" w:rsidRPr="00FA1851">
          <w:rPr>
            <w:rStyle w:val="Lienhypertexte"/>
            <w:noProof/>
            <w:lang w:val="en-CA" w:bidi="x-none"/>
          </w:rPr>
          <w:t>8.8.5</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Outcrop encoding pattern (Informative)</w:t>
        </w:r>
        <w:r w:rsidR="00D64537">
          <w:rPr>
            <w:noProof/>
            <w:webHidden/>
          </w:rPr>
          <w:tab/>
        </w:r>
        <w:r w:rsidR="00D64537">
          <w:rPr>
            <w:noProof/>
            <w:webHidden/>
          </w:rPr>
          <w:fldChar w:fldCharType="begin"/>
        </w:r>
        <w:r w:rsidR="00D64537">
          <w:rPr>
            <w:noProof/>
            <w:webHidden/>
          </w:rPr>
          <w:instrText xml:space="preserve"> PAGEREF _Toc452643182 \h </w:instrText>
        </w:r>
        <w:r w:rsidR="00D64537">
          <w:rPr>
            <w:noProof/>
            <w:webHidden/>
          </w:rPr>
        </w:r>
        <w:r w:rsidR="00D64537">
          <w:rPr>
            <w:noProof/>
            <w:webHidden/>
          </w:rPr>
          <w:fldChar w:fldCharType="separate"/>
        </w:r>
        <w:r w:rsidR="00D64537">
          <w:rPr>
            <w:noProof/>
            <w:webHidden/>
          </w:rPr>
          <w:t>213</w:t>
        </w:r>
        <w:r w:rsidR="00D64537">
          <w:rPr>
            <w:noProof/>
            <w:webHidden/>
          </w:rPr>
          <w:fldChar w:fldCharType="end"/>
        </w:r>
      </w:hyperlink>
    </w:p>
    <w:p w14:paraId="249A3F17" w14:textId="77777777" w:rsidR="00D64537" w:rsidRDefault="000D1B66">
      <w:pPr>
        <w:pStyle w:val="TM1"/>
        <w:tabs>
          <w:tab w:val="left" w:pos="480"/>
          <w:tab w:val="right" w:leader="dot" w:pos="8630"/>
        </w:tabs>
        <w:rPr>
          <w:rFonts w:asciiTheme="minorHAnsi" w:eastAsiaTheme="minorEastAsia" w:hAnsiTheme="minorHAnsi" w:cstheme="minorBidi"/>
          <w:noProof/>
          <w:sz w:val="22"/>
          <w:szCs w:val="22"/>
          <w:lang w:val="en-CA" w:eastAsia="en-CA"/>
        </w:rPr>
      </w:pPr>
      <w:hyperlink w:anchor="_Toc452643183" w:history="1">
        <w:r w:rsidR="00D64537" w:rsidRPr="00FA1851">
          <w:rPr>
            <w:rStyle w:val="Lienhypertexte"/>
            <w:noProof/>
            <w:lang w:val="en-CA"/>
          </w:rPr>
          <w:t>9.</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XML Encoding Requirement classes (Normative)</w:t>
        </w:r>
        <w:r w:rsidR="00D64537">
          <w:rPr>
            <w:noProof/>
            <w:webHidden/>
          </w:rPr>
          <w:tab/>
        </w:r>
        <w:r w:rsidR="00D64537">
          <w:rPr>
            <w:noProof/>
            <w:webHidden/>
          </w:rPr>
          <w:fldChar w:fldCharType="begin"/>
        </w:r>
        <w:r w:rsidR="00D64537">
          <w:rPr>
            <w:noProof/>
            <w:webHidden/>
          </w:rPr>
          <w:instrText xml:space="preserve"> PAGEREF _Toc452643183 \h </w:instrText>
        </w:r>
        <w:r w:rsidR="00D64537">
          <w:rPr>
            <w:noProof/>
            <w:webHidden/>
          </w:rPr>
        </w:r>
        <w:r w:rsidR="00D64537">
          <w:rPr>
            <w:noProof/>
            <w:webHidden/>
          </w:rPr>
          <w:fldChar w:fldCharType="separate"/>
        </w:r>
        <w:r w:rsidR="00D64537">
          <w:rPr>
            <w:noProof/>
            <w:webHidden/>
          </w:rPr>
          <w:t>214</w:t>
        </w:r>
        <w:r w:rsidR="00D64537">
          <w:rPr>
            <w:noProof/>
            <w:webHidden/>
          </w:rPr>
          <w:fldChar w:fldCharType="end"/>
        </w:r>
      </w:hyperlink>
    </w:p>
    <w:p w14:paraId="4C73289A" w14:textId="77777777" w:rsidR="00D64537" w:rsidRDefault="000D1B66">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2643184" w:history="1">
        <w:r w:rsidR="00D64537" w:rsidRPr="00FA1851">
          <w:rPr>
            <w:rStyle w:val="Lienhypertexte"/>
            <w:noProof/>
            <w:lang w:val="en-CA"/>
          </w:rPr>
          <w:t>9.1</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Prefixes used in examples</w:t>
        </w:r>
        <w:r w:rsidR="00D64537">
          <w:rPr>
            <w:noProof/>
            <w:webHidden/>
          </w:rPr>
          <w:tab/>
        </w:r>
        <w:r w:rsidR="00D64537">
          <w:rPr>
            <w:noProof/>
            <w:webHidden/>
          </w:rPr>
          <w:fldChar w:fldCharType="begin"/>
        </w:r>
        <w:r w:rsidR="00D64537">
          <w:rPr>
            <w:noProof/>
            <w:webHidden/>
          </w:rPr>
          <w:instrText xml:space="preserve"> PAGEREF _Toc452643184 \h </w:instrText>
        </w:r>
        <w:r w:rsidR="00D64537">
          <w:rPr>
            <w:noProof/>
            <w:webHidden/>
          </w:rPr>
        </w:r>
        <w:r w:rsidR="00D64537">
          <w:rPr>
            <w:noProof/>
            <w:webHidden/>
          </w:rPr>
          <w:fldChar w:fldCharType="separate"/>
        </w:r>
        <w:r w:rsidR="00D64537">
          <w:rPr>
            <w:noProof/>
            <w:webHidden/>
          </w:rPr>
          <w:t>214</w:t>
        </w:r>
        <w:r w:rsidR="00D64537">
          <w:rPr>
            <w:noProof/>
            <w:webHidden/>
          </w:rPr>
          <w:fldChar w:fldCharType="end"/>
        </w:r>
      </w:hyperlink>
    </w:p>
    <w:p w14:paraId="78E96E37" w14:textId="77777777" w:rsidR="00D64537" w:rsidRDefault="000D1B66">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2643185" w:history="1">
        <w:r w:rsidR="00D64537" w:rsidRPr="00FA1851">
          <w:rPr>
            <w:rStyle w:val="Lienhypertexte"/>
            <w:noProof/>
            <w:lang w:val="en-CA"/>
          </w:rPr>
          <w:t>9.2</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GeoSciML Core XML Abstract Requirements Class (Normative)</w:t>
        </w:r>
        <w:r w:rsidR="00D64537">
          <w:rPr>
            <w:noProof/>
            <w:webHidden/>
          </w:rPr>
          <w:tab/>
        </w:r>
        <w:r w:rsidR="00D64537">
          <w:rPr>
            <w:noProof/>
            <w:webHidden/>
          </w:rPr>
          <w:fldChar w:fldCharType="begin"/>
        </w:r>
        <w:r w:rsidR="00D64537">
          <w:rPr>
            <w:noProof/>
            <w:webHidden/>
          </w:rPr>
          <w:instrText xml:space="preserve"> PAGEREF _Toc452643185 \h </w:instrText>
        </w:r>
        <w:r w:rsidR="00D64537">
          <w:rPr>
            <w:noProof/>
            <w:webHidden/>
          </w:rPr>
        </w:r>
        <w:r w:rsidR="00D64537">
          <w:rPr>
            <w:noProof/>
            <w:webHidden/>
          </w:rPr>
          <w:fldChar w:fldCharType="separate"/>
        </w:r>
        <w:r w:rsidR="00D64537">
          <w:rPr>
            <w:noProof/>
            <w:webHidden/>
          </w:rPr>
          <w:t>215</w:t>
        </w:r>
        <w:r w:rsidR="00D64537">
          <w:rPr>
            <w:noProof/>
            <w:webHidden/>
          </w:rPr>
          <w:fldChar w:fldCharType="end"/>
        </w:r>
      </w:hyperlink>
    </w:p>
    <w:p w14:paraId="2E361EC1" w14:textId="77777777" w:rsidR="00D64537" w:rsidRDefault="000D1B66">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2643186" w:history="1">
        <w:r w:rsidR="00D64537" w:rsidRPr="00FA1851">
          <w:rPr>
            <w:rStyle w:val="Lienhypertexte"/>
            <w:noProof/>
            <w:lang w:val="en-CA" w:bidi="x-none"/>
          </w:rPr>
          <w:t>9.2.1</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XML document validation</w:t>
        </w:r>
        <w:r w:rsidR="00D64537">
          <w:rPr>
            <w:noProof/>
            <w:webHidden/>
          </w:rPr>
          <w:tab/>
        </w:r>
        <w:r w:rsidR="00D64537">
          <w:rPr>
            <w:noProof/>
            <w:webHidden/>
          </w:rPr>
          <w:fldChar w:fldCharType="begin"/>
        </w:r>
        <w:r w:rsidR="00D64537">
          <w:rPr>
            <w:noProof/>
            <w:webHidden/>
          </w:rPr>
          <w:instrText xml:space="preserve"> PAGEREF _Toc452643186 \h </w:instrText>
        </w:r>
        <w:r w:rsidR="00D64537">
          <w:rPr>
            <w:noProof/>
            <w:webHidden/>
          </w:rPr>
        </w:r>
        <w:r w:rsidR="00D64537">
          <w:rPr>
            <w:noProof/>
            <w:webHidden/>
          </w:rPr>
          <w:fldChar w:fldCharType="separate"/>
        </w:r>
        <w:r w:rsidR="00D64537">
          <w:rPr>
            <w:noProof/>
            <w:webHidden/>
          </w:rPr>
          <w:t>216</w:t>
        </w:r>
        <w:r w:rsidR="00D64537">
          <w:rPr>
            <w:noProof/>
            <w:webHidden/>
          </w:rPr>
          <w:fldChar w:fldCharType="end"/>
        </w:r>
      </w:hyperlink>
    </w:p>
    <w:p w14:paraId="6D46A5CE" w14:textId="77777777" w:rsidR="00D64537" w:rsidRDefault="000D1B66">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2643187" w:history="1">
        <w:r w:rsidR="00D64537" w:rsidRPr="00FA1851">
          <w:rPr>
            <w:rStyle w:val="Lienhypertexte"/>
            <w:noProof/>
            <w:lang w:val="en-CA" w:bidi="x-none"/>
          </w:rPr>
          <w:t>9.2.2</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Reference</w:t>
        </w:r>
        <w:r w:rsidR="00D64537">
          <w:rPr>
            <w:noProof/>
            <w:webHidden/>
          </w:rPr>
          <w:tab/>
        </w:r>
        <w:r w:rsidR="00D64537">
          <w:rPr>
            <w:noProof/>
            <w:webHidden/>
          </w:rPr>
          <w:fldChar w:fldCharType="begin"/>
        </w:r>
        <w:r w:rsidR="00D64537">
          <w:rPr>
            <w:noProof/>
            <w:webHidden/>
          </w:rPr>
          <w:instrText xml:space="preserve"> PAGEREF _Toc452643187 \h </w:instrText>
        </w:r>
        <w:r w:rsidR="00D64537">
          <w:rPr>
            <w:noProof/>
            <w:webHidden/>
          </w:rPr>
        </w:r>
        <w:r w:rsidR="00D64537">
          <w:rPr>
            <w:noProof/>
            <w:webHidden/>
          </w:rPr>
          <w:fldChar w:fldCharType="separate"/>
        </w:r>
        <w:r w:rsidR="00D64537">
          <w:rPr>
            <w:noProof/>
            <w:webHidden/>
          </w:rPr>
          <w:t>217</w:t>
        </w:r>
        <w:r w:rsidR="00D64537">
          <w:rPr>
            <w:noProof/>
            <w:webHidden/>
          </w:rPr>
          <w:fldChar w:fldCharType="end"/>
        </w:r>
      </w:hyperlink>
    </w:p>
    <w:p w14:paraId="4A53CBEB" w14:textId="77777777" w:rsidR="00D64537" w:rsidRDefault="000D1B66">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2643188" w:history="1">
        <w:r w:rsidR="00D64537" w:rsidRPr="00FA1851">
          <w:rPr>
            <w:rStyle w:val="Lienhypertexte"/>
            <w:noProof/>
            <w:lang w:val="en-CA" w:bidi="x-none"/>
          </w:rPr>
          <w:t>9.2.3</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CodeList</w:t>
        </w:r>
        <w:r w:rsidR="00D64537">
          <w:rPr>
            <w:noProof/>
            <w:webHidden/>
          </w:rPr>
          <w:tab/>
        </w:r>
        <w:r w:rsidR="00D64537">
          <w:rPr>
            <w:noProof/>
            <w:webHidden/>
          </w:rPr>
          <w:fldChar w:fldCharType="begin"/>
        </w:r>
        <w:r w:rsidR="00D64537">
          <w:rPr>
            <w:noProof/>
            <w:webHidden/>
          </w:rPr>
          <w:instrText xml:space="preserve"> PAGEREF _Toc452643188 \h </w:instrText>
        </w:r>
        <w:r w:rsidR="00D64537">
          <w:rPr>
            <w:noProof/>
            <w:webHidden/>
          </w:rPr>
        </w:r>
        <w:r w:rsidR="00D64537">
          <w:rPr>
            <w:noProof/>
            <w:webHidden/>
          </w:rPr>
          <w:fldChar w:fldCharType="separate"/>
        </w:r>
        <w:r w:rsidR="00D64537">
          <w:rPr>
            <w:noProof/>
            <w:webHidden/>
          </w:rPr>
          <w:t>218</w:t>
        </w:r>
        <w:r w:rsidR="00D64537">
          <w:rPr>
            <w:noProof/>
            <w:webHidden/>
          </w:rPr>
          <w:fldChar w:fldCharType="end"/>
        </w:r>
      </w:hyperlink>
    </w:p>
    <w:p w14:paraId="0BC2C86C" w14:textId="77777777" w:rsidR="00D64537" w:rsidRDefault="000D1B66">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2643189" w:history="1">
        <w:r w:rsidR="00D64537" w:rsidRPr="00FA1851">
          <w:rPr>
            <w:rStyle w:val="Lienhypertexte"/>
            <w:noProof/>
            <w:lang w:val="en-CA" w:bidi="x-none"/>
          </w:rPr>
          <w:t>9.2.4</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Identifiers</w:t>
        </w:r>
        <w:r w:rsidR="00D64537">
          <w:rPr>
            <w:noProof/>
            <w:webHidden/>
          </w:rPr>
          <w:tab/>
        </w:r>
        <w:r w:rsidR="00D64537">
          <w:rPr>
            <w:noProof/>
            <w:webHidden/>
          </w:rPr>
          <w:fldChar w:fldCharType="begin"/>
        </w:r>
        <w:r w:rsidR="00D64537">
          <w:rPr>
            <w:noProof/>
            <w:webHidden/>
          </w:rPr>
          <w:instrText xml:space="preserve"> PAGEREF _Toc452643189 \h </w:instrText>
        </w:r>
        <w:r w:rsidR="00D64537">
          <w:rPr>
            <w:noProof/>
            <w:webHidden/>
          </w:rPr>
        </w:r>
        <w:r w:rsidR="00D64537">
          <w:rPr>
            <w:noProof/>
            <w:webHidden/>
          </w:rPr>
          <w:fldChar w:fldCharType="separate"/>
        </w:r>
        <w:r w:rsidR="00D64537">
          <w:rPr>
            <w:noProof/>
            <w:webHidden/>
          </w:rPr>
          <w:t>219</w:t>
        </w:r>
        <w:r w:rsidR="00D64537">
          <w:rPr>
            <w:noProof/>
            <w:webHidden/>
          </w:rPr>
          <w:fldChar w:fldCharType="end"/>
        </w:r>
      </w:hyperlink>
    </w:p>
    <w:p w14:paraId="4A8F86BD" w14:textId="77777777" w:rsidR="00D64537" w:rsidRDefault="000D1B66">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2643190" w:history="1">
        <w:r w:rsidR="00D64537" w:rsidRPr="00FA1851">
          <w:rPr>
            <w:rStyle w:val="Lienhypertexte"/>
            <w:noProof/>
            <w:lang w:val="en-CA" w:bidi="x-none"/>
          </w:rPr>
          <w:t>9.2.5</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Nillables or Voidables</w:t>
        </w:r>
        <w:r w:rsidR="00D64537">
          <w:rPr>
            <w:noProof/>
            <w:webHidden/>
          </w:rPr>
          <w:tab/>
        </w:r>
        <w:r w:rsidR="00D64537">
          <w:rPr>
            <w:noProof/>
            <w:webHidden/>
          </w:rPr>
          <w:fldChar w:fldCharType="begin"/>
        </w:r>
        <w:r w:rsidR="00D64537">
          <w:rPr>
            <w:noProof/>
            <w:webHidden/>
          </w:rPr>
          <w:instrText xml:space="preserve"> PAGEREF _Toc452643190 \h </w:instrText>
        </w:r>
        <w:r w:rsidR="00D64537">
          <w:rPr>
            <w:noProof/>
            <w:webHidden/>
          </w:rPr>
        </w:r>
        <w:r w:rsidR="00D64537">
          <w:rPr>
            <w:noProof/>
            <w:webHidden/>
          </w:rPr>
          <w:fldChar w:fldCharType="separate"/>
        </w:r>
        <w:r w:rsidR="00D64537">
          <w:rPr>
            <w:noProof/>
            <w:webHidden/>
          </w:rPr>
          <w:t>220</w:t>
        </w:r>
        <w:r w:rsidR="00D64537">
          <w:rPr>
            <w:noProof/>
            <w:webHidden/>
          </w:rPr>
          <w:fldChar w:fldCharType="end"/>
        </w:r>
      </w:hyperlink>
    </w:p>
    <w:p w14:paraId="7F30E0A4" w14:textId="77777777" w:rsidR="00D64537" w:rsidRDefault="000D1B66">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2643191" w:history="1">
        <w:r w:rsidR="00D64537" w:rsidRPr="00FA1851">
          <w:rPr>
            <w:rStyle w:val="Lienhypertexte"/>
            <w:noProof/>
            <w:lang w:val="en-CA" w:bidi="x-none"/>
          </w:rPr>
          <w:t>9.2.6</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Date encoding</w:t>
        </w:r>
        <w:r w:rsidR="00D64537">
          <w:rPr>
            <w:noProof/>
            <w:webHidden/>
          </w:rPr>
          <w:tab/>
        </w:r>
        <w:r w:rsidR="00D64537">
          <w:rPr>
            <w:noProof/>
            <w:webHidden/>
          </w:rPr>
          <w:fldChar w:fldCharType="begin"/>
        </w:r>
        <w:r w:rsidR="00D64537">
          <w:rPr>
            <w:noProof/>
            <w:webHidden/>
          </w:rPr>
          <w:instrText xml:space="preserve"> PAGEREF _Toc452643191 \h </w:instrText>
        </w:r>
        <w:r w:rsidR="00D64537">
          <w:rPr>
            <w:noProof/>
            <w:webHidden/>
          </w:rPr>
        </w:r>
        <w:r w:rsidR="00D64537">
          <w:rPr>
            <w:noProof/>
            <w:webHidden/>
          </w:rPr>
          <w:fldChar w:fldCharType="separate"/>
        </w:r>
        <w:r w:rsidR="00D64537">
          <w:rPr>
            <w:noProof/>
            <w:webHidden/>
          </w:rPr>
          <w:t>220</w:t>
        </w:r>
        <w:r w:rsidR="00D64537">
          <w:rPr>
            <w:noProof/>
            <w:webHidden/>
          </w:rPr>
          <w:fldChar w:fldCharType="end"/>
        </w:r>
      </w:hyperlink>
    </w:p>
    <w:p w14:paraId="1126E792" w14:textId="77777777" w:rsidR="00D64537" w:rsidRDefault="000D1B66">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2643192" w:history="1">
        <w:r w:rsidR="00D64537" w:rsidRPr="00FA1851">
          <w:rPr>
            <w:rStyle w:val="Lienhypertexte"/>
            <w:noProof/>
            <w:lang w:bidi="x-none"/>
          </w:rPr>
          <w:t>9.2.7</w:t>
        </w:r>
        <w:r w:rsidR="00D64537">
          <w:rPr>
            <w:rFonts w:asciiTheme="minorHAnsi" w:eastAsiaTheme="minorEastAsia" w:hAnsiTheme="minorHAnsi" w:cstheme="minorBidi"/>
            <w:noProof/>
            <w:sz w:val="22"/>
            <w:szCs w:val="22"/>
            <w:lang w:val="en-CA" w:eastAsia="en-CA"/>
          </w:rPr>
          <w:tab/>
        </w:r>
        <w:r w:rsidR="00D64537" w:rsidRPr="00FA1851">
          <w:rPr>
            <w:rStyle w:val="Lienhypertexte"/>
            <w:noProof/>
          </w:rPr>
          <w:t>Units of Measure</w:t>
        </w:r>
        <w:r w:rsidR="00D64537">
          <w:rPr>
            <w:noProof/>
            <w:webHidden/>
          </w:rPr>
          <w:tab/>
        </w:r>
        <w:r w:rsidR="00D64537">
          <w:rPr>
            <w:noProof/>
            <w:webHidden/>
          </w:rPr>
          <w:fldChar w:fldCharType="begin"/>
        </w:r>
        <w:r w:rsidR="00D64537">
          <w:rPr>
            <w:noProof/>
            <w:webHidden/>
          </w:rPr>
          <w:instrText xml:space="preserve"> PAGEREF _Toc452643192 \h </w:instrText>
        </w:r>
        <w:r w:rsidR="00D64537">
          <w:rPr>
            <w:noProof/>
            <w:webHidden/>
          </w:rPr>
        </w:r>
        <w:r w:rsidR="00D64537">
          <w:rPr>
            <w:noProof/>
            <w:webHidden/>
          </w:rPr>
          <w:fldChar w:fldCharType="separate"/>
        </w:r>
        <w:r w:rsidR="00D64537">
          <w:rPr>
            <w:noProof/>
            <w:webHidden/>
          </w:rPr>
          <w:t>221</w:t>
        </w:r>
        <w:r w:rsidR="00D64537">
          <w:rPr>
            <w:noProof/>
            <w:webHidden/>
          </w:rPr>
          <w:fldChar w:fldCharType="end"/>
        </w:r>
      </w:hyperlink>
    </w:p>
    <w:p w14:paraId="1C8E8669" w14:textId="77777777" w:rsidR="00D64537" w:rsidRDefault="000D1B66">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2643193" w:history="1">
        <w:r w:rsidR="00D64537" w:rsidRPr="00FA1851">
          <w:rPr>
            <w:rStyle w:val="Lienhypertexte"/>
            <w:noProof/>
            <w:lang w:val="en-CA"/>
          </w:rPr>
          <w:t>9.3</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Abstract GeoSciML lite XML Requirements Class (Normative)</w:t>
        </w:r>
        <w:r w:rsidR="00D64537">
          <w:rPr>
            <w:noProof/>
            <w:webHidden/>
          </w:rPr>
          <w:tab/>
        </w:r>
        <w:r w:rsidR="00D64537">
          <w:rPr>
            <w:noProof/>
            <w:webHidden/>
          </w:rPr>
          <w:fldChar w:fldCharType="begin"/>
        </w:r>
        <w:r w:rsidR="00D64537">
          <w:rPr>
            <w:noProof/>
            <w:webHidden/>
          </w:rPr>
          <w:instrText xml:space="preserve"> PAGEREF _Toc452643193 \h </w:instrText>
        </w:r>
        <w:r w:rsidR="00D64537">
          <w:rPr>
            <w:noProof/>
            <w:webHidden/>
          </w:rPr>
        </w:r>
        <w:r w:rsidR="00D64537">
          <w:rPr>
            <w:noProof/>
            <w:webHidden/>
          </w:rPr>
          <w:fldChar w:fldCharType="separate"/>
        </w:r>
        <w:r w:rsidR="00D64537">
          <w:rPr>
            <w:noProof/>
            <w:webHidden/>
          </w:rPr>
          <w:t>221</w:t>
        </w:r>
        <w:r w:rsidR="00D64537">
          <w:rPr>
            <w:noProof/>
            <w:webHidden/>
          </w:rPr>
          <w:fldChar w:fldCharType="end"/>
        </w:r>
      </w:hyperlink>
    </w:p>
    <w:p w14:paraId="22C730BB" w14:textId="77777777" w:rsidR="00D64537" w:rsidRDefault="000D1B66">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2643194" w:history="1">
        <w:r w:rsidR="00D64537" w:rsidRPr="00FA1851">
          <w:rPr>
            <w:rStyle w:val="Lienhypertexte"/>
            <w:noProof/>
          </w:rPr>
          <w:t>9.4</w:t>
        </w:r>
        <w:r w:rsidR="00D64537">
          <w:rPr>
            <w:rFonts w:asciiTheme="minorHAnsi" w:eastAsiaTheme="minorEastAsia" w:hAnsiTheme="minorHAnsi" w:cstheme="minorBidi"/>
            <w:noProof/>
            <w:sz w:val="22"/>
            <w:szCs w:val="22"/>
            <w:lang w:val="en-CA" w:eastAsia="en-CA"/>
          </w:rPr>
          <w:tab/>
        </w:r>
        <w:r w:rsidR="00D64537" w:rsidRPr="00FA1851">
          <w:rPr>
            <w:rStyle w:val="Lienhypertexte"/>
            <w:noProof/>
          </w:rPr>
          <w:t>GeoSciML Lite GML 3.1 profile (Normative)</w:t>
        </w:r>
        <w:r w:rsidR="00D64537">
          <w:rPr>
            <w:noProof/>
            <w:webHidden/>
          </w:rPr>
          <w:tab/>
        </w:r>
        <w:r w:rsidR="00D64537">
          <w:rPr>
            <w:noProof/>
            <w:webHidden/>
          </w:rPr>
          <w:fldChar w:fldCharType="begin"/>
        </w:r>
        <w:r w:rsidR="00D64537">
          <w:rPr>
            <w:noProof/>
            <w:webHidden/>
          </w:rPr>
          <w:instrText xml:space="preserve"> PAGEREF _Toc452643194 \h </w:instrText>
        </w:r>
        <w:r w:rsidR="00D64537">
          <w:rPr>
            <w:noProof/>
            <w:webHidden/>
          </w:rPr>
        </w:r>
        <w:r w:rsidR="00D64537">
          <w:rPr>
            <w:noProof/>
            <w:webHidden/>
          </w:rPr>
          <w:fldChar w:fldCharType="separate"/>
        </w:r>
        <w:r w:rsidR="00D64537">
          <w:rPr>
            <w:noProof/>
            <w:webHidden/>
          </w:rPr>
          <w:t>223</w:t>
        </w:r>
        <w:r w:rsidR="00D64537">
          <w:rPr>
            <w:noProof/>
            <w:webHidden/>
          </w:rPr>
          <w:fldChar w:fldCharType="end"/>
        </w:r>
      </w:hyperlink>
    </w:p>
    <w:p w14:paraId="4EA52D74" w14:textId="77777777" w:rsidR="00D64537" w:rsidRDefault="000D1B66">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2643195" w:history="1">
        <w:r w:rsidR="00D64537" w:rsidRPr="00FA1851">
          <w:rPr>
            <w:rStyle w:val="Lienhypertexte"/>
            <w:noProof/>
            <w:lang w:val="en-CA"/>
          </w:rPr>
          <w:t>9.5</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 xml:space="preserve">GeoSciML Basic XML Requirements Class </w:t>
        </w:r>
        <w:r w:rsidR="00D64537" w:rsidRPr="00FA1851">
          <w:rPr>
            <w:rStyle w:val="Lienhypertexte"/>
            <w:noProof/>
          </w:rPr>
          <w:t>(Normative)</w:t>
        </w:r>
        <w:r w:rsidR="00D64537">
          <w:rPr>
            <w:noProof/>
            <w:webHidden/>
          </w:rPr>
          <w:tab/>
        </w:r>
        <w:r w:rsidR="00D64537">
          <w:rPr>
            <w:noProof/>
            <w:webHidden/>
          </w:rPr>
          <w:fldChar w:fldCharType="begin"/>
        </w:r>
        <w:r w:rsidR="00D64537">
          <w:rPr>
            <w:noProof/>
            <w:webHidden/>
          </w:rPr>
          <w:instrText xml:space="preserve"> PAGEREF _Toc452643195 \h </w:instrText>
        </w:r>
        <w:r w:rsidR="00D64537">
          <w:rPr>
            <w:noProof/>
            <w:webHidden/>
          </w:rPr>
        </w:r>
        <w:r w:rsidR="00D64537">
          <w:rPr>
            <w:noProof/>
            <w:webHidden/>
          </w:rPr>
          <w:fldChar w:fldCharType="separate"/>
        </w:r>
        <w:r w:rsidR="00D64537">
          <w:rPr>
            <w:noProof/>
            <w:webHidden/>
          </w:rPr>
          <w:t>224</w:t>
        </w:r>
        <w:r w:rsidR="00D64537">
          <w:rPr>
            <w:noProof/>
            <w:webHidden/>
          </w:rPr>
          <w:fldChar w:fldCharType="end"/>
        </w:r>
      </w:hyperlink>
    </w:p>
    <w:p w14:paraId="31CDABD5" w14:textId="77777777" w:rsidR="00D64537" w:rsidRDefault="000D1B66">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2643196" w:history="1">
        <w:r w:rsidR="00D64537" w:rsidRPr="00FA1851">
          <w:rPr>
            <w:rStyle w:val="Lienhypertexte"/>
            <w:noProof/>
            <w:lang w:bidi="x-none"/>
          </w:rPr>
          <w:t>9.5.1</w:t>
        </w:r>
        <w:r w:rsidR="00D64537">
          <w:rPr>
            <w:rFonts w:asciiTheme="minorHAnsi" w:eastAsiaTheme="minorEastAsia" w:hAnsiTheme="minorHAnsi" w:cstheme="minorBidi"/>
            <w:noProof/>
            <w:sz w:val="22"/>
            <w:szCs w:val="22"/>
            <w:lang w:val="en-CA" w:eastAsia="en-CA"/>
          </w:rPr>
          <w:tab/>
        </w:r>
        <w:r w:rsidR="00D64537" w:rsidRPr="00FA1851">
          <w:rPr>
            <w:rStyle w:val="Lienhypertexte"/>
            <w:noProof/>
          </w:rPr>
          <w:t>relatedFeature</w:t>
        </w:r>
        <w:r w:rsidR="00D64537">
          <w:rPr>
            <w:noProof/>
            <w:webHidden/>
          </w:rPr>
          <w:tab/>
        </w:r>
        <w:r w:rsidR="00D64537">
          <w:rPr>
            <w:noProof/>
            <w:webHidden/>
          </w:rPr>
          <w:fldChar w:fldCharType="begin"/>
        </w:r>
        <w:r w:rsidR="00D64537">
          <w:rPr>
            <w:noProof/>
            <w:webHidden/>
          </w:rPr>
          <w:instrText xml:space="preserve"> PAGEREF _Toc452643196 \h </w:instrText>
        </w:r>
        <w:r w:rsidR="00D64537">
          <w:rPr>
            <w:noProof/>
            <w:webHidden/>
          </w:rPr>
        </w:r>
        <w:r w:rsidR="00D64537">
          <w:rPr>
            <w:noProof/>
            <w:webHidden/>
          </w:rPr>
          <w:fldChar w:fldCharType="separate"/>
        </w:r>
        <w:r w:rsidR="00D64537">
          <w:rPr>
            <w:noProof/>
            <w:webHidden/>
          </w:rPr>
          <w:t>225</w:t>
        </w:r>
        <w:r w:rsidR="00D64537">
          <w:rPr>
            <w:noProof/>
            <w:webHidden/>
          </w:rPr>
          <w:fldChar w:fldCharType="end"/>
        </w:r>
      </w:hyperlink>
    </w:p>
    <w:p w14:paraId="3A45EB69" w14:textId="77777777" w:rsidR="00D64537" w:rsidRDefault="000D1B66">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2643197" w:history="1">
        <w:r w:rsidR="00D64537" w:rsidRPr="00FA1851">
          <w:rPr>
            <w:rStyle w:val="Lienhypertexte"/>
            <w:noProof/>
            <w:lang w:val="en-CA"/>
          </w:rPr>
          <w:t>9.6</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 xml:space="preserve">GeoSciML Extension XML Requirements Class </w:t>
        </w:r>
        <w:r w:rsidR="00D64537" w:rsidRPr="00FA1851">
          <w:rPr>
            <w:rStyle w:val="Lienhypertexte"/>
            <w:noProof/>
          </w:rPr>
          <w:t>(Normative)</w:t>
        </w:r>
        <w:r w:rsidR="00D64537">
          <w:rPr>
            <w:noProof/>
            <w:webHidden/>
          </w:rPr>
          <w:tab/>
        </w:r>
        <w:r w:rsidR="00D64537">
          <w:rPr>
            <w:noProof/>
            <w:webHidden/>
          </w:rPr>
          <w:fldChar w:fldCharType="begin"/>
        </w:r>
        <w:r w:rsidR="00D64537">
          <w:rPr>
            <w:noProof/>
            <w:webHidden/>
          </w:rPr>
          <w:instrText xml:space="preserve"> PAGEREF _Toc452643197 \h </w:instrText>
        </w:r>
        <w:r w:rsidR="00D64537">
          <w:rPr>
            <w:noProof/>
            <w:webHidden/>
          </w:rPr>
        </w:r>
        <w:r w:rsidR="00D64537">
          <w:rPr>
            <w:noProof/>
            <w:webHidden/>
          </w:rPr>
          <w:fldChar w:fldCharType="separate"/>
        </w:r>
        <w:r w:rsidR="00D64537">
          <w:rPr>
            <w:noProof/>
            <w:webHidden/>
          </w:rPr>
          <w:t>225</w:t>
        </w:r>
        <w:r w:rsidR="00D64537">
          <w:rPr>
            <w:noProof/>
            <w:webHidden/>
          </w:rPr>
          <w:fldChar w:fldCharType="end"/>
        </w:r>
      </w:hyperlink>
    </w:p>
    <w:p w14:paraId="2764FD9A" w14:textId="77777777" w:rsidR="00D64537" w:rsidRDefault="000D1B66">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2643198" w:history="1">
        <w:r w:rsidR="00D64537" w:rsidRPr="00FA1851">
          <w:rPr>
            <w:rStyle w:val="Lienhypertexte"/>
            <w:noProof/>
            <w:lang w:val="en-CA"/>
          </w:rPr>
          <w:t>9.7</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 xml:space="preserve">GeoSciML Geologic Time XML Requirements Class </w:t>
        </w:r>
        <w:r w:rsidR="00D64537" w:rsidRPr="00FA1851">
          <w:rPr>
            <w:rStyle w:val="Lienhypertexte"/>
            <w:noProof/>
          </w:rPr>
          <w:t>(Normative)</w:t>
        </w:r>
        <w:r w:rsidR="00D64537">
          <w:rPr>
            <w:noProof/>
            <w:webHidden/>
          </w:rPr>
          <w:tab/>
        </w:r>
        <w:r w:rsidR="00D64537">
          <w:rPr>
            <w:noProof/>
            <w:webHidden/>
          </w:rPr>
          <w:fldChar w:fldCharType="begin"/>
        </w:r>
        <w:r w:rsidR="00D64537">
          <w:rPr>
            <w:noProof/>
            <w:webHidden/>
          </w:rPr>
          <w:instrText xml:space="preserve"> PAGEREF _Toc452643198 \h </w:instrText>
        </w:r>
        <w:r w:rsidR="00D64537">
          <w:rPr>
            <w:noProof/>
            <w:webHidden/>
          </w:rPr>
        </w:r>
        <w:r w:rsidR="00D64537">
          <w:rPr>
            <w:noProof/>
            <w:webHidden/>
          </w:rPr>
          <w:fldChar w:fldCharType="separate"/>
        </w:r>
        <w:r w:rsidR="00D64537">
          <w:rPr>
            <w:noProof/>
            <w:webHidden/>
          </w:rPr>
          <w:t>226</w:t>
        </w:r>
        <w:r w:rsidR="00D64537">
          <w:rPr>
            <w:noProof/>
            <w:webHidden/>
          </w:rPr>
          <w:fldChar w:fldCharType="end"/>
        </w:r>
      </w:hyperlink>
    </w:p>
    <w:p w14:paraId="6861CA58" w14:textId="77777777" w:rsidR="00D64537" w:rsidRDefault="000D1B66">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2643199" w:history="1">
        <w:r w:rsidR="00D64537" w:rsidRPr="00FA1851">
          <w:rPr>
            <w:rStyle w:val="Lienhypertexte"/>
            <w:noProof/>
            <w:lang w:val="en-CA"/>
          </w:rPr>
          <w:t>9.8</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 xml:space="preserve">GeoSciML Borehole XML Requirements Class </w:t>
        </w:r>
        <w:r w:rsidR="00D64537" w:rsidRPr="00FA1851">
          <w:rPr>
            <w:rStyle w:val="Lienhypertexte"/>
            <w:noProof/>
          </w:rPr>
          <w:t>(Normative)</w:t>
        </w:r>
        <w:r w:rsidR="00D64537">
          <w:rPr>
            <w:noProof/>
            <w:webHidden/>
          </w:rPr>
          <w:tab/>
        </w:r>
        <w:r w:rsidR="00D64537">
          <w:rPr>
            <w:noProof/>
            <w:webHidden/>
          </w:rPr>
          <w:fldChar w:fldCharType="begin"/>
        </w:r>
        <w:r w:rsidR="00D64537">
          <w:rPr>
            <w:noProof/>
            <w:webHidden/>
          </w:rPr>
          <w:instrText xml:space="preserve"> PAGEREF _Toc452643199 \h </w:instrText>
        </w:r>
        <w:r w:rsidR="00D64537">
          <w:rPr>
            <w:noProof/>
            <w:webHidden/>
          </w:rPr>
        </w:r>
        <w:r w:rsidR="00D64537">
          <w:rPr>
            <w:noProof/>
            <w:webHidden/>
          </w:rPr>
          <w:fldChar w:fldCharType="separate"/>
        </w:r>
        <w:r w:rsidR="00D64537">
          <w:rPr>
            <w:noProof/>
            <w:webHidden/>
          </w:rPr>
          <w:t>227</w:t>
        </w:r>
        <w:r w:rsidR="00D64537">
          <w:rPr>
            <w:noProof/>
            <w:webHidden/>
          </w:rPr>
          <w:fldChar w:fldCharType="end"/>
        </w:r>
      </w:hyperlink>
    </w:p>
    <w:p w14:paraId="0A9C842A" w14:textId="77777777" w:rsidR="00D64537" w:rsidRDefault="000D1B66">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2643200" w:history="1">
        <w:r w:rsidR="00D64537" w:rsidRPr="00FA1851">
          <w:rPr>
            <w:rStyle w:val="Lienhypertexte"/>
            <w:noProof/>
            <w:lang w:val="en-CA"/>
          </w:rPr>
          <w:t>9.9</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 xml:space="preserve">GeoSciML Laboratory XML Analysis Requirements Class </w:t>
        </w:r>
        <w:r w:rsidR="00D64537" w:rsidRPr="00FA1851">
          <w:rPr>
            <w:rStyle w:val="Lienhypertexte"/>
            <w:noProof/>
          </w:rPr>
          <w:t>(Normative)</w:t>
        </w:r>
        <w:r w:rsidR="00D64537">
          <w:rPr>
            <w:noProof/>
            <w:webHidden/>
          </w:rPr>
          <w:tab/>
        </w:r>
        <w:r w:rsidR="00D64537">
          <w:rPr>
            <w:noProof/>
            <w:webHidden/>
          </w:rPr>
          <w:fldChar w:fldCharType="begin"/>
        </w:r>
        <w:r w:rsidR="00D64537">
          <w:rPr>
            <w:noProof/>
            <w:webHidden/>
          </w:rPr>
          <w:instrText xml:space="preserve"> PAGEREF _Toc452643200 \h </w:instrText>
        </w:r>
        <w:r w:rsidR="00D64537">
          <w:rPr>
            <w:noProof/>
            <w:webHidden/>
          </w:rPr>
        </w:r>
        <w:r w:rsidR="00D64537">
          <w:rPr>
            <w:noProof/>
            <w:webHidden/>
          </w:rPr>
          <w:fldChar w:fldCharType="separate"/>
        </w:r>
        <w:r w:rsidR="00D64537">
          <w:rPr>
            <w:noProof/>
            <w:webHidden/>
          </w:rPr>
          <w:t>227</w:t>
        </w:r>
        <w:r w:rsidR="00D64537">
          <w:rPr>
            <w:noProof/>
            <w:webHidden/>
          </w:rPr>
          <w:fldChar w:fldCharType="end"/>
        </w:r>
      </w:hyperlink>
    </w:p>
    <w:p w14:paraId="3186EBD7" w14:textId="77777777" w:rsidR="00D64537" w:rsidRDefault="000D1B66">
      <w:pPr>
        <w:pStyle w:val="TM1"/>
        <w:tabs>
          <w:tab w:val="left" w:pos="660"/>
          <w:tab w:val="right" w:leader="dot" w:pos="8630"/>
        </w:tabs>
        <w:rPr>
          <w:rFonts w:asciiTheme="minorHAnsi" w:eastAsiaTheme="minorEastAsia" w:hAnsiTheme="minorHAnsi" w:cstheme="minorBidi"/>
          <w:noProof/>
          <w:sz w:val="22"/>
          <w:szCs w:val="22"/>
          <w:lang w:val="en-CA" w:eastAsia="en-CA"/>
        </w:rPr>
      </w:pPr>
      <w:hyperlink w:anchor="_Toc452643201" w:history="1">
        <w:r w:rsidR="00D64537" w:rsidRPr="00FA1851">
          <w:rPr>
            <w:rStyle w:val="Lienhypertexte"/>
            <w:noProof/>
            <w:lang w:val="en-CA"/>
          </w:rPr>
          <w:t>10.</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Media Types for any data encoding(s)</w:t>
        </w:r>
        <w:r w:rsidR="00D64537">
          <w:rPr>
            <w:noProof/>
            <w:webHidden/>
          </w:rPr>
          <w:tab/>
        </w:r>
        <w:r w:rsidR="00D64537">
          <w:rPr>
            <w:noProof/>
            <w:webHidden/>
          </w:rPr>
          <w:fldChar w:fldCharType="begin"/>
        </w:r>
        <w:r w:rsidR="00D64537">
          <w:rPr>
            <w:noProof/>
            <w:webHidden/>
          </w:rPr>
          <w:instrText xml:space="preserve"> PAGEREF _Toc452643201 \h </w:instrText>
        </w:r>
        <w:r w:rsidR="00D64537">
          <w:rPr>
            <w:noProof/>
            <w:webHidden/>
          </w:rPr>
        </w:r>
        <w:r w:rsidR="00D64537">
          <w:rPr>
            <w:noProof/>
            <w:webHidden/>
          </w:rPr>
          <w:fldChar w:fldCharType="separate"/>
        </w:r>
        <w:r w:rsidR="00D64537">
          <w:rPr>
            <w:noProof/>
            <w:webHidden/>
          </w:rPr>
          <w:t>229</w:t>
        </w:r>
        <w:r w:rsidR="00D64537">
          <w:rPr>
            <w:noProof/>
            <w:webHidden/>
          </w:rPr>
          <w:fldChar w:fldCharType="end"/>
        </w:r>
      </w:hyperlink>
    </w:p>
    <w:p w14:paraId="201273DE" w14:textId="77777777" w:rsidR="00D64537" w:rsidRDefault="000D1B66">
      <w:pPr>
        <w:pStyle w:val="TM1"/>
        <w:tabs>
          <w:tab w:val="left" w:pos="660"/>
          <w:tab w:val="right" w:leader="dot" w:pos="8630"/>
        </w:tabs>
        <w:rPr>
          <w:rFonts w:asciiTheme="minorHAnsi" w:eastAsiaTheme="minorEastAsia" w:hAnsiTheme="minorHAnsi" w:cstheme="minorBidi"/>
          <w:noProof/>
          <w:sz w:val="22"/>
          <w:szCs w:val="22"/>
          <w:lang w:val="en-CA" w:eastAsia="en-CA"/>
        </w:rPr>
      </w:pPr>
      <w:hyperlink w:anchor="_Toc452643202" w:history="1">
        <w:r w:rsidR="00D64537" w:rsidRPr="00FA1851">
          <w:rPr>
            <w:rStyle w:val="Lienhypertexte"/>
            <w:noProof/>
            <w:lang w:val="en-CA"/>
          </w:rPr>
          <w:t>11.</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Abbreviations and Acronyms</w:t>
        </w:r>
        <w:r w:rsidR="00D64537">
          <w:rPr>
            <w:noProof/>
            <w:webHidden/>
          </w:rPr>
          <w:tab/>
        </w:r>
        <w:r w:rsidR="00D64537">
          <w:rPr>
            <w:noProof/>
            <w:webHidden/>
          </w:rPr>
          <w:fldChar w:fldCharType="begin"/>
        </w:r>
        <w:r w:rsidR="00D64537">
          <w:rPr>
            <w:noProof/>
            <w:webHidden/>
          </w:rPr>
          <w:instrText xml:space="preserve"> PAGEREF _Toc452643202 \h </w:instrText>
        </w:r>
        <w:r w:rsidR="00D64537">
          <w:rPr>
            <w:noProof/>
            <w:webHidden/>
          </w:rPr>
        </w:r>
        <w:r w:rsidR="00D64537">
          <w:rPr>
            <w:noProof/>
            <w:webHidden/>
          </w:rPr>
          <w:fldChar w:fldCharType="separate"/>
        </w:r>
        <w:r w:rsidR="00D64537">
          <w:rPr>
            <w:noProof/>
            <w:webHidden/>
          </w:rPr>
          <w:t>230</w:t>
        </w:r>
        <w:r w:rsidR="00D64537">
          <w:rPr>
            <w:noProof/>
            <w:webHidden/>
          </w:rPr>
          <w:fldChar w:fldCharType="end"/>
        </w:r>
      </w:hyperlink>
    </w:p>
    <w:p w14:paraId="7EF3E08A" w14:textId="77777777" w:rsidR="00D64537" w:rsidRDefault="000D1B66">
      <w:pPr>
        <w:pStyle w:val="TM2"/>
        <w:tabs>
          <w:tab w:val="left" w:pos="1540"/>
          <w:tab w:val="right" w:leader="dot" w:pos="8630"/>
        </w:tabs>
        <w:rPr>
          <w:rFonts w:asciiTheme="minorHAnsi" w:eastAsiaTheme="minorEastAsia" w:hAnsiTheme="minorHAnsi" w:cstheme="minorBidi"/>
          <w:noProof/>
          <w:sz w:val="22"/>
          <w:szCs w:val="22"/>
          <w:lang w:val="en-CA" w:eastAsia="en-CA"/>
        </w:rPr>
      </w:pPr>
      <w:hyperlink w:anchor="_Toc452643203" w:history="1">
        <w:r w:rsidR="00D64537" w:rsidRPr="00FA1851">
          <w:rPr>
            <w:rStyle w:val="Lienhypertexte"/>
            <w:noProof/>
          </w:rPr>
          <w:t>Annex A.</w:t>
        </w:r>
        <w:r w:rsidR="00D64537">
          <w:rPr>
            <w:rFonts w:asciiTheme="minorHAnsi" w:eastAsiaTheme="minorEastAsia" w:hAnsiTheme="minorHAnsi" w:cstheme="minorBidi"/>
            <w:noProof/>
            <w:sz w:val="22"/>
            <w:szCs w:val="22"/>
            <w:lang w:val="en-CA" w:eastAsia="en-CA"/>
          </w:rPr>
          <w:tab/>
        </w:r>
        <w:r w:rsidR="00D64537" w:rsidRPr="00FA1851">
          <w:rPr>
            <w:rStyle w:val="Lienhypertexte"/>
            <w:noProof/>
          </w:rPr>
          <w:t>Conformance classes</w:t>
        </w:r>
        <w:r w:rsidR="00D64537">
          <w:rPr>
            <w:noProof/>
            <w:webHidden/>
          </w:rPr>
          <w:tab/>
        </w:r>
        <w:r w:rsidR="00D64537">
          <w:rPr>
            <w:noProof/>
            <w:webHidden/>
          </w:rPr>
          <w:fldChar w:fldCharType="begin"/>
        </w:r>
        <w:r w:rsidR="00D64537">
          <w:rPr>
            <w:noProof/>
            <w:webHidden/>
          </w:rPr>
          <w:instrText xml:space="preserve"> PAGEREF _Toc452643203 \h </w:instrText>
        </w:r>
        <w:r w:rsidR="00D64537">
          <w:rPr>
            <w:noProof/>
            <w:webHidden/>
          </w:rPr>
        </w:r>
        <w:r w:rsidR="00D64537">
          <w:rPr>
            <w:noProof/>
            <w:webHidden/>
          </w:rPr>
          <w:fldChar w:fldCharType="separate"/>
        </w:r>
        <w:r w:rsidR="00D64537">
          <w:rPr>
            <w:noProof/>
            <w:webHidden/>
          </w:rPr>
          <w:t>231</w:t>
        </w:r>
        <w:r w:rsidR="00D64537">
          <w:rPr>
            <w:noProof/>
            <w:webHidden/>
          </w:rPr>
          <w:fldChar w:fldCharType="end"/>
        </w:r>
      </w:hyperlink>
    </w:p>
    <w:p w14:paraId="6CFA069D" w14:textId="77777777" w:rsidR="00D64537" w:rsidRDefault="000D1B66">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2643204" w:history="1">
        <w:r w:rsidR="00D64537" w:rsidRPr="00FA1851">
          <w:rPr>
            <w:rStyle w:val="Lienhypertexte"/>
            <w:noProof/>
          </w:rPr>
          <w:t>A.1.</w:t>
        </w:r>
        <w:r w:rsidR="00D64537">
          <w:rPr>
            <w:rFonts w:asciiTheme="minorHAnsi" w:eastAsiaTheme="minorEastAsia" w:hAnsiTheme="minorHAnsi" w:cstheme="minorBidi"/>
            <w:noProof/>
            <w:sz w:val="22"/>
            <w:szCs w:val="22"/>
            <w:lang w:val="en-CA" w:eastAsia="en-CA"/>
          </w:rPr>
          <w:tab/>
        </w:r>
        <w:r w:rsidR="00D64537" w:rsidRPr="00FA1851">
          <w:rPr>
            <w:rStyle w:val="Lienhypertexte"/>
            <w:noProof/>
          </w:rPr>
          <w:t>Conformance class: GeoSciML Conceptual</w:t>
        </w:r>
        <w:r w:rsidR="00D64537">
          <w:rPr>
            <w:noProof/>
            <w:webHidden/>
          </w:rPr>
          <w:tab/>
        </w:r>
        <w:r w:rsidR="00D64537">
          <w:rPr>
            <w:noProof/>
            <w:webHidden/>
          </w:rPr>
          <w:fldChar w:fldCharType="begin"/>
        </w:r>
        <w:r w:rsidR="00D64537">
          <w:rPr>
            <w:noProof/>
            <w:webHidden/>
          </w:rPr>
          <w:instrText xml:space="preserve"> PAGEREF _Toc452643204 \h </w:instrText>
        </w:r>
        <w:r w:rsidR="00D64537">
          <w:rPr>
            <w:noProof/>
            <w:webHidden/>
          </w:rPr>
        </w:r>
        <w:r w:rsidR="00D64537">
          <w:rPr>
            <w:noProof/>
            <w:webHidden/>
          </w:rPr>
          <w:fldChar w:fldCharType="separate"/>
        </w:r>
        <w:r w:rsidR="00D64537">
          <w:rPr>
            <w:noProof/>
            <w:webHidden/>
          </w:rPr>
          <w:t>231</w:t>
        </w:r>
        <w:r w:rsidR="00D64537">
          <w:rPr>
            <w:noProof/>
            <w:webHidden/>
          </w:rPr>
          <w:fldChar w:fldCharType="end"/>
        </w:r>
      </w:hyperlink>
    </w:p>
    <w:p w14:paraId="4EDCB83C" w14:textId="77777777" w:rsidR="00D64537" w:rsidRDefault="000D1B66">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2643205" w:history="1">
        <w:r w:rsidR="00D64537" w:rsidRPr="00FA1851">
          <w:rPr>
            <w:rStyle w:val="Lienhypertexte"/>
            <w:noProof/>
          </w:rPr>
          <w:t>A.2.</w:t>
        </w:r>
        <w:r w:rsidR="00D64537">
          <w:rPr>
            <w:rFonts w:asciiTheme="minorHAnsi" w:eastAsiaTheme="minorEastAsia" w:hAnsiTheme="minorHAnsi" w:cstheme="minorBidi"/>
            <w:noProof/>
            <w:sz w:val="22"/>
            <w:szCs w:val="22"/>
            <w:lang w:val="en-CA" w:eastAsia="en-CA"/>
          </w:rPr>
          <w:tab/>
        </w:r>
        <w:r w:rsidR="00D64537" w:rsidRPr="00FA1851">
          <w:rPr>
            <w:rStyle w:val="Lienhypertexte"/>
            <w:noProof/>
          </w:rPr>
          <w:t>Conformance class: GeoSciML Core Abstract</w:t>
        </w:r>
        <w:r w:rsidR="00D64537">
          <w:rPr>
            <w:noProof/>
            <w:webHidden/>
          </w:rPr>
          <w:tab/>
        </w:r>
        <w:r w:rsidR="00D64537">
          <w:rPr>
            <w:noProof/>
            <w:webHidden/>
          </w:rPr>
          <w:fldChar w:fldCharType="begin"/>
        </w:r>
        <w:r w:rsidR="00D64537">
          <w:rPr>
            <w:noProof/>
            <w:webHidden/>
          </w:rPr>
          <w:instrText xml:space="preserve"> PAGEREF _Toc452643205 \h </w:instrText>
        </w:r>
        <w:r w:rsidR="00D64537">
          <w:rPr>
            <w:noProof/>
            <w:webHidden/>
          </w:rPr>
        </w:r>
        <w:r w:rsidR="00D64537">
          <w:rPr>
            <w:noProof/>
            <w:webHidden/>
          </w:rPr>
          <w:fldChar w:fldCharType="separate"/>
        </w:r>
        <w:r w:rsidR="00D64537">
          <w:rPr>
            <w:noProof/>
            <w:webHidden/>
          </w:rPr>
          <w:t>231</w:t>
        </w:r>
        <w:r w:rsidR="00D64537">
          <w:rPr>
            <w:noProof/>
            <w:webHidden/>
          </w:rPr>
          <w:fldChar w:fldCharType="end"/>
        </w:r>
      </w:hyperlink>
    </w:p>
    <w:p w14:paraId="0494B1BD" w14:textId="77777777" w:rsidR="00D64537" w:rsidRDefault="000D1B66">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2643206" w:history="1">
        <w:r w:rsidR="00D64537" w:rsidRPr="00FA1851">
          <w:rPr>
            <w:rStyle w:val="Lienhypertexte"/>
            <w:noProof/>
          </w:rPr>
          <w:t>A.3.</w:t>
        </w:r>
        <w:r w:rsidR="00D64537">
          <w:rPr>
            <w:rFonts w:asciiTheme="minorHAnsi" w:eastAsiaTheme="minorEastAsia" w:hAnsiTheme="minorHAnsi" w:cstheme="minorBidi"/>
            <w:noProof/>
            <w:sz w:val="22"/>
            <w:szCs w:val="22"/>
            <w:lang w:val="en-CA" w:eastAsia="en-CA"/>
          </w:rPr>
          <w:tab/>
        </w:r>
        <w:r w:rsidR="00D64537" w:rsidRPr="00FA1851">
          <w:rPr>
            <w:rStyle w:val="Lienhypertexte"/>
            <w:noProof/>
          </w:rPr>
          <w:t>Conformance class: Lite  Logical</w:t>
        </w:r>
        <w:r w:rsidR="00D64537">
          <w:rPr>
            <w:noProof/>
            <w:webHidden/>
          </w:rPr>
          <w:tab/>
        </w:r>
        <w:r w:rsidR="00D64537">
          <w:rPr>
            <w:noProof/>
            <w:webHidden/>
          </w:rPr>
          <w:fldChar w:fldCharType="begin"/>
        </w:r>
        <w:r w:rsidR="00D64537">
          <w:rPr>
            <w:noProof/>
            <w:webHidden/>
          </w:rPr>
          <w:instrText xml:space="preserve"> PAGEREF _Toc452643206 \h </w:instrText>
        </w:r>
        <w:r w:rsidR="00D64537">
          <w:rPr>
            <w:noProof/>
            <w:webHidden/>
          </w:rPr>
        </w:r>
        <w:r w:rsidR="00D64537">
          <w:rPr>
            <w:noProof/>
            <w:webHidden/>
          </w:rPr>
          <w:fldChar w:fldCharType="separate"/>
        </w:r>
        <w:r w:rsidR="00D64537">
          <w:rPr>
            <w:noProof/>
            <w:webHidden/>
          </w:rPr>
          <w:t>234</w:t>
        </w:r>
        <w:r w:rsidR="00D64537">
          <w:rPr>
            <w:noProof/>
            <w:webHidden/>
          </w:rPr>
          <w:fldChar w:fldCharType="end"/>
        </w:r>
      </w:hyperlink>
    </w:p>
    <w:p w14:paraId="57734E44" w14:textId="77777777" w:rsidR="00D64537" w:rsidRDefault="000D1B66">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2643207" w:history="1">
        <w:r w:rsidR="00D64537" w:rsidRPr="00FA1851">
          <w:rPr>
            <w:rStyle w:val="Lienhypertexte"/>
            <w:noProof/>
          </w:rPr>
          <w:t>A.4.</w:t>
        </w:r>
        <w:r w:rsidR="00D64537">
          <w:rPr>
            <w:rFonts w:asciiTheme="minorHAnsi" w:eastAsiaTheme="minorEastAsia" w:hAnsiTheme="minorHAnsi" w:cstheme="minorBidi"/>
            <w:noProof/>
            <w:sz w:val="22"/>
            <w:szCs w:val="22"/>
            <w:lang w:val="en-CA" w:eastAsia="en-CA"/>
          </w:rPr>
          <w:tab/>
        </w:r>
        <w:r w:rsidR="00D64537" w:rsidRPr="00FA1851">
          <w:rPr>
            <w:rStyle w:val="Lienhypertexte"/>
            <w:noProof/>
          </w:rPr>
          <w:t>Conformance class: GeoSciML Basic Logical Model</w:t>
        </w:r>
        <w:r w:rsidR="00D64537">
          <w:rPr>
            <w:noProof/>
            <w:webHidden/>
          </w:rPr>
          <w:tab/>
        </w:r>
        <w:r w:rsidR="00D64537">
          <w:rPr>
            <w:noProof/>
            <w:webHidden/>
          </w:rPr>
          <w:fldChar w:fldCharType="begin"/>
        </w:r>
        <w:r w:rsidR="00D64537">
          <w:rPr>
            <w:noProof/>
            <w:webHidden/>
          </w:rPr>
          <w:instrText xml:space="preserve"> PAGEREF _Toc452643207 \h </w:instrText>
        </w:r>
        <w:r w:rsidR="00D64537">
          <w:rPr>
            <w:noProof/>
            <w:webHidden/>
          </w:rPr>
        </w:r>
        <w:r w:rsidR="00D64537">
          <w:rPr>
            <w:noProof/>
            <w:webHidden/>
          </w:rPr>
          <w:fldChar w:fldCharType="separate"/>
        </w:r>
        <w:r w:rsidR="00D64537">
          <w:rPr>
            <w:noProof/>
            <w:webHidden/>
          </w:rPr>
          <w:t>238</w:t>
        </w:r>
        <w:r w:rsidR="00D64537">
          <w:rPr>
            <w:noProof/>
            <w:webHidden/>
          </w:rPr>
          <w:fldChar w:fldCharType="end"/>
        </w:r>
      </w:hyperlink>
    </w:p>
    <w:p w14:paraId="7D8E5FCA" w14:textId="77777777" w:rsidR="00D64537" w:rsidRDefault="000D1B66">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2643208" w:history="1">
        <w:r w:rsidR="00D64537" w:rsidRPr="00FA1851">
          <w:rPr>
            <w:rStyle w:val="Lienhypertexte"/>
            <w:noProof/>
          </w:rPr>
          <w:t>A.5.</w:t>
        </w:r>
        <w:r w:rsidR="00D64537">
          <w:rPr>
            <w:rFonts w:asciiTheme="minorHAnsi" w:eastAsiaTheme="minorEastAsia" w:hAnsiTheme="minorHAnsi" w:cstheme="minorBidi"/>
            <w:noProof/>
            <w:sz w:val="22"/>
            <w:szCs w:val="22"/>
            <w:lang w:val="en-CA" w:eastAsia="en-CA"/>
          </w:rPr>
          <w:tab/>
        </w:r>
        <w:r w:rsidR="00D64537" w:rsidRPr="00FA1851">
          <w:rPr>
            <w:rStyle w:val="Lienhypertexte"/>
            <w:noProof/>
          </w:rPr>
          <w:t>Conformance class: GeoSciML Extension Logical Model</w:t>
        </w:r>
        <w:r w:rsidR="00D64537">
          <w:rPr>
            <w:noProof/>
            <w:webHidden/>
          </w:rPr>
          <w:tab/>
        </w:r>
        <w:r w:rsidR="00D64537">
          <w:rPr>
            <w:noProof/>
            <w:webHidden/>
          </w:rPr>
          <w:fldChar w:fldCharType="begin"/>
        </w:r>
        <w:r w:rsidR="00D64537">
          <w:rPr>
            <w:noProof/>
            <w:webHidden/>
          </w:rPr>
          <w:instrText xml:space="preserve"> PAGEREF _Toc452643208 \h </w:instrText>
        </w:r>
        <w:r w:rsidR="00D64537">
          <w:rPr>
            <w:noProof/>
            <w:webHidden/>
          </w:rPr>
        </w:r>
        <w:r w:rsidR="00D64537">
          <w:rPr>
            <w:noProof/>
            <w:webHidden/>
          </w:rPr>
          <w:fldChar w:fldCharType="separate"/>
        </w:r>
        <w:r w:rsidR="00D64537">
          <w:rPr>
            <w:noProof/>
            <w:webHidden/>
          </w:rPr>
          <w:t>242</w:t>
        </w:r>
        <w:r w:rsidR="00D64537">
          <w:rPr>
            <w:noProof/>
            <w:webHidden/>
          </w:rPr>
          <w:fldChar w:fldCharType="end"/>
        </w:r>
      </w:hyperlink>
    </w:p>
    <w:p w14:paraId="59FDC776" w14:textId="77777777" w:rsidR="00D64537" w:rsidRDefault="000D1B66">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2643209" w:history="1">
        <w:r w:rsidR="00D64537" w:rsidRPr="00FA1851">
          <w:rPr>
            <w:rStyle w:val="Lienhypertexte"/>
            <w:noProof/>
          </w:rPr>
          <w:t>A.6.</w:t>
        </w:r>
        <w:r w:rsidR="00D64537">
          <w:rPr>
            <w:rFonts w:asciiTheme="minorHAnsi" w:eastAsiaTheme="minorEastAsia" w:hAnsiTheme="minorHAnsi" w:cstheme="minorBidi"/>
            <w:noProof/>
            <w:sz w:val="22"/>
            <w:szCs w:val="22"/>
            <w:lang w:val="en-CA" w:eastAsia="en-CA"/>
          </w:rPr>
          <w:tab/>
        </w:r>
        <w:r w:rsidR="00D64537" w:rsidRPr="00FA1851">
          <w:rPr>
            <w:rStyle w:val="Lienhypertexte"/>
            <w:noProof/>
          </w:rPr>
          <w:t>Conformance class: GeoSciML Time-Scale Logical Model</w:t>
        </w:r>
        <w:r w:rsidR="00D64537">
          <w:rPr>
            <w:noProof/>
            <w:webHidden/>
          </w:rPr>
          <w:tab/>
        </w:r>
        <w:r w:rsidR="00D64537">
          <w:rPr>
            <w:noProof/>
            <w:webHidden/>
          </w:rPr>
          <w:fldChar w:fldCharType="begin"/>
        </w:r>
        <w:r w:rsidR="00D64537">
          <w:rPr>
            <w:noProof/>
            <w:webHidden/>
          </w:rPr>
          <w:instrText xml:space="preserve"> PAGEREF _Toc452643209 \h </w:instrText>
        </w:r>
        <w:r w:rsidR="00D64537">
          <w:rPr>
            <w:noProof/>
            <w:webHidden/>
          </w:rPr>
        </w:r>
        <w:r w:rsidR="00D64537">
          <w:rPr>
            <w:noProof/>
            <w:webHidden/>
          </w:rPr>
          <w:fldChar w:fldCharType="separate"/>
        </w:r>
        <w:r w:rsidR="00D64537">
          <w:rPr>
            <w:noProof/>
            <w:webHidden/>
          </w:rPr>
          <w:t>244</w:t>
        </w:r>
        <w:r w:rsidR="00D64537">
          <w:rPr>
            <w:noProof/>
            <w:webHidden/>
          </w:rPr>
          <w:fldChar w:fldCharType="end"/>
        </w:r>
      </w:hyperlink>
    </w:p>
    <w:p w14:paraId="77D9D61A" w14:textId="77777777" w:rsidR="00D64537" w:rsidRDefault="000D1B66">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2643210" w:history="1">
        <w:r w:rsidR="00D64537" w:rsidRPr="00FA1851">
          <w:rPr>
            <w:rStyle w:val="Lienhypertexte"/>
            <w:noProof/>
          </w:rPr>
          <w:t>A.7.</w:t>
        </w:r>
        <w:r w:rsidR="00D64537">
          <w:rPr>
            <w:rFonts w:asciiTheme="minorHAnsi" w:eastAsiaTheme="minorEastAsia" w:hAnsiTheme="minorHAnsi" w:cstheme="minorBidi"/>
            <w:noProof/>
            <w:sz w:val="22"/>
            <w:szCs w:val="22"/>
            <w:lang w:val="en-CA" w:eastAsia="en-CA"/>
          </w:rPr>
          <w:tab/>
        </w:r>
        <w:r w:rsidR="00D64537" w:rsidRPr="00FA1851">
          <w:rPr>
            <w:rStyle w:val="Lienhypertexte"/>
            <w:noProof/>
          </w:rPr>
          <w:t>Conformance class: GeoSciML Borehole Logical Model</w:t>
        </w:r>
        <w:r w:rsidR="00D64537">
          <w:rPr>
            <w:noProof/>
            <w:webHidden/>
          </w:rPr>
          <w:tab/>
        </w:r>
        <w:r w:rsidR="00D64537">
          <w:rPr>
            <w:noProof/>
            <w:webHidden/>
          </w:rPr>
          <w:fldChar w:fldCharType="begin"/>
        </w:r>
        <w:r w:rsidR="00D64537">
          <w:rPr>
            <w:noProof/>
            <w:webHidden/>
          </w:rPr>
          <w:instrText xml:space="preserve"> PAGEREF _Toc452643210 \h </w:instrText>
        </w:r>
        <w:r w:rsidR="00D64537">
          <w:rPr>
            <w:noProof/>
            <w:webHidden/>
          </w:rPr>
        </w:r>
        <w:r w:rsidR="00D64537">
          <w:rPr>
            <w:noProof/>
            <w:webHidden/>
          </w:rPr>
          <w:fldChar w:fldCharType="separate"/>
        </w:r>
        <w:r w:rsidR="00D64537">
          <w:rPr>
            <w:noProof/>
            <w:webHidden/>
          </w:rPr>
          <w:t>245</w:t>
        </w:r>
        <w:r w:rsidR="00D64537">
          <w:rPr>
            <w:noProof/>
            <w:webHidden/>
          </w:rPr>
          <w:fldChar w:fldCharType="end"/>
        </w:r>
      </w:hyperlink>
    </w:p>
    <w:p w14:paraId="7AF79449" w14:textId="77777777" w:rsidR="00D64537" w:rsidRDefault="000D1B66">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2643211" w:history="1">
        <w:r w:rsidR="00D64537" w:rsidRPr="00FA1851">
          <w:rPr>
            <w:rStyle w:val="Lienhypertexte"/>
            <w:noProof/>
          </w:rPr>
          <w:t>A.8.</w:t>
        </w:r>
        <w:r w:rsidR="00D64537">
          <w:rPr>
            <w:rFonts w:asciiTheme="minorHAnsi" w:eastAsiaTheme="minorEastAsia" w:hAnsiTheme="minorHAnsi" w:cstheme="minorBidi"/>
            <w:noProof/>
            <w:sz w:val="22"/>
            <w:szCs w:val="22"/>
            <w:lang w:val="en-CA" w:eastAsia="en-CA"/>
          </w:rPr>
          <w:tab/>
        </w:r>
        <w:r w:rsidR="00D64537" w:rsidRPr="00FA1851">
          <w:rPr>
            <w:rStyle w:val="Lienhypertexte"/>
            <w:noProof/>
          </w:rPr>
          <w:t>Conformance class: GeoSciML Lab Analysis Logical Model</w:t>
        </w:r>
        <w:r w:rsidR="00D64537">
          <w:rPr>
            <w:noProof/>
            <w:webHidden/>
          </w:rPr>
          <w:tab/>
        </w:r>
        <w:r w:rsidR="00D64537">
          <w:rPr>
            <w:noProof/>
            <w:webHidden/>
          </w:rPr>
          <w:fldChar w:fldCharType="begin"/>
        </w:r>
        <w:r w:rsidR="00D64537">
          <w:rPr>
            <w:noProof/>
            <w:webHidden/>
          </w:rPr>
          <w:instrText xml:space="preserve"> PAGEREF _Toc452643211 \h </w:instrText>
        </w:r>
        <w:r w:rsidR="00D64537">
          <w:rPr>
            <w:noProof/>
            <w:webHidden/>
          </w:rPr>
        </w:r>
        <w:r w:rsidR="00D64537">
          <w:rPr>
            <w:noProof/>
            <w:webHidden/>
          </w:rPr>
          <w:fldChar w:fldCharType="separate"/>
        </w:r>
        <w:r w:rsidR="00D64537">
          <w:rPr>
            <w:noProof/>
            <w:webHidden/>
          </w:rPr>
          <w:t>248</w:t>
        </w:r>
        <w:r w:rsidR="00D64537">
          <w:rPr>
            <w:noProof/>
            <w:webHidden/>
          </w:rPr>
          <w:fldChar w:fldCharType="end"/>
        </w:r>
      </w:hyperlink>
    </w:p>
    <w:p w14:paraId="0700A37E" w14:textId="77777777" w:rsidR="00D64537" w:rsidRDefault="000D1B66">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2643212" w:history="1">
        <w:r w:rsidR="00D64537" w:rsidRPr="00FA1851">
          <w:rPr>
            <w:rStyle w:val="Lienhypertexte"/>
            <w:noProof/>
          </w:rPr>
          <w:t>A.9.</w:t>
        </w:r>
        <w:r w:rsidR="00D64537">
          <w:rPr>
            <w:rFonts w:asciiTheme="minorHAnsi" w:eastAsiaTheme="minorEastAsia" w:hAnsiTheme="minorHAnsi" w:cstheme="minorBidi"/>
            <w:noProof/>
            <w:sz w:val="22"/>
            <w:szCs w:val="22"/>
            <w:lang w:val="en-CA" w:eastAsia="en-CA"/>
          </w:rPr>
          <w:tab/>
        </w:r>
        <w:r w:rsidR="00D64537" w:rsidRPr="00FA1851">
          <w:rPr>
            <w:rStyle w:val="Lienhypertexte"/>
            <w:noProof/>
          </w:rPr>
          <w:t>Conformance class: GeoSciML XML Encoding Abstract Core</w:t>
        </w:r>
        <w:r w:rsidR="00D64537">
          <w:rPr>
            <w:noProof/>
            <w:webHidden/>
          </w:rPr>
          <w:tab/>
        </w:r>
        <w:r w:rsidR="00D64537">
          <w:rPr>
            <w:noProof/>
            <w:webHidden/>
          </w:rPr>
          <w:fldChar w:fldCharType="begin"/>
        </w:r>
        <w:r w:rsidR="00D64537">
          <w:rPr>
            <w:noProof/>
            <w:webHidden/>
          </w:rPr>
          <w:instrText xml:space="preserve"> PAGEREF _Toc452643212 \h </w:instrText>
        </w:r>
        <w:r w:rsidR="00D64537">
          <w:rPr>
            <w:noProof/>
            <w:webHidden/>
          </w:rPr>
        </w:r>
        <w:r w:rsidR="00D64537">
          <w:rPr>
            <w:noProof/>
            <w:webHidden/>
          </w:rPr>
          <w:fldChar w:fldCharType="separate"/>
        </w:r>
        <w:r w:rsidR="00D64537">
          <w:rPr>
            <w:noProof/>
            <w:webHidden/>
          </w:rPr>
          <w:t>250</w:t>
        </w:r>
        <w:r w:rsidR="00D64537">
          <w:rPr>
            <w:noProof/>
            <w:webHidden/>
          </w:rPr>
          <w:fldChar w:fldCharType="end"/>
        </w:r>
      </w:hyperlink>
    </w:p>
    <w:p w14:paraId="3E8CCCB3" w14:textId="77777777" w:rsidR="00D64537" w:rsidRDefault="000D1B66">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2643213" w:history="1">
        <w:r w:rsidR="00D64537" w:rsidRPr="00FA1851">
          <w:rPr>
            <w:rStyle w:val="Lienhypertexte"/>
            <w:noProof/>
          </w:rPr>
          <w:t>A.10.</w:t>
        </w:r>
        <w:r w:rsidR="00D64537">
          <w:rPr>
            <w:rFonts w:asciiTheme="minorHAnsi" w:eastAsiaTheme="minorEastAsia" w:hAnsiTheme="minorHAnsi" w:cstheme="minorBidi"/>
            <w:noProof/>
            <w:sz w:val="22"/>
            <w:szCs w:val="22"/>
            <w:lang w:val="en-CA" w:eastAsia="en-CA"/>
          </w:rPr>
          <w:tab/>
        </w:r>
        <w:r w:rsidR="00D64537" w:rsidRPr="00FA1851">
          <w:rPr>
            <w:rStyle w:val="Lienhypertexte"/>
            <w:noProof/>
          </w:rPr>
          <w:t>Conformance class: GeoSciML Lite XML Abstract Encoding</w:t>
        </w:r>
        <w:r w:rsidR="00D64537">
          <w:rPr>
            <w:noProof/>
            <w:webHidden/>
          </w:rPr>
          <w:tab/>
        </w:r>
        <w:r w:rsidR="00D64537">
          <w:rPr>
            <w:noProof/>
            <w:webHidden/>
          </w:rPr>
          <w:fldChar w:fldCharType="begin"/>
        </w:r>
        <w:r w:rsidR="00D64537">
          <w:rPr>
            <w:noProof/>
            <w:webHidden/>
          </w:rPr>
          <w:instrText xml:space="preserve"> PAGEREF _Toc452643213 \h </w:instrText>
        </w:r>
        <w:r w:rsidR="00D64537">
          <w:rPr>
            <w:noProof/>
            <w:webHidden/>
          </w:rPr>
        </w:r>
        <w:r w:rsidR="00D64537">
          <w:rPr>
            <w:noProof/>
            <w:webHidden/>
          </w:rPr>
          <w:fldChar w:fldCharType="separate"/>
        </w:r>
        <w:r w:rsidR="00D64537">
          <w:rPr>
            <w:noProof/>
            <w:webHidden/>
          </w:rPr>
          <w:t>252</w:t>
        </w:r>
        <w:r w:rsidR="00D64537">
          <w:rPr>
            <w:noProof/>
            <w:webHidden/>
          </w:rPr>
          <w:fldChar w:fldCharType="end"/>
        </w:r>
      </w:hyperlink>
    </w:p>
    <w:p w14:paraId="3A95C426" w14:textId="77777777" w:rsidR="00D64537" w:rsidRDefault="000D1B66">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2643214" w:history="1">
        <w:r w:rsidR="00D64537" w:rsidRPr="00FA1851">
          <w:rPr>
            <w:rStyle w:val="Lienhypertexte"/>
            <w:noProof/>
          </w:rPr>
          <w:t>A.11.</w:t>
        </w:r>
        <w:r w:rsidR="00D64537">
          <w:rPr>
            <w:rFonts w:asciiTheme="minorHAnsi" w:eastAsiaTheme="minorEastAsia" w:hAnsiTheme="minorHAnsi" w:cstheme="minorBidi"/>
            <w:noProof/>
            <w:sz w:val="22"/>
            <w:szCs w:val="22"/>
            <w:lang w:val="en-CA" w:eastAsia="en-CA"/>
          </w:rPr>
          <w:tab/>
        </w:r>
        <w:r w:rsidR="00D64537" w:rsidRPr="00FA1851">
          <w:rPr>
            <w:rStyle w:val="Lienhypertexte"/>
            <w:noProof/>
          </w:rPr>
          <w:t>Conformance class: GeoSciML Lite XML Encoding for GML 3.1</w:t>
        </w:r>
        <w:r w:rsidR="00D64537">
          <w:rPr>
            <w:noProof/>
            <w:webHidden/>
          </w:rPr>
          <w:tab/>
        </w:r>
        <w:r w:rsidR="00D64537">
          <w:rPr>
            <w:noProof/>
            <w:webHidden/>
          </w:rPr>
          <w:fldChar w:fldCharType="begin"/>
        </w:r>
        <w:r w:rsidR="00D64537">
          <w:rPr>
            <w:noProof/>
            <w:webHidden/>
          </w:rPr>
          <w:instrText xml:space="preserve"> PAGEREF _Toc452643214 \h </w:instrText>
        </w:r>
        <w:r w:rsidR="00D64537">
          <w:rPr>
            <w:noProof/>
            <w:webHidden/>
          </w:rPr>
        </w:r>
        <w:r w:rsidR="00D64537">
          <w:rPr>
            <w:noProof/>
            <w:webHidden/>
          </w:rPr>
          <w:fldChar w:fldCharType="separate"/>
        </w:r>
        <w:r w:rsidR="00D64537">
          <w:rPr>
            <w:noProof/>
            <w:webHidden/>
          </w:rPr>
          <w:t>252</w:t>
        </w:r>
        <w:r w:rsidR="00D64537">
          <w:rPr>
            <w:noProof/>
            <w:webHidden/>
          </w:rPr>
          <w:fldChar w:fldCharType="end"/>
        </w:r>
      </w:hyperlink>
    </w:p>
    <w:p w14:paraId="1E92A678" w14:textId="77777777" w:rsidR="00D64537" w:rsidRDefault="000D1B66">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2643215" w:history="1">
        <w:r w:rsidR="00D64537" w:rsidRPr="00FA1851">
          <w:rPr>
            <w:rStyle w:val="Lienhypertexte"/>
            <w:noProof/>
          </w:rPr>
          <w:t>A.12.</w:t>
        </w:r>
        <w:r w:rsidR="00D64537">
          <w:rPr>
            <w:rFonts w:asciiTheme="minorHAnsi" w:eastAsiaTheme="minorEastAsia" w:hAnsiTheme="minorHAnsi" w:cstheme="minorBidi"/>
            <w:noProof/>
            <w:sz w:val="22"/>
            <w:szCs w:val="22"/>
            <w:lang w:val="en-CA" w:eastAsia="en-CA"/>
          </w:rPr>
          <w:tab/>
        </w:r>
        <w:r w:rsidR="00D64537" w:rsidRPr="00FA1851">
          <w:rPr>
            <w:rStyle w:val="Lienhypertexte"/>
            <w:noProof/>
          </w:rPr>
          <w:t>Conformance class: GeoSciML Basic XML Encoding</w:t>
        </w:r>
        <w:r w:rsidR="00D64537">
          <w:rPr>
            <w:noProof/>
            <w:webHidden/>
          </w:rPr>
          <w:tab/>
        </w:r>
        <w:r w:rsidR="00D64537">
          <w:rPr>
            <w:noProof/>
            <w:webHidden/>
          </w:rPr>
          <w:fldChar w:fldCharType="begin"/>
        </w:r>
        <w:r w:rsidR="00D64537">
          <w:rPr>
            <w:noProof/>
            <w:webHidden/>
          </w:rPr>
          <w:instrText xml:space="preserve"> PAGEREF _Toc452643215 \h </w:instrText>
        </w:r>
        <w:r w:rsidR="00D64537">
          <w:rPr>
            <w:noProof/>
            <w:webHidden/>
          </w:rPr>
        </w:r>
        <w:r w:rsidR="00D64537">
          <w:rPr>
            <w:noProof/>
            <w:webHidden/>
          </w:rPr>
          <w:fldChar w:fldCharType="separate"/>
        </w:r>
        <w:r w:rsidR="00D64537">
          <w:rPr>
            <w:noProof/>
            <w:webHidden/>
          </w:rPr>
          <w:t>254</w:t>
        </w:r>
        <w:r w:rsidR="00D64537">
          <w:rPr>
            <w:noProof/>
            <w:webHidden/>
          </w:rPr>
          <w:fldChar w:fldCharType="end"/>
        </w:r>
      </w:hyperlink>
    </w:p>
    <w:p w14:paraId="7B091A10" w14:textId="77777777" w:rsidR="00D64537" w:rsidRDefault="000D1B66">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2643216" w:history="1">
        <w:r w:rsidR="00D64537" w:rsidRPr="00FA1851">
          <w:rPr>
            <w:rStyle w:val="Lienhypertexte"/>
            <w:noProof/>
          </w:rPr>
          <w:t>A.13.</w:t>
        </w:r>
        <w:r w:rsidR="00D64537">
          <w:rPr>
            <w:rFonts w:asciiTheme="minorHAnsi" w:eastAsiaTheme="minorEastAsia" w:hAnsiTheme="minorHAnsi" w:cstheme="minorBidi"/>
            <w:noProof/>
            <w:sz w:val="22"/>
            <w:szCs w:val="22"/>
            <w:lang w:val="en-CA" w:eastAsia="en-CA"/>
          </w:rPr>
          <w:tab/>
        </w:r>
        <w:r w:rsidR="00D64537" w:rsidRPr="00FA1851">
          <w:rPr>
            <w:rStyle w:val="Lienhypertexte"/>
            <w:noProof/>
          </w:rPr>
          <w:t>Conformance class: GeoSciML Extension XML Encoding</w:t>
        </w:r>
        <w:r w:rsidR="00D64537">
          <w:rPr>
            <w:noProof/>
            <w:webHidden/>
          </w:rPr>
          <w:tab/>
        </w:r>
        <w:r w:rsidR="00D64537">
          <w:rPr>
            <w:noProof/>
            <w:webHidden/>
          </w:rPr>
          <w:fldChar w:fldCharType="begin"/>
        </w:r>
        <w:r w:rsidR="00D64537">
          <w:rPr>
            <w:noProof/>
            <w:webHidden/>
          </w:rPr>
          <w:instrText xml:space="preserve"> PAGEREF _Toc452643216 \h </w:instrText>
        </w:r>
        <w:r w:rsidR="00D64537">
          <w:rPr>
            <w:noProof/>
            <w:webHidden/>
          </w:rPr>
        </w:r>
        <w:r w:rsidR="00D64537">
          <w:rPr>
            <w:noProof/>
            <w:webHidden/>
          </w:rPr>
          <w:fldChar w:fldCharType="separate"/>
        </w:r>
        <w:r w:rsidR="00D64537">
          <w:rPr>
            <w:noProof/>
            <w:webHidden/>
          </w:rPr>
          <w:t>255</w:t>
        </w:r>
        <w:r w:rsidR="00D64537">
          <w:rPr>
            <w:noProof/>
            <w:webHidden/>
          </w:rPr>
          <w:fldChar w:fldCharType="end"/>
        </w:r>
      </w:hyperlink>
    </w:p>
    <w:p w14:paraId="2739DB2A" w14:textId="77777777" w:rsidR="00D64537" w:rsidRDefault="000D1B66">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2643217" w:history="1">
        <w:r w:rsidR="00D64537" w:rsidRPr="00FA1851">
          <w:rPr>
            <w:rStyle w:val="Lienhypertexte"/>
            <w:noProof/>
            <w:lang w:val="en-CA"/>
          </w:rPr>
          <w:t>A.14.</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Conformance class: GeoSciML Geologic Time XML Encoding</w:t>
        </w:r>
        <w:r w:rsidR="00D64537">
          <w:rPr>
            <w:noProof/>
            <w:webHidden/>
          </w:rPr>
          <w:tab/>
        </w:r>
        <w:r w:rsidR="00D64537">
          <w:rPr>
            <w:noProof/>
            <w:webHidden/>
          </w:rPr>
          <w:fldChar w:fldCharType="begin"/>
        </w:r>
        <w:r w:rsidR="00D64537">
          <w:rPr>
            <w:noProof/>
            <w:webHidden/>
          </w:rPr>
          <w:instrText xml:space="preserve"> PAGEREF _Toc452643217 \h </w:instrText>
        </w:r>
        <w:r w:rsidR="00D64537">
          <w:rPr>
            <w:noProof/>
            <w:webHidden/>
          </w:rPr>
        </w:r>
        <w:r w:rsidR="00D64537">
          <w:rPr>
            <w:noProof/>
            <w:webHidden/>
          </w:rPr>
          <w:fldChar w:fldCharType="separate"/>
        </w:r>
        <w:r w:rsidR="00D64537">
          <w:rPr>
            <w:noProof/>
            <w:webHidden/>
          </w:rPr>
          <w:t>256</w:t>
        </w:r>
        <w:r w:rsidR="00D64537">
          <w:rPr>
            <w:noProof/>
            <w:webHidden/>
          </w:rPr>
          <w:fldChar w:fldCharType="end"/>
        </w:r>
      </w:hyperlink>
    </w:p>
    <w:p w14:paraId="71999DC4" w14:textId="77777777" w:rsidR="00D64537" w:rsidRDefault="000D1B66">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2643218" w:history="1">
        <w:r w:rsidR="00D64537" w:rsidRPr="00FA1851">
          <w:rPr>
            <w:rStyle w:val="Lienhypertexte"/>
            <w:noProof/>
            <w:lang w:val="en-CA"/>
          </w:rPr>
          <w:t>A.15.</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Conformance class: GeoSciML Borehole XML Encoding</w:t>
        </w:r>
        <w:r w:rsidR="00D64537">
          <w:rPr>
            <w:noProof/>
            <w:webHidden/>
          </w:rPr>
          <w:tab/>
        </w:r>
        <w:r w:rsidR="00D64537">
          <w:rPr>
            <w:noProof/>
            <w:webHidden/>
          </w:rPr>
          <w:fldChar w:fldCharType="begin"/>
        </w:r>
        <w:r w:rsidR="00D64537">
          <w:rPr>
            <w:noProof/>
            <w:webHidden/>
          </w:rPr>
          <w:instrText xml:space="preserve"> PAGEREF _Toc452643218 \h </w:instrText>
        </w:r>
        <w:r w:rsidR="00D64537">
          <w:rPr>
            <w:noProof/>
            <w:webHidden/>
          </w:rPr>
        </w:r>
        <w:r w:rsidR="00D64537">
          <w:rPr>
            <w:noProof/>
            <w:webHidden/>
          </w:rPr>
          <w:fldChar w:fldCharType="separate"/>
        </w:r>
        <w:r w:rsidR="00D64537">
          <w:rPr>
            <w:noProof/>
            <w:webHidden/>
          </w:rPr>
          <w:t>257</w:t>
        </w:r>
        <w:r w:rsidR="00D64537">
          <w:rPr>
            <w:noProof/>
            <w:webHidden/>
          </w:rPr>
          <w:fldChar w:fldCharType="end"/>
        </w:r>
      </w:hyperlink>
    </w:p>
    <w:p w14:paraId="2D465B4B" w14:textId="77777777" w:rsidR="00D64537" w:rsidRDefault="000D1B66">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2643219" w:history="1">
        <w:r w:rsidR="00D64537" w:rsidRPr="00FA1851">
          <w:rPr>
            <w:rStyle w:val="Lienhypertexte"/>
            <w:noProof/>
            <w:lang w:val="en-CA"/>
          </w:rPr>
          <w:t>A.16.</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Conformance class: GeoSciML Laboratory and Analysis XML Encoding</w:t>
        </w:r>
        <w:r w:rsidR="00D64537">
          <w:rPr>
            <w:noProof/>
            <w:webHidden/>
          </w:rPr>
          <w:tab/>
        </w:r>
        <w:r w:rsidR="00D64537">
          <w:rPr>
            <w:noProof/>
            <w:webHidden/>
          </w:rPr>
          <w:fldChar w:fldCharType="begin"/>
        </w:r>
        <w:r w:rsidR="00D64537">
          <w:rPr>
            <w:noProof/>
            <w:webHidden/>
          </w:rPr>
          <w:instrText xml:space="preserve"> PAGEREF _Toc452643219 \h </w:instrText>
        </w:r>
        <w:r w:rsidR="00D64537">
          <w:rPr>
            <w:noProof/>
            <w:webHidden/>
          </w:rPr>
        </w:r>
        <w:r w:rsidR="00D64537">
          <w:rPr>
            <w:noProof/>
            <w:webHidden/>
          </w:rPr>
          <w:fldChar w:fldCharType="separate"/>
        </w:r>
        <w:r w:rsidR="00D64537">
          <w:rPr>
            <w:noProof/>
            <w:webHidden/>
          </w:rPr>
          <w:t>258</w:t>
        </w:r>
        <w:r w:rsidR="00D64537">
          <w:rPr>
            <w:noProof/>
            <w:webHidden/>
          </w:rPr>
          <w:fldChar w:fldCharType="end"/>
        </w:r>
      </w:hyperlink>
    </w:p>
    <w:p w14:paraId="7F292615" w14:textId="77777777" w:rsidR="00D64537" w:rsidRDefault="000D1B66">
      <w:pPr>
        <w:pStyle w:val="TM2"/>
        <w:tabs>
          <w:tab w:val="left" w:pos="1540"/>
          <w:tab w:val="right" w:leader="dot" w:pos="8630"/>
        </w:tabs>
        <w:rPr>
          <w:rFonts w:asciiTheme="minorHAnsi" w:eastAsiaTheme="minorEastAsia" w:hAnsiTheme="minorHAnsi" w:cstheme="minorBidi"/>
          <w:noProof/>
          <w:sz w:val="22"/>
          <w:szCs w:val="22"/>
          <w:lang w:val="en-CA" w:eastAsia="en-CA"/>
        </w:rPr>
      </w:pPr>
      <w:hyperlink w:anchor="_Toc452643220" w:history="1">
        <w:r w:rsidR="00D64537" w:rsidRPr="00FA1851">
          <w:rPr>
            <w:rStyle w:val="Lienhypertexte"/>
            <w:noProof/>
            <w:lang w:val="en-CA"/>
          </w:rPr>
          <w:t>Annex B.</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Revision history</w:t>
        </w:r>
        <w:r w:rsidR="00D64537">
          <w:rPr>
            <w:noProof/>
            <w:webHidden/>
          </w:rPr>
          <w:tab/>
        </w:r>
        <w:r w:rsidR="00D64537">
          <w:rPr>
            <w:noProof/>
            <w:webHidden/>
          </w:rPr>
          <w:fldChar w:fldCharType="begin"/>
        </w:r>
        <w:r w:rsidR="00D64537">
          <w:rPr>
            <w:noProof/>
            <w:webHidden/>
          </w:rPr>
          <w:instrText xml:space="preserve"> PAGEREF _Toc452643220 \h </w:instrText>
        </w:r>
        <w:r w:rsidR="00D64537">
          <w:rPr>
            <w:noProof/>
            <w:webHidden/>
          </w:rPr>
        </w:r>
        <w:r w:rsidR="00D64537">
          <w:rPr>
            <w:noProof/>
            <w:webHidden/>
          </w:rPr>
          <w:fldChar w:fldCharType="separate"/>
        </w:r>
        <w:r w:rsidR="00D64537">
          <w:rPr>
            <w:noProof/>
            <w:webHidden/>
          </w:rPr>
          <w:t>259</w:t>
        </w:r>
        <w:r w:rsidR="00D64537">
          <w:rPr>
            <w:noProof/>
            <w:webHidden/>
          </w:rPr>
          <w:fldChar w:fldCharType="end"/>
        </w:r>
      </w:hyperlink>
    </w:p>
    <w:p w14:paraId="68A6EBA9" w14:textId="77777777" w:rsidR="00D64537" w:rsidRDefault="000D1B66">
      <w:pPr>
        <w:pStyle w:val="TM2"/>
        <w:tabs>
          <w:tab w:val="left" w:pos="1540"/>
          <w:tab w:val="right" w:leader="dot" w:pos="8630"/>
        </w:tabs>
        <w:rPr>
          <w:rFonts w:asciiTheme="minorHAnsi" w:eastAsiaTheme="minorEastAsia" w:hAnsiTheme="minorHAnsi" w:cstheme="minorBidi"/>
          <w:noProof/>
          <w:sz w:val="22"/>
          <w:szCs w:val="22"/>
          <w:lang w:val="en-CA" w:eastAsia="en-CA"/>
        </w:rPr>
      </w:pPr>
      <w:hyperlink w:anchor="_Toc452643221" w:history="1">
        <w:r w:rsidR="00D64537" w:rsidRPr="00FA1851">
          <w:rPr>
            <w:rStyle w:val="Lienhypertexte"/>
            <w:noProof/>
            <w:lang w:val="en-CA"/>
          </w:rPr>
          <w:t>Annex C.</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Bibliography</w:t>
        </w:r>
        <w:r w:rsidR="00D64537">
          <w:rPr>
            <w:noProof/>
            <w:webHidden/>
          </w:rPr>
          <w:tab/>
        </w:r>
        <w:r w:rsidR="00D64537">
          <w:rPr>
            <w:noProof/>
            <w:webHidden/>
          </w:rPr>
          <w:fldChar w:fldCharType="begin"/>
        </w:r>
        <w:r w:rsidR="00D64537">
          <w:rPr>
            <w:noProof/>
            <w:webHidden/>
          </w:rPr>
          <w:instrText xml:space="preserve"> PAGEREF _Toc452643221 \h </w:instrText>
        </w:r>
        <w:r w:rsidR="00D64537">
          <w:rPr>
            <w:noProof/>
            <w:webHidden/>
          </w:rPr>
        </w:r>
        <w:r w:rsidR="00D64537">
          <w:rPr>
            <w:noProof/>
            <w:webHidden/>
          </w:rPr>
          <w:fldChar w:fldCharType="separate"/>
        </w:r>
        <w:r w:rsidR="00D64537">
          <w:rPr>
            <w:noProof/>
            <w:webHidden/>
          </w:rPr>
          <w:t>260</w:t>
        </w:r>
        <w:r w:rsidR="00D64537">
          <w:rPr>
            <w:noProof/>
            <w:webHidden/>
          </w:rPr>
          <w:fldChar w:fldCharType="end"/>
        </w:r>
      </w:hyperlink>
    </w:p>
    <w:p w14:paraId="4D6C349B" w14:textId="79685D31"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lastRenderedPageBreak/>
        <w:t>Abstract</w:t>
      </w:r>
    </w:p>
    <w:p w14:paraId="6D4E20A1" w14:textId="6B2E5D52" w:rsidR="008B4BF7" w:rsidRDefault="00F25F3B" w:rsidP="001133B5">
      <w:pPr>
        <w:rPr>
          <w:lang w:val="en-CA"/>
        </w:rPr>
      </w:pPr>
      <w:r>
        <w:rPr>
          <w:lang w:val="en-CA"/>
        </w:rPr>
        <w:t xml:space="preserve">GeoSciML is a model of geological features commonly </w:t>
      </w:r>
      <w:r w:rsidR="008765D9">
        <w:rPr>
          <w:lang w:val="en-CA"/>
        </w:rPr>
        <w:t>described and portrayed in</w:t>
      </w:r>
      <w:r>
        <w:rPr>
          <w:lang w:val="en-CA"/>
        </w:rPr>
        <w:t xml:space="preserve"> </w:t>
      </w:r>
      <w:r w:rsidR="008B4BF7">
        <w:rPr>
          <w:lang w:val="en-CA"/>
        </w:rPr>
        <w:t>geological maps, cross sections, geological reports and databases.</w:t>
      </w:r>
      <w:r>
        <w:rPr>
          <w:lang w:val="en-CA"/>
        </w:rPr>
        <w:t xml:space="preserve">  The model was </w:t>
      </w:r>
      <w:r w:rsidRPr="00F25F3B">
        <w:rPr>
          <w:lang w:val="en-CA"/>
        </w:rPr>
        <w:t>developed by the</w:t>
      </w:r>
      <w:r w:rsidR="008765D9">
        <w:rPr>
          <w:lang w:val="en-CA"/>
        </w:rPr>
        <w:t xml:space="preserve"> IUGS</w:t>
      </w:r>
      <w:r w:rsidRPr="00F25F3B">
        <w:rPr>
          <w:lang w:val="en-CA"/>
        </w:rPr>
        <w:t xml:space="preserve"> CGI (Commission for the Management and Application of Geoscience Information)</w:t>
      </w:r>
      <w:r>
        <w:rPr>
          <w:lang w:val="en-CA"/>
        </w:rPr>
        <w:t xml:space="preserve"> and version 4 is the first version officially submitted as an OGC standard</w:t>
      </w:r>
      <w:r w:rsidR="008B4BF7">
        <w:rPr>
          <w:lang w:val="en-CA"/>
        </w:rPr>
        <w:t>.</w:t>
      </w:r>
      <w:r w:rsidRPr="00F25F3B">
        <w:rPr>
          <w:lang w:val="en-CA"/>
        </w:rPr>
        <w:t xml:space="preserve"> </w:t>
      </w:r>
      <w:r w:rsidR="008B4BF7">
        <w:rPr>
          <w:lang w:val="en-CA"/>
        </w:rPr>
        <w:t xml:space="preserve"> </w:t>
      </w:r>
      <w:r w:rsidR="001133B5" w:rsidRPr="00D12552">
        <w:rPr>
          <w:lang w:val="en-CA"/>
        </w:rPr>
        <w:t xml:space="preserve">This specification describes a </w:t>
      </w:r>
      <w:r w:rsidR="00773E1B">
        <w:rPr>
          <w:lang w:val="en-CA"/>
        </w:rPr>
        <w:t>logical</w:t>
      </w:r>
      <w:r w:rsidR="009E76CF">
        <w:rPr>
          <w:lang w:val="en-CA"/>
        </w:rPr>
        <w:t xml:space="preserve"> </w:t>
      </w:r>
      <w:r w:rsidR="001133B5" w:rsidRPr="00D12552">
        <w:rPr>
          <w:lang w:val="en-CA"/>
        </w:rPr>
        <w:t>model</w:t>
      </w:r>
      <w:r w:rsidR="000E58BB">
        <w:rPr>
          <w:lang w:val="en-CA"/>
        </w:rPr>
        <w:t xml:space="preserve"> </w:t>
      </w:r>
      <w:r w:rsidR="001133B5" w:rsidRPr="00D12552">
        <w:rPr>
          <w:lang w:val="en-CA"/>
        </w:rPr>
        <w:t>and GML/XML encoding rules for the exchange of geological map data</w:t>
      </w:r>
      <w:r w:rsidR="00C822F3">
        <w:rPr>
          <w:lang w:val="en-CA"/>
        </w:rPr>
        <w:t>, geological time scales, borehole</w:t>
      </w:r>
      <w:r w:rsidR="00301315">
        <w:rPr>
          <w:lang w:val="en-CA"/>
        </w:rPr>
        <w:t>s,</w:t>
      </w:r>
      <w:r w:rsidR="00C822F3">
        <w:rPr>
          <w:lang w:val="en-CA"/>
        </w:rPr>
        <w:t xml:space="preserve"> and </w:t>
      </w:r>
      <w:r w:rsidR="00301315">
        <w:rPr>
          <w:lang w:val="en-CA"/>
        </w:rPr>
        <w:t xml:space="preserve">metadata for </w:t>
      </w:r>
      <w:r w:rsidR="00C822F3">
        <w:rPr>
          <w:lang w:val="en-CA"/>
        </w:rPr>
        <w:t>laboratory analys</w:t>
      </w:r>
      <w:r w:rsidR="00301315">
        <w:rPr>
          <w:lang w:val="en-CA"/>
        </w:rPr>
        <w:t>e</w:t>
      </w:r>
      <w:r w:rsidR="00C822F3">
        <w:rPr>
          <w:lang w:val="en-CA"/>
        </w:rPr>
        <w:t>s</w:t>
      </w:r>
      <w:r w:rsidR="001133B5" w:rsidRPr="00D12552">
        <w:rPr>
          <w:lang w:val="en-CA"/>
        </w:rPr>
        <w:t>.</w:t>
      </w:r>
      <w:r w:rsidR="00C822F3">
        <w:rPr>
          <w:lang w:val="en-CA"/>
        </w:rPr>
        <w:t xml:space="preserve">  It provides a </w:t>
      </w:r>
      <w:r w:rsidR="006C01C8">
        <w:rPr>
          <w:lang w:val="en-CA"/>
        </w:rPr>
        <w:t xml:space="preserve">lite </w:t>
      </w:r>
      <w:r w:rsidR="00C822F3">
        <w:rPr>
          <w:lang w:val="en-CA"/>
        </w:rPr>
        <w:t>model, used for</w:t>
      </w:r>
      <w:r w:rsidR="009E76CF">
        <w:rPr>
          <w:lang w:val="en-CA"/>
        </w:rPr>
        <w:t xml:space="preserve"> simple map based application</w:t>
      </w:r>
      <w:r w:rsidR="00384CB6">
        <w:rPr>
          <w:lang w:val="en-CA"/>
        </w:rPr>
        <w:t>s;</w:t>
      </w:r>
      <w:r w:rsidR="009E76CF">
        <w:rPr>
          <w:lang w:val="en-CA"/>
        </w:rPr>
        <w:t xml:space="preserve"> </w:t>
      </w:r>
      <w:proofErr w:type="gramStart"/>
      <w:r w:rsidR="00C822F3">
        <w:rPr>
          <w:lang w:val="en-CA"/>
        </w:rPr>
        <w:t>a basic model, aligned on INSPIRE</w:t>
      </w:r>
      <w:proofErr w:type="gramEnd"/>
      <w:r w:rsidR="00C822F3">
        <w:rPr>
          <w:lang w:val="en-CA"/>
        </w:rPr>
        <w:t>, for basic data exchange</w:t>
      </w:r>
      <w:r w:rsidR="00384CB6">
        <w:rPr>
          <w:lang w:val="en-CA"/>
        </w:rPr>
        <w:t>;</w:t>
      </w:r>
      <w:r w:rsidR="00C822F3">
        <w:rPr>
          <w:lang w:val="en-CA"/>
        </w:rPr>
        <w:t xml:space="preserve"> and extended model to address scenarios</w:t>
      </w:r>
      <w:r w:rsidR="00384CB6">
        <w:rPr>
          <w:lang w:val="en-CA"/>
        </w:rPr>
        <w:t xml:space="preserve"> of more complex geological data</w:t>
      </w:r>
      <w:r w:rsidR="00C822F3">
        <w:rPr>
          <w:lang w:val="en-CA"/>
        </w:rPr>
        <w:t xml:space="preserve">. </w:t>
      </w:r>
      <w:r w:rsidR="001133B5" w:rsidRPr="00D12552">
        <w:rPr>
          <w:lang w:val="en-CA"/>
        </w:rPr>
        <w:t xml:space="preserve"> </w:t>
      </w:r>
    </w:p>
    <w:p w14:paraId="57BACB76" w14:textId="78B9C4C5" w:rsidR="009E76CF" w:rsidRDefault="009E76CF" w:rsidP="001133B5">
      <w:pPr>
        <w:rPr>
          <w:lang w:val="en-CA"/>
        </w:rPr>
      </w:pPr>
      <w:r>
        <w:rPr>
          <w:lang w:val="en-CA"/>
        </w:rPr>
        <w:t>The speci</w:t>
      </w:r>
      <w:r w:rsidR="008B4BF7">
        <w:rPr>
          <w:lang w:val="en-CA"/>
        </w:rPr>
        <w:t xml:space="preserve">fication also provides patterns, </w:t>
      </w:r>
      <w:r>
        <w:rPr>
          <w:lang w:val="en-CA"/>
        </w:rPr>
        <w:t>profiles</w:t>
      </w:r>
      <w:r w:rsidR="00384CB6">
        <w:rPr>
          <w:lang w:val="en-CA"/>
        </w:rPr>
        <w:t xml:space="preserve"> (</w:t>
      </w:r>
      <w:r w:rsidR="008B4BF7">
        <w:rPr>
          <w:lang w:val="en-CA"/>
        </w:rPr>
        <w:t>most notably of Observations and Measurements</w:t>
      </w:r>
      <w:r w:rsidR="00384CB6">
        <w:rPr>
          <w:lang w:val="en-CA"/>
        </w:rPr>
        <w:t xml:space="preserve"> -</w:t>
      </w:r>
      <w:r w:rsidR="008B4BF7">
        <w:rPr>
          <w:lang w:val="en-CA"/>
        </w:rPr>
        <w:t xml:space="preserve"> ISO19156), and best practices to deal with common geoscience use cases.  </w:t>
      </w:r>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3B5ADEA2" w:rsidR="007F6680" w:rsidRPr="00D12552" w:rsidRDefault="00AE3B9C" w:rsidP="001133B5">
      <w:pPr>
        <w:rPr>
          <w:lang w:val="en-CA"/>
        </w:rPr>
      </w:pPr>
      <w:r w:rsidRPr="00D12552">
        <w:rPr>
          <w:lang w:val="en-CA"/>
        </w:rPr>
        <w:t>O</w:t>
      </w:r>
      <w:r w:rsidR="007F6680" w:rsidRPr="00D12552">
        <w:rPr>
          <w:lang w:val="en-CA"/>
        </w:rPr>
        <w:t>gc</w:t>
      </w:r>
      <w:r>
        <w:rPr>
          <w:lang w:val="en-CA"/>
        </w:rPr>
        <w:t xml:space="preserve"> </w:t>
      </w:r>
      <w:r w:rsidR="007F6680" w:rsidRPr="00D12552">
        <w:rPr>
          <w:lang w:val="en-CA"/>
        </w:rPr>
        <w:t>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r w:rsidR="00384CB6">
        <w:rPr>
          <w:lang w:val="en-CA"/>
        </w:rPr>
        <w:t>, XML</w:t>
      </w:r>
      <w:r w:rsidR="001133B5" w:rsidRPr="00D12552">
        <w:rPr>
          <w:lang w:val="en-CA"/>
        </w:rPr>
        <w:t>.</w:t>
      </w:r>
    </w:p>
    <w:p w14:paraId="748AF568" w14:textId="77777777" w:rsidR="009A7B37" w:rsidRPr="00D12552" w:rsidRDefault="009A7B37">
      <w:pPr>
        <w:pStyle w:val="introelements"/>
        <w:rPr>
          <w:lang w:val="en-CA"/>
        </w:rPr>
      </w:pPr>
      <w:r w:rsidRPr="00D12552">
        <w:rPr>
          <w:lang w:val="en-CA"/>
        </w:rPr>
        <w:t>Preface</w:t>
      </w:r>
      <w:bookmarkEnd w:id="1"/>
    </w:p>
    <w:p w14:paraId="11F596D6" w14:textId="7F0641F0" w:rsidR="001133B5" w:rsidRPr="00D12552" w:rsidRDefault="001133B5" w:rsidP="001133B5">
      <w:pPr>
        <w:rPr>
          <w:lang w:val="en-CA"/>
        </w:rPr>
      </w:pPr>
      <w:r w:rsidRPr="00D12552">
        <w:rPr>
          <w:lang w:val="en-CA"/>
        </w:rPr>
        <w:t xml:space="preserve">The primary goal of this specification is to capture the semantics, schema, and encoding syntax of key elements </w:t>
      </w:r>
      <w:r w:rsidR="002A2EF0">
        <w:rPr>
          <w:lang w:val="en-CA"/>
        </w:rPr>
        <w:t>described and portrayed</w:t>
      </w:r>
      <w:r w:rsidR="002A2EF0" w:rsidRPr="00D12552">
        <w:rPr>
          <w:lang w:val="en-CA"/>
        </w:rPr>
        <w:t xml:space="preserve"> </w:t>
      </w:r>
      <w:r w:rsidR="002A2EF0">
        <w:rPr>
          <w:lang w:val="en-CA"/>
        </w:rPr>
        <w:t>in</w:t>
      </w:r>
      <w:r w:rsidR="002A2EF0" w:rsidRPr="00D12552">
        <w:rPr>
          <w:lang w:val="en-CA"/>
        </w:rPr>
        <w:t xml:space="preserve"> </w:t>
      </w:r>
      <w:r w:rsidRPr="00D12552">
        <w:rPr>
          <w:lang w:val="en-CA"/>
        </w:rPr>
        <w:t>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2" w:name="_Toc165888229"/>
      <w:commentRangeStart w:id="3"/>
      <w:r w:rsidRPr="00D12552">
        <w:rPr>
          <w:lang w:val="en-CA"/>
        </w:rPr>
        <w:t>Submitting organizations</w:t>
      </w:r>
      <w:bookmarkEnd w:id="2"/>
      <w:commentRangeEnd w:id="3"/>
      <w:r w:rsidR="00AD3B07" w:rsidRPr="00D12552">
        <w:rPr>
          <w:rStyle w:val="Marquedecommentaire"/>
          <w:b w:val="0"/>
          <w:lang w:val="en-CA"/>
        </w:rPr>
        <w:commentReference w:id="3"/>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2F2998D8" w:rsidR="0065022D" w:rsidRPr="00D12552" w:rsidRDefault="0065022D" w:rsidP="0065022D">
      <w:pPr>
        <w:pStyle w:val="Paragraphedeliste"/>
        <w:numPr>
          <w:ilvl w:val="0"/>
          <w:numId w:val="11"/>
        </w:numPr>
        <w:autoSpaceDE w:val="0"/>
        <w:autoSpaceDN w:val="0"/>
        <w:adjustRightInd w:val="0"/>
        <w:spacing w:after="0"/>
        <w:rPr>
          <w:rFonts w:ascii="TimesNewRomanPSMT" w:hAnsi="TimesNewRomanPSMT" w:cs="TimesNewRomanPSMT"/>
          <w:lang w:val="en-CA"/>
        </w:rPr>
      </w:pPr>
      <w:bookmarkStart w:id="4" w:name="_Toc165888230"/>
      <w:r w:rsidRPr="00D12552">
        <w:rPr>
          <w:rFonts w:ascii="TimesNewRomanPSMT" w:hAnsi="TimesNewRomanPSMT" w:cs="TimesNewRomanPSMT"/>
          <w:lang w:val="en-CA"/>
        </w:rPr>
        <w:t>Arizona Geological Survey</w:t>
      </w:r>
      <w:r w:rsidR="002A2EF0">
        <w:rPr>
          <w:rFonts w:ascii="TimesNewRomanPSMT" w:hAnsi="TimesNewRomanPSMT" w:cs="TimesNewRomanPSMT"/>
          <w:lang w:val="en-CA"/>
        </w:rPr>
        <w:t xml:space="preserve"> (AzGS)</w:t>
      </w:r>
      <w:r w:rsidRPr="00D12552">
        <w:rPr>
          <w:rFonts w:ascii="TimesNewRomanPSMT" w:hAnsi="TimesNewRomanPSMT" w:cs="TimesNewRomanPSMT"/>
          <w:lang w:val="en-CA"/>
        </w:rPr>
        <w:t xml:space="preserve">, Arizona, </w:t>
      </w:r>
      <w:r w:rsidR="002A2EF0">
        <w:rPr>
          <w:rFonts w:ascii="TimesNewRomanPSMT" w:hAnsi="TimesNewRomanPSMT" w:cs="TimesNewRomanPSMT"/>
          <w:lang w:val="en-CA"/>
        </w:rPr>
        <w:t>USA</w:t>
      </w:r>
    </w:p>
    <w:p w14:paraId="78EAB357" w14:textId="77777777" w:rsidR="0065022D" w:rsidRPr="00D12552" w:rsidRDefault="0065022D" w:rsidP="0065022D">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(BGS), UK</w:t>
      </w:r>
    </w:p>
    <w:p w14:paraId="5EEF0A96" w14:textId="77777777" w:rsidR="00A4612F" w:rsidRPr="00792D31" w:rsidRDefault="00A4612F" w:rsidP="00A4612F">
      <w:pPr>
        <w:pStyle w:val="Paragraphedeliste"/>
        <w:numPr>
          <w:ilvl w:val="0"/>
          <w:numId w:val="11"/>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t>Bureau de Recherches Géologiques et Minières (BRGM), France</w:t>
      </w:r>
    </w:p>
    <w:p w14:paraId="1376119C" w14:textId="77777777" w:rsidR="00A4612F" w:rsidRDefault="00A4612F" w:rsidP="00A4612F">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2B365916" w14:textId="6B4E6DA3" w:rsidR="005A74B6" w:rsidRPr="00D12552" w:rsidRDefault="005A74B6" w:rsidP="00A4612F">
      <w:pPr>
        <w:pStyle w:val="Paragraphedeliste"/>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Victoria</w:t>
      </w:r>
      <w:r w:rsidR="00AA18A0">
        <w:rPr>
          <w:rFonts w:ascii="TimesNewRomanPSMT" w:hAnsi="TimesNewRomanPSMT" w:cs="TimesNewRomanPSMT"/>
          <w:lang w:val="en-CA"/>
        </w:rPr>
        <w:t xml:space="preserve"> (GSV)</w:t>
      </w:r>
      <w:r>
        <w:rPr>
          <w:rFonts w:ascii="TimesNewRomanPSMT" w:hAnsi="TimesNewRomanPSMT" w:cs="TimesNewRomanPSMT"/>
          <w:lang w:val="en-CA"/>
        </w:rPr>
        <w:t>, Australia</w:t>
      </w:r>
    </w:p>
    <w:p w14:paraId="338E3D7A" w14:textId="77777777" w:rsidR="0065022D" w:rsidRPr="00D12552" w:rsidRDefault="0065022D" w:rsidP="0065022D">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lastRenderedPageBreak/>
        <w:t>Geological Survey of Finland (GTK), Finland</w:t>
      </w:r>
    </w:p>
    <w:p w14:paraId="72D946D0" w14:textId="77777777" w:rsidR="00A4612F" w:rsidRDefault="00A4612F" w:rsidP="00A4612F">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A4612F">
      <w:pPr>
        <w:pStyle w:val="Paragraphedeliste"/>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A4612F">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Default="0065022D" w:rsidP="0065022D">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3AD0E599" w14:textId="00F9D86A" w:rsidR="00AA18A0" w:rsidRPr="00D12552" w:rsidRDefault="00AA18A0" w:rsidP="0065022D">
      <w:pPr>
        <w:pStyle w:val="Paragraphedeliste"/>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Landcare Research, New Zealand</w:t>
      </w:r>
    </w:p>
    <w:p w14:paraId="22275EC5" w14:textId="77777777" w:rsidR="001133B5" w:rsidRPr="00D12552" w:rsidRDefault="00AD3B07" w:rsidP="0065022D">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65022D">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4"/>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tbl>
      <w:tblPr>
        <w:tblW w:w="102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3851"/>
        <w:gridCol w:w="4075"/>
      </w:tblGrid>
      <w:tr w:rsidR="00AA18A0" w:rsidRPr="00D12552" w14:paraId="2E27FF08" w14:textId="0610284E" w:rsidTr="00AA18A0">
        <w:trPr>
          <w:jc w:val="center"/>
        </w:trPr>
        <w:tc>
          <w:tcPr>
            <w:tcW w:w="2323" w:type="dxa"/>
          </w:tcPr>
          <w:p w14:paraId="682FE37D" w14:textId="77777777" w:rsidR="00AA18A0" w:rsidRPr="00D12552" w:rsidRDefault="00AA18A0" w:rsidP="00CE0562">
            <w:pPr>
              <w:pStyle w:val="Annex"/>
              <w:rPr>
                <w:lang w:val="en-CA"/>
              </w:rPr>
            </w:pPr>
            <w:r w:rsidRPr="00D12552">
              <w:rPr>
                <w:lang w:val="en-CA"/>
              </w:rPr>
              <w:t>Name</w:t>
            </w:r>
          </w:p>
        </w:tc>
        <w:tc>
          <w:tcPr>
            <w:tcW w:w="3851" w:type="dxa"/>
          </w:tcPr>
          <w:p w14:paraId="10372235" w14:textId="77777777" w:rsidR="00AA18A0" w:rsidRPr="00D12552" w:rsidRDefault="00AA18A0" w:rsidP="00CE0562">
            <w:pPr>
              <w:pStyle w:val="Annex"/>
              <w:rPr>
                <w:lang w:val="en-CA"/>
              </w:rPr>
            </w:pPr>
            <w:r w:rsidRPr="00D12552">
              <w:rPr>
                <w:lang w:val="en-CA"/>
              </w:rPr>
              <w:t>Affiliation</w:t>
            </w:r>
          </w:p>
        </w:tc>
        <w:tc>
          <w:tcPr>
            <w:tcW w:w="4075" w:type="dxa"/>
          </w:tcPr>
          <w:p w14:paraId="34E6E78B" w14:textId="752934D9" w:rsidR="00AA18A0" w:rsidRPr="00D12552" w:rsidRDefault="00AA18A0" w:rsidP="00CE0562">
            <w:pPr>
              <w:pStyle w:val="Annex"/>
              <w:rPr>
                <w:lang w:val="en-CA"/>
              </w:rPr>
            </w:pPr>
            <w:r>
              <w:rPr>
                <w:lang w:val="en-CA"/>
              </w:rPr>
              <w:t>Email</w:t>
            </w:r>
          </w:p>
        </w:tc>
      </w:tr>
      <w:tr w:rsidR="00AA18A0" w:rsidRPr="00D12552" w14:paraId="41498E10" w14:textId="194D839C" w:rsidTr="00AA18A0">
        <w:trPr>
          <w:jc w:val="center"/>
        </w:trPr>
        <w:tc>
          <w:tcPr>
            <w:tcW w:w="2323" w:type="dxa"/>
          </w:tcPr>
          <w:p w14:paraId="4F6F9D16" w14:textId="2E3D11AD" w:rsidR="00AA18A0" w:rsidRPr="00D12552" w:rsidRDefault="00AA18A0" w:rsidP="00CE0562">
            <w:pPr>
              <w:rPr>
                <w:lang w:val="en-CA"/>
              </w:rPr>
            </w:pPr>
            <w:r>
              <w:rPr>
                <w:lang w:val="en-CA"/>
              </w:rPr>
              <w:t>Ollie</w:t>
            </w:r>
            <w:r w:rsidRPr="00D12552">
              <w:rPr>
                <w:lang w:val="en-CA"/>
              </w:rPr>
              <w:t xml:space="preserve"> Raymond</w:t>
            </w:r>
          </w:p>
        </w:tc>
        <w:tc>
          <w:tcPr>
            <w:tcW w:w="3851" w:type="dxa"/>
          </w:tcPr>
          <w:p w14:paraId="07EA4444" w14:textId="77777777" w:rsidR="00AA18A0" w:rsidRPr="00D12552" w:rsidRDefault="00AA18A0" w:rsidP="00CE0562">
            <w:pPr>
              <w:rPr>
                <w:lang w:val="en-CA"/>
              </w:rPr>
            </w:pPr>
            <w:r w:rsidRPr="00D12552">
              <w:rPr>
                <w:lang w:val="en-CA"/>
              </w:rPr>
              <w:t>Geoscience Australia</w:t>
            </w:r>
          </w:p>
        </w:tc>
        <w:tc>
          <w:tcPr>
            <w:tcW w:w="4075" w:type="dxa"/>
          </w:tcPr>
          <w:p w14:paraId="4DBEAF6B" w14:textId="611D471F" w:rsidR="00AA18A0" w:rsidRPr="00D12552" w:rsidRDefault="000D1B66" w:rsidP="00CE0562">
            <w:pPr>
              <w:rPr>
                <w:lang w:val="en-CA"/>
              </w:rPr>
            </w:pPr>
            <w:hyperlink r:id="rId12" w:history="1">
              <w:r w:rsidR="00AA18A0" w:rsidRPr="00AA18A0">
                <w:t>oliver.raymond@ga.gov.au</w:t>
              </w:r>
            </w:hyperlink>
          </w:p>
        </w:tc>
      </w:tr>
      <w:tr w:rsidR="00AA18A0" w:rsidRPr="00D12552" w14:paraId="742CD91F" w14:textId="275C7B1B" w:rsidTr="00AA18A0">
        <w:trPr>
          <w:jc w:val="center"/>
        </w:trPr>
        <w:tc>
          <w:tcPr>
            <w:tcW w:w="2323" w:type="dxa"/>
          </w:tcPr>
          <w:p w14:paraId="3DDBDFD8" w14:textId="77777777" w:rsidR="00AA18A0" w:rsidRPr="00D12552" w:rsidRDefault="00AA18A0" w:rsidP="00CE0562">
            <w:pPr>
              <w:rPr>
                <w:lang w:val="en-CA"/>
              </w:rPr>
            </w:pPr>
            <w:r w:rsidRPr="00D12552">
              <w:rPr>
                <w:lang w:val="en-CA"/>
              </w:rPr>
              <w:t>Steve Richard</w:t>
            </w:r>
          </w:p>
        </w:tc>
        <w:tc>
          <w:tcPr>
            <w:tcW w:w="3851" w:type="dxa"/>
          </w:tcPr>
          <w:p w14:paraId="372727C1" w14:textId="77777777" w:rsidR="00AA18A0" w:rsidRPr="00D12552" w:rsidRDefault="00AA18A0" w:rsidP="00CE0562">
            <w:pPr>
              <w:rPr>
                <w:lang w:val="en-CA"/>
              </w:rPr>
            </w:pPr>
            <w:r w:rsidRPr="00D12552">
              <w:rPr>
                <w:lang w:val="en-CA"/>
              </w:rPr>
              <w:t>Arizona Geological Survey</w:t>
            </w:r>
          </w:p>
        </w:tc>
        <w:tc>
          <w:tcPr>
            <w:tcW w:w="4075" w:type="dxa"/>
          </w:tcPr>
          <w:p w14:paraId="21EB8F7B" w14:textId="2881882C" w:rsidR="00AA18A0" w:rsidRPr="00D12552" w:rsidRDefault="000D1B66" w:rsidP="00CE0562">
            <w:pPr>
              <w:rPr>
                <w:lang w:val="en-CA"/>
              </w:rPr>
            </w:pPr>
            <w:hyperlink r:id="rId13" w:history="1">
              <w:r w:rsidR="00AA18A0" w:rsidRPr="00AA18A0">
                <w:rPr>
                  <w:lang w:val="en-CA"/>
                </w:rPr>
                <w:t>steve.richard@azgs.az.gov</w:t>
              </w:r>
            </w:hyperlink>
          </w:p>
        </w:tc>
      </w:tr>
      <w:tr w:rsidR="00AA18A0" w:rsidRPr="00D12552" w14:paraId="279CEFF6" w14:textId="64EC1EE6" w:rsidTr="00AA18A0">
        <w:trPr>
          <w:jc w:val="center"/>
        </w:trPr>
        <w:tc>
          <w:tcPr>
            <w:tcW w:w="2323" w:type="dxa"/>
          </w:tcPr>
          <w:p w14:paraId="77927B6F" w14:textId="77777777" w:rsidR="00AA18A0" w:rsidRPr="00D12552" w:rsidRDefault="00AA18A0" w:rsidP="00CE0562">
            <w:pPr>
              <w:rPr>
                <w:lang w:val="en-CA"/>
              </w:rPr>
            </w:pPr>
            <w:r w:rsidRPr="00D12552">
              <w:rPr>
                <w:lang w:val="en-CA"/>
              </w:rPr>
              <w:t>Eric Boisvert</w:t>
            </w:r>
          </w:p>
        </w:tc>
        <w:tc>
          <w:tcPr>
            <w:tcW w:w="3851" w:type="dxa"/>
          </w:tcPr>
          <w:p w14:paraId="49965739" w14:textId="77777777" w:rsidR="00AA18A0" w:rsidRPr="00D12552" w:rsidRDefault="00AA18A0" w:rsidP="00CE0562">
            <w:pPr>
              <w:rPr>
                <w:lang w:val="en-CA"/>
              </w:rPr>
            </w:pPr>
            <w:r w:rsidRPr="00D12552">
              <w:rPr>
                <w:lang w:val="en-CA"/>
              </w:rPr>
              <w:t>Geological Survey of Canada (Natural Resources Canada)</w:t>
            </w:r>
          </w:p>
        </w:tc>
        <w:tc>
          <w:tcPr>
            <w:tcW w:w="4075" w:type="dxa"/>
          </w:tcPr>
          <w:p w14:paraId="516A46C1" w14:textId="5A36E635" w:rsidR="00AA18A0" w:rsidRPr="00D12552" w:rsidRDefault="00AA18A0" w:rsidP="00CE0562">
            <w:pPr>
              <w:rPr>
                <w:lang w:val="en-CA"/>
              </w:rPr>
            </w:pPr>
            <w:r w:rsidRPr="00AA18A0">
              <w:rPr>
                <w:lang w:val="en-CA"/>
              </w:rPr>
              <w:t>eric.boisvert2@canada.ca</w:t>
            </w:r>
          </w:p>
        </w:tc>
      </w:tr>
    </w:tbl>
    <w:p w14:paraId="4AAE8A6E" w14:textId="77777777" w:rsidR="009A7B37" w:rsidRPr="00D12552" w:rsidRDefault="009A7B37">
      <w:pPr>
        <w:pStyle w:val="Titre1"/>
        <w:rPr>
          <w:lang w:val="en-CA"/>
        </w:rPr>
      </w:pPr>
      <w:bookmarkStart w:id="5" w:name="_Toc452643103"/>
      <w:r w:rsidRPr="00D12552">
        <w:rPr>
          <w:lang w:val="en-CA"/>
        </w:rPr>
        <w:t>Scope</w:t>
      </w:r>
      <w:bookmarkEnd w:id="5"/>
    </w:p>
    <w:p w14:paraId="2501848A" w14:textId="10287CEA" w:rsidR="00165E04" w:rsidRPr="00761F44" w:rsidRDefault="00A4612F" w:rsidP="00165E04">
      <w:pPr>
        <w:rPr>
          <w:lang w:val="en-CA"/>
        </w:rPr>
      </w:pPr>
      <w:r w:rsidRPr="00761F44">
        <w:rPr>
          <w:lang w:val="en-CA"/>
        </w:rPr>
        <w:t>GeoSciML (Geoscience Markup Language) covers the domain of geology (earth material</w:t>
      </w:r>
      <w:r w:rsidR="00227147">
        <w:rPr>
          <w:lang w:val="en-CA"/>
        </w:rPr>
        <w:t>s</w:t>
      </w:r>
      <w:r w:rsidRPr="00761F44">
        <w:rPr>
          <w:lang w:val="en-CA"/>
        </w:rPr>
        <w:t>, geological units</w:t>
      </w:r>
      <w:r w:rsidR="00227147">
        <w:rPr>
          <w:lang w:val="en-CA"/>
        </w:rPr>
        <w:t xml:space="preserve"> and stratigraphy</w:t>
      </w:r>
      <w:r w:rsidRPr="00761F44">
        <w:rPr>
          <w:lang w:val="en-CA"/>
        </w:rPr>
        <w:t xml:space="preserve">, </w:t>
      </w:r>
      <w:r w:rsidR="00227147">
        <w:rPr>
          <w:lang w:val="en-CA"/>
        </w:rPr>
        <w:t xml:space="preserve">geological time, </w:t>
      </w:r>
      <w:r w:rsidR="002404CF" w:rsidRPr="00761F44">
        <w:rPr>
          <w:lang w:val="en-CA"/>
        </w:rPr>
        <w:t xml:space="preserve">geological </w:t>
      </w:r>
      <w:r w:rsidRPr="00761F44">
        <w:rPr>
          <w:lang w:val="en-CA"/>
        </w:rPr>
        <w:t>structures</w:t>
      </w:r>
      <w:r w:rsidR="002404CF" w:rsidRPr="00761F44">
        <w:rPr>
          <w:lang w:val="en-CA"/>
        </w:rPr>
        <w:t>, geomorphology</w:t>
      </w:r>
      <w:r w:rsidR="00227147">
        <w:rPr>
          <w:lang w:val="en-CA"/>
        </w:rPr>
        <w:t>, geochemistry</w:t>
      </w:r>
      <w:r w:rsidRPr="00761F44">
        <w:rPr>
          <w:lang w:val="en-CA"/>
        </w:rPr>
        <w:t xml:space="preserve">) and </w:t>
      </w:r>
      <w:r w:rsidR="002404CF" w:rsidRPr="00761F44">
        <w:rPr>
          <w:lang w:val="en-CA"/>
        </w:rPr>
        <w:t xml:space="preserve">sampling </w:t>
      </w:r>
      <w:r w:rsidRPr="00761F44">
        <w:rPr>
          <w:lang w:val="en-CA"/>
        </w:rPr>
        <w:t>features common to the practice of geoscience, such as borehole</w:t>
      </w:r>
      <w:r w:rsidR="003C0FEA">
        <w:rPr>
          <w:lang w:val="en-CA"/>
        </w:rPr>
        <w:t>s</w:t>
      </w:r>
      <w:r w:rsidR="002404CF" w:rsidRPr="00761F44">
        <w:rPr>
          <w:lang w:val="en-CA"/>
        </w:rPr>
        <w:t xml:space="preserve"> and geologic</w:t>
      </w:r>
      <w:r w:rsidR="00227147">
        <w:rPr>
          <w:lang w:val="en-CA"/>
        </w:rPr>
        <w:t>al</w:t>
      </w:r>
      <w:r w:rsidR="002404CF" w:rsidRPr="00761F44">
        <w:rPr>
          <w:lang w:val="en-CA"/>
        </w:rPr>
        <w:t xml:space="preserve"> specimen</w:t>
      </w:r>
      <w:r w:rsidR="003C0FEA">
        <w:rPr>
          <w:lang w:val="en-CA"/>
        </w:rPr>
        <w:t>s</w:t>
      </w:r>
      <w:r w:rsidR="002404CF" w:rsidRPr="00761F44">
        <w:rPr>
          <w:lang w:val="en-CA"/>
        </w:rPr>
        <w:t xml:space="preserve">.  The </w:t>
      </w:r>
      <w:r w:rsidR="00122E1A">
        <w:rPr>
          <w:lang w:val="en-CA"/>
        </w:rPr>
        <w:t>specification</w:t>
      </w:r>
      <w:r w:rsidR="002404CF" w:rsidRPr="00761F44">
        <w:rPr>
          <w:lang w:val="en-CA"/>
        </w:rPr>
        <w:t xml:space="preserve"> also proposes a simplified version of GeoSciML suitable for portrayal</w:t>
      </w:r>
      <w:r w:rsidR="00047986">
        <w:rPr>
          <w:lang w:val="en-CA"/>
        </w:rPr>
        <w:t xml:space="preserve"> of geological features on digital maps</w:t>
      </w:r>
      <w:r w:rsidR="002404CF" w:rsidRPr="00761F44">
        <w:rPr>
          <w:lang w:val="en-CA"/>
        </w:rPr>
        <w:t>.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12552" w:rsidRPr="00761F44">
        <w:rPr>
          <w:lang w:val="en-CA"/>
        </w:rPr>
        <w:t xml:space="preserve">GWML for hydrogeology and EarthResourceML for economic geology – both </w:t>
      </w:r>
      <w:r w:rsidR="003C0FEA">
        <w:rPr>
          <w:lang w:val="en-CA"/>
        </w:rPr>
        <w:t>developed in concert</w:t>
      </w:r>
      <w:r w:rsidR="00F6046E" w:rsidRPr="00761F44">
        <w:rPr>
          <w:lang w:val="en-CA"/>
        </w:rPr>
        <w:t xml:space="preserve"> with GeoSciML</w:t>
      </w:r>
      <w:r w:rsidR="00D12552" w:rsidRPr="00761F44">
        <w:rPr>
          <w:lang w:val="en-CA"/>
        </w:rPr>
        <w:t>).</w:t>
      </w:r>
    </w:p>
    <w:p w14:paraId="46466F29" w14:textId="77777777" w:rsidR="009A7B37" w:rsidRPr="00D12552" w:rsidRDefault="009A7B37">
      <w:pPr>
        <w:pStyle w:val="Titre1"/>
        <w:rPr>
          <w:lang w:val="en-CA"/>
        </w:rPr>
      </w:pPr>
      <w:bookmarkStart w:id="6" w:name="_Toc452643104"/>
      <w:r w:rsidRPr="00D12552">
        <w:rPr>
          <w:lang w:val="en-CA"/>
        </w:rPr>
        <w:t>Conformance</w:t>
      </w:r>
      <w:bookmarkEnd w:id="6"/>
    </w:p>
    <w:p w14:paraId="1723473F" w14:textId="30AAB0D5"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w:t>
      </w:r>
      <w:r w:rsidR="003C0FEA">
        <w:rPr>
          <w:color w:val="FF0000"/>
          <w:lang w:val="en-CA"/>
        </w:rPr>
        <w:t xml:space="preserve"> </w:t>
      </w:r>
      <w:r w:rsidR="00C6419D">
        <w:rPr>
          <w:color w:val="FF0000"/>
          <w:lang w:val="en-CA"/>
        </w:rPr>
        <w:t xml:space="preserve">which </w:t>
      </w:r>
      <w:r w:rsidR="003C0FEA">
        <w:rPr>
          <w:color w:val="FF0000"/>
          <w:lang w:val="en-CA"/>
        </w:rPr>
        <w:t xml:space="preserve">conform to OGC GML 3.3 encoding rules, itself, an </w:t>
      </w:r>
      <w:r w:rsidR="00122E1A">
        <w:rPr>
          <w:color w:val="FF0000"/>
          <w:lang w:val="en-CA"/>
        </w:rPr>
        <w:t>iteration over</w:t>
      </w:r>
      <w:r w:rsidR="003C0FEA">
        <w:rPr>
          <w:color w:val="FF0000"/>
          <w:lang w:val="en-CA"/>
        </w:rPr>
        <w:t xml:space="preserve"> ISO 19136 (2007). </w:t>
      </w:r>
    </w:p>
    <w:p w14:paraId="3F70FD13" w14:textId="77777777" w:rsidR="009A7B37" w:rsidRPr="00D12552" w:rsidRDefault="00A17543">
      <w:pPr>
        <w:rPr>
          <w:lang w:val="en-CA"/>
        </w:rPr>
      </w:pPr>
      <w:r w:rsidRPr="00D12552">
        <w:rPr>
          <w:lang w:val="en-CA"/>
        </w:rPr>
        <w:t>Requirements for two</w:t>
      </w:r>
      <w:r w:rsidR="009A7B37" w:rsidRPr="00D12552">
        <w:rPr>
          <w:lang w:val="en-CA"/>
        </w:rPr>
        <w:t xml:space="preserve"> standardization target types are considered:</w:t>
      </w:r>
    </w:p>
    <w:p w14:paraId="6CA99CCA" w14:textId="4BB86103" w:rsidR="009A7B37" w:rsidRPr="00D12552" w:rsidRDefault="008B5A54">
      <w:pPr>
        <w:pStyle w:val="List2OGCbullets"/>
        <w:rPr>
          <w:color w:val="FF0000"/>
          <w:lang w:val="en-CA"/>
        </w:rPr>
      </w:pPr>
      <w:r>
        <w:rPr>
          <w:color w:val="FF0000"/>
          <w:lang w:val="en-CA"/>
        </w:rPr>
        <w:t>Encoding specification</w:t>
      </w:r>
    </w:p>
    <w:p w14:paraId="41F0D7E3" w14:textId="50988F4E" w:rsidR="009A7B37" w:rsidRPr="00D12552" w:rsidRDefault="00A17543">
      <w:pPr>
        <w:pStyle w:val="List2OGCbullets"/>
        <w:rPr>
          <w:color w:val="FF0000"/>
          <w:lang w:val="en-CA"/>
        </w:rPr>
      </w:pPr>
      <w:r w:rsidRPr="00D12552">
        <w:rPr>
          <w:color w:val="FF0000"/>
          <w:lang w:val="en-CA"/>
        </w:rPr>
        <w:lastRenderedPageBreak/>
        <w:t>Data instance</w:t>
      </w:r>
      <w:r w:rsidR="007C5519">
        <w:rPr>
          <w:color w:val="FF0000"/>
          <w:lang w:val="en-CA"/>
        </w:rPr>
        <w:t>.</w:t>
      </w:r>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8571A2">
        <w:rPr>
          <w:snapToGrid w:val="0"/>
          <w:color w:val="000000"/>
          <w:vertAlign w:val="superscript"/>
          <w:lang w:val="en-CA"/>
        </w:rPr>
        <w:footnoteReference w:id="1"/>
      </w:r>
      <w:r w:rsidRPr="00D12552">
        <w:rPr>
          <w:snapToGrid w:val="0"/>
          <w:color w:val="000000"/>
          <w:lang w:val="en-CA"/>
        </w:rPr>
        <w:t>.</w:t>
      </w:r>
    </w:p>
    <w:p w14:paraId="23C8FFD6" w14:textId="0BCA21A2"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Titre1"/>
        <w:rPr>
          <w:lang w:val="en-CA"/>
        </w:rPr>
      </w:pPr>
      <w:bookmarkStart w:id="7" w:name="_Toc452643105"/>
      <w:r w:rsidRPr="00D12552">
        <w:rPr>
          <w:lang w:val="en-CA"/>
        </w:rPr>
        <w:t>References</w:t>
      </w:r>
      <w:bookmarkEnd w:id="7"/>
    </w:p>
    <w:p w14:paraId="5F8CE84A" w14:textId="5771C135" w:rsidR="00FA3D28" w:rsidRPr="00D12552" w:rsidRDefault="00FA3D28" w:rsidP="00FA3D28">
      <w:pPr>
        <w:rPr>
          <w:lang w:val="en-CA"/>
        </w:rPr>
      </w:pPr>
      <w:r w:rsidRPr="00D12552">
        <w:rPr>
          <w:lang w:val="en-CA"/>
        </w:rPr>
        <w:t>The following normative documents are referenced in the text or provide significant context for the development of GeoSciML 4.</w:t>
      </w:r>
      <w:r w:rsidR="004832DE">
        <w:rPr>
          <w:lang w:val="en-CA"/>
        </w:rPr>
        <w:t>1</w:t>
      </w:r>
      <w:r w:rsidRPr="00D12552">
        <w:rPr>
          <w:lang w:val="en-CA"/>
        </w:rPr>
        <w:t>.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06-121r9, OGC® Web Services Common Standard</w:t>
      </w:r>
    </w:p>
    <w:p w14:paraId="25146681" w14:textId="77777777" w:rsidR="00FA3D28" w:rsidRDefault="00FA3D28" w:rsidP="00BD7B2A">
      <w:pPr>
        <w:pStyle w:val="Paragraphedeliste"/>
        <w:numPr>
          <w:ilvl w:val="0"/>
          <w:numId w:val="13"/>
        </w:numPr>
        <w:spacing w:after="0" w:line="276" w:lineRule="auto"/>
        <w:rPr>
          <w:lang w:val="en-CA"/>
        </w:rPr>
      </w:pPr>
      <w:r w:rsidRPr="00BD7B2A">
        <w:rPr>
          <w:lang w:val="en-CA"/>
        </w:rPr>
        <w:t>ISO 19103:2005 – Conceptual Schema Language</w:t>
      </w:r>
    </w:p>
    <w:p w14:paraId="34E5371D" w14:textId="790A0C73" w:rsidR="007F26AE" w:rsidRDefault="007F26AE" w:rsidP="007F26AE">
      <w:pPr>
        <w:pStyle w:val="Paragraphedeliste"/>
        <w:numPr>
          <w:ilvl w:val="0"/>
          <w:numId w:val="13"/>
        </w:numPr>
        <w:spacing w:after="0" w:line="276" w:lineRule="auto"/>
        <w:rPr>
          <w:lang w:val="en-CA"/>
        </w:rPr>
      </w:pPr>
      <w:r w:rsidRPr="007F26AE">
        <w:rPr>
          <w:lang w:val="en-CA"/>
        </w:rPr>
        <w:t xml:space="preserve">ISO 19107:2003 </w:t>
      </w:r>
      <w:r>
        <w:rPr>
          <w:lang w:val="en-CA"/>
        </w:rPr>
        <w:t xml:space="preserve">- </w:t>
      </w:r>
      <w:r w:rsidRPr="007F26AE">
        <w:rPr>
          <w:lang w:val="en-CA"/>
        </w:rPr>
        <w:t>Spatial Schema</w:t>
      </w:r>
    </w:p>
    <w:p w14:paraId="37ACA2C0" w14:textId="118C9DD4" w:rsidR="007F26AE" w:rsidRPr="00BD7B2A" w:rsidRDefault="007F26AE" w:rsidP="00BD7B2A">
      <w:pPr>
        <w:pStyle w:val="Paragraphedeliste"/>
        <w:numPr>
          <w:ilvl w:val="0"/>
          <w:numId w:val="13"/>
        </w:numPr>
        <w:spacing w:after="0" w:line="276" w:lineRule="auto"/>
        <w:rPr>
          <w:lang w:val="en-CA"/>
        </w:rPr>
      </w:pPr>
      <w:r>
        <w:rPr>
          <w:lang w:val="en-CA"/>
        </w:rPr>
        <w:t>ISO 19108:2006 - Temporal Schema</w:t>
      </w:r>
    </w:p>
    <w:p w14:paraId="1AAD1631"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ISO 8601- Data elements and interchange formats – Information interchange – Representation of dates and times</w:t>
      </w:r>
    </w:p>
    <w:p w14:paraId="7D391988"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1CC1BDDC"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BD7B2A">
      <w:pPr>
        <w:pStyle w:val="Paragraphedeliste"/>
        <w:numPr>
          <w:ilvl w:val="0"/>
          <w:numId w:val="13"/>
        </w:numPr>
        <w:spacing w:after="0" w:line="276" w:lineRule="auto"/>
        <w:rPr>
          <w:lang w:val="en-CA"/>
        </w:rPr>
      </w:pPr>
      <w:r w:rsidRPr="00BD7B2A">
        <w:rPr>
          <w:lang w:val="en-CA"/>
        </w:rPr>
        <w:lastRenderedPageBreak/>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4" w:history="1">
        <w:r w:rsidR="00BD7B2A" w:rsidRPr="00F347A5">
          <w:rPr>
            <w:rStyle w:val="Lienhypertexte"/>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28EBCA12" w:rsidR="00FA3D28" w:rsidRPr="00BD7B2A" w:rsidRDefault="00FA3D28" w:rsidP="007F26AE">
      <w:pPr>
        <w:pStyle w:val="Paragraphedeliste"/>
        <w:numPr>
          <w:ilvl w:val="0"/>
          <w:numId w:val="13"/>
        </w:numPr>
        <w:spacing w:after="0" w:line="276" w:lineRule="auto"/>
        <w:rPr>
          <w:lang w:val="en-CA"/>
        </w:rPr>
      </w:pPr>
      <w:r w:rsidRPr="00BD7B2A">
        <w:rPr>
          <w:lang w:val="en-CA"/>
        </w:rPr>
        <w:t xml:space="preserve">Unified Code for Units of Measure (UCUM) – Version </w:t>
      </w:r>
      <w:r w:rsidR="007F26AE">
        <w:rPr>
          <w:lang w:val="en-CA"/>
        </w:rPr>
        <w:t>2.0.1</w:t>
      </w:r>
      <w:r w:rsidRPr="00BD7B2A">
        <w:rPr>
          <w:lang w:val="en-CA"/>
        </w:rPr>
        <w:t xml:space="preserve">, </w:t>
      </w:r>
      <w:r w:rsidR="007F26AE">
        <w:rPr>
          <w:lang w:val="en-CA"/>
        </w:rPr>
        <w:t xml:space="preserve">2014, </w:t>
      </w:r>
      <w:r w:rsidR="007F26AE" w:rsidRPr="007F26AE">
        <w:rPr>
          <w:lang w:val="en-CA"/>
        </w:rPr>
        <w:t>http://unitsofmeasure.org/ucum.html</w:t>
      </w:r>
    </w:p>
    <w:p w14:paraId="7E68DCA2"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Extensible Markup Language (XML) – Version 1.0 (Fourth Edition), August 2006</w:t>
      </w:r>
    </w:p>
    <w:p w14:paraId="502F0309" w14:textId="77777777" w:rsidR="00FA3D28" w:rsidRDefault="00FA3D28" w:rsidP="00BD7B2A">
      <w:pPr>
        <w:pStyle w:val="Paragraphedeliste"/>
        <w:numPr>
          <w:ilvl w:val="0"/>
          <w:numId w:val="13"/>
        </w:numPr>
        <w:spacing w:after="0" w:line="276" w:lineRule="auto"/>
        <w:rPr>
          <w:lang w:val="en-CA"/>
        </w:rPr>
      </w:pPr>
      <w:r w:rsidRPr="00BD7B2A">
        <w:rPr>
          <w:lang w:val="en-CA"/>
        </w:rPr>
        <w:t xml:space="preserve">XML Schema – Version 1.0 (Second Edition), October 2004 </w:t>
      </w:r>
    </w:p>
    <w:p w14:paraId="08A18E36" w14:textId="5190FB9C" w:rsidR="00A173A4" w:rsidRDefault="00A173A4" w:rsidP="00A173A4">
      <w:pPr>
        <w:pStyle w:val="Paragraphedeliste"/>
        <w:numPr>
          <w:ilvl w:val="0"/>
          <w:numId w:val="13"/>
        </w:numPr>
        <w:spacing w:after="0" w:line="276" w:lineRule="auto"/>
        <w:rPr>
          <w:lang w:val="en-CA"/>
        </w:rPr>
      </w:pPr>
      <w:r w:rsidRPr="00A173A4">
        <w:rPr>
          <w:lang w:val="en-CA"/>
        </w:rPr>
        <w:t>INSPIRE Data Specification for the spatial data theme Geology</w:t>
      </w:r>
      <w:r>
        <w:rPr>
          <w:lang w:val="en-CA"/>
        </w:rPr>
        <w:t xml:space="preserve"> Version 3.0</w:t>
      </w:r>
    </w:p>
    <w:p w14:paraId="3B8AB7BA" w14:textId="78B3EA1B" w:rsidR="003D7505" w:rsidRPr="00BD7B2A" w:rsidRDefault="003D7505" w:rsidP="003D7505">
      <w:pPr>
        <w:pStyle w:val="Paragraphedeliste"/>
        <w:numPr>
          <w:ilvl w:val="0"/>
          <w:numId w:val="13"/>
        </w:numPr>
        <w:spacing w:after="0" w:line="276" w:lineRule="auto"/>
        <w:rPr>
          <w:lang w:val="en-CA"/>
        </w:rPr>
      </w:pPr>
      <w:r>
        <w:rPr>
          <w:lang w:val="en-CA"/>
        </w:rPr>
        <w:t xml:space="preserve">North American Data Model , </w:t>
      </w:r>
      <w:r w:rsidR="00A55052">
        <w:rPr>
          <w:lang w:val="en-CA"/>
        </w:rPr>
        <w:t>especially</w:t>
      </w:r>
      <w:r>
        <w:rPr>
          <w:lang w:val="en-CA"/>
        </w:rPr>
        <w:t xml:space="preserve"> the science language products (</w:t>
      </w:r>
      <w:r w:rsidRPr="003D7505">
        <w:rPr>
          <w:lang w:val="en-CA"/>
        </w:rPr>
        <w:t>http://ngmdb.usgs.gov/www-nadm/sltt/products.html</w:t>
      </w:r>
      <w:r>
        <w:rPr>
          <w:lang w:val="en-CA"/>
        </w:rPr>
        <w:t>)</w:t>
      </w:r>
    </w:p>
    <w:p w14:paraId="36944A09" w14:textId="77777777" w:rsidR="009A7B37" w:rsidRPr="00D12552" w:rsidRDefault="009A7B37">
      <w:pPr>
        <w:pStyle w:val="Titre1"/>
        <w:rPr>
          <w:lang w:val="en-CA"/>
        </w:rPr>
      </w:pPr>
      <w:bookmarkStart w:id="8" w:name="_Toc452643106"/>
      <w:r w:rsidRPr="00D12552">
        <w:rPr>
          <w:lang w:val="en-CA"/>
        </w:rPr>
        <w:t>Terms and Definitions</w:t>
      </w:r>
      <w:bookmarkEnd w:id="8"/>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ISO/IEC Directives, Part 2, Rules for the structure and drafting of 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1A0E4A28" w14:textId="77777777" w:rsidR="00651FD5" w:rsidRPr="001C3AE8" w:rsidRDefault="00D27E3C" w:rsidP="00D27E3C">
      <w:pPr>
        <w:pStyle w:val="Titre2"/>
      </w:pPr>
      <w:bookmarkStart w:id="9" w:name="_Toc452643107"/>
      <w:bookmarkStart w:id="10" w:name="_Toc428885175"/>
      <w:bookmarkStart w:id="11" w:name="Glossary_Feature"/>
      <w:proofErr w:type="gramStart"/>
      <w:r>
        <w:rPr>
          <w:lang w:val="en-CA"/>
        </w:rPr>
        <w:t>classifier</w:t>
      </w:r>
      <w:bookmarkEnd w:id="9"/>
      <w:proofErr w:type="gramEnd"/>
      <w:r w:rsidRPr="00D27E3C">
        <w:rPr>
          <w:lang w:val="en-CA"/>
        </w:rPr>
        <w:br/>
      </w:r>
    </w:p>
    <w:p w14:paraId="454A5AC3" w14:textId="313FAED5" w:rsidR="00D27E3C" w:rsidRPr="001C3AE8" w:rsidRDefault="00D27E3C" w:rsidP="00C9768E">
      <w:r w:rsidRPr="00651FD5">
        <w:t xml:space="preserve">A classifier is an abstract UML metaclass which describes (classifies) </w:t>
      </w:r>
      <w:r w:rsidR="007F26AE">
        <w:t xml:space="preserve">a </w:t>
      </w:r>
      <w:r w:rsidRPr="00651FD5">
        <w:t xml:space="preserve">set of instances having common features (not to </w:t>
      </w:r>
      <w:r w:rsidR="007F26AE">
        <w:t xml:space="preserve">be </w:t>
      </w:r>
      <w:r w:rsidRPr="00651FD5">
        <w:t>confuse</w:t>
      </w:r>
      <w:r w:rsidR="007F26AE">
        <w:t>d</w:t>
      </w:r>
      <w:r w:rsidRPr="00651FD5">
        <w:t xml:space="preserve"> with </w:t>
      </w:r>
      <w:r w:rsidR="007F26AE">
        <w:t>the “</w:t>
      </w:r>
      <w:r w:rsidRPr="00651FD5">
        <w:t>Feature</w:t>
      </w:r>
      <w:r w:rsidR="007F26AE">
        <w:t>”</w:t>
      </w:r>
      <w:r w:rsidRPr="00651FD5">
        <w:t xml:space="preserve"> stereotype from </w:t>
      </w:r>
      <w:r w:rsidR="007F26AE">
        <w:t xml:space="preserve">the </w:t>
      </w:r>
      <w:r w:rsidRPr="00651FD5">
        <w:t>OGC Feature Model). A feature declares a structural or behavioral characteristic of instances of classifiers. (http://www.uml-diagrams.org/classifier.html).  Classes, Interfaces, Association, Types are kinds of classifiers.</w:t>
      </w:r>
    </w:p>
    <w:p w14:paraId="51FC44D3" w14:textId="77777777" w:rsidR="00FA3D28" w:rsidRPr="00D12552" w:rsidRDefault="00FA3D28" w:rsidP="00FA3D28">
      <w:pPr>
        <w:pStyle w:val="Titre2"/>
        <w:rPr>
          <w:lang w:val="en-CA"/>
        </w:rPr>
      </w:pPr>
      <w:bookmarkStart w:id="12" w:name="_Toc448329382"/>
      <w:bookmarkStart w:id="13" w:name="_Toc448329530"/>
      <w:bookmarkStart w:id="14" w:name="_Toc448329916"/>
      <w:bookmarkStart w:id="15" w:name="_Toc448329383"/>
      <w:bookmarkStart w:id="16" w:name="_Toc448329531"/>
      <w:bookmarkStart w:id="17" w:name="_Toc448329917"/>
      <w:bookmarkStart w:id="18" w:name="_Toc448329384"/>
      <w:bookmarkStart w:id="19" w:name="_Toc448329532"/>
      <w:bookmarkStart w:id="20" w:name="_Toc448329918"/>
      <w:bookmarkStart w:id="21" w:name="_Toc428885176"/>
      <w:bookmarkStart w:id="22" w:name="_Toc452643108"/>
      <w:bookmarkEnd w:id="10"/>
      <w:bookmarkEnd w:id="12"/>
      <w:bookmarkEnd w:id="13"/>
      <w:bookmarkEnd w:id="14"/>
      <w:bookmarkEnd w:id="15"/>
      <w:bookmarkEnd w:id="16"/>
      <w:bookmarkEnd w:id="17"/>
      <w:bookmarkEnd w:id="18"/>
      <w:bookmarkEnd w:id="19"/>
      <w:bookmarkEnd w:id="20"/>
      <w:proofErr w:type="gramStart"/>
      <w:r w:rsidRPr="00D12552">
        <w:rPr>
          <w:lang w:val="en-CA"/>
        </w:rPr>
        <w:t>domain</w:t>
      </w:r>
      <w:proofErr w:type="gramEnd"/>
      <w:r w:rsidRPr="00D12552">
        <w:rPr>
          <w:lang w:val="en-CA"/>
        </w:rPr>
        <w:t xml:space="preserve"> feature</w:t>
      </w:r>
      <w:bookmarkEnd w:id="21"/>
      <w:bookmarkEnd w:id="22"/>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t>[ISO 19156, definition 4.4]</w:t>
      </w:r>
    </w:p>
    <w:p w14:paraId="5F3AEB63" w14:textId="77777777" w:rsidR="00FA3D28" w:rsidRPr="00D12552" w:rsidRDefault="00FA3D28" w:rsidP="00FA3D28">
      <w:pPr>
        <w:pStyle w:val="Titre2"/>
        <w:rPr>
          <w:lang w:val="en-CA"/>
        </w:rPr>
      </w:pPr>
      <w:bookmarkStart w:id="23" w:name="_Toc428885177"/>
      <w:bookmarkStart w:id="24" w:name="_Toc452643109"/>
      <w:proofErr w:type="gramStart"/>
      <w:r w:rsidRPr="00D12552">
        <w:rPr>
          <w:lang w:val="en-CA"/>
        </w:rPr>
        <w:lastRenderedPageBreak/>
        <w:t>element</w:t>
      </w:r>
      <w:proofErr w:type="gramEnd"/>
      <w:r w:rsidRPr="00D12552">
        <w:rPr>
          <w:lang w:val="en-CA"/>
        </w:rPr>
        <w:t xml:space="preserve"> &lt;XML&gt;</w:t>
      </w:r>
      <w:bookmarkEnd w:id="23"/>
      <w:bookmarkEnd w:id="24"/>
      <w:r w:rsidRPr="00D12552">
        <w:rPr>
          <w:lang w:val="en-CA"/>
        </w:rPr>
        <w:t xml:space="preserve"> </w:t>
      </w:r>
    </w:p>
    <w:p w14:paraId="72652BF3" w14:textId="77777777" w:rsidR="00FA3D28" w:rsidRPr="00D12552" w:rsidRDefault="00FA3D28" w:rsidP="00FA3D28">
      <w:pPr>
        <w:rPr>
          <w:lang w:val="en-CA"/>
        </w:rPr>
      </w:pPr>
      <w:proofErr w:type="gramStart"/>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roofErr w:type="gramEnd"/>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Titre2"/>
        <w:rPr>
          <w:lang w:val="en-CA"/>
        </w:rPr>
      </w:pPr>
      <w:bookmarkStart w:id="25" w:name="_Toc428885178"/>
      <w:bookmarkStart w:id="26" w:name="_Toc452643110"/>
      <w:proofErr w:type="gramStart"/>
      <w:r w:rsidRPr="00D12552">
        <w:rPr>
          <w:lang w:val="en-CA"/>
        </w:rPr>
        <w:t>feature</w:t>
      </w:r>
      <w:bookmarkEnd w:id="25"/>
      <w:bookmarkEnd w:id="26"/>
      <w:proofErr w:type="gramEnd"/>
    </w:p>
    <w:p w14:paraId="3F37F34F" w14:textId="77777777" w:rsidR="00FA3D28" w:rsidRPr="00D12552" w:rsidRDefault="00FA3D28" w:rsidP="00FA3D28">
      <w:pPr>
        <w:rPr>
          <w:bCs/>
          <w:lang w:val="en-CA"/>
        </w:rPr>
      </w:pPr>
      <w:proofErr w:type="gramStart"/>
      <w:r w:rsidRPr="00D12552">
        <w:rPr>
          <w:bCs/>
          <w:lang w:val="en-CA"/>
        </w:rPr>
        <w:t xml:space="preserve">Abstraction of a real-world </w:t>
      </w:r>
      <w:r w:rsidR="00F6046E" w:rsidRPr="00D12552">
        <w:rPr>
          <w:bCs/>
          <w:lang w:val="en-CA"/>
        </w:rPr>
        <w:t>phenomenon</w:t>
      </w:r>
      <w:r w:rsidRPr="00D12552">
        <w:rPr>
          <w:bCs/>
          <w:lang w:val="en-CA"/>
        </w:rPr>
        <w:t>.</w:t>
      </w:r>
      <w:proofErr w:type="gramEnd"/>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670D2F" w:rsidRDefault="00FA3D28" w:rsidP="001C3AE8">
      <w:pPr>
        <w:pStyle w:val="Titre2"/>
        <w:rPr>
          <w:lang w:val="en-CA"/>
        </w:rPr>
      </w:pPr>
      <w:bookmarkStart w:id="27" w:name="_Toc428885179"/>
      <w:bookmarkStart w:id="28" w:name="_Toc452643111"/>
      <w:r w:rsidRPr="001C3AE8">
        <w:rPr>
          <w:lang w:val="en-CA"/>
        </w:rPr>
        <w:t>GML application schema</w:t>
      </w:r>
      <w:bookmarkEnd w:id="27"/>
      <w:bookmarkEnd w:id="28"/>
      <w:r w:rsidRPr="00670D2F">
        <w:rPr>
          <w:lang w:val="en-CA"/>
        </w:rPr>
        <w:t xml:space="preserve"> </w:t>
      </w:r>
    </w:p>
    <w:p w14:paraId="2803FC4D" w14:textId="12AEBFF5" w:rsidR="00FA3D28" w:rsidRPr="00D12552" w:rsidRDefault="00FA3D28" w:rsidP="00FA3D28">
      <w:pPr>
        <w:rPr>
          <w:lang w:val="en-CA"/>
        </w:rPr>
      </w:pPr>
      <w:r w:rsidRPr="00D12552">
        <w:rPr>
          <w:lang w:val="en-CA"/>
        </w:rPr>
        <w:t xml:space="preserve">Application schema written in XML Schema in accordance with the rules specified in </w:t>
      </w:r>
      <w:r w:rsidR="00370D0D">
        <w:rPr>
          <w:lang w:val="en-CA"/>
        </w:rPr>
        <w:t>OGC GML 3.3</w:t>
      </w:r>
    </w:p>
    <w:p w14:paraId="3BF2D37D" w14:textId="77777777" w:rsidR="00FA3D28" w:rsidRPr="00D12552" w:rsidRDefault="00FA3D28" w:rsidP="00FA3D28">
      <w:pPr>
        <w:rPr>
          <w:lang w:val="en-CA"/>
        </w:rPr>
      </w:pPr>
      <w:r w:rsidRPr="00D12552">
        <w:rPr>
          <w:lang w:val="en-CA"/>
        </w:rPr>
        <w:t>[ISO 19136:2007]</w:t>
      </w:r>
    </w:p>
    <w:p w14:paraId="6DA8411E" w14:textId="77777777" w:rsidR="00FA3D28" w:rsidRPr="00D12552" w:rsidRDefault="00FA3D28" w:rsidP="00FA3D28">
      <w:pPr>
        <w:pStyle w:val="Titre2"/>
        <w:rPr>
          <w:lang w:val="en-CA"/>
        </w:rPr>
      </w:pPr>
      <w:bookmarkStart w:id="29" w:name="_Toc428885180"/>
      <w:bookmarkStart w:id="30" w:name="_Toc452643112"/>
      <w:r w:rsidRPr="00D12552">
        <w:rPr>
          <w:lang w:val="en-CA"/>
        </w:rPr>
        <w:t>GML document</w:t>
      </w:r>
      <w:bookmarkEnd w:id="29"/>
      <w:bookmarkEnd w:id="30"/>
      <w:r w:rsidRPr="00D12552">
        <w:rPr>
          <w:lang w:val="en-CA"/>
        </w:rPr>
        <w:t xml:space="preserve"> </w:t>
      </w:r>
    </w:p>
    <w:p w14:paraId="6AD70C83" w14:textId="77777777" w:rsidR="00FA3D28" w:rsidRPr="00D12552" w:rsidRDefault="00FA3D28" w:rsidP="00FA3D28">
      <w:pPr>
        <w:rPr>
          <w:lang w:val="en-CA"/>
        </w:rPr>
      </w:pPr>
      <w:proofErr w:type="gramStart"/>
      <w:r w:rsidRPr="00D12552">
        <w:rPr>
          <w:lang w:val="en-CA"/>
        </w:rPr>
        <w:t>XML document with a root element that is one of the elements AbstractFeature, Dictionary or TopoComplex, specified in the GML schema or any element of a substitution group of any of these elements.</w:t>
      </w:r>
      <w:proofErr w:type="gramEnd"/>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Titre2"/>
        <w:rPr>
          <w:lang w:val="en-CA"/>
        </w:rPr>
      </w:pPr>
      <w:bookmarkStart w:id="31" w:name="_Toc428885181"/>
      <w:bookmarkStart w:id="32" w:name="_Toc452643113"/>
      <w:r w:rsidRPr="00D12552">
        <w:rPr>
          <w:lang w:val="en-CA"/>
        </w:rPr>
        <w:t>GML schema</w:t>
      </w:r>
      <w:bookmarkEnd w:id="31"/>
      <w:bookmarkEnd w:id="32"/>
      <w:r w:rsidRPr="00D12552">
        <w:rPr>
          <w:lang w:val="en-CA"/>
        </w:rPr>
        <w:t xml:space="preserve"> </w:t>
      </w:r>
    </w:p>
    <w:p w14:paraId="1C0B37B2" w14:textId="7148A174" w:rsidR="00FA3D28" w:rsidRPr="00D12552" w:rsidRDefault="00FA3D28" w:rsidP="00FA3D28">
      <w:pPr>
        <w:rPr>
          <w:lang w:val="en-CA"/>
        </w:rPr>
      </w:pPr>
      <w:r w:rsidRPr="00D12552">
        <w:rPr>
          <w:lang w:val="en-CA"/>
        </w:rPr>
        <w:t xml:space="preserve">Schema components in the XML namespace ― as specified in </w:t>
      </w:r>
      <w:r w:rsidR="00370D0D">
        <w:rPr>
          <w:lang w:val="en-CA"/>
        </w:rPr>
        <w:t>OGC GML 3.3</w:t>
      </w:r>
    </w:p>
    <w:p w14:paraId="75647344" w14:textId="77777777" w:rsidR="00FA3D28" w:rsidRPr="00D12552" w:rsidRDefault="00FA3D28" w:rsidP="00FA3D28">
      <w:pPr>
        <w:rPr>
          <w:lang w:val="en-CA"/>
        </w:rPr>
      </w:pPr>
      <w:r w:rsidRPr="00D12552">
        <w:rPr>
          <w:lang w:val="en-CA"/>
        </w:rPr>
        <w:t>[ISO 19136:2007]</w:t>
      </w:r>
    </w:p>
    <w:p w14:paraId="29A6DC1C" w14:textId="77777777" w:rsidR="00FA3D28" w:rsidRPr="00D12552" w:rsidRDefault="00FA3D28" w:rsidP="00FA3D28">
      <w:pPr>
        <w:pStyle w:val="Titre2"/>
        <w:rPr>
          <w:lang w:val="en-CA"/>
        </w:rPr>
      </w:pPr>
      <w:bookmarkStart w:id="33" w:name="_Toc428885182"/>
      <w:bookmarkStart w:id="34" w:name="_Toc452643114"/>
      <w:proofErr w:type="gramStart"/>
      <w:r w:rsidRPr="00D12552">
        <w:rPr>
          <w:lang w:val="en-CA"/>
        </w:rPr>
        <w:t>measurement</w:t>
      </w:r>
      <w:bookmarkEnd w:id="33"/>
      <w:bookmarkEnd w:id="34"/>
      <w:proofErr w:type="gramEnd"/>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Titre2"/>
        <w:rPr>
          <w:lang w:val="en-CA"/>
        </w:rPr>
      </w:pPr>
      <w:bookmarkStart w:id="35" w:name="_Toc428885183"/>
      <w:bookmarkStart w:id="36" w:name="_Toc452643115"/>
      <w:proofErr w:type="gramStart"/>
      <w:r w:rsidRPr="00D12552">
        <w:rPr>
          <w:lang w:val="en-CA"/>
        </w:rPr>
        <w:t>observation</w:t>
      </w:r>
      <w:bookmarkEnd w:id="35"/>
      <w:bookmarkEnd w:id="36"/>
      <w:proofErr w:type="gramEnd"/>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Titre2"/>
        <w:rPr>
          <w:lang w:val="en-CA"/>
        </w:rPr>
      </w:pPr>
      <w:r w:rsidRPr="00D12552">
        <w:rPr>
          <w:lang w:val="en-CA"/>
        </w:rPr>
        <w:lastRenderedPageBreak/>
        <w:t xml:space="preserve"> </w:t>
      </w:r>
      <w:bookmarkStart w:id="37" w:name="_Toc428885184"/>
      <w:bookmarkStart w:id="38" w:name="_Toc452643116"/>
      <w:proofErr w:type="gramStart"/>
      <w:r w:rsidRPr="00D12552">
        <w:rPr>
          <w:lang w:val="en-CA"/>
        </w:rPr>
        <w:t>observation</w:t>
      </w:r>
      <w:proofErr w:type="gramEnd"/>
      <w:r w:rsidRPr="00D12552">
        <w:rPr>
          <w:lang w:val="en-CA"/>
        </w:rPr>
        <w:t xml:space="preserve"> procedure</w:t>
      </w:r>
      <w:bookmarkEnd w:id="37"/>
      <w:bookmarkEnd w:id="38"/>
    </w:p>
    <w:p w14:paraId="7DA1CC87" w14:textId="77777777" w:rsidR="00FA3D28" w:rsidRPr="00D12552" w:rsidRDefault="00FA3D28" w:rsidP="00FA3D28">
      <w:pPr>
        <w:rPr>
          <w:lang w:val="en-CA"/>
        </w:rPr>
      </w:pPr>
      <w:proofErr w:type="gramStart"/>
      <w:r w:rsidRPr="00D12552">
        <w:rPr>
          <w:lang w:val="en-CA"/>
        </w:rPr>
        <w:t>Method, algorithm or instrument, or system which may be used in making an observation.</w:t>
      </w:r>
      <w:proofErr w:type="gramEnd"/>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Titre2"/>
        <w:rPr>
          <w:lang w:val="en-CA"/>
        </w:rPr>
      </w:pPr>
      <w:bookmarkStart w:id="39" w:name="_Toc428885185"/>
      <w:bookmarkStart w:id="40" w:name="_Toc452643117"/>
      <w:proofErr w:type="gramStart"/>
      <w:r w:rsidRPr="00D12552">
        <w:rPr>
          <w:lang w:val="en-CA"/>
        </w:rPr>
        <w:t>observation</w:t>
      </w:r>
      <w:proofErr w:type="gramEnd"/>
      <w:r w:rsidRPr="00D12552">
        <w:rPr>
          <w:lang w:val="en-CA"/>
        </w:rPr>
        <w:t xml:space="preserve"> result</w:t>
      </w:r>
      <w:bookmarkEnd w:id="39"/>
      <w:bookmarkEnd w:id="40"/>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Titre2"/>
        <w:rPr>
          <w:lang w:val="en-CA"/>
        </w:rPr>
      </w:pPr>
      <w:bookmarkStart w:id="41" w:name="_Toc428885186"/>
      <w:bookmarkStart w:id="42" w:name="_Toc452643118"/>
      <w:proofErr w:type="gramStart"/>
      <w:r w:rsidRPr="00D12552">
        <w:rPr>
          <w:lang w:val="en-CA"/>
        </w:rPr>
        <w:t>property</w:t>
      </w:r>
      <w:proofErr w:type="gramEnd"/>
      <w:r w:rsidRPr="00D12552">
        <w:rPr>
          <w:lang w:val="en-CA"/>
        </w:rPr>
        <w:t xml:space="preserve"> &lt;General Feature Model&gt;</w:t>
      </w:r>
      <w:bookmarkEnd w:id="41"/>
      <w:bookmarkEnd w:id="42"/>
    </w:p>
    <w:p w14:paraId="16B83045" w14:textId="77777777" w:rsidR="00FA3D28" w:rsidRPr="00D12552" w:rsidRDefault="00FA3D28" w:rsidP="00FA3D28">
      <w:pPr>
        <w:rPr>
          <w:lang w:val="en-CA"/>
        </w:rPr>
      </w:pPr>
      <w:proofErr w:type="gramStart"/>
      <w:r w:rsidRPr="00D12552">
        <w:rPr>
          <w:lang w:val="en-CA"/>
        </w:rPr>
        <w:t>Facet or attribute of an object referenced by a name.</w:t>
      </w:r>
      <w:proofErr w:type="gramEnd"/>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Titre2"/>
        <w:rPr>
          <w:lang w:val="en-CA"/>
        </w:rPr>
      </w:pPr>
      <w:bookmarkStart w:id="43" w:name="_Toc428885187"/>
      <w:bookmarkStart w:id="44" w:name="_Toc452643119"/>
      <w:proofErr w:type="gramStart"/>
      <w:r w:rsidRPr="00D12552">
        <w:rPr>
          <w:lang w:val="en-CA"/>
        </w:rPr>
        <w:t>sampled</w:t>
      </w:r>
      <w:proofErr w:type="gramEnd"/>
      <w:r w:rsidRPr="00D12552">
        <w:rPr>
          <w:lang w:val="en-CA"/>
        </w:rPr>
        <w:t xml:space="preserve"> feature</w:t>
      </w:r>
      <w:bookmarkEnd w:id="43"/>
      <w:bookmarkEnd w:id="44"/>
    </w:p>
    <w:p w14:paraId="25874CEE" w14:textId="536369C5" w:rsidR="00FA3D28" w:rsidRPr="00D12552" w:rsidRDefault="00FA3D28" w:rsidP="00FA3D28">
      <w:pPr>
        <w:rPr>
          <w:lang w:val="en-CA"/>
        </w:rPr>
      </w:pPr>
      <w:proofErr w:type="gramStart"/>
      <w:r w:rsidRPr="00D12552">
        <w:rPr>
          <w:lang w:val="en-CA"/>
        </w:rPr>
        <w:t xml:space="preserve">The real-world domain feature of interest, such as a </w:t>
      </w:r>
      <w:r w:rsidR="00670D2F">
        <w:rPr>
          <w:lang w:val="en-CA"/>
        </w:rPr>
        <w:t xml:space="preserve">geological unit or structure </w:t>
      </w:r>
      <w:r w:rsidRPr="00D12552">
        <w:rPr>
          <w:lang w:val="en-CA"/>
        </w:rPr>
        <w:t>which is observed.</w:t>
      </w:r>
      <w:proofErr w:type="gramEnd"/>
      <w:r w:rsidRPr="00D12552">
        <w:rPr>
          <w:lang w:val="en-CA"/>
        </w:rPr>
        <w:t xml:space="preserve"> </w:t>
      </w:r>
    </w:p>
    <w:p w14:paraId="529F1236" w14:textId="77777777" w:rsidR="00FA3D28" w:rsidRPr="00D12552" w:rsidRDefault="00FA3D28" w:rsidP="00FA3D28">
      <w:pPr>
        <w:rPr>
          <w:lang w:val="en-CA"/>
        </w:rPr>
      </w:pPr>
      <w:r w:rsidRPr="00D12552">
        <w:rPr>
          <w:lang w:val="en-CA"/>
        </w:rPr>
        <w:t>[ISO 19156:2011]</w:t>
      </w:r>
    </w:p>
    <w:p w14:paraId="3B8A93F5" w14:textId="77777777" w:rsidR="00FA3D28" w:rsidRPr="00D12552" w:rsidRDefault="00FA3D28" w:rsidP="00FA3D28">
      <w:pPr>
        <w:pStyle w:val="Titre2"/>
        <w:rPr>
          <w:lang w:val="en-CA"/>
        </w:rPr>
      </w:pPr>
      <w:bookmarkStart w:id="45" w:name="_Toc428885188"/>
      <w:bookmarkStart w:id="46" w:name="_Toc452643120"/>
      <w:proofErr w:type="gramStart"/>
      <w:r w:rsidRPr="00D12552">
        <w:rPr>
          <w:lang w:val="en-CA"/>
        </w:rPr>
        <w:t>sampling</w:t>
      </w:r>
      <w:proofErr w:type="gramEnd"/>
      <w:r w:rsidRPr="00D12552">
        <w:rPr>
          <w:lang w:val="en-CA"/>
        </w:rPr>
        <w:t xml:space="preserve"> feature</w:t>
      </w:r>
      <w:bookmarkEnd w:id="45"/>
      <w:bookmarkEnd w:id="46"/>
    </w:p>
    <w:p w14:paraId="4E5AFEE3" w14:textId="1104780C" w:rsidR="00FA3D28" w:rsidRPr="00D12552" w:rsidRDefault="00FA3D28" w:rsidP="00FA3D28">
      <w:pPr>
        <w:rPr>
          <w:lang w:val="en-CA"/>
        </w:rPr>
      </w:pPr>
      <w:r w:rsidRPr="00D12552">
        <w:rPr>
          <w:lang w:val="en-CA"/>
        </w:rPr>
        <w:t>Feature, such as a station,</w:t>
      </w:r>
      <w:r w:rsidR="00670D2F">
        <w:rPr>
          <w:lang w:val="en-CA"/>
        </w:rPr>
        <w:t xml:space="preserve"> borehole,</w:t>
      </w:r>
      <w:r w:rsidRPr="00D12552">
        <w:rPr>
          <w:lang w:val="en-CA"/>
        </w:rPr>
        <w:t xml:space="preserve"> 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Titre2"/>
        <w:rPr>
          <w:lang w:val="en-CA"/>
        </w:rPr>
      </w:pPr>
      <w:bookmarkStart w:id="47" w:name="_Toc428885189"/>
      <w:bookmarkStart w:id="48" w:name="_Toc452643121"/>
      <w:proofErr w:type="gramStart"/>
      <w:r w:rsidRPr="00D12552">
        <w:rPr>
          <w:lang w:val="en-CA"/>
        </w:rPr>
        <w:t>schema</w:t>
      </w:r>
      <w:proofErr w:type="gramEnd"/>
      <w:r w:rsidRPr="00D12552">
        <w:rPr>
          <w:lang w:val="en-CA"/>
        </w:rPr>
        <w:t xml:space="preserve"> &lt;XML Schema&gt;</w:t>
      </w:r>
      <w:bookmarkEnd w:id="47"/>
      <w:bookmarkEnd w:id="48"/>
      <w:r w:rsidRPr="00D12552">
        <w:rPr>
          <w:lang w:val="en-CA"/>
        </w:rPr>
        <w:t xml:space="preserve"> </w:t>
      </w:r>
    </w:p>
    <w:p w14:paraId="485FA2BA" w14:textId="77777777" w:rsidR="00FA3D28" w:rsidRPr="00D12552" w:rsidRDefault="00FA3D28" w:rsidP="00FA3D28">
      <w:pPr>
        <w:rPr>
          <w:lang w:val="en-CA"/>
        </w:rPr>
      </w:pPr>
      <w:proofErr w:type="gramStart"/>
      <w:r w:rsidRPr="00D12552">
        <w:rPr>
          <w:lang w:val="en-CA"/>
        </w:rPr>
        <w:t>XML document containing a collection of schema component definitions and declarations within the same target namespace.</w:t>
      </w:r>
      <w:proofErr w:type="gramEnd"/>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6D045916" w:rsidR="009459BF" w:rsidRDefault="00245E6E" w:rsidP="009459BF">
      <w:pPr>
        <w:pStyle w:val="Titre1"/>
        <w:rPr>
          <w:lang w:val="en-CA"/>
        </w:rPr>
      </w:pPr>
      <w:bookmarkStart w:id="49" w:name="_Toc452643122"/>
      <w:bookmarkEnd w:id="11"/>
      <w:r>
        <w:rPr>
          <w:lang w:val="en-CA"/>
        </w:rPr>
        <w:lastRenderedPageBreak/>
        <w:t>GeoSciML Models</w:t>
      </w:r>
      <w:bookmarkEnd w:id="49"/>
      <w:r>
        <w:rPr>
          <w:lang w:val="en-CA"/>
        </w:rPr>
        <w:t xml:space="preserve"> </w:t>
      </w:r>
    </w:p>
    <w:p w14:paraId="4CC8104C" w14:textId="2F02DF0D" w:rsidR="008D755A" w:rsidRDefault="000F075C" w:rsidP="000D2F14">
      <w:pPr>
        <w:rPr>
          <w:lang w:val="en-CA"/>
        </w:rPr>
      </w:pPr>
      <w:r>
        <w:rPr>
          <w:lang w:val="en-CA"/>
        </w:rPr>
        <w:t xml:space="preserve">The </w:t>
      </w:r>
      <w:r w:rsidR="0068258B">
        <w:rPr>
          <w:lang w:val="en-CA"/>
        </w:rPr>
        <w:t>GeoSciML 4.</w:t>
      </w:r>
      <w:r w:rsidR="004832DE">
        <w:rPr>
          <w:lang w:val="en-CA"/>
        </w:rPr>
        <w:t>1</w:t>
      </w:r>
      <w:r w:rsidR="0068258B">
        <w:rPr>
          <w:lang w:val="en-CA"/>
        </w:rPr>
        <w:t xml:space="preserve"> </w:t>
      </w:r>
      <w:r>
        <w:rPr>
          <w:lang w:val="en-CA"/>
        </w:rPr>
        <w:t>l</w:t>
      </w:r>
      <w:r w:rsidR="0068258B">
        <w:rPr>
          <w:lang w:val="en-CA"/>
        </w:rPr>
        <w:t xml:space="preserve">ogical model is an interpretation and repackaging of version 3.2 of the conceptual model published by </w:t>
      </w:r>
      <w:r>
        <w:rPr>
          <w:lang w:val="en-CA"/>
        </w:rPr>
        <w:t>IUGS</w:t>
      </w:r>
      <w:r w:rsidR="0068258B">
        <w:rPr>
          <w:lang w:val="en-CA"/>
        </w:rPr>
        <w:t xml:space="preserve"> (</w:t>
      </w:r>
      <w:hyperlink r:id="rId15" w:history="1">
        <w:r w:rsidR="0068258B" w:rsidRPr="006716F1">
          <w:rPr>
            <w:rStyle w:val="Lienhypertexte"/>
            <w:lang w:val="en-CA"/>
          </w:rPr>
          <w:t>http://www.geosciml.org/</w:t>
        </w:r>
      </w:hyperlink>
      <w:r w:rsidR="00B14110" w:rsidRPr="00B14110">
        <w:rPr>
          <w:lang w:val="en-CA"/>
        </w:rPr>
        <w:t>geosciml/3.2/documentation/html/</w:t>
      </w:r>
      <w:r w:rsidR="0068258B">
        <w:rPr>
          <w:lang w:val="en-CA"/>
        </w:rPr>
        <w:t xml:space="preserve">). </w:t>
      </w:r>
      <w:r w:rsidR="0044487B">
        <w:rPr>
          <w:lang w:val="en-CA"/>
        </w:rPr>
        <w:t xml:space="preserve"> Version 3.2 is technically a logical model.  There </w:t>
      </w:r>
      <w:proofErr w:type="gramStart"/>
      <w:r w:rsidR="0044487B">
        <w:rPr>
          <w:lang w:val="en-CA"/>
        </w:rPr>
        <w:t>are no formal conceptual representation</w:t>
      </w:r>
      <w:proofErr w:type="gramEnd"/>
      <w:r w:rsidR="0044487B">
        <w:rPr>
          <w:lang w:val="en-CA"/>
        </w:rPr>
        <w:t xml:space="preserve"> of 3.2.  The SWG considers that GeoSciML 4.</w:t>
      </w:r>
      <w:r w:rsidR="004832DE">
        <w:rPr>
          <w:lang w:val="en-CA"/>
        </w:rPr>
        <w:t>1</w:t>
      </w:r>
      <w:r w:rsidR="0044487B">
        <w:rPr>
          <w:lang w:val="en-CA"/>
        </w:rPr>
        <w:t xml:space="preserve"> is based on the same conceptual model that underpins version 3.2.  </w:t>
      </w:r>
    </w:p>
    <w:p w14:paraId="48C54186" w14:textId="0C03A222" w:rsidR="008D755A" w:rsidRDefault="00F658C5" w:rsidP="001C3AE8">
      <w:pPr>
        <w:keepNext/>
      </w:pPr>
      <w:r>
        <w:rPr>
          <w:noProof/>
          <w:lang w:val="en-CA" w:eastAsia="en-CA"/>
        </w:rPr>
        <w:drawing>
          <wp:inline distT="0" distB="0" distL="0" distR="0" wp14:anchorId="5FF93797" wp14:editId="401BF7F1">
            <wp:extent cx="5457825" cy="243840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57825" cy="2438400"/>
                    </a:xfrm>
                    <a:prstGeom prst="rect">
                      <a:avLst/>
                    </a:prstGeom>
                    <a:noFill/>
                    <a:ln>
                      <a:noFill/>
                    </a:ln>
                  </pic:spPr>
                </pic:pic>
              </a:graphicData>
            </a:graphic>
          </wp:inline>
        </w:drawing>
      </w:r>
    </w:p>
    <w:p w14:paraId="779CD4EE" w14:textId="1C33B650" w:rsidR="008D755A" w:rsidRDefault="008D755A" w:rsidP="001C3AE8">
      <w:pPr>
        <w:pStyle w:val="Lgende"/>
        <w:rPr>
          <w:lang w:val="en-CA"/>
        </w:rPr>
      </w:pPr>
      <w:r>
        <w:t xml:space="preserve">Figure </w:t>
      </w:r>
      <w:r>
        <w:fldChar w:fldCharType="begin"/>
      </w:r>
      <w:r>
        <w:instrText xml:space="preserve"> SEQ Figure \* ARABIC </w:instrText>
      </w:r>
      <w:r>
        <w:fldChar w:fldCharType="separate"/>
      </w:r>
      <w:r w:rsidR="00F02ED9">
        <w:rPr>
          <w:noProof/>
        </w:rPr>
        <w:t>1</w:t>
      </w:r>
      <w:r>
        <w:fldChar w:fldCharType="end"/>
      </w:r>
      <w:r>
        <w:t xml:space="preserve"> : Model lineage. </w:t>
      </w:r>
      <w:proofErr w:type="gramStart"/>
      <w:r>
        <w:t>Both Portrayal</w:t>
      </w:r>
      <w:proofErr w:type="gramEnd"/>
      <w:r>
        <w:t>, version 3.2 and version 4.</w:t>
      </w:r>
      <w:r w:rsidR="004832DE">
        <w:t>1</w:t>
      </w:r>
      <w:r>
        <w:t xml:space="preserve"> are based on the same conceptual model.</w:t>
      </w:r>
    </w:p>
    <w:p w14:paraId="78DE2759" w14:textId="6AE3AB76" w:rsidR="0068258B" w:rsidRDefault="0044487B" w:rsidP="000D2F14">
      <w:pPr>
        <w:rPr>
          <w:lang w:val="en-CA"/>
        </w:rPr>
      </w:pPr>
      <w:r>
        <w:rPr>
          <w:lang w:val="en-CA"/>
        </w:rPr>
        <w:t xml:space="preserve">Version 3.2 </w:t>
      </w:r>
      <w:r w:rsidR="007D2867">
        <w:rPr>
          <w:lang w:val="en-CA"/>
        </w:rPr>
        <w:t xml:space="preserve">is organised into 13 thematic packages while </w:t>
      </w:r>
      <w:r>
        <w:rPr>
          <w:lang w:val="en-CA"/>
        </w:rPr>
        <w:t>this</w:t>
      </w:r>
      <w:r w:rsidR="007D2867">
        <w:rPr>
          <w:lang w:val="en-CA"/>
        </w:rPr>
        <w:t xml:space="preserve"> </w:t>
      </w:r>
      <w:r>
        <w:rPr>
          <w:lang w:val="en-CA"/>
        </w:rPr>
        <w:t>version</w:t>
      </w:r>
      <w:r w:rsidR="007D2867">
        <w:rPr>
          <w:lang w:val="en-CA"/>
        </w:rPr>
        <w:t xml:space="preserve"> proposes a packaging aligned on data delivery use cases.  </w:t>
      </w:r>
    </w:p>
    <w:p w14:paraId="18DD64C4" w14:textId="77777777" w:rsidR="00CD43E1" w:rsidRDefault="00CD43E1" w:rsidP="000D2F14">
      <w:pPr>
        <w:rPr>
          <w:lang w:val="en-CA"/>
        </w:rPr>
      </w:pPr>
    </w:p>
    <w:p w14:paraId="6974D630" w14:textId="06E5E492" w:rsidR="007C5519" w:rsidRDefault="000D2F14" w:rsidP="000D2F14">
      <w:pPr>
        <w:rPr>
          <w:lang w:val="en-CA"/>
        </w:rPr>
      </w:pPr>
      <w:r>
        <w:rPr>
          <w:lang w:val="en-CA"/>
        </w:rPr>
        <w:t>GeoSciML</w:t>
      </w:r>
      <w:r w:rsidR="0044487B">
        <w:rPr>
          <w:lang w:val="en-CA"/>
        </w:rPr>
        <w:t xml:space="preserve"> 4.</w:t>
      </w:r>
      <w:r w:rsidR="004832DE">
        <w:rPr>
          <w:lang w:val="en-CA"/>
        </w:rPr>
        <w:t>1</w:t>
      </w:r>
      <w:r>
        <w:rPr>
          <w:lang w:val="en-CA"/>
        </w:rPr>
        <w:t xml:space="preserve"> is organised into 6 </w:t>
      </w:r>
      <w:r w:rsidR="004175F5">
        <w:rPr>
          <w:lang w:val="en-CA"/>
        </w:rPr>
        <w:t>application packages</w:t>
      </w:r>
      <w:r>
        <w:rPr>
          <w:lang w:val="en-CA"/>
        </w:rPr>
        <w:t xml:space="preserve"> </w:t>
      </w:r>
      <w:r w:rsidR="007C5519">
        <w:rPr>
          <w:lang w:val="en-CA"/>
        </w:rPr>
        <w:t>(</w:t>
      </w:r>
      <w:r w:rsidR="007C5519">
        <w:rPr>
          <w:lang w:val="en-CA"/>
        </w:rPr>
        <w:fldChar w:fldCharType="begin"/>
      </w:r>
      <w:r w:rsidR="007C5519">
        <w:rPr>
          <w:lang w:val="en-CA"/>
        </w:rPr>
        <w:instrText xml:space="preserve"> REF _Ref447001591 \h </w:instrText>
      </w:r>
      <w:r w:rsidR="007C5519">
        <w:rPr>
          <w:lang w:val="en-CA"/>
        </w:rPr>
      </w:r>
      <w:r w:rsidR="007C5519">
        <w:rPr>
          <w:lang w:val="en-CA"/>
        </w:rPr>
        <w:fldChar w:fldCharType="separate"/>
      </w:r>
      <w:r w:rsidR="00F02ED9" w:rsidRPr="00690C3D">
        <w:t xml:space="preserve">Figure </w:t>
      </w:r>
      <w:r w:rsidR="00F02ED9">
        <w:rPr>
          <w:noProof/>
        </w:rPr>
        <w:t>2</w:t>
      </w:r>
      <w:r w:rsidR="007C5519">
        <w:rPr>
          <w:lang w:val="en-CA"/>
        </w:rPr>
        <w:fldChar w:fldCharType="end"/>
      </w:r>
      <w:r w:rsidR="007C5519">
        <w:rPr>
          <w:lang w:val="en-CA"/>
        </w:rPr>
        <w:t>).</w:t>
      </w:r>
    </w:p>
    <w:p w14:paraId="4E5288E1" w14:textId="3C7E6FC9" w:rsidR="000D2F14" w:rsidRDefault="000D2F14" w:rsidP="00CD43E1">
      <w:pPr>
        <w:numPr>
          <w:ilvl w:val="0"/>
          <w:numId w:val="53"/>
        </w:numPr>
        <w:rPr>
          <w:lang w:val="en-CA"/>
        </w:rPr>
      </w:pPr>
      <w:r>
        <w:rPr>
          <w:lang w:val="en-CA"/>
        </w:rPr>
        <w:t xml:space="preserve">GeoSciML </w:t>
      </w:r>
      <w:r w:rsidR="00AB3F81">
        <w:rPr>
          <w:lang w:val="en-CA"/>
        </w:rPr>
        <w:t>Lite</w:t>
      </w:r>
      <w:r>
        <w:rPr>
          <w:lang w:val="en-CA"/>
        </w:rPr>
        <w:t xml:space="preserve">: a simplified </w:t>
      </w:r>
      <w:r w:rsidR="0044487B">
        <w:rPr>
          <w:lang w:val="en-CA"/>
        </w:rPr>
        <w:t xml:space="preserve">alternate implementation of the conceptual model </w:t>
      </w:r>
      <w:r>
        <w:rPr>
          <w:lang w:val="en-CA"/>
        </w:rPr>
        <w:t>for layer based application</w:t>
      </w:r>
      <w:r w:rsidR="007C5519">
        <w:rPr>
          <w:lang w:val="en-CA"/>
        </w:rPr>
        <w:t>.</w:t>
      </w:r>
    </w:p>
    <w:p w14:paraId="4F59F348" w14:textId="3534EDC1" w:rsidR="000D2F14" w:rsidRDefault="000D2F14" w:rsidP="000D2F14">
      <w:pPr>
        <w:pStyle w:val="Paragraphedeliste"/>
        <w:numPr>
          <w:ilvl w:val="0"/>
          <w:numId w:val="14"/>
        </w:numPr>
        <w:rPr>
          <w:lang w:val="en-CA"/>
        </w:rPr>
      </w:pPr>
      <w:r>
        <w:rPr>
          <w:lang w:val="en-CA"/>
        </w:rPr>
        <w:t xml:space="preserve">GeoSciML </w:t>
      </w:r>
      <w:r w:rsidR="004175F5">
        <w:rPr>
          <w:lang w:val="en-CA"/>
        </w:rPr>
        <w:t>Basic:</w:t>
      </w:r>
      <w:r>
        <w:rPr>
          <w:lang w:val="en-CA"/>
        </w:rPr>
        <w:t xml:space="preserve"> a set of core features, aligned to </w:t>
      </w:r>
      <w:r w:rsidR="00B14110">
        <w:rPr>
          <w:lang w:val="en-CA"/>
        </w:rPr>
        <w:t xml:space="preserve">the </w:t>
      </w:r>
      <w:r>
        <w:rPr>
          <w:lang w:val="en-CA"/>
        </w:rPr>
        <w:t xml:space="preserve">INSPIRE </w:t>
      </w:r>
      <w:r w:rsidR="00B14110">
        <w:rPr>
          <w:lang w:val="en-CA"/>
        </w:rPr>
        <w:t>Data Specification on Geology</w:t>
      </w:r>
      <w:r w:rsidR="007C5519">
        <w:rPr>
          <w:lang w:val="en-CA"/>
        </w:rPr>
        <w:t>.</w:t>
      </w:r>
    </w:p>
    <w:p w14:paraId="48D6FF4D" w14:textId="2E2AEA7F" w:rsidR="000D2F14" w:rsidRDefault="000D2F14" w:rsidP="000D2F14">
      <w:pPr>
        <w:pStyle w:val="Paragraphedeliste"/>
        <w:numPr>
          <w:ilvl w:val="0"/>
          <w:numId w:val="14"/>
        </w:numPr>
        <w:rPr>
          <w:lang w:val="en-CA"/>
        </w:rPr>
      </w:pPr>
      <w:r>
        <w:rPr>
          <w:lang w:val="en-CA"/>
        </w:rPr>
        <w:t xml:space="preserve">GeoSciML </w:t>
      </w:r>
      <w:r w:rsidR="004175F5">
        <w:rPr>
          <w:lang w:val="en-CA"/>
        </w:rPr>
        <w:t>Extension:</w:t>
      </w:r>
      <w:r>
        <w:rPr>
          <w:lang w:val="en-CA"/>
        </w:rPr>
        <w:t xml:space="preserve"> an extension </w:t>
      </w:r>
      <w:r w:rsidR="00A00D3D">
        <w:rPr>
          <w:lang w:val="en-CA"/>
        </w:rPr>
        <w:t xml:space="preserve">providing </w:t>
      </w:r>
      <w:r>
        <w:rPr>
          <w:lang w:val="en-CA"/>
        </w:rPr>
        <w:t>detailed description of basic features</w:t>
      </w:r>
      <w:r w:rsidR="00B14110">
        <w:rPr>
          <w:lang w:val="en-CA"/>
        </w:rPr>
        <w:t xml:space="preserve"> which a</w:t>
      </w:r>
      <w:r w:rsidR="00A00D3D">
        <w:rPr>
          <w:lang w:val="en-CA"/>
        </w:rPr>
        <w:t>dds additional properties and associations.</w:t>
      </w:r>
    </w:p>
    <w:p w14:paraId="7B0D0742" w14:textId="4803AF96" w:rsidR="000D2F14" w:rsidRDefault="000D2F14" w:rsidP="000D2F14">
      <w:pPr>
        <w:pStyle w:val="Paragraphedeliste"/>
        <w:numPr>
          <w:ilvl w:val="0"/>
          <w:numId w:val="14"/>
        </w:numPr>
        <w:rPr>
          <w:lang w:val="en-CA"/>
        </w:rPr>
      </w:pPr>
      <w:r>
        <w:rPr>
          <w:lang w:val="en-CA"/>
        </w:rPr>
        <w:t xml:space="preserve">GeoSciML Geologic </w:t>
      </w:r>
      <w:r w:rsidR="004175F5">
        <w:rPr>
          <w:lang w:val="en-CA"/>
        </w:rPr>
        <w:t>Age:</w:t>
      </w:r>
      <w:r>
        <w:rPr>
          <w:lang w:val="en-CA"/>
        </w:rPr>
        <w:t xml:space="preserve"> a model </w:t>
      </w:r>
      <w:r w:rsidR="009367D1">
        <w:rPr>
          <w:lang w:val="en-CA"/>
        </w:rPr>
        <w:t>for the representation of geologic time using procedures adopted by the International Stratigraphic Commi</w:t>
      </w:r>
      <w:r w:rsidR="00147062">
        <w:rPr>
          <w:lang w:val="en-CA"/>
        </w:rPr>
        <w:t>ss</w:t>
      </w:r>
      <w:r w:rsidR="009367D1">
        <w:rPr>
          <w:lang w:val="en-CA"/>
        </w:rPr>
        <w:t>ion.</w:t>
      </w:r>
    </w:p>
    <w:p w14:paraId="3DDC6A75" w14:textId="06FF1CED" w:rsidR="000D2F14" w:rsidRDefault="000D2F14" w:rsidP="000D2F14">
      <w:pPr>
        <w:pStyle w:val="Paragraphedeliste"/>
        <w:numPr>
          <w:ilvl w:val="0"/>
          <w:numId w:val="14"/>
        </w:numPr>
        <w:rPr>
          <w:lang w:val="en-CA"/>
        </w:rPr>
      </w:pPr>
      <w:r>
        <w:rPr>
          <w:lang w:val="en-CA"/>
        </w:rPr>
        <w:t xml:space="preserve">GeoSciML </w:t>
      </w:r>
      <w:r w:rsidR="00147062">
        <w:rPr>
          <w:lang w:val="en-CA"/>
        </w:rPr>
        <w:t>Borehole:</w:t>
      </w:r>
      <w:r>
        <w:rPr>
          <w:lang w:val="en-CA"/>
        </w:rPr>
        <w:t xml:space="preserve"> a model of borehole</w:t>
      </w:r>
      <w:r w:rsidR="009367D1">
        <w:rPr>
          <w:lang w:val="en-CA"/>
        </w:rPr>
        <w:t>s</w:t>
      </w:r>
      <w:r>
        <w:rPr>
          <w:lang w:val="en-CA"/>
        </w:rPr>
        <w:t xml:space="preserve"> </w:t>
      </w:r>
      <w:r w:rsidR="009367D1">
        <w:rPr>
          <w:lang w:val="en-CA"/>
        </w:rPr>
        <w:t>and their properties as sampling features.</w:t>
      </w:r>
    </w:p>
    <w:p w14:paraId="4BECF188" w14:textId="198D592B" w:rsidR="000D2F14" w:rsidRDefault="000D2F14" w:rsidP="000D2F14">
      <w:pPr>
        <w:pStyle w:val="Paragraphedeliste"/>
        <w:numPr>
          <w:ilvl w:val="0"/>
          <w:numId w:val="14"/>
        </w:numPr>
        <w:rPr>
          <w:lang w:val="en-CA"/>
        </w:rPr>
      </w:pPr>
      <w:r>
        <w:rPr>
          <w:lang w:val="en-CA"/>
        </w:rPr>
        <w:t xml:space="preserve">GeoSciML Laboratory </w:t>
      </w:r>
      <w:r w:rsidR="00147062">
        <w:rPr>
          <w:lang w:val="en-CA"/>
        </w:rPr>
        <w:t>A</w:t>
      </w:r>
      <w:r>
        <w:rPr>
          <w:lang w:val="en-CA"/>
        </w:rPr>
        <w:t xml:space="preserve">nalysis: a model of </w:t>
      </w:r>
      <w:r w:rsidR="009367D1">
        <w:rPr>
          <w:lang w:val="en-CA"/>
        </w:rPr>
        <w:t xml:space="preserve">laboratory analytical </w:t>
      </w:r>
      <w:r w:rsidR="00B14110">
        <w:rPr>
          <w:lang w:val="en-CA"/>
        </w:rPr>
        <w:t>meta</w:t>
      </w:r>
      <w:r w:rsidR="009367D1">
        <w:rPr>
          <w:lang w:val="en-CA"/>
        </w:rPr>
        <w:t xml:space="preserve">data, </w:t>
      </w:r>
      <w:r w:rsidR="00B14110">
        <w:rPr>
          <w:lang w:val="en-CA"/>
        </w:rPr>
        <w:t xml:space="preserve">geological </w:t>
      </w:r>
      <w:r w:rsidR="004D2ACB">
        <w:rPr>
          <w:lang w:val="en-CA"/>
        </w:rPr>
        <w:t xml:space="preserve">sampling and </w:t>
      </w:r>
      <w:r w:rsidR="009367D1">
        <w:rPr>
          <w:lang w:val="en-CA"/>
        </w:rPr>
        <w:t>specimens</w:t>
      </w:r>
      <w:r w:rsidR="00B14110">
        <w:rPr>
          <w:lang w:val="en-CA"/>
        </w:rPr>
        <w:t>,</w:t>
      </w:r>
      <w:r w:rsidR="009367D1">
        <w:rPr>
          <w:lang w:val="en-CA"/>
        </w:rPr>
        <w:t xml:space="preserve"> and isotopic age observation results</w:t>
      </w:r>
      <w:r>
        <w:rPr>
          <w:lang w:val="en-CA"/>
        </w:rPr>
        <w:t>.</w:t>
      </w:r>
    </w:p>
    <w:p w14:paraId="5BFABEE1" w14:textId="77777777" w:rsidR="000D2F14" w:rsidRDefault="000D2F14" w:rsidP="009459BF">
      <w:pPr>
        <w:rPr>
          <w:lang w:val="en-CA"/>
        </w:rPr>
      </w:pPr>
    </w:p>
    <w:p w14:paraId="6EC882B7" w14:textId="4D52509C" w:rsidR="007D2867" w:rsidRDefault="00F658C5" w:rsidP="007D2867">
      <w:pPr>
        <w:keepNext/>
      </w:pPr>
      <w:r>
        <w:rPr>
          <w:noProof/>
          <w:lang w:val="en-CA" w:eastAsia="en-CA"/>
        </w:rPr>
        <w:drawing>
          <wp:inline distT="0" distB="0" distL="0" distR="0" wp14:anchorId="2A6F7E80" wp14:editId="4DD707C8">
            <wp:extent cx="5181600" cy="4505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81600" cy="4505325"/>
                    </a:xfrm>
                    <a:prstGeom prst="rect">
                      <a:avLst/>
                    </a:prstGeom>
                    <a:noFill/>
                    <a:ln>
                      <a:noFill/>
                    </a:ln>
                  </pic:spPr>
                </pic:pic>
              </a:graphicData>
            </a:graphic>
          </wp:inline>
        </w:drawing>
      </w:r>
    </w:p>
    <w:p w14:paraId="1D4B869E" w14:textId="59933514" w:rsidR="007D2867" w:rsidRPr="00690C3D" w:rsidRDefault="007D2867" w:rsidP="00690C3D">
      <w:pPr>
        <w:pStyle w:val="Lgende"/>
        <w:jc w:val="center"/>
        <w:rPr>
          <w:color w:val="auto"/>
        </w:rPr>
      </w:pPr>
      <w:bookmarkStart w:id="50" w:name="_Ref447001591"/>
      <w:r w:rsidRPr="00690C3D">
        <w:rPr>
          <w:color w:val="auto"/>
        </w:rPr>
        <w:t xml:space="preserve">Figure </w:t>
      </w:r>
      <w:r w:rsidRPr="00690C3D">
        <w:rPr>
          <w:color w:val="auto"/>
        </w:rPr>
        <w:fldChar w:fldCharType="begin"/>
      </w:r>
      <w:r w:rsidRPr="00690C3D">
        <w:rPr>
          <w:color w:val="auto"/>
        </w:rPr>
        <w:instrText xml:space="preserve"> SEQ Figure \* ARABIC </w:instrText>
      </w:r>
      <w:r w:rsidRPr="00690C3D">
        <w:rPr>
          <w:color w:val="auto"/>
        </w:rPr>
        <w:fldChar w:fldCharType="separate"/>
      </w:r>
      <w:r w:rsidR="00F02ED9">
        <w:rPr>
          <w:noProof/>
          <w:color w:val="auto"/>
        </w:rPr>
        <w:t>2</w:t>
      </w:r>
      <w:r w:rsidRPr="00690C3D">
        <w:rPr>
          <w:color w:val="auto"/>
        </w:rPr>
        <w:fldChar w:fldCharType="end"/>
      </w:r>
      <w:bookmarkEnd w:id="50"/>
      <w:r w:rsidR="00690C3D">
        <w:rPr>
          <w:color w:val="auto"/>
        </w:rPr>
        <w:t xml:space="preserve"> -</w:t>
      </w:r>
      <w:r w:rsidRPr="00690C3D">
        <w:rPr>
          <w:color w:val="auto"/>
        </w:rPr>
        <w:t xml:space="preserve"> GeoSciML 4.</w:t>
      </w:r>
      <w:r w:rsidR="004832DE">
        <w:rPr>
          <w:color w:val="auto"/>
        </w:rPr>
        <w:t>1</w:t>
      </w:r>
      <w:r w:rsidR="004832DE" w:rsidRPr="00690C3D">
        <w:rPr>
          <w:color w:val="auto"/>
        </w:rPr>
        <w:t xml:space="preserve"> </w:t>
      </w:r>
      <w:r w:rsidRPr="00690C3D">
        <w:rPr>
          <w:color w:val="auto"/>
        </w:rPr>
        <w:t>packages</w:t>
      </w:r>
      <w:r w:rsidR="00BF2A41">
        <w:rPr>
          <w:color w:val="auto"/>
        </w:rPr>
        <w:t>.</w:t>
      </w:r>
    </w:p>
    <w:p w14:paraId="3D799ABA" w14:textId="177F5C82" w:rsidR="000D2F14" w:rsidRDefault="007D2867" w:rsidP="000D2F14">
      <w:pPr>
        <w:keepNext/>
      </w:pPr>
      <w:r w:rsidRPr="007D2867" w:rsidDel="007D2867">
        <w:rPr>
          <w:noProof/>
          <w:lang w:val="en-CA" w:eastAsia="en-CA"/>
        </w:rPr>
        <w:t xml:space="preserve"> </w:t>
      </w:r>
    </w:p>
    <w:p w14:paraId="722E337B" w14:textId="6973EA5F" w:rsidR="00681747" w:rsidRPr="00276AD3" w:rsidRDefault="000D2F14" w:rsidP="00681747">
      <w:pPr>
        <w:rPr>
          <w:lang w:val="en-CA"/>
        </w:rPr>
      </w:pPr>
      <w:r>
        <w:rPr>
          <w:lang w:val="en-CA"/>
        </w:rPr>
        <w:t>Each application package is the subject of a</w:t>
      </w:r>
      <w:r w:rsidR="005424AC">
        <w:rPr>
          <w:lang w:val="en-CA"/>
        </w:rPr>
        <w:t>t least one</w:t>
      </w:r>
      <w:r>
        <w:rPr>
          <w:lang w:val="en-CA"/>
        </w:rPr>
        <w:t xml:space="preserve"> requirements class (to conform to </w:t>
      </w:r>
      <w:r w:rsidR="004D2ACB">
        <w:rPr>
          <w:lang w:val="en-CA"/>
        </w:rPr>
        <w:t xml:space="preserve">the </w:t>
      </w:r>
      <w:r>
        <w:rPr>
          <w:lang w:val="en-CA"/>
        </w:rPr>
        <w:t>modular specification) per target implementation (this specification has two targets; logical model and XML).  More target implementations might be published as se</w:t>
      </w:r>
      <w:r w:rsidR="00681747">
        <w:rPr>
          <w:lang w:val="en-CA"/>
        </w:rPr>
        <w:t>parate documents.</w:t>
      </w:r>
    </w:p>
    <w:p w14:paraId="7179FA14" w14:textId="77777777" w:rsidR="000D2F14" w:rsidRDefault="000D2F14" w:rsidP="000D2F14">
      <w:pPr>
        <w:rPr>
          <w:lang w:val="en-CA"/>
        </w:rPr>
      </w:pPr>
    </w:p>
    <w:p w14:paraId="6F7BCFF8" w14:textId="7F682FE8" w:rsidR="000D2F14" w:rsidRDefault="00690C3D" w:rsidP="00681747">
      <w:pPr>
        <w:pStyle w:val="Titre2"/>
        <w:rPr>
          <w:lang w:val="en-CA"/>
        </w:rPr>
      </w:pPr>
      <w:bookmarkStart w:id="51" w:name="_Toc452643123"/>
      <w:r>
        <w:rPr>
          <w:lang w:val="en-CA"/>
        </w:rPr>
        <w:t xml:space="preserve">GeoSciML </w:t>
      </w:r>
      <w:r w:rsidR="00AB3F81">
        <w:rPr>
          <w:lang w:val="en-CA"/>
        </w:rPr>
        <w:t>Lite</w:t>
      </w:r>
      <w:bookmarkEnd w:id="51"/>
    </w:p>
    <w:p w14:paraId="56C550D5" w14:textId="77777777" w:rsidR="00865F5F" w:rsidRDefault="00865F5F" w:rsidP="009459BF">
      <w:pPr>
        <w:rPr>
          <w:lang w:val="en-CA"/>
        </w:rPr>
      </w:pPr>
    </w:p>
    <w:p w14:paraId="7BE63CEC" w14:textId="15065955" w:rsidR="00DE0FD0" w:rsidRDefault="00DE0FD0" w:rsidP="009459BF">
      <w:pPr>
        <w:rPr>
          <w:lang w:val="en-CA"/>
        </w:rPr>
      </w:pPr>
      <w:r>
        <w:rPr>
          <w:lang w:val="en-CA"/>
        </w:rPr>
        <w:t xml:space="preserve">GeoSciML </w:t>
      </w:r>
      <w:r w:rsidR="00AB3F81">
        <w:rPr>
          <w:lang w:val="en-CA"/>
        </w:rPr>
        <w:t xml:space="preserve">Lite </w:t>
      </w:r>
      <w:r>
        <w:rPr>
          <w:lang w:val="en-CA"/>
        </w:rPr>
        <w:t>is a denormalised view of key geological and sampling features, designed as a simple entry level model to publish datasets</w:t>
      </w:r>
      <w:r w:rsidR="009367D1">
        <w:rPr>
          <w:lang w:val="en-CA"/>
        </w:rPr>
        <w:t>, particularly ad</w:t>
      </w:r>
      <w:r w:rsidR="005424AC">
        <w:rPr>
          <w:lang w:val="en-CA"/>
        </w:rPr>
        <w:t>a</w:t>
      </w:r>
      <w:r w:rsidR="009367D1">
        <w:rPr>
          <w:lang w:val="en-CA"/>
        </w:rPr>
        <w:t xml:space="preserve">pted </w:t>
      </w:r>
      <w:r w:rsidR="005424AC">
        <w:rPr>
          <w:lang w:val="en-CA"/>
        </w:rPr>
        <w:t>to</w:t>
      </w:r>
      <w:r w:rsidR="009367D1">
        <w:rPr>
          <w:lang w:val="en-CA"/>
        </w:rPr>
        <w:t xml:space="preserve"> geographic visualization with key reporting properties</w:t>
      </w:r>
      <w:r>
        <w:rPr>
          <w:lang w:val="en-CA"/>
        </w:rPr>
        <w:t xml:space="preserve">.  The use case </w:t>
      </w:r>
      <w:r w:rsidR="009367D1">
        <w:rPr>
          <w:lang w:val="en-CA"/>
        </w:rPr>
        <w:t xml:space="preserve">target </w:t>
      </w:r>
      <w:r>
        <w:rPr>
          <w:lang w:val="en-CA"/>
        </w:rPr>
        <w:t>for portrayal is</w:t>
      </w:r>
      <w:r w:rsidR="009367D1">
        <w:rPr>
          <w:lang w:val="en-CA"/>
        </w:rPr>
        <w:t xml:space="preserve"> a</w:t>
      </w:r>
      <w:r>
        <w:rPr>
          <w:lang w:val="en-CA"/>
        </w:rPr>
        <w:t xml:space="preserve"> simple </w:t>
      </w:r>
      <w:r w:rsidR="009367D1">
        <w:rPr>
          <w:lang w:val="en-CA"/>
        </w:rPr>
        <w:t>layer-</w:t>
      </w:r>
      <w:r>
        <w:rPr>
          <w:lang w:val="en-CA"/>
        </w:rPr>
        <w:t xml:space="preserve">based </w:t>
      </w:r>
      <w:proofErr w:type="gramStart"/>
      <w:r>
        <w:rPr>
          <w:lang w:val="en-CA"/>
        </w:rPr>
        <w:t>application,</w:t>
      </w:r>
      <w:proofErr w:type="gramEnd"/>
      <w:r>
        <w:rPr>
          <w:lang w:val="en-CA"/>
        </w:rPr>
        <w:t xml:space="preserve"> such as web map application or GIS where the key functionality is </w:t>
      </w:r>
      <w:r w:rsidR="00865F5F">
        <w:rPr>
          <w:lang w:val="en-CA"/>
        </w:rPr>
        <w:t xml:space="preserve">to </w:t>
      </w:r>
      <w:r>
        <w:rPr>
          <w:lang w:val="en-CA"/>
        </w:rPr>
        <w:t xml:space="preserve">display a map layer and perform simple </w:t>
      </w:r>
      <w:r w:rsidR="005424AC">
        <w:rPr>
          <w:lang w:val="en-CA"/>
        </w:rPr>
        <w:t>identify</w:t>
      </w:r>
      <w:r>
        <w:rPr>
          <w:lang w:val="en-CA"/>
        </w:rPr>
        <w:t xml:space="preserve"> operations.  The </w:t>
      </w:r>
      <w:r>
        <w:rPr>
          <w:lang w:val="en-CA"/>
        </w:rPr>
        <w:lastRenderedPageBreak/>
        <w:t>classes are model</w:t>
      </w:r>
      <w:r w:rsidR="00865F5F">
        <w:rPr>
          <w:lang w:val="en-CA"/>
        </w:rPr>
        <w:t>led</w:t>
      </w:r>
      <w:r>
        <w:rPr>
          <w:lang w:val="en-CA"/>
        </w:rPr>
        <w:t xml:space="preserve"> to be easily implementable in any GIS or web mapping application.  One </w:t>
      </w:r>
      <w:r w:rsidR="00A173A4">
        <w:rPr>
          <w:lang w:val="en-CA"/>
        </w:rPr>
        <w:t xml:space="preserve">feature type </w:t>
      </w:r>
      <w:r w:rsidR="00276AD3">
        <w:rPr>
          <w:lang w:val="en-CA"/>
        </w:rPr>
        <w:t xml:space="preserve">maps to one table </w:t>
      </w:r>
      <w:r>
        <w:rPr>
          <w:lang w:val="en-CA"/>
        </w:rPr>
        <w:t xml:space="preserve">composed of optional, single occurrence, properties – consistent with the structure of </w:t>
      </w:r>
      <w:r w:rsidR="00201C6A">
        <w:rPr>
          <w:lang w:val="en-CA"/>
        </w:rPr>
        <w:t xml:space="preserve">denormalised </w:t>
      </w:r>
      <w:r>
        <w:rPr>
          <w:lang w:val="en-CA"/>
        </w:rPr>
        <w:t>RDBMS tables</w:t>
      </w:r>
      <w:r w:rsidR="00201C6A">
        <w:rPr>
          <w:lang w:val="en-CA"/>
        </w:rPr>
        <w:t>.</w:t>
      </w:r>
      <w:r w:rsidR="00865F5F">
        <w:rPr>
          <w:lang w:val="en-CA"/>
        </w:rPr>
        <w:t xml:space="preserve"> </w:t>
      </w:r>
      <w:r w:rsidR="00201C6A">
        <w:rPr>
          <w:lang w:val="en-CA"/>
        </w:rPr>
        <w:t xml:space="preserve"> </w:t>
      </w:r>
      <w:r w:rsidR="00865F5F">
        <w:rPr>
          <w:lang w:val="en-CA"/>
        </w:rPr>
        <w:t>The XML implementation (</w:t>
      </w:r>
      <w:r w:rsidR="00926101">
        <w:rPr>
          <w:lang w:val="en-CA"/>
        </w:rPr>
        <w:t xml:space="preserve">clause </w:t>
      </w:r>
      <w:r w:rsidR="00865F5F">
        <w:rPr>
          <w:lang w:val="en-CA"/>
        </w:rPr>
        <w:fldChar w:fldCharType="begin"/>
      </w:r>
      <w:r w:rsidR="00865F5F">
        <w:rPr>
          <w:lang w:val="en-CA"/>
        </w:rPr>
        <w:instrText xml:space="preserve"> REF _Ref439836832 \r \h </w:instrText>
      </w:r>
      <w:r w:rsidR="00865F5F">
        <w:rPr>
          <w:lang w:val="en-CA"/>
        </w:rPr>
      </w:r>
      <w:r w:rsidR="00865F5F">
        <w:rPr>
          <w:lang w:val="en-CA"/>
        </w:rPr>
        <w:fldChar w:fldCharType="separate"/>
      </w:r>
      <w:r w:rsidR="00F02ED9">
        <w:rPr>
          <w:lang w:val="en-CA"/>
        </w:rPr>
        <w:t>8.4</w:t>
      </w:r>
      <w:r w:rsidR="00865F5F">
        <w:rPr>
          <w:lang w:val="en-CA"/>
        </w:rPr>
        <w:fldChar w:fldCharType="end"/>
      </w:r>
      <w:r w:rsidR="00865F5F">
        <w:rPr>
          <w:lang w:val="en-CA"/>
        </w:rPr>
        <w:t>) is conforma</w:t>
      </w:r>
      <w:r w:rsidR="00926101">
        <w:rPr>
          <w:lang w:val="en-CA"/>
        </w:rPr>
        <w:t>n</w:t>
      </w:r>
      <w:r w:rsidR="00865F5F">
        <w:rPr>
          <w:lang w:val="en-CA"/>
        </w:rPr>
        <w:t>t with GML Simple Feature</w:t>
      </w:r>
      <w:r w:rsidR="00926101">
        <w:rPr>
          <w:lang w:val="en-CA"/>
        </w:rPr>
        <w:t xml:space="preserve"> (OGC 10-100r3)</w:t>
      </w:r>
      <w:r>
        <w:rPr>
          <w:lang w:val="en-CA"/>
        </w:rPr>
        <w:t xml:space="preserve">. </w:t>
      </w:r>
    </w:p>
    <w:p w14:paraId="4ABC3639" w14:textId="725E9E75" w:rsidR="00EB32C6" w:rsidRDefault="00201C6A" w:rsidP="009459BF">
      <w:pPr>
        <w:rPr>
          <w:lang w:val="en-CA"/>
        </w:rPr>
      </w:pPr>
      <w:r>
        <w:rPr>
          <w:lang w:val="en-CA"/>
        </w:rPr>
        <w:t>Some</w:t>
      </w:r>
      <w:r w:rsidR="00926101">
        <w:rPr>
          <w:lang w:val="en-CA"/>
        </w:rPr>
        <w:t xml:space="preserve"> fields are external references,</w:t>
      </w:r>
      <w:r w:rsidR="00DE0FD0">
        <w:rPr>
          <w:lang w:val="en-CA"/>
        </w:rPr>
        <w:t xml:space="preserve"> in the form of HTTP URI, to </w:t>
      </w:r>
      <w:r>
        <w:rPr>
          <w:lang w:val="en-CA"/>
        </w:rPr>
        <w:t>provide hyperlinks for applications to</w:t>
      </w:r>
      <w:r w:rsidR="00926101">
        <w:rPr>
          <w:lang w:val="en-CA"/>
        </w:rPr>
        <w:t xml:space="preserve"> </w:t>
      </w:r>
      <w:r w:rsidR="00AE3B9C">
        <w:rPr>
          <w:lang w:val="en-CA"/>
        </w:rPr>
        <w:t xml:space="preserve">access </w:t>
      </w:r>
      <w:r>
        <w:rPr>
          <w:lang w:val="en-CA"/>
        </w:rPr>
        <w:t xml:space="preserve">linked data definitions and/or </w:t>
      </w:r>
      <w:r w:rsidR="00DE0FD0">
        <w:rPr>
          <w:lang w:val="en-CA"/>
        </w:rPr>
        <w:t>complex representations of the features when required</w:t>
      </w:r>
      <w:r w:rsidR="00160C8B">
        <w:rPr>
          <w:lang w:val="en-CA"/>
        </w:rPr>
        <w:t xml:space="preserve"> (</w:t>
      </w:r>
      <w:r w:rsidR="007C5519" w:rsidRPr="00EC0310">
        <w:fldChar w:fldCharType="begin"/>
      </w:r>
      <w:r w:rsidR="007C5519" w:rsidRPr="00EC0310">
        <w:instrText xml:space="preserve"> REF _Ref447001728 \h </w:instrText>
      </w:r>
      <w:r w:rsidR="007A7721" w:rsidRPr="00EC0310">
        <w:instrText xml:space="preserve"> \* MERGEFORMAT </w:instrText>
      </w:r>
      <w:r w:rsidR="007C5519" w:rsidRPr="00EC0310">
        <w:fldChar w:fldCharType="separate"/>
      </w:r>
      <w:r w:rsidR="00F02ED9" w:rsidRPr="00F02ED9">
        <w:t>Figure 3</w:t>
      </w:r>
      <w:r w:rsidR="007C5519" w:rsidRPr="00EC0310">
        <w:fldChar w:fldCharType="end"/>
      </w:r>
      <w:r w:rsidR="00160C8B">
        <w:rPr>
          <w:lang w:val="en-CA"/>
        </w:rPr>
        <w:t>)</w:t>
      </w:r>
      <w:r w:rsidR="00DE0FD0">
        <w:rPr>
          <w:lang w:val="en-CA"/>
        </w:rPr>
        <w:t>.</w:t>
      </w:r>
    </w:p>
    <w:p w14:paraId="317918BA" w14:textId="4CFF85B9" w:rsidR="00160C8B" w:rsidRDefault="00160C8B" w:rsidP="00160C8B">
      <w:pPr>
        <w:keepNext/>
        <w:rPr>
          <w:noProof/>
          <w:lang w:val="en-CA" w:eastAsia="en-CA"/>
        </w:rPr>
      </w:pPr>
    </w:p>
    <w:p w14:paraId="3B9A29C6" w14:textId="3CF71A1E" w:rsidR="00094557" w:rsidRDefault="00F658C5" w:rsidP="00094557">
      <w:pPr>
        <w:keepNext/>
      </w:pPr>
      <w:r>
        <w:rPr>
          <w:noProof/>
          <w:lang w:val="en-CA" w:eastAsia="en-CA"/>
        </w:rPr>
        <w:drawing>
          <wp:inline distT="0" distB="0" distL="0" distR="0" wp14:anchorId="655AFA22" wp14:editId="68AC81A9">
            <wp:extent cx="5562600" cy="4019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62600" cy="4019550"/>
                    </a:xfrm>
                    <a:prstGeom prst="rect">
                      <a:avLst/>
                    </a:prstGeom>
                    <a:noFill/>
                    <a:ln>
                      <a:noFill/>
                    </a:ln>
                  </pic:spPr>
                </pic:pic>
              </a:graphicData>
            </a:graphic>
          </wp:inline>
        </w:drawing>
      </w:r>
      <w:r w:rsidR="00C17E97" w:rsidDel="00C17E97">
        <w:rPr>
          <w:noProof/>
          <w:lang w:val="en-CA" w:eastAsia="en-CA"/>
        </w:rPr>
        <w:t xml:space="preserve"> </w:t>
      </w:r>
    </w:p>
    <w:p w14:paraId="2FE6EA1A" w14:textId="2CCC51FB" w:rsidR="00926101" w:rsidRPr="008B64C1" w:rsidRDefault="00094557" w:rsidP="008B64C1">
      <w:pPr>
        <w:pStyle w:val="Lgende"/>
        <w:jc w:val="center"/>
        <w:rPr>
          <w:color w:val="000000"/>
        </w:rPr>
      </w:pPr>
      <w:bookmarkStart w:id="52" w:name="_Ref447001728"/>
      <w:r w:rsidRPr="008B64C1">
        <w:rPr>
          <w:color w:val="000000"/>
        </w:rPr>
        <w:t xml:space="preserve">Figure </w:t>
      </w:r>
      <w:r w:rsidRPr="008B64C1">
        <w:rPr>
          <w:color w:val="000000"/>
        </w:rPr>
        <w:fldChar w:fldCharType="begin"/>
      </w:r>
      <w:r w:rsidRPr="008B64C1">
        <w:rPr>
          <w:color w:val="000000"/>
        </w:rPr>
        <w:instrText xml:space="preserve"> SEQ Figure \* ARABIC </w:instrText>
      </w:r>
      <w:r w:rsidRPr="008B64C1">
        <w:rPr>
          <w:color w:val="000000"/>
        </w:rPr>
        <w:fldChar w:fldCharType="separate"/>
      </w:r>
      <w:r w:rsidR="00F02ED9">
        <w:rPr>
          <w:noProof/>
          <w:color w:val="000000"/>
        </w:rPr>
        <w:t>3</w:t>
      </w:r>
      <w:r w:rsidRPr="008B64C1">
        <w:rPr>
          <w:color w:val="000000"/>
        </w:rPr>
        <w:fldChar w:fldCharType="end"/>
      </w:r>
      <w:bookmarkEnd w:id="52"/>
      <w:r w:rsidRPr="008B64C1">
        <w:rPr>
          <w:color w:val="000000"/>
        </w:rPr>
        <w:t xml:space="preserve"> </w:t>
      </w:r>
      <w:r w:rsidR="00690C3D" w:rsidRPr="009F4AF5">
        <w:rPr>
          <w:color w:val="000000"/>
        </w:rPr>
        <w:t xml:space="preserve">- </w:t>
      </w:r>
      <w:r w:rsidR="00C17E97" w:rsidRPr="008B64C1">
        <w:rPr>
          <w:color w:val="000000"/>
        </w:rPr>
        <w:t>Example of l</w:t>
      </w:r>
      <w:r w:rsidRPr="008B64C1">
        <w:rPr>
          <w:color w:val="000000"/>
        </w:rPr>
        <w:t xml:space="preserve">inkage between </w:t>
      </w:r>
      <w:proofErr w:type="gramStart"/>
      <w:r w:rsidR="00AB3F81">
        <w:rPr>
          <w:color w:val="000000"/>
        </w:rPr>
        <w:t>Lite</w:t>
      </w:r>
      <w:proofErr w:type="gramEnd"/>
      <w:r w:rsidR="00AB3F81" w:rsidRPr="008B64C1">
        <w:rPr>
          <w:color w:val="000000"/>
        </w:rPr>
        <w:t xml:space="preserve"> </w:t>
      </w:r>
      <w:r w:rsidR="00A173A4">
        <w:rPr>
          <w:color w:val="000000"/>
        </w:rPr>
        <w:t>feature</w:t>
      </w:r>
      <w:r w:rsidRPr="008B64C1">
        <w:rPr>
          <w:color w:val="000000"/>
        </w:rPr>
        <w:t xml:space="preserve"> and other GeoSciML packages</w:t>
      </w:r>
      <w:r w:rsidR="00C17E97" w:rsidRPr="008B64C1">
        <w:rPr>
          <w:color w:val="000000"/>
        </w:rPr>
        <w:t xml:space="preserve"> and vocabular</w:t>
      </w:r>
      <w:r w:rsidR="00C3605D" w:rsidRPr="009F4AF5">
        <w:rPr>
          <w:color w:val="000000"/>
        </w:rPr>
        <w:t>y term URI’s</w:t>
      </w:r>
      <w:r w:rsidRPr="00EC0310">
        <w:rPr>
          <w:color w:val="000000"/>
        </w:rPr>
        <w:t>.  An instance of GeologicUnitView matches an instance of MappedFeature.</w:t>
      </w:r>
    </w:p>
    <w:p w14:paraId="2897586F" w14:textId="77777777" w:rsidR="00681747" w:rsidRDefault="00681747" w:rsidP="00681747">
      <w:pPr>
        <w:rPr>
          <w:lang w:val="en-CA"/>
        </w:rPr>
      </w:pPr>
    </w:p>
    <w:p w14:paraId="5128645A" w14:textId="77777777" w:rsidR="00681747" w:rsidRDefault="00681747" w:rsidP="00681747">
      <w:pPr>
        <w:pStyle w:val="Titre2"/>
        <w:rPr>
          <w:lang w:val="en-CA"/>
        </w:rPr>
      </w:pPr>
      <w:bookmarkStart w:id="53" w:name="_Ref432754283"/>
      <w:bookmarkStart w:id="54" w:name="_Toc452643124"/>
      <w:r>
        <w:rPr>
          <w:lang w:val="en-CA"/>
        </w:rPr>
        <w:t>GeoSciML Basic and Extension</w:t>
      </w:r>
      <w:bookmarkEnd w:id="53"/>
      <w:bookmarkEnd w:id="54"/>
    </w:p>
    <w:p w14:paraId="159EBC38" w14:textId="77777777" w:rsidR="00681747" w:rsidRDefault="00681747" w:rsidP="00681747">
      <w:pPr>
        <w:rPr>
          <w:lang w:val="en-CA"/>
        </w:rPr>
      </w:pPr>
    </w:p>
    <w:p w14:paraId="639F925B" w14:textId="7DE2041A" w:rsidR="00230CDE" w:rsidRDefault="00681747" w:rsidP="00681747">
      <w:pPr>
        <w:rPr>
          <w:lang w:val="en-CA"/>
        </w:rPr>
      </w:pPr>
      <w:r>
        <w:rPr>
          <w:lang w:val="en-CA"/>
        </w:rPr>
        <w:t xml:space="preserve">GeoSciML describes geological features </w:t>
      </w:r>
      <w:r w:rsidR="00D318C0">
        <w:rPr>
          <w:lang w:val="en-CA"/>
        </w:rPr>
        <w:t>from the</w:t>
      </w:r>
      <w:r>
        <w:rPr>
          <w:lang w:val="en-CA"/>
        </w:rPr>
        <w:t xml:space="preserve"> mapping perspective, articulated around the concept of a Map</w:t>
      </w:r>
      <w:r w:rsidR="005F5C63">
        <w:rPr>
          <w:lang w:val="en-CA"/>
        </w:rPr>
        <w:t>ped</w:t>
      </w:r>
      <w:r>
        <w:rPr>
          <w:lang w:val="en-CA"/>
        </w:rPr>
        <w:t xml:space="preserve">Feature – the cartographic element shown on a map, and the GeologicFeature it represents.  All </w:t>
      </w:r>
      <w:r w:rsidR="00D318C0">
        <w:rPr>
          <w:lang w:val="en-CA"/>
        </w:rPr>
        <w:t xml:space="preserve">geologic </w:t>
      </w:r>
      <w:r>
        <w:rPr>
          <w:lang w:val="en-CA"/>
        </w:rPr>
        <w:t>concepts that can be represented on a map are subtypes of GeologicFeature</w:t>
      </w:r>
      <w:r w:rsidR="00230CDE">
        <w:rPr>
          <w:lang w:val="en-CA"/>
        </w:rPr>
        <w:t xml:space="preserve">.  </w:t>
      </w:r>
    </w:p>
    <w:p w14:paraId="56FEBB16" w14:textId="67E0BAF3" w:rsidR="00230CDE" w:rsidRDefault="005F5C63" w:rsidP="00EC0310">
      <w:pPr>
        <w:keepNext/>
      </w:pPr>
      <w:r w:rsidRPr="005F5C63">
        <w:rPr>
          <w:noProof/>
          <w:lang w:val="en-AU" w:eastAsia="en-AU"/>
        </w:rPr>
        <w:lastRenderedPageBreak/>
        <w:t xml:space="preserve"> </w:t>
      </w:r>
      <w:r w:rsidR="00F658C5">
        <w:rPr>
          <w:noProof/>
          <w:lang w:val="en-CA" w:eastAsia="en-CA"/>
        </w:rPr>
        <w:drawing>
          <wp:inline distT="0" distB="0" distL="0" distR="0" wp14:anchorId="11187061" wp14:editId="0322C4B3">
            <wp:extent cx="5943600" cy="3495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14:paraId="5BB3A466" w14:textId="3C54A313" w:rsidR="00230CDE" w:rsidRPr="00EC0310" w:rsidRDefault="00230CDE" w:rsidP="00EC0310">
      <w:pPr>
        <w:pStyle w:val="Lgende"/>
        <w:jc w:val="center"/>
        <w:rPr>
          <w:color w:val="000000"/>
          <w:lang w:val="en-CA"/>
        </w:rPr>
      </w:pPr>
      <w:r w:rsidRPr="00EC0310">
        <w:rPr>
          <w:color w:val="000000"/>
        </w:rPr>
        <w:t xml:space="preserve">Figure </w:t>
      </w:r>
      <w:r w:rsidRPr="00EC0310">
        <w:rPr>
          <w:color w:val="000000"/>
        </w:rPr>
        <w:fldChar w:fldCharType="begin"/>
      </w:r>
      <w:r w:rsidRPr="00EC0310">
        <w:rPr>
          <w:color w:val="000000"/>
        </w:rPr>
        <w:instrText xml:space="preserve"> SEQ Figure \* ARABIC </w:instrText>
      </w:r>
      <w:r w:rsidRPr="00EC0310">
        <w:rPr>
          <w:color w:val="000000"/>
        </w:rPr>
        <w:fldChar w:fldCharType="separate"/>
      </w:r>
      <w:r w:rsidR="00F02ED9">
        <w:rPr>
          <w:noProof/>
          <w:color w:val="000000"/>
        </w:rPr>
        <w:t>4</w:t>
      </w:r>
      <w:r w:rsidRPr="00EC0310">
        <w:rPr>
          <w:color w:val="000000"/>
        </w:rPr>
        <w:fldChar w:fldCharType="end"/>
      </w:r>
      <w:r w:rsidRPr="00EC0310">
        <w:rPr>
          <w:color w:val="000000"/>
        </w:rPr>
        <w:t xml:space="preserve"> </w:t>
      </w:r>
      <w:r w:rsidR="00690C3D" w:rsidRPr="009F4AF5">
        <w:rPr>
          <w:color w:val="000000"/>
        </w:rPr>
        <w:t>-</w:t>
      </w:r>
      <w:r w:rsidRPr="00B43806">
        <w:rPr>
          <w:color w:val="000000"/>
        </w:rPr>
        <w:t xml:space="preserve"> </w:t>
      </w:r>
      <w:r w:rsidR="00690C3D" w:rsidRPr="009F4AF5">
        <w:rPr>
          <w:color w:val="000000"/>
        </w:rPr>
        <w:t>High-level c</w:t>
      </w:r>
      <w:r w:rsidRPr="00B43806">
        <w:rPr>
          <w:color w:val="000000"/>
        </w:rPr>
        <w:t>onceptual model</w:t>
      </w:r>
      <w:r w:rsidR="00BF2A41">
        <w:rPr>
          <w:color w:val="000000"/>
        </w:rPr>
        <w:t>.</w:t>
      </w:r>
    </w:p>
    <w:p w14:paraId="15B6D491" w14:textId="77777777" w:rsidR="00230CDE" w:rsidRDefault="00230CDE" w:rsidP="00681747">
      <w:pPr>
        <w:rPr>
          <w:lang w:val="en-CA"/>
        </w:rPr>
      </w:pPr>
    </w:p>
    <w:p w14:paraId="05A77CED" w14:textId="6700A7B8" w:rsidR="00681747" w:rsidRDefault="00681747" w:rsidP="00681747">
      <w:pPr>
        <w:rPr>
          <w:lang w:val="en-CA"/>
        </w:rPr>
      </w:pPr>
      <w:r>
        <w:rPr>
          <w:lang w:val="en-CA"/>
        </w:rPr>
        <w:t>GeologicFeature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r w:rsidR="00F02ED9" w:rsidRPr="00690C3D">
        <w:t xml:space="preserve">Figure </w:t>
      </w:r>
      <w:r w:rsidR="00F02ED9">
        <w:rPr>
          <w:noProof/>
        </w:rPr>
        <w:t>5</w:t>
      </w:r>
      <w:r>
        <w:rPr>
          <w:lang w:val="en-CA"/>
        </w:rPr>
        <w:fldChar w:fldCharType="end"/>
      </w:r>
      <w:r w:rsidR="00A96A3A">
        <w:rPr>
          <w:lang w:val="en-CA"/>
        </w:rPr>
        <w:t>3</w:t>
      </w:r>
      <w:r w:rsidR="00690C3D">
        <w:rPr>
          <w:lang w:val="en-CA"/>
        </w:rPr>
        <w:t>) -</w:t>
      </w:r>
      <w:r>
        <w:rPr>
          <w:lang w:val="en-CA"/>
        </w:rPr>
        <w:t xml:space="preserve"> GeologicEvent, GeologicStructure, GeologicUnit</w:t>
      </w:r>
      <w:r w:rsidR="00690C3D">
        <w:rPr>
          <w:lang w:val="en-CA"/>
        </w:rPr>
        <w:t xml:space="preserve"> and GeomorphologicFeatures.   The o</w:t>
      </w:r>
      <w:r>
        <w:rPr>
          <w:lang w:val="en-CA"/>
        </w:rPr>
        <w:t xml:space="preserve">ther main features </w:t>
      </w:r>
      <w:r w:rsidR="00690C3D">
        <w:rPr>
          <w:lang w:val="en-CA"/>
        </w:rPr>
        <w:t>of the</w:t>
      </w:r>
      <w:r>
        <w:rPr>
          <w:lang w:val="en-CA"/>
        </w:rPr>
        <w:t xml:space="preserve"> GeoSciML </w:t>
      </w:r>
      <w:r w:rsidR="00690C3D">
        <w:rPr>
          <w:lang w:val="en-CA"/>
        </w:rPr>
        <w:t xml:space="preserve">model </w:t>
      </w:r>
      <w:r>
        <w:rPr>
          <w:lang w:val="en-CA"/>
        </w:rPr>
        <w:t>are not geologic features themselves, but features related to the activity of sampling and observing geology (such as Borehole or GeologicSpecimen) and are therefore modelled as SF_SamplingFeature (O&amp;M) subtypes.</w:t>
      </w:r>
    </w:p>
    <w:p w14:paraId="057035A4" w14:textId="5FE98084" w:rsidR="00681747" w:rsidRDefault="00F658C5" w:rsidP="00681747">
      <w:pPr>
        <w:keepNext/>
      </w:pPr>
      <w:r>
        <w:rPr>
          <w:noProof/>
          <w:lang w:val="en-CA" w:eastAsia="en-CA"/>
        </w:rPr>
        <w:lastRenderedPageBreak/>
        <w:drawing>
          <wp:inline distT="0" distB="0" distL="0" distR="0" wp14:anchorId="19DD133B" wp14:editId="49767168">
            <wp:extent cx="5505450" cy="3000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5450" cy="3000375"/>
                    </a:xfrm>
                    <a:prstGeom prst="rect">
                      <a:avLst/>
                    </a:prstGeom>
                    <a:noFill/>
                    <a:ln>
                      <a:noFill/>
                    </a:ln>
                  </pic:spPr>
                </pic:pic>
              </a:graphicData>
            </a:graphic>
          </wp:inline>
        </w:drawing>
      </w:r>
    </w:p>
    <w:p w14:paraId="3CC68821" w14:textId="696570A5" w:rsidR="00681747" w:rsidRPr="00690C3D" w:rsidRDefault="00681747" w:rsidP="00690C3D">
      <w:pPr>
        <w:pStyle w:val="Lgende"/>
        <w:jc w:val="center"/>
        <w:rPr>
          <w:color w:val="auto"/>
          <w:lang w:val="en-CA"/>
        </w:rPr>
      </w:pPr>
      <w:bookmarkStart w:id="55" w:name="_Ref431724260"/>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r w:rsidR="00F02ED9">
        <w:rPr>
          <w:noProof/>
          <w:color w:val="auto"/>
        </w:rPr>
        <w:t>5</w:t>
      </w:r>
      <w:r w:rsidR="00673E83" w:rsidRPr="00690C3D">
        <w:rPr>
          <w:noProof/>
          <w:color w:val="auto"/>
        </w:rPr>
        <w:fldChar w:fldCharType="end"/>
      </w:r>
      <w:bookmarkEnd w:id="55"/>
      <w:r w:rsidRPr="00690C3D">
        <w:rPr>
          <w:color w:val="auto"/>
        </w:rPr>
        <w:t xml:space="preserve"> </w:t>
      </w:r>
      <w:r w:rsidR="00690C3D">
        <w:rPr>
          <w:color w:val="auto"/>
        </w:rPr>
        <w:t xml:space="preserve">- </w:t>
      </w:r>
      <w:r w:rsidRPr="00690C3D">
        <w:rPr>
          <w:color w:val="auto"/>
        </w:rPr>
        <w:t>Core feature model for GeoSciML</w:t>
      </w:r>
      <w:r w:rsidR="00BF2A41">
        <w:rPr>
          <w:color w:val="auto"/>
        </w:rPr>
        <w:t>.</w:t>
      </w:r>
    </w:p>
    <w:p w14:paraId="276132A1" w14:textId="739F50F7" w:rsidR="00681747" w:rsidRDefault="00681747" w:rsidP="00681747">
      <w:pPr>
        <w:rPr>
          <w:lang w:val="en-CA"/>
        </w:rPr>
      </w:pPr>
      <w:r>
        <w:rPr>
          <w:lang w:val="en-CA"/>
        </w:rPr>
        <w:t xml:space="preserve">GeologicFeature can share relationships through </w:t>
      </w:r>
      <w:r w:rsidR="00B33100">
        <w:rPr>
          <w:lang w:val="en-CA"/>
        </w:rPr>
        <w:t xml:space="preserve">relation (AbstractRelation) </w:t>
      </w:r>
      <w:r>
        <w:rPr>
          <w:lang w:val="en-CA"/>
        </w:rPr>
        <w:t>class, subtyped into different kind of relationships, providing different properties and constrain</w:t>
      </w:r>
      <w:r w:rsidR="002E715F">
        <w:rPr>
          <w:lang w:val="en-CA"/>
        </w:rPr>
        <w:t>t</w:t>
      </w:r>
      <w:r>
        <w:rPr>
          <w:lang w:val="en-CA"/>
        </w:rPr>
        <w:t>s.</w:t>
      </w:r>
    </w:p>
    <w:p w14:paraId="56E01FC1" w14:textId="1F8A1A15" w:rsidR="00EA50E7" w:rsidRDefault="00EA50E7" w:rsidP="00681747">
      <w:pPr>
        <w:rPr>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5282C2AA" w14:textId="7D72DA68" w:rsidR="00895888" w:rsidRDefault="00895888" w:rsidP="00EC0310">
      <w:pPr>
        <w:pStyle w:val="Titre3"/>
        <w:rPr>
          <w:lang w:val="en-CA"/>
        </w:rPr>
      </w:pPr>
      <w:bookmarkStart w:id="56" w:name="_Ref440065627"/>
      <w:bookmarkStart w:id="57" w:name="_Toc452643125"/>
      <w:r>
        <w:rPr>
          <w:lang w:val="en-CA"/>
        </w:rPr>
        <w:t>AbstractDescription classes</w:t>
      </w:r>
      <w:bookmarkEnd w:id="56"/>
      <w:bookmarkEnd w:id="57"/>
    </w:p>
    <w:p w14:paraId="780C7301" w14:textId="77777777" w:rsidR="00895888" w:rsidRPr="00895888" w:rsidRDefault="00895888">
      <w:pPr>
        <w:rPr>
          <w:lang w:val="en-CA"/>
        </w:rPr>
      </w:pPr>
    </w:p>
    <w:p w14:paraId="6F2F2413" w14:textId="0470F4D8" w:rsidR="00EA50E7" w:rsidRDefault="00EA50E7" w:rsidP="00681747">
      <w:pPr>
        <w:rPr>
          <w:lang w:val="en-CA"/>
        </w:rPr>
      </w:pPr>
      <w:r>
        <w:rPr>
          <w:lang w:val="en-CA"/>
        </w:rPr>
        <w:t xml:space="preserve">To add </w:t>
      </w:r>
      <w:r w:rsidR="00690C3D">
        <w:rPr>
          <w:lang w:val="en-CA"/>
        </w:rPr>
        <w:t>extended</w:t>
      </w:r>
      <w:r>
        <w:rPr>
          <w:lang w:val="en-CA"/>
        </w:rPr>
        <w:t xml:space="preserve"> properties to an existing</w:t>
      </w:r>
      <w:r w:rsidR="00690C3D">
        <w:rPr>
          <w:lang w:val="en-CA"/>
        </w:rPr>
        <w:t xml:space="preserve"> class</w:t>
      </w:r>
      <w:r>
        <w:rPr>
          <w:lang w:val="en-CA"/>
        </w:rPr>
        <w:t xml:space="preserve">, the technique </w:t>
      </w:r>
      <w:r w:rsidR="00690C3D">
        <w:rPr>
          <w:lang w:val="en-CA"/>
        </w:rPr>
        <w:t xml:space="preserve">is </w:t>
      </w:r>
      <w:r>
        <w:rPr>
          <w:lang w:val="en-CA"/>
        </w:rPr>
        <w:t>normally to create a subtype to carry the new properties</w:t>
      </w:r>
      <w:r w:rsidR="00690C3D">
        <w:rPr>
          <w:lang w:val="en-CA"/>
        </w:rPr>
        <w:t xml:space="preserve"> (Fig. 5)</w:t>
      </w:r>
      <w:r>
        <w:rPr>
          <w:lang w:val="en-CA"/>
        </w:rPr>
        <w:t>.</w:t>
      </w:r>
    </w:p>
    <w:p w14:paraId="7E87DB7E" w14:textId="24376544" w:rsidR="00EA50E7" w:rsidRDefault="00F658C5" w:rsidP="00EC0310">
      <w:pPr>
        <w:keepNext/>
        <w:jc w:val="center"/>
      </w:pPr>
      <w:r>
        <w:rPr>
          <w:noProof/>
          <w:lang w:val="en-CA" w:eastAsia="en-CA"/>
        </w:rPr>
        <w:lastRenderedPageBreak/>
        <w:drawing>
          <wp:inline distT="0" distB="0" distL="0" distR="0" wp14:anchorId="4781C8BC" wp14:editId="094B2E2F">
            <wp:extent cx="2962275" cy="4391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62275" cy="4391025"/>
                    </a:xfrm>
                    <a:prstGeom prst="rect">
                      <a:avLst/>
                    </a:prstGeom>
                    <a:noFill/>
                    <a:ln>
                      <a:noFill/>
                    </a:ln>
                  </pic:spPr>
                </pic:pic>
              </a:graphicData>
            </a:graphic>
          </wp:inline>
        </w:drawing>
      </w:r>
    </w:p>
    <w:p w14:paraId="3CFC74DF" w14:textId="123650AC" w:rsidR="00EA50E7" w:rsidRPr="00690C3D" w:rsidRDefault="00EA50E7" w:rsidP="00690C3D">
      <w:pPr>
        <w:pStyle w:val="Lgende"/>
        <w:jc w:val="center"/>
        <w:rPr>
          <w:color w:val="auto"/>
          <w:lang w:val="en-CA"/>
        </w:rPr>
      </w:pPr>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r w:rsidR="00F02ED9">
        <w:rPr>
          <w:noProof/>
          <w:color w:val="auto"/>
        </w:rPr>
        <w:t>6</w:t>
      </w:r>
      <w:r w:rsidR="00673E83" w:rsidRPr="00690C3D">
        <w:rPr>
          <w:noProof/>
          <w:color w:val="auto"/>
        </w:rPr>
        <w:fldChar w:fldCharType="end"/>
      </w:r>
      <w:r w:rsidR="00690C3D">
        <w:rPr>
          <w:noProof/>
          <w:color w:val="auto"/>
        </w:rPr>
        <w:t xml:space="preserve"> -</w:t>
      </w:r>
      <w:r w:rsidRPr="00690C3D">
        <w:rPr>
          <w:color w:val="auto"/>
        </w:rPr>
        <w:t xml:space="preserve"> Adding properties by extension</w:t>
      </w:r>
      <w:r w:rsidR="00BF2A41">
        <w:rPr>
          <w:color w:val="auto"/>
        </w:rPr>
        <w:t>.</w:t>
      </w:r>
    </w:p>
    <w:p w14:paraId="3C1C71D8" w14:textId="3BC1C5D8" w:rsidR="00861954" w:rsidRDefault="00EA50E7" w:rsidP="00861954">
      <w:r>
        <w:rPr>
          <w:lang w:val="en-CA"/>
        </w:rPr>
        <w:t xml:space="preserve">But this only works </w:t>
      </w:r>
      <w:r w:rsidR="00861954">
        <w:rPr>
          <w:lang w:val="en-CA"/>
        </w:rPr>
        <w:t xml:space="preserve">when properties need to be added to a leaf class.  Properties added </w:t>
      </w:r>
      <w:r w:rsidR="004725FE">
        <w:rPr>
          <w:lang w:val="en-CA"/>
        </w:rPr>
        <w:t>by subtyping a</w:t>
      </w:r>
      <w:r w:rsidR="00861954">
        <w:rPr>
          <w:lang w:val="en-CA"/>
        </w:rPr>
        <w:t xml:space="preserve"> class higher up won’t propagate to existing subtypes.</w:t>
      </w:r>
      <w:r w:rsidR="00DA2FDF">
        <w:rPr>
          <w:lang w:val="en-CA"/>
        </w:rPr>
        <w:t xml:space="preserve"> </w:t>
      </w:r>
      <w:r w:rsidR="008F4593">
        <w:t>GeoSciML</w:t>
      </w:r>
      <w:r w:rsidR="00861954">
        <w:t xml:space="preserve"> uses a</w:t>
      </w:r>
      <w:r w:rsidR="000077DC">
        <w:t>n</w:t>
      </w:r>
      <w:r w:rsidR="00861954">
        <w:t xml:space="preserve"> </w:t>
      </w:r>
      <w:r w:rsidR="000077DC">
        <w:t xml:space="preserve">extension </w:t>
      </w:r>
      <w:r w:rsidR="00861954">
        <w:t xml:space="preserve">pattern by </w:t>
      </w:r>
      <w:r w:rsidR="00895888">
        <w:t xml:space="preserve">abstract </w:t>
      </w:r>
      <w:r w:rsidR="00861954">
        <w:t>property blocks</w:t>
      </w:r>
      <w:r w:rsidR="00690C3D">
        <w:t xml:space="preserve"> or ‘</w:t>
      </w:r>
      <w:r w:rsidR="00895888">
        <w:t>AbstractDescription</w:t>
      </w:r>
      <w:r w:rsidR="00690C3D">
        <w:t>’</w:t>
      </w:r>
      <w:r w:rsidR="00895888">
        <w:t xml:space="preserve"> classes</w:t>
      </w:r>
      <w:r w:rsidR="00690C3D">
        <w:t xml:space="preserve"> (Fig. 6</w:t>
      </w:r>
      <w:r w:rsidR="00895888">
        <w:t>)</w:t>
      </w:r>
      <w:r w:rsidR="00861954">
        <w:t xml:space="preserve">.  Blocks of properties are organized in their own </w:t>
      </w:r>
      <w:proofErr w:type="gramStart"/>
      <w:r w:rsidR="00A173A4">
        <w:t>Datatype  subtyping</w:t>
      </w:r>
      <w:proofErr w:type="gramEnd"/>
      <w:r w:rsidR="00861954">
        <w:t xml:space="preserve"> </w:t>
      </w:r>
      <w:r w:rsidR="00EF48A6">
        <w:t>AbstractDescription</w:t>
      </w:r>
      <w:r w:rsidR="00690C3D">
        <w:t>.</w:t>
      </w:r>
    </w:p>
    <w:p w14:paraId="2A48355A" w14:textId="3FDE1208" w:rsidR="00DA2FDF" w:rsidRDefault="00F658C5" w:rsidP="00DA2FDF">
      <w:pPr>
        <w:keepNext/>
      </w:pPr>
      <w:r>
        <w:rPr>
          <w:noProof/>
          <w:lang w:val="en-CA" w:eastAsia="en-CA"/>
        </w:rPr>
        <w:lastRenderedPageBreak/>
        <w:drawing>
          <wp:inline distT="0" distB="0" distL="0" distR="0" wp14:anchorId="6E99B92B" wp14:editId="3C19ABBC">
            <wp:extent cx="5495925" cy="2752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95925" cy="2752725"/>
                    </a:xfrm>
                    <a:prstGeom prst="rect">
                      <a:avLst/>
                    </a:prstGeom>
                    <a:noFill/>
                    <a:ln>
                      <a:noFill/>
                    </a:ln>
                  </pic:spPr>
                </pic:pic>
              </a:graphicData>
            </a:graphic>
          </wp:inline>
        </w:drawing>
      </w:r>
    </w:p>
    <w:p w14:paraId="2F3374EB" w14:textId="53118D09" w:rsidR="00861954" w:rsidRPr="00EC0310" w:rsidRDefault="00DA2FDF" w:rsidP="00EC0310">
      <w:pPr>
        <w:pStyle w:val="Lgende"/>
        <w:jc w:val="center"/>
        <w:rPr>
          <w:color w:val="auto"/>
        </w:rPr>
      </w:pPr>
      <w:r w:rsidRPr="00EC0310">
        <w:rPr>
          <w:color w:val="auto"/>
        </w:rPr>
        <w:t xml:space="preserve">Figure </w:t>
      </w:r>
      <w:r w:rsidR="00673E83" w:rsidRPr="00EC0310">
        <w:rPr>
          <w:color w:val="auto"/>
        </w:rPr>
        <w:fldChar w:fldCharType="begin"/>
      </w:r>
      <w:r w:rsidR="00673E83" w:rsidRPr="00EC0310">
        <w:rPr>
          <w:color w:val="auto"/>
        </w:rPr>
        <w:instrText xml:space="preserve"> SEQ Figure \* ARABIC </w:instrText>
      </w:r>
      <w:r w:rsidR="00673E83" w:rsidRPr="00EC0310">
        <w:rPr>
          <w:color w:val="auto"/>
        </w:rPr>
        <w:fldChar w:fldCharType="separate"/>
      </w:r>
      <w:r w:rsidR="00F02ED9">
        <w:rPr>
          <w:noProof/>
          <w:color w:val="auto"/>
        </w:rPr>
        <w:t>7</w:t>
      </w:r>
      <w:r w:rsidR="00673E83" w:rsidRPr="00EC0310">
        <w:rPr>
          <w:noProof/>
          <w:color w:val="auto"/>
        </w:rPr>
        <w:fldChar w:fldCharType="end"/>
      </w:r>
      <w:r w:rsidRPr="00EC0310">
        <w:rPr>
          <w:color w:val="auto"/>
        </w:rPr>
        <w:t xml:space="preserve"> </w:t>
      </w:r>
      <w:r w:rsidR="00EF48A6">
        <w:rPr>
          <w:color w:val="auto"/>
        </w:rPr>
        <w:t>-</w:t>
      </w:r>
      <w:r w:rsidRPr="00EC0310">
        <w:rPr>
          <w:color w:val="auto"/>
        </w:rPr>
        <w:t xml:space="preserve"> Extension pattern using a property block (</w:t>
      </w:r>
      <w:r w:rsidR="00895888" w:rsidRPr="00EC0310">
        <w:rPr>
          <w:color w:val="auto"/>
        </w:rPr>
        <w:t>Abstract</w:t>
      </w:r>
      <w:r w:rsidRPr="00EC0310">
        <w:rPr>
          <w:color w:val="auto"/>
        </w:rPr>
        <w:t>Description class)</w:t>
      </w:r>
      <w:r w:rsidR="00BF2A41">
        <w:rPr>
          <w:color w:val="auto"/>
        </w:rPr>
        <w:t>.</w:t>
      </w:r>
    </w:p>
    <w:p w14:paraId="64193030" w14:textId="5FE6F509" w:rsidR="00DA2FDF" w:rsidRDefault="00595C96" w:rsidP="00DA2FDF">
      <w:r>
        <w:t>This pattern has two main advantages:</w:t>
      </w:r>
    </w:p>
    <w:p w14:paraId="355A92F4" w14:textId="635C7CAA" w:rsidR="00DA2FDF" w:rsidRDefault="00EF48A6" w:rsidP="00D0034E">
      <w:pPr>
        <w:pStyle w:val="Paragraphedeliste"/>
        <w:numPr>
          <w:ilvl w:val="0"/>
          <w:numId w:val="16"/>
        </w:numPr>
      </w:pPr>
      <w:r>
        <w:t>It d</w:t>
      </w:r>
      <w:r w:rsidR="00D0034E">
        <w:t>oes not require the creation of a new feature type</w:t>
      </w:r>
      <w:r w:rsidR="00595C96">
        <w:t xml:space="preserve"> to add properties to core features.</w:t>
      </w:r>
    </w:p>
    <w:p w14:paraId="6EC47B98" w14:textId="2805436A" w:rsidR="00D0034E" w:rsidRDefault="00D0034E" w:rsidP="00D0034E">
      <w:pPr>
        <w:pStyle w:val="Paragraphedeliste"/>
        <w:numPr>
          <w:ilvl w:val="0"/>
          <w:numId w:val="16"/>
        </w:numPr>
      </w:pPr>
      <w:r>
        <w:t xml:space="preserve">Extra properties can be defined </w:t>
      </w:r>
      <w:r w:rsidR="00EF48A6">
        <w:t xml:space="preserve">and used </w:t>
      </w:r>
      <w:r>
        <w:t xml:space="preserve">by </w:t>
      </w:r>
      <w:r w:rsidR="00EF48A6">
        <w:t xml:space="preserve">other user </w:t>
      </w:r>
      <w:r>
        <w:t>communit</w:t>
      </w:r>
      <w:r w:rsidR="00EF48A6">
        <w:t>ies</w:t>
      </w:r>
      <w:r>
        <w:t xml:space="preserve"> </w:t>
      </w:r>
      <w:r w:rsidR="00595C96">
        <w:t>(</w:t>
      </w:r>
      <w:r w:rsidR="00EF48A6">
        <w:t>e.g.</w:t>
      </w:r>
      <w:r w:rsidR="00595C96">
        <w:t xml:space="preserve">, properties added by </w:t>
      </w:r>
      <w:r w:rsidR="00EF48A6">
        <w:t xml:space="preserve">a </w:t>
      </w:r>
      <w:r w:rsidR="00595C96">
        <w:t>geophysic</w:t>
      </w:r>
      <w:r w:rsidR="00EF48A6">
        <w:t>al</w:t>
      </w:r>
      <w:r w:rsidR="00595C96">
        <w:t xml:space="preserve"> application could be reused by groundwater applications)</w:t>
      </w:r>
      <w:r w:rsidR="007A7721">
        <w:t>.</w:t>
      </w:r>
    </w:p>
    <w:p w14:paraId="12F91C24" w14:textId="3A14D2A3" w:rsidR="00DA2FDF" w:rsidRDefault="000077DC" w:rsidP="00DA2FDF">
      <w:r>
        <w:t xml:space="preserve">GeoSciML Basic contains </w:t>
      </w:r>
      <w:r w:rsidR="00EF48A6">
        <w:t>nine</w:t>
      </w:r>
      <w:r>
        <w:t xml:space="preserve"> stub </w:t>
      </w:r>
      <w:r w:rsidR="00EF48A6">
        <w:t>A</w:t>
      </w:r>
      <w:r>
        <w:t>bstract</w:t>
      </w:r>
      <w:r w:rsidR="00EF48A6">
        <w:t>Description</w:t>
      </w:r>
      <w:r>
        <w:t xml:space="preserve"> classes </w:t>
      </w:r>
      <w:r w:rsidR="00895888">
        <w:t xml:space="preserve">materialised </w:t>
      </w:r>
      <w:r>
        <w:t xml:space="preserve">in GeoSciML </w:t>
      </w:r>
      <w:r w:rsidR="00EF48A6">
        <w:t>E</w:t>
      </w:r>
      <w:r>
        <w:t>xtension (</w:t>
      </w:r>
      <w:r>
        <w:fldChar w:fldCharType="begin"/>
      </w:r>
      <w:r>
        <w:instrText xml:space="preserve"> REF _Ref432746974 \h </w:instrText>
      </w:r>
      <w:r>
        <w:fldChar w:fldCharType="separate"/>
      </w:r>
      <w:r w:rsidR="00F02ED9" w:rsidRPr="00EC0310">
        <w:t xml:space="preserve">Table </w:t>
      </w:r>
      <w:r w:rsidR="00F02ED9">
        <w:rPr>
          <w:noProof/>
        </w:rPr>
        <w:t>1</w:t>
      </w:r>
      <w:r>
        <w:fldChar w:fldCharType="end"/>
      </w:r>
      <w:r>
        <w:t>).</w:t>
      </w:r>
    </w:p>
    <w:p w14:paraId="434C3884" w14:textId="251C9391" w:rsidR="000077DC" w:rsidRPr="00EC0310" w:rsidRDefault="000077DC" w:rsidP="004D3EF3">
      <w:pPr>
        <w:pStyle w:val="Lgende"/>
        <w:keepNext/>
        <w:rPr>
          <w:color w:val="auto"/>
        </w:rPr>
      </w:pPr>
      <w:bookmarkStart w:id="58" w:name="_Ref432746974"/>
      <w:r w:rsidRPr="00EC0310">
        <w:rPr>
          <w:color w:val="auto"/>
        </w:rPr>
        <w:t xml:space="preserve">Table </w:t>
      </w:r>
      <w:r w:rsidR="00415E41">
        <w:rPr>
          <w:color w:val="auto"/>
        </w:rPr>
        <w:fldChar w:fldCharType="begin"/>
      </w:r>
      <w:r w:rsidR="00415E41">
        <w:rPr>
          <w:color w:val="auto"/>
        </w:rPr>
        <w:instrText xml:space="preserve"> SEQ Table \* ARABIC </w:instrText>
      </w:r>
      <w:r w:rsidR="00415E41">
        <w:rPr>
          <w:color w:val="auto"/>
        </w:rPr>
        <w:fldChar w:fldCharType="separate"/>
      </w:r>
      <w:r w:rsidR="00F02ED9">
        <w:rPr>
          <w:noProof/>
          <w:color w:val="auto"/>
        </w:rPr>
        <w:t>1</w:t>
      </w:r>
      <w:r w:rsidR="00415E41">
        <w:rPr>
          <w:color w:val="auto"/>
        </w:rPr>
        <w:fldChar w:fldCharType="end"/>
      </w:r>
      <w:bookmarkEnd w:id="58"/>
      <w:r w:rsidRPr="00EC0310">
        <w:rPr>
          <w:color w:val="auto"/>
        </w:rPr>
        <w:t xml:space="preserve"> </w:t>
      </w:r>
      <w:r w:rsidR="00EF48A6">
        <w:rPr>
          <w:color w:val="auto"/>
        </w:rPr>
        <w:t xml:space="preserve">- </w:t>
      </w:r>
      <w:r w:rsidRPr="00B43806">
        <w:rPr>
          <w:color w:val="auto"/>
        </w:rPr>
        <w:t xml:space="preserve">GeoSciML </w:t>
      </w:r>
      <w:r w:rsidR="00EF48A6">
        <w:rPr>
          <w:color w:val="auto"/>
        </w:rPr>
        <w:t>B</w:t>
      </w:r>
      <w:r w:rsidRPr="00D518D8">
        <w:rPr>
          <w:color w:val="auto"/>
        </w:rPr>
        <w:t xml:space="preserve">asic stub </w:t>
      </w:r>
      <w:r w:rsidR="00EF48A6">
        <w:rPr>
          <w:color w:val="auto"/>
        </w:rPr>
        <w:t xml:space="preserve">AbstractDescription </w:t>
      </w:r>
      <w:r w:rsidRPr="00EC0310">
        <w:rPr>
          <w:color w:val="auto"/>
        </w:rPr>
        <w:t>classes</w:t>
      </w:r>
      <w:r w:rsidR="007A7721">
        <w:rPr>
          <w:color w:val="auto"/>
        </w:rPr>
        <w:t>.</w:t>
      </w:r>
    </w:p>
    <w:tbl>
      <w:tblPr>
        <w:tblW w:w="8897" w:type="dxa"/>
        <w:tblBorders>
          <w:top w:val="single" w:sz="8" w:space="0" w:color="000000"/>
          <w:bottom w:val="single" w:sz="8" w:space="0" w:color="000000"/>
        </w:tblBorders>
        <w:tblLook w:val="04A0" w:firstRow="1" w:lastRow="0" w:firstColumn="1" w:lastColumn="0" w:noHBand="0" w:noVBand="1"/>
      </w:tblPr>
      <w:tblGrid>
        <w:gridCol w:w="4361"/>
        <w:gridCol w:w="4536"/>
      </w:tblGrid>
      <w:tr w:rsidR="000A793F" w:rsidRPr="00761F44" w14:paraId="615D9792" w14:textId="77777777" w:rsidTr="00673E83">
        <w:tc>
          <w:tcPr>
            <w:tcW w:w="4361" w:type="dxa"/>
            <w:tcBorders>
              <w:top w:val="single" w:sz="8" w:space="0" w:color="000000"/>
              <w:left w:val="nil"/>
              <w:bottom w:val="single" w:sz="8" w:space="0" w:color="000000"/>
              <w:right w:val="nil"/>
            </w:tcBorders>
            <w:shd w:val="clear" w:color="auto" w:fill="auto"/>
          </w:tcPr>
          <w:p w14:paraId="2BB1CD89" w14:textId="1B637959" w:rsidR="000077DC" w:rsidRPr="00D970E9" w:rsidRDefault="000077DC" w:rsidP="00DA2FDF">
            <w:pPr>
              <w:rPr>
                <w:rFonts w:ascii="Calibri" w:hAnsi="Calibri"/>
                <w:b/>
                <w:bCs/>
                <w:color w:val="000000"/>
                <w:sz w:val="20"/>
                <w:szCs w:val="20"/>
              </w:rPr>
            </w:pPr>
            <w:r w:rsidRPr="000A793F">
              <w:rPr>
                <w:rFonts w:ascii="Calibri" w:hAnsi="Calibri"/>
                <w:b/>
                <w:bCs/>
                <w:color w:val="000000"/>
                <w:sz w:val="20"/>
                <w:szCs w:val="20"/>
              </w:rPr>
              <w:t>Class</w:t>
            </w:r>
          </w:p>
        </w:tc>
        <w:tc>
          <w:tcPr>
            <w:tcW w:w="4536" w:type="dxa"/>
            <w:tcBorders>
              <w:top w:val="single" w:sz="8" w:space="0" w:color="000000"/>
              <w:left w:val="nil"/>
              <w:bottom w:val="single" w:sz="8" w:space="0" w:color="000000"/>
              <w:right w:val="nil"/>
            </w:tcBorders>
            <w:shd w:val="clear" w:color="auto" w:fill="auto"/>
          </w:tcPr>
          <w:p w14:paraId="5F26D0DE" w14:textId="523318BB"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Description</w:t>
            </w:r>
          </w:p>
        </w:tc>
      </w:tr>
      <w:tr w:rsidR="000A793F" w:rsidRPr="00761F44" w14:paraId="6E0BDD9A" w14:textId="77777777" w:rsidTr="00D970E9">
        <w:tc>
          <w:tcPr>
            <w:tcW w:w="4361" w:type="dxa"/>
            <w:tcBorders>
              <w:left w:val="nil"/>
              <w:right w:val="nil"/>
            </w:tcBorders>
            <w:shd w:val="clear" w:color="auto" w:fill="C0C0C0"/>
          </w:tcPr>
          <w:p w14:paraId="5E8CA65C" w14:textId="0D48B021" w:rsidR="000077DC" w:rsidRPr="00D970E9" w:rsidRDefault="000077DC" w:rsidP="00DA2FDF">
            <w:pPr>
              <w:rPr>
                <w:rFonts w:ascii="Calibri" w:hAnsi="Calibri"/>
                <w:b/>
                <w:bCs/>
                <w:color w:val="000000"/>
                <w:sz w:val="20"/>
                <w:szCs w:val="20"/>
              </w:rPr>
            </w:pPr>
            <w:r w:rsidRPr="000A793F">
              <w:rPr>
                <w:rFonts w:ascii="Calibri" w:hAnsi="Calibri"/>
                <w:b/>
                <w:bCs/>
                <w:color w:val="000000"/>
                <w:sz w:val="20"/>
                <w:szCs w:val="20"/>
              </w:rPr>
              <w:t>AbstractFeatureRelation</w:t>
            </w:r>
          </w:p>
        </w:tc>
        <w:tc>
          <w:tcPr>
            <w:tcW w:w="4536" w:type="dxa"/>
            <w:tcBorders>
              <w:left w:val="nil"/>
              <w:right w:val="nil"/>
            </w:tcBorders>
            <w:shd w:val="clear" w:color="auto" w:fill="C0C0C0"/>
          </w:tcPr>
          <w:p w14:paraId="54D70DF5" w14:textId="5455D85F" w:rsidR="000077DC" w:rsidRPr="00D970E9" w:rsidRDefault="000077DC" w:rsidP="00EF48A6">
            <w:pPr>
              <w:rPr>
                <w:rFonts w:ascii="Calibri" w:hAnsi="Calibri"/>
                <w:color w:val="000000"/>
                <w:sz w:val="20"/>
                <w:szCs w:val="20"/>
              </w:rPr>
            </w:pPr>
            <w:r w:rsidRPr="00D970E9">
              <w:rPr>
                <w:rFonts w:ascii="Calibri" w:hAnsi="Calibri"/>
                <w:color w:val="000000"/>
                <w:sz w:val="20"/>
                <w:szCs w:val="20"/>
              </w:rPr>
              <w:t>Association class p</w:t>
            </w:r>
            <w:r w:rsidRPr="000A793F">
              <w:rPr>
                <w:rFonts w:ascii="Calibri" w:hAnsi="Calibri"/>
                <w:color w:val="000000"/>
                <w:sz w:val="20"/>
                <w:szCs w:val="20"/>
              </w:rPr>
              <w:t xml:space="preserve">laceholder to </w:t>
            </w:r>
            <w:r w:rsidR="00EF48A6">
              <w:rPr>
                <w:rFonts w:ascii="Calibri" w:hAnsi="Calibri"/>
                <w:color w:val="000000"/>
                <w:sz w:val="20"/>
                <w:szCs w:val="20"/>
              </w:rPr>
              <w:t>describe</w:t>
            </w:r>
            <w:r w:rsidRPr="000A793F">
              <w:rPr>
                <w:rFonts w:ascii="Calibri" w:hAnsi="Calibri"/>
                <w:color w:val="000000"/>
                <w:sz w:val="20"/>
                <w:szCs w:val="20"/>
              </w:rPr>
              <w:t xml:space="preserve"> relation</w:t>
            </w:r>
            <w:r w:rsidR="00EF48A6">
              <w:rPr>
                <w:rFonts w:ascii="Calibri" w:hAnsi="Calibri"/>
                <w:color w:val="000000"/>
                <w:sz w:val="20"/>
                <w:szCs w:val="20"/>
              </w:rPr>
              <w:t>s</w:t>
            </w:r>
            <w:r w:rsidRPr="000A793F">
              <w:rPr>
                <w:rFonts w:ascii="Calibri" w:hAnsi="Calibri"/>
                <w:color w:val="000000"/>
                <w:sz w:val="20"/>
                <w:szCs w:val="20"/>
              </w:rPr>
              <w:t xml:space="preserve"> between geologic features</w:t>
            </w:r>
            <w:r w:rsidR="007A7721">
              <w:rPr>
                <w:rFonts w:ascii="Calibri" w:hAnsi="Calibri"/>
                <w:color w:val="000000"/>
                <w:sz w:val="20"/>
                <w:szCs w:val="20"/>
              </w:rPr>
              <w:t>.</w:t>
            </w:r>
          </w:p>
        </w:tc>
      </w:tr>
      <w:tr w:rsidR="000077DC" w:rsidRPr="00761F44" w14:paraId="66F7ECD6" w14:textId="77777777" w:rsidTr="00D970E9">
        <w:tc>
          <w:tcPr>
            <w:tcW w:w="4361" w:type="dxa"/>
            <w:shd w:val="clear" w:color="auto" w:fill="auto"/>
          </w:tcPr>
          <w:p w14:paraId="58414791" w14:textId="3AD58F04" w:rsidR="000077DC" w:rsidRPr="000A793F" w:rsidRDefault="000077DC" w:rsidP="00DA2FDF">
            <w:pPr>
              <w:rPr>
                <w:rFonts w:ascii="Calibri" w:hAnsi="Calibri"/>
                <w:b/>
                <w:bCs/>
                <w:color w:val="000000"/>
                <w:sz w:val="20"/>
                <w:szCs w:val="20"/>
              </w:rPr>
            </w:pPr>
            <w:r w:rsidRPr="00D970E9">
              <w:rPr>
                <w:rFonts w:ascii="Calibri" w:hAnsi="Calibri"/>
                <w:b/>
                <w:bCs/>
                <w:color w:val="000000"/>
                <w:sz w:val="20"/>
                <w:szCs w:val="20"/>
              </w:rPr>
              <w:t>EarthMaterialAbstractDescription</w:t>
            </w:r>
          </w:p>
        </w:tc>
        <w:tc>
          <w:tcPr>
            <w:tcW w:w="4536" w:type="dxa"/>
            <w:shd w:val="clear" w:color="auto" w:fill="auto"/>
          </w:tcPr>
          <w:p w14:paraId="5B6371CC" w14:textId="4BEF3ADB" w:rsidR="000077DC" w:rsidRPr="000A793F" w:rsidRDefault="000077DC" w:rsidP="00DA2FDF">
            <w:pPr>
              <w:rPr>
                <w:rFonts w:ascii="Calibri" w:hAnsi="Calibri"/>
                <w:color w:val="000000"/>
                <w:sz w:val="20"/>
                <w:szCs w:val="20"/>
              </w:rPr>
            </w:pPr>
            <w:r w:rsidRPr="00D970E9">
              <w:rPr>
                <w:rFonts w:ascii="Calibri" w:hAnsi="Calibri"/>
                <w:color w:val="000000"/>
                <w:sz w:val="20"/>
                <w:szCs w:val="20"/>
              </w:rPr>
              <w:t>Detailed earth material description placeholder for GeologicUnit and EarthMaterial</w:t>
            </w:r>
            <w:r w:rsidR="007A7721">
              <w:rPr>
                <w:rFonts w:ascii="Calibri" w:hAnsi="Calibri"/>
                <w:color w:val="000000"/>
                <w:sz w:val="20"/>
                <w:szCs w:val="20"/>
              </w:rPr>
              <w:t>.</w:t>
            </w:r>
          </w:p>
        </w:tc>
      </w:tr>
      <w:tr w:rsidR="000A793F" w:rsidRPr="00761F44" w14:paraId="757DC1D2" w14:textId="77777777" w:rsidTr="00D970E9">
        <w:tc>
          <w:tcPr>
            <w:tcW w:w="4361" w:type="dxa"/>
            <w:tcBorders>
              <w:left w:val="nil"/>
              <w:right w:val="nil"/>
            </w:tcBorders>
            <w:shd w:val="clear" w:color="auto" w:fill="C0C0C0"/>
          </w:tcPr>
          <w:p w14:paraId="5045AAA7" w14:textId="26B28FF0" w:rsidR="000077DC" w:rsidRPr="000A793F" w:rsidRDefault="000077DC" w:rsidP="00DA2FDF">
            <w:pPr>
              <w:rPr>
                <w:rFonts w:ascii="Calibri" w:hAnsi="Calibri"/>
                <w:b/>
                <w:bCs/>
                <w:color w:val="000000"/>
                <w:sz w:val="20"/>
                <w:szCs w:val="20"/>
              </w:rPr>
            </w:pPr>
            <w:r w:rsidRPr="00D970E9">
              <w:rPr>
                <w:rFonts w:ascii="Calibri" w:hAnsi="Calibri"/>
                <w:b/>
                <w:bCs/>
                <w:color w:val="000000"/>
                <w:sz w:val="20"/>
                <w:szCs w:val="20"/>
              </w:rPr>
              <w:t>GeologicUnitAbstractDescription</w:t>
            </w:r>
          </w:p>
        </w:tc>
        <w:tc>
          <w:tcPr>
            <w:tcW w:w="4536" w:type="dxa"/>
            <w:tcBorders>
              <w:left w:val="nil"/>
              <w:right w:val="nil"/>
            </w:tcBorders>
            <w:shd w:val="clear" w:color="auto" w:fill="C0C0C0"/>
          </w:tcPr>
          <w:p w14:paraId="1BB0AB80" w14:textId="7C5AA547" w:rsidR="000077DC" w:rsidRPr="000A793F"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GeologicUnit</w:t>
            </w:r>
            <w:r w:rsidR="007A7721">
              <w:rPr>
                <w:rFonts w:ascii="Calibri" w:hAnsi="Calibri"/>
                <w:color w:val="000000"/>
                <w:sz w:val="20"/>
                <w:szCs w:val="20"/>
              </w:rPr>
              <w:t>.</w:t>
            </w:r>
          </w:p>
        </w:tc>
      </w:tr>
      <w:tr w:rsidR="000A793F" w:rsidRPr="00761F44" w14:paraId="16BE6587" w14:textId="77777777" w:rsidTr="00D970E9">
        <w:tc>
          <w:tcPr>
            <w:tcW w:w="4361" w:type="dxa"/>
            <w:shd w:val="clear" w:color="auto" w:fill="auto"/>
          </w:tcPr>
          <w:p w14:paraId="744760CE" w14:textId="2D65AB9E"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GeologicEventAbstractDescription</w:t>
            </w:r>
          </w:p>
        </w:tc>
        <w:tc>
          <w:tcPr>
            <w:tcW w:w="4536" w:type="dxa"/>
            <w:shd w:val="clear" w:color="auto" w:fill="auto"/>
          </w:tcPr>
          <w:p w14:paraId="7159A290" w14:textId="6A0A2B16" w:rsidR="000077DC" w:rsidRPr="00D970E9" w:rsidRDefault="000077DC" w:rsidP="00EF48A6">
            <w:pPr>
              <w:rPr>
                <w:rFonts w:ascii="Calibri" w:hAnsi="Calibri"/>
                <w:color w:val="000000"/>
                <w:sz w:val="20"/>
                <w:szCs w:val="20"/>
              </w:rPr>
            </w:pPr>
            <w:r w:rsidRPr="00D970E9">
              <w:rPr>
                <w:rFonts w:ascii="Calibri" w:hAnsi="Calibri"/>
                <w:color w:val="000000"/>
                <w:sz w:val="20"/>
                <w:szCs w:val="20"/>
              </w:rPr>
              <w:t xml:space="preserve">Detailed description placeholder for </w:t>
            </w:r>
            <w:r w:rsidR="008F4593" w:rsidRPr="00D970E9">
              <w:rPr>
                <w:rFonts w:ascii="Calibri" w:hAnsi="Calibri"/>
                <w:color w:val="000000"/>
                <w:sz w:val="20"/>
                <w:szCs w:val="20"/>
              </w:rPr>
              <w:t>GeologicEvent.</w:t>
            </w:r>
          </w:p>
        </w:tc>
      </w:tr>
      <w:tr w:rsidR="000A793F" w:rsidRPr="00761F44" w14:paraId="378955BD" w14:textId="77777777" w:rsidTr="00D970E9">
        <w:tc>
          <w:tcPr>
            <w:tcW w:w="4361" w:type="dxa"/>
            <w:tcBorders>
              <w:left w:val="nil"/>
              <w:right w:val="nil"/>
            </w:tcBorders>
            <w:shd w:val="clear" w:color="auto" w:fill="C0C0C0"/>
          </w:tcPr>
          <w:p w14:paraId="21499F39" w14:textId="621F2D2E"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ContactAbstractDescription</w:t>
            </w:r>
          </w:p>
        </w:tc>
        <w:tc>
          <w:tcPr>
            <w:tcW w:w="4536" w:type="dxa"/>
            <w:tcBorders>
              <w:left w:val="nil"/>
              <w:right w:val="nil"/>
            </w:tcBorders>
            <w:shd w:val="clear" w:color="auto" w:fill="C0C0C0"/>
          </w:tcPr>
          <w:p w14:paraId="206E0382" w14:textId="2323CFB3"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Contact</w:t>
            </w:r>
            <w:r w:rsidR="007A7721">
              <w:rPr>
                <w:rFonts w:ascii="Calibri" w:hAnsi="Calibri"/>
                <w:color w:val="000000"/>
                <w:sz w:val="20"/>
                <w:szCs w:val="20"/>
              </w:rPr>
              <w:t>.</w:t>
            </w:r>
          </w:p>
        </w:tc>
      </w:tr>
      <w:tr w:rsidR="000A793F" w:rsidRPr="00761F44" w14:paraId="4F774382" w14:textId="77777777" w:rsidTr="00D970E9">
        <w:tc>
          <w:tcPr>
            <w:tcW w:w="4361" w:type="dxa"/>
            <w:shd w:val="clear" w:color="auto" w:fill="auto"/>
          </w:tcPr>
          <w:p w14:paraId="2AAB0063" w14:textId="611519DF"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FoliationAbstractDescription</w:t>
            </w:r>
          </w:p>
        </w:tc>
        <w:tc>
          <w:tcPr>
            <w:tcW w:w="4536" w:type="dxa"/>
            <w:shd w:val="clear" w:color="auto" w:fill="auto"/>
          </w:tcPr>
          <w:p w14:paraId="7D3AAFCD" w14:textId="2FE3C9C4"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Foliation</w:t>
            </w:r>
            <w:r w:rsidR="007A7721">
              <w:rPr>
                <w:rFonts w:ascii="Calibri" w:hAnsi="Calibri"/>
                <w:color w:val="000000"/>
                <w:sz w:val="20"/>
                <w:szCs w:val="20"/>
              </w:rPr>
              <w:t>.</w:t>
            </w:r>
          </w:p>
        </w:tc>
      </w:tr>
      <w:tr w:rsidR="000A793F" w:rsidRPr="00761F44" w14:paraId="501E34DA" w14:textId="77777777" w:rsidTr="00D970E9">
        <w:tc>
          <w:tcPr>
            <w:tcW w:w="4361" w:type="dxa"/>
            <w:tcBorders>
              <w:left w:val="nil"/>
              <w:right w:val="nil"/>
            </w:tcBorders>
            <w:shd w:val="clear" w:color="auto" w:fill="C0C0C0"/>
          </w:tcPr>
          <w:p w14:paraId="21718FA5" w14:textId="6A6C2ED2"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FoldAbstractDescription</w:t>
            </w:r>
          </w:p>
        </w:tc>
        <w:tc>
          <w:tcPr>
            <w:tcW w:w="4536" w:type="dxa"/>
            <w:tcBorders>
              <w:left w:val="nil"/>
              <w:right w:val="nil"/>
            </w:tcBorders>
            <w:shd w:val="clear" w:color="auto" w:fill="C0C0C0"/>
          </w:tcPr>
          <w:p w14:paraId="1CA063B7" w14:textId="50C01F79"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Fold</w:t>
            </w:r>
            <w:r w:rsidR="007A7721">
              <w:rPr>
                <w:rFonts w:ascii="Calibri" w:hAnsi="Calibri"/>
                <w:color w:val="000000"/>
                <w:sz w:val="20"/>
                <w:szCs w:val="20"/>
              </w:rPr>
              <w:t>.</w:t>
            </w:r>
          </w:p>
        </w:tc>
      </w:tr>
      <w:tr w:rsidR="000A793F" w:rsidRPr="00761F44" w14:paraId="74931749" w14:textId="77777777" w:rsidTr="00D970E9">
        <w:tc>
          <w:tcPr>
            <w:tcW w:w="4361" w:type="dxa"/>
            <w:shd w:val="clear" w:color="auto" w:fill="auto"/>
          </w:tcPr>
          <w:p w14:paraId="31DE7313" w14:textId="534D15EA"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lastRenderedPageBreak/>
              <w:t>ShearDisplacementStructureAbstractDescription</w:t>
            </w:r>
          </w:p>
        </w:tc>
        <w:tc>
          <w:tcPr>
            <w:tcW w:w="4536" w:type="dxa"/>
            <w:shd w:val="clear" w:color="auto" w:fill="auto"/>
          </w:tcPr>
          <w:p w14:paraId="3DF17E9D" w14:textId="7584326E"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ShearDisplacementStructure</w:t>
            </w:r>
            <w:r w:rsidR="007A7721">
              <w:rPr>
                <w:rFonts w:ascii="Calibri" w:hAnsi="Calibri"/>
                <w:color w:val="000000"/>
                <w:sz w:val="20"/>
                <w:szCs w:val="20"/>
              </w:rPr>
              <w:t>.</w:t>
            </w:r>
          </w:p>
        </w:tc>
      </w:tr>
      <w:tr w:rsidR="000A793F" w:rsidRPr="00761F44" w14:paraId="700AD3CC" w14:textId="77777777" w:rsidTr="00D970E9">
        <w:tc>
          <w:tcPr>
            <w:tcW w:w="4361" w:type="dxa"/>
            <w:tcBorders>
              <w:left w:val="nil"/>
              <w:right w:val="nil"/>
            </w:tcBorders>
            <w:shd w:val="clear" w:color="auto" w:fill="C0C0C0"/>
          </w:tcPr>
          <w:p w14:paraId="49F14BF2" w14:textId="1BA3DB56"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GeomorphologicUnitAbstractDescription</w:t>
            </w:r>
          </w:p>
        </w:tc>
        <w:tc>
          <w:tcPr>
            <w:tcW w:w="4536" w:type="dxa"/>
            <w:tcBorders>
              <w:left w:val="nil"/>
              <w:right w:val="nil"/>
            </w:tcBorders>
            <w:shd w:val="clear" w:color="auto" w:fill="C0C0C0"/>
          </w:tcPr>
          <w:p w14:paraId="48FB697E" w14:textId="6B8F9F1E"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GeomorphologicUnit</w:t>
            </w:r>
            <w:r w:rsidR="007A7721">
              <w:rPr>
                <w:rFonts w:ascii="Calibri" w:hAnsi="Calibri"/>
                <w:color w:val="000000"/>
                <w:sz w:val="20"/>
                <w:szCs w:val="20"/>
              </w:rPr>
              <w:t>.</w:t>
            </w:r>
          </w:p>
        </w:tc>
      </w:tr>
    </w:tbl>
    <w:p w14:paraId="5E1BD684" w14:textId="77777777" w:rsidR="000077DC" w:rsidRDefault="000077DC" w:rsidP="00DA2FDF"/>
    <w:p w14:paraId="7634B830" w14:textId="6A048947" w:rsidR="00390DF7" w:rsidRDefault="00390DF7" w:rsidP="00DA2FDF">
      <w:r>
        <w:t>Since those classes are abstract in GeoSciML Basic, data providers need to implement GeoSciML Extension, or any third party extension to get concrete classes.</w:t>
      </w:r>
    </w:p>
    <w:p w14:paraId="166DC55F" w14:textId="2B927927" w:rsidR="00F05019" w:rsidRPr="00DA2FDF" w:rsidRDefault="00EF48A6" w:rsidP="00DA2FDF">
      <w:r>
        <w:t>T</w:t>
      </w:r>
      <w:r w:rsidR="000466A0">
        <w:t xml:space="preserve">his </w:t>
      </w:r>
      <w:r>
        <w:t xml:space="preserve">modelling </w:t>
      </w:r>
      <w:r w:rsidR="000466A0">
        <w:t xml:space="preserve">pattern </w:t>
      </w:r>
      <w:commentRangeStart w:id="59"/>
      <w:r w:rsidR="000466A0">
        <w:t xml:space="preserve">is </w:t>
      </w:r>
      <w:r w:rsidR="000B617A">
        <w:t>als</w:t>
      </w:r>
      <w:r w:rsidR="00DD3C2B">
        <w:t>o</w:t>
      </w:r>
      <w:r w:rsidR="000B617A">
        <w:t xml:space="preserve"> </w:t>
      </w:r>
      <w:r w:rsidR="000466A0">
        <w:t xml:space="preserve">used by other </w:t>
      </w:r>
      <w:r>
        <w:t xml:space="preserve">standards </w:t>
      </w:r>
      <w:r w:rsidR="000466A0">
        <w:t>communities</w:t>
      </w:r>
      <w:r>
        <w:t xml:space="preserve"> (</w:t>
      </w:r>
      <w:r w:rsidR="008F4593">
        <w:t>e.g.</w:t>
      </w:r>
      <w:r>
        <w:t>, ISO 19115-3</w:t>
      </w:r>
      <w:r w:rsidR="000B617A">
        <w:t>)</w:t>
      </w:r>
      <w:r w:rsidR="000466A0">
        <w:t xml:space="preserve">. </w:t>
      </w:r>
      <w:commentRangeEnd w:id="59"/>
      <w:r w:rsidR="000466A0">
        <w:rPr>
          <w:rStyle w:val="Marquedecommentaire"/>
        </w:rPr>
        <w:commentReference w:id="59"/>
      </w:r>
    </w:p>
    <w:p w14:paraId="79B93D23" w14:textId="77777777" w:rsidR="009459BF" w:rsidRPr="009459BF" w:rsidRDefault="009A7B37" w:rsidP="009459BF">
      <w:pPr>
        <w:pStyle w:val="Titre1"/>
        <w:rPr>
          <w:lang w:val="en-CA"/>
        </w:rPr>
      </w:pPr>
      <w:bookmarkStart w:id="60" w:name="_Toc452643126"/>
      <w:r w:rsidRPr="00D12552">
        <w:rPr>
          <w:lang w:val="en-CA"/>
        </w:rPr>
        <w:t>Conventions</w:t>
      </w:r>
      <w:bookmarkEnd w:id="60"/>
    </w:p>
    <w:p w14:paraId="526B5110" w14:textId="4B49FF2E" w:rsidR="00695378" w:rsidRPr="00D12552" w:rsidRDefault="00695378" w:rsidP="00695378">
      <w:pPr>
        <w:pStyle w:val="Titre2"/>
        <w:rPr>
          <w:lang w:val="en-CA"/>
        </w:rPr>
      </w:pPr>
      <w:bookmarkStart w:id="61" w:name="_Ref439663710"/>
      <w:bookmarkStart w:id="62" w:name="_Toc452643127"/>
      <w:r w:rsidRPr="00D12552">
        <w:rPr>
          <w:lang w:val="en-CA"/>
        </w:rPr>
        <w:t>Requirement class</w:t>
      </w:r>
      <w:bookmarkEnd w:id="61"/>
      <w:bookmarkEnd w:id="62"/>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conforming implementation. A requirements class may consist only of dependencies and introduce no new requirements. </w:t>
      </w:r>
    </w:p>
    <w:p w14:paraId="254DCD47" w14:textId="49B8A8FB" w:rsidR="00695378" w:rsidRPr="00D12552" w:rsidRDefault="00695378" w:rsidP="00695378">
      <w:pPr>
        <w:pStyle w:val="Titre2"/>
        <w:rPr>
          <w:lang w:val="en-CA"/>
        </w:rPr>
      </w:pPr>
      <w:bookmarkStart w:id="63" w:name="_Toc377112004"/>
      <w:bookmarkStart w:id="64" w:name="_Toc428885193"/>
      <w:bookmarkStart w:id="65" w:name="_Ref439663763"/>
      <w:bookmarkStart w:id="66" w:name="_Toc452643128"/>
      <w:r w:rsidRPr="00D12552">
        <w:rPr>
          <w:lang w:val="en-CA"/>
        </w:rPr>
        <w:lastRenderedPageBreak/>
        <w:t>Requirement</w:t>
      </w:r>
      <w:bookmarkEnd w:id="63"/>
      <w:bookmarkEnd w:id="64"/>
      <w:bookmarkEnd w:id="65"/>
      <w:r w:rsidR="00395D5A">
        <w:rPr>
          <w:lang w:val="en-CA"/>
        </w:rPr>
        <w:t xml:space="preserve"> and</w:t>
      </w:r>
      <w:r w:rsidR="00846883">
        <w:rPr>
          <w:lang w:val="en-CA"/>
        </w:rPr>
        <w:t xml:space="preserve"> Recommendation</w:t>
      </w:r>
      <w:bookmarkEnd w:id="66"/>
    </w:p>
    <w:p w14:paraId="34C8E985" w14:textId="3571C933" w:rsidR="00695378" w:rsidRPr="00D12552" w:rsidRDefault="00695378" w:rsidP="00695378">
      <w:pPr>
        <w:rPr>
          <w:lang w:val="en-CA"/>
        </w:rPr>
      </w:pPr>
      <w:r w:rsidRPr="00D12552">
        <w:rPr>
          <w:lang w:val="en-CA"/>
        </w:rPr>
        <w:t>All requirements</w:t>
      </w:r>
      <w:r w:rsidR="00846883">
        <w:rPr>
          <w:lang w:val="en-CA"/>
        </w:rPr>
        <w:t xml:space="preserve"> and recommendations</w:t>
      </w:r>
      <w:r w:rsidRPr="00D12552">
        <w:rPr>
          <w:lang w:val="en-CA"/>
        </w:rPr>
        <w:t xml:space="preserve"> are normative, and each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970E9" w:rsidRDefault="00695378" w:rsidP="00B520F7">
            <w:pPr>
              <w:rPr>
                <w:rFonts w:ascii="Calibri" w:hAnsi="Calibri"/>
                <w:b/>
                <w:lang w:val="en-CA"/>
              </w:rPr>
            </w:pPr>
            <w:r w:rsidRPr="00D970E9">
              <w:rPr>
                <w:rFonts w:ascii="Calibri" w:hAnsi="Calibri"/>
                <w:b/>
                <w:lang w:val="en-CA"/>
              </w:rPr>
              <w:t>/req/[classM]/[reqN]</w:t>
            </w:r>
          </w:p>
        </w:tc>
        <w:tc>
          <w:tcPr>
            <w:tcW w:w="6720" w:type="dxa"/>
            <w:tcBorders>
              <w:left w:val="nil"/>
            </w:tcBorders>
          </w:tcPr>
          <w:p w14:paraId="706F6933" w14:textId="77777777" w:rsidR="00695378" w:rsidRPr="00D970E9" w:rsidRDefault="00695378" w:rsidP="00B520F7">
            <w:pPr>
              <w:rPr>
                <w:rFonts w:ascii="Calibri" w:hAnsi="Calibri"/>
                <w:lang w:val="en-CA"/>
              </w:rPr>
            </w:pPr>
            <w:r w:rsidRPr="00D970E9">
              <w:rPr>
                <w:rFonts w:ascii="Calibri" w:hAnsi="Calibr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proofErr w:type="gramStart"/>
      <w:r w:rsidRPr="00D12552">
        <w:rPr>
          <w:lang w:val="en-CA"/>
        </w:rPr>
        <w:t>where</w:t>
      </w:r>
      <w:proofErr w:type="gramEnd"/>
      <w:r w:rsidRPr="00D12552">
        <w:rPr>
          <w:lang w:val="en-CA"/>
        </w:rPr>
        <w:t xml:space="preserv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Titre2"/>
        <w:rPr>
          <w:lang w:val="en-CA"/>
        </w:rPr>
      </w:pPr>
      <w:bookmarkStart w:id="67" w:name="_Toc356480502"/>
      <w:bookmarkStart w:id="68" w:name="_Toc377112005"/>
      <w:bookmarkStart w:id="69" w:name="_Toc428885194"/>
      <w:bookmarkStart w:id="70" w:name="_Toc452643129"/>
      <w:bookmarkStart w:id="71" w:name="_Toc356480505"/>
      <w:r w:rsidRPr="00D12552">
        <w:rPr>
          <w:lang w:val="en-CA"/>
        </w:rPr>
        <w:t>Conformance class</w:t>
      </w:r>
      <w:bookmarkEnd w:id="67"/>
      <w:bookmarkEnd w:id="68"/>
      <w:bookmarkEnd w:id="69"/>
      <w:bookmarkEnd w:id="70"/>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1442B819" w14:textId="0EC721CC"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pattern</w:t>
      </w:r>
      <w:r w:rsidRPr="00D12552">
        <w:rPr>
          <w:rFonts w:ascii="Courier New" w:hAnsi="Courier New" w:cs="Courier New"/>
          <w:noProof/>
          <w:color w:val="FF0000"/>
          <w:sz w:val="16"/>
          <w:szCs w:val="16"/>
          <w:highlight w:val="white"/>
          <w:lang w:val="en-CA"/>
        </w:rPr>
        <w:t xml:space="preserve"> id</w:t>
      </w:r>
      <w:r w:rsidRPr="00D12552">
        <w:rPr>
          <w:rFonts w:ascii="Courier New" w:hAnsi="Courier New" w:cs="Courier New"/>
          <w:noProof/>
          <w:color w:val="0000FF"/>
          <w:sz w:val="16"/>
          <w:szCs w:val="16"/>
          <w:highlight w:val="white"/>
          <w:lang w:val="en-CA"/>
        </w:rPr>
        <w:t>="</w:t>
      </w:r>
      <w:r w:rsidR="00DF5C09" w:rsidRPr="00DF5C09">
        <w:rPr>
          <w:rFonts w:ascii="Courier New" w:hAnsi="Courier New" w:cs="Courier New"/>
          <w:noProof/>
          <w:color w:val="000000"/>
          <w:sz w:val="16"/>
          <w:szCs w:val="16"/>
          <w:lang w:val="en-CA"/>
        </w:rPr>
        <w:t>unit-of-measure</w:t>
      </w:r>
      <w:r w:rsidRPr="00D12552">
        <w:rPr>
          <w:rFonts w:ascii="Courier New" w:hAnsi="Courier New" w:cs="Courier New"/>
          <w:noProof/>
          <w:color w:val="0000FF"/>
          <w:sz w:val="16"/>
          <w:szCs w:val="16"/>
          <w:highlight w:val="white"/>
          <w:lang w:val="en-CA"/>
        </w:rPr>
        <w:t>"&gt;</w:t>
      </w:r>
    </w:p>
    <w:p w14:paraId="5E9D4E01" w14:textId="68CCD993"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title</w:t>
      </w:r>
      <w:r w:rsidRPr="00D12552">
        <w:rPr>
          <w:rFonts w:ascii="Courier New" w:hAnsi="Courier New" w:cs="Courier New"/>
          <w:noProof/>
          <w:color w:val="0000FF"/>
          <w:sz w:val="16"/>
          <w:szCs w:val="16"/>
          <w:highlight w:val="white"/>
          <w:lang w:val="en-CA"/>
        </w:rPr>
        <w:t>&gt;</w:t>
      </w:r>
      <w:r w:rsidR="00DF5C09" w:rsidRPr="00DF5C09">
        <w:rPr>
          <w:rFonts w:ascii="Courier New" w:hAnsi="Courier New" w:cs="Courier New"/>
          <w:noProof/>
          <w:color w:val="000000"/>
          <w:sz w:val="16"/>
          <w:szCs w:val="16"/>
          <w:lang w:val="en-CA"/>
        </w:rPr>
        <w:t>Test requirement: /req/gsml4xsd/unit-of-measure</w:t>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title</w:t>
      </w:r>
      <w:r w:rsidRPr="00D12552">
        <w:rPr>
          <w:rFonts w:ascii="Courier New" w:hAnsi="Courier New" w:cs="Courier New"/>
          <w:noProof/>
          <w:color w:val="0000FF"/>
          <w:sz w:val="16"/>
          <w:szCs w:val="16"/>
          <w:highlight w:val="white"/>
          <w:lang w:val="en-CA"/>
        </w:rPr>
        <w:t>&gt;</w:t>
      </w:r>
    </w:p>
    <w:p w14:paraId="53C65BAC" w14:textId="3B04E722"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rule</w:t>
      </w:r>
      <w:r w:rsidRPr="00D12552">
        <w:rPr>
          <w:rFonts w:ascii="Courier New" w:hAnsi="Courier New" w:cs="Courier New"/>
          <w:noProof/>
          <w:color w:val="FF0000"/>
          <w:sz w:val="16"/>
          <w:szCs w:val="16"/>
          <w:highlight w:val="white"/>
          <w:lang w:val="en-CA"/>
        </w:rPr>
        <w:t xml:space="preserve"> context</w:t>
      </w:r>
      <w:r w:rsidRPr="00D12552">
        <w:rPr>
          <w:rFonts w:ascii="Courier New" w:hAnsi="Courier New" w:cs="Courier New"/>
          <w:noProof/>
          <w:color w:val="0000FF"/>
          <w:sz w:val="16"/>
          <w:szCs w:val="16"/>
          <w:highlight w:val="white"/>
          <w:lang w:val="en-CA"/>
        </w:rPr>
        <w:t>="</w:t>
      </w:r>
      <w:r w:rsidR="00DF5C09" w:rsidRPr="00DF5C09">
        <w:rPr>
          <w:rFonts w:ascii="Courier New" w:hAnsi="Courier New" w:cs="Courier New"/>
          <w:noProof/>
          <w:color w:val="000000"/>
          <w:sz w:val="16"/>
          <w:szCs w:val="16"/>
          <w:lang w:val="en-CA"/>
        </w:rPr>
        <w:t>swe:Quantity</w:t>
      </w:r>
      <w:r w:rsidRPr="00D12552">
        <w:rPr>
          <w:rFonts w:ascii="Courier New" w:hAnsi="Courier New" w:cs="Courier New"/>
          <w:noProof/>
          <w:color w:val="0000FF"/>
          <w:sz w:val="16"/>
          <w:szCs w:val="16"/>
          <w:highlight w:val="white"/>
          <w:lang w:val="en-CA"/>
        </w:rPr>
        <w:t>"&gt;</w:t>
      </w:r>
    </w:p>
    <w:p w14:paraId="7BB7B11E" w14:textId="71AB703A"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assert</w:t>
      </w:r>
      <w:r w:rsidRPr="00D12552">
        <w:rPr>
          <w:rFonts w:ascii="Courier New" w:hAnsi="Courier New" w:cs="Courier New"/>
          <w:noProof/>
          <w:color w:val="FF0000"/>
          <w:sz w:val="16"/>
          <w:szCs w:val="16"/>
          <w:highlight w:val="white"/>
          <w:lang w:val="en-CA"/>
        </w:rPr>
        <w:t xml:space="preserve"> test</w:t>
      </w:r>
      <w:r w:rsidRPr="00D12552">
        <w:rPr>
          <w:rFonts w:ascii="Courier New" w:hAnsi="Courier New" w:cs="Courier New"/>
          <w:noProof/>
          <w:color w:val="0000FF"/>
          <w:sz w:val="16"/>
          <w:szCs w:val="16"/>
          <w:highlight w:val="white"/>
          <w:lang w:val="en-CA"/>
        </w:rPr>
        <w:t>="</w:t>
      </w:r>
      <w:r w:rsidR="00DF5C09" w:rsidRPr="00DF5C09">
        <w:rPr>
          <w:rFonts w:ascii="Courier New" w:hAnsi="Courier New" w:cs="Courier New"/>
          <w:noProof/>
          <w:color w:val="0000FF"/>
          <w:sz w:val="16"/>
          <w:szCs w:val="16"/>
          <w:lang w:val="en-CA"/>
        </w:rPr>
        <w:t>swe:Quantity</w:t>
      </w:r>
      <w:r w:rsidRPr="00D12552">
        <w:rPr>
          <w:rFonts w:ascii="Courier New" w:hAnsi="Courier New" w:cs="Courier New"/>
          <w:noProof/>
          <w:color w:val="0000FF"/>
          <w:sz w:val="16"/>
          <w:szCs w:val="16"/>
          <w:highlight w:val="white"/>
          <w:lang w:val="en-CA"/>
        </w:rPr>
        <w:t>"&gt;</w:t>
      </w:r>
      <w:r w:rsidR="00DF5C09" w:rsidRPr="00DF5C09">
        <w:rPr>
          <w:rFonts w:ascii="Courier New" w:hAnsi="Courier New" w:cs="Courier New"/>
          <w:noProof/>
          <w:color w:val="000000"/>
          <w:sz w:val="16"/>
          <w:szCs w:val="16"/>
          <w:lang w:val="en-CA"/>
        </w:rPr>
        <w:t>Quantity must have a UOM</w:t>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assert</w:t>
      </w:r>
      <w:r w:rsidRPr="00D12552">
        <w:rPr>
          <w:rFonts w:ascii="Courier New" w:hAnsi="Courier New" w:cs="Courier New"/>
          <w:noProof/>
          <w:color w:val="0000FF"/>
          <w:sz w:val="16"/>
          <w:szCs w:val="16"/>
          <w:highlight w:val="white"/>
          <w:lang w:val="en-CA"/>
        </w:rPr>
        <w:t>&gt;</w:t>
      </w:r>
    </w:p>
    <w:p w14:paraId="5112D1B8" w14:textId="77777777"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rule</w:t>
      </w:r>
      <w:r w:rsidRPr="00D12552">
        <w:rPr>
          <w:rFonts w:ascii="Courier New" w:hAnsi="Courier New" w:cs="Courier New"/>
          <w:noProof/>
          <w:color w:val="0000FF"/>
          <w:sz w:val="16"/>
          <w:szCs w:val="16"/>
          <w:highlight w:val="white"/>
          <w:lang w:val="en-CA"/>
        </w:rPr>
        <w:t>&gt;</w:t>
      </w:r>
    </w:p>
    <w:p w14:paraId="5A046991" w14:textId="58FD58A8" w:rsidR="00695378" w:rsidRDefault="00695378" w:rsidP="00DF5C09">
      <w:pPr>
        <w:tabs>
          <w:tab w:val="left" w:pos="567"/>
        </w:tabs>
        <w:rPr>
          <w:rFonts w:ascii="Courier New" w:hAnsi="Courier New" w:cs="Courier New"/>
          <w:color w:val="0000FF"/>
          <w:sz w:val="16"/>
          <w:szCs w:val="16"/>
          <w:lang w:val="en-CA"/>
        </w:rPr>
      </w:pP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pattern</w:t>
      </w:r>
      <w:r w:rsidRPr="00D12552">
        <w:rPr>
          <w:rFonts w:ascii="Courier New" w:hAnsi="Courier New" w:cs="Courier New"/>
          <w:noProof/>
          <w:color w:val="0000FF"/>
          <w:sz w:val="16"/>
          <w:szCs w:val="16"/>
          <w:highlight w:val="white"/>
          <w:lang w:val="en-CA"/>
        </w:rPr>
        <w:t>&gt;</w:t>
      </w:r>
    </w:p>
    <w:p w14:paraId="535C50C0" w14:textId="63484900" w:rsidR="00DF5C09" w:rsidRPr="00D12552" w:rsidRDefault="00DF5C09" w:rsidP="00695378">
      <w:pPr>
        <w:rPr>
          <w:lang w:val="en-CA"/>
        </w:rPr>
      </w:pPr>
      <w:r>
        <w:rPr>
          <w:color w:val="000000"/>
          <w:lang w:val="en-AU" w:eastAsia="en-AU"/>
        </w:rPr>
        <w:tab/>
      </w:r>
    </w:p>
    <w:p w14:paraId="7652C4D3" w14:textId="77777777" w:rsidR="00695378" w:rsidRPr="00D12552" w:rsidRDefault="00695378" w:rsidP="00695378">
      <w:pPr>
        <w:pStyle w:val="Titre2"/>
        <w:rPr>
          <w:lang w:val="en-CA"/>
        </w:rPr>
      </w:pPr>
      <w:bookmarkStart w:id="72" w:name="_Toc377112006"/>
      <w:bookmarkStart w:id="73" w:name="_Toc428885195"/>
      <w:bookmarkStart w:id="74" w:name="_Toc452643130"/>
      <w:r w:rsidRPr="00D12552">
        <w:rPr>
          <w:lang w:val="en-CA"/>
        </w:rPr>
        <w:lastRenderedPageBreak/>
        <w:t>Identifiers</w:t>
      </w:r>
      <w:bookmarkEnd w:id="71"/>
      <w:bookmarkEnd w:id="72"/>
      <w:bookmarkEnd w:id="73"/>
      <w:bookmarkEnd w:id="74"/>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77777777" w:rsidR="00695378" w:rsidRPr="00D12552" w:rsidRDefault="00695378" w:rsidP="00695378">
      <w:pPr>
        <w:rPr>
          <w:lang w:val="en-CA"/>
        </w:rPr>
      </w:pPr>
      <w:r w:rsidRPr="00D12552">
        <w:rPr>
          <w:lang w:val="en-CA"/>
        </w:rPr>
        <w:t xml:space="preserve">All requirements and conformance tests that appear in this document are denoted by partial URIs which </w:t>
      </w:r>
      <w:proofErr w:type="gramStart"/>
      <w:r w:rsidRPr="00D12552">
        <w:rPr>
          <w:lang w:val="en-CA"/>
        </w:rPr>
        <w:t>are</w:t>
      </w:r>
      <w:proofErr w:type="gramEnd"/>
      <w:r w:rsidRPr="00D12552">
        <w:rPr>
          <w:lang w:val="en-CA"/>
        </w:rPr>
        <w:t xml:space="preserv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69407A26"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r w:rsidR="004832DE">
        <w:rPr>
          <w:rFonts w:ascii="Consolas" w:hAnsi="Consolas" w:cs="Consolas"/>
          <w:noProof/>
          <w:lang w:val="en-CA"/>
        </w:rPr>
        <w:t>1</w:t>
      </w:r>
      <w:r w:rsidRPr="00D12552">
        <w:rPr>
          <w:rFonts w:ascii="Consolas" w:hAnsi="Consolas" w:cs="Consolas"/>
          <w:b/>
          <w:noProof/>
          <w:lang w:val="en-CA"/>
        </w:rPr>
        <w:t>/req/[classM]</w:t>
      </w:r>
      <w:r w:rsidRPr="00D12552">
        <w:rPr>
          <w:rFonts w:ascii="Consolas" w:hAnsi="Consolas" w:cs="Consolas"/>
          <w:noProof/>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699AEEBA"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r w:rsidR="004832DE">
        <w:rPr>
          <w:rFonts w:ascii="Consolas" w:hAnsi="Consolas" w:cs="Consolas"/>
          <w:noProof/>
          <w:lang w:val="en-CA"/>
        </w:rPr>
        <w:t>1</w:t>
      </w:r>
      <w:r w:rsidRPr="00D12552">
        <w:rPr>
          <w:rFonts w:ascii="Consolas" w:hAnsi="Consolas" w:cs="Consolas"/>
          <w:b/>
          <w:noProof/>
          <w:lang w:val="en-CA"/>
        </w:rPr>
        <w:t>/req/[classM]/[reqN]</w:t>
      </w:r>
      <w:r w:rsidRPr="00D12552">
        <w:rPr>
          <w:rFonts w:ascii="Consolas" w:hAnsi="Consolas" w:cs="Consolas"/>
          <w:noProof/>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C53720"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r w:rsidR="004832DE">
        <w:rPr>
          <w:rFonts w:ascii="Consolas" w:hAnsi="Consolas" w:cs="Consolas"/>
          <w:noProof/>
          <w:lang w:val="en-CA"/>
        </w:rPr>
        <w:t>1</w:t>
      </w:r>
      <w:r w:rsidRPr="00D12552">
        <w:rPr>
          <w:rFonts w:ascii="Consolas" w:hAnsi="Consolas" w:cs="Consolas"/>
          <w:b/>
          <w:noProof/>
          <w:lang w:val="en-CA"/>
        </w:rPr>
        <w:t>/conf/[classM]</w:t>
      </w:r>
      <w:r w:rsidRPr="00D12552">
        <w:rPr>
          <w:rFonts w:ascii="Consolas" w:hAnsi="Consolas" w:cs="Consolas"/>
          <w:noProof/>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63E0B37E"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r w:rsidR="004832DE">
        <w:rPr>
          <w:rFonts w:ascii="Consolas" w:hAnsi="Consolas" w:cs="Consolas"/>
          <w:noProof/>
          <w:lang w:val="en-CA"/>
        </w:rPr>
        <w:t>1</w:t>
      </w:r>
      <w:r w:rsidRPr="00D12552">
        <w:rPr>
          <w:rFonts w:ascii="Consolas" w:hAnsi="Consolas" w:cs="Consolas"/>
          <w:b/>
          <w:noProof/>
          <w:lang w:val="en-CA"/>
        </w:rPr>
        <w:t>/conf/[classM]/[testN]</w:t>
      </w:r>
      <w:r w:rsidRPr="00D12552">
        <w:rPr>
          <w:rFonts w:ascii="Consolas" w:hAnsi="Consolas" w:cs="Consolas"/>
          <w:noProof/>
          <w:lang w:val="en-CA"/>
        </w:rPr>
        <w:t>.</w:t>
      </w:r>
    </w:p>
    <w:p w14:paraId="10B83494" w14:textId="3A9237B1" w:rsidR="00695378" w:rsidRDefault="009F09E7" w:rsidP="00EC0310">
      <w:pPr>
        <w:pStyle w:val="Titre2"/>
        <w:rPr>
          <w:lang w:val="en-CA"/>
        </w:rPr>
      </w:pPr>
      <w:bookmarkStart w:id="75" w:name="_Toc452643131"/>
      <w:r>
        <w:rPr>
          <w:lang w:val="en-CA"/>
        </w:rPr>
        <w:t>Classifiers</w:t>
      </w:r>
      <w:bookmarkEnd w:id="75"/>
    </w:p>
    <w:p w14:paraId="285DCE72" w14:textId="31025C92" w:rsidR="00004359" w:rsidRDefault="005F3FAD" w:rsidP="00695378">
      <w:pPr>
        <w:rPr>
          <w:lang w:val="en-CA"/>
        </w:rPr>
      </w:pPr>
      <w:r>
        <w:rPr>
          <w:lang w:val="en-CA"/>
        </w:rPr>
        <w:t>In the text, classifiers of the logical model or XSD often need to be refe</w:t>
      </w:r>
      <w:r w:rsidR="00004359">
        <w:rPr>
          <w:lang w:val="en-CA"/>
        </w:rPr>
        <w:t>rred</w:t>
      </w:r>
      <w:r w:rsidR="00C5081E">
        <w:rPr>
          <w:lang w:val="en-CA"/>
        </w:rPr>
        <w:t xml:space="preserve"> to</w:t>
      </w:r>
      <w:r>
        <w:rPr>
          <w:lang w:val="en-CA"/>
        </w:rPr>
        <w:t xml:space="preserve">.  Classes and packages are simply referred </w:t>
      </w:r>
      <w:r w:rsidR="00C5081E">
        <w:rPr>
          <w:lang w:val="en-CA"/>
        </w:rPr>
        <w:t>by</w:t>
      </w:r>
      <w:r>
        <w:rPr>
          <w:lang w:val="en-CA"/>
        </w:rPr>
        <w:t xml:space="preserve"> their name formed </w:t>
      </w:r>
      <w:r w:rsidR="009F09E7">
        <w:rPr>
          <w:lang w:val="en-CA"/>
        </w:rPr>
        <w:t>using</w:t>
      </w:r>
      <w:r>
        <w:rPr>
          <w:lang w:val="en-CA"/>
        </w:rPr>
        <w:t xml:space="preserve"> “CamelCase” name.  But sometimes the scope of the name (the package of a class or the class a property belongs to) must be made explicit.  </w:t>
      </w:r>
    </w:p>
    <w:p w14:paraId="72B449B9" w14:textId="679A9F66" w:rsidR="005F3FAD" w:rsidRDefault="00004359" w:rsidP="00695378">
      <w:pPr>
        <w:rPr>
          <w:lang w:val="en-CA"/>
        </w:rPr>
      </w:pPr>
      <w:r>
        <w:rPr>
          <w:lang w:val="en-CA"/>
        </w:rPr>
        <w:t>OCL syntax will be used to identify logical model classifier from the UML model ()</w:t>
      </w:r>
    </w:p>
    <w:p w14:paraId="61B412C3" w14:textId="59F936CA" w:rsidR="00004359" w:rsidRDefault="00906350" w:rsidP="00695378">
      <w:pPr>
        <w:rPr>
          <w:noProof/>
          <w:lang w:val="en-CA"/>
        </w:rPr>
      </w:pPr>
      <w:r>
        <w:rPr>
          <w:noProof/>
          <w:lang w:val="en-CA"/>
        </w:rPr>
        <w:t>Package::{…}</w:t>
      </w:r>
      <w:r w:rsidR="00004359">
        <w:rPr>
          <w:noProof/>
          <w:lang w:val="en-CA"/>
        </w:rPr>
        <w:t>Package::Classifier</w:t>
      </w:r>
      <w:r>
        <w:rPr>
          <w:noProof/>
          <w:lang w:val="en-CA"/>
        </w:rPr>
        <w:t>::Property:Type</w:t>
      </w:r>
      <w:r w:rsidR="00004359">
        <w:rPr>
          <w:noProof/>
          <w:lang w:val="en-CA"/>
        </w:rPr>
        <w:t xml:space="preserve"> </w:t>
      </w:r>
    </w:p>
    <w:p w14:paraId="5717F95D" w14:textId="42A621D2" w:rsidR="00906350" w:rsidRDefault="00906350" w:rsidP="00695378">
      <w:pPr>
        <w:rPr>
          <w:lang w:val="en-CA"/>
        </w:rPr>
      </w:pPr>
      <w:r>
        <w:rPr>
          <w:lang w:val="en-CA"/>
        </w:rPr>
        <w:t>Package names are not formal</w:t>
      </w:r>
      <w:r w:rsidR="00B40027">
        <w:rPr>
          <w:lang w:val="en-CA"/>
        </w:rPr>
        <w:t xml:space="preserve"> </w:t>
      </w:r>
      <w:r w:rsidR="00D87A01">
        <w:rPr>
          <w:lang w:val="en-CA"/>
        </w:rPr>
        <w:t xml:space="preserve">in UML </w:t>
      </w:r>
      <w:r w:rsidR="00B40027">
        <w:rPr>
          <w:lang w:val="en-CA"/>
        </w:rPr>
        <w:t>and can change from one implementation to another.  The reference model used by GeoSciML, and most OGC SWGs</w:t>
      </w:r>
      <w:r w:rsidR="007D01E7">
        <w:rPr>
          <w:lang w:val="en-CA"/>
        </w:rPr>
        <w:t xml:space="preserve">, </w:t>
      </w:r>
      <w:r w:rsidR="00B40027">
        <w:rPr>
          <w:lang w:val="en-CA"/>
        </w:rPr>
        <w:t xml:space="preserve">is HollowWorld.  </w:t>
      </w:r>
      <w:r w:rsidR="00C5081E">
        <w:rPr>
          <w:lang w:val="en-CA"/>
        </w:rPr>
        <w:t>For example, a</w:t>
      </w:r>
      <w:r w:rsidR="00B40027">
        <w:rPr>
          <w:lang w:val="en-CA"/>
        </w:rPr>
        <w:t xml:space="preserve"> complete path </w:t>
      </w:r>
      <w:r w:rsidR="00C5081E">
        <w:rPr>
          <w:lang w:val="en-CA"/>
        </w:rPr>
        <w:t xml:space="preserve">for </w:t>
      </w:r>
      <w:r w:rsidR="00B40027">
        <w:rPr>
          <w:lang w:val="en-CA"/>
        </w:rPr>
        <w:t>a SF_SamplingPoint</w:t>
      </w:r>
      <w:r w:rsidR="00D87A01">
        <w:rPr>
          <w:lang w:val="en-CA"/>
        </w:rPr>
        <w:t xml:space="preserve"> in HollowWorld (from</w:t>
      </w:r>
      <w:r w:rsidR="00B40027">
        <w:rPr>
          <w:lang w:val="en-CA"/>
        </w:rPr>
        <w:t xml:space="preserve"> </w:t>
      </w:r>
      <w:r w:rsidR="00D87A01">
        <w:rPr>
          <w:lang w:val="en-CA"/>
        </w:rPr>
        <w:t>HollowWorld root</w:t>
      </w:r>
      <w:r w:rsidR="00B40027">
        <w:rPr>
          <w:lang w:val="en-CA"/>
        </w:rPr>
        <w:t xml:space="preserve">) </w:t>
      </w:r>
      <w:r w:rsidR="00D87A01">
        <w:rPr>
          <w:lang w:val="en-CA"/>
        </w:rPr>
        <w:t>is</w:t>
      </w:r>
    </w:p>
    <w:p w14:paraId="6FC32B19" w14:textId="5013EFE1" w:rsidR="00B40027" w:rsidRPr="00EC0310" w:rsidRDefault="00B40027" w:rsidP="00695378">
      <w:pPr>
        <w:rPr>
          <w:rFonts w:ascii="Courier New" w:hAnsi="Courier New" w:cs="Courier New"/>
          <w:noProof/>
          <w:sz w:val="20"/>
          <w:szCs w:val="20"/>
          <w:lang w:val="en-CA"/>
        </w:rPr>
      </w:pPr>
      <w:r w:rsidRPr="00EC0310">
        <w:rPr>
          <w:rFonts w:ascii="Courier New" w:hAnsi="Courier New" w:cs="Courier New"/>
          <w:noProof/>
          <w:sz w:val="20"/>
          <w:szCs w:val="20"/>
          <w:lang w:val="en-CA"/>
        </w:rPr>
        <w:t>ISO TC211::ISO 19156 All::ISO 19156:2011 Observations and Measurements::Sampling Features::samplingPoint::SF_SamplingPoint</w:t>
      </w:r>
    </w:p>
    <w:p w14:paraId="085DB1BD" w14:textId="284B44F4" w:rsidR="00D87A01" w:rsidRDefault="0058466D" w:rsidP="00695378">
      <w:pPr>
        <w:rPr>
          <w:lang w:val="en-CA"/>
        </w:rPr>
      </w:pPr>
      <w:r>
        <w:rPr>
          <w:lang w:val="en-CA"/>
        </w:rPr>
        <w:lastRenderedPageBreak/>
        <w:t xml:space="preserve">For </w:t>
      </w:r>
      <w:r w:rsidR="00C5081E">
        <w:rPr>
          <w:lang w:val="en-CA"/>
        </w:rPr>
        <w:t xml:space="preserve">the </w:t>
      </w:r>
      <w:r>
        <w:rPr>
          <w:lang w:val="en-CA"/>
        </w:rPr>
        <w:t>sake of reada</w:t>
      </w:r>
      <w:r w:rsidR="007D01E7">
        <w:rPr>
          <w:lang w:val="en-CA"/>
        </w:rPr>
        <w:t>bi</w:t>
      </w:r>
      <w:r>
        <w:rPr>
          <w:lang w:val="en-CA"/>
        </w:rPr>
        <w:t>lity, this document will use shortcuts to identify packages.</w:t>
      </w:r>
      <w:r w:rsidR="007D01E7">
        <w:rPr>
          <w:lang w:val="en-CA"/>
        </w:rPr>
        <w:t xml:space="preserve">  For example OM::SF_SamplingPoint</w:t>
      </w:r>
      <w:r w:rsidR="00D87A01">
        <w:rPr>
          <w:lang w:val="en-CA"/>
        </w:rPr>
        <w:t xml:space="preserve">, </w:t>
      </w:r>
      <w:r w:rsidR="007D01E7">
        <w:rPr>
          <w:lang w:val="en-CA"/>
        </w:rPr>
        <w:t xml:space="preserve">OM </w:t>
      </w:r>
      <w:r w:rsidR="00D87A01">
        <w:rPr>
          <w:lang w:val="en-CA"/>
        </w:rPr>
        <w:t xml:space="preserve">acts </w:t>
      </w:r>
      <w:r w:rsidR="007D01E7">
        <w:rPr>
          <w:lang w:val="en-CA"/>
        </w:rPr>
        <w:t>as a shortcut for (</w:t>
      </w:r>
      <w:r w:rsidR="007D01E7" w:rsidRPr="00C45C46">
        <w:rPr>
          <w:rFonts w:ascii="Courier New" w:hAnsi="Courier New" w:cs="Courier New"/>
          <w:sz w:val="20"/>
          <w:szCs w:val="20"/>
          <w:lang w:val="en-CA"/>
        </w:rPr>
        <w:t xml:space="preserve">ISO TC211::ISO 19156 All::ISO 19156:2011 Observations and </w:t>
      </w:r>
      <w:proofErr w:type="gramStart"/>
      <w:r w:rsidR="007D01E7" w:rsidRPr="00C45C46">
        <w:rPr>
          <w:rFonts w:ascii="Courier New" w:hAnsi="Courier New" w:cs="Courier New"/>
          <w:sz w:val="20"/>
          <w:szCs w:val="20"/>
          <w:lang w:val="en-CA"/>
        </w:rPr>
        <w:t>Measurements</w:t>
      </w:r>
      <w:r w:rsidR="007D01E7">
        <w:rPr>
          <w:rFonts w:ascii="Courier New" w:hAnsi="Courier New" w:cs="Courier New"/>
          <w:sz w:val="20"/>
          <w:szCs w:val="20"/>
          <w:lang w:val="en-CA"/>
        </w:rPr>
        <w:t>:</w:t>
      </w:r>
      <w:proofErr w:type="gramEnd"/>
      <w:r w:rsidR="007D01E7">
        <w:rPr>
          <w:rFonts w:ascii="Courier New" w:hAnsi="Courier New" w:cs="Courier New"/>
          <w:sz w:val="20"/>
          <w:szCs w:val="20"/>
          <w:lang w:val="en-CA"/>
        </w:rPr>
        <w:t>:*</w:t>
      </w:r>
      <w:r w:rsidR="007D01E7">
        <w:rPr>
          <w:lang w:val="en-CA"/>
        </w:rPr>
        <w:t xml:space="preserve">) that includes all classifiers in all sub packages in order to avoid </w:t>
      </w:r>
      <w:r w:rsidR="00C5081E">
        <w:rPr>
          <w:lang w:val="en-CA"/>
        </w:rPr>
        <w:t xml:space="preserve">the need to </w:t>
      </w:r>
      <w:r w:rsidR="007D01E7">
        <w:rPr>
          <w:lang w:val="en-CA"/>
        </w:rPr>
        <w:t>creat</w:t>
      </w:r>
      <w:r w:rsidR="00C5081E">
        <w:rPr>
          <w:lang w:val="en-CA"/>
        </w:rPr>
        <w:t>e</w:t>
      </w:r>
      <w:r w:rsidR="007D01E7">
        <w:rPr>
          <w:lang w:val="en-CA"/>
        </w:rPr>
        <w:t xml:space="preserve"> </w:t>
      </w:r>
      <w:r w:rsidR="00C5081E">
        <w:rPr>
          <w:lang w:val="en-CA"/>
        </w:rPr>
        <w:t xml:space="preserve">a </w:t>
      </w:r>
      <w:r w:rsidR="007D01E7">
        <w:rPr>
          <w:lang w:val="en-CA"/>
        </w:rPr>
        <w:t>shortcut for al</w:t>
      </w:r>
      <w:r w:rsidR="00D27E3C">
        <w:rPr>
          <w:lang w:val="en-CA"/>
        </w:rPr>
        <w:t>l those sub packages.</w:t>
      </w:r>
      <w:r w:rsidR="00D87A01">
        <w:rPr>
          <w:lang w:val="en-CA"/>
        </w:rPr>
        <w:t xml:space="preserve">  The list of shortcuts will be provided in the requirements class section.</w:t>
      </w:r>
    </w:p>
    <w:p w14:paraId="79D255BA" w14:textId="6C32F2CC" w:rsidR="00C9582A" w:rsidRDefault="00D87A01" w:rsidP="00695378">
      <w:pPr>
        <w:rPr>
          <w:lang w:val="en-CA"/>
        </w:rPr>
      </w:pPr>
      <w:r>
        <w:rPr>
          <w:lang w:val="en-CA"/>
        </w:rPr>
        <w:t xml:space="preserve">W3C XPath will be </w:t>
      </w:r>
      <w:r w:rsidR="00A173A4">
        <w:rPr>
          <w:lang w:val="en-CA"/>
        </w:rPr>
        <w:t>used in</w:t>
      </w:r>
      <w:r>
        <w:rPr>
          <w:lang w:val="en-CA"/>
        </w:rPr>
        <w:t xml:space="preserve"> </w:t>
      </w:r>
      <w:r w:rsidR="00C9582A">
        <w:rPr>
          <w:lang w:val="en-CA"/>
        </w:rPr>
        <w:t>XML instances, since requirement targets are instances (XSD itself is a conformance artefact).  XML entities will be identified using their full qualified name (namespace, identified by its prefix, and entity name).</w:t>
      </w:r>
    </w:p>
    <w:p w14:paraId="30FCBE0F" w14:textId="3E52E621" w:rsidR="00004359" w:rsidRPr="00C9582A" w:rsidRDefault="00C9582A" w:rsidP="00EC0310">
      <w:pPr>
        <w:numPr>
          <w:ilvl w:val="0"/>
          <w:numId w:val="38"/>
        </w:numPr>
      </w:pPr>
      <w:r w:rsidRPr="00EC0310">
        <w:rPr>
          <w:rStyle w:val="xmlChar"/>
        </w:rPr>
        <w:t xml:space="preserve">gsmlb:GeologicUnit </w:t>
      </w:r>
      <w:r w:rsidRPr="00C9582A">
        <w:t>refers to an instance of Geo</w:t>
      </w:r>
      <w:r w:rsidR="00C5081E">
        <w:t>logic</w:t>
      </w:r>
      <w:r w:rsidRPr="00C9582A">
        <w:t xml:space="preserve">Unit, from namespace </w:t>
      </w:r>
      <w:r w:rsidRPr="00EC0310">
        <w:rPr>
          <w:rStyle w:val="xmlChar"/>
        </w:rPr>
        <w:t>xmlns:gsmlb=</w:t>
      </w:r>
      <w:r w:rsidR="00C5081E">
        <w:rPr>
          <w:rStyle w:val="xmlChar"/>
        </w:rPr>
        <w:t>"</w:t>
      </w:r>
      <w:r w:rsidRPr="00EC0310">
        <w:rPr>
          <w:rStyle w:val="xmlChar"/>
        </w:rPr>
        <w:t>http://xmlns.geosciml.org/GeoSciML-Basic/4.</w:t>
      </w:r>
      <w:r w:rsidR="004832DE">
        <w:rPr>
          <w:rStyle w:val="xmlChar"/>
        </w:rPr>
        <w:t>1</w:t>
      </w:r>
      <w:r w:rsidR="00C5081E">
        <w:rPr>
          <w:rStyle w:val="xmlChar"/>
        </w:rPr>
        <w:t>"</w:t>
      </w:r>
    </w:p>
    <w:p w14:paraId="6CE7B955" w14:textId="56296621" w:rsidR="00004359" w:rsidRDefault="00C9582A" w:rsidP="00EC0310">
      <w:pPr>
        <w:numPr>
          <w:ilvl w:val="0"/>
          <w:numId w:val="38"/>
        </w:numPr>
        <w:rPr>
          <w:lang w:val="en-CA"/>
        </w:rPr>
      </w:pPr>
      <w:r w:rsidRPr="00EC0310">
        <w:rPr>
          <w:rStyle w:val="xmlChar"/>
        </w:rPr>
        <w:t>g</w:t>
      </w:r>
      <w:r w:rsidR="00004359" w:rsidRPr="00EC0310">
        <w:rPr>
          <w:rStyle w:val="xmlChar"/>
        </w:rPr>
        <w:t>sml</w:t>
      </w:r>
      <w:r w:rsidR="00891F7B">
        <w:rPr>
          <w:rStyle w:val="xmlChar"/>
        </w:rPr>
        <w:t>b</w:t>
      </w:r>
      <w:r w:rsidR="00004359" w:rsidRPr="00EC0310">
        <w:rPr>
          <w:rStyle w:val="xmlChar"/>
        </w:rPr>
        <w:t>:GeologicUnit/gml:name</w:t>
      </w:r>
      <w:r w:rsidR="00004359">
        <w:rPr>
          <w:lang w:val="en-CA"/>
        </w:rPr>
        <w:t xml:space="preserve"> </w:t>
      </w:r>
      <w:r>
        <w:rPr>
          <w:lang w:val="en-CA"/>
        </w:rPr>
        <w:t>refers to</w:t>
      </w:r>
      <w:r w:rsidR="00004359">
        <w:rPr>
          <w:lang w:val="en-CA"/>
        </w:rPr>
        <w:t xml:space="preserve"> the </w:t>
      </w:r>
      <w:r w:rsidRPr="00EC0310">
        <w:rPr>
          <w:b/>
          <w:lang w:val="en-CA"/>
        </w:rPr>
        <w:t>n</w:t>
      </w:r>
      <w:r w:rsidR="00004359" w:rsidRPr="00EC0310">
        <w:rPr>
          <w:b/>
          <w:lang w:val="en-CA"/>
        </w:rPr>
        <w:t>ame</w:t>
      </w:r>
      <w:r w:rsidR="00004359">
        <w:rPr>
          <w:lang w:val="en-CA"/>
        </w:rPr>
        <w:t xml:space="preserve"> property of GeologicUnit</w:t>
      </w:r>
    </w:p>
    <w:p w14:paraId="4BC79CCE" w14:textId="67FB9002" w:rsidR="00004359" w:rsidRDefault="00C9582A" w:rsidP="00EC0310">
      <w:pPr>
        <w:numPr>
          <w:ilvl w:val="0"/>
          <w:numId w:val="38"/>
        </w:numPr>
        <w:rPr>
          <w:lang w:val="en-CA"/>
        </w:rPr>
      </w:pPr>
      <w:r w:rsidRPr="00EC0310">
        <w:rPr>
          <w:rStyle w:val="xmlChar"/>
        </w:rPr>
        <w:t>g</w:t>
      </w:r>
      <w:r w:rsidR="00004359" w:rsidRPr="00EC0310">
        <w:rPr>
          <w:rStyle w:val="xmlChar"/>
        </w:rPr>
        <w:t>sml</w:t>
      </w:r>
      <w:r w:rsidR="00891F7B">
        <w:rPr>
          <w:rStyle w:val="xmlChar"/>
        </w:rPr>
        <w:t>b</w:t>
      </w:r>
      <w:r w:rsidR="00004359" w:rsidRPr="00EC0310">
        <w:rPr>
          <w:rStyle w:val="xmlChar"/>
        </w:rPr>
        <w:t>:GeologicUnit/gml:name/@codeName</w:t>
      </w:r>
      <w:r w:rsidR="00004359">
        <w:rPr>
          <w:lang w:val="en-CA"/>
        </w:rPr>
        <w:t xml:space="preserve"> </w:t>
      </w:r>
      <w:r>
        <w:rPr>
          <w:lang w:val="en-CA"/>
        </w:rPr>
        <w:t xml:space="preserve">refers to the </w:t>
      </w:r>
      <w:r w:rsidR="00891F7B">
        <w:rPr>
          <w:lang w:val="en-CA"/>
        </w:rPr>
        <w:t xml:space="preserve">codeName </w:t>
      </w:r>
      <w:r w:rsidR="00004359">
        <w:rPr>
          <w:lang w:val="en-CA"/>
        </w:rPr>
        <w:t>attribute of the name property of GeologicUnit</w:t>
      </w:r>
    </w:p>
    <w:p w14:paraId="0CAFAC87" w14:textId="63670444" w:rsidR="00004359" w:rsidRPr="00D12552" w:rsidRDefault="00524C50" w:rsidP="00695378">
      <w:pPr>
        <w:rPr>
          <w:lang w:val="en-CA"/>
        </w:rPr>
      </w:pPr>
      <w:r>
        <w:rPr>
          <w:lang w:val="en-CA"/>
        </w:rPr>
        <w:br w:type="page"/>
      </w:r>
    </w:p>
    <w:p w14:paraId="01F9E081" w14:textId="77777777" w:rsidR="00F02ED9" w:rsidRDefault="00F02ED9">
      <w:pPr>
        <w:pStyle w:val="Titre1"/>
        <w:rPr>
          <w:lang w:val="en-CA"/>
        </w:rPr>
      </w:pPr>
      <w:bookmarkStart w:id="76" w:name="_Toc452643132"/>
      <w:r>
        <w:rPr>
          <w:lang w:val="en-CA"/>
        </w:rPr>
        <w:lastRenderedPageBreak/>
        <w:t>Conceptual Model</w:t>
      </w:r>
      <w:bookmarkEnd w:id="76"/>
    </w:p>
    <w:p w14:paraId="5CE575A4" w14:textId="48506D7B" w:rsidR="00F02ED9" w:rsidRDefault="00F02ED9" w:rsidP="00F02ED9">
      <w:pPr>
        <w:rPr>
          <w:lang w:val="en-CA"/>
        </w:rPr>
      </w:pPr>
      <w:r>
        <w:rPr>
          <w:lang w:val="en-CA"/>
        </w:rPr>
        <w:t xml:space="preserve">GeoSciML is in large proportion an implementation of the North American Data Model (NADM 2004).  NADM is a technologically neutral model that addresses geosciences concepts and the relationships between them.  GeoSciML does not implement NADM Geologic Portrayal (a model </w:t>
      </w:r>
      <w:proofErr w:type="gramStart"/>
      <w:r>
        <w:rPr>
          <w:lang w:val="en-CA"/>
        </w:rPr>
        <w:t>of a components</w:t>
      </w:r>
      <w:proofErr w:type="gramEnd"/>
      <w:r>
        <w:rPr>
          <w:lang w:val="en-CA"/>
        </w:rPr>
        <w:t xml:space="preserve"> of the map itself) nor Geologic Vocabulary (although older versions of GeoSciML did). </w:t>
      </w:r>
    </w:p>
    <w:p w14:paraId="48E0CDD8" w14:textId="7C06221B" w:rsidR="009725C6" w:rsidRDefault="003B0AAB" w:rsidP="003B0AAB">
      <w:pPr>
        <w:rPr>
          <w:lang w:val="en-CA"/>
        </w:rPr>
      </w:pPr>
      <w:r>
        <w:rPr>
          <w:lang w:val="en-CA"/>
        </w:rPr>
        <w:t xml:space="preserve">GeoSciML is </w:t>
      </w:r>
      <w:proofErr w:type="gramStart"/>
      <w:r>
        <w:rPr>
          <w:lang w:val="en-CA"/>
        </w:rPr>
        <w:t>a</w:t>
      </w:r>
      <w:proofErr w:type="gramEnd"/>
      <w:r>
        <w:rPr>
          <w:lang w:val="en-CA"/>
        </w:rPr>
        <w:t xml:space="preserve"> ISO Feature Model implementation of NADM and this created </w:t>
      </w:r>
      <w:r w:rsidR="009725C6">
        <w:rPr>
          <w:lang w:val="en-CA"/>
        </w:rPr>
        <w:t xml:space="preserve">subtle differences between NADM and GeoSciML as the logical model dealt with ISO Feature Model idiosyncracies.  For instance, NADM multiple </w:t>
      </w:r>
      <w:r>
        <w:rPr>
          <w:lang w:val="en-CA"/>
        </w:rPr>
        <w:t>inheritances</w:t>
      </w:r>
      <w:r w:rsidR="009725C6">
        <w:rPr>
          <w:lang w:val="en-CA"/>
        </w:rPr>
        <w:t xml:space="preserve"> used in Fossil could not be implemented in the ISO world that forbids such constructs.  There were also </w:t>
      </w:r>
      <w:r>
        <w:rPr>
          <w:lang w:val="en-CA"/>
        </w:rPr>
        <w:t xml:space="preserve">conceptual changes, </w:t>
      </w:r>
      <w:proofErr w:type="gramStart"/>
      <w:r>
        <w:rPr>
          <w:lang w:val="en-CA"/>
        </w:rPr>
        <w:t>specially</w:t>
      </w:r>
      <w:proofErr w:type="gramEnd"/>
      <w:r>
        <w:rPr>
          <w:lang w:val="en-CA"/>
        </w:rPr>
        <w:t xml:space="preserve"> regarding EarthMaterial that is not considered as a GeologicFeature, hence an ISO FeatureType, in GeoSciML, but as a Type.</w:t>
      </w:r>
    </w:p>
    <w:p w14:paraId="65692A76" w14:textId="77777777" w:rsidR="003B0AAB" w:rsidRDefault="003B0AAB" w:rsidP="003B0AAB">
      <w:pPr>
        <w:rPr>
          <w:lang w:val="en-CA"/>
        </w:rPr>
      </w:pPr>
    </w:p>
    <w:tbl>
      <w:tblPr>
        <w:tblW w:w="8863"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046"/>
        <w:gridCol w:w="6817"/>
      </w:tblGrid>
      <w:tr w:rsidR="003B0AAB" w:rsidRPr="00A90522" w14:paraId="3634BF50" w14:textId="77777777" w:rsidTr="009968B9">
        <w:trPr>
          <w:cantSplit/>
          <w:jc w:val="center"/>
        </w:trPr>
        <w:tc>
          <w:tcPr>
            <w:tcW w:w="2046" w:type="dxa"/>
            <w:tcBorders>
              <w:top w:val="single" w:sz="12" w:space="0" w:color="auto"/>
              <w:bottom w:val="single" w:sz="12" w:space="0" w:color="auto"/>
            </w:tcBorders>
            <w:shd w:val="clear" w:color="auto" w:fill="auto"/>
          </w:tcPr>
          <w:p w14:paraId="1BC8FC77" w14:textId="77777777" w:rsidR="003B0AAB" w:rsidRPr="00A90522" w:rsidRDefault="003B0AAB" w:rsidP="009968B9">
            <w:pPr>
              <w:pStyle w:val="Tabletext9"/>
              <w:rPr>
                <w:rFonts w:ascii="Times New Roman" w:hAnsi="Times New Roman"/>
                <w:b/>
                <w:sz w:val="20"/>
              </w:rPr>
            </w:pPr>
            <w:r w:rsidRPr="00A90522">
              <w:rPr>
                <w:rFonts w:ascii="Times New Roman" w:hAnsi="Times New Roman"/>
                <w:b/>
                <w:sz w:val="20"/>
              </w:rPr>
              <w:t>Requirements class</w:t>
            </w:r>
          </w:p>
        </w:tc>
        <w:tc>
          <w:tcPr>
            <w:tcW w:w="6817" w:type="dxa"/>
            <w:tcBorders>
              <w:top w:val="single" w:sz="12" w:space="0" w:color="auto"/>
              <w:bottom w:val="single" w:sz="12" w:space="0" w:color="auto"/>
            </w:tcBorders>
            <w:shd w:val="clear" w:color="auto" w:fill="auto"/>
          </w:tcPr>
          <w:p w14:paraId="088A2186" w14:textId="308C5EB2" w:rsidR="003B0AAB" w:rsidRPr="00A90522" w:rsidRDefault="003B0AAB" w:rsidP="009968B9">
            <w:pPr>
              <w:pStyle w:val="Tabletext9"/>
              <w:rPr>
                <w:rFonts w:ascii="Times New Roman" w:hAnsi="Times New Roman"/>
                <w:b/>
                <w:sz w:val="20"/>
              </w:rPr>
            </w:pPr>
            <w:r w:rsidRPr="00A90522">
              <w:rPr>
                <w:rFonts w:ascii="Times New Roman" w:hAnsi="Times New Roman"/>
                <w:sz w:val="20"/>
              </w:rPr>
              <w:t>/</w:t>
            </w:r>
            <w:hyperlink r:id="rId23" w:history="1">
              <w:r>
                <w:rPr>
                  <w:rFonts w:ascii="Times New Roman" w:hAnsi="Times New Roman"/>
                  <w:b/>
                  <w:sz w:val="20"/>
                </w:rPr>
                <w:t>req/gsml4</w:t>
              </w:r>
              <w:r w:rsidRPr="00A90522">
                <w:rPr>
                  <w:rFonts w:ascii="Times New Roman" w:hAnsi="Times New Roman"/>
                  <w:b/>
                  <w:sz w:val="20"/>
                </w:rPr>
                <w:t>-</w:t>
              </w:r>
              <w:r>
                <w:rPr>
                  <w:rFonts w:ascii="Times New Roman" w:hAnsi="Times New Roman"/>
                  <w:b/>
                  <w:sz w:val="20"/>
                </w:rPr>
                <w:t>conceptual</w:t>
              </w:r>
            </w:hyperlink>
          </w:p>
        </w:tc>
      </w:tr>
      <w:tr w:rsidR="003B0AAB" w:rsidRPr="00A90522" w14:paraId="7DF3E590" w14:textId="77777777" w:rsidTr="009968B9">
        <w:trPr>
          <w:cantSplit/>
          <w:jc w:val="center"/>
        </w:trPr>
        <w:tc>
          <w:tcPr>
            <w:tcW w:w="2046" w:type="dxa"/>
            <w:tcBorders>
              <w:top w:val="single" w:sz="12" w:space="0" w:color="auto"/>
              <w:bottom w:val="single" w:sz="4" w:space="0" w:color="auto"/>
            </w:tcBorders>
            <w:shd w:val="clear" w:color="auto" w:fill="auto"/>
          </w:tcPr>
          <w:p w14:paraId="209C2B4B" w14:textId="77777777" w:rsidR="003B0AAB" w:rsidRPr="00A90522" w:rsidRDefault="003B0AAB" w:rsidP="009968B9">
            <w:pPr>
              <w:pStyle w:val="Tabletext9"/>
              <w:rPr>
                <w:rFonts w:ascii="Times New Roman" w:hAnsi="Times New Roman"/>
                <w:b/>
                <w:sz w:val="20"/>
              </w:rPr>
            </w:pPr>
            <w:r w:rsidRPr="00A90522">
              <w:rPr>
                <w:rFonts w:ascii="Times New Roman" w:hAnsi="Times New Roman"/>
                <w:b/>
                <w:sz w:val="20"/>
              </w:rPr>
              <w:t>Target type</w:t>
            </w:r>
          </w:p>
        </w:tc>
        <w:tc>
          <w:tcPr>
            <w:tcW w:w="6817" w:type="dxa"/>
            <w:tcBorders>
              <w:top w:val="single" w:sz="12" w:space="0" w:color="auto"/>
              <w:bottom w:val="single" w:sz="4" w:space="0" w:color="auto"/>
            </w:tcBorders>
            <w:shd w:val="clear" w:color="auto" w:fill="auto"/>
          </w:tcPr>
          <w:p w14:paraId="22359DCF" w14:textId="77777777" w:rsidR="003B0AAB" w:rsidRPr="00A90522" w:rsidRDefault="003B0AAB" w:rsidP="009968B9">
            <w:pPr>
              <w:pStyle w:val="Tabletext9"/>
              <w:rPr>
                <w:rFonts w:ascii="Times New Roman" w:hAnsi="Times New Roman"/>
                <w:sz w:val="20"/>
                <w:szCs w:val="18"/>
              </w:rPr>
            </w:pPr>
            <w:r>
              <w:rPr>
                <w:rFonts w:ascii="Times New Roman" w:hAnsi="Times New Roman"/>
                <w:sz w:val="20"/>
                <w:szCs w:val="18"/>
              </w:rPr>
              <w:t xml:space="preserve">Logical Model </w:t>
            </w:r>
          </w:p>
        </w:tc>
      </w:tr>
      <w:tr w:rsidR="003B0AAB" w:rsidRPr="00A90522" w14:paraId="24A31CFA" w14:textId="77777777" w:rsidTr="009968B9">
        <w:trPr>
          <w:cantSplit/>
          <w:jc w:val="center"/>
        </w:trPr>
        <w:tc>
          <w:tcPr>
            <w:tcW w:w="2046" w:type="dxa"/>
            <w:tcBorders>
              <w:top w:val="single" w:sz="4" w:space="0" w:color="auto"/>
            </w:tcBorders>
            <w:shd w:val="clear" w:color="auto" w:fill="auto"/>
          </w:tcPr>
          <w:p w14:paraId="10BABD93" w14:textId="77777777" w:rsidR="003B0AAB" w:rsidRPr="00A90522" w:rsidRDefault="003B0AAB" w:rsidP="009968B9">
            <w:pPr>
              <w:pStyle w:val="Tabletext9"/>
              <w:rPr>
                <w:rFonts w:ascii="Times New Roman" w:hAnsi="Times New Roman"/>
                <w:b/>
                <w:sz w:val="20"/>
              </w:rPr>
            </w:pPr>
            <w:r w:rsidRPr="00A90522">
              <w:rPr>
                <w:rFonts w:ascii="Times New Roman" w:hAnsi="Times New Roman"/>
                <w:b/>
                <w:sz w:val="20"/>
              </w:rPr>
              <w:t>Name</w:t>
            </w:r>
          </w:p>
        </w:tc>
        <w:tc>
          <w:tcPr>
            <w:tcW w:w="6817" w:type="dxa"/>
            <w:tcBorders>
              <w:top w:val="single" w:sz="4" w:space="0" w:color="auto"/>
            </w:tcBorders>
            <w:shd w:val="clear" w:color="auto" w:fill="auto"/>
          </w:tcPr>
          <w:p w14:paraId="67077868" w14:textId="5225B319" w:rsidR="003B0AAB" w:rsidRPr="00A90522" w:rsidRDefault="003B0AAB" w:rsidP="003B0AAB">
            <w:pPr>
              <w:pStyle w:val="Tabletext9"/>
              <w:rPr>
                <w:rFonts w:ascii="Times New Roman" w:hAnsi="Times New Roman"/>
                <w:sz w:val="20"/>
                <w:szCs w:val="18"/>
              </w:rPr>
            </w:pPr>
            <w:r w:rsidRPr="00A90522">
              <w:rPr>
                <w:rFonts w:ascii="Times New Roman" w:hAnsi="Times New Roman"/>
                <w:sz w:val="20"/>
                <w:szCs w:val="18"/>
              </w:rPr>
              <w:t>G</w:t>
            </w:r>
            <w:r>
              <w:rPr>
                <w:rFonts w:ascii="Times New Roman" w:hAnsi="Times New Roman"/>
                <w:sz w:val="20"/>
                <w:szCs w:val="18"/>
              </w:rPr>
              <w:t>eoSciML</w:t>
            </w:r>
            <w:r w:rsidRPr="00A90522">
              <w:rPr>
                <w:rFonts w:ascii="Times New Roman" w:hAnsi="Times New Roman"/>
                <w:sz w:val="20"/>
                <w:szCs w:val="18"/>
              </w:rPr>
              <w:t xml:space="preserve"> </w:t>
            </w:r>
            <w:r>
              <w:rPr>
                <w:rFonts w:ascii="Times New Roman" w:hAnsi="Times New Roman"/>
                <w:sz w:val="20"/>
                <w:szCs w:val="18"/>
              </w:rPr>
              <w:t>conceptual</w:t>
            </w:r>
            <w:r w:rsidRPr="00A90522">
              <w:rPr>
                <w:rFonts w:ascii="Times New Roman" w:hAnsi="Times New Roman"/>
                <w:sz w:val="20"/>
                <w:szCs w:val="18"/>
              </w:rPr>
              <w:t xml:space="preserve"> model</w:t>
            </w:r>
          </w:p>
        </w:tc>
      </w:tr>
      <w:tr w:rsidR="003B0AAB" w:rsidRPr="00A90522" w14:paraId="5352E37E" w14:textId="77777777" w:rsidTr="009968B9">
        <w:trPr>
          <w:cantSplit/>
          <w:jc w:val="center"/>
        </w:trPr>
        <w:tc>
          <w:tcPr>
            <w:tcW w:w="2046" w:type="dxa"/>
            <w:tcBorders>
              <w:top w:val="single" w:sz="4" w:space="0" w:color="auto"/>
            </w:tcBorders>
            <w:shd w:val="clear" w:color="auto" w:fill="auto"/>
          </w:tcPr>
          <w:p w14:paraId="209B6B94" w14:textId="77777777" w:rsidR="003B0AAB" w:rsidRPr="00A90522" w:rsidRDefault="003B0AAB" w:rsidP="009968B9">
            <w:pPr>
              <w:pStyle w:val="Tabletext9"/>
              <w:rPr>
                <w:rFonts w:ascii="Times New Roman" w:hAnsi="Times New Roman"/>
                <w:b/>
                <w:sz w:val="20"/>
              </w:rPr>
            </w:pPr>
            <w:r w:rsidRPr="00A90522">
              <w:rPr>
                <w:rFonts w:ascii="Times New Roman" w:hAnsi="Times New Roman"/>
                <w:b/>
                <w:sz w:val="20"/>
              </w:rPr>
              <w:t>Dependency</w:t>
            </w:r>
          </w:p>
        </w:tc>
        <w:tc>
          <w:tcPr>
            <w:tcW w:w="6817" w:type="dxa"/>
            <w:tcBorders>
              <w:top w:val="single" w:sz="4" w:space="0" w:color="auto"/>
            </w:tcBorders>
            <w:shd w:val="clear" w:color="auto" w:fill="auto"/>
          </w:tcPr>
          <w:p w14:paraId="057ACE8E" w14:textId="77777777" w:rsidR="003B0AAB" w:rsidRPr="00A90522" w:rsidRDefault="003B0AAB" w:rsidP="009968B9">
            <w:pPr>
              <w:pStyle w:val="Tabletext9"/>
              <w:rPr>
                <w:rFonts w:ascii="Times New Roman" w:hAnsi="Times New Roman"/>
                <w:sz w:val="20"/>
                <w:szCs w:val="18"/>
              </w:rPr>
            </w:pPr>
            <w:r>
              <w:rPr>
                <w:rFonts w:ascii="Times New Roman" w:hAnsi="Times New Roman"/>
                <w:sz w:val="20"/>
                <w:szCs w:val="18"/>
              </w:rPr>
              <w:t>ISO19101:2002 Reference Model Clause 7</w:t>
            </w:r>
          </w:p>
        </w:tc>
      </w:tr>
      <w:tr w:rsidR="003B0AAB" w:rsidRPr="00A90522" w14:paraId="65A4E2CB" w14:textId="77777777" w:rsidTr="009968B9">
        <w:trPr>
          <w:cantSplit/>
          <w:jc w:val="center"/>
        </w:trPr>
        <w:tc>
          <w:tcPr>
            <w:tcW w:w="2046" w:type="dxa"/>
            <w:tcBorders>
              <w:top w:val="single" w:sz="4" w:space="0" w:color="auto"/>
            </w:tcBorders>
            <w:shd w:val="clear" w:color="auto" w:fill="auto"/>
          </w:tcPr>
          <w:p w14:paraId="2DEE44AC" w14:textId="77777777" w:rsidR="003B0AAB" w:rsidRPr="00A90522" w:rsidRDefault="003B0AAB" w:rsidP="009968B9">
            <w:pPr>
              <w:pStyle w:val="Tabletext9"/>
              <w:rPr>
                <w:rFonts w:ascii="Times New Roman" w:hAnsi="Times New Roman"/>
                <w:b/>
                <w:sz w:val="20"/>
              </w:rPr>
            </w:pPr>
            <w:r w:rsidRPr="00A90522">
              <w:rPr>
                <w:rFonts w:ascii="Times New Roman" w:hAnsi="Times New Roman"/>
                <w:b/>
                <w:sz w:val="20"/>
              </w:rPr>
              <w:t>Dependency</w:t>
            </w:r>
          </w:p>
        </w:tc>
        <w:tc>
          <w:tcPr>
            <w:tcW w:w="6817" w:type="dxa"/>
            <w:tcBorders>
              <w:top w:val="single" w:sz="4" w:space="0" w:color="auto"/>
            </w:tcBorders>
            <w:shd w:val="clear" w:color="auto" w:fill="auto"/>
          </w:tcPr>
          <w:p w14:paraId="28CD438B" w14:textId="77777777" w:rsidR="003B0AAB" w:rsidRPr="00A90522" w:rsidRDefault="003B0AAB" w:rsidP="009968B9">
            <w:pPr>
              <w:pStyle w:val="Tabletext9"/>
              <w:rPr>
                <w:rFonts w:ascii="Times New Roman" w:hAnsi="Times New Roman"/>
                <w:sz w:val="20"/>
                <w:szCs w:val="18"/>
              </w:rPr>
            </w:pPr>
            <w:r>
              <w:rPr>
                <w:rFonts w:ascii="Times New Roman" w:hAnsi="Times New Roman"/>
                <w:sz w:val="20"/>
                <w:szCs w:val="18"/>
              </w:rPr>
              <w:t>ISO19103 2015 Conceptual Model Language</w:t>
            </w:r>
          </w:p>
        </w:tc>
      </w:tr>
      <w:tr w:rsidR="003B0AAB" w:rsidRPr="004C49AE" w14:paraId="3C0718CE" w14:textId="77777777" w:rsidTr="009968B9">
        <w:trPr>
          <w:cantSplit/>
          <w:trHeight w:val="412"/>
          <w:jc w:val="center"/>
        </w:trPr>
        <w:tc>
          <w:tcPr>
            <w:tcW w:w="2046" w:type="dxa"/>
            <w:tcBorders>
              <w:top w:val="single" w:sz="4" w:space="0" w:color="auto"/>
            </w:tcBorders>
            <w:shd w:val="clear" w:color="auto" w:fill="auto"/>
          </w:tcPr>
          <w:p w14:paraId="019D618A" w14:textId="77777777" w:rsidR="003B0AAB" w:rsidRPr="00A90522" w:rsidRDefault="003B0AAB" w:rsidP="009968B9">
            <w:pPr>
              <w:pStyle w:val="Tabletext9"/>
              <w:rPr>
                <w:rFonts w:ascii="Times New Roman" w:hAnsi="Times New Roman"/>
                <w:b/>
                <w:sz w:val="20"/>
              </w:rPr>
            </w:pPr>
            <w:r w:rsidRPr="00A90522">
              <w:rPr>
                <w:rFonts w:ascii="Times New Roman" w:hAnsi="Times New Roman"/>
                <w:b/>
                <w:sz w:val="20"/>
              </w:rPr>
              <w:t>Dependency</w:t>
            </w:r>
          </w:p>
        </w:tc>
        <w:tc>
          <w:tcPr>
            <w:tcW w:w="6817" w:type="dxa"/>
            <w:tcBorders>
              <w:top w:val="single" w:sz="4" w:space="0" w:color="auto"/>
            </w:tcBorders>
            <w:shd w:val="clear" w:color="auto" w:fill="auto"/>
          </w:tcPr>
          <w:p w14:paraId="0DB38BCE" w14:textId="77777777" w:rsidR="003B0AAB" w:rsidRPr="00A90522" w:rsidRDefault="003B0AAB" w:rsidP="009968B9">
            <w:pPr>
              <w:pStyle w:val="Tabletext9"/>
              <w:rPr>
                <w:rFonts w:ascii="Times New Roman" w:hAnsi="Times New Roman"/>
                <w:sz w:val="20"/>
                <w:szCs w:val="18"/>
              </w:rPr>
            </w:pPr>
            <w:r>
              <w:rPr>
                <w:rFonts w:ascii="Times New Roman" w:hAnsi="Times New Roman"/>
                <w:sz w:val="20"/>
                <w:szCs w:val="18"/>
              </w:rPr>
              <w:t>ISO19104:2008</w:t>
            </w:r>
          </w:p>
        </w:tc>
      </w:tr>
      <w:tr w:rsidR="003B0AAB" w:rsidRPr="00A90522" w14:paraId="75D054AA" w14:textId="77777777" w:rsidTr="009968B9">
        <w:trPr>
          <w:cantSplit/>
          <w:jc w:val="center"/>
        </w:trPr>
        <w:tc>
          <w:tcPr>
            <w:tcW w:w="2046" w:type="dxa"/>
            <w:tcBorders>
              <w:top w:val="single" w:sz="4" w:space="0" w:color="auto"/>
            </w:tcBorders>
            <w:shd w:val="clear" w:color="auto" w:fill="auto"/>
          </w:tcPr>
          <w:p w14:paraId="774F7A4D" w14:textId="77777777" w:rsidR="003B0AAB" w:rsidRPr="00A90522" w:rsidRDefault="003B0AAB" w:rsidP="009968B9">
            <w:pPr>
              <w:pStyle w:val="Tabletext9"/>
              <w:rPr>
                <w:rFonts w:ascii="Times New Roman" w:hAnsi="Times New Roman"/>
                <w:b/>
                <w:sz w:val="20"/>
              </w:rPr>
            </w:pPr>
            <w:r w:rsidRPr="00A90522">
              <w:rPr>
                <w:rFonts w:ascii="Times New Roman" w:hAnsi="Times New Roman"/>
                <w:b/>
                <w:sz w:val="20"/>
              </w:rPr>
              <w:t>Dependency</w:t>
            </w:r>
          </w:p>
        </w:tc>
        <w:tc>
          <w:tcPr>
            <w:tcW w:w="6817" w:type="dxa"/>
            <w:tcBorders>
              <w:top w:val="single" w:sz="4" w:space="0" w:color="auto"/>
            </w:tcBorders>
            <w:shd w:val="clear" w:color="auto" w:fill="auto"/>
          </w:tcPr>
          <w:p w14:paraId="3F13CDF0" w14:textId="77777777" w:rsidR="003B0AAB" w:rsidRPr="00A90522" w:rsidRDefault="003B0AAB" w:rsidP="009968B9">
            <w:pPr>
              <w:pStyle w:val="Tabletext9"/>
              <w:rPr>
                <w:rFonts w:ascii="Times New Roman" w:hAnsi="Times New Roman"/>
                <w:sz w:val="20"/>
                <w:szCs w:val="18"/>
              </w:rPr>
            </w:pPr>
            <w:r w:rsidRPr="00AB109A">
              <w:t>Unified Modeling Language</w:t>
            </w:r>
            <w:r>
              <w:t xml:space="preserve"> (</w:t>
            </w:r>
            <w:r w:rsidRPr="00172FB7">
              <w:t>UML</w:t>
            </w:r>
            <w:r w:rsidRPr="00172FB7">
              <w:rPr>
                <w:rFonts w:cs="Arial"/>
                <w:shd w:val="clear" w:color="auto" w:fill="FFFFFF"/>
              </w:rPr>
              <w:t>). Version 2.3. May 2010</w:t>
            </w:r>
          </w:p>
        </w:tc>
      </w:tr>
      <w:tr w:rsidR="003B0AAB" w:rsidRPr="00A90522" w14:paraId="092DA289" w14:textId="77777777" w:rsidTr="009968B9">
        <w:trPr>
          <w:cantSplit/>
          <w:trHeight w:val="349"/>
          <w:jc w:val="center"/>
        </w:trPr>
        <w:tc>
          <w:tcPr>
            <w:tcW w:w="2046" w:type="dxa"/>
            <w:shd w:val="clear" w:color="auto" w:fill="auto"/>
          </w:tcPr>
          <w:p w14:paraId="544CEDDA" w14:textId="77777777" w:rsidR="003B0AAB" w:rsidRPr="00A90522" w:rsidRDefault="003B0AAB" w:rsidP="009968B9">
            <w:pPr>
              <w:pStyle w:val="Tabletext9"/>
              <w:rPr>
                <w:rFonts w:ascii="Times New Roman" w:hAnsi="Times New Roman"/>
                <w:b/>
                <w:sz w:val="20"/>
              </w:rPr>
            </w:pPr>
            <w:r w:rsidRPr="00A90522">
              <w:rPr>
                <w:rFonts w:ascii="Times New Roman" w:hAnsi="Times New Roman"/>
                <w:b/>
                <w:sz w:val="20"/>
              </w:rPr>
              <w:t>Requirement</w:t>
            </w:r>
          </w:p>
        </w:tc>
        <w:tc>
          <w:tcPr>
            <w:tcW w:w="6817" w:type="dxa"/>
            <w:shd w:val="clear" w:color="auto" w:fill="auto"/>
          </w:tcPr>
          <w:p w14:paraId="264D93D9" w14:textId="2B944BE8" w:rsidR="003B0AAB" w:rsidRPr="00A90522" w:rsidRDefault="003B0AAB" w:rsidP="009968B9">
            <w:pPr>
              <w:rPr>
                <w:rStyle w:val="reqtext"/>
                <w:sz w:val="20"/>
              </w:rPr>
            </w:pPr>
            <w:r>
              <w:rPr>
                <w:rStyle w:val="reqtext"/>
                <w:sz w:val="20"/>
              </w:rPr>
              <w:t>/req/gsml4</w:t>
            </w:r>
            <w:r w:rsidRPr="00A90522">
              <w:rPr>
                <w:rStyle w:val="reqtext"/>
                <w:sz w:val="20"/>
              </w:rPr>
              <w:t>-</w:t>
            </w:r>
            <w:r>
              <w:rPr>
                <w:rStyle w:val="reqtext"/>
                <w:sz w:val="20"/>
              </w:rPr>
              <w:t>conceptual/similarity</w:t>
            </w:r>
          </w:p>
        </w:tc>
      </w:tr>
    </w:tbl>
    <w:p w14:paraId="0E8EEA8E" w14:textId="77777777" w:rsidR="003B0AAB" w:rsidRDefault="003B0AAB" w:rsidP="003B0AAB">
      <w:pPr>
        <w:rPr>
          <w:lang w:val="en-CA"/>
        </w:rPr>
      </w:pPr>
    </w:p>
    <w:p w14:paraId="28CE1054" w14:textId="77777777" w:rsidR="003B0AAB" w:rsidRDefault="003B0AAB" w:rsidP="003B0AAB">
      <w:r>
        <w:t xml:space="preserve">Target logical models that are compliant with the conceptual model shall implement components of the conceptual model respecting their semantics, i.e. their definition and intent. In other words, the logical model must be highly semantically similar to components of the conceptual model. Semantic similarity can be tested in multiple ways, including but not limited to: (i) direct comparison of UML components, (ii) comparison after mapping components to a common expressive knowledge representation language, such as first order logic or common logic, or (iii) comparison after mapping components to </w:t>
      </w:r>
      <w:proofErr w:type="gramStart"/>
      <w:r>
        <w:t>a reference</w:t>
      </w:r>
      <w:proofErr w:type="gramEnd"/>
      <w:r>
        <w:t xml:space="preserve"> ontology. The target can reuse and adapt existing logical models.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B0AAB" w:rsidRPr="00601A22" w14:paraId="1FAB71E3" w14:textId="77777777" w:rsidTr="009968B9">
        <w:trPr>
          <w:cantSplit/>
        </w:trPr>
        <w:tc>
          <w:tcPr>
            <w:tcW w:w="4219" w:type="dxa"/>
            <w:tcBorders>
              <w:right w:val="nil"/>
            </w:tcBorders>
            <w:shd w:val="clear" w:color="auto" w:fill="auto"/>
          </w:tcPr>
          <w:p w14:paraId="04553BDD" w14:textId="3C07A609" w:rsidR="003B0AAB" w:rsidRPr="00601A22" w:rsidRDefault="003B0AAB" w:rsidP="009968B9">
            <w:pPr>
              <w:pStyle w:val="Tabletext10"/>
              <w:jc w:val="left"/>
              <w:rPr>
                <w:rStyle w:val="requri"/>
                <w:rFonts w:ascii="Times New Roman" w:hAnsi="Times New Roman"/>
              </w:rPr>
            </w:pPr>
            <w:r>
              <w:rPr>
                <w:rStyle w:val="requri"/>
                <w:rFonts w:ascii="Times New Roman" w:hAnsi="Times New Roman"/>
              </w:rPr>
              <w:lastRenderedPageBreak/>
              <w:t>/req/gsml4-conceptual</w:t>
            </w:r>
            <w:r w:rsidRPr="00601A22">
              <w:rPr>
                <w:rStyle w:val="requri"/>
                <w:rFonts w:ascii="Times New Roman" w:hAnsi="Times New Roman"/>
              </w:rPr>
              <w:t>/</w:t>
            </w:r>
            <w:r>
              <w:rPr>
                <w:rStyle w:val="requri"/>
                <w:rFonts w:ascii="Times New Roman" w:hAnsi="Times New Roman"/>
              </w:rPr>
              <w:t>similarity</w:t>
            </w:r>
          </w:p>
        </w:tc>
        <w:tc>
          <w:tcPr>
            <w:tcW w:w="4678" w:type="dxa"/>
            <w:tcBorders>
              <w:left w:val="nil"/>
            </w:tcBorders>
            <w:shd w:val="clear" w:color="auto" w:fill="auto"/>
          </w:tcPr>
          <w:p w14:paraId="54E63C7D" w14:textId="77777777" w:rsidR="003B0AAB" w:rsidRPr="00ED5A4A" w:rsidRDefault="003B0AAB" w:rsidP="009968B9">
            <w:pPr>
              <w:pStyle w:val="Tabletext10"/>
              <w:jc w:val="left"/>
              <w:rPr>
                <w:rStyle w:val="reqtext"/>
                <w:rFonts w:ascii="Times New Roman" w:hAnsi="Times New Roman"/>
                <w:sz w:val="24"/>
                <w:szCs w:val="24"/>
              </w:rPr>
            </w:pPr>
            <w:r w:rsidRPr="00ED5A4A">
              <w:rPr>
                <w:rFonts w:ascii="Times New Roman" w:hAnsi="Times New Roman"/>
                <w:sz w:val="24"/>
                <w:szCs w:val="24"/>
              </w:rPr>
              <w:t xml:space="preserve">Target logical model when claiming compliance with this conceptual model SHALL implement its </w:t>
            </w:r>
            <w:r>
              <w:rPr>
                <w:rFonts w:ascii="Times New Roman" w:hAnsi="Times New Roman"/>
                <w:sz w:val="24"/>
                <w:szCs w:val="24"/>
              </w:rPr>
              <w:t>components</w:t>
            </w:r>
            <w:r w:rsidRPr="00ED5A4A">
              <w:rPr>
                <w:rFonts w:ascii="Times New Roman" w:hAnsi="Times New Roman"/>
                <w:sz w:val="24"/>
                <w:szCs w:val="24"/>
              </w:rPr>
              <w:t xml:space="preserve"> (classes, attributes, relationships) respecting the conceptual</w:t>
            </w:r>
            <w:r>
              <w:rPr>
                <w:rFonts w:ascii="Times New Roman" w:hAnsi="Times New Roman"/>
                <w:sz w:val="24"/>
                <w:szCs w:val="24"/>
              </w:rPr>
              <w:t xml:space="preserve"> model definitions and intent, such that high semantic similarity is obtained between the logical and conceptual model components</w:t>
            </w:r>
            <w:r w:rsidRPr="00ED5A4A">
              <w:rPr>
                <w:rFonts w:ascii="Times New Roman" w:hAnsi="Times New Roman"/>
                <w:sz w:val="24"/>
                <w:szCs w:val="24"/>
              </w:rPr>
              <w:t>.</w:t>
            </w:r>
          </w:p>
        </w:tc>
      </w:tr>
    </w:tbl>
    <w:p w14:paraId="0F3CC937" w14:textId="77777777" w:rsidR="003B0AAB" w:rsidRDefault="003B0AAB" w:rsidP="003B0AAB"/>
    <w:p w14:paraId="29FFFBDA" w14:textId="77777777" w:rsidR="003B0AAB" w:rsidRDefault="003B0AAB" w:rsidP="003B0AAB"/>
    <w:p w14:paraId="65E1EDE5" w14:textId="6A265DB2" w:rsidR="009A7B37" w:rsidRPr="00D12552" w:rsidRDefault="00A6445A">
      <w:pPr>
        <w:pStyle w:val="Titre1"/>
        <w:rPr>
          <w:lang w:val="en-CA"/>
        </w:rPr>
      </w:pPr>
      <w:bookmarkStart w:id="77" w:name="_Toc452643133"/>
      <w:r>
        <w:rPr>
          <w:lang w:val="en-CA"/>
        </w:rPr>
        <w:t>Logical Model</w:t>
      </w:r>
      <w:bookmarkEnd w:id="77"/>
    </w:p>
    <w:p w14:paraId="277058B6" w14:textId="0D535569" w:rsidR="009A7B37" w:rsidRDefault="00A17543" w:rsidP="004A5507">
      <w:pPr>
        <w:rPr>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describes requirements that must be met by all target implementations that claim conformance to this specification.</w:t>
      </w:r>
      <w:r w:rsidR="00E471CF">
        <w:rPr>
          <w:lang w:val="en-CA"/>
        </w:rPr>
        <w:t xml:space="preserve">  The target implementation of the logical model is generally a</w:t>
      </w:r>
      <w:r w:rsidR="003653BC">
        <w:rPr>
          <w:lang w:val="en-CA"/>
        </w:rPr>
        <w:t xml:space="preserve">n encoding specification </w:t>
      </w:r>
      <w:r w:rsidR="00E471CF">
        <w:rPr>
          <w:lang w:val="en-CA"/>
        </w:rPr>
        <w:t>(</w:t>
      </w:r>
      <w:r w:rsidR="003653BC">
        <w:rPr>
          <w:lang w:val="en-CA"/>
        </w:rPr>
        <w:t xml:space="preserve">which could use technologies </w:t>
      </w:r>
      <w:r w:rsidR="00E471CF">
        <w:rPr>
          <w:lang w:val="en-CA"/>
        </w:rPr>
        <w:t>like XSD</w:t>
      </w:r>
      <w:r w:rsidR="003653BC">
        <w:rPr>
          <w:lang w:val="en-CA"/>
        </w:rPr>
        <w:t>, for example</w:t>
      </w:r>
      <w:r w:rsidR="00E471CF">
        <w:rPr>
          <w:lang w:val="en-CA"/>
        </w:rPr>
        <w:t>) and not a data instance.</w:t>
      </w:r>
      <w:r w:rsidR="00753A5A" w:rsidRPr="00D12552">
        <w:rPr>
          <w:lang w:val="en-CA"/>
        </w:rPr>
        <w:t xml:space="preserve">  The logical model, expressed using UML, provides naming, structure and cardinality for any physical implementation.  </w:t>
      </w:r>
      <w:r w:rsidR="00A6445A">
        <w:rPr>
          <w:lang w:val="en-CA"/>
        </w:rPr>
        <w:t xml:space="preserve">The UML model is a normative artefact as it is the official representation of GeoSciML.  </w:t>
      </w:r>
      <w:r w:rsidR="00753A5A" w:rsidRPr="00D12552">
        <w:rPr>
          <w:lang w:val="en-CA"/>
        </w:rPr>
        <w:t xml:space="preserve">Rules that can </w:t>
      </w:r>
      <w:r w:rsidR="00891F7B">
        <w:rPr>
          <w:lang w:val="en-CA"/>
        </w:rPr>
        <w:t xml:space="preserve">be </w:t>
      </w:r>
      <w:r w:rsidR="00753A5A" w:rsidRPr="00D12552">
        <w:rPr>
          <w:lang w:val="en-CA"/>
        </w:rPr>
        <w:t xml:space="preserve">unambiguously inferred from the UML model </w:t>
      </w:r>
      <w:r w:rsidR="00C5081E">
        <w:rPr>
          <w:lang w:val="en-CA"/>
        </w:rPr>
        <w:t>will not</w:t>
      </w:r>
      <w:r w:rsidR="00C5081E" w:rsidRPr="00D12552">
        <w:rPr>
          <w:lang w:val="en-CA"/>
        </w:rPr>
        <w:t xml:space="preserve"> </w:t>
      </w:r>
      <w:r w:rsidR="00753A5A" w:rsidRPr="00D12552">
        <w:rPr>
          <w:lang w:val="en-CA"/>
        </w:rPr>
        <w:t xml:space="preserve">be documented as explicit </w:t>
      </w:r>
      <w:r w:rsidR="00891F7B" w:rsidRPr="00D12552">
        <w:rPr>
          <w:lang w:val="en-CA"/>
        </w:rPr>
        <w:t>requirement</w:t>
      </w:r>
      <w:r w:rsidR="00891F7B">
        <w:rPr>
          <w:lang w:val="en-CA"/>
        </w:rPr>
        <w:t>s</w:t>
      </w:r>
      <w:r w:rsidR="00753A5A" w:rsidRPr="00D12552">
        <w:rPr>
          <w:lang w:val="en-CA"/>
        </w:rPr>
        <w:t xml:space="preserve">.  Specific encoding idiosyncrasies </w:t>
      </w:r>
      <w:r w:rsidR="00E8704C" w:rsidRPr="00D12552">
        <w:rPr>
          <w:lang w:val="en-CA"/>
        </w:rPr>
        <w:t>shall be addressed in the requirement clause pertaining to this encoding.</w:t>
      </w:r>
    </w:p>
    <w:p w14:paraId="3BC26ACF" w14:textId="4CEEF47B" w:rsidR="00C5081E" w:rsidRDefault="00C5081E" w:rsidP="004A5507">
      <w:pPr>
        <w:rPr>
          <w:lang w:val="en-CA"/>
        </w:rPr>
      </w:pPr>
      <w:r>
        <w:rPr>
          <w:lang w:val="en-CA"/>
        </w:rPr>
        <w:t>The logical model contains almost no semantic requirements (</w:t>
      </w:r>
      <w:r w:rsidR="00B27AED">
        <w:rPr>
          <w:lang w:val="en-CA"/>
        </w:rPr>
        <w:t>i.e.</w:t>
      </w:r>
      <w:r>
        <w:rPr>
          <w:lang w:val="en-CA"/>
        </w:rPr>
        <w:t>, vocabularies</w:t>
      </w:r>
      <w:r w:rsidR="003D39A1">
        <w:rPr>
          <w:lang w:val="en-CA"/>
        </w:rPr>
        <w:t>, enumerations</w:t>
      </w:r>
      <w:r>
        <w:rPr>
          <w:lang w:val="en-CA"/>
        </w:rPr>
        <w:t>).</w:t>
      </w:r>
      <w:r w:rsidR="003D39A1">
        <w:rPr>
          <w:lang w:val="en-CA"/>
        </w:rPr>
        <w:t xml:space="preserve">  It is expected that users will employ controlled vocabularies of terms which are developed </w:t>
      </w:r>
      <w:r w:rsidR="00A173A4">
        <w:rPr>
          <w:lang w:val="en-CA"/>
        </w:rPr>
        <w:t>by user communities</w:t>
      </w:r>
      <w:r w:rsidR="003D39A1">
        <w:rPr>
          <w:lang w:val="en-CA"/>
        </w:rPr>
        <w:t>.</w:t>
      </w:r>
      <w:r w:rsidR="00B2217A">
        <w:rPr>
          <w:lang w:val="en-CA"/>
        </w:rPr>
        <w:t xml:space="preserve">  The model provides mechanisms for delivering concepts from controlled vocabularies via URI’s and linked data principles.</w:t>
      </w:r>
    </w:p>
    <w:p w14:paraId="1C0814E3" w14:textId="51005351" w:rsidR="00A6445A" w:rsidRDefault="00A6445A" w:rsidP="00A6445A">
      <w:pPr>
        <w:rPr>
          <w:color w:val="000000"/>
          <w:lang w:val="en-CA"/>
        </w:rPr>
      </w:pPr>
      <w:r w:rsidRPr="00EC0310">
        <w:rPr>
          <w:color w:val="000000"/>
          <w:lang w:val="en-CA"/>
        </w:rPr>
        <w:t>The UML model provides name, structure and cardinality for data element</w:t>
      </w:r>
      <w:r w:rsidR="00B2217A" w:rsidRPr="00EC0310">
        <w:rPr>
          <w:color w:val="000000"/>
          <w:lang w:val="en-CA"/>
        </w:rPr>
        <w:t>s</w:t>
      </w:r>
      <w:r w:rsidRPr="00EC0310">
        <w:rPr>
          <w:color w:val="000000"/>
          <w:lang w:val="en-CA"/>
        </w:rPr>
        <w:t xml:space="preserve"> composing various potential physical implementations of GeoSciML.  There are formal mappings between UML and GML (ISO-19136), UML and RDF (ISO-19150) and best practices exist for mapping UML to RDBMS.  Although it is assumed that UML is technologically neutral, in reality UML models always end up addressing some of the </w:t>
      </w:r>
      <w:r w:rsidR="003653BC">
        <w:rPr>
          <w:color w:val="000000"/>
          <w:lang w:val="en-CA"/>
        </w:rPr>
        <w:t>encoding specification</w:t>
      </w:r>
      <w:r w:rsidRPr="00EC0310">
        <w:rPr>
          <w:color w:val="000000"/>
          <w:lang w:val="en-CA"/>
        </w:rPr>
        <w:t xml:space="preserve"> details.  The current </w:t>
      </w:r>
      <w:r w:rsidR="00B2217A" w:rsidRPr="00EC0310">
        <w:rPr>
          <w:color w:val="000000"/>
          <w:lang w:val="en-CA"/>
        </w:rPr>
        <w:t xml:space="preserve">GeoSciML </w:t>
      </w:r>
      <w:r w:rsidRPr="00EC0310">
        <w:rPr>
          <w:color w:val="000000"/>
          <w:lang w:val="en-CA"/>
        </w:rPr>
        <w:t>UML model has been designed as a GML application</w:t>
      </w:r>
      <w:r w:rsidR="00D404D2" w:rsidRPr="00EC0310">
        <w:rPr>
          <w:color w:val="000000"/>
          <w:lang w:val="en-CA"/>
        </w:rPr>
        <w:t xml:space="preserve"> according to ISO 19109</w:t>
      </w:r>
      <w:r w:rsidRPr="00EC0310">
        <w:rPr>
          <w:color w:val="000000"/>
          <w:lang w:val="en-CA"/>
        </w:rPr>
        <w:t xml:space="preserve"> and borrows some of artefacts of GML</w:t>
      </w:r>
      <w:r w:rsidR="00D404D2" w:rsidRPr="00EC0310">
        <w:rPr>
          <w:color w:val="000000"/>
          <w:lang w:val="en-CA"/>
        </w:rPr>
        <w:t>.</w:t>
      </w:r>
      <w:r w:rsidRPr="00EC0310">
        <w:rPr>
          <w:color w:val="000000"/>
          <w:lang w:val="en-CA"/>
        </w:rPr>
        <w:t xml:space="preserve"> </w:t>
      </w:r>
      <w:r w:rsidR="00D404D2" w:rsidRPr="00EC0310">
        <w:rPr>
          <w:color w:val="000000"/>
          <w:lang w:val="en-CA"/>
        </w:rPr>
        <w:t>S</w:t>
      </w:r>
      <w:r w:rsidRPr="00EC0310">
        <w:rPr>
          <w:color w:val="000000"/>
          <w:lang w:val="en-CA"/>
        </w:rPr>
        <w:t>everal design decisions were guided by limitations of UML (</w:t>
      </w:r>
      <w:r w:rsidR="00B27AED" w:rsidRPr="00A44A07">
        <w:rPr>
          <w:color w:val="000000"/>
          <w:lang w:val="en-CA"/>
        </w:rPr>
        <w:t>e.g.</w:t>
      </w:r>
      <w:r w:rsidRPr="00EC0310">
        <w:rPr>
          <w:color w:val="000000"/>
          <w:lang w:val="en-CA"/>
        </w:rPr>
        <w:t xml:space="preserve"> single inheritance) and XSD (package dependencies artefacts)</w:t>
      </w:r>
      <w:r w:rsidR="00D404D2" w:rsidRPr="00EC0310">
        <w:rPr>
          <w:color w:val="000000"/>
          <w:lang w:val="en-CA"/>
        </w:rPr>
        <w:t xml:space="preserve"> and some constrain</w:t>
      </w:r>
      <w:r w:rsidR="00B2217A" w:rsidRPr="00EC0310">
        <w:rPr>
          <w:color w:val="000000"/>
          <w:lang w:val="en-CA"/>
        </w:rPr>
        <w:t>t</w:t>
      </w:r>
      <w:r w:rsidR="00D404D2" w:rsidRPr="00EC0310">
        <w:rPr>
          <w:color w:val="000000"/>
          <w:lang w:val="en-CA"/>
        </w:rPr>
        <w:t xml:space="preserve">s of GML delivery </w:t>
      </w:r>
      <w:r w:rsidR="00B2217A" w:rsidRPr="00EC0310">
        <w:rPr>
          <w:color w:val="000000"/>
          <w:lang w:val="en-CA"/>
        </w:rPr>
        <w:t>using</w:t>
      </w:r>
      <w:r w:rsidR="00D404D2" w:rsidRPr="00EC0310">
        <w:rPr>
          <w:color w:val="000000"/>
          <w:lang w:val="en-CA"/>
        </w:rPr>
        <w:t xml:space="preserve"> </w:t>
      </w:r>
      <w:r w:rsidR="00A173A4">
        <w:rPr>
          <w:color w:val="000000"/>
          <w:lang w:val="en-CA"/>
        </w:rPr>
        <w:t xml:space="preserve">ISO19142 </w:t>
      </w:r>
      <w:r w:rsidR="00D404D2" w:rsidRPr="00EC0310">
        <w:rPr>
          <w:color w:val="000000"/>
          <w:lang w:val="en-CA"/>
        </w:rPr>
        <w:t>WFS (for instance, some XSD encoding</w:t>
      </w:r>
      <w:r w:rsidR="00B2217A" w:rsidRPr="00EC0310">
        <w:rPr>
          <w:color w:val="000000"/>
          <w:lang w:val="en-CA"/>
        </w:rPr>
        <w:t>s</w:t>
      </w:r>
      <w:r w:rsidR="00D404D2" w:rsidRPr="00EC0310">
        <w:rPr>
          <w:color w:val="000000"/>
          <w:lang w:val="en-CA"/>
        </w:rPr>
        <w:t xml:space="preserve"> are not queryable easily with </w:t>
      </w:r>
      <w:r w:rsidR="00A173A4">
        <w:rPr>
          <w:color w:val="000000"/>
          <w:lang w:val="en-CA"/>
        </w:rPr>
        <w:t xml:space="preserve">ISO19143 </w:t>
      </w:r>
      <w:r w:rsidR="00D404D2" w:rsidRPr="00EC0310">
        <w:rPr>
          <w:color w:val="000000"/>
          <w:lang w:val="en-CA"/>
        </w:rPr>
        <w:t>FES)</w:t>
      </w:r>
      <w:r w:rsidRPr="00EC0310">
        <w:rPr>
          <w:color w:val="000000"/>
          <w:lang w:val="en-CA"/>
        </w:rPr>
        <w:t>.  But the UML model is detailed enough to constrain the main elements of any encoding; the name</w:t>
      </w:r>
      <w:r w:rsidR="00B2217A" w:rsidRPr="00EC0310">
        <w:rPr>
          <w:color w:val="000000"/>
          <w:lang w:val="en-CA"/>
        </w:rPr>
        <w:t>s</w:t>
      </w:r>
      <w:r w:rsidRPr="00EC0310">
        <w:rPr>
          <w:color w:val="000000"/>
          <w:lang w:val="en-CA"/>
        </w:rPr>
        <w:t xml:space="preserve"> of entities and the cardinality of properties, the associations between entities and to some extent property types.  On the other hand, some UML features do not have equivalences in certain encoding (for instance</w:t>
      </w:r>
      <w:r w:rsidR="00B2217A" w:rsidRPr="00EC0310">
        <w:rPr>
          <w:color w:val="000000"/>
          <w:lang w:val="en-CA"/>
        </w:rPr>
        <w:t>,</w:t>
      </w:r>
      <w:r w:rsidRPr="00EC0310">
        <w:rPr>
          <w:color w:val="000000"/>
          <w:lang w:val="en-CA"/>
        </w:rPr>
        <w:t xml:space="preserve"> JSON does not have a native support for namespaces or even schema). </w:t>
      </w:r>
    </w:p>
    <w:p w14:paraId="45509FBA" w14:textId="505678D8" w:rsidR="004F09EE" w:rsidRDefault="004F09EE" w:rsidP="00A6445A">
      <w:pPr>
        <w:rPr>
          <w:color w:val="000000"/>
          <w:lang w:val="en-CA"/>
        </w:rPr>
      </w:pPr>
      <w:r>
        <w:rPr>
          <w:color w:val="000000"/>
          <w:lang w:val="en-CA"/>
        </w:rPr>
        <w:lastRenderedPageBreak/>
        <w:fldChar w:fldCharType="begin"/>
      </w:r>
      <w:r>
        <w:rPr>
          <w:color w:val="000000"/>
          <w:lang w:val="en-CA"/>
        </w:rPr>
        <w:instrText xml:space="preserve"> REF _Ref447374621 \h </w:instrText>
      </w:r>
      <w:r>
        <w:rPr>
          <w:color w:val="000000"/>
          <w:lang w:val="en-CA"/>
        </w:rPr>
      </w:r>
      <w:r>
        <w:rPr>
          <w:color w:val="000000"/>
          <w:lang w:val="en-CA"/>
        </w:rPr>
        <w:fldChar w:fldCharType="separate"/>
      </w:r>
      <w:r w:rsidR="00F02ED9">
        <w:t xml:space="preserve">Figure </w:t>
      </w:r>
      <w:r w:rsidR="00F02ED9">
        <w:rPr>
          <w:noProof/>
        </w:rPr>
        <w:t>8</w:t>
      </w:r>
      <w:r>
        <w:rPr>
          <w:color w:val="000000"/>
          <w:lang w:val="en-CA"/>
        </w:rPr>
        <w:fldChar w:fldCharType="end"/>
      </w:r>
      <w:r>
        <w:rPr>
          <w:color w:val="000000"/>
          <w:lang w:val="en-CA"/>
        </w:rPr>
        <w:t xml:space="preserve"> shows requirements </w:t>
      </w:r>
      <w:proofErr w:type="gramStart"/>
      <w:r>
        <w:rPr>
          <w:color w:val="000000"/>
          <w:lang w:val="en-CA"/>
        </w:rPr>
        <w:t>classes</w:t>
      </w:r>
      <w:proofErr w:type="gramEnd"/>
      <w:r>
        <w:rPr>
          <w:color w:val="000000"/>
          <w:lang w:val="en-CA"/>
        </w:rPr>
        <w:t xml:space="preserve"> dependencies.</w:t>
      </w:r>
    </w:p>
    <w:p w14:paraId="37CFC471" w14:textId="71DA51C0" w:rsidR="004F09EE" w:rsidRDefault="00F658C5" w:rsidP="00EC0310">
      <w:pPr>
        <w:keepNext/>
      </w:pPr>
      <w:r>
        <w:rPr>
          <w:noProof/>
          <w:lang w:val="en-CA" w:eastAsia="en-CA"/>
        </w:rPr>
        <w:drawing>
          <wp:inline distT="0" distB="0" distL="0" distR="0" wp14:anchorId="5D4CE36C" wp14:editId="62A8693E">
            <wp:extent cx="4714875" cy="2819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14875" cy="2819400"/>
                    </a:xfrm>
                    <a:prstGeom prst="rect">
                      <a:avLst/>
                    </a:prstGeom>
                    <a:noFill/>
                    <a:ln>
                      <a:noFill/>
                    </a:ln>
                  </pic:spPr>
                </pic:pic>
              </a:graphicData>
            </a:graphic>
          </wp:inline>
        </w:drawing>
      </w:r>
    </w:p>
    <w:p w14:paraId="29EE9745" w14:textId="34A6A63E" w:rsidR="004F09EE" w:rsidRPr="00EC0310" w:rsidRDefault="004F09EE" w:rsidP="00EC0310">
      <w:pPr>
        <w:pStyle w:val="Lgende"/>
        <w:rPr>
          <w:color w:val="000000"/>
          <w:lang w:val="en-CA"/>
        </w:rPr>
      </w:pPr>
      <w:bookmarkStart w:id="78" w:name="_Ref447374621"/>
      <w:r>
        <w:t xml:space="preserve">Figure </w:t>
      </w:r>
      <w:r>
        <w:fldChar w:fldCharType="begin"/>
      </w:r>
      <w:r>
        <w:instrText xml:space="preserve"> SEQ Figure \* ARABIC </w:instrText>
      </w:r>
      <w:r>
        <w:fldChar w:fldCharType="separate"/>
      </w:r>
      <w:r w:rsidR="00F02ED9">
        <w:rPr>
          <w:noProof/>
        </w:rPr>
        <w:t>8</w:t>
      </w:r>
      <w:r>
        <w:fldChar w:fldCharType="end"/>
      </w:r>
      <w:bookmarkEnd w:id="78"/>
      <w:r>
        <w:t>: Logical Model Requirements classes dependencies</w:t>
      </w:r>
      <w:r w:rsidR="00496C22">
        <w:t xml:space="preserve"> (external dependencies not shown)</w:t>
      </w:r>
    </w:p>
    <w:p w14:paraId="75186E69" w14:textId="77777777" w:rsidR="004F09EE" w:rsidRDefault="004F09EE" w:rsidP="00A6445A">
      <w:pPr>
        <w:rPr>
          <w:color w:val="000000"/>
          <w:lang w:val="en-CA"/>
        </w:rPr>
      </w:pPr>
    </w:p>
    <w:p w14:paraId="7D1608FA" w14:textId="77777777" w:rsidR="009C3567" w:rsidRPr="00EC0310" w:rsidRDefault="00A6445A" w:rsidP="00A6445A">
      <w:pPr>
        <w:rPr>
          <w:color w:val="000000"/>
          <w:lang w:val="en-CA"/>
        </w:rPr>
      </w:pPr>
      <w:r w:rsidRPr="00EC0310">
        <w:rPr>
          <w:color w:val="000000"/>
          <w:lang w:val="en-CA"/>
        </w:rPr>
        <w:t>This section defines the minimal UML mapping requirements that shall be met by any target claiming compliance to this specification.</w:t>
      </w:r>
    </w:p>
    <w:p w14:paraId="516347B8" w14:textId="77777777" w:rsidR="009C3567" w:rsidRPr="00D12552" w:rsidRDefault="009C3567" w:rsidP="000B4F44">
      <w:pPr>
        <w:pStyle w:val="Titre3"/>
        <w:spacing w:after="240"/>
        <w:rPr>
          <w:lang w:val="en-CA"/>
        </w:rPr>
      </w:pPr>
      <w:bookmarkStart w:id="79" w:name="_Toc452643134"/>
      <w:r>
        <w:rPr>
          <w:lang w:val="en-CA"/>
        </w:rPr>
        <w:t>Property cardinality</w:t>
      </w:r>
      <w:bookmarkEnd w:id="79"/>
    </w:p>
    <w:p w14:paraId="68C34312" w14:textId="148930C8" w:rsidR="00A6445A" w:rsidRDefault="009C3567" w:rsidP="004A5507">
      <w:pPr>
        <w:rPr>
          <w:lang w:val="en-CA"/>
        </w:rPr>
      </w:pPr>
      <w:r>
        <w:rPr>
          <w:lang w:val="en-CA"/>
        </w:rPr>
        <w:t>All properties that could be made optional are optional in GeoSciML 4.</w:t>
      </w:r>
      <w:r w:rsidR="004832DE">
        <w:rPr>
          <w:lang w:val="en-CA"/>
        </w:rPr>
        <w:t>1</w:t>
      </w:r>
      <w:r>
        <w:rPr>
          <w:lang w:val="en-CA"/>
        </w:rPr>
        <w:t xml:space="preserve">.  This is a reversal of </w:t>
      </w:r>
      <w:r w:rsidR="00B2217A">
        <w:rPr>
          <w:lang w:val="en-CA"/>
        </w:rPr>
        <w:t xml:space="preserve">the pattern used in GeoSciML </w:t>
      </w:r>
      <w:r w:rsidR="00D404D2">
        <w:rPr>
          <w:lang w:val="en-CA"/>
        </w:rPr>
        <w:t xml:space="preserve">version </w:t>
      </w:r>
      <w:r>
        <w:rPr>
          <w:lang w:val="en-CA"/>
        </w:rPr>
        <w:t xml:space="preserve">3.2 where all properties were made mandatory, forcing the data provider to document why the property was missing using </w:t>
      </w:r>
      <w:r w:rsidR="00D404D2">
        <w:rPr>
          <w:lang w:val="en-CA"/>
        </w:rPr>
        <w:t>nillable properties</w:t>
      </w:r>
      <w:r>
        <w:rPr>
          <w:lang w:val="en-CA"/>
        </w:rPr>
        <w:t xml:space="preserve">.  This design attracted a lot of criticism (not </w:t>
      </w:r>
      <w:r w:rsidR="00D404D2">
        <w:rPr>
          <w:lang w:val="en-CA"/>
        </w:rPr>
        <w:t xml:space="preserve">only </w:t>
      </w:r>
      <w:r>
        <w:rPr>
          <w:lang w:val="en-CA"/>
        </w:rPr>
        <w:t xml:space="preserve">for GeoSciML but </w:t>
      </w:r>
      <w:r w:rsidR="00D404D2">
        <w:rPr>
          <w:lang w:val="en-CA"/>
        </w:rPr>
        <w:t xml:space="preserve">from </w:t>
      </w:r>
      <w:r>
        <w:rPr>
          <w:lang w:val="en-CA"/>
        </w:rPr>
        <w:t>other communities presented with the same pattern) from application developers and data providers that consider</w:t>
      </w:r>
      <w:r w:rsidR="001759FE">
        <w:rPr>
          <w:lang w:val="en-CA"/>
        </w:rPr>
        <w:t xml:space="preserve"> that</w:t>
      </w:r>
      <w:r w:rsidR="00EC0310">
        <w:rPr>
          <w:lang w:val="en-CA"/>
        </w:rPr>
        <w:t xml:space="preserve"> </w:t>
      </w:r>
      <w:r>
        <w:rPr>
          <w:lang w:val="en-CA"/>
        </w:rPr>
        <w:t xml:space="preserve">filling the instance with nil properties </w:t>
      </w:r>
      <w:r w:rsidR="00773E1B">
        <w:rPr>
          <w:lang w:val="en-CA"/>
        </w:rPr>
        <w:t xml:space="preserve">is </w:t>
      </w:r>
      <w:r>
        <w:rPr>
          <w:lang w:val="en-CA"/>
        </w:rPr>
        <w:t>“</w:t>
      </w:r>
      <w:r w:rsidR="00B27AED">
        <w:rPr>
          <w:lang w:val="en-CA"/>
        </w:rPr>
        <w:t>unnecessarily</w:t>
      </w:r>
      <w:r>
        <w:rPr>
          <w:lang w:val="en-CA"/>
        </w:rPr>
        <w:t xml:space="preserve"> verbose” and a waste of bandwidth.  </w:t>
      </w:r>
      <w:r w:rsidR="00EC644A">
        <w:rPr>
          <w:lang w:val="en-CA"/>
        </w:rPr>
        <w:t>It has been argued that nillable properties are just verbose absent value</w:t>
      </w:r>
      <w:r w:rsidR="00524C50">
        <w:rPr>
          <w:lang w:val="en-CA"/>
        </w:rPr>
        <w:t>s</w:t>
      </w:r>
      <w:r w:rsidR="00EC644A">
        <w:rPr>
          <w:lang w:val="en-CA"/>
        </w:rPr>
        <w:t xml:space="preserve">.  </w:t>
      </w:r>
      <w:r>
        <w:rPr>
          <w:lang w:val="en-CA"/>
        </w:rPr>
        <w:t xml:space="preserve">This issue is a real concern for mobile applications where payload has an impact on user experience. </w:t>
      </w:r>
    </w:p>
    <w:p w14:paraId="005E4B55" w14:textId="6474BD2B" w:rsidR="00EC644A" w:rsidRDefault="00EC644A" w:rsidP="004A5507">
      <w:pPr>
        <w:rPr>
          <w:lang w:val="en-CA"/>
        </w:rPr>
      </w:pPr>
      <w:r>
        <w:rPr>
          <w:lang w:val="en-CA"/>
        </w:rPr>
        <w:t>N</w:t>
      </w:r>
      <w:r w:rsidR="009B64F8">
        <w:rPr>
          <w:lang w:val="en-CA"/>
        </w:rPr>
        <w:t xml:space="preserve">illable properties actually carry useful or even required </w:t>
      </w:r>
      <w:r w:rsidR="00B27AED">
        <w:rPr>
          <w:lang w:val="en-CA"/>
        </w:rPr>
        <w:t>information in</w:t>
      </w:r>
      <w:r w:rsidR="009B64F8">
        <w:rPr>
          <w:lang w:val="en-CA"/>
        </w:rPr>
        <w:t xml:space="preserve"> certain use cases, such a</w:t>
      </w:r>
      <w:r w:rsidR="00D404D2">
        <w:rPr>
          <w:lang w:val="en-CA"/>
        </w:rPr>
        <w:t>s</w:t>
      </w:r>
      <w:r w:rsidR="009B64F8">
        <w:rPr>
          <w:lang w:val="en-CA"/>
        </w:rPr>
        <w:t xml:space="preserve"> legally bounded data exchange scenarios</w:t>
      </w:r>
      <w:r>
        <w:rPr>
          <w:lang w:val="en-CA"/>
        </w:rPr>
        <w:t xml:space="preserve">.  Some communities using GeoSciML </w:t>
      </w:r>
      <w:r w:rsidR="00B2217A">
        <w:rPr>
          <w:lang w:val="en-CA"/>
        </w:rPr>
        <w:t>may</w:t>
      </w:r>
      <w:r>
        <w:rPr>
          <w:lang w:val="en-CA"/>
        </w:rPr>
        <w:t xml:space="preserve"> still want to force usage of nilled properties and the SWG recognised that different communities might want to enforce different sets of properties.  To meet this requirement and to offer flexibility to various communities wanting to use (or extend) GeoSciML, properties are optional, but can still be nilled.  A data provider is offered two options when a value is missing:</w:t>
      </w:r>
    </w:p>
    <w:p w14:paraId="5C6B93DB" w14:textId="6F5A4FB6" w:rsidR="00EC644A" w:rsidRDefault="00EC644A" w:rsidP="00EC0310">
      <w:pPr>
        <w:numPr>
          <w:ilvl w:val="0"/>
          <w:numId w:val="30"/>
        </w:numPr>
        <w:rPr>
          <w:lang w:val="en-CA"/>
        </w:rPr>
      </w:pPr>
      <w:r>
        <w:rPr>
          <w:lang w:val="en-CA"/>
        </w:rPr>
        <w:t>Omit the property</w:t>
      </w:r>
    </w:p>
    <w:p w14:paraId="7284E536" w14:textId="63D27DBD" w:rsidR="00EC644A" w:rsidRDefault="00B2217A" w:rsidP="00EC0310">
      <w:pPr>
        <w:numPr>
          <w:ilvl w:val="0"/>
          <w:numId w:val="30"/>
        </w:numPr>
        <w:rPr>
          <w:lang w:val="en-CA"/>
        </w:rPr>
      </w:pPr>
      <w:r>
        <w:rPr>
          <w:lang w:val="en-CA"/>
        </w:rPr>
        <w:lastRenderedPageBreak/>
        <w:t>Deliver</w:t>
      </w:r>
      <w:r w:rsidR="00EC644A">
        <w:rPr>
          <w:lang w:val="en-CA"/>
        </w:rPr>
        <w:t xml:space="preserve"> a nilled property with </w:t>
      </w:r>
      <w:r w:rsidR="00D3219D">
        <w:rPr>
          <w:lang w:val="en-CA"/>
        </w:rPr>
        <w:t>relevant justification.</w:t>
      </w:r>
    </w:p>
    <w:p w14:paraId="4B3A8D99" w14:textId="4EE5BAC3" w:rsidR="00D3219D" w:rsidRDefault="00B2217A" w:rsidP="00D3219D">
      <w:pPr>
        <w:rPr>
          <w:lang w:val="en-CA"/>
        </w:rPr>
      </w:pPr>
      <w:r>
        <w:rPr>
          <w:lang w:val="en-CA"/>
        </w:rPr>
        <w:t>Which</w:t>
      </w:r>
      <w:r w:rsidR="00D3219D">
        <w:rPr>
          <w:lang w:val="en-CA"/>
        </w:rPr>
        <w:t xml:space="preserve"> option is </w:t>
      </w:r>
      <w:r w:rsidR="00704C86">
        <w:rPr>
          <w:lang w:val="en-CA"/>
        </w:rPr>
        <w:t xml:space="preserve">most </w:t>
      </w:r>
      <w:r w:rsidR="00D3219D">
        <w:rPr>
          <w:lang w:val="en-CA"/>
        </w:rPr>
        <w:t>useful for a community is left to that community</w:t>
      </w:r>
      <w:r>
        <w:rPr>
          <w:lang w:val="en-CA"/>
        </w:rPr>
        <w:t xml:space="preserve"> to decide. Their decision</w:t>
      </w:r>
      <w:r w:rsidR="00D3219D">
        <w:rPr>
          <w:lang w:val="en-CA"/>
        </w:rPr>
        <w:t xml:space="preserve"> can </w:t>
      </w:r>
      <w:r>
        <w:rPr>
          <w:lang w:val="en-CA"/>
        </w:rPr>
        <w:t xml:space="preserve">be </w:t>
      </w:r>
      <w:r w:rsidR="00D3219D">
        <w:rPr>
          <w:lang w:val="en-CA"/>
        </w:rPr>
        <w:t>enforce</w:t>
      </w:r>
      <w:r>
        <w:rPr>
          <w:lang w:val="en-CA"/>
        </w:rPr>
        <w:t>d</w:t>
      </w:r>
      <w:r w:rsidR="00D3219D">
        <w:rPr>
          <w:lang w:val="en-CA"/>
        </w:rPr>
        <w:t xml:space="preserve"> using Schematron.  Therefore we foresee a) GeoSciML </w:t>
      </w:r>
      <w:r w:rsidR="009F2680">
        <w:rPr>
          <w:lang w:val="en-CA"/>
        </w:rPr>
        <w:t>data model</w:t>
      </w:r>
      <w:r w:rsidR="00D3219D">
        <w:rPr>
          <w:lang w:val="en-CA"/>
        </w:rPr>
        <w:t>, defined by this specification providing naming and structure and b) a series of community</w:t>
      </w:r>
      <w:r>
        <w:rPr>
          <w:lang w:val="en-CA"/>
        </w:rPr>
        <w:t>-</w:t>
      </w:r>
      <w:r w:rsidR="00D3219D">
        <w:rPr>
          <w:lang w:val="en-CA"/>
        </w:rPr>
        <w:t>defined rule</w:t>
      </w:r>
      <w:r>
        <w:rPr>
          <w:lang w:val="en-CA"/>
        </w:rPr>
        <w:t>s</w:t>
      </w:r>
      <w:r w:rsidR="00D3219D">
        <w:rPr>
          <w:lang w:val="en-CA"/>
        </w:rPr>
        <w:t xml:space="preserve"> to enforce </w:t>
      </w:r>
      <w:r w:rsidR="003266F1">
        <w:rPr>
          <w:lang w:val="en-CA"/>
        </w:rPr>
        <w:t xml:space="preserve">the </w:t>
      </w:r>
      <w:r w:rsidR="00D3219D">
        <w:rPr>
          <w:lang w:val="en-CA"/>
        </w:rPr>
        <w:t xml:space="preserve">presence of certain properties relevant to their use cases.  For XML, this translates into a set of common XSD and SCH to </w:t>
      </w:r>
      <w:r w:rsidR="00704C86">
        <w:rPr>
          <w:lang w:val="en-CA"/>
        </w:rPr>
        <w:t>govern</w:t>
      </w:r>
      <w:r w:rsidR="00D3219D">
        <w:rPr>
          <w:lang w:val="en-CA"/>
        </w:rPr>
        <w:t xml:space="preserve"> conformance to GeoSciML</w:t>
      </w:r>
      <w:r w:rsidR="00704C86">
        <w:rPr>
          <w:lang w:val="en-CA"/>
        </w:rPr>
        <w:t>,</w:t>
      </w:r>
      <w:r w:rsidR="00D3219D">
        <w:rPr>
          <w:lang w:val="en-CA"/>
        </w:rPr>
        <w:t xml:space="preserve"> and community</w:t>
      </w:r>
      <w:r w:rsidR="00704C86">
        <w:rPr>
          <w:lang w:val="en-CA"/>
        </w:rPr>
        <w:t>-</w:t>
      </w:r>
      <w:r w:rsidR="00D3219D">
        <w:rPr>
          <w:lang w:val="en-CA"/>
        </w:rPr>
        <w:t>specific SCH to enforce specific use cases, such as INSPIRE.</w:t>
      </w:r>
    </w:p>
    <w:p w14:paraId="0E37D61E" w14:textId="14586D57" w:rsidR="009D3533" w:rsidRDefault="003A580A" w:rsidP="00EC0310">
      <w:pPr>
        <w:pStyle w:val="Titre3"/>
        <w:spacing w:after="240"/>
        <w:rPr>
          <w:lang w:val="en-CA"/>
        </w:rPr>
      </w:pPr>
      <w:bookmarkStart w:id="80" w:name="_Toc448329411"/>
      <w:bookmarkStart w:id="81" w:name="_Toc448329559"/>
      <w:bookmarkStart w:id="82" w:name="_Toc448329945"/>
      <w:bookmarkStart w:id="83" w:name="_Toc448329412"/>
      <w:bookmarkStart w:id="84" w:name="_Toc448329560"/>
      <w:bookmarkStart w:id="85" w:name="_Toc448329946"/>
      <w:bookmarkStart w:id="86" w:name="_Toc448329413"/>
      <w:bookmarkStart w:id="87" w:name="_Toc448329561"/>
      <w:bookmarkStart w:id="88" w:name="_Toc448329947"/>
      <w:bookmarkStart w:id="89" w:name="_Toc448329414"/>
      <w:bookmarkStart w:id="90" w:name="_Toc448329562"/>
      <w:bookmarkStart w:id="91" w:name="_Toc448329948"/>
      <w:bookmarkStart w:id="92" w:name="_Toc448329415"/>
      <w:bookmarkStart w:id="93" w:name="_Toc448329563"/>
      <w:bookmarkStart w:id="94" w:name="_Toc448329949"/>
      <w:bookmarkStart w:id="95" w:name="_Toc448329416"/>
      <w:bookmarkStart w:id="96" w:name="_Toc448329564"/>
      <w:bookmarkStart w:id="97" w:name="_Toc448329950"/>
      <w:bookmarkStart w:id="98" w:name="_Toc452643135"/>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r>
        <w:rPr>
          <w:lang w:val="en-CA"/>
        </w:rPr>
        <w:t>Package shortcut</w:t>
      </w:r>
      <w:r w:rsidR="008B7992">
        <w:rPr>
          <w:lang w:val="en-CA"/>
        </w:rPr>
        <w:t>s</w:t>
      </w:r>
      <w:bookmarkEnd w:id="98"/>
    </w:p>
    <w:p w14:paraId="7F65CCE8" w14:textId="31803EA0" w:rsidR="003A580A" w:rsidRDefault="003A580A" w:rsidP="004A5507">
      <w:pPr>
        <w:rPr>
          <w:lang w:val="en-CA"/>
        </w:rPr>
      </w:pPr>
      <w:r>
        <w:rPr>
          <w:lang w:val="en-CA"/>
        </w:rPr>
        <w:t>The following shortcuts are used to refer to external (non GeoSciML) classifiers.</w:t>
      </w:r>
    </w:p>
    <w:tbl>
      <w:tblPr>
        <w:tblW w:w="0" w:type="auto"/>
        <w:tblBorders>
          <w:top w:val="single" w:sz="8" w:space="0" w:color="8064A2"/>
          <w:bottom w:val="single" w:sz="8" w:space="0" w:color="8064A2"/>
        </w:tblBorders>
        <w:tblLook w:val="04A0" w:firstRow="1" w:lastRow="0" w:firstColumn="1" w:lastColumn="0" w:noHBand="0" w:noVBand="1"/>
      </w:tblPr>
      <w:tblGrid>
        <w:gridCol w:w="1242"/>
        <w:gridCol w:w="7614"/>
      </w:tblGrid>
      <w:tr w:rsidR="007E67EB" w:rsidRPr="00295FF9" w14:paraId="398EC875" w14:textId="77777777" w:rsidTr="00295FF9">
        <w:tc>
          <w:tcPr>
            <w:tcW w:w="1242" w:type="dxa"/>
            <w:tcBorders>
              <w:top w:val="single" w:sz="8" w:space="0" w:color="8064A2"/>
              <w:left w:val="nil"/>
              <w:bottom w:val="single" w:sz="8" w:space="0" w:color="8064A2"/>
              <w:right w:val="nil"/>
            </w:tcBorders>
            <w:shd w:val="clear" w:color="auto" w:fill="auto"/>
          </w:tcPr>
          <w:p w14:paraId="01A39FE7" w14:textId="02221966" w:rsidR="003A580A" w:rsidRPr="00295FF9" w:rsidRDefault="003A580A" w:rsidP="00295FF9">
            <w:pPr>
              <w:spacing w:before="120" w:after="0"/>
              <w:jc w:val="both"/>
              <w:rPr>
                <w:b/>
                <w:bCs/>
                <w:lang w:val="en-CA"/>
              </w:rPr>
            </w:pPr>
            <w:commentRangeStart w:id="99"/>
            <w:r w:rsidRPr="00295FF9">
              <w:rPr>
                <w:b/>
                <w:bCs/>
                <w:lang w:val="en-CA"/>
              </w:rPr>
              <w:t>Shortcut</w:t>
            </w:r>
          </w:p>
        </w:tc>
        <w:tc>
          <w:tcPr>
            <w:tcW w:w="7614" w:type="dxa"/>
            <w:tcBorders>
              <w:top w:val="single" w:sz="8" w:space="0" w:color="8064A2"/>
              <w:left w:val="nil"/>
              <w:bottom w:val="single" w:sz="8" w:space="0" w:color="8064A2"/>
              <w:right w:val="nil"/>
            </w:tcBorders>
            <w:shd w:val="clear" w:color="auto" w:fill="auto"/>
          </w:tcPr>
          <w:p w14:paraId="7D3A1D9B" w14:textId="71350743" w:rsidR="003A580A" w:rsidRPr="00295FF9" w:rsidRDefault="003A580A" w:rsidP="00295FF9">
            <w:pPr>
              <w:spacing w:before="120" w:after="0"/>
              <w:jc w:val="both"/>
              <w:rPr>
                <w:b/>
                <w:bCs/>
                <w:lang w:val="en-CA"/>
              </w:rPr>
            </w:pPr>
            <w:r w:rsidRPr="00295FF9">
              <w:rPr>
                <w:b/>
                <w:bCs/>
                <w:lang w:val="en-CA"/>
              </w:rPr>
              <w:t>Full path</w:t>
            </w:r>
          </w:p>
        </w:tc>
      </w:tr>
      <w:tr w:rsidR="003A580A" w:rsidRPr="0060248E" w14:paraId="65FD2F98" w14:textId="77777777" w:rsidTr="00295FF9">
        <w:tc>
          <w:tcPr>
            <w:tcW w:w="1242" w:type="dxa"/>
            <w:tcBorders>
              <w:left w:val="nil"/>
              <w:right w:val="nil"/>
            </w:tcBorders>
            <w:shd w:val="clear" w:color="auto" w:fill="DFD8E8"/>
          </w:tcPr>
          <w:p w14:paraId="35AD0D57" w14:textId="1A6491CD" w:rsidR="003A580A" w:rsidRPr="00295FF9" w:rsidRDefault="003A580A" w:rsidP="00295FF9">
            <w:pPr>
              <w:spacing w:before="120" w:after="0"/>
              <w:jc w:val="both"/>
              <w:rPr>
                <w:b/>
                <w:bCs/>
                <w:color w:val="5F497A"/>
                <w:lang w:val="en-CA"/>
              </w:rPr>
            </w:pPr>
            <w:r w:rsidRPr="00295FF9">
              <w:rPr>
                <w:b/>
                <w:bCs/>
                <w:color w:val="5F497A"/>
                <w:lang w:val="en-CA"/>
              </w:rPr>
              <w:t>OM</w:t>
            </w:r>
          </w:p>
        </w:tc>
        <w:tc>
          <w:tcPr>
            <w:tcW w:w="7614" w:type="dxa"/>
            <w:tcBorders>
              <w:left w:val="nil"/>
              <w:right w:val="nil"/>
            </w:tcBorders>
            <w:shd w:val="clear" w:color="auto" w:fill="DFD8E8"/>
          </w:tcPr>
          <w:p w14:paraId="4AE59E78" w14:textId="29EE6592" w:rsidR="003A580A" w:rsidRPr="00295FF9" w:rsidRDefault="003A580A" w:rsidP="00295FF9">
            <w:pPr>
              <w:spacing w:before="120" w:after="0"/>
              <w:jc w:val="both"/>
              <w:rPr>
                <w:rStyle w:val="reqtext"/>
                <w:color w:val="5F497A"/>
              </w:rPr>
            </w:pPr>
            <w:r w:rsidRPr="00295FF9">
              <w:rPr>
                <w:rStyle w:val="reqtext"/>
                <w:color w:val="5F497A"/>
              </w:rPr>
              <w:t>ISO TC211/ISO 19156 All/ISO 19156:2011 Observations and Measurements</w:t>
            </w:r>
          </w:p>
        </w:tc>
      </w:tr>
      <w:tr w:rsidR="003A580A" w:rsidRPr="0060248E" w14:paraId="51F19CBB" w14:textId="77777777" w:rsidTr="00295FF9">
        <w:tc>
          <w:tcPr>
            <w:tcW w:w="1242" w:type="dxa"/>
            <w:shd w:val="clear" w:color="auto" w:fill="auto"/>
          </w:tcPr>
          <w:p w14:paraId="3D17B76E" w14:textId="1F3A24A4" w:rsidR="003A580A" w:rsidRPr="00295FF9" w:rsidRDefault="003A580A" w:rsidP="00295FF9">
            <w:pPr>
              <w:spacing w:before="120" w:after="0"/>
              <w:jc w:val="both"/>
              <w:rPr>
                <w:b/>
                <w:bCs/>
                <w:color w:val="5F497A"/>
                <w:lang w:val="en-CA"/>
              </w:rPr>
            </w:pPr>
            <w:r w:rsidRPr="00295FF9">
              <w:rPr>
                <w:b/>
                <w:bCs/>
                <w:color w:val="5F497A"/>
                <w:lang w:val="en-CA"/>
              </w:rPr>
              <w:t>SWE</w:t>
            </w:r>
          </w:p>
        </w:tc>
        <w:tc>
          <w:tcPr>
            <w:tcW w:w="7614" w:type="dxa"/>
            <w:shd w:val="clear" w:color="auto" w:fill="auto"/>
          </w:tcPr>
          <w:p w14:paraId="51E4CF4D" w14:textId="30E0E2FF" w:rsidR="003A580A" w:rsidRPr="00295FF9" w:rsidRDefault="003A580A" w:rsidP="00295FF9">
            <w:pPr>
              <w:spacing w:before="120" w:after="0"/>
              <w:jc w:val="both"/>
              <w:rPr>
                <w:rStyle w:val="reqtext"/>
                <w:color w:val="5F497A"/>
              </w:rPr>
            </w:pPr>
            <w:r w:rsidRPr="00295FF9">
              <w:rPr>
                <w:rStyle w:val="reqtext"/>
                <w:color w:val="5F497A"/>
              </w:rPr>
              <w:t>OGC/Sensor Web Enablement 2.0/SWE Common Data Model 2.0</w:t>
            </w:r>
          </w:p>
        </w:tc>
      </w:tr>
      <w:tr w:rsidR="003A580A" w:rsidRPr="0060248E" w14:paraId="48E42281" w14:textId="77777777" w:rsidTr="00295FF9">
        <w:tc>
          <w:tcPr>
            <w:tcW w:w="1242" w:type="dxa"/>
            <w:tcBorders>
              <w:left w:val="nil"/>
              <w:right w:val="nil"/>
            </w:tcBorders>
            <w:shd w:val="clear" w:color="auto" w:fill="DFD8E8"/>
          </w:tcPr>
          <w:p w14:paraId="627D9815" w14:textId="730C7A2A" w:rsidR="003A580A" w:rsidRPr="00295FF9" w:rsidRDefault="003A580A" w:rsidP="00295FF9">
            <w:pPr>
              <w:spacing w:before="120" w:after="0"/>
              <w:jc w:val="both"/>
              <w:rPr>
                <w:b/>
                <w:bCs/>
                <w:color w:val="5F497A"/>
                <w:lang w:val="en-CA"/>
              </w:rPr>
            </w:pPr>
            <w:r w:rsidRPr="00295FF9">
              <w:rPr>
                <w:b/>
                <w:bCs/>
                <w:color w:val="5F497A"/>
                <w:lang w:val="en-CA"/>
              </w:rPr>
              <w:t>GEO</w:t>
            </w:r>
          </w:p>
        </w:tc>
        <w:tc>
          <w:tcPr>
            <w:tcW w:w="7614" w:type="dxa"/>
            <w:tcBorders>
              <w:left w:val="nil"/>
              <w:right w:val="nil"/>
            </w:tcBorders>
            <w:shd w:val="clear" w:color="auto" w:fill="DFD8E8"/>
          </w:tcPr>
          <w:p w14:paraId="07404D5A" w14:textId="3BBEC90D" w:rsidR="003A580A" w:rsidRPr="00295FF9" w:rsidRDefault="003A580A" w:rsidP="00295FF9">
            <w:pPr>
              <w:spacing w:before="120" w:after="0"/>
              <w:jc w:val="both"/>
              <w:rPr>
                <w:rStyle w:val="reqtext"/>
                <w:color w:val="5F497A"/>
              </w:rPr>
            </w:pPr>
            <w:r w:rsidRPr="00295FF9">
              <w:rPr>
                <w:rStyle w:val="reqtext"/>
                <w:color w:val="5F497A"/>
              </w:rPr>
              <w:t>ISO TC211/ISO 19107 All/ISO 19107:2003 Spatial Schema</w:t>
            </w:r>
          </w:p>
        </w:tc>
      </w:tr>
      <w:tr w:rsidR="003A580A" w:rsidRPr="0060248E" w14:paraId="3FB46DAE" w14:textId="77777777" w:rsidTr="00295FF9">
        <w:tc>
          <w:tcPr>
            <w:tcW w:w="1242" w:type="dxa"/>
            <w:shd w:val="clear" w:color="auto" w:fill="auto"/>
          </w:tcPr>
          <w:p w14:paraId="3D169105" w14:textId="4AC08A10" w:rsidR="003A580A" w:rsidRPr="00295FF9" w:rsidRDefault="003A580A" w:rsidP="00295FF9">
            <w:pPr>
              <w:spacing w:before="120" w:after="0"/>
              <w:jc w:val="both"/>
              <w:rPr>
                <w:b/>
                <w:bCs/>
                <w:color w:val="5F497A"/>
                <w:lang w:val="en-CA"/>
              </w:rPr>
            </w:pPr>
            <w:r w:rsidRPr="00295FF9">
              <w:rPr>
                <w:b/>
                <w:bCs/>
                <w:color w:val="5F497A"/>
                <w:lang w:val="en-CA"/>
              </w:rPr>
              <w:t>Primitive</w:t>
            </w:r>
          </w:p>
        </w:tc>
        <w:tc>
          <w:tcPr>
            <w:tcW w:w="7614" w:type="dxa"/>
            <w:shd w:val="clear" w:color="auto" w:fill="auto"/>
          </w:tcPr>
          <w:p w14:paraId="25C6338D" w14:textId="109E5CE9" w:rsidR="003A580A" w:rsidRPr="00295FF9" w:rsidRDefault="003A580A" w:rsidP="00295FF9">
            <w:pPr>
              <w:spacing w:before="120" w:after="0"/>
              <w:jc w:val="both"/>
              <w:rPr>
                <w:rStyle w:val="reqtext"/>
                <w:color w:val="5F497A"/>
              </w:rPr>
            </w:pPr>
            <w:r w:rsidRPr="00295FF9">
              <w:rPr>
                <w:rStyle w:val="reqtext"/>
                <w:color w:val="5F497A"/>
              </w:rPr>
              <w:t>ISO TC211/ISO 19103 All/ISO 19103:2005 Conceptual schema language</w:t>
            </w:r>
          </w:p>
        </w:tc>
      </w:tr>
      <w:tr w:rsidR="003A580A" w:rsidRPr="0060248E" w14:paraId="0C6B0EC3" w14:textId="77777777" w:rsidTr="00295FF9">
        <w:tc>
          <w:tcPr>
            <w:tcW w:w="1242" w:type="dxa"/>
            <w:tcBorders>
              <w:left w:val="nil"/>
              <w:right w:val="nil"/>
            </w:tcBorders>
            <w:shd w:val="clear" w:color="auto" w:fill="DFD8E8"/>
          </w:tcPr>
          <w:p w14:paraId="07E094AA" w14:textId="180A95FA" w:rsidR="003A580A" w:rsidRPr="00295FF9" w:rsidRDefault="003A580A" w:rsidP="00295FF9">
            <w:pPr>
              <w:spacing w:before="120" w:after="0"/>
              <w:jc w:val="both"/>
              <w:rPr>
                <w:b/>
                <w:bCs/>
                <w:color w:val="5F497A"/>
                <w:lang w:val="en-CA"/>
              </w:rPr>
            </w:pPr>
            <w:r w:rsidRPr="00295FF9">
              <w:rPr>
                <w:b/>
                <w:bCs/>
                <w:color w:val="5F497A"/>
                <w:lang w:val="en-CA"/>
              </w:rPr>
              <w:t>Temporal</w:t>
            </w:r>
          </w:p>
        </w:tc>
        <w:tc>
          <w:tcPr>
            <w:tcW w:w="7614" w:type="dxa"/>
            <w:tcBorders>
              <w:left w:val="nil"/>
              <w:right w:val="nil"/>
            </w:tcBorders>
            <w:shd w:val="clear" w:color="auto" w:fill="DFD8E8"/>
          </w:tcPr>
          <w:p w14:paraId="4DB3F92D" w14:textId="1A1C8098" w:rsidR="003A580A" w:rsidRPr="00295FF9" w:rsidRDefault="003A580A" w:rsidP="00295FF9">
            <w:pPr>
              <w:spacing w:before="120" w:after="0"/>
              <w:jc w:val="both"/>
              <w:rPr>
                <w:rStyle w:val="reqtext"/>
                <w:color w:val="5F497A"/>
              </w:rPr>
            </w:pPr>
            <w:r w:rsidRPr="00295FF9">
              <w:rPr>
                <w:rStyle w:val="reqtext"/>
                <w:color w:val="5F497A"/>
              </w:rPr>
              <w:t>ISO TC211/ISO 19108 All/ISO 19108:2006 Temporal Schema</w:t>
            </w:r>
          </w:p>
        </w:tc>
      </w:tr>
      <w:tr w:rsidR="00253146" w:rsidRPr="0060248E" w14:paraId="402433D1" w14:textId="77777777" w:rsidTr="00295FF9">
        <w:tc>
          <w:tcPr>
            <w:tcW w:w="1242" w:type="dxa"/>
            <w:shd w:val="clear" w:color="auto" w:fill="auto"/>
          </w:tcPr>
          <w:p w14:paraId="47E9C396" w14:textId="47E4A3EE" w:rsidR="00253146" w:rsidRPr="00295FF9" w:rsidRDefault="00253146" w:rsidP="00295FF9">
            <w:pPr>
              <w:spacing w:before="120" w:after="0"/>
              <w:jc w:val="both"/>
              <w:rPr>
                <w:b/>
                <w:bCs/>
                <w:color w:val="5F497A"/>
                <w:lang w:val="en-CA"/>
              </w:rPr>
            </w:pPr>
            <w:r w:rsidRPr="00295FF9">
              <w:rPr>
                <w:b/>
                <w:bCs/>
                <w:color w:val="5F497A"/>
                <w:lang w:val="en-CA"/>
              </w:rPr>
              <w:t>GML</w:t>
            </w:r>
          </w:p>
        </w:tc>
        <w:tc>
          <w:tcPr>
            <w:tcW w:w="7614" w:type="dxa"/>
            <w:shd w:val="clear" w:color="auto" w:fill="auto"/>
          </w:tcPr>
          <w:p w14:paraId="6E013A3D" w14:textId="25FED5B9" w:rsidR="00253146" w:rsidRPr="00295FF9" w:rsidRDefault="00253146" w:rsidP="00295FF9">
            <w:pPr>
              <w:spacing w:before="120" w:after="0"/>
              <w:jc w:val="both"/>
              <w:rPr>
                <w:rStyle w:val="reqtext"/>
                <w:color w:val="5F497A"/>
              </w:rPr>
            </w:pPr>
            <w:r w:rsidRPr="00295FF9">
              <w:rPr>
                <w:rStyle w:val="reqtext"/>
                <w:color w:val="5F497A"/>
              </w:rPr>
              <w:t>ISO TC211/ISO 19136:2007 GML</w:t>
            </w:r>
            <w:commentRangeEnd w:id="99"/>
            <w:r w:rsidR="007E67EB">
              <w:rPr>
                <w:rStyle w:val="Marquedecommentaire"/>
              </w:rPr>
              <w:commentReference w:id="99"/>
            </w:r>
          </w:p>
        </w:tc>
      </w:tr>
    </w:tbl>
    <w:p w14:paraId="51F19745" w14:textId="77777777" w:rsidR="003A580A" w:rsidRPr="00D12552" w:rsidRDefault="003A580A" w:rsidP="004A5507">
      <w:pPr>
        <w:rPr>
          <w:lang w:val="en-CA"/>
        </w:rPr>
      </w:pPr>
    </w:p>
    <w:p w14:paraId="0F1DF2C6" w14:textId="3E0C9BD6" w:rsidR="009A7B37" w:rsidRDefault="00695378">
      <w:pPr>
        <w:pStyle w:val="Titre2"/>
        <w:rPr>
          <w:lang w:val="en-CA"/>
        </w:rPr>
      </w:pPr>
      <w:bookmarkStart w:id="100" w:name="_Toc452643136"/>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r w:rsidR="005375F0">
        <w:rPr>
          <w:lang w:val="en-CA"/>
        </w:rPr>
        <w:t xml:space="preserve"> (Normative)</w:t>
      </w:r>
      <w:bookmarkEnd w:id="100"/>
    </w:p>
    <w:p w14:paraId="717CDD1E" w14:textId="77777777" w:rsidR="00DA41F8" w:rsidRPr="00DA41F8" w:rsidRDefault="00DA41F8" w:rsidP="00DA41F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A41F8" w:rsidRPr="005A0586" w14:paraId="2FF42A30" w14:textId="77777777" w:rsidTr="00522D6C">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350455" w14:textId="77777777" w:rsidR="00DA41F8" w:rsidRPr="005A0586" w:rsidRDefault="00DA41F8" w:rsidP="00522D6C">
            <w:pPr>
              <w:keepNext/>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Abstract Requirements Class</w:t>
            </w:r>
          </w:p>
        </w:tc>
      </w:tr>
      <w:tr w:rsidR="00DA41F8" w:rsidRPr="005A0586" w14:paraId="2B2B694B" w14:textId="77777777" w:rsidTr="00522D6C">
        <w:tc>
          <w:tcPr>
            <w:tcW w:w="8897" w:type="dxa"/>
            <w:gridSpan w:val="2"/>
            <w:tcBorders>
              <w:top w:val="single" w:sz="12" w:space="0" w:color="auto"/>
              <w:left w:val="single" w:sz="12" w:space="0" w:color="auto"/>
              <w:bottom w:val="single" w:sz="12" w:space="0" w:color="auto"/>
              <w:right w:val="single" w:sz="12" w:space="0" w:color="auto"/>
            </w:tcBorders>
          </w:tcPr>
          <w:p w14:paraId="45035046" w14:textId="31CAB696"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Style w:val="requri"/>
                <w:rFonts w:ascii="Calibri" w:hAnsi="Calibri"/>
                <w:sz w:val="20"/>
                <w:szCs w:val="20"/>
                <w:lang w:val="en-CA"/>
              </w:rPr>
              <w:t>/req/gsml4-core</w:t>
            </w:r>
          </w:p>
        </w:tc>
      </w:tr>
      <w:tr w:rsidR="00DA41F8" w:rsidRPr="005A0586" w14:paraId="499F9D6C" w14:textId="77777777" w:rsidTr="00522D6C">
        <w:tc>
          <w:tcPr>
            <w:tcW w:w="1809" w:type="dxa"/>
            <w:tcBorders>
              <w:top w:val="single" w:sz="12" w:space="0" w:color="auto"/>
              <w:left w:val="single" w:sz="12" w:space="0" w:color="auto"/>
              <w:bottom w:val="single" w:sz="4" w:space="0" w:color="auto"/>
              <w:right w:val="single" w:sz="4" w:space="0" w:color="auto"/>
            </w:tcBorders>
          </w:tcPr>
          <w:p w14:paraId="3B73303F"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C330C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D0EBE19" w14:textId="6E2120C6" w:rsidR="00DA41F8" w:rsidRPr="00C330C2" w:rsidRDefault="003653BC" w:rsidP="00522D6C">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w:t>
            </w:r>
            <w:r w:rsidR="005E33CD">
              <w:rPr>
                <w:rFonts w:ascii="Calibri" w:eastAsia="MS Mincho" w:hAnsi="Calibri"/>
                <w:sz w:val="20"/>
                <w:szCs w:val="20"/>
                <w:lang w:val="en-CA"/>
              </w:rPr>
              <w:t>oding specification</w:t>
            </w:r>
          </w:p>
        </w:tc>
      </w:tr>
      <w:tr w:rsidR="000B5803" w:rsidRPr="005A0586" w14:paraId="648A670C" w14:textId="77777777" w:rsidTr="00522D6C">
        <w:tc>
          <w:tcPr>
            <w:tcW w:w="1809" w:type="dxa"/>
            <w:tcBorders>
              <w:top w:val="single" w:sz="4" w:space="0" w:color="auto"/>
              <w:left w:val="single" w:sz="12" w:space="0" w:color="auto"/>
              <w:bottom w:val="single" w:sz="4" w:space="0" w:color="auto"/>
              <w:right w:val="single" w:sz="4" w:space="0" w:color="auto"/>
            </w:tcBorders>
          </w:tcPr>
          <w:p w14:paraId="119987A4" w14:textId="7750FBFB" w:rsidR="000B5803" w:rsidRPr="005375F0" w:rsidRDefault="000B5803"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9F559FF" w14:textId="3DE455F3" w:rsidR="000B5803" w:rsidRPr="00C330C2" w:rsidRDefault="000B5803"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ISO19103:2005 Conceptual Schema Language</w:t>
            </w:r>
          </w:p>
        </w:tc>
      </w:tr>
      <w:tr w:rsidR="000B5803" w:rsidRPr="005A0586" w14:paraId="0CF91B3F" w14:textId="77777777" w:rsidTr="00522D6C">
        <w:tc>
          <w:tcPr>
            <w:tcW w:w="1809" w:type="dxa"/>
            <w:tcBorders>
              <w:top w:val="single" w:sz="4" w:space="0" w:color="auto"/>
              <w:left w:val="single" w:sz="12" w:space="0" w:color="auto"/>
              <w:bottom w:val="single" w:sz="4" w:space="0" w:color="auto"/>
              <w:right w:val="single" w:sz="4" w:space="0" w:color="auto"/>
            </w:tcBorders>
          </w:tcPr>
          <w:p w14:paraId="2CA02847" w14:textId="78DFD466" w:rsidR="000B5803" w:rsidRPr="005375F0" w:rsidRDefault="000B5803"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735FB5F" w14:textId="7F221985" w:rsidR="000B5803" w:rsidRPr="00C330C2" w:rsidRDefault="004818C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ISO19107:2003 Spatial Schema</w:t>
            </w:r>
          </w:p>
        </w:tc>
      </w:tr>
      <w:tr w:rsidR="004818C8" w:rsidRPr="005A0586" w14:paraId="6CDEC478" w14:textId="77777777" w:rsidTr="00522D6C">
        <w:tc>
          <w:tcPr>
            <w:tcW w:w="1809" w:type="dxa"/>
            <w:tcBorders>
              <w:top w:val="single" w:sz="4" w:space="0" w:color="auto"/>
              <w:left w:val="single" w:sz="12" w:space="0" w:color="auto"/>
              <w:bottom w:val="single" w:sz="4" w:space="0" w:color="auto"/>
              <w:right w:val="single" w:sz="4" w:space="0" w:color="auto"/>
            </w:tcBorders>
          </w:tcPr>
          <w:p w14:paraId="220257EA" w14:textId="42E55113" w:rsidR="004818C8" w:rsidRPr="005375F0" w:rsidRDefault="004818C8"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EF37510" w14:textId="141CDA9B" w:rsidR="004818C8" w:rsidRPr="00C330C2" w:rsidRDefault="004818C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ISO19109:2015 Rules for application schemas</w:t>
            </w:r>
          </w:p>
        </w:tc>
      </w:tr>
      <w:tr w:rsidR="005375F0" w:rsidRPr="005A0586" w14:paraId="44F14D80" w14:textId="77777777" w:rsidTr="00522D6C">
        <w:tc>
          <w:tcPr>
            <w:tcW w:w="1809" w:type="dxa"/>
            <w:tcBorders>
              <w:top w:val="single" w:sz="4" w:space="0" w:color="auto"/>
              <w:left w:val="single" w:sz="12" w:space="0" w:color="auto"/>
              <w:bottom w:val="single" w:sz="4" w:space="0" w:color="auto"/>
              <w:right w:val="single" w:sz="4" w:space="0" w:color="auto"/>
            </w:tcBorders>
          </w:tcPr>
          <w:p w14:paraId="05B0804B" w14:textId="4E8350A1" w:rsidR="005375F0" w:rsidRPr="00C330C2" w:rsidRDefault="005375F0"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F3665EE" w14:textId="194090C6" w:rsidR="005375F0" w:rsidRPr="00C330C2" w:rsidRDefault="0042253D"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RFC 3986 Uniform Resource Identifier (URI): Generic Syntax</w:t>
            </w:r>
          </w:p>
        </w:tc>
      </w:tr>
      <w:tr w:rsidR="005375F0" w:rsidRPr="005A0586" w14:paraId="54479F99" w14:textId="77777777" w:rsidTr="00522D6C">
        <w:tc>
          <w:tcPr>
            <w:tcW w:w="1809" w:type="dxa"/>
            <w:tcBorders>
              <w:top w:val="single" w:sz="4" w:space="0" w:color="auto"/>
              <w:left w:val="single" w:sz="12" w:space="0" w:color="auto"/>
              <w:bottom w:val="single" w:sz="4" w:space="0" w:color="auto"/>
              <w:right w:val="single" w:sz="4" w:space="0" w:color="auto"/>
            </w:tcBorders>
          </w:tcPr>
          <w:p w14:paraId="783712DE" w14:textId="1EB921DB" w:rsidR="005375F0" w:rsidRPr="00C330C2" w:rsidRDefault="005375F0"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3DBDA03" w14:textId="0AEA42D7" w:rsidR="005375F0" w:rsidRPr="00C330C2" w:rsidRDefault="00736C6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ISO19115-3 Metadata</w:t>
            </w:r>
          </w:p>
        </w:tc>
      </w:tr>
      <w:tr w:rsidR="00DA41F8" w:rsidRPr="005A0586" w14:paraId="1463E3C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13128983"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0409B97" w14:textId="77777777" w:rsidR="00DA41F8" w:rsidRPr="00C330C2" w:rsidRDefault="00DA41F8" w:rsidP="00522D6C">
            <w:pPr>
              <w:spacing w:before="100" w:beforeAutospacing="1" w:after="100" w:afterAutospacing="1" w:line="230" w:lineRule="atLeast"/>
              <w:rPr>
                <w:rFonts w:ascii="Calibri" w:eastAsia="MS Mincho" w:hAnsi="Calibri"/>
                <w:b/>
                <w:noProof/>
                <w:sz w:val="20"/>
                <w:szCs w:val="20"/>
                <w:lang w:val="en-CA"/>
              </w:rPr>
            </w:pPr>
            <w:r w:rsidRPr="00C330C2">
              <w:rPr>
                <w:rFonts w:ascii="Calibri" w:eastAsia="MS Mincho" w:hAnsi="Calibri"/>
                <w:b/>
                <w:noProof/>
                <w:sz w:val="20"/>
                <w:szCs w:val="20"/>
                <w:lang w:val="en-CA"/>
              </w:rPr>
              <w:t>/req/gsml4-core/uml-entity-name</w:t>
            </w:r>
            <w:r w:rsidRPr="00C330C2" w:rsidDel="00DA41F8">
              <w:rPr>
                <w:rFonts w:ascii="Calibri" w:eastAsia="MS Mincho" w:hAnsi="Calibri"/>
                <w:b/>
                <w:noProof/>
                <w:sz w:val="20"/>
                <w:szCs w:val="20"/>
                <w:lang w:val="en-CA"/>
              </w:rPr>
              <w:t xml:space="preserve"> </w:t>
            </w:r>
          </w:p>
          <w:p w14:paraId="262C812A" w14:textId="374372E0" w:rsidR="00DA41F8" w:rsidRPr="00C330C2" w:rsidRDefault="00DA41F8" w:rsidP="00A44A07">
            <w:pPr>
              <w:spacing w:before="100" w:beforeAutospacing="1" w:after="100" w:afterAutospacing="1" w:line="230" w:lineRule="atLeast"/>
              <w:rPr>
                <w:rFonts w:ascii="Calibri" w:eastAsia="MS Mincho" w:hAnsi="Calibri"/>
                <w:sz w:val="20"/>
                <w:szCs w:val="20"/>
                <w:lang w:val="en-CA"/>
              </w:rPr>
            </w:pPr>
            <w:r w:rsidRPr="00C330C2">
              <w:rPr>
                <w:rFonts w:ascii="Calibri" w:eastAsia="MS Mincho" w:hAnsi="Calibri"/>
                <w:sz w:val="20"/>
                <w:szCs w:val="20"/>
                <w:lang w:val="en-CA"/>
              </w:rPr>
              <w:t>When the target implementation allows it, the exact name of the classifier entity SHALL be used.</w:t>
            </w:r>
          </w:p>
        </w:tc>
      </w:tr>
      <w:tr w:rsidR="00DA41F8" w:rsidRPr="005A0586" w14:paraId="2DFD5BAB"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7251F21"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3F3B2FC" w14:textId="77777777" w:rsidR="00DA41F8" w:rsidRPr="00C330C2"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C330C2">
              <w:rPr>
                <w:rFonts w:ascii="Calibri" w:eastAsia="MS Mincho" w:hAnsi="Calibri"/>
                <w:b/>
                <w:noProof/>
                <w:sz w:val="20"/>
                <w:szCs w:val="20"/>
                <w:lang w:val="en-CA"/>
              </w:rPr>
              <w:t>/req/gsml4-core/uml-cardinality</w:t>
            </w:r>
            <w:r w:rsidRPr="00C330C2" w:rsidDel="00DA41F8">
              <w:rPr>
                <w:rFonts w:ascii="Calibri" w:eastAsia="MS Mincho" w:hAnsi="Calibri"/>
                <w:b/>
                <w:noProof/>
                <w:sz w:val="20"/>
                <w:szCs w:val="20"/>
                <w:lang w:val="en-CA"/>
              </w:rPr>
              <w:t xml:space="preserve"> </w:t>
            </w:r>
          </w:p>
          <w:p w14:paraId="0CA4EBF9" w14:textId="1854DA4C" w:rsidR="00DA41F8" w:rsidRPr="00C330C2" w:rsidRDefault="00DA41F8" w:rsidP="00A44A07">
            <w:pPr>
              <w:spacing w:before="100" w:beforeAutospacing="1" w:after="100" w:afterAutospacing="1" w:line="230" w:lineRule="atLeast"/>
              <w:jc w:val="both"/>
              <w:rPr>
                <w:rFonts w:ascii="Calibri" w:eastAsia="MS Mincho" w:hAnsi="Calibri"/>
                <w:b/>
                <w:sz w:val="20"/>
                <w:szCs w:val="20"/>
                <w:lang w:val="en-CA"/>
              </w:rPr>
            </w:pPr>
            <w:r w:rsidRPr="00C330C2">
              <w:rPr>
                <w:rFonts w:ascii="Calibri" w:eastAsia="MS Mincho" w:hAnsi="Calibri"/>
                <w:sz w:val="20"/>
                <w:szCs w:val="20"/>
                <w:lang w:val="en-CA"/>
              </w:rPr>
              <w:t>If the target implementation allows it, it SHALL constrain implement the same cardinality of properties and associations as defined in the in a way that is consistent with UML.</w:t>
            </w:r>
          </w:p>
        </w:tc>
      </w:tr>
      <w:tr w:rsidR="00DA41F8" w:rsidRPr="005A0586" w14:paraId="596EA20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BB2690A"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279538B" w14:textId="77777777" w:rsidR="00DA41F8" w:rsidRPr="00C330C2"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C330C2">
              <w:rPr>
                <w:rFonts w:ascii="Calibri" w:eastAsia="MS Mincho" w:hAnsi="Calibri"/>
                <w:b/>
                <w:noProof/>
                <w:sz w:val="20"/>
                <w:szCs w:val="20"/>
                <w:lang w:val="en-CA"/>
              </w:rPr>
              <w:t>/req/gsml4-core/uml-abstract</w:t>
            </w:r>
            <w:r w:rsidRPr="00C330C2" w:rsidDel="00DA41F8">
              <w:rPr>
                <w:rFonts w:ascii="Calibri" w:eastAsia="MS Mincho" w:hAnsi="Calibri"/>
                <w:b/>
                <w:noProof/>
                <w:sz w:val="20"/>
                <w:szCs w:val="20"/>
                <w:lang w:val="en-CA"/>
              </w:rPr>
              <w:t xml:space="preserve"> </w:t>
            </w:r>
          </w:p>
          <w:p w14:paraId="307D7E9A" w14:textId="7386CB5E" w:rsidR="00DA41F8" w:rsidRPr="00C330C2" w:rsidRDefault="00DA41F8" w:rsidP="00522D6C">
            <w:pPr>
              <w:spacing w:before="100" w:beforeAutospacing="1" w:after="100" w:afterAutospacing="1" w:line="230" w:lineRule="atLeast"/>
              <w:jc w:val="both"/>
              <w:rPr>
                <w:rFonts w:ascii="Calibri" w:eastAsia="MS Mincho" w:hAnsi="Calibri"/>
                <w:b/>
                <w:sz w:val="20"/>
                <w:szCs w:val="20"/>
              </w:rPr>
            </w:pPr>
            <w:r w:rsidRPr="00C330C2">
              <w:rPr>
                <w:rFonts w:ascii="Calibri" w:eastAsia="MS Mincho" w:hAnsi="Calibri"/>
                <w:sz w:val="20"/>
                <w:szCs w:val="20"/>
                <w:lang w:val="en-CA"/>
              </w:rPr>
              <w:lastRenderedPageBreak/>
              <w:t>Abstract classes SHALL NOT be materialised.</w:t>
            </w:r>
          </w:p>
        </w:tc>
      </w:tr>
      <w:tr w:rsidR="00DA41F8" w:rsidRPr="005A0586" w14:paraId="40C39258"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044AB658"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1534C71E" w14:textId="77777777" w:rsidR="00DA41F8" w:rsidRPr="00C330C2"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C330C2">
              <w:rPr>
                <w:rFonts w:ascii="Calibri" w:eastAsia="MS Mincho" w:hAnsi="Calibri"/>
                <w:b/>
                <w:noProof/>
                <w:sz w:val="20"/>
                <w:szCs w:val="20"/>
                <w:lang w:val="en-CA"/>
              </w:rPr>
              <w:t>/req/gsml4-core/uml-polymorphism</w:t>
            </w:r>
            <w:r w:rsidRPr="00C330C2" w:rsidDel="00DA41F8">
              <w:rPr>
                <w:rFonts w:ascii="Calibri" w:eastAsia="MS Mincho" w:hAnsi="Calibri"/>
                <w:b/>
                <w:noProof/>
                <w:sz w:val="20"/>
                <w:szCs w:val="20"/>
                <w:lang w:val="en-CA"/>
              </w:rPr>
              <w:t xml:space="preserve"> </w:t>
            </w:r>
          </w:p>
          <w:p w14:paraId="1ED08679" w14:textId="0A475F44" w:rsidR="00DA41F8" w:rsidRPr="00804C60" w:rsidRDefault="00DA41F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Target implementation SHALL implement type substitutions inferred from the UML model.</w:t>
            </w:r>
          </w:p>
        </w:tc>
      </w:tr>
      <w:tr w:rsidR="00DA41F8" w:rsidRPr="005A0586" w14:paraId="4F391AB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8A01849" w14:textId="2B52BB8B"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3C1BA13" w14:textId="77777777" w:rsidR="00DA41F8" w:rsidRPr="00804C60"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804C60">
              <w:rPr>
                <w:rFonts w:ascii="Calibri" w:eastAsia="MS Mincho" w:hAnsi="Calibri"/>
                <w:b/>
                <w:noProof/>
                <w:sz w:val="20"/>
                <w:szCs w:val="20"/>
                <w:lang w:val="en-CA"/>
              </w:rPr>
              <w:t>/req/gsml4-core/quantities-uom</w:t>
            </w:r>
          </w:p>
          <w:p w14:paraId="30D0A43A" w14:textId="01E52CC8" w:rsidR="00DA41F8" w:rsidRPr="00C330C2" w:rsidRDefault="00DA41F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Quantities and measurements SHALL have explicit units of measure from a governed ontology.</w:t>
            </w:r>
          </w:p>
        </w:tc>
      </w:tr>
      <w:tr w:rsidR="005375F0" w:rsidRPr="005A0586" w14:paraId="2FCA52CC"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CC2A98F" w14:textId="54978C31"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8171469" w14:textId="77777777" w:rsidR="00DA41F8" w:rsidRPr="00C330C2" w:rsidRDefault="00DA41F8" w:rsidP="00522D6C">
            <w:pPr>
              <w:spacing w:before="100" w:beforeAutospacing="1" w:after="100" w:afterAutospacing="1" w:line="230" w:lineRule="atLeast"/>
              <w:jc w:val="both"/>
              <w:rPr>
                <w:rStyle w:val="requri"/>
                <w:rFonts w:ascii="Calibri" w:hAnsi="Calibri"/>
                <w:noProof/>
                <w:sz w:val="20"/>
                <w:szCs w:val="20"/>
                <w:lang w:val="en-CA"/>
              </w:rPr>
            </w:pPr>
            <w:r w:rsidRPr="00C330C2">
              <w:rPr>
                <w:rStyle w:val="requri"/>
                <w:rFonts w:ascii="Calibri" w:hAnsi="Calibri"/>
                <w:noProof/>
                <w:sz w:val="20"/>
                <w:szCs w:val="20"/>
                <w:lang w:val="en-CA"/>
              </w:rPr>
              <w:t>/req/gsml4-core/codelist</w:t>
            </w:r>
          </w:p>
          <w:p w14:paraId="32EFACF0" w14:textId="21BCB01E" w:rsidR="00DA41F8" w:rsidRPr="00C330C2" w:rsidRDefault="009F6B2F" w:rsidP="0042253D">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 xml:space="preserve">Classes of stereotype &lt;&lt;CodeList&gt;&gt; </w:t>
            </w:r>
            <w:r w:rsidR="006B3AC6" w:rsidRPr="00C330C2">
              <w:rPr>
                <w:rFonts w:ascii="Calibri" w:eastAsia="MS Mincho" w:hAnsi="Calibri"/>
                <w:sz w:val="20"/>
                <w:szCs w:val="20"/>
                <w:lang w:val="en-CA"/>
              </w:rPr>
              <w:t>SHALL be</w:t>
            </w:r>
            <w:r w:rsidRPr="00C330C2">
              <w:rPr>
                <w:rFonts w:ascii="Calibri" w:eastAsia="MS Mincho" w:hAnsi="Calibri"/>
                <w:sz w:val="20"/>
                <w:szCs w:val="20"/>
                <w:lang w:val="en-CA"/>
              </w:rPr>
              <w:t xml:space="preserve"> specified encoded as using the URI </w:t>
            </w:r>
            <w:r w:rsidR="006B3AC6" w:rsidRPr="00C330C2">
              <w:rPr>
                <w:rFonts w:ascii="Calibri" w:eastAsia="MS Mincho" w:hAnsi="Calibri"/>
                <w:sz w:val="20"/>
                <w:szCs w:val="20"/>
                <w:lang w:val="en-CA"/>
              </w:rPr>
              <w:t>according</w:t>
            </w:r>
            <w:r w:rsidRPr="00C330C2">
              <w:rPr>
                <w:rFonts w:ascii="Calibri" w:eastAsia="MS Mincho" w:hAnsi="Calibri"/>
                <w:sz w:val="20"/>
                <w:szCs w:val="20"/>
                <w:lang w:val="en-CA"/>
              </w:rPr>
              <w:t xml:space="preserve"> to RFC </w:t>
            </w:r>
            <w:r w:rsidR="005061CC">
              <w:rPr>
                <w:rFonts w:ascii="Calibri" w:eastAsia="MS Mincho" w:hAnsi="Calibri"/>
                <w:sz w:val="20"/>
                <w:szCs w:val="20"/>
                <w:lang w:val="en-CA"/>
              </w:rPr>
              <w:t>3986</w:t>
            </w:r>
            <w:r w:rsidRPr="00C330C2">
              <w:rPr>
                <w:rFonts w:ascii="Calibri" w:eastAsia="MS Mincho" w:hAnsi="Calibri"/>
                <w:sz w:val="20"/>
                <w:szCs w:val="20"/>
                <w:lang w:val="en-CA"/>
              </w:rPr>
              <w:t xml:space="preserve"> associated to a unique term from a controlled vocabulary for an individual from a class governed as an external ontology.</w:t>
            </w:r>
          </w:p>
        </w:tc>
      </w:tr>
      <w:tr w:rsidR="005375F0" w:rsidRPr="005A0586" w14:paraId="2007545A"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FD72D41" w14:textId="3EBCC5BE" w:rsidR="00DA41F8" w:rsidRPr="005A0586" w:rsidRDefault="0042253D" w:rsidP="00522D6C">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762AF529" w14:textId="77777777" w:rsidR="00DA41F8" w:rsidRPr="00C330C2" w:rsidRDefault="00DA41F8" w:rsidP="00522D6C">
            <w:pPr>
              <w:spacing w:before="100" w:beforeAutospacing="1" w:after="100" w:afterAutospacing="1" w:line="230" w:lineRule="atLeast"/>
              <w:jc w:val="both"/>
              <w:rPr>
                <w:rStyle w:val="requri"/>
                <w:rFonts w:ascii="Calibri" w:hAnsi="Calibri"/>
                <w:noProof/>
                <w:sz w:val="20"/>
                <w:szCs w:val="20"/>
                <w:lang w:val="en-CA"/>
              </w:rPr>
            </w:pPr>
            <w:r w:rsidRPr="00C330C2">
              <w:rPr>
                <w:rStyle w:val="requri"/>
                <w:rFonts w:ascii="Calibri" w:hAnsi="Calibri"/>
                <w:noProof/>
                <w:sz w:val="20"/>
                <w:szCs w:val="20"/>
                <w:lang w:val="en-CA"/>
              </w:rPr>
              <w:t>/req/gsml4-core/codelistURI</w:t>
            </w:r>
          </w:p>
          <w:p w14:paraId="7CF00BF3" w14:textId="07F34E02" w:rsidR="00DA41F8" w:rsidRPr="00C330C2" w:rsidRDefault="00DA41F8" w:rsidP="007F062E">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 xml:space="preserve">URI used for vocabulary terms </w:t>
            </w:r>
            <w:r w:rsidR="007F062E">
              <w:rPr>
                <w:rFonts w:ascii="Calibri" w:eastAsia="MS Mincho" w:hAnsi="Calibri"/>
                <w:sz w:val="20"/>
                <w:szCs w:val="20"/>
                <w:lang w:val="en-CA"/>
              </w:rPr>
              <w:t>SHOULD</w:t>
            </w:r>
            <w:r w:rsidR="007F062E" w:rsidRPr="00C330C2">
              <w:rPr>
                <w:rFonts w:ascii="Calibri" w:eastAsia="MS Mincho" w:hAnsi="Calibri"/>
                <w:sz w:val="20"/>
                <w:szCs w:val="20"/>
                <w:lang w:val="en-CA"/>
              </w:rPr>
              <w:t xml:space="preserve"> </w:t>
            </w:r>
            <w:r w:rsidRPr="00C330C2">
              <w:rPr>
                <w:rFonts w:ascii="Calibri" w:eastAsia="MS Mincho" w:hAnsi="Calibri"/>
                <w:sz w:val="20"/>
                <w:szCs w:val="20"/>
                <w:lang w:val="en-CA"/>
              </w:rPr>
              <w:t>be resolvable using Linked Open Data principles.</w:t>
            </w:r>
          </w:p>
        </w:tc>
      </w:tr>
      <w:tr w:rsidR="005375F0" w:rsidRPr="005A0586" w14:paraId="415173B7"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43BC9E6" w14:textId="6AFAD506" w:rsidR="00DA41F8" w:rsidRPr="005A0586" w:rsidRDefault="0042253D" w:rsidP="00522D6C">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6C5B0DE6" w14:textId="77777777" w:rsidR="00DA41F8" w:rsidRPr="00C330C2" w:rsidRDefault="00DA41F8" w:rsidP="00522D6C">
            <w:pPr>
              <w:spacing w:before="100" w:beforeAutospacing="1" w:after="100" w:afterAutospacing="1" w:line="230" w:lineRule="atLeast"/>
              <w:jc w:val="both"/>
              <w:rPr>
                <w:rStyle w:val="requri"/>
                <w:rFonts w:ascii="Calibri" w:hAnsi="Calibri"/>
                <w:sz w:val="20"/>
                <w:szCs w:val="20"/>
                <w:lang w:val="en-CA"/>
              </w:rPr>
            </w:pPr>
            <w:r w:rsidRPr="00C330C2">
              <w:rPr>
                <w:rStyle w:val="requri"/>
                <w:rFonts w:ascii="Calibri" w:hAnsi="Calibri"/>
                <w:sz w:val="20"/>
                <w:szCs w:val="20"/>
                <w:lang w:val="en-CA"/>
              </w:rPr>
              <w:t>/req/gsml4-core/identifier</w:t>
            </w:r>
          </w:p>
          <w:p w14:paraId="14BD6828" w14:textId="33CB4091" w:rsidR="00DA41F8" w:rsidRPr="00C330C2" w:rsidRDefault="00DA41F8" w:rsidP="0042253D">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HTTP URI used as identifiers SHOULD be resolvable following Linked Open Data principles.</w:t>
            </w:r>
          </w:p>
        </w:tc>
      </w:tr>
    </w:tbl>
    <w:p w14:paraId="383EBC41" w14:textId="77777777" w:rsidR="00DA41F8" w:rsidRPr="00DA41F8" w:rsidRDefault="00DA41F8">
      <w:pPr>
        <w:rPr>
          <w:color w:val="000000"/>
        </w:rPr>
      </w:pPr>
    </w:p>
    <w:p w14:paraId="0AF76069" w14:textId="1C0462CB" w:rsidR="009A7B37" w:rsidRPr="00804C60" w:rsidRDefault="00A6445A">
      <w:pPr>
        <w:rPr>
          <w:color w:val="000000"/>
          <w:lang w:val="en-CA"/>
        </w:rPr>
      </w:pPr>
      <w:r w:rsidRPr="00804C60">
        <w:rPr>
          <w:color w:val="000000"/>
          <w:lang w:val="en-CA"/>
        </w:rPr>
        <w:t xml:space="preserve">This section </w:t>
      </w:r>
      <w:r w:rsidR="00BA6B31" w:rsidRPr="00804C60">
        <w:rPr>
          <w:color w:val="000000"/>
          <w:lang w:val="en-CA"/>
        </w:rPr>
        <w:t xml:space="preserve">presents requirements </w:t>
      </w:r>
      <w:r w:rsidR="00704C86" w:rsidRPr="00804C60">
        <w:rPr>
          <w:color w:val="000000"/>
          <w:lang w:val="en-CA"/>
        </w:rPr>
        <w:t xml:space="preserve">to which </w:t>
      </w:r>
      <w:r w:rsidR="00BA6B31" w:rsidRPr="00804C60">
        <w:rPr>
          <w:color w:val="000000"/>
          <w:lang w:val="en-CA"/>
        </w:rPr>
        <w:t xml:space="preserve">all targets </w:t>
      </w:r>
      <w:r w:rsidR="00C330C2">
        <w:rPr>
          <w:color w:val="000000"/>
          <w:lang w:val="en-CA"/>
        </w:rPr>
        <w:t xml:space="preserve">encoding </w:t>
      </w:r>
      <w:r w:rsidR="00BA6B31" w:rsidRPr="00804C60">
        <w:rPr>
          <w:color w:val="000000"/>
          <w:lang w:val="en-CA"/>
        </w:rPr>
        <w:t xml:space="preserve">must conform </w:t>
      </w:r>
      <w:r w:rsidR="006A7DD0" w:rsidRPr="00804C60">
        <w:rPr>
          <w:color w:val="000000"/>
          <w:lang w:val="en-CA"/>
        </w:rPr>
        <w:t xml:space="preserve">in to order to </w:t>
      </w:r>
      <w:r w:rsidR="00BA6B31" w:rsidRPr="00804C60">
        <w:rPr>
          <w:color w:val="000000"/>
          <w:lang w:val="en-CA"/>
        </w:rPr>
        <w:t xml:space="preserve">claim compliance </w:t>
      </w:r>
      <w:proofErr w:type="gramStart"/>
      <w:r w:rsidR="00BA6B31" w:rsidRPr="00804C60">
        <w:rPr>
          <w:color w:val="000000"/>
          <w:lang w:val="en-CA"/>
        </w:rPr>
        <w:t>with</w:t>
      </w:r>
      <w:proofErr w:type="gramEnd"/>
      <w:r w:rsidR="00BA6B31" w:rsidRPr="00804C60">
        <w:rPr>
          <w:color w:val="000000"/>
          <w:lang w:val="en-CA"/>
        </w:rPr>
        <w:t xml:space="preserve"> GeoSciML 4.</w:t>
      </w:r>
      <w:r w:rsidR="004832DE">
        <w:rPr>
          <w:color w:val="000000"/>
          <w:lang w:val="en-CA"/>
        </w:rPr>
        <w:t>1</w:t>
      </w:r>
      <w:r w:rsidR="00BA6B31" w:rsidRPr="00804C60">
        <w:rPr>
          <w:color w:val="000000"/>
          <w:lang w:val="en-CA"/>
        </w:rPr>
        <w:t>.</w:t>
      </w:r>
    </w:p>
    <w:p w14:paraId="05AF5164" w14:textId="77777777" w:rsidR="009A7B37" w:rsidRPr="00D12552" w:rsidRDefault="009A7B37">
      <w:pPr>
        <w:rPr>
          <w:lang w:val="en-CA"/>
        </w:rPr>
      </w:pPr>
    </w:p>
    <w:p w14:paraId="31D21CCE" w14:textId="77777777" w:rsidR="004635D8" w:rsidRPr="00D12552" w:rsidRDefault="004635D8" w:rsidP="00BF2C82">
      <w:pPr>
        <w:pStyle w:val="Titre3"/>
        <w:spacing w:after="240"/>
        <w:rPr>
          <w:lang w:val="en-CA"/>
        </w:rPr>
      </w:pPr>
      <w:bookmarkStart w:id="101" w:name="_Toc452643137"/>
      <w:commentRangeStart w:id="102"/>
      <w:r w:rsidRPr="00D12552">
        <w:rPr>
          <w:lang w:val="en-CA"/>
        </w:rPr>
        <w:t>Naming of entities</w:t>
      </w:r>
      <w:commentRangeEnd w:id="102"/>
      <w:r w:rsidR="00FA21EA">
        <w:rPr>
          <w:rStyle w:val="Marquedecommentaire"/>
          <w:rFonts w:cs="Times New Roman"/>
          <w:b w:val="0"/>
          <w:bCs w:val="0"/>
        </w:rPr>
        <w:commentReference w:id="102"/>
      </w:r>
      <w:bookmarkEnd w:id="101"/>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noProof/>
                <w:lang w:val="en-CA"/>
              </w:rPr>
            </w:pPr>
            <w:r>
              <w:rPr>
                <w:rStyle w:val="requri"/>
                <w:noProof/>
                <w:lang w:val="en-CA"/>
              </w:rPr>
              <w:t>/req/gsml4-</w:t>
            </w:r>
            <w:r w:rsidR="004635D8" w:rsidRPr="00D12552">
              <w:rPr>
                <w:rStyle w:val="requri"/>
                <w:noProof/>
                <w:lang w:val="en-CA"/>
              </w:rPr>
              <w:t>core/uml-entity-name</w:t>
            </w:r>
          </w:p>
        </w:tc>
        <w:tc>
          <w:tcPr>
            <w:tcW w:w="4678" w:type="dxa"/>
            <w:tcBorders>
              <w:left w:val="nil"/>
            </w:tcBorders>
            <w:shd w:val="clear" w:color="auto" w:fill="auto"/>
          </w:tcPr>
          <w:p w14:paraId="16C3409E" w14:textId="16640F06" w:rsidR="004635D8" w:rsidRPr="00D12552" w:rsidRDefault="004635D8" w:rsidP="00FA21EA">
            <w:pPr>
              <w:pStyle w:val="Tabletext10"/>
              <w:jc w:val="left"/>
              <w:rPr>
                <w:rStyle w:val="reqtext"/>
                <w:lang w:val="en-CA"/>
              </w:rPr>
            </w:pPr>
            <w:r w:rsidRPr="00D12552">
              <w:rPr>
                <w:rStyle w:val="reqtext"/>
                <w:lang w:val="en-CA"/>
              </w:rPr>
              <w:t xml:space="preserve">When the target implementation allows it, the exact name of the </w:t>
            </w:r>
            <w:commentRangeStart w:id="103"/>
            <w:r w:rsidR="00FA21EA">
              <w:rPr>
                <w:rStyle w:val="reqtext"/>
                <w:lang w:val="en-CA"/>
              </w:rPr>
              <w:t>entity</w:t>
            </w:r>
            <w:r w:rsidR="00FA21EA" w:rsidRPr="00D12552">
              <w:rPr>
                <w:rStyle w:val="reqtext"/>
                <w:lang w:val="en-CA"/>
              </w:rPr>
              <w:t xml:space="preserve"> </w:t>
            </w:r>
            <w:commentRangeEnd w:id="103"/>
            <w:r w:rsidR="00FA21EA">
              <w:rPr>
                <w:rStyle w:val="Marquedecommentaire"/>
                <w:rFonts w:ascii="Times New Roman" w:eastAsia="Times New Roman" w:hAnsi="Times New Roman"/>
                <w:lang w:val="en-US" w:eastAsia="en-US"/>
              </w:rPr>
              <w:commentReference w:id="103"/>
            </w:r>
            <w:r w:rsidR="00FA21EA">
              <w:rPr>
                <w:rStyle w:val="reqtext"/>
                <w:lang w:val="en-CA"/>
              </w:rPr>
              <w:t>SHALL</w:t>
            </w:r>
            <w:r w:rsidR="00FA21EA" w:rsidRPr="00D12552">
              <w:rPr>
                <w:rStyle w:val="reqtext"/>
                <w:lang w:val="en-CA"/>
              </w:rPr>
              <w:t xml:space="preserve"> </w:t>
            </w:r>
            <w:r w:rsidRPr="00D12552">
              <w:rPr>
                <w:rStyle w:val="reqtext"/>
                <w:lang w:val="en-CA"/>
              </w:rPr>
              <w:t>be used.</w:t>
            </w:r>
          </w:p>
        </w:tc>
      </w:tr>
    </w:tbl>
    <w:p w14:paraId="2734B4E1" w14:textId="77777777" w:rsidR="004635D8" w:rsidRPr="00804C60" w:rsidRDefault="004635D8" w:rsidP="000B4F44">
      <w:pPr>
        <w:spacing w:after="120"/>
        <w:rPr>
          <w:color w:val="000000"/>
          <w:lang w:val="en-CA"/>
        </w:rPr>
      </w:pPr>
    </w:p>
    <w:p w14:paraId="2C0BE7B8" w14:textId="1A638434" w:rsidR="004635D8" w:rsidRPr="00804C60" w:rsidRDefault="004635D8" w:rsidP="00DB1F99">
      <w:pPr>
        <w:rPr>
          <w:color w:val="000000"/>
          <w:lang w:val="en-CA"/>
        </w:rPr>
      </w:pPr>
      <w:r w:rsidRPr="00804C60">
        <w:rPr>
          <w:color w:val="000000"/>
          <w:lang w:val="en-CA"/>
        </w:rPr>
        <w:t>If a</w:t>
      </w:r>
      <w:r w:rsidR="00641AE8" w:rsidRPr="00804C60">
        <w:rPr>
          <w:color w:val="000000"/>
          <w:lang w:val="en-CA"/>
        </w:rPr>
        <w:t xml:space="preserve"> target implementation is capable of encoding </w:t>
      </w:r>
      <w:r w:rsidR="001E3746">
        <w:rPr>
          <w:color w:val="000000"/>
          <w:lang w:val="en-CA"/>
        </w:rPr>
        <w:t>all th</w:t>
      </w:r>
      <w:r w:rsidR="009F2680">
        <w:rPr>
          <w:color w:val="000000"/>
          <w:lang w:val="en-CA"/>
        </w:rPr>
        <w:t xml:space="preserve">e artefacts (classes and properties) using the same </w:t>
      </w:r>
      <w:r w:rsidR="00641AE8" w:rsidRPr="00804C60">
        <w:rPr>
          <w:color w:val="000000"/>
          <w:lang w:val="en-CA"/>
        </w:rPr>
        <w:t>names used in UML</w:t>
      </w:r>
      <w:r w:rsidRPr="00804C60">
        <w:rPr>
          <w:color w:val="000000"/>
          <w:lang w:val="en-CA"/>
        </w:rPr>
        <w:t xml:space="preserve">, </w:t>
      </w:r>
      <w:r w:rsidR="00641AE8" w:rsidRPr="00804C60">
        <w:rPr>
          <w:color w:val="000000"/>
          <w:lang w:val="en-CA"/>
        </w:rPr>
        <w:t>it shall do so</w:t>
      </w:r>
      <w:r w:rsidRPr="00804C60">
        <w:rPr>
          <w:color w:val="000000"/>
          <w:lang w:val="en-CA"/>
        </w:rPr>
        <w:t>.  Some target i</w:t>
      </w:r>
      <w:r w:rsidR="00BA6B31" w:rsidRPr="00804C60">
        <w:rPr>
          <w:color w:val="000000"/>
          <w:lang w:val="en-CA"/>
        </w:rPr>
        <w:t>mplementation</w:t>
      </w:r>
      <w:r w:rsidR="00FA21EA" w:rsidRPr="00804C60">
        <w:rPr>
          <w:color w:val="000000"/>
          <w:lang w:val="en-CA"/>
        </w:rPr>
        <w:t>s</w:t>
      </w:r>
      <w:r w:rsidR="00BA6B31" w:rsidRPr="00804C60">
        <w:rPr>
          <w:color w:val="000000"/>
          <w:lang w:val="en-CA"/>
        </w:rPr>
        <w:t xml:space="preserve"> might prevent it; </w:t>
      </w:r>
      <w:r w:rsidRPr="00804C60">
        <w:rPr>
          <w:color w:val="000000"/>
          <w:lang w:val="en-CA"/>
        </w:rPr>
        <w:t xml:space="preserve">for example, </w:t>
      </w:r>
      <w:r w:rsidR="009F2680">
        <w:rPr>
          <w:color w:val="000000"/>
          <w:lang w:val="en-CA"/>
        </w:rPr>
        <w:t>dBase (DBF files)</w:t>
      </w:r>
      <w:r w:rsidR="009F2680" w:rsidRPr="00804C60">
        <w:rPr>
          <w:color w:val="000000"/>
          <w:lang w:val="en-CA"/>
        </w:rPr>
        <w:t xml:space="preserve"> </w:t>
      </w:r>
      <w:r w:rsidRPr="00804C60">
        <w:rPr>
          <w:color w:val="000000"/>
          <w:lang w:val="en-CA"/>
        </w:rPr>
        <w:t xml:space="preserve">column names </w:t>
      </w:r>
      <w:r w:rsidR="00BA6B31" w:rsidRPr="00804C60">
        <w:rPr>
          <w:color w:val="000000"/>
          <w:lang w:val="en-CA"/>
        </w:rPr>
        <w:t>are restricted to 10 characters</w:t>
      </w:r>
      <w:r w:rsidRPr="00804C60">
        <w:rPr>
          <w:color w:val="000000"/>
          <w:lang w:val="en-CA"/>
        </w:rPr>
        <w:t xml:space="preserve"> or some RDBMS limits the use of camel case names.  But if the target allows it, the exact name</w:t>
      </w:r>
      <w:r w:rsidR="00BA6B31" w:rsidRPr="00804C60">
        <w:rPr>
          <w:color w:val="000000"/>
          <w:lang w:val="en-CA"/>
        </w:rPr>
        <w:t>s</w:t>
      </w:r>
      <w:r w:rsidRPr="00804C60">
        <w:rPr>
          <w:color w:val="000000"/>
          <w:lang w:val="en-CA"/>
        </w:rPr>
        <w:t xml:space="preserve"> shall be used.</w:t>
      </w:r>
    </w:p>
    <w:p w14:paraId="5FC5385C" w14:textId="77777777" w:rsidR="00AD7448" w:rsidRPr="00D12552" w:rsidRDefault="00641AE8" w:rsidP="000B4F44">
      <w:pPr>
        <w:pStyle w:val="Titre3"/>
        <w:spacing w:after="240"/>
        <w:rPr>
          <w:lang w:val="en-CA"/>
        </w:rPr>
      </w:pPr>
      <w:bookmarkStart w:id="104" w:name="_Toc452643138"/>
      <w:r w:rsidRPr="00D12552">
        <w:rPr>
          <w:lang w:val="en-CA"/>
        </w:rPr>
        <w:t>Cardinality</w:t>
      </w:r>
      <w:bookmarkEnd w:id="104"/>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noProof/>
                <w:lang w:val="en-CA"/>
              </w:rPr>
            </w:pPr>
            <w:r>
              <w:rPr>
                <w:rStyle w:val="requri"/>
                <w:noProof/>
                <w:lang w:val="en-CA"/>
              </w:rPr>
              <w:t>/req/gsml4-</w:t>
            </w:r>
            <w:r w:rsidR="00641AE8" w:rsidRPr="00D12552">
              <w:rPr>
                <w:rStyle w:val="requri"/>
                <w:noProof/>
                <w:lang w:val="en-CA"/>
              </w:rPr>
              <w:t>core/uml-cardinality</w:t>
            </w:r>
          </w:p>
        </w:tc>
        <w:tc>
          <w:tcPr>
            <w:tcW w:w="4678" w:type="dxa"/>
            <w:tcBorders>
              <w:left w:val="nil"/>
            </w:tcBorders>
            <w:shd w:val="clear" w:color="auto" w:fill="auto"/>
          </w:tcPr>
          <w:p w14:paraId="011AB1FC" w14:textId="7A7745FF" w:rsidR="00641AE8" w:rsidRPr="00D12552" w:rsidRDefault="00946727" w:rsidP="001571AE">
            <w:pPr>
              <w:pStyle w:val="Tabletext10"/>
              <w:jc w:val="left"/>
              <w:rPr>
                <w:rStyle w:val="reqtext"/>
                <w:lang w:val="en-CA"/>
              </w:rPr>
            </w:pPr>
            <w:r>
              <w:rPr>
                <w:rStyle w:val="reqtext"/>
                <w:lang w:val="en-CA"/>
              </w:rPr>
              <w:t xml:space="preserve">If the </w:t>
            </w:r>
            <w:r w:rsidR="00704C86">
              <w:rPr>
                <w:rStyle w:val="reqtext"/>
                <w:lang w:val="en-CA"/>
              </w:rPr>
              <w:t>t</w:t>
            </w:r>
            <w:r w:rsidR="00641AE8" w:rsidRPr="00D12552">
              <w:rPr>
                <w:rStyle w:val="reqtext"/>
                <w:lang w:val="en-CA"/>
              </w:rPr>
              <w:t>arget implementation</w:t>
            </w:r>
            <w:r>
              <w:rPr>
                <w:rStyle w:val="reqtext"/>
                <w:lang w:val="en-CA"/>
              </w:rPr>
              <w:t xml:space="preserve"> allows it, it</w:t>
            </w:r>
            <w:r w:rsidR="00641AE8" w:rsidRPr="00D12552">
              <w:rPr>
                <w:rStyle w:val="reqtext"/>
                <w:lang w:val="en-CA"/>
              </w:rPr>
              <w:t xml:space="preserve"> </w:t>
            </w:r>
            <w:r w:rsidR="001571AE">
              <w:rPr>
                <w:rStyle w:val="reqtext"/>
                <w:lang w:val="en-CA"/>
              </w:rPr>
              <w:t>SHALL</w:t>
            </w:r>
            <w:r w:rsidR="001571AE" w:rsidRPr="00D12552">
              <w:rPr>
                <w:rStyle w:val="reqtext"/>
                <w:lang w:val="en-CA"/>
              </w:rPr>
              <w:t xml:space="preserve"> </w:t>
            </w:r>
            <w:r w:rsidR="001571AE">
              <w:rPr>
                <w:rStyle w:val="reqtext"/>
                <w:lang w:val="en-CA"/>
              </w:rPr>
              <w:t>implement the same</w:t>
            </w:r>
            <w:r w:rsidR="001571AE" w:rsidRPr="00D12552">
              <w:rPr>
                <w:rStyle w:val="reqtext"/>
                <w:lang w:val="en-CA"/>
              </w:rPr>
              <w:t xml:space="preserve"> </w:t>
            </w:r>
            <w:r w:rsidR="00641AE8" w:rsidRPr="00D12552">
              <w:rPr>
                <w:rStyle w:val="reqtext"/>
                <w:lang w:val="en-CA"/>
              </w:rPr>
              <w:t>cardinality of properties and association</w:t>
            </w:r>
            <w:r w:rsidR="001571AE">
              <w:rPr>
                <w:rStyle w:val="reqtext"/>
                <w:lang w:val="en-CA"/>
              </w:rPr>
              <w:t>s</w:t>
            </w:r>
            <w:r w:rsidR="00641AE8" w:rsidRPr="00D12552">
              <w:rPr>
                <w:rStyle w:val="reqtext"/>
                <w:lang w:val="en-CA"/>
              </w:rPr>
              <w:t xml:space="preserve"> </w:t>
            </w:r>
            <w:r w:rsidR="001571AE">
              <w:rPr>
                <w:rStyle w:val="reqtext"/>
                <w:lang w:val="en-CA"/>
              </w:rPr>
              <w:t xml:space="preserve">as defined in the </w:t>
            </w:r>
            <w:r w:rsidR="00641AE8" w:rsidRPr="00D12552">
              <w:rPr>
                <w:rStyle w:val="reqtext"/>
                <w:lang w:val="en-CA"/>
              </w:rPr>
              <w:t>UML</w:t>
            </w:r>
            <w:r w:rsidR="007A7721">
              <w:rPr>
                <w:rStyle w:val="reqtext"/>
                <w:lang w:val="en-CA"/>
              </w:rPr>
              <w:t>.</w:t>
            </w:r>
          </w:p>
        </w:tc>
      </w:tr>
    </w:tbl>
    <w:p w14:paraId="3BE5C0E0" w14:textId="77777777" w:rsidR="000F4D17" w:rsidRPr="009F4AF5" w:rsidRDefault="000F4D17" w:rsidP="000B4F44">
      <w:pPr>
        <w:spacing w:after="120"/>
        <w:rPr>
          <w:color w:val="000000"/>
          <w:lang w:val="en-CA"/>
        </w:rPr>
      </w:pPr>
    </w:p>
    <w:p w14:paraId="46D9A84E" w14:textId="26F52D22" w:rsidR="00FB508F" w:rsidRPr="009F4AF5" w:rsidRDefault="00946727" w:rsidP="00DB1F99">
      <w:pPr>
        <w:rPr>
          <w:color w:val="000000"/>
          <w:lang w:val="en-CA"/>
        </w:rPr>
      </w:pPr>
      <w:r w:rsidRPr="00804C60">
        <w:rPr>
          <w:color w:val="000000"/>
          <w:lang w:val="en-CA"/>
        </w:rPr>
        <w:t>Cardinality shall be the same as defined in UML model.</w:t>
      </w:r>
      <w:r w:rsidR="00ED5267" w:rsidRPr="00804C60">
        <w:rPr>
          <w:color w:val="000000"/>
          <w:lang w:val="en-CA"/>
        </w:rPr>
        <w:t xml:space="preserve">  Since essentially all properties are optional, this clause addresse</w:t>
      </w:r>
      <w:r w:rsidR="00B12ECA" w:rsidRPr="009F4AF5">
        <w:rPr>
          <w:color w:val="000000"/>
          <w:lang w:val="en-CA"/>
        </w:rPr>
        <w:t>s</w:t>
      </w:r>
      <w:r w:rsidR="00ED5267" w:rsidRPr="00B43806">
        <w:rPr>
          <w:color w:val="000000"/>
          <w:lang w:val="en-CA"/>
        </w:rPr>
        <w:t xml:space="preserve"> the upper bound</w:t>
      </w:r>
      <w:r w:rsidR="00B12ECA" w:rsidRPr="009F4AF5">
        <w:rPr>
          <w:color w:val="000000"/>
          <w:lang w:val="en-CA"/>
        </w:rPr>
        <w:t>s of cardinality</w:t>
      </w:r>
      <w:r w:rsidR="00ED5267" w:rsidRPr="00B43806">
        <w:rPr>
          <w:color w:val="000000"/>
          <w:lang w:val="en-CA"/>
        </w:rPr>
        <w:t xml:space="preserve">: “1” or “many” in </w:t>
      </w:r>
      <w:r w:rsidR="00ED5267" w:rsidRPr="00B43806">
        <w:rPr>
          <w:color w:val="000000"/>
          <w:lang w:val="en-CA"/>
        </w:rPr>
        <w:lastRenderedPageBreak/>
        <w:t xml:space="preserve">almost all cases.  </w:t>
      </w:r>
      <w:r w:rsidR="00B12ECA" w:rsidRPr="009F4AF5">
        <w:rPr>
          <w:color w:val="000000"/>
          <w:lang w:val="en-CA"/>
        </w:rPr>
        <w:t>I</w:t>
      </w:r>
      <w:r w:rsidR="00ED5267" w:rsidRPr="00B43806">
        <w:rPr>
          <w:color w:val="000000"/>
          <w:lang w:val="en-CA"/>
        </w:rPr>
        <w:t>f the UML</w:t>
      </w:r>
      <w:r w:rsidR="00B12ECA" w:rsidRPr="009F4AF5">
        <w:rPr>
          <w:color w:val="000000"/>
          <w:lang w:val="en-CA"/>
        </w:rPr>
        <w:t xml:space="preserve"> model</w:t>
      </w:r>
      <w:r w:rsidR="00ED5267" w:rsidRPr="00B43806">
        <w:rPr>
          <w:color w:val="000000"/>
          <w:lang w:val="en-CA"/>
        </w:rPr>
        <w:t xml:space="preserve"> limits a property</w:t>
      </w:r>
      <w:r w:rsidR="00B12ECA" w:rsidRPr="009F4AF5">
        <w:rPr>
          <w:color w:val="000000"/>
          <w:lang w:val="en-CA"/>
        </w:rPr>
        <w:t>’s maximum cardinality</w:t>
      </w:r>
      <w:r w:rsidR="00ED5267" w:rsidRPr="00B43806">
        <w:rPr>
          <w:color w:val="000000"/>
          <w:lang w:val="en-CA"/>
        </w:rPr>
        <w:t xml:space="preserve"> to “1”, the</w:t>
      </w:r>
      <w:r w:rsidR="00B12ECA" w:rsidRPr="009F4AF5">
        <w:rPr>
          <w:color w:val="000000"/>
          <w:lang w:val="en-CA"/>
        </w:rPr>
        <w:t>n the</w:t>
      </w:r>
      <w:r w:rsidR="00ED5267" w:rsidRPr="00B43806">
        <w:rPr>
          <w:color w:val="000000"/>
          <w:lang w:val="en-CA"/>
        </w:rPr>
        <w:t xml:space="preserve"> target implementation </w:t>
      </w:r>
      <w:r w:rsidR="00524C50">
        <w:rPr>
          <w:color w:val="000000"/>
          <w:lang w:val="en-CA"/>
        </w:rPr>
        <w:t>can’t</w:t>
      </w:r>
      <w:r w:rsidR="00ED5267" w:rsidRPr="00804C60">
        <w:rPr>
          <w:color w:val="000000"/>
          <w:lang w:val="en-CA"/>
        </w:rPr>
        <w:t xml:space="preserve"> be “many”.</w:t>
      </w:r>
    </w:p>
    <w:p w14:paraId="4412BB3D" w14:textId="77777777" w:rsidR="00FB508F" w:rsidRPr="00D12552" w:rsidRDefault="00FB508F" w:rsidP="000B4F44">
      <w:pPr>
        <w:pStyle w:val="Titre3"/>
        <w:spacing w:after="240"/>
        <w:rPr>
          <w:lang w:val="en-CA"/>
        </w:rPr>
      </w:pPr>
      <w:bookmarkStart w:id="105" w:name="_Toc452643139"/>
      <w:r>
        <w:rPr>
          <w:lang w:val="en-CA"/>
        </w:rPr>
        <w:t>Abstract classes</w:t>
      </w:r>
      <w:bookmarkEnd w:id="105"/>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F4D17" w:rsidRPr="00D12552" w14:paraId="0363CF94" w14:textId="77777777" w:rsidTr="00401D4D">
        <w:trPr>
          <w:cantSplit/>
        </w:trPr>
        <w:tc>
          <w:tcPr>
            <w:tcW w:w="4219" w:type="dxa"/>
            <w:tcBorders>
              <w:right w:val="nil"/>
            </w:tcBorders>
            <w:shd w:val="clear" w:color="auto" w:fill="auto"/>
          </w:tcPr>
          <w:p w14:paraId="3F35C2CE" w14:textId="77777777" w:rsidR="000F4D17" w:rsidRPr="00D12552" w:rsidRDefault="000F4D17" w:rsidP="00FB508F">
            <w:pPr>
              <w:rPr>
                <w:rStyle w:val="requri"/>
                <w:noProof/>
                <w:lang w:val="en-CA"/>
              </w:rPr>
            </w:pPr>
            <w:r>
              <w:rPr>
                <w:rStyle w:val="requri"/>
                <w:noProof/>
                <w:lang w:val="en-CA"/>
              </w:rPr>
              <w:t>/req/gsml4-</w:t>
            </w:r>
            <w:r w:rsidRPr="00D12552">
              <w:rPr>
                <w:rStyle w:val="requri"/>
                <w:noProof/>
                <w:lang w:val="en-CA"/>
              </w:rPr>
              <w:t>core/uml-</w:t>
            </w:r>
            <w:r>
              <w:rPr>
                <w:rStyle w:val="requri"/>
                <w:noProof/>
                <w:lang w:val="en-CA"/>
              </w:rPr>
              <w:t>abstract</w:t>
            </w:r>
          </w:p>
        </w:tc>
        <w:tc>
          <w:tcPr>
            <w:tcW w:w="4678" w:type="dxa"/>
            <w:tcBorders>
              <w:left w:val="nil"/>
            </w:tcBorders>
            <w:shd w:val="clear" w:color="auto" w:fill="auto"/>
          </w:tcPr>
          <w:p w14:paraId="0C7F1C0D" w14:textId="73B5D9E7" w:rsidR="000F4D17" w:rsidRPr="00D12552" w:rsidRDefault="000F4D17" w:rsidP="009F2680">
            <w:pPr>
              <w:pStyle w:val="Tabletext10"/>
              <w:jc w:val="left"/>
              <w:rPr>
                <w:rStyle w:val="reqtext"/>
                <w:lang w:val="en-CA"/>
              </w:rPr>
            </w:pPr>
            <w:r>
              <w:rPr>
                <w:rStyle w:val="reqtext"/>
                <w:lang w:val="en-CA"/>
              </w:rPr>
              <w:t xml:space="preserve">Abstract classes SHALL </w:t>
            </w:r>
            <w:r w:rsidR="009F2680">
              <w:rPr>
                <w:rStyle w:val="reqtext"/>
                <w:lang w:val="en-CA"/>
              </w:rPr>
              <w:t>NOT</w:t>
            </w:r>
            <w:r>
              <w:rPr>
                <w:rStyle w:val="reqtext"/>
                <w:lang w:val="en-CA"/>
              </w:rPr>
              <w:t xml:space="preserve"> be materialised</w:t>
            </w:r>
            <w:r w:rsidR="007A7721">
              <w:rPr>
                <w:rStyle w:val="reqtext"/>
                <w:lang w:val="en-CA"/>
              </w:rPr>
              <w:t>.</w:t>
            </w:r>
          </w:p>
        </w:tc>
      </w:tr>
    </w:tbl>
    <w:p w14:paraId="271F24BA" w14:textId="77777777" w:rsidR="000F4D17" w:rsidRPr="00804C60" w:rsidRDefault="000F4D17" w:rsidP="000B4F44">
      <w:pPr>
        <w:spacing w:after="120"/>
        <w:rPr>
          <w:color w:val="000000"/>
          <w:lang w:val="en-CA"/>
        </w:rPr>
      </w:pPr>
    </w:p>
    <w:p w14:paraId="3177864D" w14:textId="6F4EC4D5" w:rsidR="00ED5267" w:rsidRPr="009F4AF5" w:rsidRDefault="00396863" w:rsidP="000F4D17">
      <w:pPr>
        <w:rPr>
          <w:color w:val="000000"/>
          <w:lang w:val="en-CA"/>
        </w:rPr>
      </w:pPr>
      <w:r w:rsidRPr="00804C60">
        <w:rPr>
          <w:color w:val="000000"/>
          <w:lang w:val="en-CA"/>
        </w:rPr>
        <w:t>Not all physical implementation</w:t>
      </w:r>
      <w:r w:rsidR="00704C86" w:rsidRPr="00804C60">
        <w:rPr>
          <w:color w:val="000000"/>
          <w:lang w:val="en-CA"/>
        </w:rPr>
        <w:t>s</w:t>
      </w:r>
      <w:r w:rsidRPr="00804C60">
        <w:rPr>
          <w:color w:val="000000"/>
          <w:lang w:val="en-CA"/>
        </w:rPr>
        <w:t xml:space="preserve"> support the concept of </w:t>
      </w:r>
      <w:r w:rsidR="00704C86" w:rsidRPr="00804C60">
        <w:rPr>
          <w:color w:val="000000"/>
          <w:lang w:val="en-CA"/>
        </w:rPr>
        <w:t xml:space="preserve">an </w:t>
      </w:r>
      <w:r w:rsidRPr="00804C60">
        <w:rPr>
          <w:color w:val="000000"/>
          <w:lang w:val="en-CA"/>
        </w:rPr>
        <w:t>abstract class</w:t>
      </w:r>
      <w:r w:rsidR="00704C86" w:rsidRPr="00804C60">
        <w:rPr>
          <w:color w:val="000000"/>
          <w:lang w:val="en-CA"/>
        </w:rPr>
        <w:t>,</w:t>
      </w:r>
      <w:r w:rsidRPr="00804C60">
        <w:rPr>
          <w:color w:val="000000"/>
          <w:lang w:val="en-CA"/>
        </w:rPr>
        <w:t xml:space="preserve"> or even inheritance and polymorphism.  XSD does support that concept and all its implications, but JSON does not</w:t>
      </w:r>
      <w:r w:rsidR="009F2680">
        <w:rPr>
          <w:color w:val="000000"/>
          <w:lang w:val="en-CA"/>
        </w:rPr>
        <w:t xml:space="preserve"> – although </w:t>
      </w:r>
      <w:r w:rsidR="00441E20">
        <w:rPr>
          <w:color w:val="000000"/>
          <w:lang w:val="en-CA"/>
        </w:rPr>
        <w:t>JavaScript</w:t>
      </w:r>
      <w:r w:rsidR="009F2680">
        <w:rPr>
          <w:color w:val="000000"/>
          <w:lang w:val="en-CA"/>
        </w:rPr>
        <w:t xml:space="preserve"> somewhat can</w:t>
      </w:r>
      <w:r w:rsidRPr="00804C60">
        <w:rPr>
          <w:color w:val="000000"/>
          <w:lang w:val="en-CA"/>
        </w:rPr>
        <w:t xml:space="preserve">.  This requirement specifies that the </w:t>
      </w:r>
      <w:r w:rsidR="005E33CD">
        <w:rPr>
          <w:color w:val="000000"/>
          <w:lang w:val="en-CA"/>
        </w:rPr>
        <w:t>encoding specification</w:t>
      </w:r>
      <w:r w:rsidRPr="00804C60">
        <w:rPr>
          <w:color w:val="000000"/>
          <w:lang w:val="en-CA"/>
        </w:rPr>
        <w:t xml:space="preserve"> shall not allow materialisation of an insta</w:t>
      </w:r>
      <w:r w:rsidR="00704C86" w:rsidRPr="00804C60">
        <w:rPr>
          <w:color w:val="000000"/>
          <w:lang w:val="en-CA"/>
        </w:rPr>
        <w:t>n</w:t>
      </w:r>
      <w:r w:rsidRPr="00804C60">
        <w:rPr>
          <w:color w:val="000000"/>
          <w:lang w:val="en-CA"/>
        </w:rPr>
        <w:t xml:space="preserve">ce of a class </w:t>
      </w:r>
      <w:r w:rsidR="001E3746">
        <w:rPr>
          <w:color w:val="000000"/>
          <w:lang w:val="en-CA"/>
        </w:rPr>
        <w:t>stereotyped</w:t>
      </w:r>
      <w:r w:rsidRPr="00804C60">
        <w:rPr>
          <w:color w:val="000000"/>
          <w:lang w:val="en-CA"/>
        </w:rPr>
        <w:t xml:space="preserve"> as abstract.</w:t>
      </w:r>
    </w:p>
    <w:p w14:paraId="2593C8D8" w14:textId="4336F25B" w:rsidR="00FB508F" w:rsidRPr="00D12552" w:rsidRDefault="00FB508F" w:rsidP="000B4F44">
      <w:pPr>
        <w:pStyle w:val="Titre3"/>
        <w:spacing w:after="240"/>
        <w:rPr>
          <w:lang w:val="en-CA"/>
        </w:rPr>
      </w:pPr>
      <w:bookmarkStart w:id="106" w:name="_Toc452643140"/>
      <w:r>
        <w:rPr>
          <w:lang w:val="en-CA"/>
        </w:rPr>
        <w:t>Polymorphism</w:t>
      </w:r>
      <w:bookmarkEnd w:id="106"/>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96863" w:rsidRPr="00D12552" w14:paraId="42F46477" w14:textId="77777777" w:rsidTr="009E28CA">
        <w:trPr>
          <w:cantSplit/>
        </w:trPr>
        <w:tc>
          <w:tcPr>
            <w:tcW w:w="4219" w:type="dxa"/>
            <w:tcBorders>
              <w:right w:val="nil"/>
            </w:tcBorders>
            <w:shd w:val="clear" w:color="auto" w:fill="auto"/>
          </w:tcPr>
          <w:p w14:paraId="3D2F9773" w14:textId="1FEE0F51" w:rsidR="00396863" w:rsidRPr="00D12552" w:rsidRDefault="00396863" w:rsidP="00396863">
            <w:pPr>
              <w:pStyle w:val="Tabletext10"/>
              <w:rPr>
                <w:rStyle w:val="requri"/>
                <w:noProof/>
                <w:lang w:val="en-CA"/>
              </w:rPr>
            </w:pPr>
            <w:r>
              <w:rPr>
                <w:rStyle w:val="requri"/>
                <w:noProof/>
                <w:lang w:val="en-CA"/>
              </w:rPr>
              <w:t>/req/gsml4-</w:t>
            </w:r>
            <w:r w:rsidRPr="00D12552">
              <w:rPr>
                <w:rStyle w:val="requri"/>
                <w:noProof/>
                <w:lang w:val="en-CA"/>
              </w:rPr>
              <w:t>core/uml-</w:t>
            </w:r>
            <w:r>
              <w:rPr>
                <w:rStyle w:val="requri"/>
                <w:noProof/>
                <w:lang w:val="en-CA"/>
              </w:rPr>
              <w:t>polymorphism</w:t>
            </w:r>
          </w:p>
        </w:tc>
        <w:tc>
          <w:tcPr>
            <w:tcW w:w="4678" w:type="dxa"/>
            <w:tcBorders>
              <w:left w:val="nil"/>
            </w:tcBorders>
            <w:shd w:val="clear" w:color="auto" w:fill="auto"/>
          </w:tcPr>
          <w:p w14:paraId="65D1F6C2" w14:textId="6224DBA3" w:rsidR="00396863" w:rsidRPr="00D12552" w:rsidRDefault="000578C2" w:rsidP="000578C2">
            <w:pPr>
              <w:pStyle w:val="Tabletext10"/>
              <w:jc w:val="left"/>
              <w:rPr>
                <w:rStyle w:val="reqtext"/>
                <w:lang w:val="en-CA"/>
              </w:rPr>
            </w:pPr>
            <w:r>
              <w:rPr>
                <w:rStyle w:val="reqtext"/>
                <w:lang w:val="en-CA"/>
              </w:rPr>
              <w:t>Target implementation</w:t>
            </w:r>
            <w:r w:rsidR="00396863">
              <w:rPr>
                <w:rStyle w:val="reqtext"/>
                <w:lang w:val="en-CA"/>
              </w:rPr>
              <w:t xml:space="preserve"> </w:t>
            </w:r>
            <w:r>
              <w:rPr>
                <w:rStyle w:val="reqtext"/>
                <w:lang w:val="en-CA"/>
              </w:rPr>
              <w:t>SHALL</w:t>
            </w:r>
            <w:r w:rsidR="00396863">
              <w:rPr>
                <w:rStyle w:val="reqtext"/>
                <w:lang w:val="en-CA"/>
              </w:rPr>
              <w:t xml:space="preserve"> implement </w:t>
            </w:r>
            <w:r>
              <w:rPr>
                <w:rStyle w:val="reqtext"/>
                <w:lang w:val="en-CA"/>
              </w:rPr>
              <w:t>type substitutions</w:t>
            </w:r>
            <w:r w:rsidR="00396863">
              <w:rPr>
                <w:rStyle w:val="reqtext"/>
                <w:lang w:val="en-CA"/>
              </w:rPr>
              <w:t xml:space="preserve"> inferred from the UML model</w:t>
            </w:r>
            <w:r w:rsidR="007A7721">
              <w:rPr>
                <w:rStyle w:val="reqtext"/>
                <w:lang w:val="en-CA"/>
              </w:rPr>
              <w:t>.</w:t>
            </w:r>
          </w:p>
        </w:tc>
      </w:tr>
    </w:tbl>
    <w:p w14:paraId="64A5A5CB" w14:textId="77777777" w:rsidR="00396863" w:rsidRPr="009F4AF5" w:rsidRDefault="00396863" w:rsidP="000B4F44">
      <w:pPr>
        <w:spacing w:after="120"/>
        <w:rPr>
          <w:color w:val="000000"/>
          <w:lang w:val="en-CA"/>
        </w:rPr>
      </w:pPr>
    </w:p>
    <w:p w14:paraId="41D6450C" w14:textId="4AF50EA1" w:rsidR="00396863" w:rsidRPr="009F4AF5" w:rsidRDefault="00396863" w:rsidP="000F4D17">
      <w:pPr>
        <w:rPr>
          <w:color w:val="000000"/>
          <w:lang w:val="en-CA"/>
        </w:rPr>
      </w:pPr>
      <w:r w:rsidRPr="009F4AF5">
        <w:rPr>
          <w:color w:val="000000"/>
          <w:lang w:val="en-CA"/>
        </w:rPr>
        <w:t xml:space="preserve">The type hierarchy of the UML model implies type substitutions </w:t>
      </w:r>
      <w:r w:rsidR="001E3746">
        <w:rPr>
          <w:color w:val="000000"/>
          <w:lang w:val="en-CA"/>
        </w:rPr>
        <w:t>for</w:t>
      </w:r>
      <w:r w:rsidRPr="009F4AF5">
        <w:rPr>
          <w:color w:val="000000"/>
          <w:lang w:val="en-CA"/>
        </w:rPr>
        <w:t xml:space="preserve"> property values.  Fo</w:t>
      </w:r>
      <w:r w:rsidR="000578C2" w:rsidRPr="009F4AF5">
        <w:rPr>
          <w:color w:val="000000"/>
          <w:lang w:val="en-CA"/>
        </w:rPr>
        <w:t xml:space="preserve">r instance, </w:t>
      </w:r>
      <w:r w:rsidR="00057138" w:rsidRPr="009F4AF5">
        <w:rPr>
          <w:color w:val="000000"/>
          <w:lang w:val="en-CA"/>
        </w:rPr>
        <w:t>a property value of type GeologicEvent can be substituted by a value of type DisplacementEvent because DisplacementEvent is a subtype of GeologicEvent</w:t>
      </w:r>
      <w:r w:rsidR="000578C2" w:rsidRPr="009F4AF5">
        <w:rPr>
          <w:color w:val="000000"/>
          <w:lang w:val="en-CA"/>
        </w:rPr>
        <w:t xml:space="preserve"> (</w:t>
      </w:r>
      <w:r w:rsidR="000578C2" w:rsidRPr="009F4AF5">
        <w:rPr>
          <w:color w:val="000000"/>
          <w:lang w:val="en-CA"/>
        </w:rPr>
        <w:fldChar w:fldCharType="begin"/>
      </w:r>
      <w:r w:rsidR="000578C2" w:rsidRPr="009F4AF5">
        <w:rPr>
          <w:color w:val="000000"/>
          <w:lang w:val="en-CA"/>
        </w:rPr>
        <w:instrText xml:space="preserve"> REF _Ref439677176 \h </w:instrText>
      </w:r>
      <w:r w:rsidR="00A3190F" w:rsidRPr="009F4AF5">
        <w:rPr>
          <w:color w:val="000000"/>
          <w:lang w:val="en-CA"/>
        </w:rPr>
        <w:instrText xml:space="preserve"> \* MERGEFORMAT </w:instrText>
      </w:r>
      <w:r w:rsidR="000578C2" w:rsidRPr="009F4AF5">
        <w:rPr>
          <w:color w:val="000000"/>
          <w:lang w:val="en-CA"/>
        </w:rPr>
      </w:r>
      <w:r w:rsidR="000578C2" w:rsidRPr="009F4AF5">
        <w:rPr>
          <w:color w:val="000000"/>
          <w:lang w:val="en-CA"/>
        </w:rPr>
        <w:fldChar w:fldCharType="separate"/>
      </w:r>
      <w:proofErr w:type="gramStart"/>
      <w:r w:rsidR="00F02ED9" w:rsidRPr="00F02ED9">
        <w:rPr>
          <w:b/>
          <w:bCs/>
          <w:color w:val="000000"/>
          <w:lang w:val="en-CA"/>
        </w:rPr>
        <w:t>Erreur !</w:t>
      </w:r>
      <w:proofErr w:type="gramEnd"/>
      <w:r w:rsidR="00F02ED9" w:rsidRPr="00F02ED9">
        <w:rPr>
          <w:b/>
          <w:bCs/>
          <w:color w:val="000000"/>
          <w:lang w:val="en-CA"/>
        </w:rPr>
        <w:t xml:space="preserve"> </w:t>
      </w:r>
      <w:proofErr w:type="gramStart"/>
      <w:r w:rsidR="00F02ED9" w:rsidRPr="00F02ED9">
        <w:rPr>
          <w:b/>
          <w:bCs/>
          <w:color w:val="000000"/>
          <w:lang w:val="en-CA"/>
        </w:rPr>
        <w:t>Source du renvoi introuvable.</w:t>
      </w:r>
      <w:r w:rsidR="000578C2" w:rsidRPr="009F4AF5">
        <w:rPr>
          <w:color w:val="000000"/>
          <w:lang w:val="en-CA"/>
        </w:rPr>
        <w:fldChar w:fldCharType="end"/>
      </w:r>
      <w:r w:rsidR="000578C2" w:rsidRPr="009F4AF5">
        <w:rPr>
          <w:color w:val="000000"/>
          <w:lang w:val="en-CA"/>
        </w:rPr>
        <w:t>).</w:t>
      </w:r>
      <w:proofErr w:type="gramEnd"/>
      <w:r w:rsidR="000578C2" w:rsidRPr="009F4AF5">
        <w:rPr>
          <w:color w:val="000000"/>
          <w:lang w:val="en-CA"/>
        </w:rPr>
        <w:t xml:space="preserve">  A lot of property type</w:t>
      </w:r>
      <w:r w:rsidR="00DF50C1" w:rsidRPr="009F4AF5">
        <w:rPr>
          <w:color w:val="000000"/>
          <w:lang w:val="en-CA"/>
        </w:rPr>
        <w:t>s</w:t>
      </w:r>
      <w:r w:rsidR="000578C2" w:rsidRPr="009F4AF5">
        <w:rPr>
          <w:color w:val="000000"/>
          <w:lang w:val="en-CA"/>
        </w:rPr>
        <w:t xml:space="preserve"> are abstract type</w:t>
      </w:r>
      <w:r w:rsidR="009F2680">
        <w:rPr>
          <w:color w:val="000000"/>
          <w:lang w:val="en-CA"/>
        </w:rPr>
        <w:t>s</w:t>
      </w:r>
      <w:r w:rsidR="000578C2" w:rsidRPr="009F4AF5">
        <w:rPr>
          <w:color w:val="000000"/>
          <w:lang w:val="en-CA"/>
        </w:rPr>
        <w:t xml:space="preserve"> and only a concrete subtype </w:t>
      </w:r>
      <w:r w:rsidR="00DF50C1" w:rsidRPr="009F4AF5">
        <w:rPr>
          <w:color w:val="000000"/>
          <w:lang w:val="en-CA"/>
        </w:rPr>
        <w:t>may</w:t>
      </w:r>
      <w:r w:rsidR="000578C2" w:rsidRPr="009F4AF5">
        <w:rPr>
          <w:color w:val="000000"/>
          <w:lang w:val="en-CA"/>
        </w:rPr>
        <w:t xml:space="preserve"> be materialised (as per </w:t>
      </w:r>
      <w:r w:rsidR="000578C2" w:rsidRPr="009F4AF5">
        <w:rPr>
          <w:rStyle w:val="requri"/>
          <w:color w:val="000000"/>
          <w:lang w:val="en-CA"/>
        </w:rPr>
        <w:t>/req/gsml4-core/uml-abstract</w:t>
      </w:r>
      <w:r w:rsidR="000578C2" w:rsidRPr="009F4AF5">
        <w:rPr>
          <w:color w:val="000000"/>
          <w:lang w:val="en-CA"/>
        </w:rPr>
        <w:t>).  A target implementation shall consider type substitutions</w:t>
      </w:r>
      <w:r w:rsidR="00D71D82" w:rsidRPr="009F4AF5">
        <w:rPr>
          <w:color w:val="000000"/>
          <w:lang w:val="en-CA"/>
        </w:rPr>
        <w:t xml:space="preserve"> using mechanisms available for this implementation. </w:t>
      </w:r>
    </w:p>
    <w:p w14:paraId="21D2ACC9" w14:textId="77777777" w:rsidR="000B4F44" w:rsidRPr="00D12552" w:rsidRDefault="000B4F44" w:rsidP="000B4F44">
      <w:pPr>
        <w:pStyle w:val="Titre3"/>
        <w:spacing w:after="240"/>
        <w:rPr>
          <w:lang w:val="en-CA"/>
        </w:rPr>
      </w:pPr>
      <w:bookmarkStart w:id="107" w:name="_Toc452643141"/>
      <w:r w:rsidRPr="00D12552">
        <w:rPr>
          <w:lang w:val="en-CA"/>
        </w:rPr>
        <w:t>Quantities</w:t>
      </w:r>
      <w:bookmarkEnd w:id="107"/>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0253CD84" w14:textId="77777777" w:rsidTr="00415E41">
        <w:trPr>
          <w:cantSplit/>
        </w:trPr>
        <w:tc>
          <w:tcPr>
            <w:tcW w:w="4219" w:type="dxa"/>
            <w:tcBorders>
              <w:right w:val="nil"/>
            </w:tcBorders>
            <w:shd w:val="clear" w:color="auto" w:fill="auto"/>
          </w:tcPr>
          <w:p w14:paraId="2A3B4FEC" w14:textId="77777777" w:rsidR="000B4F44" w:rsidRPr="00BD7B2A" w:rsidRDefault="000B4F44" w:rsidP="00415E41">
            <w:pPr>
              <w:pStyle w:val="Tabletext10"/>
              <w:jc w:val="left"/>
              <w:rPr>
                <w:rStyle w:val="requri"/>
                <w:noProof/>
                <w:lang w:val="fr-CA"/>
              </w:rPr>
            </w:pPr>
            <w:r w:rsidRPr="00BD7B2A">
              <w:rPr>
                <w:rStyle w:val="requri"/>
                <w:noProof/>
                <w:lang w:val="fr-CA"/>
              </w:rPr>
              <w:t>/req/gsml4-core/quantities-uom</w:t>
            </w:r>
          </w:p>
        </w:tc>
        <w:tc>
          <w:tcPr>
            <w:tcW w:w="4678" w:type="dxa"/>
            <w:tcBorders>
              <w:left w:val="nil"/>
            </w:tcBorders>
            <w:shd w:val="clear" w:color="auto" w:fill="auto"/>
          </w:tcPr>
          <w:p w14:paraId="4075CD5A" w14:textId="76727447" w:rsidR="000B4F44" w:rsidRPr="00D12552" w:rsidRDefault="000B4F44" w:rsidP="00415E41">
            <w:pPr>
              <w:pStyle w:val="Tabletext10"/>
              <w:jc w:val="left"/>
              <w:rPr>
                <w:rStyle w:val="reqtext"/>
                <w:lang w:val="en-CA"/>
              </w:rPr>
            </w:pPr>
            <w:r w:rsidRPr="00D12552">
              <w:rPr>
                <w:rStyle w:val="reqtext"/>
                <w:lang w:val="en-CA"/>
              </w:rPr>
              <w:t xml:space="preserve">Quantities and measurements SHALL have explicit units of measure </w:t>
            </w:r>
            <w:r>
              <w:rPr>
                <w:rFonts w:cs="Arial"/>
                <w:sz w:val="18"/>
                <w:lang w:val="en-CA"/>
              </w:rPr>
              <w:t>from a governed ontology</w:t>
            </w:r>
            <w:r w:rsidR="007A7721">
              <w:rPr>
                <w:rFonts w:cs="Arial"/>
                <w:sz w:val="18"/>
                <w:lang w:val="en-CA"/>
              </w:rPr>
              <w:t>.</w:t>
            </w:r>
          </w:p>
        </w:tc>
      </w:tr>
    </w:tbl>
    <w:p w14:paraId="63FFEFEE" w14:textId="77777777" w:rsidR="000B4F44" w:rsidRPr="000B4F44" w:rsidRDefault="000B4F44" w:rsidP="000B4F44">
      <w:pPr>
        <w:spacing w:after="120"/>
        <w:rPr>
          <w:color w:val="000000"/>
          <w:lang w:val="en-CA"/>
        </w:rPr>
      </w:pPr>
    </w:p>
    <w:p w14:paraId="6CA47964" w14:textId="1FE3BE42" w:rsidR="000B4F44" w:rsidRPr="00D12552" w:rsidRDefault="000B4F44" w:rsidP="000B4F44">
      <w:pPr>
        <w:rPr>
          <w:lang w:val="en-CA"/>
        </w:rPr>
      </w:pPr>
      <w:r w:rsidRPr="00D12552">
        <w:rPr>
          <w:lang w:val="en-CA"/>
        </w:rPr>
        <w:t>The Quantities and Measurements units of measure shall be taken from a standard vocabulary governed by an appropriate community</w:t>
      </w:r>
      <w:r>
        <w:rPr>
          <w:lang w:val="en-CA"/>
        </w:rPr>
        <w:t xml:space="preserve">, for example </w:t>
      </w:r>
      <w:r w:rsidR="007A4792">
        <w:rPr>
          <w:lang w:val="en-CA"/>
        </w:rPr>
        <w:t xml:space="preserve">the </w:t>
      </w:r>
      <w:r w:rsidR="007A4792" w:rsidRPr="007A4792">
        <w:rPr>
          <w:lang w:val="en-CA"/>
        </w:rPr>
        <w:t>Unified Code for Units of Measure</w:t>
      </w:r>
      <w:r w:rsidR="007A4792">
        <w:rPr>
          <w:lang w:val="en-CA"/>
        </w:rPr>
        <w:t xml:space="preserve"> (</w:t>
      </w:r>
      <w:r>
        <w:rPr>
          <w:lang w:val="en-CA"/>
        </w:rPr>
        <w:t>UCUM</w:t>
      </w:r>
      <w:r w:rsidR="007A4792">
        <w:rPr>
          <w:lang w:val="en-CA"/>
        </w:rPr>
        <w:t>)</w:t>
      </w:r>
      <w:r>
        <w:rPr>
          <w:lang w:val="en-CA"/>
        </w:rPr>
        <w:t>.</w:t>
      </w:r>
    </w:p>
    <w:p w14:paraId="1EB2BDF4" w14:textId="77777777" w:rsidR="000B4F44" w:rsidRPr="00D12552" w:rsidRDefault="000B4F44" w:rsidP="00804C60">
      <w:pPr>
        <w:pStyle w:val="Titre3"/>
        <w:spacing w:after="240"/>
        <w:rPr>
          <w:lang w:val="en-CA"/>
        </w:rPr>
      </w:pPr>
      <w:bookmarkStart w:id="108" w:name="_Toc452643142"/>
      <w:r w:rsidRPr="00D12552">
        <w:rPr>
          <w:lang w:val="en-CA"/>
        </w:rPr>
        <w:t>Code lists</w:t>
      </w:r>
      <w:bookmarkEnd w:id="108"/>
      <w:r w:rsidRPr="00D12552">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76256692" w14:textId="77777777" w:rsidTr="00415E41">
        <w:trPr>
          <w:cantSplit/>
        </w:trPr>
        <w:tc>
          <w:tcPr>
            <w:tcW w:w="4219" w:type="dxa"/>
            <w:tcBorders>
              <w:right w:val="nil"/>
            </w:tcBorders>
            <w:shd w:val="clear" w:color="auto" w:fill="auto"/>
          </w:tcPr>
          <w:p w14:paraId="1D5C9DE2" w14:textId="0616BDA2" w:rsidR="000B4F44" w:rsidRPr="00BD7B2A" w:rsidRDefault="000B4F44" w:rsidP="002C2D58">
            <w:pPr>
              <w:pStyle w:val="Tabletext10"/>
              <w:jc w:val="left"/>
              <w:rPr>
                <w:rStyle w:val="requri"/>
                <w:noProof/>
                <w:lang w:val="fr-CA"/>
              </w:rPr>
            </w:pPr>
            <w:r>
              <w:rPr>
                <w:rStyle w:val="requri"/>
                <w:noProof/>
                <w:lang w:val="en-CA"/>
              </w:rPr>
              <w:t>/req/gsml4-</w:t>
            </w:r>
            <w:r w:rsidRPr="00D12552">
              <w:rPr>
                <w:rStyle w:val="requri"/>
                <w:noProof/>
                <w:lang w:val="en-CA"/>
              </w:rPr>
              <w:t>core/codelist</w:t>
            </w:r>
          </w:p>
        </w:tc>
        <w:tc>
          <w:tcPr>
            <w:tcW w:w="4678" w:type="dxa"/>
            <w:tcBorders>
              <w:left w:val="nil"/>
            </w:tcBorders>
            <w:shd w:val="clear" w:color="auto" w:fill="auto"/>
          </w:tcPr>
          <w:p w14:paraId="0521A0E0" w14:textId="5EBD3BB3" w:rsidR="000B4F44" w:rsidRPr="00D12552" w:rsidRDefault="000B4F44" w:rsidP="0042253D">
            <w:pPr>
              <w:pStyle w:val="Tabletext10"/>
              <w:jc w:val="left"/>
              <w:rPr>
                <w:rStyle w:val="reqtext"/>
                <w:lang w:val="en-CA"/>
              </w:rPr>
            </w:pPr>
            <w:r w:rsidRPr="00D12552">
              <w:rPr>
                <w:rStyle w:val="reqtext"/>
                <w:lang w:val="en-CA"/>
              </w:rPr>
              <w:t xml:space="preserve">Classes of stereotype &lt;&lt;CodeList&gt;&gt; </w:t>
            </w:r>
            <w:r w:rsidR="00441E20">
              <w:rPr>
                <w:rStyle w:val="reqtext"/>
                <w:lang w:val="en-CA"/>
              </w:rPr>
              <w:t>SHALL</w:t>
            </w:r>
            <w:r w:rsidR="00441E20" w:rsidRPr="00D12552">
              <w:rPr>
                <w:rStyle w:val="reqtext"/>
                <w:lang w:val="en-CA"/>
              </w:rPr>
              <w:t xml:space="preserve"> be</w:t>
            </w:r>
            <w:r w:rsidRPr="00D12552">
              <w:rPr>
                <w:rStyle w:val="reqtext"/>
                <w:lang w:val="en-CA"/>
              </w:rPr>
              <w:t xml:space="preserve"> </w:t>
            </w:r>
            <w:r w:rsidR="009F6B2F">
              <w:rPr>
                <w:rFonts w:cs="Arial"/>
                <w:sz w:val="18"/>
                <w:lang w:val="en-CA"/>
              </w:rPr>
              <w:t xml:space="preserve">encoded as </w:t>
            </w:r>
            <w:r w:rsidRPr="00D12552">
              <w:rPr>
                <w:rFonts w:cs="Arial"/>
                <w:sz w:val="18"/>
                <w:lang w:val="en-CA"/>
              </w:rPr>
              <w:t>URI</w:t>
            </w:r>
            <w:r w:rsidR="009F6B2F">
              <w:rPr>
                <w:rFonts w:cs="Arial"/>
                <w:sz w:val="18"/>
                <w:lang w:val="en-CA"/>
              </w:rPr>
              <w:t xml:space="preserve"> </w:t>
            </w:r>
            <w:r w:rsidR="00441E20">
              <w:rPr>
                <w:rFonts w:cs="Arial"/>
                <w:sz w:val="18"/>
                <w:lang w:val="en-CA"/>
              </w:rPr>
              <w:t>according</w:t>
            </w:r>
            <w:r w:rsidR="009F6B2F">
              <w:rPr>
                <w:rFonts w:cs="Arial"/>
                <w:sz w:val="18"/>
                <w:lang w:val="en-CA"/>
              </w:rPr>
              <w:t xml:space="preserve"> to RFC </w:t>
            </w:r>
            <w:r w:rsidR="005061CC">
              <w:rPr>
                <w:rFonts w:cs="Arial"/>
                <w:sz w:val="18"/>
                <w:lang w:val="en-CA"/>
              </w:rPr>
              <w:t>3986</w:t>
            </w:r>
            <w:r w:rsidR="009F6B2F">
              <w:rPr>
                <w:rFonts w:cs="Arial"/>
                <w:sz w:val="18"/>
                <w:lang w:val="en-CA"/>
              </w:rPr>
              <w:t xml:space="preserve"> associated to a unique term from a controlled vocabulary</w:t>
            </w:r>
            <w:r w:rsidR="007A7721">
              <w:rPr>
                <w:rStyle w:val="reqtext"/>
                <w:lang w:val="en-CA"/>
              </w:rPr>
              <w:t>.</w:t>
            </w:r>
          </w:p>
        </w:tc>
      </w:tr>
    </w:tbl>
    <w:p w14:paraId="13DCEDE5" w14:textId="77777777" w:rsidR="000B4F44" w:rsidRPr="000B4F44" w:rsidRDefault="000B4F44" w:rsidP="000B4F44">
      <w:pPr>
        <w:spacing w:after="120"/>
        <w:rPr>
          <w:color w:val="000000"/>
          <w:lang w:val="en-CA"/>
        </w:rPr>
      </w:pPr>
    </w:p>
    <w:p w14:paraId="026DFF58" w14:textId="5A1CE2A2" w:rsidR="000B4F44" w:rsidRPr="00D12552" w:rsidRDefault="000B4F44" w:rsidP="000B4F44">
      <w:pPr>
        <w:rPr>
          <w:lang w:val="en-CA"/>
        </w:rPr>
      </w:pPr>
      <w:r w:rsidRPr="00D12552">
        <w:rPr>
          <w:lang w:val="en-CA"/>
        </w:rPr>
        <w:t>All properties that require formal vocabularies are modelled in UML as classes having the stereotype &lt;&lt;CodeList&gt;&gt;.  The list of valid terms should be taken from a standard vocabulary gover</w:t>
      </w:r>
      <w:r w:rsidR="007A4792">
        <w:rPr>
          <w:lang w:val="en-CA"/>
        </w:rPr>
        <w:t xml:space="preserve">ned by an appropriate community - for example, </w:t>
      </w:r>
      <w:r w:rsidR="00610E7E">
        <w:rPr>
          <w:lang w:val="en-CA"/>
        </w:rPr>
        <w:t xml:space="preserve">the </w:t>
      </w:r>
      <w:r w:rsidR="007A4792">
        <w:rPr>
          <w:lang w:val="en-CA"/>
        </w:rPr>
        <w:t xml:space="preserve">IUGS CGI </w:t>
      </w:r>
      <w:r w:rsidR="00610E7E">
        <w:rPr>
          <w:lang w:val="en-CA"/>
        </w:rPr>
        <w:t xml:space="preserve">Geoscience Terminology Working Group </w:t>
      </w:r>
      <w:r w:rsidR="007A4792">
        <w:rPr>
          <w:lang w:val="en-CA"/>
        </w:rPr>
        <w:t>(</w:t>
      </w:r>
      <w:hyperlink r:id="rId25" w:history="1">
        <w:r w:rsidR="00610E7E" w:rsidRPr="00445F04">
          <w:rPr>
            <w:rStyle w:val="Lienhypertexte"/>
            <w:lang w:val="en-CA"/>
          </w:rPr>
          <w:t>http://www.cgi-</w:t>
        </w:r>
        <w:r w:rsidR="00610E7E" w:rsidRPr="00445F04">
          <w:rPr>
            <w:rStyle w:val="Lienhypertexte"/>
            <w:lang w:val="en-CA"/>
          </w:rPr>
          <w:lastRenderedPageBreak/>
          <w:t>iugs.org/tech_collaboration/geoscience_terminology_working_group.html</w:t>
        </w:r>
      </w:hyperlink>
      <w:r w:rsidR="00610E7E">
        <w:rPr>
          <w:lang w:val="en-CA"/>
        </w:rPr>
        <w:t xml:space="preserve"> and </w:t>
      </w:r>
      <w:hyperlink r:id="rId26" w:history="1">
        <w:r w:rsidR="007A4792" w:rsidRPr="00445F04">
          <w:rPr>
            <w:rStyle w:val="Lienhypertexte"/>
            <w:lang w:val="en-CA"/>
          </w:rPr>
          <w:t>http://resource.geosciml.org</w:t>
        </w:r>
      </w:hyperlink>
      <w:r w:rsidR="007A4792">
        <w:rPr>
          <w:lang w:val="en-CA"/>
        </w:rPr>
        <w:t>)</w:t>
      </w:r>
      <w:r w:rsidR="001E3746">
        <w:rPr>
          <w:lang w:val="en-CA"/>
        </w:rPr>
        <w:t xml:space="preserve"> or INSPIRE</w:t>
      </w:r>
      <w:r w:rsidR="007A4792">
        <w:rPr>
          <w:lang w:val="en-CA"/>
        </w:rPr>
        <w:t xml:space="preserve">. </w:t>
      </w:r>
    </w:p>
    <w:p w14:paraId="47D68AF1" w14:textId="77777777" w:rsidR="003D0B50" w:rsidRPr="00D12552" w:rsidRDefault="003D0B50" w:rsidP="002C2D58">
      <w:pPr>
        <w:pStyle w:val="Titre3"/>
        <w:rPr>
          <w:lang w:val="en-CA"/>
        </w:rPr>
      </w:pPr>
      <w:bookmarkStart w:id="109" w:name="_Toc448329425"/>
      <w:bookmarkStart w:id="110" w:name="_Toc448329573"/>
      <w:bookmarkStart w:id="111" w:name="_Toc448329959"/>
      <w:bookmarkStart w:id="112" w:name="_Toc448329426"/>
      <w:bookmarkStart w:id="113" w:name="_Toc448329574"/>
      <w:bookmarkStart w:id="114" w:name="_Toc448329960"/>
      <w:bookmarkStart w:id="115" w:name="_Ref432861735"/>
      <w:bookmarkStart w:id="116" w:name="_Ref446671865"/>
      <w:bookmarkStart w:id="117" w:name="_Toc452643143"/>
      <w:bookmarkEnd w:id="109"/>
      <w:bookmarkEnd w:id="110"/>
      <w:bookmarkEnd w:id="111"/>
      <w:bookmarkEnd w:id="112"/>
      <w:bookmarkEnd w:id="113"/>
      <w:bookmarkEnd w:id="114"/>
      <w:commentRangeStart w:id="118"/>
      <w:r w:rsidRPr="00D12552">
        <w:rPr>
          <w:lang w:val="en-CA"/>
        </w:rPr>
        <w:t>Code lists URI</w:t>
      </w:r>
      <w:bookmarkEnd w:id="115"/>
      <w:commentRangeEnd w:id="118"/>
      <w:r w:rsidR="00773E1B">
        <w:rPr>
          <w:rStyle w:val="Marquedecommentaire"/>
          <w:rFonts w:cs="Times New Roman"/>
          <w:b w:val="0"/>
          <w:bCs w:val="0"/>
        </w:rPr>
        <w:commentReference w:id="118"/>
      </w:r>
      <w:bookmarkEnd w:id="116"/>
      <w:bookmarkEnd w:id="117"/>
    </w:p>
    <w:tbl>
      <w:tblPr>
        <w:tblpPr w:leftFromText="180" w:rightFromText="180" w:vertAnchor="text" w:horzAnchor="margin" w:tblpY="177"/>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2CE9AFB0" w14:textId="77777777" w:rsidTr="000B4F44">
        <w:trPr>
          <w:cantSplit/>
        </w:trPr>
        <w:tc>
          <w:tcPr>
            <w:tcW w:w="4219" w:type="dxa"/>
            <w:tcBorders>
              <w:right w:val="nil"/>
            </w:tcBorders>
            <w:shd w:val="clear" w:color="auto" w:fill="auto"/>
          </w:tcPr>
          <w:p w14:paraId="332720AE" w14:textId="16F838B1" w:rsidR="000B4F44" w:rsidRPr="00D12552" w:rsidRDefault="000B4F44" w:rsidP="002C2D58">
            <w:pPr>
              <w:pStyle w:val="Tabletext10"/>
              <w:jc w:val="left"/>
              <w:rPr>
                <w:rStyle w:val="requri"/>
                <w:noProof/>
                <w:lang w:val="en-CA"/>
              </w:rPr>
            </w:pPr>
            <w:r>
              <w:rPr>
                <w:rStyle w:val="requri"/>
                <w:noProof/>
                <w:lang w:val="en-CA"/>
              </w:rPr>
              <w:t>/req/gsml4-</w:t>
            </w:r>
            <w:r w:rsidRPr="00D12552">
              <w:rPr>
                <w:rStyle w:val="requri"/>
                <w:noProof/>
                <w:lang w:val="en-CA"/>
              </w:rPr>
              <w:t>core/codelistURI</w:t>
            </w:r>
          </w:p>
        </w:tc>
        <w:tc>
          <w:tcPr>
            <w:tcW w:w="4678" w:type="dxa"/>
            <w:tcBorders>
              <w:left w:val="nil"/>
            </w:tcBorders>
            <w:shd w:val="clear" w:color="auto" w:fill="auto"/>
          </w:tcPr>
          <w:p w14:paraId="7F1D94FD" w14:textId="6983AA3F" w:rsidR="000B4F44" w:rsidRPr="00D12552" w:rsidRDefault="000B4F44" w:rsidP="009F6B2F">
            <w:pPr>
              <w:pStyle w:val="Tabletext10"/>
              <w:jc w:val="left"/>
              <w:rPr>
                <w:rStyle w:val="reqtext"/>
                <w:lang w:val="en-CA"/>
              </w:rPr>
            </w:pPr>
            <w:r w:rsidRPr="00D12552">
              <w:rPr>
                <w:rStyle w:val="reqtext"/>
                <w:lang w:val="en-CA"/>
              </w:rPr>
              <w:t xml:space="preserve">URI used for vocabulary terms </w:t>
            </w:r>
            <w:r w:rsidR="009F6B2F">
              <w:rPr>
                <w:rStyle w:val="reqtext"/>
                <w:lang w:val="en-CA"/>
              </w:rPr>
              <w:t>SHOULD</w:t>
            </w:r>
            <w:r w:rsidR="009F6B2F" w:rsidRPr="00D12552">
              <w:rPr>
                <w:rStyle w:val="reqtext"/>
                <w:lang w:val="en-CA"/>
              </w:rPr>
              <w:t xml:space="preserve"> </w:t>
            </w:r>
            <w:r w:rsidRPr="00D12552">
              <w:rPr>
                <w:rStyle w:val="reqtext"/>
                <w:lang w:val="en-CA"/>
              </w:rPr>
              <w:t xml:space="preserve">be resolvable using Linked </w:t>
            </w:r>
            <w:r w:rsidR="00610E7E">
              <w:rPr>
                <w:rStyle w:val="reqtext"/>
                <w:lang w:val="en-CA"/>
              </w:rPr>
              <w:t xml:space="preserve">Open </w:t>
            </w:r>
            <w:r w:rsidRPr="00D12552">
              <w:rPr>
                <w:rStyle w:val="reqtext"/>
                <w:lang w:val="en-CA"/>
              </w:rPr>
              <w:t>Data principles.</w:t>
            </w:r>
          </w:p>
        </w:tc>
      </w:tr>
    </w:tbl>
    <w:p w14:paraId="23435A59" w14:textId="77777777" w:rsidR="000B4F44" w:rsidRPr="000B4F44" w:rsidRDefault="000B4F44" w:rsidP="000B4F44">
      <w:pPr>
        <w:spacing w:after="120"/>
        <w:rPr>
          <w:color w:val="000000"/>
          <w:lang w:val="en-CA"/>
        </w:rPr>
      </w:pPr>
    </w:p>
    <w:p w14:paraId="0C9D223C" w14:textId="3BE21D55" w:rsidR="003D0B50" w:rsidRPr="00D12552" w:rsidRDefault="003D0B50" w:rsidP="003D0B50">
      <w:pPr>
        <w:rPr>
          <w:lang w:val="en-CA"/>
        </w:rPr>
      </w:pPr>
      <w:r w:rsidRPr="00D12552">
        <w:rPr>
          <w:lang w:val="en-CA"/>
        </w:rPr>
        <w:t xml:space="preserve">The URI used to identify vocabulary terms </w:t>
      </w:r>
      <w:r w:rsidR="007F062E">
        <w:rPr>
          <w:lang w:val="en-CA"/>
        </w:rPr>
        <w:t>SHOULD</w:t>
      </w:r>
      <w:r w:rsidR="007F062E" w:rsidRPr="00D12552">
        <w:rPr>
          <w:lang w:val="en-CA"/>
        </w:rPr>
        <w:t xml:space="preserve"> </w:t>
      </w:r>
      <w:r w:rsidRPr="00D12552">
        <w:rPr>
          <w:lang w:val="en-CA"/>
        </w:rPr>
        <w:t xml:space="preserve">be resolvable using Linked </w:t>
      </w:r>
      <w:r w:rsidR="00610E7E">
        <w:rPr>
          <w:lang w:val="en-CA"/>
        </w:rPr>
        <w:t>Data p</w:t>
      </w:r>
      <w:r w:rsidRPr="00D12552">
        <w:rPr>
          <w:lang w:val="en-CA"/>
        </w:rPr>
        <w:t xml:space="preserve">rinciples, where a URI identifier can resolve to multiple representations (or formats) </w:t>
      </w:r>
      <w:r w:rsidR="0098452A">
        <w:rPr>
          <w:lang w:val="en-CA"/>
        </w:rPr>
        <w:t>of</w:t>
      </w:r>
      <w:r w:rsidR="0098452A" w:rsidRPr="00D12552">
        <w:rPr>
          <w:lang w:val="en-CA"/>
        </w:rPr>
        <w:t xml:space="preserve"> </w:t>
      </w:r>
      <w:r w:rsidRPr="00D12552">
        <w:rPr>
          <w:lang w:val="en-CA"/>
        </w:rPr>
        <w:t>the term</w:t>
      </w:r>
      <w:r w:rsidR="0098452A">
        <w:rPr>
          <w:lang w:val="en-CA"/>
        </w:rPr>
        <w:t>.</w:t>
      </w:r>
    </w:p>
    <w:p w14:paraId="6E70A1F5" w14:textId="77777777" w:rsidR="003D0B50" w:rsidRPr="00D12552" w:rsidRDefault="003D0B50" w:rsidP="003D0B50">
      <w:pPr>
        <w:pStyle w:val="Titre3"/>
        <w:rPr>
          <w:lang w:val="en-CA"/>
        </w:rPr>
      </w:pPr>
      <w:bookmarkStart w:id="119" w:name="_Toc452643144"/>
      <w:commentRangeStart w:id="120"/>
      <w:r w:rsidRPr="00D12552">
        <w:rPr>
          <w:lang w:val="en-CA"/>
        </w:rPr>
        <w:t>Identifier</w:t>
      </w:r>
      <w:commentRangeEnd w:id="120"/>
      <w:r w:rsidR="000F4D17">
        <w:rPr>
          <w:rStyle w:val="Marquedecommentaire"/>
          <w:rFonts w:cs="Times New Roman"/>
          <w:b w:val="0"/>
          <w:bCs w:val="0"/>
        </w:rPr>
        <w:commentReference w:id="120"/>
      </w:r>
      <w:bookmarkEnd w:id="119"/>
    </w:p>
    <w:tbl>
      <w:tblPr>
        <w:tblpPr w:leftFromText="180" w:rightFromText="180" w:vertAnchor="text" w:horzAnchor="margin" w:tblpY="204"/>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0B4F44" w:rsidRPr="00D12552" w14:paraId="35F83D2D" w14:textId="77777777" w:rsidTr="000B4F44">
        <w:trPr>
          <w:cantSplit/>
        </w:trPr>
        <w:tc>
          <w:tcPr>
            <w:tcW w:w="2518" w:type="dxa"/>
            <w:tcBorders>
              <w:right w:val="single" w:sz="4" w:space="0" w:color="auto"/>
            </w:tcBorders>
            <w:shd w:val="clear" w:color="auto" w:fill="auto"/>
          </w:tcPr>
          <w:p w14:paraId="319B3DAA" w14:textId="77777777" w:rsidR="000B4F44" w:rsidRPr="00D12552" w:rsidRDefault="000B4F44" w:rsidP="000B4F44">
            <w:pPr>
              <w:pStyle w:val="Tabletext10"/>
              <w:jc w:val="left"/>
              <w:rPr>
                <w:rStyle w:val="requri"/>
                <w:lang w:val="en-CA"/>
              </w:rPr>
            </w:pPr>
            <w:r>
              <w:rPr>
                <w:rStyle w:val="requri"/>
                <w:lang w:val="en-CA"/>
              </w:rPr>
              <w:t>/req/gsml4-</w:t>
            </w:r>
            <w:r w:rsidRPr="00D12552">
              <w:rPr>
                <w:rStyle w:val="requri"/>
                <w:lang w:val="en-CA"/>
              </w:rPr>
              <w:t>core/identifier</w:t>
            </w:r>
          </w:p>
        </w:tc>
        <w:tc>
          <w:tcPr>
            <w:tcW w:w="6379" w:type="dxa"/>
            <w:tcBorders>
              <w:left w:val="single" w:sz="4" w:space="0" w:color="auto"/>
            </w:tcBorders>
            <w:shd w:val="clear" w:color="auto" w:fill="auto"/>
          </w:tcPr>
          <w:p w14:paraId="2B995FAD" w14:textId="3B8A7684" w:rsidR="000B4F44" w:rsidRPr="00D12552" w:rsidRDefault="000B4F44" w:rsidP="0056717B">
            <w:pPr>
              <w:pStyle w:val="Tabletext10"/>
              <w:jc w:val="left"/>
              <w:rPr>
                <w:rStyle w:val="reqtext"/>
                <w:lang w:val="en-CA"/>
              </w:rPr>
            </w:pPr>
            <w:r w:rsidRPr="00D12552">
              <w:rPr>
                <w:rStyle w:val="reqtext"/>
                <w:lang w:val="en-CA"/>
              </w:rPr>
              <w:t xml:space="preserve">HTTP URI used as identifiers </w:t>
            </w:r>
            <w:r w:rsidR="004F288E">
              <w:rPr>
                <w:rStyle w:val="reqtext"/>
                <w:lang w:val="en-CA"/>
              </w:rPr>
              <w:t>SHOULD</w:t>
            </w:r>
            <w:r w:rsidR="004F288E" w:rsidRPr="00D12552">
              <w:rPr>
                <w:rStyle w:val="reqtext"/>
                <w:lang w:val="en-CA"/>
              </w:rPr>
              <w:t xml:space="preserve"> </w:t>
            </w:r>
            <w:r w:rsidRPr="00D12552">
              <w:rPr>
                <w:rStyle w:val="reqtext"/>
                <w:lang w:val="en-CA"/>
              </w:rPr>
              <w:t xml:space="preserve">be resolvable following Linked </w:t>
            </w:r>
            <w:r w:rsidR="00610E7E">
              <w:rPr>
                <w:rStyle w:val="reqtext"/>
                <w:lang w:val="en-CA"/>
              </w:rPr>
              <w:t xml:space="preserve">Open </w:t>
            </w:r>
            <w:r w:rsidRPr="00D12552">
              <w:rPr>
                <w:rStyle w:val="reqtext"/>
                <w:lang w:val="en-CA"/>
              </w:rPr>
              <w:t>Data principles.</w:t>
            </w:r>
          </w:p>
        </w:tc>
      </w:tr>
    </w:tbl>
    <w:p w14:paraId="657ACA1F" w14:textId="77777777" w:rsidR="000B4F44" w:rsidRPr="000B4F44" w:rsidRDefault="000B4F44" w:rsidP="000B4F44">
      <w:pPr>
        <w:spacing w:after="120"/>
        <w:rPr>
          <w:color w:val="000000"/>
          <w:lang w:val="en-CA"/>
        </w:rPr>
      </w:pPr>
    </w:p>
    <w:p w14:paraId="036CBE7B" w14:textId="589DD103" w:rsidR="0048717F" w:rsidRDefault="004F288E" w:rsidP="00DB1F99">
      <w:pPr>
        <w:rPr>
          <w:lang w:val="en-CA"/>
        </w:rPr>
      </w:pPr>
      <w:r>
        <w:rPr>
          <w:lang w:val="en-CA"/>
        </w:rPr>
        <w:t>Wherever possible, f</w:t>
      </w:r>
      <w:r w:rsidR="003D0B50" w:rsidRPr="00D12552">
        <w:rPr>
          <w:lang w:val="en-CA"/>
        </w:rPr>
        <w:t xml:space="preserve">eatures that use an HTTP URI as their identifier </w:t>
      </w:r>
      <w:r>
        <w:rPr>
          <w:lang w:val="en-CA"/>
        </w:rPr>
        <w:t>SHOULD</w:t>
      </w:r>
      <w:r w:rsidRPr="00D12552">
        <w:rPr>
          <w:lang w:val="en-CA"/>
        </w:rPr>
        <w:t xml:space="preserve"> </w:t>
      </w:r>
      <w:r w:rsidR="003D0B50" w:rsidRPr="00D12552">
        <w:rPr>
          <w:lang w:val="en-CA"/>
        </w:rPr>
        <w:t>be resolvable following Linked Open Data principles.</w:t>
      </w:r>
      <w:r w:rsidR="00050DA2">
        <w:rPr>
          <w:lang w:val="en-CA"/>
        </w:rPr>
        <w:t xml:space="preserve"> </w:t>
      </w:r>
      <w:r w:rsidR="00B770B7">
        <w:rPr>
          <w:lang w:val="en-CA"/>
        </w:rPr>
        <w:t xml:space="preserve">A </w:t>
      </w:r>
      <w:r w:rsidR="00441E20">
        <w:rPr>
          <w:lang w:val="en-CA"/>
        </w:rPr>
        <w:t>resolvable</w:t>
      </w:r>
      <w:r w:rsidR="001A08DE" w:rsidRPr="00B43806">
        <w:rPr>
          <w:lang w:val="en-CA"/>
        </w:rPr>
        <w:t xml:space="preserve"> URI </w:t>
      </w:r>
      <w:r w:rsidR="00B770B7">
        <w:rPr>
          <w:lang w:val="en-CA"/>
        </w:rPr>
        <w:t>shall</w:t>
      </w:r>
      <w:r w:rsidR="001A08DE" w:rsidRPr="00804C60">
        <w:rPr>
          <w:lang w:val="en-CA"/>
        </w:rPr>
        <w:t xml:space="preserve"> point to one or more representations of the feature it identifies. </w:t>
      </w:r>
      <w:commentRangeStart w:id="121"/>
      <w:r w:rsidR="001A08DE" w:rsidRPr="00804C60">
        <w:rPr>
          <w:lang w:val="en-CA"/>
        </w:rPr>
        <w:t>It is expected that one of the representations should be a XML</w:t>
      </w:r>
      <w:r w:rsidR="00610E7E" w:rsidRPr="00804C60">
        <w:rPr>
          <w:lang w:val="en-CA"/>
        </w:rPr>
        <w:t xml:space="preserve"> </w:t>
      </w:r>
      <w:r w:rsidR="001A08DE" w:rsidRPr="00804C60">
        <w:rPr>
          <w:lang w:val="en-CA"/>
        </w:rPr>
        <w:t>(GML) representation.</w:t>
      </w:r>
      <w:commentRangeEnd w:id="121"/>
      <w:r w:rsidR="001A08DE" w:rsidRPr="00610E7E">
        <w:rPr>
          <w:rStyle w:val="Marquedecommentaire"/>
        </w:rPr>
        <w:commentReference w:id="121"/>
      </w:r>
      <w:r>
        <w:rPr>
          <w:lang w:val="en-CA"/>
        </w:rPr>
        <w:t xml:space="preserve"> It is recognised that entry-level providers of GeoSciML data, notably users of the GeoSciML </w:t>
      </w:r>
      <w:r w:rsidR="00AB3F81">
        <w:rPr>
          <w:lang w:val="en-CA"/>
        </w:rPr>
        <w:t xml:space="preserve">Lite </w:t>
      </w:r>
      <w:r>
        <w:rPr>
          <w:lang w:val="en-CA"/>
        </w:rPr>
        <w:t xml:space="preserve">schema, may not be able </w:t>
      </w:r>
      <w:r w:rsidR="00B770B7">
        <w:rPr>
          <w:lang w:val="en-CA"/>
        </w:rPr>
        <w:t xml:space="preserve">always </w:t>
      </w:r>
      <w:r>
        <w:rPr>
          <w:lang w:val="en-CA"/>
        </w:rPr>
        <w:t>to provide resolvable</w:t>
      </w:r>
      <w:r w:rsidR="00B770B7">
        <w:rPr>
          <w:lang w:val="en-CA"/>
        </w:rPr>
        <w:t xml:space="preserve"> URI identifiers, but every effort should be made to do so.</w:t>
      </w:r>
    </w:p>
    <w:p w14:paraId="7180CF1A" w14:textId="77777777" w:rsidR="00DA41F8" w:rsidRPr="00804C60" w:rsidRDefault="00DA41F8" w:rsidP="00DB1F99">
      <w:pPr>
        <w:rPr>
          <w:lang w:val="en-CA"/>
        </w:rPr>
      </w:pPr>
    </w:p>
    <w:p w14:paraId="308241B4" w14:textId="70381D79" w:rsidR="009B3BBD" w:rsidRDefault="009B3BBD" w:rsidP="009B3BBD">
      <w:pPr>
        <w:pStyle w:val="Titre2"/>
        <w:rPr>
          <w:lang w:val="en-CA"/>
        </w:rPr>
      </w:pPr>
      <w:bookmarkStart w:id="122" w:name="_Toc452643145"/>
      <w:commentRangeStart w:id="123"/>
      <w:r w:rsidRPr="00D12552">
        <w:rPr>
          <w:lang w:val="en-CA"/>
        </w:rPr>
        <w:t xml:space="preserve">GeoSciML </w:t>
      </w:r>
      <w:r w:rsidR="006C01C8">
        <w:rPr>
          <w:lang w:val="en-CA"/>
        </w:rPr>
        <w:t>Lite</w:t>
      </w:r>
      <w:r w:rsidR="006C01C8" w:rsidRPr="00D12552">
        <w:rPr>
          <w:lang w:val="en-CA"/>
        </w:rPr>
        <w:t xml:space="preserve"> </w:t>
      </w:r>
      <w:r w:rsidRPr="00D12552">
        <w:rPr>
          <w:lang w:val="en-CA"/>
        </w:rPr>
        <w:t>Requirements Class</w:t>
      </w:r>
      <w:commentRangeEnd w:id="123"/>
      <w:r w:rsidR="00762332">
        <w:rPr>
          <w:rStyle w:val="Marquedecommentaire"/>
          <w:rFonts w:cs="Times New Roman"/>
          <w:b w:val="0"/>
          <w:bCs w:val="0"/>
          <w:iCs w:val="0"/>
        </w:rPr>
        <w:commentReference w:id="123"/>
      </w:r>
      <w:r w:rsidR="00052694">
        <w:rPr>
          <w:lang w:val="en-CA"/>
        </w:rPr>
        <w:t xml:space="preserve"> </w:t>
      </w:r>
      <w:r w:rsidR="00052694">
        <w:t xml:space="preserve"> (Normative)</w:t>
      </w:r>
      <w:bookmarkEnd w:id="122"/>
    </w:p>
    <w:p w14:paraId="4015345D" w14:textId="7B667AA7" w:rsidR="00225333" w:rsidRDefault="00225333" w:rsidP="00BA6B31"/>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375F0" w:rsidRPr="005A0586" w14:paraId="494B568B" w14:textId="77777777" w:rsidTr="00522D6C">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43B7D87" w14:textId="1E402641" w:rsidR="005375F0" w:rsidRPr="005A0586" w:rsidRDefault="005375F0" w:rsidP="00522D6C">
            <w:pPr>
              <w:keepNext/>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Requirements Class</w:t>
            </w:r>
          </w:p>
        </w:tc>
      </w:tr>
      <w:tr w:rsidR="005375F0" w:rsidRPr="005A0586" w14:paraId="4D4114B8" w14:textId="77777777" w:rsidTr="00522D6C">
        <w:tc>
          <w:tcPr>
            <w:tcW w:w="8897" w:type="dxa"/>
            <w:gridSpan w:val="2"/>
            <w:tcBorders>
              <w:top w:val="single" w:sz="12" w:space="0" w:color="auto"/>
              <w:left w:val="single" w:sz="12" w:space="0" w:color="auto"/>
              <w:bottom w:val="single" w:sz="12" w:space="0" w:color="auto"/>
              <w:right w:val="single" w:sz="12" w:space="0" w:color="auto"/>
            </w:tcBorders>
          </w:tcPr>
          <w:p w14:paraId="6A43FCAB"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Style w:val="requri"/>
                <w:rFonts w:ascii="Calibri" w:hAnsi="Calibri"/>
                <w:sz w:val="20"/>
                <w:szCs w:val="20"/>
                <w:lang w:val="en-CA"/>
              </w:rPr>
              <w:t>/req/gsml4-core</w:t>
            </w:r>
          </w:p>
        </w:tc>
      </w:tr>
      <w:tr w:rsidR="005375F0" w:rsidRPr="005A0586" w14:paraId="2096415A" w14:textId="77777777" w:rsidTr="00522D6C">
        <w:tc>
          <w:tcPr>
            <w:tcW w:w="1809" w:type="dxa"/>
            <w:tcBorders>
              <w:top w:val="single" w:sz="12" w:space="0" w:color="auto"/>
              <w:left w:val="single" w:sz="12" w:space="0" w:color="auto"/>
              <w:bottom w:val="single" w:sz="4" w:space="0" w:color="auto"/>
              <w:right w:val="single" w:sz="4" w:space="0" w:color="auto"/>
            </w:tcBorders>
          </w:tcPr>
          <w:p w14:paraId="54C4C690"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1C02557C" w14:textId="33CF9E1F" w:rsidR="005375F0" w:rsidRPr="005A0586" w:rsidRDefault="005E33CD" w:rsidP="00522D6C">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Encoding specification</w:t>
            </w:r>
          </w:p>
        </w:tc>
      </w:tr>
      <w:tr w:rsidR="005375F0" w:rsidRPr="005A0586" w14:paraId="63CA5BB2" w14:textId="77777777" w:rsidTr="00522D6C">
        <w:tc>
          <w:tcPr>
            <w:tcW w:w="1809" w:type="dxa"/>
            <w:tcBorders>
              <w:top w:val="single" w:sz="4" w:space="0" w:color="auto"/>
              <w:left w:val="single" w:sz="12" w:space="0" w:color="auto"/>
              <w:bottom w:val="single" w:sz="4" w:space="0" w:color="auto"/>
              <w:right w:val="single" w:sz="4" w:space="0" w:color="auto"/>
            </w:tcBorders>
          </w:tcPr>
          <w:p w14:paraId="3F55E23A"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CD49E50" w14:textId="2D839C9C"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/req/gsml4-core</w:t>
            </w:r>
          </w:p>
        </w:tc>
      </w:tr>
      <w:tr w:rsidR="005375F0" w:rsidRPr="005A0586" w14:paraId="1A9EA774" w14:textId="77777777" w:rsidTr="00522D6C">
        <w:tc>
          <w:tcPr>
            <w:tcW w:w="1809" w:type="dxa"/>
            <w:tcBorders>
              <w:top w:val="single" w:sz="4" w:space="0" w:color="auto"/>
              <w:left w:val="single" w:sz="12" w:space="0" w:color="auto"/>
              <w:bottom w:val="single" w:sz="4" w:space="0" w:color="auto"/>
              <w:right w:val="single" w:sz="4" w:space="0" w:color="auto"/>
            </w:tcBorders>
          </w:tcPr>
          <w:p w14:paraId="652CA66F"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CF9EA4E" w14:textId="7BB117CF"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GML Simple Feature SF-0 OGC 10-100r3</w:t>
            </w:r>
          </w:p>
        </w:tc>
      </w:tr>
      <w:tr w:rsidR="005375F0" w:rsidRPr="005A0586" w14:paraId="7CA8942C" w14:textId="77777777" w:rsidTr="00522D6C">
        <w:tc>
          <w:tcPr>
            <w:tcW w:w="1809" w:type="dxa"/>
            <w:tcBorders>
              <w:top w:val="single" w:sz="4" w:space="0" w:color="auto"/>
              <w:left w:val="single" w:sz="12" w:space="0" w:color="auto"/>
              <w:bottom w:val="single" w:sz="4" w:space="0" w:color="auto"/>
              <w:right w:val="single" w:sz="4" w:space="0" w:color="auto"/>
            </w:tcBorders>
          </w:tcPr>
          <w:p w14:paraId="538ABD05"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C824548" w14:textId="0A056F3B"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ISO 8601 (Date and Time format)</w:t>
            </w:r>
          </w:p>
        </w:tc>
      </w:tr>
      <w:tr w:rsidR="005375F0" w:rsidRPr="005A0586" w14:paraId="107BC3C6" w14:textId="77777777" w:rsidTr="00522D6C">
        <w:tc>
          <w:tcPr>
            <w:tcW w:w="1809" w:type="dxa"/>
            <w:tcBorders>
              <w:top w:val="single" w:sz="4" w:space="0" w:color="auto"/>
              <w:left w:val="single" w:sz="12" w:space="0" w:color="auto"/>
              <w:bottom w:val="single" w:sz="4" w:space="0" w:color="auto"/>
              <w:right w:val="single" w:sz="4" w:space="0" w:color="auto"/>
            </w:tcBorders>
          </w:tcPr>
          <w:p w14:paraId="6A4964F3"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CB2BFFB" w14:textId="0325B1C3"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Linked Open Data</w:t>
            </w:r>
          </w:p>
        </w:tc>
      </w:tr>
      <w:tr w:rsidR="005375F0" w:rsidRPr="005A0586" w14:paraId="35F9A18A" w14:textId="77777777" w:rsidTr="00522D6C">
        <w:tc>
          <w:tcPr>
            <w:tcW w:w="1809" w:type="dxa"/>
            <w:tcBorders>
              <w:top w:val="single" w:sz="4" w:space="0" w:color="auto"/>
              <w:left w:val="single" w:sz="12" w:space="0" w:color="auto"/>
              <w:bottom w:val="single" w:sz="4" w:space="0" w:color="auto"/>
              <w:right w:val="single" w:sz="4" w:space="0" w:color="auto"/>
            </w:tcBorders>
          </w:tcPr>
          <w:p w14:paraId="18AC145B" w14:textId="78D52B19"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C95B2D0" w14:textId="1CA822D6"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 xml:space="preserve">RFC </w:t>
            </w:r>
            <w:r w:rsidR="005061CC">
              <w:rPr>
                <w:rFonts w:ascii="Calibri" w:eastAsia="MS Mincho" w:hAnsi="Calibri"/>
                <w:sz w:val="20"/>
                <w:szCs w:val="20"/>
                <w:lang w:val="en-CA"/>
              </w:rPr>
              <w:t>3986</w:t>
            </w:r>
            <w:r w:rsidRPr="005A0586">
              <w:rPr>
                <w:rFonts w:ascii="Calibri" w:eastAsia="MS Mincho" w:hAnsi="Calibri"/>
                <w:sz w:val="20"/>
                <w:szCs w:val="20"/>
                <w:lang w:val="en-CA"/>
              </w:rPr>
              <w:t xml:space="preserve"> (HTTP URI)</w:t>
            </w:r>
          </w:p>
        </w:tc>
      </w:tr>
      <w:tr w:rsidR="005375F0" w:rsidRPr="005A0586" w14:paraId="0D4FDB02"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7123042"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D540FF4" w14:textId="61FD1BF5" w:rsidR="005375F0" w:rsidRPr="005A0586" w:rsidRDefault="005375F0" w:rsidP="00522D6C">
            <w:pPr>
              <w:spacing w:before="100" w:beforeAutospacing="1" w:after="100" w:afterAutospacing="1" w:line="230" w:lineRule="atLeast"/>
              <w:rPr>
                <w:rFonts w:ascii="Calibri" w:eastAsia="MS Mincho" w:hAnsi="Calibri"/>
                <w:b/>
                <w:noProof/>
                <w:sz w:val="20"/>
                <w:szCs w:val="20"/>
                <w:lang w:val="en-CA"/>
              </w:rPr>
            </w:pPr>
            <w:r w:rsidRPr="005A0586">
              <w:rPr>
                <w:rFonts w:ascii="Calibri" w:eastAsia="MS Mincho" w:hAnsi="Calibri"/>
                <w:b/>
                <w:noProof/>
                <w:sz w:val="20"/>
                <w:szCs w:val="20"/>
                <w:lang w:val="en-CA"/>
              </w:rPr>
              <w:t>/req/</w:t>
            </w:r>
            <w:r w:rsidR="004832DE">
              <w:rPr>
                <w:rFonts w:ascii="Calibri" w:eastAsia="MS Mincho" w:hAnsi="Calibri"/>
                <w:b/>
                <w:noProof/>
                <w:sz w:val="20"/>
                <w:szCs w:val="20"/>
                <w:lang w:val="en-CA"/>
              </w:rPr>
              <w:t>gsml4-lite</w:t>
            </w:r>
            <w:r w:rsidR="00AB3F81">
              <w:rPr>
                <w:rFonts w:ascii="Calibri" w:eastAsia="MS Mincho" w:hAnsi="Calibri"/>
                <w:b/>
                <w:noProof/>
                <w:sz w:val="20"/>
                <w:szCs w:val="20"/>
                <w:lang w:val="en-CA"/>
              </w:rPr>
              <w:t>lite</w:t>
            </w:r>
            <w:r w:rsidRPr="005A0586">
              <w:rPr>
                <w:rFonts w:ascii="Calibri" w:eastAsia="MS Mincho" w:hAnsi="Calibri"/>
                <w:b/>
                <w:noProof/>
                <w:sz w:val="20"/>
                <w:szCs w:val="20"/>
                <w:lang w:val="en-CA"/>
              </w:rPr>
              <w:t xml:space="preserve">/geomtype </w:t>
            </w:r>
          </w:p>
          <w:p w14:paraId="12562180" w14:textId="427A1314" w:rsidR="005375F0" w:rsidRPr="005A0586" w:rsidRDefault="005375F0" w:rsidP="00522D6C">
            <w:pPr>
              <w:spacing w:before="100" w:beforeAutospacing="1" w:after="100" w:afterAutospacing="1" w:line="230" w:lineRule="atLeast"/>
              <w:rPr>
                <w:rFonts w:ascii="Calibri" w:eastAsia="MS Mincho" w:hAnsi="Calibri"/>
                <w:i/>
                <w:sz w:val="20"/>
                <w:szCs w:val="20"/>
                <w:lang w:val="en-CA"/>
              </w:rPr>
            </w:pPr>
            <w:r w:rsidRPr="005A0586">
              <w:rPr>
                <w:rFonts w:ascii="Calibri" w:eastAsia="MS Mincho" w:hAnsi="Calibri"/>
                <w:i/>
                <w:sz w:val="20"/>
                <w:szCs w:val="20"/>
                <w:lang w:val="en-CA"/>
              </w:rPr>
              <w:t xml:space="preserve">A dataset SHALL use a single geometry type (Point, Line, Polygon, etc.).  </w:t>
            </w:r>
          </w:p>
        </w:tc>
      </w:tr>
      <w:tr w:rsidR="005375F0" w:rsidRPr="005A0586" w14:paraId="0E33583F"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4B919559"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6149FE4" w14:textId="4E56782B"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w:t>
            </w:r>
            <w:r w:rsidR="004832DE">
              <w:rPr>
                <w:rFonts w:ascii="Calibri" w:eastAsia="MS Mincho" w:hAnsi="Calibri"/>
                <w:b/>
                <w:sz w:val="20"/>
                <w:szCs w:val="20"/>
                <w:lang w:val="en-CA"/>
              </w:rPr>
              <w:t>gsml4-lite</w:t>
            </w:r>
            <w:r w:rsidR="00AB3F81">
              <w:rPr>
                <w:rFonts w:ascii="Calibri" w:eastAsia="MS Mincho" w:hAnsi="Calibri"/>
                <w:b/>
                <w:sz w:val="20"/>
                <w:szCs w:val="20"/>
                <w:lang w:val="en-CA"/>
              </w:rPr>
              <w:t>lite</w:t>
            </w:r>
            <w:r w:rsidRPr="005A0586">
              <w:rPr>
                <w:rFonts w:ascii="Calibri" w:eastAsia="MS Mincho" w:hAnsi="Calibri"/>
                <w:b/>
                <w:sz w:val="20"/>
                <w:szCs w:val="20"/>
                <w:lang w:val="en-CA"/>
              </w:rPr>
              <w:t xml:space="preserve">/string </w:t>
            </w:r>
          </w:p>
          <w:p w14:paraId="50314BBC" w14:textId="7C4E2A7A"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i/>
                <w:sz w:val="20"/>
                <w:szCs w:val="20"/>
                <w:lang w:val="en-CA"/>
              </w:rPr>
              <w:t>Properties of type “CharacterString” SHALL contain human readable text.</w:t>
            </w:r>
          </w:p>
        </w:tc>
      </w:tr>
      <w:tr w:rsidR="005375F0" w:rsidRPr="005A0586" w14:paraId="2FF3854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8422F6C" w14:textId="79B9695B"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0E2209F2" w14:textId="2EC4B748"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w:t>
            </w:r>
            <w:r w:rsidR="004832DE">
              <w:rPr>
                <w:rFonts w:ascii="Calibri" w:eastAsia="MS Mincho" w:hAnsi="Calibri"/>
                <w:b/>
                <w:sz w:val="20"/>
                <w:szCs w:val="20"/>
                <w:lang w:val="en-CA"/>
              </w:rPr>
              <w:t>gsml4-lite</w:t>
            </w:r>
            <w:r w:rsidR="00AB3F81">
              <w:rPr>
                <w:rFonts w:ascii="Calibri" w:eastAsia="MS Mincho" w:hAnsi="Calibri"/>
                <w:b/>
                <w:sz w:val="20"/>
                <w:szCs w:val="20"/>
                <w:lang w:val="en-CA"/>
              </w:rPr>
              <w:t>lite</w:t>
            </w:r>
            <w:r w:rsidRPr="005A0586">
              <w:rPr>
                <w:rFonts w:ascii="Calibri" w:eastAsia="MS Mincho" w:hAnsi="Calibri"/>
                <w:b/>
                <w:sz w:val="20"/>
                <w:szCs w:val="20"/>
                <w:lang w:val="en-CA"/>
              </w:rPr>
              <w:t>/formal-syntax</w:t>
            </w:r>
          </w:p>
          <w:p w14:paraId="4AE435DF" w14:textId="3A776559" w:rsidR="005375F0" w:rsidRPr="005A0586" w:rsidRDefault="005375F0" w:rsidP="00522D6C">
            <w:pPr>
              <w:spacing w:before="100" w:beforeAutospacing="1" w:after="100" w:afterAutospacing="1" w:line="230" w:lineRule="atLeast"/>
              <w:jc w:val="both"/>
              <w:rPr>
                <w:rFonts w:ascii="Calibri" w:eastAsia="MS Mincho" w:hAnsi="Calibri"/>
                <w:b/>
                <w:sz w:val="20"/>
                <w:szCs w:val="20"/>
              </w:rPr>
            </w:pPr>
            <w:r w:rsidRPr="005A0586">
              <w:rPr>
                <w:rFonts w:ascii="Calibri" w:eastAsia="MS Mincho" w:hAnsi="Calibri"/>
                <w:i/>
                <w:sz w:val="20"/>
                <w:szCs w:val="20"/>
                <w:lang w:val="en-CA"/>
              </w:rPr>
              <w:t>Syntax of text in character string properties SHOULD be formalised.</w:t>
            </w:r>
          </w:p>
        </w:tc>
      </w:tr>
      <w:tr w:rsidR="005375F0" w:rsidRPr="005A0586" w14:paraId="243890B9"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C4BCEE7"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11F10B08" w14:textId="703C7D4F" w:rsidR="005375F0" w:rsidRPr="005A0586" w:rsidRDefault="005375F0" w:rsidP="00522D6C">
            <w:pPr>
              <w:spacing w:before="100" w:beforeAutospacing="1" w:after="100" w:afterAutospacing="1" w:line="230" w:lineRule="atLeast"/>
              <w:jc w:val="both"/>
              <w:rPr>
                <w:rFonts w:ascii="Calibri" w:eastAsia="MS Mincho" w:hAnsi="Calibri"/>
                <w:b/>
                <w:noProof/>
                <w:sz w:val="20"/>
                <w:szCs w:val="20"/>
                <w:lang w:val="en-CA"/>
              </w:rPr>
            </w:pPr>
            <w:r w:rsidRPr="005A0586">
              <w:rPr>
                <w:rFonts w:ascii="Calibri" w:eastAsia="MS Mincho" w:hAnsi="Calibri"/>
                <w:b/>
                <w:noProof/>
                <w:sz w:val="20"/>
                <w:szCs w:val="20"/>
                <w:lang w:val="en-CA"/>
              </w:rPr>
              <w:t>/req/</w:t>
            </w:r>
            <w:r w:rsidR="004832DE">
              <w:rPr>
                <w:rFonts w:ascii="Calibri" w:eastAsia="MS Mincho" w:hAnsi="Calibri"/>
                <w:b/>
                <w:noProof/>
                <w:sz w:val="20"/>
                <w:szCs w:val="20"/>
                <w:lang w:val="en-CA"/>
              </w:rPr>
              <w:t>gsml4-lite</w:t>
            </w:r>
            <w:r w:rsidR="00AB3F81">
              <w:rPr>
                <w:rFonts w:ascii="Calibri" w:eastAsia="MS Mincho" w:hAnsi="Calibri"/>
                <w:b/>
                <w:noProof/>
                <w:sz w:val="20"/>
                <w:szCs w:val="20"/>
                <w:lang w:val="en-CA"/>
              </w:rPr>
              <w:t>lite</w:t>
            </w:r>
            <w:r w:rsidRPr="005A0586">
              <w:rPr>
                <w:rFonts w:ascii="Calibri" w:eastAsia="MS Mincho" w:hAnsi="Calibri"/>
                <w:b/>
                <w:noProof/>
                <w:sz w:val="20"/>
                <w:szCs w:val="20"/>
                <w:lang w:val="en-CA"/>
              </w:rPr>
              <w:t xml:space="preserve">/datetime </w:t>
            </w:r>
          </w:p>
          <w:p w14:paraId="76CCA73C" w14:textId="1334368C"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Calendar date and time SHALL be formatted according to ISO 8601.</w:t>
            </w:r>
          </w:p>
        </w:tc>
      </w:tr>
      <w:tr w:rsidR="005375F0" w:rsidRPr="005A0586" w14:paraId="3E510459"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914E0A6"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7B37842" w14:textId="2A95B723" w:rsidR="005375F0" w:rsidRPr="005A0586" w:rsidRDefault="005375F0" w:rsidP="00522D6C">
            <w:pPr>
              <w:spacing w:before="100" w:beforeAutospacing="1" w:after="100" w:afterAutospacing="1" w:line="230" w:lineRule="atLeast"/>
              <w:jc w:val="both"/>
              <w:rPr>
                <w:rStyle w:val="requri"/>
                <w:rFonts w:ascii="Calibri" w:eastAsia="MS Mincho" w:hAnsi="Calibri"/>
                <w:noProof/>
                <w:sz w:val="20"/>
                <w:szCs w:val="20"/>
                <w:lang w:val="en-CA"/>
              </w:rPr>
            </w:pPr>
            <w:r w:rsidRPr="005A0586">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lite</w:t>
            </w:r>
            <w:r w:rsidRPr="005A0586">
              <w:rPr>
                <w:rStyle w:val="requri"/>
                <w:rFonts w:ascii="Calibri" w:hAnsi="Calibri"/>
                <w:noProof/>
                <w:sz w:val="20"/>
                <w:szCs w:val="20"/>
                <w:lang w:val="en-CA"/>
              </w:rPr>
              <w:t>/uri</w:t>
            </w:r>
            <w:r w:rsidRPr="005A0586">
              <w:rPr>
                <w:rStyle w:val="requri"/>
                <w:rFonts w:ascii="Calibri" w:eastAsia="MS Mincho" w:hAnsi="Calibri"/>
                <w:noProof/>
                <w:sz w:val="20"/>
                <w:szCs w:val="20"/>
                <w:lang w:val="en-CA"/>
              </w:rPr>
              <w:t xml:space="preserve"> </w:t>
            </w:r>
          </w:p>
          <w:p w14:paraId="5C0170CB" w14:textId="1FF78894" w:rsidR="005375F0" w:rsidRPr="005A0586" w:rsidRDefault="005375F0" w:rsidP="00A44A0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Properties which name end with “_uri” SHALL contain a string conformant to URI format as specified in RFC 3986.</w:t>
            </w:r>
          </w:p>
        </w:tc>
      </w:tr>
      <w:tr w:rsidR="005375F0" w:rsidRPr="005A0586" w14:paraId="3AC1E3DA"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452093B0" w14:textId="04BAEB9D"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58640F4C" w14:textId="1DD603D3" w:rsidR="005375F0" w:rsidRPr="005A0586" w:rsidRDefault="005375F0" w:rsidP="00522D6C">
            <w:pPr>
              <w:spacing w:before="100" w:beforeAutospacing="1" w:after="100" w:afterAutospacing="1" w:line="230" w:lineRule="atLeast"/>
              <w:jc w:val="both"/>
              <w:rPr>
                <w:rStyle w:val="requri"/>
                <w:rFonts w:ascii="Calibri" w:eastAsia="MS Mincho" w:hAnsi="Calibri"/>
                <w:noProof/>
                <w:sz w:val="20"/>
                <w:szCs w:val="20"/>
                <w:lang w:val="en-CA"/>
              </w:rPr>
            </w:pPr>
            <w:r w:rsidRPr="005A0586">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lite</w:t>
            </w:r>
            <w:r w:rsidRPr="005A0586">
              <w:rPr>
                <w:rStyle w:val="requri"/>
                <w:rFonts w:ascii="Calibri" w:hAnsi="Calibri"/>
                <w:noProof/>
                <w:sz w:val="20"/>
                <w:szCs w:val="20"/>
                <w:lang w:val="en-CA"/>
              </w:rPr>
              <w:t>/resolvable-uri</w:t>
            </w:r>
            <w:r w:rsidRPr="005A0586">
              <w:rPr>
                <w:rStyle w:val="requri"/>
                <w:rFonts w:ascii="Calibri" w:eastAsia="MS Mincho" w:hAnsi="Calibri"/>
                <w:noProof/>
                <w:sz w:val="20"/>
                <w:szCs w:val="20"/>
                <w:lang w:val="en-CA"/>
              </w:rPr>
              <w:t xml:space="preserve"> </w:t>
            </w:r>
          </w:p>
          <w:p w14:paraId="49FAEF79" w14:textId="6178C740"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Properties containing a valid URI SHOULD provide a resolva</w:t>
            </w:r>
            <w:r w:rsidR="001563D9" w:rsidRPr="005A0586">
              <w:rPr>
                <w:rFonts w:ascii="Calibri" w:eastAsia="MS Mincho" w:hAnsi="Calibri"/>
                <w:sz w:val="20"/>
                <w:szCs w:val="20"/>
                <w:lang w:val="en-CA"/>
              </w:rPr>
              <w:t>ble URI referring to a resource</w:t>
            </w:r>
            <w:r w:rsidRPr="005A0586">
              <w:rPr>
                <w:rFonts w:ascii="Calibri" w:eastAsia="MS Mincho" w:hAnsi="Calibri"/>
                <w:sz w:val="20"/>
                <w:szCs w:val="20"/>
                <w:lang w:val="en-CA"/>
              </w:rPr>
              <w:t xml:space="preserve"> resolvable using Linked Open Data principles.</w:t>
            </w:r>
          </w:p>
        </w:tc>
      </w:tr>
      <w:tr w:rsidR="005375F0" w:rsidRPr="005A0586" w14:paraId="38CE9DEF"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3B4EF571"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2C1B990" w14:textId="365D7D6F" w:rsidR="005375F0" w:rsidRPr="005A0586" w:rsidRDefault="005375F0" w:rsidP="00522D6C">
            <w:pPr>
              <w:spacing w:before="100" w:beforeAutospacing="1" w:after="100" w:afterAutospacing="1" w:line="230" w:lineRule="atLeast"/>
              <w:jc w:val="both"/>
              <w:rPr>
                <w:rStyle w:val="requri"/>
                <w:rFonts w:ascii="Calibri" w:eastAsia="MS Mincho" w:hAnsi="Calibri"/>
                <w:noProof/>
                <w:sz w:val="20"/>
                <w:szCs w:val="20"/>
                <w:lang w:val="en-CA"/>
              </w:rPr>
            </w:pPr>
            <w:r w:rsidRPr="005A0586">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Pr="005A0586">
              <w:rPr>
                <w:rStyle w:val="requri"/>
                <w:rFonts w:ascii="Calibri" w:hAnsi="Calibri"/>
                <w:noProof/>
                <w:sz w:val="20"/>
                <w:szCs w:val="20"/>
                <w:lang w:val="en-CA"/>
              </w:rPr>
              <w:t>/user-defined</w:t>
            </w:r>
            <w:r w:rsidRPr="005A0586">
              <w:rPr>
                <w:rStyle w:val="requri"/>
                <w:rFonts w:ascii="Calibri" w:eastAsia="MS Mincho" w:hAnsi="Calibri"/>
                <w:noProof/>
                <w:sz w:val="20"/>
                <w:szCs w:val="20"/>
                <w:lang w:val="en-CA"/>
              </w:rPr>
              <w:t xml:space="preserve"> </w:t>
            </w:r>
          </w:p>
          <w:p w14:paraId="066DAE91" w14:textId="7D962377"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Features delivered with user defined properties SHALL be conformant to GML Simple Feature Level 0.</w:t>
            </w:r>
          </w:p>
        </w:tc>
      </w:tr>
      <w:tr w:rsidR="005375F0" w:rsidRPr="005A0586" w14:paraId="556FC9E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4C430DE" w14:textId="71C367C8"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2924242" w14:textId="4CF28D27" w:rsidR="005375F0" w:rsidRPr="005A0586" w:rsidRDefault="005375F0"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/gsml4-lite/</w:t>
            </w:r>
            <w:r w:rsidRPr="005A0586">
              <w:rPr>
                <w:rStyle w:val="requri"/>
                <w:rFonts w:ascii="Calibri" w:hAnsi="Calibri"/>
                <w:noProof/>
                <w:sz w:val="20"/>
                <w:szCs w:val="20"/>
                <w:lang w:val="en-CA"/>
              </w:rPr>
              <w:t>geologicunitview-identifier-unique</w:t>
            </w:r>
          </w:p>
          <w:p w14:paraId="15937803" w14:textId="101DF833" w:rsidR="005375F0" w:rsidRPr="00804C60" w:rsidRDefault="005279F1" w:rsidP="00522D6C">
            <w:pPr>
              <w:spacing w:before="100" w:beforeAutospacing="1" w:after="100" w:afterAutospacing="1" w:line="230" w:lineRule="atLeast"/>
              <w:jc w:val="both"/>
              <w:rPr>
                <w:rStyle w:val="requri"/>
                <w:rFonts w:ascii="Calibri" w:hAnsi="Calibri"/>
                <w:b w:val="0"/>
                <w:sz w:val="20"/>
                <w:szCs w:val="20"/>
                <w:lang w:val="en-CA"/>
              </w:rPr>
            </w:pPr>
            <w:proofErr w:type="gramStart"/>
            <w:r>
              <w:rPr>
                <w:rStyle w:val="requri"/>
                <w:rFonts w:ascii="Calibri" w:hAnsi="Calibri"/>
                <w:b w:val="0"/>
                <w:sz w:val="20"/>
                <w:szCs w:val="20"/>
                <w:lang w:val="en-CA"/>
              </w:rPr>
              <w:t>i</w:t>
            </w:r>
            <w:r w:rsidR="005375F0" w:rsidRPr="00804C60">
              <w:rPr>
                <w:rStyle w:val="requri"/>
                <w:rFonts w:ascii="Calibri" w:hAnsi="Calibri"/>
                <w:b w:val="0"/>
                <w:sz w:val="20"/>
                <w:szCs w:val="20"/>
                <w:lang w:val="en-CA"/>
              </w:rPr>
              <w:t>dentifier</w:t>
            </w:r>
            <w:proofErr w:type="gramEnd"/>
            <w:r w:rsidR="005375F0" w:rsidRPr="00804C60">
              <w:rPr>
                <w:rStyle w:val="requri"/>
                <w:rFonts w:ascii="Calibri" w:hAnsi="Calibri"/>
                <w:b w:val="0"/>
                <w:sz w:val="20"/>
                <w:szCs w:val="20"/>
                <w:lang w:val="en-CA"/>
              </w:rPr>
              <w:t xml:space="preserve"> SHALL be unique to a dataset.</w:t>
            </w:r>
          </w:p>
        </w:tc>
      </w:tr>
      <w:tr w:rsidR="005375F0" w:rsidRPr="005A0586" w14:paraId="1DC38B0D"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3CA09ED2" w14:textId="68C766A3" w:rsidR="005375F0" w:rsidRPr="005A0586" w:rsidRDefault="00247547" w:rsidP="00522D6C">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D40A07D" w14:textId="15798654" w:rsidR="005375F0" w:rsidRPr="005A0586" w:rsidRDefault="005375F0"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/gsml4-lite/</w:t>
            </w:r>
            <w:r w:rsidRPr="005A0586">
              <w:rPr>
                <w:rStyle w:val="requri"/>
                <w:rFonts w:ascii="Calibri" w:hAnsi="Calibri"/>
                <w:noProof/>
                <w:sz w:val="20"/>
                <w:szCs w:val="20"/>
                <w:lang w:val="en-CA"/>
              </w:rPr>
              <w:t>geologicunitview-identifier</w:t>
            </w:r>
          </w:p>
          <w:p w14:paraId="78F9AF35" w14:textId="763F68A2"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Where possible, GeologicUnitView identifier SHOULD correspond to an instance of MappedFeature.</w:t>
            </w:r>
          </w:p>
        </w:tc>
      </w:tr>
      <w:tr w:rsidR="005375F0" w:rsidRPr="005A0586" w14:paraId="636B359E"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1BA42DE" w14:textId="2B00EDF1"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D5038F3" w14:textId="454DFD64" w:rsidR="005375F0" w:rsidRPr="005A0586" w:rsidRDefault="005375F0"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/gsml4-lite/</w:t>
            </w:r>
            <w:r w:rsidRPr="005A0586">
              <w:rPr>
                <w:rStyle w:val="requri"/>
                <w:rFonts w:ascii="Calibri" w:hAnsi="Calibri"/>
                <w:noProof/>
                <w:sz w:val="20"/>
                <w:szCs w:val="20"/>
                <w:lang w:val="en-CA"/>
              </w:rPr>
              <w:t>geologicunitview-representativeLithology</w:t>
            </w:r>
          </w:p>
          <w:p w14:paraId="11A433FD" w14:textId="5BFEB6C6" w:rsidR="005375F0" w:rsidRPr="005A0586" w:rsidRDefault="005279F1" w:rsidP="00522D6C">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r</w:t>
            </w:r>
            <w:r w:rsidR="005375F0" w:rsidRPr="005A0586">
              <w:rPr>
                <w:rStyle w:val="reqtext"/>
                <w:rFonts w:ascii="Calibri" w:hAnsi="Calibri"/>
                <w:sz w:val="20"/>
                <w:szCs w:val="20"/>
                <w:lang w:val="en-CA"/>
              </w:rPr>
              <w:t>epresentativeLithology_</w:t>
            </w:r>
            <w:r w:rsidR="005B773C" w:rsidRPr="005A0586">
              <w:rPr>
                <w:rStyle w:val="reqtext"/>
                <w:rFonts w:ascii="Calibri" w:hAnsi="Calibri"/>
                <w:sz w:val="20"/>
                <w:szCs w:val="20"/>
                <w:lang w:val="en-CA"/>
              </w:rPr>
              <w:t>uri</w:t>
            </w:r>
            <w:proofErr w:type="gramEnd"/>
            <w:r w:rsidR="005B773C" w:rsidRPr="005A0586">
              <w:rPr>
                <w:rStyle w:val="reqtext"/>
                <w:rFonts w:ascii="Calibri" w:hAnsi="Calibri"/>
                <w:sz w:val="20"/>
                <w:szCs w:val="20"/>
                <w:lang w:val="en-CA"/>
              </w:rPr>
              <w:t xml:space="preserve"> value</w:t>
            </w:r>
            <w:r w:rsidR="005375F0" w:rsidRPr="005A0586">
              <w:rPr>
                <w:rStyle w:val="reqtext"/>
                <w:rFonts w:ascii="Calibri" w:hAnsi="Calibri"/>
                <w:sz w:val="20"/>
                <w:szCs w:val="20"/>
                <w:lang w:val="en-CA"/>
              </w:rPr>
              <w:t xml:space="preserve"> SHALL refer to a controlled concept specifying the characteristic or representative lithology of the unit. This may be a concept that defines the super-type of all lithology values present within a GeologicUnit or a concept defining the lithology of the dominant CompositionPart (as defined in GeoSciML) of the unit.</w:t>
            </w:r>
          </w:p>
        </w:tc>
      </w:tr>
      <w:tr w:rsidR="005375F0" w:rsidRPr="005A0586" w14:paraId="13DB582C"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2F4DDE5" w14:textId="5DB4EF92"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75EFC07" w14:textId="5D4210E1" w:rsidR="005375F0" w:rsidRPr="005A0586" w:rsidRDefault="005375F0"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/gsml4-lite/</w:t>
            </w:r>
            <w:r w:rsidRPr="005A0586">
              <w:rPr>
                <w:rStyle w:val="requri"/>
                <w:rFonts w:ascii="Calibri" w:hAnsi="Calibri"/>
                <w:noProof/>
                <w:sz w:val="20"/>
                <w:szCs w:val="20"/>
                <w:lang w:val="en-CA"/>
              </w:rPr>
              <w:t>geologicunitview-representativeAge</w:t>
            </w:r>
          </w:p>
          <w:p w14:paraId="26F15875" w14:textId="4A8E78BB" w:rsidR="005375F0" w:rsidRPr="005A0586" w:rsidRDefault="005279F1" w:rsidP="00522D6C">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r</w:t>
            </w:r>
            <w:r w:rsidR="005375F0" w:rsidRPr="005A0586">
              <w:rPr>
                <w:rStyle w:val="reqtext"/>
                <w:rFonts w:ascii="Calibri" w:hAnsi="Calibri"/>
                <w:sz w:val="20"/>
                <w:szCs w:val="20"/>
                <w:lang w:val="en-CA"/>
              </w:rPr>
              <w:t>epresentativeAge_</w:t>
            </w:r>
            <w:r w:rsidR="005B773C" w:rsidRPr="005A0586">
              <w:rPr>
                <w:rStyle w:val="reqtext"/>
                <w:rFonts w:ascii="Calibri" w:hAnsi="Calibri"/>
                <w:sz w:val="20"/>
                <w:szCs w:val="20"/>
                <w:lang w:val="en-CA"/>
              </w:rPr>
              <w:t>uri</w:t>
            </w:r>
            <w:proofErr w:type="gramEnd"/>
            <w:r w:rsidR="005B773C" w:rsidRPr="005A0586">
              <w:rPr>
                <w:rStyle w:val="reqtext"/>
                <w:rFonts w:ascii="Calibri" w:hAnsi="Calibri"/>
                <w:sz w:val="20"/>
                <w:szCs w:val="20"/>
                <w:lang w:val="en-CA"/>
              </w:rPr>
              <w:t xml:space="preserve"> value</w:t>
            </w:r>
            <w:r w:rsidR="005375F0" w:rsidRPr="005A0586">
              <w:rPr>
                <w:rStyle w:val="reqtext"/>
                <w:rFonts w:ascii="Calibri" w:hAnsi="Calibri"/>
                <w:sz w:val="20"/>
                <w:szCs w:val="20"/>
                <w:lang w:val="en-CA"/>
              </w:rPr>
              <w:t xml:space="preserve"> SHALL refer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c>
      </w:tr>
      <w:tr w:rsidR="005375F0" w:rsidRPr="005A0586" w14:paraId="4EEDA970"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0D25764" w14:textId="015796A6"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E9FCBCA" w14:textId="4A133E4B" w:rsidR="005375F0" w:rsidRPr="005A0586" w:rsidRDefault="005375F0"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/gsml4-lite/</w:t>
            </w:r>
            <w:r w:rsidRPr="005A0586">
              <w:rPr>
                <w:rStyle w:val="requri"/>
                <w:rFonts w:ascii="Calibri" w:hAnsi="Calibri"/>
                <w:noProof/>
                <w:sz w:val="20"/>
                <w:szCs w:val="20"/>
                <w:lang w:val="en-CA"/>
              </w:rPr>
              <w:t>geologicunitview-representativeOlderAge</w:t>
            </w:r>
          </w:p>
          <w:p w14:paraId="006F7524" w14:textId="5F499225" w:rsidR="005375F0" w:rsidRPr="005A0586" w:rsidRDefault="005279F1" w:rsidP="00522D6C">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r</w:t>
            </w:r>
            <w:r w:rsidR="005375F0" w:rsidRPr="005A0586">
              <w:rPr>
                <w:rStyle w:val="reqtext"/>
                <w:rFonts w:ascii="Calibri" w:hAnsi="Calibri"/>
                <w:sz w:val="20"/>
                <w:szCs w:val="20"/>
                <w:lang w:val="en-CA"/>
              </w:rPr>
              <w:t>epresentative</w:t>
            </w:r>
            <w:r>
              <w:rPr>
                <w:rStyle w:val="reqtext"/>
                <w:rFonts w:ascii="Calibri" w:hAnsi="Calibri"/>
                <w:sz w:val="20"/>
                <w:szCs w:val="20"/>
                <w:lang w:val="en-CA"/>
              </w:rPr>
              <w:t>Older</w:t>
            </w:r>
            <w:r w:rsidR="005375F0" w:rsidRPr="005A0586">
              <w:rPr>
                <w:rStyle w:val="reqtext"/>
                <w:rFonts w:ascii="Calibri" w:hAnsi="Calibri"/>
                <w:sz w:val="20"/>
                <w:szCs w:val="20"/>
                <w:lang w:val="en-CA"/>
              </w:rPr>
              <w:t>Age_</w:t>
            </w:r>
            <w:r w:rsidR="005B773C" w:rsidRPr="005A0586">
              <w:rPr>
                <w:rStyle w:val="reqtext"/>
                <w:rFonts w:ascii="Calibri" w:hAnsi="Calibri"/>
                <w:sz w:val="20"/>
                <w:szCs w:val="20"/>
                <w:lang w:val="en-CA"/>
              </w:rPr>
              <w:t>uri</w:t>
            </w:r>
            <w:proofErr w:type="gramEnd"/>
            <w:r w:rsidR="005B773C" w:rsidRPr="005A0586">
              <w:rPr>
                <w:rStyle w:val="reqtext"/>
                <w:rFonts w:ascii="Calibri" w:hAnsi="Calibri"/>
                <w:sz w:val="20"/>
                <w:szCs w:val="20"/>
                <w:lang w:val="en-CA"/>
              </w:rPr>
              <w:t xml:space="preserve"> value</w:t>
            </w:r>
            <w:r w:rsidR="005375F0" w:rsidRPr="005A0586">
              <w:rPr>
                <w:rStyle w:val="reqtext"/>
                <w:rFonts w:ascii="Calibri" w:hAnsi="Calibri"/>
                <w:sz w:val="20"/>
                <w:szCs w:val="20"/>
                <w:lang w:val="en-CA"/>
              </w:rPr>
              <w:t xml:space="preserve"> SHALL refer to a controlled concept specifying the most representative lower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c>
      </w:tr>
      <w:tr w:rsidR="005375F0" w:rsidRPr="005A0586" w14:paraId="75BC6292"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0E8A12D8" w14:textId="183B1348"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E410D6C" w14:textId="3CDBBD1C" w:rsidR="005375F0" w:rsidRPr="005A0586"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/gsml4-lite/</w:t>
            </w:r>
            <w:r w:rsidRPr="005A0586">
              <w:rPr>
                <w:rStyle w:val="requri"/>
                <w:rFonts w:ascii="Calibri" w:hAnsi="Calibri"/>
                <w:noProof/>
                <w:sz w:val="20"/>
                <w:szCs w:val="20"/>
                <w:lang w:val="en-CA"/>
              </w:rPr>
              <w:t>geologicunitview-representativeYoungerAge</w:t>
            </w:r>
          </w:p>
          <w:p w14:paraId="6201AFA6" w14:textId="54F2BF6D" w:rsidR="00BA7E64" w:rsidRPr="005A0586" w:rsidRDefault="005279F1" w:rsidP="00522D6C">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r</w:t>
            </w:r>
            <w:r w:rsidR="00BA7E64" w:rsidRPr="005A0586">
              <w:rPr>
                <w:rStyle w:val="reqtext"/>
                <w:rFonts w:ascii="Calibri" w:hAnsi="Calibri"/>
                <w:sz w:val="20"/>
                <w:szCs w:val="20"/>
                <w:lang w:val="en-CA"/>
              </w:rPr>
              <w:t>epresentative</w:t>
            </w:r>
            <w:r>
              <w:rPr>
                <w:rStyle w:val="reqtext"/>
                <w:rFonts w:ascii="Calibri" w:hAnsi="Calibri"/>
                <w:sz w:val="20"/>
                <w:szCs w:val="20"/>
                <w:lang w:val="en-CA"/>
              </w:rPr>
              <w:t>Younger</w:t>
            </w:r>
            <w:r w:rsidR="00BA7E64" w:rsidRPr="005A0586">
              <w:rPr>
                <w:rStyle w:val="reqtext"/>
                <w:rFonts w:ascii="Calibri" w:hAnsi="Calibri"/>
                <w:sz w:val="20"/>
                <w:szCs w:val="20"/>
                <w:lang w:val="en-CA"/>
              </w:rPr>
              <w:t>Age_</w:t>
            </w:r>
            <w:r w:rsidR="005B773C" w:rsidRPr="005A0586">
              <w:rPr>
                <w:rStyle w:val="reqtext"/>
                <w:rFonts w:ascii="Calibri" w:hAnsi="Calibri"/>
                <w:sz w:val="20"/>
                <w:szCs w:val="20"/>
                <w:lang w:val="en-CA"/>
              </w:rPr>
              <w:t>uri</w:t>
            </w:r>
            <w:proofErr w:type="gramEnd"/>
            <w:r w:rsidR="005B773C" w:rsidRPr="005A0586">
              <w:rPr>
                <w:rStyle w:val="reqtext"/>
                <w:rFonts w:ascii="Calibri" w:hAnsi="Calibri"/>
                <w:sz w:val="20"/>
                <w:szCs w:val="20"/>
                <w:lang w:val="en-CA"/>
              </w:rPr>
              <w:t xml:space="preserve"> value</w:t>
            </w:r>
            <w:r w:rsidR="00BA7E64" w:rsidRPr="005A0586">
              <w:rPr>
                <w:rStyle w:val="reqtext"/>
                <w:rFonts w:ascii="Calibri" w:hAnsi="Calibri"/>
                <w:sz w:val="20"/>
                <w:szCs w:val="20"/>
                <w:lang w:val="en-CA"/>
              </w:rPr>
              <w:t xml:space="preserve"> SHALL refer to a controlled concept specifying the most representative upper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c>
      </w:tr>
      <w:tr w:rsidR="005375F0" w:rsidRPr="005A0586" w14:paraId="3FE03F50"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71E7120" w14:textId="433B13FD" w:rsidR="005375F0"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Recommendation</w:t>
            </w:r>
          </w:p>
        </w:tc>
        <w:tc>
          <w:tcPr>
            <w:tcW w:w="7088" w:type="dxa"/>
            <w:tcBorders>
              <w:top w:val="single" w:sz="4" w:space="0" w:color="auto"/>
              <w:left w:val="single" w:sz="4" w:space="0" w:color="auto"/>
              <w:bottom w:val="single" w:sz="4" w:space="0" w:color="auto"/>
              <w:right w:val="single" w:sz="12" w:space="0" w:color="auto"/>
            </w:tcBorders>
          </w:tcPr>
          <w:p w14:paraId="5E8AB9CA" w14:textId="34806208" w:rsidR="005375F0" w:rsidRPr="005A0586"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/gsml4-lite/</w:t>
            </w:r>
            <w:r w:rsidRPr="005A0586">
              <w:rPr>
                <w:rStyle w:val="requri"/>
                <w:rFonts w:ascii="Calibri" w:hAnsi="Calibri"/>
                <w:noProof/>
                <w:sz w:val="20"/>
                <w:szCs w:val="20"/>
                <w:lang w:val="en-CA"/>
              </w:rPr>
              <w:t>geologicunitview-specification</w:t>
            </w:r>
          </w:p>
          <w:p w14:paraId="45E6BCA7" w14:textId="3C3DA8D8" w:rsidR="00BA7E64" w:rsidRPr="005A0586" w:rsidRDefault="005279F1" w:rsidP="00522D6C">
            <w:pPr>
              <w:spacing w:before="100" w:beforeAutospacing="1" w:after="100" w:afterAutospacing="1" w:line="230" w:lineRule="atLeast"/>
              <w:jc w:val="both"/>
              <w:rPr>
                <w:rStyle w:val="requri"/>
                <w:rFonts w:ascii="Calibri" w:hAnsi="Calibri"/>
                <w:sz w:val="20"/>
                <w:szCs w:val="20"/>
              </w:rPr>
            </w:pPr>
            <w:proofErr w:type="gramStart"/>
            <w:r>
              <w:rPr>
                <w:rStyle w:val="reqtext"/>
                <w:rFonts w:ascii="Calibri" w:hAnsi="Calibri"/>
                <w:sz w:val="20"/>
                <w:szCs w:val="20"/>
                <w:lang w:val="en-CA"/>
              </w:rPr>
              <w:t>s</w:t>
            </w:r>
            <w:r w:rsidR="00BA7E64" w:rsidRPr="005A0586">
              <w:rPr>
                <w:rStyle w:val="reqtext"/>
                <w:rFonts w:ascii="Calibri" w:hAnsi="Calibri"/>
                <w:sz w:val="20"/>
                <w:szCs w:val="20"/>
                <w:lang w:val="en-CA"/>
              </w:rPr>
              <w:t>pecification_uri</w:t>
            </w:r>
            <w:proofErr w:type="gramEnd"/>
            <w:r w:rsidR="00BA7E64" w:rsidRPr="005A0586">
              <w:rPr>
                <w:rStyle w:val="reqtext"/>
                <w:rFonts w:ascii="Calibri" w:hAnsi="Calibri"/>
                <w:sz w:val="20"/>
                <w:szCs w:val="20"/>
                <w:lang w:val="en-CA"/>
              </w:rPr>
              <w:t xml:space="preserve"> value SHOULD refer the GeoSciML GeologicUnit feature that describes the instance in detail. Mandatory property - if not value is provided then a URI referring to a controlled concept explaining why the value is nil must be provided.</w:t>
            </w:r>
          </w:p>
        </w:tc>
      </w:tr>
      <w:tr w:rsidR="005375F0" w:rsidRPr="005A0586" w14:paraId="3B4C4D09"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18E9C871" w14:textId="420E7C38"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B9163A0" w14:textId="598C10C7" w:rsidR="005375F0" w:rsidRPr="005A0586"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/gsml4-lite/</w:t>
            </w:r>
            <w:r w:rsidRPr="005A0586">
              <w:rPr>
                <w:rStyle w:val="requri"/>
                <w:rFonts w:ascii="Calibri" w:hAnsi="Calibri"/>
                <w:noProof/>
                <w:sz w:val="20"/>
                <w:szCs w:val="20"/>
                <w:lang w:val="en-CA"/>
              </w:rPr>
              <w:t>boreholeview-identifier</w:t>
            </w:r>
          </w:p>
          <w:p w14:paraId="5BBB4B80" w14:textId="6D6C7B01" w:rsidR="00BA7E64" w:rsidRPr="005A0586" w:rsidRDefault="005279F1" w:rsidP="00522D6C">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i</w:t>
            </w:r>
            <w:r w:rsidR="00BA7E64" w:rsidRPr="005A0586">
              <w:rPr>
                <w:rStyle w:val="reqtext"/>
                <w:rFonts w:ascii="Calibri" w:hAnsi="Calibri"/>
                <w:sz w:val="20"/>
                <w:szCs w:val="20"/>
                <w:lang w:val="en-CA"/>
              </w:rPr>
              <w:t>dentifier</w:t>
            </w:r>
            <w:proofErr w:type="gramEnd"/>
            <w:r w:rsidR="00BA7E64" w:rsidRPr="005A0586">
              <w:rPr>
                <w:rStyle w:val="reqtext"/>
                <w:rFonts w:ascii="Calibri" w:hAnsi="Calibri"/>
                <w:sz w:val="20"/>
                <w:szCs w:val="20"/>
                <w:lang w:val="en-CA"/>
              </w:rPr>
              <w:t xml:space="preserve"> SHOULD resolve to a representation of a GeoSciML Borehole.</w:t>
            </w:r>
          </w:p>
        </w:tc>
      </w:tr>
      <w:tr w:rsidR="00BA7E64" w:rsidRPr="005A0586" w14:paraId="2414EB3C"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04FBAB4" w14:textId="615946BF"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3A5F97D" w14:textId="4BE11FF1" w:rsidR="00BA7E64" w:rsidRPr="005A0586"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/gsml4-lite/</w:t>
            </w:r>
            <w:r w:rsidR="006064ED">
              <w:rPr>
                <w:rStyle w:val="requri"/>
                <w:rFonts w:ascii="Calibri" w:hAnsi="Calibri"/>
                <w:noProof/>
                <w:sz w:val="20"/>
                <w:szCs w:val="20"/>
                <w:lang w:val="en-CA"/>
              </w:rPr>
              <w:t>boreholeview-elevation-srs</w:t>
            </w:r>
          </w:p>
          <w:p w14:paraId="6DBA6DD8" w14:textId="1C8EBAA4"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If present, elevation_srs SHALL resolve to a valid EPSG vertical datum in the range EPSG:5600 to EPSG:5799</w:t>
            </w:r>
          </w:p>
        </w:tc>
      </w:tr>
      <w:tr w:rsidR="00BA7E64" w:rsidRPr="005A0586" w14:paraId="69A2DA30"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19128B3" w14:textId="5EEED39A"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11CFF844" w14:textId="6BF3FFAE" w:rsidR="00BA7E64" w:rsidRPr="005A0586"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/gsml4-lite/</w:t>
            </w:r>
            <w:r w:rsidRPr="005A0586">
              <w:rPr>
                <w:rStyle w:val="requri"/>
                <w:rFonts w:ascii="Calibri" w:hAnsi="Calibri"/>
                <w:noProof/>
                <w:sz w:val="20"/>
                <w:szCs w:val="20"/>
                <w:lang w:val="en-CA"/>
              </w:rPr>
              <w:t>boreholeview-parentBorehole-uri</w:t>
            </w:r>
          </w:p>
          <w:p w14:paraId="48D334F1" w14:textId="4AFD41DC"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If present, parentBorehole_uri SHOULD resolve to a representation of a GeoSciML borehole.</w:t>
            </w:r>
          </w:p>
        </w:tc>
      </w:tr>
      <w:tr w:rsidR="00BA7E64" w:rsidRPr="005A0586" w14:paraId="7068A14E"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7995F12" w14:textId="36BC6162"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9045DC6" w14:textId="69AC6CA3" w:rsidR="00BA7E64" w:rsidRPr="005A0586"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/gsml4-lite/</w:t>
            </w:r>
            <w:r w:rsidRPr="005A0586">
              <w:rPr>
                <w:rStyle w:val="requri"/>
                <w:rFonts w:ascii="Calibri" w:hAnsi="Calibri"/>
                <w:noProof/>
                <w:sz w:val="20"/>
                <w:szCs w:val="20"/>
                <w:lang w:val="en-CA"/>
              </w:rPr>
              <w:t>contactview-identifier</w:t>
            </w:r>
          </w:p>
          <w:p w14:paraId="41E10424" w14:textId="16D08647" w:rsidR="00BA7E64" w:rsidRPr="005A0586" w:rsidRDefault="005279F1" w:rsidP="00522D6C">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i</w:t>
            </w:r>
            <w:r w:rsidR="00BA7E64" w:rsidRPr="005A0586">
              <w:rPr>
                <w:rStyle w:val="reqtext"/>
                <w:rFonts w:ascii="Calibri" w:hAnsi="Calibri"/>
                <w:sz w:val="20"/>
                <w:szCs w:val="20"/>
                <w:lang w:val="en-CA"/>
              </w:rPr>
              <w:t>dentifier</w:t>
            </w:r>
            <w:proofErr w:type="gramEnd"/>
            <w:r w:rsidR="00BA7E64" w:rsidRPr="005A0586">
              <w:rPr>
                <w:rStyle w:val="reqtext"/>
                <w:rFonts w:ascii="Calibri" w:hAnsi="Calibri"/>
                <w:sz w:val="20"/>
                <w:szCs w:val="20"/>
                <w:lang w:val="en-CA"/>
              </w:rPr>
              <w:t xml:space="preserve"> SHOULD correspond to an instance of MappedFeature.</w:t>
            </w:r>
          </w:p>
        </w:tc>
      </w:tr>
      <w:tr w:rsidR="00BA7E64" w:rsidRPr="005A0586" w14:paraId="4A34D2A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1E0BD07" w14:textId="40229A03"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0CEF77D7" w14:textId="4392922A" w:rsidR="00BA7E64" w:rsidRPr="00804C60"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/gsml4-lite/</w:t>
            </w:r>
            <w:r w:rsidRPr="00804C60">
              <w:rPr>
                <w:rStyle w:val="requri"/>
                <w:rFonts w:ascii="Calibri" w:hAnsi="Calibri"/>
                <w:noProof/>
                <w:sz w:val="20"/>
                <w:szCs w:val="20"/>
                <w:lang w:val="en-CA"/>
              </w:rPr>
              <w:t>geologicspecimenview-identifier</w:t>
            </w:r>
          </w:p>
          <w:p w14:paraId="05C0A2DE" w14:textId="68FE3397" w:rsidR="00BA7E64" w:rsidRPr="00804C60" w:rsidRDefault="005279F1" w:rsidP="00522D6C">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i</w:t>
            </w:r>
            <w:r w:rsidR="00BA7E64" w:rsidRPr="00804C60">
              <w:rPr>
                <w:rStyle w:val="reqtext"/>
                <w:rFonts w:ascii="Calibri" w:hAnsi="Calibri"/>
                <w:sz w:val="20"/>
                <w:szCs w:val="20"/>
                <w:lang w:val="en-CA"/>
              </w:rPr>
              <w:t>dentifier</w:t>
            </w:r>
            <w:proofErr w:type="gramEnd"/>
            <w:r w:rsidR="00BA7E64" w:rsidRPr="00804C60">
              <w:rPr>
                <w:rStyle w:val="reqtext"/>
                <w:rFonts w:ascii="Calibri" w:hAnsi="Calibri"/>
                <w:sz w:val="20"/>
                <w:szCs w:val="20"/>
                <w:lang w:val="en-CA"/>
              </w:rPr>
              <w:t xml:space="preserve"> SHOULD correspond to an instance of GeoSciML GeologicSpecimen.</w:t>
            </w:r>
          </w:p>
        </w:tc>
      </w:tr>
      <w:tr w:rsidR="00BA7E64" w:rsidRPr="005A0586" w14:paraId="4F8A1EC5"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464AF91D" w14:textId="765B47EA"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0B3A8944" w14:textId="6754CDF1" w:rsidR="00BA7E64" w:rsidRPr="00804C60"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/gsml4-lite/</w:t>
            </w:r>
            <w:r w:rsidRPr="00804C60">
              <w:rPr>
                <w:rStyle w:val="requri"/>
                <w:rFonts w:ascii="Calibri" w:hAnsi="Calibri"/>
                <w:noProof/>
                <w:sz w:val="20"/>
                <w:szCs w:val="20"/>
                <w:lang w:val="en-CA"/>
              </w:rPr>
              <w:t>geomorphologicunitview-identifier</w:t>
            </w:r>
          </w:p>
          <w:p w14:paraId="4543A7D3" w14:textId="3B6D7B54" w:rsidR="00BA7E64" w:rsidRPr="00804C60" w:rsidRDefault="005279F1" w:rsidP="00522D6C">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i</w:t>
            </w:r>
            <w:r w:rsidR="00BA7E64" w:rsidRPr="00804C60">
              <w:rPr>
                <w:rStyle w:val="reqtext"/>
                <w:rFonts w:ascii="Calibri" w:hAnsi="Calibri"/>
                <w:sz w:val="20"/>
                <w:szCs w:val="20"/>
                <w:lang w:val="en-CA"/>
              </w:rPr>
              <w:t>dentifier</w:t>
            </w:r>
            <w:proofErr w:type="gramEnd"/>
            <w:r w:rsidR="00BA7E64" w:rsidRPr="00804C60">
              <w:rPr>
                <w:rStyle w:val="reqtext"/>
                <w:rFonts w:ascii="Calibri" w:hAnsi="Calibri"/>
                <w:sz w:val="20"/>
                <w:szCs w:val="20"/>
                <w:lang w:val="en-CA"/>
              </w:rPr>
              <w:t xml:space="preserve"> SHOULD correspond to a representation of GeoSciML MappedFeature.</w:t>
            </w:r>
          </w:p>
        </w:tc>
      </w:tr>
      <w:tr w:rsidR="00BA7E64" w:rsidRPr="005A0586" w14:paraId="3F24E48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FFE750B" w14:textId="174072F0"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BDE119C" w14:textId="7D80036C" w:rsidR="00BA7E64" w:rsidRPr="00804C60"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/gsml4-lite/</w:t>
            </w:r>
            <w:r w:rsidRPr="00804C60">
              <w:rPr>
                <w:rStyle w:val="requri"/>
                <w:rFonts w:ascii="Calibri" w:hAnsi="Calibri"/>
                <w:noProof/>
                <w:sz w:val="20"/>
                <w:szCs w:val="20"/>
                <w:lang w:val="en-CA"/>
              </w:rPr>
              <w:t>sheardisplacemenstructureview-identifier</w:t>
            </w:r>
          </w:p>
          <w:p w14:paraId="5FDD12BE" w14:textId="33104B3C" w:rsidR="00BA7E64" w:rsidRPr="00804C60" w:rsidRDefault="005279F1" w:rsidP="00522D6C">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i</w:t>
            </w:r>
            <w:r w:rsidR="00BA7E64" w:rsidRPr="00804C60">
              <w:rPr>
                <w:rStyle w:val="reqtext"/>
                <w:rFonts w:ascii="Calibri" w:hAnsi="Calibri"/>
                <w:sz w:val="20"/>
                <w:szCs w:val="20"/>
                <w:lang w:val="en-CA"/>
              </w:rPr>
              <w:t>dentifier</w:t>
            </w:r>
            <w:proofErr w:type="gramEnd"/>
            <w:r w:rsidR="00BA7E64" w:rsidRPr="00804C60">
              <w:rPr>
                <w:rStyle w:val="reqtext"/>
                <w:rFonts w:ascii="Calibri" w:hAnsi="Calibri"/>
                <w:sz w:val="20"/>
                <w:szCs w:val="20"/>
                <w:lang w:val="en-CA"/>
              </w:rPr>
              <w:t xml:space="preserve"> SHOULD correspond to a representation of GeoSciML MappedFeature.</w:t>
            </w:r>
          </w:p>
        </w:tc>
      </w:tr>
      <w:tr w:rsidR="00BA7E64" w:rsidRPr="005A0586" w14:paraId="64B70EC9"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E7A541A" w14:textId="7CA2791D" w:rsidR="00BA7E64" w:rsidRPr="005A0586" w:rsidRDefault="00522D6C"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585D4B7C" w14:textId="40C9E3AF" w:rsidR="00BA7E64" w:rsidRPr="00804C60" w:rsidRDefault="001563D9" w:rsidP="00522D6C">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/gsml4-lite/</w:t>
            </w:r>
            <w:r w:rsidRPr="00804C60">
              <w:rPr>
                <w:rStyle w:val="requri"/>
                <w:rFonts w:ascii="Calibri" w:hAnsi="Calibri"/>
                <w:noProof/>
                <w:sz w:val="20"/>
                <w:szCs w:val="20"/>
                <w:lang w:val="en-CA"/>
              </w:rPr>
              <w:t>siteobservationview-identifier</w:t>
            </w:r>
          </w:p>
          <w:p w14:paraId="25F936C6" w14:textId="1C3092A8" w:rsidR="001563D9" w:rsidRPr="00804C60" w:rsidRDefault="005279F1" w:rsidP="00522D6C">
            <w:pPr>
              <w:spacing w:before="100" w:beforeAutospacing="1" w:after="100" w:afterAutospacing="1" w:line="230" w:lineRule="atLeast"/>
              <w:jc w:val="both"/>
              <w:rPr>
                <w:rStyle w:val="requri"/>
                <w:rFonts w:ascii="Calibri" w:hAnsi="Calibri"/>
                <w:sz w:val="20"/>
                <w:szCs w:val="20"/>
                <w:lang w:val="en-CA"/>
              </w:rPr>
            </w:pPr>
            <w:commentRangeStart w:id="124"/>
            <w:proofErr w:type="gramStart"/>
            <w:r>
              <w:rPr>
                <w:rStyle w:val="reqtext"/>
                <w:rFonts w:ascii="Calibri" w:hAnsi="Calibri"/>
                <w:sz w:val="20"/>
                <w:szCs w:val="20"/>
                <w:lang w:val="en-CA"/>
              </w:rPr>
              <w:t>i</w:t>
            </w:r>
            <w:r w:rsidR="001563D9" w:rsidRPr="00804C60">
              <w:rPr>
                <w:rStyle w:val="reqtext"/>
                <w:rFonts w:ascii="Calibri" w:hAnsi="Calibri"/>
                <w:sz w:val="20"/>
                <w:szCs w:val="20"/>
                <w:lang w:val="en-CA"/>
              </w:rPr>
              <w:t>dentifier</w:t>
            </w:r>
            <w:proofErr w:type="gramEnd"/>
            <w:r w:rsidR="001563D9" w:rsidRPr="00804C60">
              <w:rPr>
                <w:rStyle w:val="reqtext"/>
                <w:rFonts w:ascii="Calibri" w:hAnsi="Calibri"/>
                <w:sz w:val="20"/>
                <w:szCs w:val="20"/>
                <w:lang w:val="en-CA"/>
              </w:rPr>
              <w:t xml:space="preserve"> SHOULD correspond to a representation of OM_</w:t>
            </w:r>
            <w:commentRangeEnd w:id="124"/>
            <w:r w:rsidR="001441EF" w:rsidRPr="00A44A07">
              <w:rPr>
                <w:rStyle w:val="reqtext"/>
                <w:rFonts w:ascii="Calibri" w:hAnsi="Calibri"/>
                <w:sz w:val="20"/>
                <w:szCs w:val="20"/>
                <w:lang w:val="en-CA"/>
              </w:rPr>
              <w:t>Observation</w:t>
            </w:r>
            <w:r w:rsidR="001563D9" w:rsidRPr="00804C60">
              <w:rPr>
                <w:rStyle w:val="Marquedecommentaire"/>
                <w:rFonts w:ascii="Calibri" w:hAnsi="Calibri"/>
                <w:sz w:val="20"/>
                <w:szCs w:val="20"/>
              </w:rPr>
              <w:commentReference w:id="124"/>
            </w:r>
            <w:r w:rsidR="001563D9" w:rsidRPr="00804C60">
              <w:rPr>
                <w:rStyle w:val="reqtext"/>
                <w:rFonts w:ascii="Calibri" w:hAnsi="Calibri"/>
                <w:sz w:val="20"/>
                <w:szCs w:val="20"/>
                <w:lang w:val="en-CA"/>
              </w:rPr>
              <w:t>.</w:t>
            </w:r>
          </w:p>
        </w:tc>
      </w:tr>
      <w:tr w:rsidR="00BA7E64" w:rsidRPr="005A0586" w14:paraId="7D9A1DAB"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DBF3273" w14:textId="77A7AE10" w:rsidR="00BA7E64" w:rsidRPr="005A0586" w:rsidRDefault="001563D9"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DF37DD" w14:textId="0778FC14" w:rsidR="00BA7E64" w:rsidRPr="00804C60" w:rsidRDefault="001563D9" w:rsidP="00522D6C">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/gsml4-lite/</w:t>
            </w:r>
            <w:r w:rsidRPr="00804C60">
              <w:rPr>
                <w:rStyle w:val="requri"/>
                <w:rFonts w:ascii="Calibri" w:hAnsi="Calibri"/>
                <w:noProof/>
                <w:sz w:val="20"/>
                <w:szCs w:val="20"/>
                <w:lang w:val="en-CA"/>
              </w:rPr>
              <w:t>siteobservationview-symbolRotation</w:t>
            </w:r>
          </w:p>
          <w:p w14:paraId="0AFF422B" w14:textId="4C005EE6" w:rsidR="001563D9" w:rsidRPr="00804C60" w:rsidRDefault="001563D9" w:rsidP="00522D6C">
            <w:pPr>
              <w:spacing w:before="100" w:beforeAutospacing="1" w:after="100" w:afterAutospacing="1" w:line="230" w:lineRule="atLeast"/>
              <w:jc w:val="both"/>
              <w:rPr>
                <w:rStyle w:val="requri"/>
                <w:rFonts w:ascii="Calibri" w:hAnsi="Calibri"/>
                <w:sz w:val="20"/>
                <w:szCs w:val="20"/>
                <w:lang w:val="en-CA"/>
              </w:rPr>
            </w:pPr>
            <w:r w:rsidRPr="00804C60">
              <w:rPr>
                <w:rStyle w:val="reqtext"/>
                <w:rFonts w:ascii="Calibri" w:hAnsi="Calibri"/>
                <w:sz w:val="20"/>
                <w:szCs w:val="20"/>
                <w:lang w:val="en-CA"/>
              </w:rPr>
              <w:t>If present, the symbolRotation SHALL be a value in the range [0,360[.</w:t>
            </w:r>
          </w:p>
        </w:tc>
      </w:tr>
    </w:tbl>
    <w:p w14:paraId="067A131A" w14:textId="77777777" w:rsidR="005375F0" w:rsidRPr="00225333" w:rsidRDefault="005375F0" w:rsidP="00BA6B31"/>
    <w:p w14:paraId="5827F7F6" w14:textId="476B35FA" w:rsidR="00762332" w:rsidRDefault="00762332" w:rsidP="00A12606">
      <w:pPr>
        <w:spacing w:after="0"/>
        <w:rPr>
          <w:ins w:id="125" w:author="Boisvert, Eric" w:date="2016-06-02T09:05:00Z"/>
          <w:lang w:val="en-CA"/>
        </w:rPr>
      </w:pPr>
      <w:r w:rsidRPr="00762332">
        <w:rPr>
          <w:lang w:val="en-CA"/>
        </w:rPr>
        <w:t>GeoSciML-</w:t>
      </w:r>
      <w:r w:rsidR="006C01C8">
        <w:rPr>
          <w:lang w:val="en-CA"/>
        </w:rPr>
        <w:t>Lite</w:t>
      </w:r>
      <w:r w:rsidR="006C01C8" w:rsidRPr="00762332">
        <w:rPr>
          <w:lang w:val="en-CA"/>
        </w:rPr>
        <w:t xml:space="preserve"> </w:t>
      </w:r>
      <w:r w:rsidRPr="00762332">
        <w:rPr>
          <w:lang w:val="en-CA"/>
        </w:rPr>
        <w:t xml:space="preserve">is </w:t>
      </w:r>
      <w:r>
        <w:rPr>
          <w:lang w:val="en-CA"/>
        </w:rPr>
        <w:t>a simpli</w:t>
      </w:r>
      <w:r w:rsidR="001441EF">
        <w:rPr>
          <w:lang w:val="en-CA"/>
        </w:rPr>
        <w:t>fi</w:t>
      </w:r>
      <w:r>
        <w:rPr>
          <w:lang w:val="en-CA"/>
        </w:rPr>
        <w:t xml:space="preserve">cation of GeoSciML for map based applications. </w:t>
      </w:r>
      <w:r w:rsidRPr="00762332">
        <w:rPr>
          <w:lang w:val="en-CA"/>
        </w:rPr>
        <w:t xml:space="preserve"> It was developed to provide a simple schema to deliver geologic map unit, contact,</w:t>
      </w:r>
      <w:r>
        <w:rPr>
          <w:lang w:val="en-CA"/>
        </w:rPr>
        <w:t xml:space="preserve"> borehole, sample, geomorphologic unit </w:t>
      </w:r>
      <w:r w:rsidRPr="00762332">
        <w:rPr>
          <w:lang w:val="en-CA"/>
        </w:rPr>
        <w:t xml:space="preserve">and shear displacement structure (fault and ductile shear zone) descriptions in web map services. The intention is to support interoperable map services, for which interoperability is based on a shared data schema and the use of standard vocabulary terms for basic type classification of contacts and faults, age of geologic units and faults, and lithology of geologic units. </w:t>
      </w:r>
    </w:p>
    <w:p w14:paraId="4F43E7B1" w14:textId="77777777" w:rsidR="00835A3D" w:rsidRDefault="00835A3D" w:rsidP="00A12606">
      <w:pPr>
        <w:spacing w:after="0"/>
        <w:rPr>
          <w:ins w:id="126" w:author="Boisvert, Eric" w:date="2016-06-02T09:05:00Z"/>
          <w:lang w:val="en-CA"/>
        </w:rPr>
      </w:pPr>
    </w:p>
    <w:p w14:paraId="7B1C47D7" w14:textId="107B4DC1" w:rsidR="00835A3D" w:rsidDel="00835A3D" w:rsidRDefault="00835A3D" w:rsidP="00A12606">
      <w:pPr>
        <w:spacing w:after="0"/>
        <w:rPr>
          <w:del w:id="127" w:author="Boisvert, Eric" w:date="2016-06-02T09:06:00Z"/>
          <w:lang w:val="en-CA"/>
        </w:rPr>
      </w:pPr>
    </w:p>
    <w:p w14:paraId="60A25A8F" w14:textId="6562A9E5" w:rsidR="00762332" w:rsidDel="00835A3D" w:rsidRDefault="00762332" w:rsidP="00A12606">
      <w:pPr>
        <w:spacing w:after="0"/>
        <w:rPr>
          <w:del w:id="128" w:author="Boisvert, Eric" w:date="2016-06-02T09:06:00Z"/>
          <w:lang w:val="en-CA"/>
        </w:rPr>
      </w:pPr>
    </w:p>
    <w:p w14:paraId="50BEEF0D" w14:textId="05478FF3" w:rsidR="00835A3D" w:rsidDel="00835A3D" w:rsidRDefault="00835A3D" w:rsidP="00A12606">
      <w:pPr>
        <w:spacing w:after="0"/>
        <w:rPr>
          <w:del w:id="129" w:author="Boisvert, Eric" w:date="2016-06-02T09:06:00Z"/>
          <w:lang w:val="en-CA"/>
        </w:rPr>
      </w:pPr>
    </w:p>
    <w:p w14:paraId="4F7915F6" w14:textId="77027FD3" w:rsidR="00762332" w:rsidRDefault="00762332" w:rsidP="00A12606">
      <w:pPr>
        <w:spacing w:after="0"/>
        <w:rPr>
          <w:lang w:val="en-CA"/>
        </w:rPr>
      </w:pPr>
      <w:r w:rsidRPr="00762332">
        <w:rPr>
          <w:lang w:val="en-CA"/>
        </w:rPr>
        <w:lastRenderedPageBreak/>
        <w:t>Use of standard vocabulary enables map display using a shared legend (symbolization scheme) to achieve visual harmonization of maps provided by different services. In addition the GeoSciML-</w:t>
      </w:r>
      <w:r w:rsidR="00AB3F81">
        <w:rPr>
          <w:lang w:val="en-CA"/>
        </w:rPr>
        <w:t>Lite</w:t>
      </w:r>
      <w:r w:rsidR="00AB3F81" w:rsidRPr="00762332">
        <w:rPr>
          <w:lang w:val="en-CA"/>
        </w:rPr>
        <w:t xml:space="preserve"> </w:t>
      </w:r>
      <w:r w:rsidRPr="00762332">
        <w:rPr>
          <w:lang w:val="en-CA"/>
        </w:rPr>
        <w:t xml:space="preserve">data structure includes text fields with information for human users browsing a geologic map, a link to a full GeoSciML feature element if available, and a symbol identifier field to enable a user-defined symbolization scheme in each map service. </w:t>
      </w:r>
    </w:p>
    <w:p w14:paraId="535C555D" w14:textId="77777777" w:rsidR="00762332" w:rsidRDefault="00762332" w:rsidP="00A12606">
      <w:pPr>
        <w:spacing w:after="0"/>
        <w:rPr>
          <w:lang w:val="en-CA"/>
        </w:rPr>
      </w:pPr>
    </w:p>
    <w:p w14:paraId="1843B8DD" w14:textId="35EEB0D9" w:rsidR="00762332" w:rsidRDefault="00762332" w:rsidP="00A12606">
      <w:pPr>
        <w:spacing w:after="0"/>
        <w:rPr>
          <w:lang w:val="en-CA"/>
        </w:rPr>
      </w:pPr>
      <w:r w:rsidRPr="00762332">
        <w:rPr>
          <w:lang w:val="en-CA"/>
        </w:rPr>
        <w:t xml:space="preserve">By linking the simple feature WMS with a GeoSciML </w:t>
      </w:r>
      <w:proofErr w:type="gramStart"/>
      <w:r w:rsidRPr="00762332">
        <w:rPr>
          <w:lang w:val="en-CA"/>
        </w:rPr>
        <w:t>WFS,</w:t>
      </w:r>
      <w:proofErr w:type="gramEnd"/>
      <w:r w:rsidRPr="00762332">
        <w:rPr>
          <w:lang w:val="en-CA"/>
        </w:rPr>
        <w:t xml:space="preserve"> clients can acquire geologic feature descriptions that can be used in web-mapping applications to construct custom legends. Linking to full GeoSciML features allows the </w:t>
      </w:r>
      <w:r w:rsidR="00AB3F81">
        <w:rPr>
          <w:lang w:val="en-CA"/>
        </w:rPr>
        <w:t>lite</w:t>
      </w:r>
      <w:r w:rsidR="00AB3F81" w:rsidRPr="00762332">
        <w:rPr>
          <w:lang w:val="en-CA"/>
        </w:rPr>
        <w:t xml:space="preserve"> </w:t>
      </w:r>
      <w:r w:rsidRPr="00762332">
        <w:rPr>
          <w:lang w:val="en-CA"/>
        </w:rPr>
        <w:t>schema to be used in a map browsing and query interface to identify and select features for further processing that can be acquired as highly structured, information-rich GML features.</w:t>
      </w:r>
    </w:p>
    <w:p w14:paraId="4E6BD8EC" w14:textId="77777777" w:rsidR="00762332" w:rsidRDefault="00762332" w:rsidP="00A12606">
      <w:pPr>
        <w:spacing w:after="0"/>
        <w:ind w:left="720"/>
        <w:rPr>
          <w:lang w:val="en-CA"/>
        </w:rPr>
      </w:pPr>
    </w:p>
    <w:p w14:paraId="60097A44" w14:textId="3027D4FD" w:rsidR="006E671E" w:rsidRDefault="00F658C5" w:rsidP="00804C60">
      <w:pPr>
        <w:pStyle w:val="Lgende"/>
        <w:jc w:val="center"/>
        <w:rPr>
          <w:noProof/>
          <w:lang w:val="en-AU" w:eastAsia="en-AU"/>
        </w:rPr>
      </w:pPr>
      <w:r>
        <w:rPr>
          <w:noProof/>
          <w:lang w:val="en-CA" w:eastAsia="en-CA"/>
        </w:rPr>
        <w:drawing>
          <wp:inline distT="0" distB="0" distL="0" distR="0" wp14:anchorId="52D93303" wp14:editId="2528FABC">
            <wp:extent cx="4191000" cy="403860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91000" cy="4038600"/>
                    </a:xfrm>
                    <a:prstGeom prst="rect">
                      <a:avLst/>
                    </a:prstGeom>
                    <a:noFill/>
                    <a:ln>
                      <a:noFill/>
                    </a:ln>
                  </pic:spPr>
                </pic:pic>
              </a:graphicData>
            </a:graphic>
          </wp:inline>
        </w:drawing>
      </w:r>
    </w:p>
    <w:p w14:paraId="66AF6BA0" w14:textId="21033D97" w:rsidR="00792D31" w:rsidRPr="00804C60" w:rsidRDefault="00792D31" w:rsidP="006E671E">
      <w:pPr>
        <w:pStyle w:val="Lgende"/>
        <w:jc w:val="center"/>
        <w:rPr>
          <w:color w:val="000000"/>
          <w:lang w:val="en-CA"/>
        </w:rPr>
      </w:pPr>
      <w:r w:rsidRPr="00804C60">
        <w:rPr>
          <w:color w:val="000000"/>
        </w:rPr>
        <w:t xml:space="preserve">Figure </w:t>
      </w:r>
      <w:r w:rsidR="00673E83" w:rsidRPr="00804C60">
        <w:rPr>
          <w:color w:val="000000"/>
        </w:rPr>
        <w:fldChar w:fldCharType="begin"/>
      </w:r>
      <w:r w:rsidR="00673E83" w:rsidRPr="00804C60">
        <w:rPr>
          <w:color w:val="000000"/>
        </w:rPr>
        <w:instrText xml:space="preserve"> SEQ Figure \* ARABIC </w:instrText>
      </w:r>
      <w:r w:rsidR="00673E83" w:rsidRPr="00804C60">
        <w:rPr>
          <w:color w:val="000000"/>
        </w:rPr>
        <w:fldChar w:fldCharType="separate"/>
      </w:r>
      <w:r w:rsidR="00F02ED9">
        <w:rPr>
          <w:noProof/>
          <w:color w:val="000000"/>
        </w:rPr>
        <w:t>9</w:t>
      </w:r>
      <w:r w:rsidR="00673E83" w:rsidRPr="00804C60">
        <w:rPr>
          <w:noProof/>
          <w:color w:val="000000"/>
        </w:rPr>
        <w:fldChar w:fldCharType="end"/>
      </w:r>
      <w:r w:rsidRPr="00804C60">
        <w:rPr>
          <w:color w:val="000000"/>
        </w:rPr>
        <w:t xml:space="preserve"> </w:t>
      </w:r>
      <w:r w:rsidR="0032243C" w:rsidRPr="00804C60">
        <w:rPr>
          <w:color w:val="000000"/>
        </w:rPr>
        <w:t>-</w:t>
      </w:r>
      <w:r w:rsidRPr="00804C60">
        <w:rPr>
          <w:color w:val="000000"/>
        </w:rPr>
        <w:t xml:space="preserve"> Package dependency for GeoSciML </w:t>
      </w:r>
      <w:r w:rsidR="006C01C8">
        <w:rPr>
          <w:color w:val="000000"/>
        </w:rPr>
        <w:t>Lite</w:t>
      </w:r>
      <w:r w:rsidR="00BF2A41">
        <w:rPr>
          <w:color w:val="000000"/>
        </w:rPr>
        <w:t>.</w:t>
      </w:r>
    </w:p>
    <w:p w14:paraId="0D63EA0D" w14:textId="145E8BA5" w:rsidR="00762332" w:rsidRDefault="00762332" w:rsidP="00BA6B31">
      <w:pPr>
        <w:rPr>
          <w:lang w:val="en-CA"/>
        </w:rPr>
      </w:pPr>
      <w:r w:rsidRPr="00762332">
        <w:rPr>
          <w:lang w:val="en-CA"/>
        </w:rPr>
        <w:t>GeoSciML-</w:t>
      </w:r>
      <w:r w:rsidR="006C01C8">
        <w:rPr>
          <w:lang w:val="en-CA"/>
        </w:rPr>
        <w:t>Lite</w:t>
      </w:r>
      <w:r w:rsidR="006C01C8" w:rsidRPr="00762332">
        <w:rPr>
          <w:lang w:val="en-CA"/>
        </w:rPr>
        <w:t xml:space="preserve"> </w:t>
      </w:r>
      <w:r w:rsidRPr="00762332">
        <w:rPr>
          <w:lang w:val="en-CA"/>
        </w:rPr>
        <w:t xml:space="preserve">conforms to the </w:t>
      </w:r>
      <w:r w:rsidR="00050DA2">
        <w:rPr>
          <w:lang w:val="en-CA"/>
        </w:rPr>
        <w:t>L</w:t>
      </w:r>
      <w:r w:rsidRPr="00762332">
        <w:rPr>
          <w:lang w:val="en-CA"/>
        </w:rPr>
        <w:t xml:space="preserve">evel 0 of the Simple Features Profile for GML (OGC 10-100r3 - van den Brink et al., 2011; OGC 06-049). The simple features profile supports only a limited subset of possible GML geometry types that may be used to describe feature geographic location and shape. For the purposes of GeoSciML simple features, these include </w:t>
      </w:r>
      <w:r w:rsidR="00253146">
        <w:rPr>
          <w:lang w:val="en-CA"/>
        </w:rPr>
        <w:t>GEO:</w:t>
      </w:r>
      <w:r w:rsidRPr="00762332">
        <w:rPr>
          <w:lang w:val="en-CA"/>
        </w:rPr>
        <w:t xml:space="preserve">:Point, </w:t>
      </w:r>
      <w:r w:rsidR="00253146">
        <w:rPr>
          <w:lang w:val="en-CA"/>
        </w:rPr>
        <w:t>GEO:</w:t>
      </w:r>
      <w:r w:rsidRPr="00762332">
        <w:rPr>
          <w:lang w:val="en-CA"/>
        </w:rPr>
        <w:t>:LineString</w:t>
      </w:r>
      <w:r w:rsidR="00050DA2">
        <w:rPr>
          <w:lang w:val="en-CA"/>
        </w:rPr>
        <w:t xml:space="preserve">, </w:t>
      </w:r>
      <w:r w:rsidR="00253146">
        <w:rPr>
          <w:lang w:val="en-CA"/>
        </w:rPr>
        <w:t>GEO:</w:t>
      </w:r>
      <w:r w:rsidRPr="00762332">
        <w:rPr>
          <w:lang w:val="en-CA"/>
        </w:rPr>
        <w:t xml:space="preserve">:Curve, </w:t>
      </w:r>
      <w:r w:rsidR="00253146">
        <w:rPr>
          <w:lang w:val="en-CA"/>
        </w:rPr>
        <w:t>GEO</w:t>
      </w:r>
      <w:r w:rsidRPr="00762332">
        <w:rPr>
          <w:lang w:val="en-CA"/>
        </w:rPr>
        <w:t>:</w:t>
      </w:r>
      <w:r w:rsidR="008465E6">
        <w:rPr>
          <w:lang w:val="en-CA"/>
        </w:rPr>
        <w:t>:</w:t>
      </w:r>
      <w:r w:rsidRPr="00762332">
        <w:rPr>
          <w:lang w:val="en-CA"/>
        </w:rPr>
        <w:t xml:space="preserve">Polygon, </w:t>
      </w:r>
      <w:r w:rsidR="00253146">
        <w:rPr>
          <w:lang w:val="en-CA"/>
        </w:rPr>
        <w:t>GEO</w:t>
      </w:r>
      <w:r w:rsidR="008465E6">
        <w:rPr>
          <w:lang w:val="en-CA"/>
        </w:rPr>
        <w:t>:</w:t>
      </w:r>
      <w:r w:rsidRPr="00762332">
        <w:rPr>
          <w:lang w:val="en-CA"/>
        </w:rPr>
        <w:t xml:space="preserve">:Surface, </w:t>
      </w:r>
      <w:r w:rsidR="00253146">
        <w:rPr>
          <w:lang w:val="en-CA"/>
        </w:rPr>
        <w:t>GEO</w:t>
      </w:r>
      <w:r w:rsidR="008465E6">
        <w:rPr>
          <w:lang w:val="en-CA"/>
        </w:rPr>
        <w:t>:</w:t>
      </w:r>
      <w:r w:rsidRPr="00762332">
        <w:rPr>
          <w:lang w:val="en-CA"/>
        </w:rPr>
        <w:t xml:space="preserve">:MultiPoint, </w:t>
      </w:r>
      <w:r w:rsidR="00253146">
        <w:rPr>
          <w:lang w:val="en-CA"/>
        </w:rPr>
        <w:t>GEO</w:t>
      </w:r>
      <w:r w:rsidRPr="00762332">
        <w:rPr>
          <w:lang w:val="en-CA"/>
        </w:rPr>
        <w:t>:</w:t>
      </w:r>
      <w:r w:rsidR="008465E6">
        <w:rPr>
          <w:lang w:val="en-CA"/>
        </w:rPr>
        <w:t>:</w:t>
      </w:r>
      <w:r w:rsidRPr="00762332">
        <w:rPr>
          <w:lang w:val="en-CA"/>
        </w:rPr>
        <w:t xml:space="preserve">MultiCurve, </w:t>
      </w:r>
      <w:r w:rsidR="00253146">
        <w:rPr>
          <w:lang w:val="en-CA"/>
        </w:rPr>
        <w:t>GEO</w:t>
      </w:r>
      <w:r w:rsidRPr="00762332">
        <w:rPr>
          <w:lang w:val="en-CA"/>
        </w:rPr>
        <w:t>:</w:t>
      </w:r>
      <w:r w:rsidR="008465E6">
        <w:rPr>
          <w:lang w:val="en-CA"/>
        </w:rPr>
        <w:t>:</w:t>
      </w:r>
      <w:r w:rsidRPr="00762332">
        <w:rPr>
          <w:lang w:val="en-CA"/>
        </w:rPr>
        <w:t>MultiSurface and multi-geometry types consisting of collections of these base types.</w:t>
      </w:r>
    </w:p>
    <w:p w14:paraId="720977A0" w14:textId="2E4183F1" w:rsidR="00B9320B" w:rsidRPr="00B9320B" w:rsidRDefault="00B9320B" w:rsidP="00B9320B">
      <w:pPr>
        <w:rPr>
          <w:lang w:val="en-CA"/>
        </w:rPr>
      </w:pPr>
      <w:r w:rsidRPr="00B9320B">
        <w:rPr>
          <w:lang w:val="en-CA"/>
        </w:rPr>
        <w:lastRenderedPageBreak/>
        <w:t xml:space="preserve">GeoSciML-Portrayal features are analogous to GeoSciML </w:t>
      </w:r>
      <w:r w:rsidR="00050DA2">
        <w:rPr>
          <w:lang w:val="en-CA"/>
        </w:rPr>
        <w:t>M</w:t>
      </w:r>
      <w:r w:rsidRPr="00B9320B">
        <w:rPr>
          <w:lang w:val="en-CA"/>
        </w:rPr>
        <w:t>apped</w:t>
      </w:r>
      <w:r w:rsidR="00050DA2">
        <w:rPr>
          <w:lang w:val="en-CA"/>
        </w:rPr>
        <w:t>F</w:t>
      </w:r>
      <w:r w:rsidRPr="00B9320B">
        <w:rPr>
          <w:lang w:val="en-CA"/>
        </w:rPr>
        <w:t xml:space="preserve">eatures, with additional text attributes for human consumption, a flatted-relation view of the age, and assignment to a single lithology. The </w:t>
      </w:r>
      <w:r w:rsidR="00AB3F81">
        <w:rPr>
          <w:lang w:val="en-CA"/>
        </w:rPr>
        <w:t>lite</w:t>
      </w:r>
      <w:r w:rsidR="00AB3F81" w:rsidRPr="00B9320B">
        <w:rPr>
          <w:lang w:val="en-CA"/>
        </w:rPr>
        <w:t xml:space="preserve"> </w:t>
      </w:r>
      <w:r w:rsidRPr="00B9320B">
        <w:rPr>
          <w:lang w:val="en-CA"/>
        </w:rPr>
        <w:t xml:space="preserve">schema consists of ‘free-text’ fields and identifier fields. </w:t>
      </w:r>
      <w:commentRangeStart w:id="130"/>
      <w:r w:rsidRPr="00B9320B">
        <w:rPr>
          <w:lang w:val="en-CA"/>
        </w:rPr>
        <w:t>In robust services</w:t>
      </w:r>
      <w:commentRangeEnd w:id="130"/>
      <w:r>
        <w:rPr>
          <w:rStyle w:val="Marquedecommentaire"/>
        </w:rPr>
        <w:commentReference w:id="130"/>
      </w:r>
      <w:r w:rsidRPr="00B9320B">
        <w:rPr>
          <w:lang w:val="en-CA"/>
        </w:rPr>
        <w:t xml:space="preserve"> the free-text fields will contain well-structured summaries of data in a format suitable for reading by the intended users. Identifier fields should contain identifiers for concepts in a controlled vocabulary (for example </w:t>
      </w:r>
      <w:hyperlink r:id="rId28" w:history="1">
        <w:r w:rsidRPr="008465E6">
          <w:rPr>
            <w:rStyle w:val="Lienhypertexte"/>
            <w:lang w:val="en-CA"/>
          </w:rPr>
          <w:t>CGI Simple Lithology</w:t>
        </w:r>
      </w:hyperlink>
      <w:r w:rsidR="009C4735">
        <w:rPr>
          <w:rStyle w:val="Lienhypertexte"/>
          <w:lang w:val="en-CA"/>
        </w:rPr>
        <w:t xml:space="preserve"> (</w:t>
      </w:r>
      <w:r w:rsidR="009C4735" w:rsidRPr="009C4735">
        <w:rPr>
          <w:rStyle w:val="Lienhypertexte"/>
          <w:lang w:val="en-CA"/>
        </w:rPr>
        <w:t>http://resource.geosciml.org/classifier/cgi/lithology/</w:t>
      </w:r>
      <w:r w:rsidR="009C4735">
        <w:rPr>
          <w:rStyle w:val="Lienhypertexte"/>
          <w:lang w:val="en-CA"/>
        </w:rPr>
        <w:t>)</w:t>
      </w:r>
      <w:r w:rsidRPr="00B9320B">
        <w:rPr>
          <w:lang w:val="en-CA"/>
        </w:rPr>
        <w:t xml:space="preserve">) that specify representative thematic properties. Inclusion of these standardized identifiers enables interoperability across services. Ideally these should be URIs that can be </w:t>
      </w:r>
      <w:r w:rsidR="008465E6">
        <w:rPr>
          <w:lang w:val="en-CA"/>
        </w:rPr>
        <w:t>resolved</w:t>
      </w:r>
      <w:r w:rsidR="008465E6" w:rsidRPr="00B9320B">
        <w:rPr>
          <w:lang w:val="en-CA"/>
        </w:rPr>
        <w:t xml:space="preserve"> </w:t>
      </w:r>
      <w:r w:rsidRPr="00B9320B">
        <w:rPr>
          <w:lang w:val="en-CA"/>
        </w:rPr>
        <w:t>to obtain machine-processable or human-readable representati</w:t>
      </w:r>
      <w:r>
        <w:rPr>
          <w:lang w:val="en-CA"/>
        </w:rPr>
        <w:t>ons of the identified concepts.</w:t>
      </w:r>
    </w:p>
    <w:p w14:paraId="17F06D0B" w14:textId="183933FD" w:rsidR="00B9320B" w:rsidRDefault="00B9320B" w:rsidP="00BA6B31">
      <w:pPr>
        <w:rPr>
          <w:ins w:id="131" w:author="Boisvert, Eric" w:date="2016-06-02T09:06:00Z"/>
          <w:lang w:val="en-CA"/>
        </w:rPr>
      </w:pPr>
      <w:r w:rsidRPr="00B9320B">
        <w:rPr>
          <w:lang w:val="en-CA"/>
        </w:rPr>
        <w:t xml:space="preserve">In addition, each feature includes an (optional) identifier for a specification, which is a resource containing a description of that particular feature. In many cases, the descriptions will be the same for all </w:t>
      </w:r>
      <w:r w:rsidR="001E3746">
        <w:rPr>
          <w:lang w:val="en-CA"/>
        </w:rPr>
        <w:t>geometries</w:t>
      </w:r>
      <w:r w:rsidR="001E3746" w:rsidRPr="00B9320B">
        <w:rPr>
          <w:lang w:val="en-CA"/>
        </w:rPr>
        <w:t xml:space="preserve"> </w:t>
      </w:r>
      <w:r w:rsidRPr="00B9320B">
        <w:rPr>
          <w:lang w:val="en-CA"/>
        </w:rPr>
        <w:t xml:space="preserve">assigned to the same map unit or classified as the same kind of contact or structure. If more complete information is available, different descriptions may be associated with subsets of features of the same type that are portrayed with the same symbol. In the most extreme case, each feature might have a unique description that captures the full spatial variability of a geologic unit or structure. Following the standard patterns of web architecture, the specification_uri should be </w:t>
      </w:r>
      <w:r w:rsidR="008465E6">
        <w:rPr>
          <w:lang w:val="en-CA"/>
        </w:rPr>
        <w:t>resolvable</w:t>
      </w:r>
      <w:r w:rsidR="008465E6" w:rsidRPr="00B9320B">
        <w:rPr>
          <w:lang w:val="en-CA"/>
        </w:rPr>
        <w:t xml:space="preserve"> </w:t>
      </w:r>
      <w:r w:rsidRPr="00B9320B">
        <w:rPr>
          <w:lang w:val="en-CA"/>
        </w:rPr>
        <w:t xml:space="preserve">to obtain one or more representations of that description. For maximum interoperability, one of these representations should be a GeoSciML encoded description of the feature, but other encodings might also be available, for example HTML </w:t>
      </w:r>
      <w:proofErr w:type="gramStart"/>
      <w:r w:rsidRPr="00B9320B">
        <w:rPr>
          <w:lang w:val="en-CA"/>
        </w:rPr>
        <w:t>web</w:t>
      </w:r>
      <w:proofErr w:type="gramEnd"/>
      <w:r w:rsidRPr="00B9320B">
        <w:rPr>
          <w:lang w:val="en-CA"/>
        </w:rPr>
        <w:t xml:space="preserve"> pages, other XML schema, or JSON. For those familiar with </w:t>
      </w:r>
      <w:r w:rsidR="008465E6">
        <w:rPr>
          <w:lang w:val="en-CA"/>
        </w:rPr>
        <w:t>the</w:t>
      </w:r>
      <w:r w:rsidR="008465E6" w:rsidRPr="00B9320B">
        <w:rPr>
          <w:lang w:val="en-CA"/>
        </w:rPr>
        <w:t xml:space="preserve"> </w:t>
      </w:r>
      <w:r w:rsidRPr="00B9320B">
        <w:rPr>
          <w:lang w:val="en-CA"/>
        </w:rPr>
        <w:t>GeoSciML</w:t>
      </w:r>
      <w:r w:rsidR="008465E6">
        <w:rPr>
          <w:lang w:val="en-CA"/>
        </w:rPr>
        <w:t xml:space="preserve"> Basic package</w:t>
      </w:r>
      <w:r w:rsidRPr="00B9320B">
        <w:rPr>
          <w:lang w:val="en-CA"/>
        </w:rPr>
        <w:t>, the specification_uri property is equivalent to the specification association from Ma</w:t>
      </w:r>
      <w:r>
        <w:rPr>
          <w:lang w:val="en-CA"/>
        </w:rPr>
        <w:t>ppedFeature to GeologicFeature.</w:t>
      </w:r>
    </w:p>
    <w:p w14:paraId="256A09C9" w14:textId="77777777" w:rsidR="00835A3D" w:rsidRDefault="00835A3D" w:rsidP="00BA6B31">
      <w:pPr>
        <w:rPr>
          <w:ins w:id="132" w:author="Boisvert, Eric" w:date="2016-06-02T09:06:00Z"/>
          <w:lang w:val="en-CA"/>
        </w:rPr>
      </w:pPr>
    </w:p>
    <w:p w14:paraId="39E4B994" w14:textId="77777777" w:rsidR="00835A3D" w:rsidRDefault="00835A3D" w:rsidP="005E40C6">
      <w:pPr>
        <w:pStyle w:val="Titre3"/>
        <w:rPr>
          <w:ins w:id="133" w:author="Boisvert, Eric" w:date="2016-06-02T09:06:00Z"/>
          <w:lang w:val="en-CA"/>
        </w:rPr>
      </w:pPr>
      <w:bookmarkStart w:id="134" w:name="_GoBack"/>
      <w:ins w:id="135" w:author="Boisvert, Eric" w:date="2016-06-02T09:06:00Z">
        <w:r>
          <w:rPr>
            <w:lang w:val="en-CA"/>
          </w:rPr>
          <w:t>Property mapping</w:t>
        </w:r>
      </w:ins>
    </w:p>
    <w:bookmarkEnd w:id="134"/>
    <w:p w14:paraId="16B03484" w14:textId="77777777" w:rsidR="00835A3D" w:rsidRDefault="00835A3D" w:rsidP="00835A3D">
      <w:pPr>
        <w:spacing w:after="0"/>
        <w:rPr>
          <w:ins w:id="136" w:author="Boisvert, Eric" w:date="2016-06-02T09:06:00Z"/>
          <w:lang w:val="en-CA"/>
        </w:rPr>
      </w:pPr>
    </w:p>
    <w:p w14:paraId="00DB65F4" w14:textId="77777777" w:rsidR="00835A3D" w:rsidRDefault="00835A3D" w:rsidP="00835A3D">
      <w:pPr>
        <w:spacing w:after="0"/>
        <w:rPr>
          <w:ins w:id="137" w:author="Boisvert, Eric" w:date="2016-06-02T09:06:00Z"/>
          <w:lang w:val="en-CA"/>
        </w:rPr>
      </w:pPr>
      <w:ins w:id="138" w:author="Boisvert, Eric" w:date="2016-06-02T09:06:00Z">
        <w:r>
          <w:rPr>
            <w:lang w:val="en-CA"/>
          </w:rPr>
          <w:t>Lite properties are mapped to existing GeoSciML properties.  Values from GeoSciML complex properties are converted into GML SF-0 valid basic types (OGC 10-100r2, Clause 8.4.4.1). Different transformations scenarios are possible.</w:t>
        </w:r>
      </w:ins>
    </w:p>
    <w:p w14:paraId="7BE2E561" w14:textId="77777777" w:rsidR="00835A3D" w:rsidRDefault="00835A3D" w:rsidP="00835A3D">
      <w:pPr>
        <w:spacing w:after="0"/>
        <w:rPr>
          <w:ins w:id="139" w:author="Boisvert, Eric" w:date="2016-06-02T09:06:00Z"/>
          <w:lang w:val="en-CA"/>
        </w:rPr>
      </w:pPr>
    </w:p>
    <w:p w14:paraId="77B0866D" w14:textId="0705622A" w:rsidR="00E94FC1" w:rsidRDefault="00E94FC1" w:rsidP="00835A3D">
      <w:pPr>
        <w:pStyle w:val="Paragraphedeliste"/>
        <w:numPr>
          <w:ilvl w:val="0"/>
          <w:numId w:val="58"/>
        </w:numPr>
        <w:spacing w:after="0"/>
        <w:rPr>
          <w:ins w:id="140" w:author="Boisvert, Eric" w:date="2016-06-02T09:17:00Z"/>
          <w:lang w:val="en-CA"/>
        </w:rPr>
      </w:pPr>
      <w:ins w:id="141" w:author="Boisvert, Eric" w:date="2016-06-02T09:17:00Z">
        <w:r>
          <w:rPr>
            <w:lang w:val="en-CA"/>
          </w:rPr>
          <w:t>The GeoSciML property is already a basic type and the value is used as-i</w:t>
        </w:r>
      </w:ins>
      <w:r w:rsidR="005E40C6">
        <w:rPr>
          <w:lang w:val="en-CA"/>
        </w:rPr>
        <w:t>s</w:t>
      </w:r>
    </w:p>
    <w:p w14:paraId="4A86ACBB" w14:textId="13D278D4" w:rsidR="00835A3D" w:rsidRDefault="00835A3D" w:rsidP="00835A3D">
      <w:pPr>
        <w:pStyle w:val="Paragraphedeliste"/>
        <w:numPr>
          <w:ilvl w:val="0"/>
          <w:numId w:val="58"/>
        </w:numPr>
        <w:spacing w:after="0"/>
        <w:rPr>
          <w:ins w:id="142" w:author="Boisvert, Eric" w:date="2016-06-02T09:06:00Z"/>
          <w:lang w:val="en-CA"/>
        </w:rPr>
      </w:pPr>
      <w:ins w:id="143" w:author="Boisvert, Eric" w:date="2016-06-02T09:06:00Z">
        <w:r>
          <w:rPr>
            <w:lang w:val="en-CA"/>
          </w:rPr>
          <w:t>A representative element of the complex type is use</w:t>
        </w:r>
      </w:ins>
      <w:ins w:id="144" w:author="Boisvert, Eric" w:date="2016-06-02T09:18:00Z">
        <w:r w:rsidR="00E94FC1">
          <w:rPr>
            <w:lang w:val="en-CA"/>
          </w:rPr>
          <w:t>d</w:t>
        </w:r>
      </w:ins>
      <w:ins w:id="145" w:author="Boisvert, Eric" w:date="2016-06-02T09:06:00Z">
        <w:r>
          <w:rPr>
            <w:lang w:val="en-CA"/>
          </w:rPr>
          <w:t>. For example; only SWE</w:t>
        </w:r>
        <w:proofErr w:type="gramStart"/>
        <w:r>
          <w:rPr>
            <w:lang w:val="en-CA"/>
          </w:rPr>
          <w:t>:Category</w:t>
        </w:r>
        <w:proofErr w:type="gramEnd"/>
        <w:r>
          <w:rPr>
            <w:lang w:val="en-CA"/>
          </w:rPr>
          <w:t>::value.</w:t>
        </w:r>
      </w:ins>
    </w:p>
    <w:p w14:paraId="2B9D55EE" w14:textId="1C848504" w:rsidR="00835A3D" w:rsidRDefault="00E94FC1" w:rsidP="00835A3D">
      <w:pPr>
        <w:pStyle w:val="Paragraphedeliste"/>
        <w:numPr>
          <w:ilvl w:val="0"/>
          <w:numId w:val="58"/>
        </w:numPr>
        <w:spacing w:after="0"/>
        <w:rPr>
          <w:ins w:id="146" w:author="Boisvert, Eric" w:date="2016-06-02T09:06:00Z"/>
          <w:lang w:val="en-CA"/>
        </w:rPr>
      </w:pPr>
      <w:ins w:id="147" w:author="Boisvert, Eric" w:date="2016-06-02T09:18:00Z">
        <w:r>
          <w:rPr>
            <w:lang w:val="en-CA"/>
          </w:rPr>
          <w:t>The value is constructred</w:t>
        </w:r>
      </w:ins>
      <w:ins w:id="148" w:author="Boisvert, Eric" w:date="2016-06-02T09:06:00Z">
        <w:r w:rsidR="00835A3D">
          <w:rPr>
            <w:lang w:val="en-CA"/>
          </w:rPr>
          <w:t xml:space="preserve"> from several fields </w:t>
        </w:r>
      </w:ins>
      <w:ins w:id="149" w:author="Boisvert, Eric" w:date="2016-06-02T09:18:00Z">
        <w:r>
          <w:rPr>
            <w:lang w:val="en-CA"/>
          </w:rPr>
          <w:t xml:space="preserve">merged </w:t>
        </w:r>
      </w:ins>
      <w:ins w:id="150" w:author="Boisvert, Eric" w:date="2016-06-02T09:06:00Z">
        <w:r w:rsidR="00835A3D">
          <w:rPr>
            <w:lang w:val="en-CA"/>
          </w:rPr>
          <w:t>into a single string representation.</w:t>
        </w:r>
      </w:ins>
    </w:p>
    <w:p w14:paraId="4DF656B0" w14:textId="77777777" w:rsidR="00835A3D" w:rsidRDefault="00835A3D" w:rsidP="00835A3D">
      <w:pPr>
        <w:spacing w:after="0"/>
        <w:rPr>
          <w:ins w:id="151" w:author="Boisvert, Eric" w:date="2016-06-02T09:06:00Z"/>
          <w:lang w:val="en-CA"/>
        </w:rPr>
      </w:pPr>
    </w:p>
    <w:p w14:paraId="7E6885DC" w14:textId="2DA7444A" w:rsidR="00835A3D" w:rsidRDefault="00835A3D" w:rsidP="00835A3D">
      <w:pPr>
        <w:spacing w:after="0"/>
        <w:rPr>
          <w:ins w:id="152" w:author="Boisvert, Eric" w:date="2016-06-02T09:11:00Z"/>
          <w:lang w:val="en-CA"/>
        </w:rPr>
      </w:pPr>
      <w:ins w:id="153" w:author="Boisvert, Eric" w:date="2016-06-02T09:06:00Z">
        <w:r>
          <w:rPr>
            <w:lang w:val="en-CA"/>
          </w:rPr>
          <w:t xml:space="preserve">Lite properties </w:t>
        </w:r>
      </w:ins>
      <w:ins w:id="154" w:author="Boisvert, Eric" w:date="2016-06-02T09:19:00Z">
        <w:r w:rsidR="00E94FC1">
          <w:rPr>
            <w:lang w:val="en-CA"/>
          </w:rPr>
          <w:t xml:space="preserve">cardinalities </w:t>
        </w:r>
      </w:ins>
      <w:ins w:id="155" w:author="Boisvert, Eric" w:date="2016-06-02T09:06:00Z">
        <w:r>
          <w:rPr>
            <w:lang w:val="en-CA"/>
          </w:rPr>
          <w:t>are also limited to 0</w:t>
        </w:r>
        <w:proofErr w:type="gramStart"/>
        <w:r>
          <w:rPr>
            <w:lang w:val="en-CA"/>
          </w:rPr>
          <w:t>..1</w:t>
        </w:r>
        <w:proofErr w:type="gramEnd"/>
        <w:r>
          <w:rPr>
            <w:lang w:val="en-CA"/>
          </w:rPr>
          <w:t xml:space="preserve"> while GeoSciML properties are often multiple.   Some lite properties are designed to represent expliticly on</w:t>
        </w:r>
      </w:ins>
      <w:ins w:id="156" w:author="Boisvert, Eric" w:date="2016-06-02T09:19:00Z">
        <w:r w:rsidR="00E94FC1">
          <w:rPr>
            <w:lang w:val="en-CA"/>
          </w:rPr>
          <w:t>e</w:t>
        </w:r>
      </w:ins>
      <w:ins w:id="157" w:author="Boisvert, Eric" w:date="2016-06-02T09:06:00Z">
        <w:r>
          <w:rPr>
            <w:lang w:val="en-CA"/>
          </w:rPr>
          <w:t xml:space="preserve"> particular occurrence, such as GeologicUnitView::representativeOlderAge_uri, which is the oldest age. Others are more suggestive and require the judgement of the data provider, such as GeologicUnitView::representativeLithology_uri.  In some situation</w:t>
        </w:r>
      </w:ins>
      <w:ins w:id="158" w:author="Boisvert, Eric" w:date="2016-06-02T09:19:00Z">
        <w:r w:rsidR="00AC496E">
          <w:rPr>
            <w:lang w:val="en-CA"/>
          </w:rPr>
          <w:t>s</w:t>
        </w:r>
      </w:ins>
      <w:ins w:id="159" w:author="Boisvert, Eric" w:date="2016-06-02T09:06:00Z">
        <w:r>
          <w:rPr>
            <w:lang w:val="en-CA"/>
          </w:rPr>
          <w:t xml:space="preserve">, a representation can </w:t>
        </w:r>
        <w:r>
          <w:rPr>
            <w:lang w:val="en-CA"/>
          </w:rPr>
          <w:lastRenderedPageBreak/>
          <w:t xml:space="preserve">be created by merging the content of several properties into a single parsable string (eg, CSV) or </w:t>
        </w:r>
        <w:commentRangeStart w:id="160"/>
        <w:r>
          <w:rPr>
            <w:lang w:val="en-CA"/>
          </w:rPr>
          <w:t>more complex text structure</w:t>
        </w:r>
        <w:commentRangeEnd w:id="160"/>
        <w:r>
          <w:rPr>
            <w:rStyle w:val="Marquedecommentaire"/>
          </w:rPr>
          <w:commentReference w:id="160"/>
        </w:r>
      </w:ins>
      <w:ins w:id="161" w:author="Boisvert, Eric" w:date="2016-06-02T09:11:00Z">
        <w:r w:rsidR="00F66B1D">
          <w:rPr>
            <w:lang w:val="en-CA"/>
          </w:rPr>
          <w:t>s</w:t>
        </w:r>
      </w:ins>
      <w:ins w:id="162" w:author="Boisvert, Eric" w:date="2016-06-02T09:20:00Z">
        <w:r w:rsidR="00AC496E">
          <w:rPr>
            <w:lang w:val="en-CA"/>
          </w:rPr>
          <w:t>.</w:t>
        </w:r>
      </w:ins>
    </w:p>
    <w:p w14:paraId="40553D0C" w14:textId="0FD2AB46" w:rsidR="00E94FC1" w:rsidRDefault="00E94FC1" w:rsidP="00835A3D">
      <w:pPr>
        <w:spacing w:after="0"/>
        <w:rPr>
          <w:ins w:id="163" w:author="Boisvert, Eric" w:date="2016-06-02T09:11:00Z"/>
          <w:lang w:val="en-CA"/>
        </w:rPr>
      </w:pPr>
    </w:p>
    <w:p w14:paraId="10F8D4E2" w14:textId="77777777" w:rsidR="00C20DC4" w:rsidRDefault="00E94FC1" w:rsidP="00835A3D">
      <w:pPr>
        <w:spacing w:after="0"/>
        <w:rPr>
          <w:ins w:id="164" w:author="Boisvert, Eric" w:date="2016-06-02T09:37:00Z"/>
          <w:lang w:val="en-CA"/>
        </w:rPr>
      </w:pPr>
      <w:ins w:id="165" w:author="Boisvert, Eric" w:date="2016-06-02T09:15:00Z">
        <w:r>
          <w:rPr>
            <w:lang w:val="en-CA"/>
          </w:rPr>
          <w:t>For each GeoSciML-lite view, a table provides the mapping betwe</w:t>
        </w:r>
        <w:r w:rsidR="00AC496E">
          <w:rPr>
            <w:lang w:val="en-CA"/>
          </w:rPr>
          <w:t>en lite and GeoSciML properties</w:t>
        </w:r>
      </w:ins>
      <w:ins w:id="166" w:author="Boisvert, Eric" w:date="2016-06-02T09:21:00Z">
        <w:r w:rsidR="00AC496E">
          <w:rPr>
            <w:lang w:val="en-CA"/>
          </w:rPr>
          <w:t>.</w:t>
        </w:r>
      </w:ins>
      <w:ins w:id="167" w:author="Boisvert, Eric" w:date="2016-06-02T09:36:00Z">
        <w:r w:rsidR="00AC496E">
          <w:rPr>
            <w:lang w:val="en-CA"/>
          </w:rPr>
          <w:t xml:space="preserve">  </w:t>
        </w:r>
        <w:r w:rsidR="00C20DC4">
          <w:rPr>
            <w:lang w:val="en-CA"/>
          </w:rPr>
          <w:t xml:space="preserve">The mapping is expressed in OCL syntax as a path from the base type of the view to the property where the value resides in GeoSciML. </w:t>
        </w:r>
      </w:ins>
    </w:p>
    <w:p w14:paraId="17FA8600" w14:textId="77777777" w:rsidR="00C20DC4" w:rsidRDefault="00C20DC4" w:rsidP="00835A3D">
      <w:pPr>
        <w:spacing w:after="0"/>
        <w:rPr>
          <w:ins w:id="168" w:author="Boisvert, Eric" w:date="2016-06-02T09:37:00Z"/>
          <w:lang w:val="en-CA"/>
        </w:rPr>
      </w:pPr>
    </w:p>
    <w:p w14:paraId="176D4EC6" w14:textId="1058ED8C" w:rsidR="00C20DC4" w:rsidRDefault="00C20DC4" w:rsidP="00835A3D">
      <w:pPr>
        <w:spacing w:after="0"/>
        <w:rPr>
          <w:ins w:id="169" w:author="Boisvert, Eric" w:date="2016-06-02T09:37:00Z"/>
          <w:lang w:val="en-CA"/>
        </w:rPr>
      </w:pPr>
      <w:ins w:id="170" w:author="Boisvert, Eric" w:date="2016-06-02T09:37:00Z">
        <w:r>
          <w:rPr>
            <w:lang w:val="en-CA"/>
          </w:rPr>
          <w:t xml:space="preserve">Example </w:t>
        </w:r>
      </w:ins>
    </w:p>
    <w:p w14:paraId="5773CBA9" w14:textId="77777777" w:rsidR="00C20DC4" w:rsidRDefault="00C20DC4" w:rsidP="00835A3D">
      <w:pPr>
        <w:spacing w:after="0"/>
        <w:rPr>
          <w:ins w:id="171" w:author="Boisvert, Eric" w:date="2016-06-02T09:42:00Z"/>
          <w:lang w:val="en-CA"/>
        </w:rPr>
      </w:pPr>
    </w:p>
    <w:p w14:paraId="697BA70C" w14:textId="77777777" w:rsidR="00C20DC4" w:rsidRDefault="00C20DC4">
      <w:pPr>
        <w:keepNext/>
        <w:spacing w:after="0"/>
        <w:rPr>
          <w:ins w:id="172" w:author="Boisvert, Eric" w:date="2016-06-02T09:45:00Z"/>
        </w:rPr>
        <w:pPrChange w:id="173" w:author="Boisvert, Eric" w:date="2016-06-02T09:45:00Z">
          <w:pPr>
            <w:spacing w:after="0"/>
          </w:pPr>
        </w:pPrChange>
      </w:pPr>
      <w:ins w:id="174" w:author="Boisvert, Eric" w:date="2016-06-02T09:43:00Z">
        <w:r>
          <w:rPr>
            <w:noProof/>
            <w:lang w:val="en-CA" w:eastAsia="en-CA"/>
          </w:rPr>
          <w:drawing>
            <wp:inline distT="0" distB="0" distL="0" distR="0" wp14:anchorId="1040B71A" wp14:editId="2BD73178">
              <wp:extent cx="5473700" cy="3432175"/>
              <wp:effectExtent l="0" t="0" r="0" b="0"/>
              <wp:docPr id="11" name="Image 11" descr="C:\Temp\7zECBB6F674\GeologicUnitView_map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mp\7zECBB6F674\GeologicUnitView_mapping.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3700" cy="3432175"/>
                      </a:xfrm>
                      <a:prstGeom prst="rect">
                        <a:avLst/>
                      </a:prstGeom>
                      <a:noFill/>
                      <a:ln>
                        <a:noFill/>
                      </a:ln>
                    </pic:spPr>
                  </pic:pic>
                </a:graphicData>
              </a:graphic>
            </wp:inline>
          </w:drawing>
        </w:r>
      </w:ins>
    </w:p>
    <w:p w14:paraId="3E9DD93E" w14:textId="1EE20EBA" w:rsidR="00C20DC4" w:rsidRDefault="00C20DC4">
      <w:pPr>
        <w:pStyle w:val="Lgende"/>
        <w:rPr>
          <w:ins w:id="175" w:author="Boisvert, Eric" w:date="2016-06-02T09:37:00Z"/>
          <w:lang w:val="en-CA"/>
        </w:rPr>
        <w:pPrChange w:id="176" w:author="Boisvert, Eric" w:date="2016-06-02T09:45:00Z">
          <w:pPr>
            <w:spacing w:after="0"/>
          </w:pPr>
        </w:pPrChange>
      </w:pPr>
      <w:bookmarkStart w:id="177" w:name="_Ref452624084"/>
      <w:ins w:id="178" w:author="Boisvert, Eric" w:date="2016-06-02T09:45:00Z">
        <w:r>
          <w:t xml:space="preserve">Figure </w:t>
        </w:r>
        <w:r>
          <w:fldChar w:fldCharType="begin"/>
        </w:r>
        <w:r>
          <w:instrText xml:space="preserve"> SEQ Figure \* ARABIC </w:instrText>
        </w:r>
      </w:ins>
      <w:r>
        <w:fldChar w:fldCharType="separate"/>
      </w:r>
      <w:r w:rsidR="00F02ED9">
        <w:rPr>
          <w:noProof/>
        </w:rPr>
        <w:t>10</w:t>
      </w:r>
      <w:ins w:id="179" w:author="Boisvert, Eric" w:date="2016-06-02T09:45:00Z">
        <w:r>
          <w:fldChar w:fldCharType="end"/>
        </w:r>
        <w:bookmarkEnd w:id="177"/>
        <w:r>
          <w:t xml:space="preserve"> : Mapping of key GeologicUnitView properties to GeoSciML</w:t>
        </w:r>
      </w:ins>
    </w:p>
    <w:p w14:paraId="00F378C8" w14:textId="2F2DA3DC" w:rsidR="00C20DC4" w:rsidRDefault="00C20DC4" w:rsidP="00835A3D">
      <w:pPr>
        <w:spacing w:after="0"/>
        <w:rPr>
          <w:ins w:id="180" w:author="Boisvert, Eric" w:date="2016-06-02T09:47:00Z"/>
          <w:lang w:val="en-CA"/>
        </w:rPr>
      </w:pPr>
      <w:ins w:id="181" w:author="Boisvert, Eric" w:date="2016-06-02T09:45:00Z">
        <w:r>
          <w:rPr>
            <w:lang w:val="en-CA"/>
          </w:rPr>
          <w:fldChar w:fldCharType="begin"/>
        </w:r>
        <w:r>
          <w:rPr>
            <w:lang w:val="en-CA"/>
          </w:rPr>
          <w:instrText xml:space="preserve"> REF _Ref452624084 \h </w:instrText>
        </w:r>
      </w:ins>
      <w:r>
        <w:rPr>
          <w:lang w:val="en-CA"/>
        </w:rPr>
      </w:r>
      <w:r>
        <w:rPr>
          <w:lang w:val="en-CA"/>
        </w:rPr>
        <w:fldChar w:fldCharType="separate"/>
      </w:r>
      <w:ins w:id="182" w:author="Boisvert, Eric" w:date="2016-06-02T09:45:00Z">
        <w:r w:rsidR="00F02ED9">
          <w:t xml:space="preserve">Figure </w:t>
        </w:r>
      </w:ins>
      <w:r w:rsidR="00F02ED9">
        <w:rPr>
          <w:noProof/>
        </w:rPr>
        <w:t>10</w:t>
      </w:r>
      <w:ins w:id="183" w:author="Boisvert, Eric" w:date="2016-06-02T09:45:00Z">
        <w:r>
          <w:rPr>
            <w:lang w:val="en-CA"/>
          </w:rPr>
          <w:fldChar w:fldCharType="end"/>
        </w:r>
        <w:r>
          <w:rPr>
            <w:lang w:val="en-CA"/>
          </w:rPr>
          <w:t xml:space="preserve"> </w:t>
        </w:r>
      </w:ins>
      <w:ins w:id="184" w:author="Boisvert, Eric" w:date="2016-06-02T09:46:00Z">
        <w:r>
          <w:rPr>
            <w:lang w:val="en-CA"/>
          </w:rPr>
          <w:t xml:space="preserve">shows mapping for some GeologicUnitView properties.  Number 3 on this figure </w:t>
        </w:r>
      </w:ins>
      <w:ins w:id="185" w:author="Boisvert, Eric" w:date="2016-06-02T09:47:00Z">
        <w:r w:rsidR="00AC3B61">
          <w:rPr>
            <w:lang w:val="en-CA"/>
          </w:rPr>
          <w:t xml:space="preserve">maps GeologicUnitView::lithology to RockMaterial, which requires </w:t>
        </w:r>
      </w:ins>
      <w:ins w:id="186" w:author="Boisvert, Eric" w:date="2016-06-02T09:54:00Z">
        <w:r w:rsidR="00AC3B61">
          <w:rPr>
            <w:lang w:val="en-CA"/>
          </w:rPr>
          <w:t>a</w:t>
        </w:r>
      </w:ins>
      <w:ins w:id="187" w:author="Boisvert, Eric" w:date="2016-06-02T09:47:00Z">
        <w:r w:rsidR="00AC3B61">
          <w:rPr>
            <w:lang w:val="en-CA"/>
          </w:rPr>
          <w:t xml:space="preserve"> traverse from the base type (MappedFeature) to GeologicUnit, CompositionPart and then RockMaterial.</w:t>
        </w:r>
      </w:ins>
    </w:p>
    <w:p w14:paraId="52CE5AB7" w14:textId="77777777" w:rsidR="00AC3B61" w:rsidRDefault="00AC3B61" w:rsidP="00835A3D">
      <w:pPr>
        <w:spacing w:after="0"/>
        <w:rPr>
          <w:ins w:id="188" w:author="Boisvert, Eric" w:date="2016-06-02T09:48:00Z"/>
          <w:lang w:val="en-CA"/>
        </w:rPr>
      </w:pPr>
    </w:p>
    <w:p w14:paraId="74813FE0" w14:textId="7C3963CA" w:rsidR="00AC3B61" w:rsidRDefault="00AC3B61" w:rsidP="00835A3D">
      <w:pPr>
        <w:spacing w:after="0"/>
        <w:rPr>
          <w:ins w:id="189" w:author="Boisvert, Eric" w:date="2016-06-02T09:49:00Z"/>
          <w:lang w:val="en-CA"/>
        </w:rPr>
      </w:pPr>
      <w:ins w:id="190" w:author="Boisvert, Eric" w:date="2016-06-02T09:49:00Z">
        <w:r>
          <w:rPr>
            <w:lang w:val="en-CA"/>
          </w:rPr>
          <w:t>In OGL</w:t>
        </w:r>
      </w:ins>
    </w:p>
    <w:p w14:paraId="06942418" w14:textId="77777777" w:rsidR="00AC3B61" w:rsidRDefault="00AC3B61" w:rsidP="00835A3D">
      <w:pPr>
        <w:spacing w:after="0"/>
        <w:rPr>
          <w:ins w:id="191" w:author="Boisvert, Eric" w:date="2016-06-02T09:49:00Z"/>
          <w:lang w:val="en-CA"/>
        </w:rPr>
      </w:pPr>
    </w:p>
    <w:p w14:paraId="40B629A1" w14:textId="6B91682C" w:rsidR="00AC3B61" w:rsidRPr="00AC3B61" w:rsidRDefault="00AC3B61">
      <w:pPr>
        <w:pStyle w:val="xml"/>
        <w:rPr>
          <w:ins w:id="192" w:author="Boisvert, Eric" w:date="2016-06-02T09:49:00Z"/>
          <w:rStyle w:val="reqtext"/>
          <w:rFonts w:ascii="Consolas" w:hAnsi="Consolas" w:cs="Consolas"/>
          <w:rPrChange w:id="193" w:author="Boisvert, Eric" w:date="2016-06-02T09:50:00Z">
            <w:rPr>
              <w:ins w:id="194" w:author="Boisvert, Eric" w:date="2016-06-02T09:49:00Z"/>
            </w:rPr>
          </w:rPrChange>
        </w:rPr>
        <w:pPrChange w:id="195" w:author="Boisvert, Eric" w:date="2016-06-02T09:50:00Z">
          <w:pPr>
            <w:spacing w:after="0"/>
          </w:pPr>
        </w:pPrChange>
      </w:pPr>
      <w:commentRangeStart w:id="196"/>
      <w:ins w:id="197" w:author="Boisvert, Eric" w:date="2016-06-02T09:50:00Z">
        <w:r w:rsidRPr="00AC3B61">
          <w:rPr>
            <w:rStyle w:val="reqtext"/>
            <w:rFonts w:ascii="Consolas" w:hAnsi="Consolas" w:cs="Consolas"/>
            <w:rPrChange w:id="198" w:author="Boisvert, Eric" w:date="2016-06-02T09:50:00Z">
              <w:rPr/>
            </w:rPrChange>
          </w:rPr>
          <w:t>s</w:t>
        </w:r>
      </w:ins>
      <w:ins w:id="199" w:author="Boisvert, Eric" w:date="2016-06-02T09:49:00Z">
        <w:r w:rsidRPr="00AC3B61">
          <w:rPr>
            <w:rStyle w:val="reqtext"/>
            <w:rFonts w:ascii="Consolas" w:hAnsi="Consolas" w:cs="Consolas"/>
            <w:rPrChange w:id="200" w:author="Boisvert, Eric" w:date="2016-06-02T09:50:00Z">
              <w:rPr/>
            </w:rPrChange>
          </w:rPr>
          <w:t>pecification</w:t>
        </w:r>
      </w:ins>
      <w:ins w:id="201" w:author="Boisvert, Eric" w:date="2016-06-02T09:50:00Z">
        <w:r w:rsidRPr="00AC3B61">
          <w:rPr>
            <w:rStyle w:val="reqtext"/>
            <w:rFonts w:ascii="Consolas" w:hAnsi="Consolas" w:cs="Consolas"/>
            <w:rPrChange w:id="202" w:author="Boisvert, Eric" w:date="2016-06-02T09:50:00Z">
              <w:rPr/>
            </w:rPrChange>
          </w:rPr>
          <w:t>:</w:t>
        </w:r>
      </w:ins>
      <w:ins w:id="203" w:author="Boisvert, Eric" w:date="2016-06-02T09:49:00Z">
        <w:r w:rsidRPr="00AC3B61">
          <w:rPr>
            <w:rStyle w:val="reqtext"/>
            <w:rFonts w:ascii="Consolas" w:hAnsi="Consolas" w:cs="Consolas"/>
            <w:rPrChange w:id="204" w:author="Boisvert, Eric" w:date="2016-06-02T09:50:00Z">
              <w:rPr/>
            </w:rPrChange>
          </w:rPr>
          <w:t>GeomorphologicUnit</w:t>
        </w:r>
      </w:ins>
      <w:ins w:id="205" w:author="Boisvert, Eric" w:date="2016-06-02T09:50:00Z">
        <w:r w:rsidRPr="00AC3B61">
          <w:rPr>
            <w:rStyle w:val="reqtext"/>
            <w:rFonts w:ascii="Consolas" w:hAnsi="Consolas" w:cs="Consolas"/>
            <w:rPrChange w:id="206" w:author="Boisvert, Eric" w:date="2016-06-02T09:50:00Z">
              <w:rPr/>
            </w:rPrChange>
          </w:rPr>
          <w:t>::</w:t>
        </w:r>
      </w:ins>
      <w:ins w:id="207" w:author="Boisvert, Eric" w:date="2016-06-02T09:49:00Z">
        <w:r w:rsidRPr="00AC3B61">
          <w:rPr>
            <w:rStyle w:val="reqtext"/>
            <w:rFonts w:ascii="Consolas" w:hAnsi="Consolas" w:cs="Consolas"/>
            <w:rPrChange w:id="208" w:author="Boisvert, Eric" w:date="2016-06-02T09:50:00Z">
              <w:rPr/>
            </w:rPrChange>
          </w:rPr>
          <w:t>unitDescription[1]</w:t>
        </w:r>
      </w:ins>
      <w:ins w:id="209" w:author="Boisvert, Eric" w:date="2016-06-02T09:50:00Z">
        <w:r w:rsidRPr="00AC3B61">
          <w:rPr>
            <w:rStyle w:val="reqtext"/>
            <w:rFonts w:ascii="Consolas" w:hAnsi="Consolas" w:cs="Consolas"/>
            <w:rPrChange w:id="210" w:author="Boisvert, Eric" w:date="2016-06-02T09:50:00Z">
              <w:rPr/>
            </w:rPrChange>
          </w:rPr>
          <w:t>:</w:t>
        </w:r>
      </w:ins>
      <w:ins w:id="211" w:author="Boisvert, Eric" w:date="2016-06-02T09:49:00Z">
        <w:r w:rsidRPr="00AC3B61">
          <w:rPr>
            <w:rStyle w:val="reqtext"/>
            <w:rFonts w:ascii="Consolas" w:hAnsi="Consolas" w:cs="Consolas"/>
            <w:rPrChange w:id="212" w:author="Boisvert, Eric" w:date="2016-06-02T09:50:00Z">
              <w:rPr/>
            </w:rPrChange>
          </w:rPr>
          <w:t>GeologicUnit</w:t>
        </w:r>
      </w:ins>
      <w:ins w:id="213" w:author="Boisvert, Eric" w:date="2016-06-02T09:50:00Z">
        <w:r w:rsidRPr="00AC3B61">
          <w:rPr>
            <w:rStyle w:val="reqtext"/>
            <w:rFonts w:ascii="Consolas" w:hAnsi="Consolas" w:cs="Consolas"/>
            <w:rPrChange w:id="214" w:author="Boisvert, Eric" w:date="2016-06-02T09:50:00Z">
              <w:rPr/>
            </w:rPrChange>
          </w:rPr>
          <w:t>::</w:t>
        </w:r>
      </w:ins>
      <w:ins w:id="215" w:author="Boisvert, Eric" w:date="2016-06-02T09:49:00Z">
        <w:r w:rsidRPr="00AC3B61">
          <w:rPr>
            <w:rStyle w:val="reqtext"/>
            <w:rFonts w:ascii="Consolas" w:hAnsi="Consolas" w:cs="Consolas"/>
            <w:rPrChange w:id="216" w:author="Boisvert, Eric" w:date="2016-06-02T09:50:00Z">
              <w:rPr/>
            </w:rPrChange>
          </w:rPr>
          <w:t>composition[1]</w:t>
        </w:r>
      </w:ins>
      <w:ins w:id="217" w:author="Boisvert, Eric" w:date="2016-06-02T09:50:00Z">
        <w:r w:rsidRPr="00AC3B61">
          <w:rPr>
            <w:rStyle w:val="reqtext"/>
            <w:rFonts w:ascii="Consolas" w:hAnsi="Consolas" w:cs="Consolas"/>
            <w:rPrChange w:id="218" w:author="Boisvert, Eric" w:date="2016-06-02T09:50:00Z">
              <w:rPr/>
            </w:rPrChange>
          </w:rPr>
          <w:t>:</w:t>
        </w:r>
      </w:ins>
      <w:ins w:id="219" w:author="Boisvert, Eric" w:date="2016-06-02T09:49:00Z">
        <w:r w:rsidRPr="00AC3B61">
          <w:rPr>
            <w:rStyle w:val="reqtext"/>
            <w:rFonts w:ascii="Consolas" w:hAnsi="Consolas" w:cs="Consolas"/>
            <w:rPrChange w:id="220" w:author="Boisvert, Eric" w:date="2016-06-02T09:50:00Z">
              <w:rPr/>
            </w:rPrChange>
          </w:rPr>
          <w:t>CompositionPart</w:t>
        </w:r>
      </w:ins>
      <w:ins w:id="221" w:author="Boisvert, Eric" w:date="2016-06-02T09:50:00Z">
        <w:r w:rsidRPr="00AC3B61">
          <w:rPr>
            <w:rStyle w:val="reqtext"/>
            <w:rFonts w:ascii="Consolas" w:hAnsi="Consolas" w:cs="Consolas"/>
            <w:rPrChange w:id="222" w:author="Boisvert, Eric" w:date="2016-06-02T09:50:00Z">
              <w:rPr/>
            </w:rPrChange>
          </w:rPr>
          <w:t>::</w:t>
        </w:r>
      </w:ins>
      <w:ins w:id="223" w:author="Boisvert, Eric" w:date="2016-06-02T09:49:00Z">
        <w:r w:rsidRPr="00AC3B61">
          <w:rPr>
            <w:rStyle w:val="reqtext"/>
            <w:rFonts w:ascii="Consolas" w:hAnsi="Consolas" w:cs="Consolas"/>
            <w:rPrChange w:id="224" w:author="Boisvert, Eric" w:date="2016-06-02T09:50:00Z">
              <w:rPr/>
            </w:rPrChange>
          </w:rPr>
          <w:t>material</w:t>
        </w:r>
      </w:ins>
      <w:ins w:id="225" w:author="Boisvert, Eric" w:date="2016-06-02T09:50:00Z">
        <w:r w:rsidRPr="00AC3B61">
          <w:rPr>
            <w:rStyle w:val="reqtext"/>
            <w:rFonts w:ascii="Consolas" w:hAnsi="Consolas" w:cs="Consolas"/>
            <w:rPrChange w:id="226" w:author="Boisvert, Eric" w:date="2016-06-02T09:50:00Z">
              <w:rPr/>
            </w:rPrChange>
          </w:rPr>
          <w:t>:</w:t>
        </w:r>
      </w:ins>
      <w:ins w:id="227" w:author="Boisvert, Eric" w:date="2016-06-02T09:49:00Z">
        <w:r w:rsidRPr="00AC3B61">
          <w:rPr>
            <w:rStyle w:val="reqtext"/>
            <w:rFonts w:ascii="Consolas" w:hAnsi="Consolas" w:cs="Consolas"/>
            <w:rPrChange w:id="228" w:author="Boisvert, Eric" w:date="2016-06-02T09:50:00Z">
              <w:rPr/>
            </w:rPrChange>
          </w:rPr>
          <w:t>RockMaterial</w:t>
        </w:r>
      </w:ins>
      <w:ins w:id="229" w:author="Boisvert, Eric" w:date="2016-06-02T09:50:00Z">
        <w:r w:rsidRPr="00AC3B61">
          <w:rPr>
            <w:rStyle w:val="reqtext"/>
            <w:rFonts w:ascii="Consolas" w:hAnsi="Consolas" w:cs="Consolas"/>
            <w:rPrChange w:id="230" w:author="Boisvert, Eric" w:date="2016-06-02T09:50:00Z">
              <w:rPr/>
            </w:rPrChange>
          </w:rPr>
          <w:t>::</w:t>
        </w:r>
      </w:ins>
      <w:ins w:id="231" w:author="Boisvert, Eric" w:date="2016-06-02T09:49:00Z">
        <w:r w:rsidRPr="00AC3B61">
          <w:rPr>
            <w:rStyle w:val="reqtext"/>
            <w:rFonts w:ascii="Consolas" w:hAnsi="Consolas" w:cs="Consolas"/>
            <w:rPrChange w:id="232" w:author="Boisvert, Eric" w:date="2016-06-02T09:50:00Z">
              <w:rPr/>
            </w:rPrChange>
          </w:rPr>
          <w:t>lithology</w:t>
        </w:r>
      </w:ins>
      <w:commentRangeEnd w:id="196"/>
      <w:ins w:id="233" w:author="Boisvert, Eric" w:date="2016-06-02T09:51:00Z">
        <w:r>
          <w:rPr>
            <w:rStyle w:val="Marquedecommentaire"/>
            <w:rFonts w:ascii="Times New Roman" w:hAnsi="Times New Roman" w:cs="Times New Roman"/>
            <w:lang w:val="en-US"/>
          </w:rPr>
          <w:commentReference w:id="196"/>
        </w:r>
      </w:ins>
    </w:p>
    <w:p w14:paraId="37BEF436" w14:textId="5D7E1AA9" w:rsidR="00AC3B61" w:rsidRDefault="00E21C96" w:rsidP="00835A3D">
      <w:pPr>
        <w:spacing w:after="0"/>
        <w:rPr>
          <w:ins w:id="234" w:author="Boisvert, Eric" w:date="2016-06-02T09:57:00Z"/>
          <w:lang w:val="en-CA"/>
        </w:rPr>
      </w:pPr>
      <w:ins w:id="235" w:author="Boisvert, Eric" w:date="2016-06-02T09:57:00Z">
        <w:r>
          <w:rPr>
            <w:lang w:val="en-CA"/>
          </w:rPr>
          <w:t>The base type (MappedFeature) is not included as it is the context type.</w:t>
        </w:r>
      </w:ins>
      <w:ins w:id="236" w:author="Boisvert, Eric" w:date="2016-06-02T10:06:00Z">
        <w:r w:rsidR="00C67C22">
          <w:rPr>
            <w:lang w:val="en-CA"/>
          </w:rPr>
          <w:t xml:space="preserve">  Package </w:t>
        </w:r>
      </w:ins>
      <w:ins w:id="237" w:author="Boisvert, Eric" w:date="2016-06-02T10:08:00Z">
        <w:r w:rsidR="00CF02AC">
          <w:rPr>
            <w:lang w:val="en-CA"/>
          </w:rPr>
          <w:t>names are not shown to keep the path readable</w:t>
        </w:r>
      </w:ins>
      <w:ins w:id="238" w:author="Boisvert, Eric" w:date="2016-06-02T10:09:00Z">
        <w:r w:rsidR="00CF02AC">
          <w:rPr>
            <w:lang w:val="en-CA"/>
          </w:rPr>
          <w:t>.</w:t>
        </w:r>
      </w:ins>
    </w:p>
    <w:p w14:paraId="3794691C" w14:textId="77777777" w:rsidR="00E21C96" w:rsidRDefault="00E21C96" w:rsidP="00835A3D">
      <w:pPr>
        <w:spacing w:after="0"/>
        <w:rPr>
          <w:ins w:id="239" w:author="Boisvert, Eric" w:date="2016-06-02T09:53:00Z"/>
          <w:lang w:val="en-CA"/>
        </w:rPr>
      </w:pPr>
    </w:p>
    <w:p w14:paraId="2E48573B" w14:textId="076887B4" w:rsidR="00AC3B61" w:rsidRDefault="00AC3B61" w:rsidP="00835A3D">
      <w:pPr>
        <w:spacing w:after="0"/>
        <w:rPr>
          <w:ins w:id="240" w:author="Boisvert, Eric" w:date="2016-06-02T09:57:00Z"/>
          <w:lang w:val="en-CA"/>
        </w:rPr>
      </w:pPr>
      <w:ins w:id="241" w:author="Boisvert, Eric" w:date="2016-06-02T09:52:00Z">
        <w:r>
          <w:rPr>
            <w:lang w:val="en-CA"/>
          </w:rPr>
          <w:t xml:space="preserve">A W3C XPath </w:t>
        </w:r>
        <w:r w:rsidR="00E21C96">
          <w:rPr>
            <w:lang w:val="en-CA"/>
          </w:rPr>
          <w:t xml:space="preserve">equivalent </w:t>
        </w:r>
      </w:ins>
      <w:ins w:id="242" w:author="Boisvert, Eric" w:date="2016-06-02T09:59:00Z">
        <w:r w:rsidR="00E21C96">
          <w:rPr>
            <w:lang w:val="en-CA"/>
          </w:rPr>
          <w:t xml:space="preserve">(using prefixes proposed in </w:t>
        </w:r>
      </w:ins>
      <w:ins w:id="243" w:author="Boisvert, Eric" w:date="2016-06-02T10:00:00Z">
        <w:r w:rsidR="00E21C96">
          <w:rPr>
            <w:lang w:val="en-CA"/>
          </w:rPr>
          <w:fldChar w:fldCharType="begin"/>
        </w:r>
        <w:r w:rsidR="00E21C96">
          <w:rPr>
            <w:lang w:val="en-CA"/>
          </w:rPr>
          <w:instrText xml:space="preserve"> REF _Ref452624938 \r \h </w:instrText>
        </w:r>
      </w:ins>
      <w:r w:rsidR="00E21C96">
        <w:rPr>
          <w:lang w:val="en-CA"/>
        </w:rPr>
      </w:r>
      <w:r w:rsidR="00E21C96">
        <w:rPr>
          <w:lang w:val="en-CA"/>
        </w:rPr>
        <w:fldChar w:fldCharType="separate"/>
      </w:r>
      <w:r w:rsidR="00F02ED9">
        <w:rPr>
          <w:lang w:val="en-CA"/>
        </w:rPr>
        <w:t>8.1</w:t>
      </w:r>
      <w:ins w:id="244" w:author="Boisvert, Eric" w:date="2016-06-02T10:00:00Z">
        <w:r w:rsidR="00E21C96">
          <w:rPr>
            <w:lang w:val="en-CA"/>
          </w:rPr>
          <w:fldChar w:fldCharType="end"/>
        </w:r>
      </w:ins>
      <w:ins w:id="245" w:author="Boisvert, Eric" w:date="2016-06-02T09:59:00Z">
        <w:r w:rsidR="00E21C96">
          <w:rPr>
            <w:lang w:val="en-CA"/>
          </w:rPr>
          <w:t>)</w:t>
        </w:r>
      </w:ins>
    </w:p>
    <w:p w14:paraId="7EB3175E" w14:textId="77777777" w:rsidR="00E21C96" w:rsidRDefault="00E21C96" w:rsidP="00835A3D">
      <w:pPr>
        <w:spacing w:after="0"/>
        <w:rPr>
          <w:ins w:id="246" w:author="Boisvert, Eric" w:date="2016-06-02T09:58:00Z"/>
          <w:lang w:val="en-CA"/>
        </w:rPr>
      </w:pPr>
    </w:p>
    <w:p w14:paraId="3A193D95" w14:textId="42205BE2" w:rsidR="00E21C96" w:rsidRPr="000F4A5C" w:rsidRDefault="00E21C96" w:rsidP="00E21C96">
      <w:pPr>
        <w:pStyle w:val="xml"/>
        <w:rPr>
          <w:ins w:id="247" w:author="Boisvert, Eric" w:date="2016-06-02T09:58:00Z"/>
          <w:rStyle w:val="reqtext"/>
          <w:rFonts w:ascii="Consolas" w:hAnsi="Consolas" w:cs="Consolas"/>
          <w:lang w:val="en-US"/>
        </w:rPr>
      </w:pPr>
      <w:ins w:id="248" w:author="Boisvert, Eric" w:date="2016-06-02T10:00:00Z">
        <w:r>
          <w:rPr>
            <w:rStyle w:val="reqtext"/>
            <w:rFonts w:ascii="Consolas" w:hAnsi="Consolas" w:cs="Consolas"/>
          </w:rPr>
          <w:t>gsmlb:</w:t>
        </w:r>
      </w:ins>
      <w:ins w:id="249" w:author="Boisvert, Eric" w:date="2016-06-02T09:58:00Z">
        <w:r w:rsidRPr="009968B9">
          <w:rPr>
            <w:rStyle w:val="reqtext"/>
            <w:rFonts w:ascii="Consolas" w:hAnsi="Consolas" w:cs="Consolas"/>
          </w:rPr>
          <w:t>S</w:t>
        </w:r>
        <w:commentRangeStart w:id="250"/>
        <w:r w:rsidRPr="009968B9">
          <w:rPr>
            <w:rStyle w:val="reqtext"/>
            <w:rFonts w:ascii="Consolas" w:hAnsi="Consolas" w:cs="Consolas"/>
          </w:rPr>
          <w:t>pecification</w:t>
        </w:r>
        <w:r>
          <w:rPr>
            <w:rStyle w:val="reqtext"/>
            <w:rFonts w:ascii="Consolas" w:hAnsi="Consolas" w:cs="Consolas"/>
          </w:rPr>
          <w:t>/</w:t>
        </w:r>
      </w:ins>
      <w:ins w:id="251" w:author="Boisvert, Eric" w:date="2016-06-02T10:00:00Z">
        <w:r>
          <w:rPr>
            <w:rStyle w:val="reqtext"/>
            <w:rFonts w:ascii="Consolas" w:hAnsi="Consolas" w:cs="Consolas"/>
          </w:rPr>
          <w:t>gsmlb:</w:t>
        </w:r>
      </w:ins>
      <w:ins w:id="252" w:author="Boisvert, Eric" w:date="2016-06-02T09:58:00Z">
        <w:r w:rsidRPr="009968B9">
          <w:rPr>
            <w:rStyle w:val="reqtext"/>
            <w:rFonts w:ascii="Consolas" w:hAnsi="Consolas" w:cs="Consolas"/>
          </w:rPr>
          <w:t>GeomorphologicUnit</w:t>
        </w:r>
        <w:r>
          <w:rPr>
            <w:rStyle w:val="reqtext"/>
            <w:rFonts w:ascii="Consolas" w:hAnsi="Consolas" w:cs="Consolas"/>
          </w:rPr>
          <w:t>/</w:t>
        </w:r>
      </w:ins>
      <w:ins w:id="253" w:author="Boisvert, Eric" w:date="2016-06-02T10:00:00Z">
        <w:r>
          <w:rPr>
            <w:rStyle w:val="reqtext"/>
            <w:rFonts w:ascii="Consolas" w:hAnsi="Consolas" w:cs="Consolas"/>
          </w:rPr>
          <w:t>gsmlb:</w:t>
        </w:r>
      </w:ins>
      <w:ins w:id="254" w:author="Boisvert, Eric" w:date="2016-06-02T09:58:00Z">
        <w:r w:rsidRPr="009968B9">
          <w:rPr>
            <w:rStyle w:val="reqtext"/>
            <w:rFonts w:ascii="Consolas" w:hAnsi="Consolas" w:cs="Consolas"/>
          </w:rPr>
          <w:t>unitDescription[1]</w:t>
        </w:r>
        <w:r>
          <w:rPr>
            <w:rStyle w:val="reqtext"/>
            <w:rFonts w:ascii="Consolas" w:hAnsi="Consolas" w:cs="Consolas"/>
          </w:rPr>
          <w:t>/</w:t>
        </w:r>
      </w:ins>
      <w:ins w:id="255" w:author="Boisvert, Eric" w:date="2016-06-02T10:00:00Z">
        <w:r>
          <w:rPr>
            <w:rStyle w:val="reqtext"/>
            <w:rFonts w:ascii="Consolas" w:hAnsi="Consolas" w:cs="Consolas"/>
          </w:rPr>
          <w:t>gsmlb:</w:t>
        </w:r>
      </w:ins>
      <w:ins w:id="256" w:author="Boisvert, Eric" w:date="2016-06-02T09:58:00Z">
        <w:r w:rsidRPr="009968B9">
          <w:rPr>
            <w:rStyle w:val="reqtext"/>
            <w:rFonts w:ascii="Consolas" w:hAnsi="Consolas" w:cs="Consolas"/>
          </w:rPr>
          <w:t>GeologicUnit</w:t>
        </w:r>
        <w:r>
          <w:rPr>
            <w:rStyle w:val="reqtext"/>
            <w:rFonts w:ascii="Consolas" w:hAnsi="Consolas" w:cs="Consolas"/>
          </w:rPr>
          <w:t>/</w:t>
        </w:r>
      </w:ins>
      <w:ins w:id="257" w:author="Boisvert, Eric" w:date="2016-06-02T10:00:00Z">
        <w:r>
          <w:rPr>
            <w:rStyle w:val="reqtext"/>
            <w:rFonts w:ascii="Consolas" w:hAnsi="Consolas" w:cs="Consolas"/>
          </w:rPr>
          <w:t>gsmlb:</w:t>
        </w:r>
      </w:ins>
      <w:ins w:id="258" w:author="Boisvert, Eric" w:date="2016-06-02T09:58:00Z">
        <w:r w:rsidRPr="009968B9">
          <w:rPr>
            <w:rStyle w:val="reqtext"/>
            <w:rFonts w:ascii="Consolas" w:hAnsi="Consolas" w:cs="Consolas"/>
          </w:rPr>
          <w:t>composition[1]</w:t>
        </w:r>
        <w:r>
          <w:rPr>
            <w:rStyle w:val="reqtext"/>
            <w:rFonts w:ascii="Consolas" w:hAnsi="Consolas" w:cs="Consolas"/>
          </w:rPr>
          <w:t>/</w:t>
        </w:r>
      </w:ins>
      <w:ins w:id="259" w:author="Boisvert, Eric" w:date="2016-06-02T10:00:00Z">
        <w:r>
          <w:rPr>
            <w:rStyle w:val="reqtext"/>
            <w:rFonts w:ascii="Consolas" w:hAnsi="Consolas" w:cs="Consolas"/>
          </w:rPr>
          <w:t>gsmlb:</w:t>
        </w:r>
      </w:ins>
      <w:ins w:id="260" w:author="Boisvert, Eric" w:date="2016-06-02T09:58:00Z">
        <w:r w:rsidRPr="009968B9">
          <w:rPr>
            <w:rStyle w:val="reqtext"/>
            <w:rFonts w:ascii="Consolas" w:hAnsi="Consolas" w:cs="Consolas"/>
          </w:rPr>
          <w:t>CompositionPart</w:t>
        </w:r>
        <w:r>
          <w:rPr>
            <w:rStyle w:val="reqtext"/>
            <w:rFonts w:ascii="Consolas" w:hAnsi="Consolas" w:cs="Consolas"/>
          </w:rPr>
          <w:t>/</w:t>
        </w:r>
      </w:ins>
      <w:ins w:id="261" w:author="Boisvert, Eric" w:date="2016-06-02T10:01:00Z">
        <w:r>
          <w:rPr>
            <w:rStyle w:val="reqtext"/>
            <w:rFonts w:ascii="Consolas" w:hAnsi="Consolas" w:cs="Consolas"/>
          </w:rPr>
          <w:t>gsmlb:</w:t>
        </w:r>
      </w:ins>
      <w:ins w:id="262" w:author="Boisvert, Eric" w:date="2016-06-02T09:58:00Z">
        <w:r w:rsidRPr="009968B9">
          <w:rPr>
            <w:rStyle w:val="reqtext"/>
            <w:rFonts w:ascii="Consolas" w:hAnsi="Consolas" w:cs="Consolas"/>
          </w:rPr>
          <w:t>material</w:t>
        </w:r>
        <w:r>
          <w:rPr>
            <w:rStyle w:val="reqtext"/>
            <w:rFonts w:ascii="Consolas" w:hAnsi="Consolas" w:cs="Consolas"/>
          </w:rPr>
          <w:t>/</w:t>
        </w:r>
      </w:ins>
      <w:ins w:id="263" w:author="Boisvert, Eric" w:date="2016-06-02T10:01:00Z">
        <w:r>
          <w:rPr>
            <w:rStyle w:val="reqtext"/>
            <w:rFonts w:ascii="Consolas" w:hAnsi="Consolas" w:cs="Consolas"/>
          </w:rPr>
          <w:t>gsmlb:</w:t>
        </w:r>
      </w:ins>
      <w:ins w:id="264" w:author="Boisvert, Eric" w:date="2016-06-02T09:58:00Z">
        <w:r w:rsidRPr="009968B9">
          <w:rPr>
            <w:rStyle w:val="reqtext"/>
            <w:rFonts w:ascii="Consolas" w:hAnsi="Consolas" w:cs="Consolas"/>
          </w:rPr>
          <w:t>RockMaterial</w:t>
        </w:r>
        <w:r>
          <w:rPr>
            <w:rStyle w:val="reqtext"/>
            <w:rFonts w:ascii="Consolas" w:hAnsi="Consolas" w:cs="Consolas"/>
          </w:rPr>
          <w:t>/</w:t>
        </w:r>
      </w:ins>
      <w:ins w:id="265" w:author="Boisvert, Eric" w:date="2016-06-02T10:01:00Z">
        <w:r>
          <w:rPr>
            <w:rStyle w:val="reqtext"/>
            <w:rFonts w:ascii="Consolas" w:hAnsi="Consolas" w:cs="Consolas"/>
          </w:rPr>
          <w:t>gsmlb:</w:t>
        </w:r>
      </w:ins>
      <w:ins w:id="266" w:author="Boisvert, Eric" w:date="2016-06-02T09:58:00Z">
        <w:r w:rsidRPr="009968B9">
          <w:rPr>
            <w:rStyle w:val="reqtext"/>
            <w:rFonts w:ascii="Consolas" w:hAnsi="Consolas" w:cs="Consolas"/>
          </w:rPr>
          <w:t>lithology</w:t>
        </w:r>
        <w:commentRangeEnd w:id="250"/>
        <w:r>
          <w:rPr>
            <w:rStyle w:val="Marquedecommentaire"/>
            <w:rFonts w:ascii="Times New Roman" w:hAnsi="Times New Roman" w:cs="Times New Roman"/>
            <w:lang w:val="en-US"/>
          </w:rPr>
          <w:commentReference w:id="250"/>
        </w:r>
      </w:ins>
    </w:p>
    <w:p w14:paraId="3A1B0846" w14:textId="77777777" w:rsidR="00E21C96" w:rsidRDefault="00E21C96" w:rsidP="00835A3D">
      <w:pPr>
        <w:spacing w:after="0"/>
        <w:rPr>
          <w:ins w:id="267" w:author="Boisvert, Eric" w:date="2016-06-02T09:37:00Z"/>
          <w:lang w:val="en-CA"/>
        </w:rPr>
      </w:pPr>
    </w:p>
    <w:p w14:paraId="200144AB" w14:textId="46BEC8DD" w:rsidR="00E94FC1" w:rsidRDefault="00C20DC4" w:rsidP="00835A3D">
      <w:pPr>
        <w:spacing w:after="0"/>
        <w:rPr>
          <w:ins w:id="268" w:author="Boisvert, Eric" w:date="2016-06-02T11:06:00Z"/>
          <w:lang w:val="en-CA"/>
        </w:rPr>
      </w:pPr>
      <w:ins w:id="269" w:author="Boisvert, Eric" w:date="2016-06-02T09:37:00Z">
        <w:r>
          <w:rPr>
            <w:lang w:val="en-CA"/>
          </w:rPr>
          <w:t>A</w:t>
        </w:r>
      </w:ins>
      <w:ins w:id="270" w:author="Boisvert, Eric" w:date="2016-06-02T11:10:00Z">
        <w:r w:rsidR="002D68FE">
          <w:rPr>
            <w:lang w:val="en-CA"/>
          </w:rPr>
          <w:t>n</w:t>
        </w:r>
      </w:ins>
      <w:ins w:id="271" w:author="Boisvert, Eric" w:date="2016-06-02T09:37:00Z">
        <w:r>
          <w:rPr>
            <w:lang w:val="en-CA"/>
          </w:rPr>
          <w:t xml:space="preserve"> exact path is provided when possible</w:t>
        </w:r>
      </w:ins>
      <w:ins w:id="272" w:author="Boisvert, Eric" w:date="2016-06-02T10:01:00Z">
        <w:r w:rsidR="00E21C96">
          <w:rPr>
            <w:lang w:val="en-CA"/>
          </w:rPr>
          <w:t>, for instance to a prope</w:t>
        </w:r>
        <w:r w:rsidR="00CF02AC">
          <w:rPr>
            <w:lang w:val="en-CA"/>
          </w:rPr>
          <w:t xml:space="preserve">rty </w:t>
        </w:r>
      </w:ins>
      <w:ins w:id="273" w:author="Boisvert, Eric" w:date="2016-06-02T10:09:00Z">
        <w:r w:rsidR="00CF02AC">
          <w:rPr>
            <w:lang w:val="en-CA"/>
          </w:rPr>
          <w:t>of compatible types.  But there are cases where the type cannot be expressed directly in OCL.</w:t>
        </w:r>
      </w:ins>
    </w:p>
    <w:p w14:paraId="54620EB2" w14:textId="77777777" w:rsidR="002D68FE" w:rsidRDefault="002D68FE" w:rsidP="00835A3D">
      <w:pPr>
        <w:spacing w:after="0"/>
        <w:rPr>
          <w:ins w:id="274" w:author="Boisvert, Eric" w:date="2016-06-02T10:09:00Z"/>
          <w:lang w:val="en-CA"/>
        </w:rPr>
      </w:pPr>
    </w:p>
    <w:p w14:paraId="3CAB676F" w14:textId="77777777" w:rsidR="00C560A2" w:rsidRDefault="00357B2C" w:rsidP="00C560A2">
      <w:pPr>
        <w:pStyle w:val="Paragraphedeliste"/>
        <w:numPr>
          <w:ilvl w:val="0"/>
          <w:numId w:val="59"/>
        </w:numPr>
        <w:spacing w:after="0"/>
        <w:rPr>
          <w:lang w:val="en-CA"/>
        </w:rPr>
      </w:pPr>
      <w:ins w:id="275" w:author="Boisvert, Eric" w:date="2016-06-02T10:19:00Z">
        <w:r>
          <w:rPr>
            <w:lang w:val="en-CA"/>
          </w:rPr>
          <w:t>Part of the model, such as classifiers with &lt;&lt;CodeList&gt;&gt; don</w:t>
        </w:r>
      </w:ins>
      <w:ins w:id="276" w:author="Boisvert, Eric" w:date="2016-06-02T10:21:00Z">
        <w:r>
          <w:rPr>
            <w:lang w:val="en-CA"/>
          </w:rPr>
          <w:t xml:space="preserve">’t have </w:t>
        </w:r>
      </w:ins>
      <w:ins w:id="277" w:author="Boisvert, Eric" w:date="2016-06-02T10:40:00Z">
        <w:r w:rsidR="00A70CD0">
          <w:rPr>
            <w:lang w:val="en-CA"/>
          </w:rPr>
          <w:t xml:space="preserve">specific </w:t>
        </w:r>
      </w:ins>
      <w:ins w:id="278" w:author="Boisvert, Eric" w:date="2016-06-02T11:06:00Z">
        <w:r w:rsidR="002D68FE">
          <w:rPr>
            <w:lang w:val="en-CA"/>
          </w:rPr>
          <w:t>model</w:t>
        </w:r>
      </w:ins>
      <w:ins w:id="279" w:author="Boisvert, Eric" w:date="2016-06-02T10:40:00Z">
        <w:r w:rsidR="00A70CD0">
          <w:rPr>
            <w:lang w:val="en-CA"/>
          </w:rPr>
          <w:t>.  XML implement them as external references (xlink</w:t>
        </w:r>
        <w:proofErr w:type="gramStart"/>
        <w:r w:rsidR="00A70CD0">
          <w:rPr>
            <w:lang w:val="en-CA"/>
          </w:rPr>
          <w:t>:href</w:t>
        </w:r>
        <w:proofErr w:type="gramEnd"/>
        <w:r w:rsidR="00A70CD0">
          <w:rPr>
            <w:lang w:val="en-CA"/>
          </w:rPr>
          <w:t>)</w:t>
        </w:r>
      </w:ins>
      <w:ins w:id="280" w:author="Boisvert, Eric" w:date="2016-06-02T11:06:00Z">
        <w:r w:rsidR="002D68FE">
          <w:rPr>
            <w:lang w:val="en-CA"/>
          </w:rPr>
          <w:t>, other encoding might implement them otherwise.</w:t>
        </w:r>
      </w:ins>
      <w:r w:rsidR="00C560A2">
        <w:rPr>
          <w:lang w:val="en-CA"/>
        </w:rPr>
        <w:t xml:space="preserve">  </w:t>
      </w:r>
    </w:p>
    <w:p w14:paraId="5FBAC7B0" w14:textId="0D2FCED9" w:rsidR="00C560A2" w:rsidRPr="00C560A2" w:rsidRDefault="00C560A2" w:rsidP="00C560A2">
      <w:pPr>
        <w:pStyle w:val="Paragraphedeliste"/>
        <w:numPr>
          <w:ilvl w:val="0"/>
          <w:numId w:val="59"/>
        </w:numPr>
        <w:spacing w:after="0"/>
        <w:rPr>
          <w:ins w:id="281" w:author="Boisvert, Eric" w:date="2016-06-02T10:40:00Z"/>
          <w:lang w:val="en-CA"/>
        </w:rPr>
      </w:pPr>
      <w:r>
        <w:rPr>
          <w:lang w:val="en-CA"/>
        </w:rPr>
        <w:t xml:space="preserve">Any property modelled as part as metadata (MD_Metadata) </w:t>
      </w:r>
      <w:r w:rsidR="00175FF2">
        <w:rPr>
          <w:lang w:val="en-CA"/>
        </w:rPr>
        <w:t>as there are no explicit requirements on how GML metaData</w:t>
      </w:r>
      <w:r w:rsidR="00373E5D">
        <w:rPr>
          <w:lang w:val="en-CA"/>
        </w:rPr>
        <w:t>Property should be implemented.</w:t>
      </w:r>
    </w:p>
    <w:p w14:paraId="24D12245" w14:textId="36F03ED4" w:rsidR="00A70CD0" w:rsidRDefault="002D68FE">
      <w:pPr>
        <w:pStyle w:val="Paragraphedeliste"/>
        <w:numPr>
          <w:ilvl w:val="0"/>
          <w:numId w:val="59"/>
        </w:numPr>
        <w:spacing w:after="0"/>
        <w:rPr>
          <w:ins w:id="282" w:author="Boisvert, Eric" w:date="2016-06-02T11:06:00Z"/>
          <w:lang w:val="en-CA"/>
        </w:rPr>
        <w:pPrChange w:id="283" w:author="Boisvert, Eric" w:date="2016-06-02T10:09:00Z">
          <w:pPr>
            <w:spacing w:after="0"/>
          </w:pPr>
        </w:pPrChange>
      </w:pPr>
      <w:ins w:id="284" w:author="Boisvert, Eric" w:date="2016-06-02T11:06:00Z">
        <w:r>
          <w:rPr>
            <w:lang w:val="en-CA"/>
          </w:rPr>
          <w:t xml:space="preserve">Some values will either come from one </w:t>
        </w:r>
      </w:ins>
      <w:ins w:id="285" w:author="Boisvert, Eric" w:date="2016-06-02T11:09:00Z">
        <w:r>
          <w:rPr>
            <w:lang w:val="en-CA"/>
          </w:rPr>
          <w:t>“representative”</w:t>
        </w:r>
      </w:ins>
      <w:ins w:id="286" w:author="Boisvert, Eric" w:date="2016-06-02T11:06:00Z">
        <w:r>
          <w:rPr>
            <w:lang w:val="en-CA"/>
          </w:rPr>
          <w:t xml:space="preserve"> instance, or be an aggregation.</w:t>
        </w:r>
      </w:ins>
    </w:p>
    <w:p w14:paraId="50DAB5FA" w14:textId="3343AFDF" w:rsidR="002D68FE" w:rsidRPr="00CF02AC" w:rsidRDefault="002D68FE">
      <w:pPr>
        <w:pStyle w:val="Paragraphedeliste"/>
        <w:numPr>
          <w:ilvl w:val="0"/>
          <w:numId w:val="59"/>
        </w:numPr>
        <w:spacing w:after="0"/>
        <w:rPr>
          <w:ins w:id="287" w:author="Boisvert, Eric" w:date="2016-06-02T09:06:00Z"/>
          <w:lang w:val="en-CA"/>
        </w:rPr>
        <w:pPrChange w:id="288" w:author="Boisvert, Eric" w:date="2016-06-02T10:09:00Z">
          <w:pPr>
            <w:spacing w:after="0"/>
          </w:pPr>
        </w:pPrChange>
      </w:pPr>
      <w:ins w:id="289" w:author="Boisvert, Eric" w:date="2016-06-02T11:08:00Z">
        <w:r>
          <w:rPr>
            <w:lang w:val="en-CA"/>
          </w:rPr>
          <w:t xml:space="preserve">Some </w:t>
        </w:r>
      </w:ins>
      <w:ins w:id="290" w:author="Boisvert, Eric" w:date="2016-06-02T11:09:00Z">
        <w:r>
          <w:rPr>
            <w:lang w:val="en-CA"/>
          </w:rPr>
          <w:t>values are not present in GeoSciML</w:t>
        </w:r>
      </w:ins>
    </w:p>
    <w:p w14:paraId="0AE446A8" w14:textId="77777777" w:rsidR="00835A3D" w:rsidRDefault="00835A3D" w:rsidP="00835A3D">
      <w:pPr>
        <w:spacing w:after="0"/>
        <w:rPr>
          <w:ins w:id="291" w:author="Boisvert, Eric" w:date="2016-06-02T09:06:00Z"/>
          <w:lang w:val="en-CA"/>
        </w:rPr>
      </w:pPr>
    </w:p>
    <w:p w14:paraId="72774690" w14:textId="5592FBE0" w:rsidR="00835A3D" w:rsidRDefault="002D68FE" w:rsidP="00835A3D">
      <w:pPr>
        <w:spacing w:after="0"/>
        <w:rPr>
          <w:ins w:id="292" w:author="Boisvert, Eric" w:date="2016-06-02T09:06:00Z"/>
          <w:lang w:val="en-CA"/>
        </w:rPr>
      </w:pPr>
      <w:ins w:id="293" w:author="Boisvert, Eric" w:date="2016-06-02T11:10:00Z">
        <w:r>
          <w:rPr>
            <w:lang w:val="en-CA"/>
          </w:rPr>
          <w:t xml:space="preserve">In </w:t>
        </w:r>
      </w:ins>
      <w:ins w:id="294" w:author="Boisvert, Eric" w:date="2016-06-02T11:11:00Z">
        <w:r>
          <w:rPr>
            <w:lang w:val="en-CA"/>
          </w:rPr>
          <w:t>such cases, guidance will be provided.</w:t>
        </w:r>
      </w:ins>
    </w:p>
    <w:p w14:paraId="700639CF" w14:textId="77777777" w:rsidR="00835A3D" w:rsidRDefault="00835A3D" w:rsidP="00BA6B31">
      <w:pPr>
        <w:rPr>
          <w:lang w:val="en-CA"/>
        </w:rPr>
      </w:pPr>
    </w:p>
    <w:p w14:paraId="04B39220" w14:textId="0880B6BC" w:rsidR="006808A7" w:rsidRDefault="006C01C8" w:rsidP="00A90399">
      <w:pPr>
        <w:pStyle w:val="Titre3"/>
        <w:rPr>
          <w:lang w:val="en-CA"/>
        </w:rPr>
      </w:pPr>
      <w:bookmarkStart w:id="295" w:name="_Toc452643146"/>
      <w:r>
        <w:rPr>
          <w:lang w:val="en-CA"/>
        </w:rPr>
        <w:t xml:space="preserve">Lite </w:t>
      </w:r>
      <w:r w:rsidR="006808A7">
        <w:rPr>
          <w:lang w:val="en-CA"/>
        </w:rPr>
        <w:t>views</w:t>
      </w:r>
      <w:bookmarkEnd w:id="295"/>
    </w:p>
    <w:p w14:paraId="15AA3970" w14:textId="77777777" w:rsidR="009C4735" w:rsidRPr="009C4735" w:rsidRDefault="009C4735" w:rsidP="009C4735">
      <w:pPr>
        <w:rPr>
          <w:lang w:val="en-CA"/>
        </w:rPr>
      </w:pPr>
    </w:p>
    <w:p w14:paraId="76A69939" w14:textId="77F97E28" w:rsidR="00A90399" w:rsidRPr="00A12606" w:rsidRDefault="00A90399" w:rsidP="00A12606">
      <w:pPr>
        <w:pStyle w:val="Titre4"/>
      </w:pPr>
      <w:r w:rsidRPr="00A12606">
        <w:t>Geometry type</w:t>
      </w:r>
    </w:p>
    <w:tbl>
      <w:tblPr>
        <w:tblpPr w:leftFromText="180" w:rightFromText="180" w:vertAnchor="text" w:horzAnchor="margin" w:tblpY="208"/>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4D145166" w14:textId="77777777" w:rsidTr="00C246C0">
        <w:trPr>
          <w:cantSplit/>
        </w:trPr>
        <w:tc>
          <w:tcPr>
            <w:tcW w:w="4219" w:type="dxa"/>
            <w:tcBorders>
              <w:right w:val="nil"/>
            </w:tcBorders>
            <w:shd w:val="clear" w:color="auto" w:fill="auto"/>
          </w:tcPr>
          <w:p w14:paraId="28A3DC14" w14:textId="05068393" w:rsidR="00C246C0" w:rsidRPr="00D12552" w:rsidRDefault="00C246C0" w:rsidP="00C246C0">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geomtype</w:t>
            </w:r>
          </w:p>
        </w:tc>
        <w:tc>
          <w:tcPr>
            <w:tcW w:w="4678" w:type="dxa"/>
            <w:tcBorders>
              <w:left w:val="nil"/>
            </w:tcBorders>
            <w:shd w:val="clear" w:color="auto" w:fill="auto"/>
          </w:tcPr>
          <w:p w14:paraId="313EB0E0" w14:textId="658C36F7" w:rsidR="00C246C0" w:rsidRPr="00D12552" w:rsidRDefault="00C246C0" w:rsidP="001E3746">
            <w:pPr>
              <w:pStyle w:val="Tabletext10"/>
              <w:jc w:val="left"/>
              <w:rPr>
                <w:rStyle w:val="reqtext"/>
                <w:lang w:val="en-CA"/>
              </w:rPr>
            </w:pPr>
            <w:r>
              <w:rPr>
                <w:rStyle w:val="reqtext"/>
                <w:lang w:val="en-CA"/>
              </w:rPr>
              <w:t xml:space="preserve">A </w:t>
            </w:r>
            <w:r w:rsidR="001E3746">
              <w:rPr>
                <w:rStyle w:val="reqtext"/>
                <w:lang w:val="en-CA"/>
              </w:rPr>
              <w:t>dataset</w:t>
            </w:r>
            <w:r>
              <w:rPr>
                <w:rStyle w:val="reqtext"/>
                <w:lang w:val="en-CA"/>
              </w:rPr>
              <w:t xml:space="preserve"> SHALL use a single geometry type (Point, Line, Polygon, etc.)</w:t>
            </w:r>
            <w:r w:rsidR="007A7721">
              <w:rPr>
                <w:rStyle w:val="reqtext"/>
                <w:lang w:val="en-CA"/>
              </w:rPr>
              <w:t>.</w:t>
            </w:r>
            <w:r>
              <w:rPr>
                <w:rStyle w:val="reqtext"/>
                <w:lang w:val="en-CA"/>
              </w:rPr>
              <w:t xml:space="preserve">  </w:t>
            </w:r>
          </w:p>
        </w:tc>
      </w:tr>
    </w:tbl>
    <w:p w14:paraId="1F838F99" w14:textId="77777777" w:rsidR="00C246C0" w:rsidRDefault="00C246C0" w:rsidP="00804C60">
      <w:pPr>
        <w:spacing w:after="120"/>
        <w:rPr>
          <w:lang w:val="en-CA"/>
        </w:rPr>
      </w:pPr>
    </w:p>
    <w:p w14:paraId="705123CE" w14:textId="632E69F7" w:rsidR="00A90399" w:rsidRPr="00A90399" w:rsidRDefault="00A90399" w:rsidP="00A90399">
      <w:pPr>
        <w:rPr>
          <w:lang w:val="en-CA"/>
        </w:rPr>
      </w:pPr>
      <w:r>
        <w:rPr>
          <w:lang w:val="en-CA"/>
        </w:rPr>
        <w:t xml:space="preserve">A </w:t>
      </w:r>
      <w:r w:rsidR="000F4D17">
        <w:rPr>
          <w:lang w:val="en-CA"/>
        </w:rPr>
        <w:t>dataset</w:t>
      </w:r>
      <w:r>
        <w:rPr>
          <w:lang w:val="en-CA"/>
        </w:rPr>
        <w:t xml:space="preserve"> (</w:t>
      </w:r>
      <w:r w:rsidR="005166DF">
        <w:rPr>
          <w:lang w:val="en-CA"/>
        </w:rPr>
        <w:t>for example,</w:t>
      </w:r>
      <w:r>
        <w:rPr>
          <w:lang w:val="en-CA"/>
        </w:rPr>
        <w:t xml:space="preserve"> a GML document or a GeoJSON instance</w:t>
      </w:r>
      <w:r w:rsidR="001E3746">
        <w:rPr>
          <w:lang w:val="en-CA"/>
        </w:rPr>
        <w:t xml:space="preserve"> or </w:t>
      </w:r>
      <w:r w:rsidR="00A44A07">
        <w:rPr>
          <w:lang w:val="en-CA"/>
        </w:rPr>
        <w:t>an</w:t>
      </w:r>
      <w:r w:rsidR="001E3746">
        <w:rPr>
          <w:lang w:val="en-CA"/>
        </w:rPr>
        <w:t xml:space="preserve"> ESRI shapefile</w:t>
      </w:r>
      <w:r>
        <w:rPr>
          <w:lang w:val="en-CA"/>
        </w:rPr>
        <w:t xml:space="preserve">) </w:t>
      </w:r>
      <w:r w:rsidR="00C246C0">
        <w:rPr>
          <w:lang w:val="en-CA"/>
        </w:rPr>
        <w:t xml:space="preserve">SHALL </w:t>
      </w:r>
      <w:r>
        <w:rPr>
          <w:lang w:val="en-CA"/>
        </w:rPr>
        <w:t xml:space="preserve">use a single geometry type. Most GIS </w:t>
      </w:r>
      <w:r w:rsidR="00C246C0">
        <w:rPr>
          <w:lang w:val="en-CA"/>
        </w:rPr>
        <w:t xml:space="preserve">applications </w:t>
      </w:r>
      <w:r>
        <w:rPr>
          <w:lang w:val="en-CA"/>
        </w:rPr>
        <w:t xml:space="preserve">and software </w:t>
      </w:r>
      <w:r w:rsidR="00C246C0">
        <w:rPr>
          <w:lang w:val="en-CA"/>
        </w:rPr>
        <w:t xml:space="preserve">which </w:t>
      </w:r>
      <w:r>
        <w:rPr>
          <w:lang w:val="en-CA"/>
        </w:rPr>
        <w:t>render a dataset containing geometry do</w:t>
      </w:r>
      <w:r w:rsidR="00A44A07">
        <w:rPr>
          <w:lang w:val="en-CA"/>
        </w:rPr>
        <w:t xml:space="preserve"> not </w:t>
      </w:r>
      <w:r>
        <w:rPr>
          <w:lang w:val="en-CA"/>
        </w:rPr>
        <w:t>expect mixed geometries.</w:t>
      </w:r>
    </w:p>
    <w:p w14:paraId="723CC44E" w14:textId="01B4B406" w:rsidR="00A90399" w:rsidRDefault="00432BE6" w:rsidP="00A12606">
      <w:pPr>
        <w:pStyle w:val="Titre4"/>
        <w:rPr>
          <w:lang w:val="en-CA"/>
        </w:rPr>
      </w:pPr>
      <w:r>
        <w:rPr>
          <w:lang w:val="en-CA"/>
        </w:rPr>
        <w:t>String properties</w:t>
      </w:r>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7F5EBFEA" w14:textId="77777777" w:rsidTr="00C246C0">
        <w:trPr>
          <w:cantSplit/>
        </w:trPr>
        <w:tc>
          <w:tcPr>
            <w:tcW w:w="4219" w:type="dxa"/>
            <w:tcBorders>
              <w:right w:val="nil"/>
            </w:tcBorders>
            <w:shd w:val="clear" w:color="auto" w:fill="auto"/>
          </w:tcPr>
          <w:p w14:paraId="2D1AB6BD" w14:textId="1C86B30D" w:rsidR="00C246C0" w:rsidRPr="00D12552" w:rsidRDefault="00C246C0" w:rsidP="00C246C0">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string</w:t>
            </w:r>
          </w:p>
        </w:tc>
        <w:tc>
          <w:tcPr>
            <w:tcW w:w="4678" w:type="dxa"/>
            <w:tcBorders>
              <w:left w:val="nil"/>
            </w:tcBorders>
            <w:shd w:val="clear" w:color="auto" w:fill="auto"/>
          </w:tcPr>
          <w:p w14:paraId="74E13943" w14:textId="77777777" w:rsidR="00C246C0" w:rsidRPr="00D12552" w:rsidRDefault="00C246C0" w:rsidP="00C246C0">
            <w:pPr>
              <w:pStyle w:val="Tabletext10"/>
              <w:jc w:val="left"/>
              <w:rPr>
                <w:rStyle w:val="reqtext"/>
                <w:lang w:val="en-CA"/>
              </w:rPr>
            </w:pPr>
            <w:r>
              <w:rPr>
                <w:rStyle w:val="reqtext"/>
                <w:lang w:val="en-CA"/>
              </w:rPr>
              <w:t>Properties of type “CharacterString” SHALL contain human readable text.</w:t>
            </w:r>
          </w:p>
        </w:tc>
      </w:tr>
    </w:tbl>
    <w:p w14:paraId="70F56885" w14:textId="77777777" w:rsidR="00C246C0" w:rsidRDefault="00C246C0" w:rsidP="00804C60">
      <w:pPr>
        <w:spacing w:after="120"/>
        <w:rPr>
          <w:lang w:val="en-CA"/>
        </w:rPr>
      </w:pPr>
    </w:p>
    <w:p w14:paraId="2043E883" w14:textId="579BA976" w:rsidR="00A90399" w:rsidRPr="00A90399" w:rsidRDefault="00432BE6" w:rsidP="00A90399">
      <w:pPr>
        <w:rPr>
          <w:lang w:val="en-CA"/>
        </w:rPr>
      </w:pPr>
      <w:r>
        <w:rPr>
          <w:lang w:val="en-CA"/>
        </w:rPr>
        <w:t xml:space="preserve">String properties </w:t>
      </w:r>
      <w:r w:rsidR="00C246C0">
        <w:rPr>
          <w:lang w:val="en-CA"/>
        </w:rPr>
        <w:t>SHALL</w:t>
      </w:r>
      <w:r w:rsidR="00050DA2">
        <w:rPr>
          <w:lang w:val="en-CA"/>
        </w:rPr>
        <w:t xml:space="preserve"> </w:t>
      </w:r>
      <w:r>
        <w:rPr>
          <w:lang w:val="en-CA"/>
        </w:rPr>
        <w:t>provide information easily readable by human.  The intent of string field is to display, not to query.</w:t>
      </w:r>
      <w:r w:rsidR="00263FE6">
        <w:rPr>
          <w:lang w:val="en-CA"/>
        </w:rPr>
        <w:t xml:space="preserve"> The string properties can be translated according to the language of the user as needed while</w:t>
      </w:r>
      <w:r w:rsidR="00C246C0">
        <w:rPr>
          <w:lang w:val="en-CA"/>
        </w:rPr>
        <w:t xml:space="preserve"> </w:t>
      </w:r>
      <w:r w:rsidR="00263FE6">
        <w:rPr>
          <w:lang w:val="en-CA"/>
        </w:rPr>
        <w:t xml:space="preserve">URI </w:t>
      </w:r>
      <w:r w:rsidR="00C246C0">
        <w:rPr>
          <w:lang w:val="en-CA"/>
        </w:rPr>
        <w:t xml:space="preserve">properties </w:t>
      </w:r>
      <w:r w:rsidR="00263FE6">
        <w:rPr>
          <w:lang w:val="en-CA"/>
        </w:rPr>
        <w:t>should not.</w:t>
      </w:r>
    </w:p>
    <w:p w14:paraId="02655CF0" w14:textId="77777777" w:rsidR="000C65F3" w:rsidRDefault="000C65F3" w:rsidP="00A90399">
      <w:pPr>
        <w:rPr>
          <w:color w:val="FF0000"/>
          <w:lang w:val="en-CA"/>
        </w:rPr>
      </w:pPr>
    </w:p>
    <w:p w14:paraId="4514AC15" w14:textId="451A84D6" w:rsidR="00CD1A35" w:rsidRPr="00A12606" w:rsidRDefault="00CD1A35" w:rsidP="00A12606">
      <w:pPr>
        <w:pStyle w:val="Titre4"/>
      </w:pPr>
      <w:bookmarkStart w:id="296" w:name="_Ref439853500"/>
      <w:r w:rsidRPr="00A12606">
        <w:t>Formal Syntax</w:t>
      </w:r>
      <w:bookmarkEnd w:id="296"/>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078A5D9C" w14:textId="77777777" w:rsidTr="00AA6130">
        <w:trPr>
          <w:cantSplit/>
        </w:trPr>
        <w:tc>
          <w:tcPr>
            <w:tcW w:w="4219" w:type="dxa"/>
            <w:tcBorders>
              <w:right w:val="nil"/>
            </w:tcBorders>
            <w:shd w:val="clear" w:color="auto" w:fill="auto"/>
          </w:tcPr>
          <w:p w14:paraId="07AF0B0B" w14:textId="0213C245" w:rsidR="00C246C0" w:rsidRPr="00D12552" w:rsidRDefault="00C246C0" w:rsidP="00AA6130">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formal-syntax</w:t>
            </w:r>
          </w:p>
        </w:tc>
        <w:tc>
          <w:tcPr>
            <w:tcW w:w="4678" w:type="dxa"/>
            <w:tcBorders>
              <w:left w:val="nil"/>
            </w:tcBorders>
            <w:shd w:val="clear" w:color="auto" w:fill="auto"/>
          </w:tcPr>
          <w:p w14:paraId="61474E0E" w14:textId="74AE03FD" w:rsidR="00C246C0" w:rsidRPr="00D12552" w:rsidRDefault="00C246C0" w:rsidP="00C246C0">
            <w:pPr>
              <w:pStyle w:val="Tabletext10"/>
              <w:jc w:val="left"/>
              <w:rPr>
                <w:rStyle w:val="reqtext"/>
                <w:lang w:val="en-CA"/>
              </w:rPr>
            </w:pPr>
            <w:r>
              <w:rPr>
                <w:rStyle w:val="reqtext"/>
                <w:lang w:val="en-CA"/>
              </w:rPr>
              <w:t>Syntax of text in character string properties SHOULD be formalised.</w:t>
            </w:r>
          </w:p>
        </w:tc>
      </w:tr>
    </w:tbl>
    <w:p w14:paraId="6235DA13" w14:textId="77777777" w:rsidR="00C246C0" w:rsidRPr="00804C60" w:rsidRDefault="00C246C0" w:rsidP="00804C60">
      <w:pPr>
        <w:spacing w:after="120"/>
        <w:rPr>
          <w:color w:val="000000"/>
          <w:lang w:val="en-CA"/>
        </w:rPr>
      </w:pPr>
    </w:p>
    <w:p w14:paraId="3D58555F" w14:textId="6BC6EAFC" w:rsidR="00CD1A35" w:rsidRDefault="00CD1A35" w:rsidP="00A90399">
      <w:pPr>
        <w:rPr>
          <w:color w:val="000000"/>
          <w:lang w:val="en-CA"/>
        </w:rPr>
      </w:pPr>
      <w:r w:rsidRPr="00804C60">
        <w:rPr>
          <w:color w:val="000000"/>
          <w:lang w:val="en-CA"/>
        </w:rPr>
        <w:lastRenderedPageBreak/>
        <w:t xml:space="preserve">Some string properties can be constructed using formal syntax, such as comma delimited list or any other text based structure (JSON for example).  </w:t>
      </w:r>
      <w:r w:rsidR="00C246C0" w:rsidRPr="006D73F0">
        <w:rPr>
          <w:color w:val="000000"/>
          <w:lang w:val="en-CA"/>
        </w:rPr>
        <w:t xml:space="preserve">Where possible, </w:t>
      </w:r>
      <w:proofErr w:type="gramStart"/>
      <w:r w:rsidR="00C246C0" w:rsidRPr="006D73F0">
        <w:rPr>
          <w:color w:val="000000"/>
          <w:lang w:val="en-CA"/>
        </w:rPr>
        <w:t>t</w:t>
      </w:r>
      <w:r w:rsidRPr="00804C60">
        <w:rPr>
          <w:color w:val="000000"/>
          <w:lang w:val="en-CA"/>
        </w:rPr>
        <w:t xml:space="preserve">he </w:t>
      </w:r>
      <w:r w:rsidR="00C246C0" w:rsidRPr="006D73F0">
        <w:rPr>
          <w:color w:val="000000"/>
          <w:lang w:val="en-CA"/>
        </w:rPr>
        <w:t>this</w:t>
      </w:r>
      <w:proofErr w:type="gramEnd"/>
      <w:r w:rsidRPr="00804C60">
        <w:rPr>
          <w:color w:val="000000"/>
          <w:lang w:val="en-CA"/>
        </w:rPr>
        <w:t xml:space="preserve"> syntax </w:t>
      </w:r>
      <w:r w:rsidR="00C246C0" w:rsidRPr="00804C60">
        <w:rPr>
          <w:color w:val="000000"/>
          <w:lang w:val="en-CA"/>
        </w:rPr>
        <w:t xml:space="preserve">SHOULD </w:t>
      </w:r>
      <w:r w:rsidRPr="00804C60">
        <w:rPr>
          <w:color w:val="000000"/>
          <w:lang w:val="en-CA"/>
        </w:rPr>
        <w:t>be formalised in a profile of this specification.</w:t>
      </w:r>
    </w:p>
    <w:p w14:paraId="2927E3EE" w14:textId="7A5FFA19" w:rsidR="001E7109" w:rsidRDefault="001E7109" w:rsidP="00A12606">
      <w:pPr>
        <w:pStyle w:val="Titre4"/>
        <w:rPr>
          <w:lang w:val="en-CA"/>
        </w:rPr>
      </w:pPr>
      <w:r>
        <w:rPr>
          <w:lang w:val="en-CA"/>
        </w:rPr>
        <w:t>Date and Time formatting</w:t>
      </w:r>
    </w:p>
    <w:p w14:paraId="4CA7F976" w14:textId="77777777" w:rsidR="001E7109" w:rsidRPr="001E7109" w:rsidRDefault="001E710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E7109" w:rsidRPr="00D12552" w14:paraId="101D3C88" w14:textId="77777777" w:rsidTr="00865F5F">
        <w:trPr>
          <w:cantSplit/>
        </w:trPr>
        <w:tc>
          <w:tcPr>
            <w:tcW w:w="4219" w:type="dxa"/>
            <w:tcBorders>
              <w:right w:val="nil"/>
            </w:tcBorders>
            <w:shd w:val="clear" w:color="auto" w:fill="auto"/>
          </w:tcPr>
          <w:p w14:paraId="3A12E003" w14:textId="5529899E" w:rsidR="001E7109" w:rsidRPr="00D12552" w:rsidRDefault="001E7109" w:rsidP="00865F5F">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datetime</w:t>
            </w:r>
          </w:p>
        </w:tc>
        <w:tc>
          <w:tcPr>
            <w:tcW w:w="4678" w:type="dxa"/>
            <w:tcBorders>
              <w:left w:val="nil"/>
            </w:tcBorders>
            <w:shd w:val="clear" w:color="auto" w:fill="auto"/>
          </w:tcPr>
          <w:p w14:paraId="0128AA63" w14:textId="7F861788" w:rsidR="001E7109" w:rsidRPr="00D12552" w:rsidRDefault="00195C7D" w:rsidP="00865F5F">
            <w:pPr>
              <w:pStyle w:val="Tabletext10"/>
              <w:jc w:val="left"/>
              <w:rPr>
                <w:rStyle w:val="reqtext"/>
                <w:lang w:val="en-CA"/>
              </w:rPr>
            </w:pPr>
            <w:r>
              <w:rPr>
                <w:rStyle w:val="reqtext"/>
                <w:lang w:val="en-CA"/>
              </w:rPr>
              <w:t>Calendar date and t</w:t>
            </w:r>
            <w:r w:rsidR="001E7109">
              <w:rPr>
                <w:rStyle w:val="reqtext"/>
                <w:lang w:val="en-CA"/>
              </w:rPr>
              <w:t>ime SHALL be formatted according to ISO 8601</w:t>
            </w:r>
            <w:r w:rsidR="007A7721">
              <w:rPr>
                <w:rStyle w:val="reqtext"/>
                <w:lang w:val="en-CA"/>
              </w:rPr>
              <w:t>.</w:t>
            </w:r>
          </w:p>
        </w:tc>
      </w:tr>
    </w:tbl>
    <w:p w14:paraId="5DAE44C4" w14:textId="77777777" w:rsidR="001E7109" w:rsidRDefault="001E7109" w:rsidP="001E7109">
      <w:pPr>
        <w:rPr>
          <w:lang w:val="en-CA"/>
        </w:rPr>
      </w:pPr>
    </w:p>
    <w:p w14:paraId="136CC41A" w14:textId="483F834D" w:rsidR="001E7109" w:rsidRDefault="00195C7D" w:rsidP="001E7109">
      <w:pPr>
        <w:rPr>
          <w:lang w:val="en-CA"/>
        </w:rPr>
      </w:pPr>
      <w:r>
        <w:rPr>
          <w:lang w:val="en-CA"/>
        </w:rPr>
        <w:t>All dates and times, excluding geological ages, shal</w:t>
      </w:r>
      <w:r w:rsidR="001E7109">
        <w:rPr>
          <w:lang w:val="en-CA"/>
        </w:rPr>
        <w:t>l be formatted using ISO 8601 format (YYYY-MM-DD).  When a time must be specified, time zone shall be provided</w:t>
      </w:r>
      <w:r>
        <w:rPr>
          <w:lang w:val="en-CA"/>
        </w:rPr>
        <w:t>.</w:t>
      </w:r>
    </w:p>
    <w:p w14:paraId="444939E9" w14:textId="22431655" w:rsidR="00195C7D" w:rsidRDefault="00195C7D" w:rsidP="001E7109">
      <w:pPr>
        <w:rPr>
          <w:lang w:val="en-CA"/>
        </w:rPr>
      </w:pPr>
      <w:r>
        <w:rPr>
          <w:lang w:val="en-CA"/>
        </w:rPr>
        <w:t>Examples:</w:t>
      </w:r>
    </w:p>
    <w:p w14:paraId="58A08CB6" w14:textId="0E56E5FA" w:rsidR="00195C7D" w:rsidRDefault="00195C7D" w:rsidP="00A12606">
      <w:pPr>
        <w:numPr>
          <w:ilvl w:val="0"/>
          <w:numId w:val="32"/>
        </w:numPr>
        <w:spacing w:after="0"/>
        <w:rPr>
          <w:lang w:val="en-CA"/>
        </w:rPr>
      </w:pPr>
      <w:r>
        <w:rPr>
          <w:lang w:val="en-CA"/>
        </w:rPr>
        <w:t>2016-01-05 (simple date)</w:t>
      </w:r>
    </w:p>
    <w:p w14:paraId="4BFB9A2F" w14:textId="08F66123" w:rsidR="00195C7D" w:rsidRDefault="00195C7D" w:rsidP="00A12606">
      <w:pPr>
        <w:numPr>
          <w:ilvl w:val="0"/>
          <w:numId w:val="32"/>
        </w:numPr>
        <w:spacing w:after="0"/>
        <w:rPr>
          <w:lang w:val="en-CA"/>
        </w:rPr>
      </w:pPr>
      <w:r>
        <w:rPr>
          <w:lang w:val="en-CA"/>
        </w:rPr>
        <w:t>2016-01-05T</w:t>
      </w:r>
      <w:r w:rsidR="00263FE6">
        <w:rPr>
          <w:lang w:val="en-CA"/>
        </w:rPr>
        <w:t>08:40:15-05 (time expressed for</w:t>
      </w:r>
      <w:r>
        <w:rPr>
          <w:lang w:val="en-CA"/>
        </w:rPr>
        <w:t xml:space="preserve"> time zone GMT -5)</w:t>
      </w:r>
    </w:p>
    <w:p w14:paraId="348D30A0" w14:textId="3737F4DC" w:rsidR="00195C7D" w:rsidRDefault="00195C7D" w:rsidP="00A12606">
      <w:pPr>
        <w:numPr>
          <w:ilvl w:val="0"/>
          <w:numId w:val="32"/>
        </w:numPr>
        <w:spacing w:after="0"/>
        <w:rPr>
          <w:lang w:val="en-CA"/>
        </w:rPr>
      </w:pPr>
      <w:r>
        <w:rPr>
          <w:lang w:val="en-CA"/>
        </w:rPr>
        <w:t>2016-01-05T13:40:15Z (same as above, but expressed in UTC a.k.a Zulu)</w:t>
      </w:r>
    </w:p>
    <w:p w14:paraId="0190F9C9" w14:textId="77777777" w:rsidR="001E7109" w:rsidRPr="001E7109" w:rsidRDefault="001E7109" w:rsidP="00195C7D">
      <w:pPr>
        <w:rPr>
          <w:lang w:val="en-CA"/>
        </w:rPr>
      </w:pPr>
    </w:p>
    <w:p w14:paraId="7503BACD" w14:textId="77777777" w:rsidR="002D30FE" w:rsidRDefault="002D30FE" w:rsidP="00A12606">
      <w:pPr>
        <w:pStyle w:val="Titre4"/>
        <w:rPr>
          <w:lang w:val="en-CA"/>
        </w:rPr>
      </w:pPr>
      <w:r>
        <w:rPr>
          <w:lang w:val="en-CA"/>
        </w:rPr>
        <w:t>URI</w:t>
      </w:r>
    </w:p>
    <w:p w14:paraId="2B2241FC" w14:textId="6EC478DE" w:rsidR="002D30FE" w:rsidRDefault="00432BE6" w:rsidP="002D30FE">
      <w:pPr>
        <w:rPr>
          <w:lang w:val="en-CA"/>
        </w:rPr>
      </w:pPr>
      <w:r>
        <w:rPr>
          <w:lang w:val="en-CA"/>
        </w:rPr>
        <w:t xml:space="preserve">Properties </w:t>
      </w:r>
      <w:r w:rsidR="00157E57">
        <w:rPr>
          <w:lang w:val="en-CA"/>
        </w:rPr>
        <w:t>which names end with “_uri”</w:t>
      </w:r>
      <w:r>
        <w:rPr>
          <w:lang w:val="en-CA"/>
        </w:rPr>
        <w:t xml:space="preserve"> </w:t>
      </w:r>
      <w:r w:rsidR="0073219F">
        <w:rPr>
          <w:lang w:val="en-CA"/>
        </w:rPr>
        <w:t>shall</w:t>
      </w:r>
      <w:r>
        <w:rPr>
          <w:lang w:val="en-CA"/>
        </w:rPr>
        <w:t xml:space="preserve"> contain a single absolute URI conformant to RFC </w:t>
      </w:r>
      <w:commentRangeStart w:id="297"/>
      <w:r w:rsidR="00A10684">
        <w:rPr>
          <w:lang w:val="en-CA"/>
        </w:rPr>
        <w:t>3986</w:t>
      </w:r>
      <w:commentRangeEnd w:id="297"/>
      <w:r w:rsidR="00A10684">
        <w:rPr>
          <w:rStyle w:val="Marquedecommentaire"/>
        </w:rPr>
        <w:commentReference w:id="297"/>
      </w:r>
      <w:r w:rsidR="00A10684">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10684" w:rsidRPr="00D12552" w14:paraId="1E7BE124" w14:textId="77777777" w:rsidTr="00401D4D">
        <w:trPr>
          <w:cantSplit/>
        </w:trPr>
        <w:tc>
          <w:tcPr>
            <w:tcW w:w="4219" w:type="dxa"/>
            <w:tcBorders>
              <w:right w:val="nil"/>
            </w:tcBorders>
            <w:shd w:val="clear" w:color="auto" w:fill="auto"/>
          </w:tcPr>
          <w:p w14:paraId="4674BA70" w14:textId="2137FC91" w:rsidR="00A10684" w:rsidRPr="00D12552" w:rsidRDefault="00A10684" w:rsidP="00401D4D">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uri</w:t>
            </w:r>
          </w:p>
        </w:tc>
        <w:tc>
          <w:tcPr>
            <w:tcW w:w="4678" w:type="dxa"/>
            <w:tcBorders>
              <w:left w:val="nil"/>
            </w:tcBorders>
            <w:shd w:val="clear" w:color="auto" w:fill="auto"/>
          </w:tcPr>
          <w:p w14:paraId="07212B04" w14:textId="77BEF6D9" w:rsidR="00A10684" w:rsidRPr="00D12552" w:rsidRDefault="00A10684" w:rsidP="006559DD">
            <w:pPr>
              <w:pStyle w:val="Tabletext10"/>
              <w:jc w:val="left"/>
              <w:rPr>
                <w:rStyle w:val="reqtext"/>
                <w:lang w:val="en-CA"/>
              </w:rPr>
            </w:pPr>
            <w:r>
              <w:rPr>
                <w:rStyle w:val="reqtext"/>
                <w:lang w:val="en-CA"/>
              </w:rPr>
              <w:t xml:space="preserve">Properties </w:t>
            </w:r>
            <w:r w:rsidR="00157E57">
              <w:rPr>
                <w:rStyle w:val="reqtext"/>
                <w:lang w:val="en-CA"/>
              </w:rPr>
              <w:t>which name end with “_uri”</w:t>
            </w:r>
            <w:r>
              <w:rPr>
                <w:rStyle w:val="reqtext"/>
                <w:lang w:val="en-CA"/>
              </w:rPr>
              <w:t xml:space="preserve"> </w:t>
            </w:r>
            <w:r w:rsidR="006559DD">
              <w:rPr>
                <w:rStyle w:val="reqtext"/>
                <w:lang w:val="en-CA"/>
              </w:rPr>
              <w:t xml:space="preserve">SHALL </w:t>
            </w:r>
            <w:r>
              <w:rPr>
                <w:rStyle w:val="reqtext"/>
                <w:lang w:val="en-CA"/>
              </w:rPr>
              <w:t>contain a string conformant to URI format as specified in RFC 3986</w:t>
            </w:r>
            <w:r w:rsidR="007A7721">
              <w:rPr>
                <w:rStyle w:val="reqtext"/>
                <w:lang w:val="en-CA"/>
              </w:rPr>
              <w:t>.</w:t>
            </w:r>
            <w:r>
              <w:rPr>
                <w:rStyle w:val="reqtext"/>
                <w:lang w:val="en-CA"/>
              </w:rPr>
              <w:t xml:space="preserve"> </w:t>
            </w:r>
          </w:p>
        </w:tc>
      </w:tr>
    </w:tbl>
    <w:p w14:paraId="44703F50" w14:textId="77777777" w:rsidR="00A10684" w:rsidRDefault="00A10684" w:rsidP="002D30FE">
      <w:pPr>
        <w:rPr>
          <w:lang w:val="en-CA"/>
        </w:rPr>
      </w:pPr>
    </w:p>
    <w:p w14:paraId="3A34ACE9" w14:textId="77777777" w:rsidR="006C01C8" w:rsidRDefault="006C01C8" w:rsidP="002D30FE">
      <w:pPr>
        <w:rPr>
          <w:lang w:val="en-CA"/>
        </w:rPr>
      </w:pPr>
    </w:p>
    <w:p w14:paraId="2139C1FF" w14:textId="16203E45" w:rsidR="00A10684" w:rsidRPr="00A90399" w:rsidRDefault="00A10684" w:rsidP="002D30FE">
      <w:pPr>
        <w:rPr>
          <w:lang w:val="en-CA"/>
        </w:rPr>
      </w:pPr>
      <w:commentRangeStart w:id="298"/>
      <w:r>
        <w:rPr>
          <w:lang w:val="en-CA"/>
        </w:rPr>
        <w:t xml:space="preserve">Properties </w:t>
      </w:r>
      <w:r w:rsidR="00157E57">
        <w:rPr>
          <w:lang w:val="en-CA"/>
        </w:rPr>
        <w:t>containing a URI should</w:t>
      </w:r>
      <w:r w:rsidR="00522D6C">
        <w:rPr>
          <w:lang w:val="en-CA"/>
        </w:rPr>
        <w:t>, unless stated otherwise,</w:t>
      </w:r>
      <w:r w:rsidR="00157E57">
        <w:rPr>
          <w:lang w:val="en-CA"/>
        </w:rPr>
        <w:t xml:space="preserve"> resolve following Linked Open Data principles.</w:t>
      </w:r>
      <w:commentRangeEnd w:id="298"/>
      <w:r w:rsidR="00157E57">
        <w:rPr>
          <w:rStyle w:val="Marquedecommentaire"/>
        </w:rPr>
        <w:commentReference w:id="298"/>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1078EB5A" w14:textId="77777777" w:rsidTr="00380908">
        <w:trPr>
          <w:cantSplit/>
        </w:trPr>
        <w:tc>
          <w:tcPr>
            <w:tcW w:w="4219" w:type="dxa"/>
            <w:tcBorders>
              <w:right w:val="nil"/>
            </w:tcBorders>
            <w:shd w:val="clear" w:color="auto" w:fill="auto"/>
          </w:tcPr>
          <w:p w14:paraId="5C4A2F98" w14:textId="061C5FF7" w:rsidR="002D30FE" w:rsidRPr="00D12552" w:rsidRDefault="002D30FE" w:rsidP="002D30FE">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sidR="00A10684">
              <w:rPr>
                <w:rStyle w:val="requri"/>
                <w:noProof/>
                <w:lang w:val="en-CA"/>
              </w:rPr>
              <w:t>resolvable-uri</w:t>
            </w:r>
          </w:p>
        </w:tc>
        <w:tc>
          <w:tcPr>
            <w:tcW w:w="4678" w:type="dxa"/>
            <w:tcBorders>
              <w:left w:val="nil"/>
            </w:tcBorders>
            <w:shd w:val="clear" w:color="auto" w:fill="auto"/>
          </w:tcPr>
          <w:p w14:paraId="2510CC43" w14:textId="52DF37BA" w:rsidR="002D30FE" w:rsidRPr="00D12552" w:rsidRDefault="002D30FE" w:rsidP="00522D6C">
            <w:pPr>
              <w:pStyle w:val="Tabletext10"/>
              <w:jc w:val="left"/>
              <w:rPr>
                <w:rStyle w:val="reqtext"/>
                <w:lang w:val="en-CA"/>
              </w:rPr>
            </w:pPr>
            <w:r>
              <w:rPr>
                <w:rStyle w:val="reqtext"/>
                <w:lang w:val="en-CA"/>
              </w:rPr>
              <w:t xml:space="preserve">Properties </w:t>
            </w:r>
            <w:r w:rsidR="00157E57">
              <w:rPr>
                <w:rStyle w:val="reqtext"/>
                <w:lang w:val="en-CA"/>
              </w:rPr>
              <w:t>containing a valid</w:t>
            </w:r>
            <w:r>
              <w:rPr>
                <w:rStyle w:val="reqtext"/>
                <w:lang w:val="en-CA"/>
              </w:rPr>
              <w:t xml:space="preserve"> URI </w:t>
            </w:r>
            <w:r w:rsidR="00A10684">
              <w:rPr>
                <w:rStyle w:val="reqtext"/>
                <w:lang w:val="en-CA"/>
              </w:rPr>
              <w:t xml:space="preserve">SHOULD </w:t>
            </w:r>
            <w:r>
              <w:rPr>
                <w:rStyle w:val="reqtext"/>
                <w:lang w:val="en-CA"/>
              </w:rPr>
              <w:t>provide a resolvable URI referring to a resource resolvable using Linked Open Data principles</w:t>
            </w:r>
            <w:r w:rsidR="007A7721">
              <w:rPr>
                <w:rStyle w:val="reqtext"/>
                <w:lang w:val="en-CA"/>
              </w:rPr>
              <w:t>.</w:t>
            </w:r>
            <w:r>
              <w:rPr>
                <w:rStyle w:val="reqtext"/>
                <w:lang w:val="en-CA"/>
              </w:rPr>
              <w:t xml:space="preserve"> </w:t>
            </w:r>
          </w:p>
        </w:tc>
      </w:tr>
    </w:tbl>
    <w:p w14:paraId="09E99A57" w14:textId="77777777" w:rsidR="002D30FE" w:rsidRDefault="002D30FE" w:rsidP="002D30FE">
      <w:pPr>
        <w:rPr>
          <w:color w:val="FF0000"/>
          <w:lang w:val="en-CA"/>
        </w:rPr>
      </w:pPr>
    </w:p>
    <w:p w14:paraId="69B91421" w14:textId="735279C0" w:rsidR="002D30FE" w:rsidRDefault="00157E57" w:rsidP="002D30FE">
      <w:pPr>
        <w:keepNext/>
        <w:rPr>
          <w:rFonts w:cs="Arial"/>
          <w:b/>
          <w:noProof/>
          <w:szCs w:val="28"/>
          <w:lang w:val="en-CA" w:eastAsia="en-CA"/>
        </w:rPr>
      </w:pPr>
      <w:r>
        <w:rPr>
          <w:color w:val="FF0000"/>
          <w:lang w:val="en-CA"/>
        </w:rPr>
        <w:lastRenderedPageBreak/>
        <w:t>Although many vocabulary terms are defined as URI, not all URI are actually supported by a formal Linked Open Data infrastructure.   URI are just convenient mechanism to ensure governance.</w:t>
      </w:r>
      <w:r w:rsidR="0073219F">
        <w:rPr>
          <w:color w:val="FF0000"/>
          <w:lang w:val="en-CA"/>
        </w:rPr>
        <w:t xml:space="preserve">  </w:t>
      </w:r>
      <w:r w:rsidR="00522D6C">
        <w:rPr>
          <w:color w:val="FF0000"/>
          <w:lang w:val="en-CA"/>
        </w:rPr>
        <w:t xml:space="preserve">Note that in some situations, some _uri properties might require that the URI SHALL resolve to some valid content.  Those cases will be explicitly stated. </w:t>
      </w:r>
      <w:r w:rsidR="0073219F">
        <w:rPr>
          <w:color w:val="FF0000"/>
          <w:lang w:val="en-CA"/>
        </w:rPr>
        <w:t>Some community might create a profile of this requirements class and add more constrains, such as mandatory resolution of the URI to one or more resources and impose mandatory mime-types (GeoSciML/XML or GeoSciML/GeoJSON).</w:t>
      </w:r>
    </w:p>
    <w:p w14:paraId="5CBDE91A" w14:textId="73735F81" w:rsidR="009E28CA" w:rsidRDefault="009E28CA" w:rsidP="009E28CA">
      <w:pPr>
        <w:keepNext/>
      </w:pPr>
    </w:p>
    <w:p w14:paraId="1A09AA55" w14:textId="558DF94B" w:rsidR="001C6DEB" w:rsidRDefault="001C6DEB" w:rsidP="009E28CA">
      <w:pPr>
        <w:keepNext/>
      </w:pPr>
      <w:r>
        <w:rPr>
          <w:noProof/>
          <w:lang w:val="en-CA" w:eastAsia="en-CA"/>
        </w:rPr>
        <w:drawing>
          <wp:inline distT="0" distB="0" distL="0" distR="0" wp14:anchorId="0ECA8A1D" wp14:editId="38E2E4E1">
            <wp:extent cx="5486400" cy="4131888"/>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4131888"/>
                    </a:xfrm>
                    <a:prstGeom prst="rect">
                      <a:avLst/>
                    </a:prstGeom>
                    <a:noFill/>
                    <a:ln>
                      <a:noFill/>
                    </a:ln>
                  </pic:spPr>
                </pic:pic>
              </a:graphicData>
            </a:graphic>
          </wp:inline>
        </w:drawing>
      </w:r>
    </w:p>
    <w:p w14:paraId="735945C2" w14:textId="099A43F3" w:rsidR="009E28CA" w:rsidRDefault="009E28CA" w:rsidP="00A12606">
      <w:pPr>
        <w:pStyle w:val="Lgende"/>
      </w:pPr>
      <w:bookmarkStart w:id="299" w:name="_Ref447002371"/>
      <w:r>
        <w:t xml:space="preserve">Figure </w:t>
      </w:r>
      <w:r>
        <w:fldChar w:fldCharType="begin"/>
      </w:r>
      <w:r>
        <w:instrText xml:space="preserve"> SEQ Figure \* ARABIC </w:instrText>
      </w:r>
      <w:r>
        <w:fldChar w:fldCharType="separate"/>
      </w:r>
      <w:r w:rsidR="00F02ED9">
        <w:rPr>
          <w:noProof/>
        </w:rPr>
        <w:t>11</w:t>
      </w:r>
      <w:r>
        <w:fldChar w:fldCharType="end"/>
      </w:r>
      <w:bookmarkEnd w:id="299"/>
      <w:r>
        <w:t xml:space="preserve"> </w:t>
      </w:r>
      <w:r w:rsidRPr="00BA08CB">
        <w:t xml:space="preserve">GeoSciML </w:t>
      </w:r>
      <w:r w:rsidR="00AB3F81">
        <w:t>lite</w:t>
      </w:r>
      <w:r w:rsidR="00AB3F81" w:rsidRPr="00BA08CB">
        <w:t xml:space="preserve"> </w:t>
      </w:r>
      <w:r w:rsidR="00BF2A41">
        <w:t>feature types.</w:t>
      </w:r>
    </w:p>
    <w:p w14:paraId="4FC40430" w14:textId="33322746" w:rsidR="002D30FE" w:rsidRPr="008246C7" w:rsidRDefault="007A7721" w:rsidP="002D30FE">
      <w:r>
        <w:fldChar w:fldCharType="begin"/>
      </w:r>
      <w:r>
        <w:instrText xml:space="preserve"> REF _Ref447002371 \h </w:instrText>
      </w:r>
      <w:r>
        <w:fldChar w:fldCharType="separate"/>
      </w:r>
      <w:r w:rsidR="00F02ED9">
        <w:t xml:space="preserve">Figure </w:t>
      </w:r>
      <w:r w:rsidR="00F02ED9">
        <w:rPr>
          <w:noProof/>
        </w:rPr>
        <w:t>11</w:t>
      </w:r>
      <w:r>
        <w:fldChar w:fldCharType="end"/>
      </w:r>
      <w:r>
        <w:t xml:space="preserve"> </w:t>
      </w:r>
      <w:r w:rsidR="002D30FE">
        <w:t xml:space="preserve">shows the 7 </w:t>
      </w:r>
      <w:r w:rsidR="00AB3F81">
        <w:t xml:space="preserve">lite </w:t>
      </w:r>
      <w:r>
        <w:t xml:space="preserve">feature types </w:t>
      </w:r>
      <w:r w:rsidR="002D30FE">
        <w:t>supported by GeoSciML 4.</w:t>
      </w:r>
      <w:r w:rsidR="004832DE">
        <w:t>1</w:t>
      </w:r>
      <w:r w:rsidR="002D30FE">
        <w:t xml:space="preserve">.  Each </w:t>
      </w:r>
      <w:r>
        <w:t xml:space="preserve">feature type </w:t>
      </w:r>
      <w:r w:rsidR="002D30FE">
        <w:t>is equivalent to a layer i</w:t>
      </w:r>
      <w:r w:rsidR="008246C7">
        <w:t xml:space="preserve">n a GIS or a Web Map Service.  </w:t>
      </w:r>
    </w:p>
    <w:p w14:paraId="2DE18BF1" w14:textId="0380054F" w:rsidR="00402937" w:rsidRDefault="00A10684" w:rsidP="00A12606">
      <w:pPr>
        <w:pStyle w:val="Titre4"/>
        <w:rPr>
          <w:lang w:val="en-CA"/>
        </w:rPr>
      </w:pPr>
      <w:r>
        <w:rPr>
          <w:lang w:val="en-CA"/>
        </w:rPr>
        <w:t>User defined properties</w:t>
      </w:r>
    </w:p>
    <w:p w14:paraId="7C4DCE23" w14:textId="197A733C" w:rsidR="00402937" w:rsidRDefault="002B6140" w:rsidP="002D30FE">
      <w:pPr>
        <w:rPr>
          <w:color w:val="FF0000"/>
          <w:lang w:val="en-CA"/>
        </w:rPr>
      </w:pPr>
      <w:r>
        <w:rPr>
          <w:color w:val="FF0000"/>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02937" w:rsidRPr="00D12552" w14:paraId="455DF8CB" w14:textId="77777777" w:rsidTr="00380908">
        <w:trPr>
          <w:cantSplit/>
        </w:trPr>
        <w:tc>
          <w:tcPr>
            <w:tcW w:w="4219" w:type="dxa"/>
            <w:tcBorders>
              <w:right w:val="nil"/>
            </w:tcBorders>
            <w:shd w:val="clear" w:color="auto" w:fill="auto"/>
          </w:tcPr>
          <w:p w14:paraId="4FEA2241" w14:textId="3B7964CF" w:rsidR="00402937" w:rsidRPr="00D12552" w:rsidRDefault="00402937" w:rsidP="00A10684">
            <w:pPr>
              <w:pStyle w:val="Tabletext10"/>
              <w:rPr>
                <w:rStyle w:val="requri"/>
                <w:lang w:val="en-CA"/>
              </w:rPr>
            </w:pPr>
            <w:r>
              <w:rPr>
                <w:rStyle w:val="requri"/>
                <w:lang w:val="en-CA"/>
              </w:rPr>
              <w:t>/req</w:t>
            </w:r>
            <w:r w:rsidR="004832DE">
              <w:rPr>
                <w:rStyle w:val="requri"/>
                <w:lang w:val="en-CA"/>
              </w:rPr>
              <w:t>gsml4-lite</w:t>
            </w:r>
            <w:r w:rsidR="00AB3F81">
              <w:rPr>
                <w:rStyle w:val="requri"/>
                <w:lang w:val="en-CA"/>
              </w:rPr>
              <w:t>/gsml4-lite/</w:t>
            </w:r>
            <w:r>
              <w:rPr>
                <w:rStyle w:val="requri"/>
                <w:lang w:val="en-CA"/>
              </w:rPr>
              <w:t>user-defined</w:t>
            </w:r>
          </w:p>
        </w:tc>
        <w:tc>
          <w:tcPr>
            <w:tcW w:w="4678" w:type="dxa"/>
            <w:tcBorders>
              <w:left w:val="nil"/>
            </w:tcBorders>
            <w:shd w:val="clear" w:color="auto" w:fill="auto"/>
          </w:tcPr>
          <w:p w14:paraId="6430F619" w14:textId="61469F7A" w:rsidR="00402937" w:rsidRPr="00D12552" w:rsidRDefault="002B6140" w:rsidP="002B6140">
            <w:pPr>
              <w:pStyle w:val="Tabletext10"/>
              <w:jc w:val="left"/>
              <w:rPr>
                <w:rStyle w:val="reqtext"/>
                <w:lang w:val="en-CA"/>
              </w:rPr>
            </w:pPr>
            <w:r>
              <w:rPr>
                <w:rStyle w:val="reqtext"/>
                <w:lang w:val="en-CA"/>
              </w:rPr>
              <w:t>Features delivered with u</w:t>
            </w:r>
            <w:r w:rsidR="00A10684">
              <w:rPr>
                <w:rStyle w:val="reqtext"/>
                <w:lang w:val="en-CA"/>
              </w:rPr>
              <w:t>ser defined properties SHALL be conformant to GML Simple Feature Level 0</w:t>
            </w:r>
            <w:r w:rsidR="007A7721">
              <w:rPr>
                <w:rStyle w:val="reqtext"/>
                <w:lang w:val="en-CA"/>
              </w:rPr>
              <w:t>.</w:t>
            </w:r>
          </w:p>
        </w:tc>
      </w:tr>
    </w:tbl>
    <w:p w14:paraId="411E6A2C" w14:textId="77777777" w:rsidR="002D30FE" w:rsidRDefault="002D30FE" w:rsidP="002D30FE"/>
    <w:p w14:paraId="226F9091" w14:textId="2D09C040" w:rsidR="009C4735" w:rsidRPr="009C4735" w:rsidRDefault="002B6140" w:rsidP="002D30FE">
      <w:pPr>
        <w:rPr>
          <w:lang w:val="en-CA"/>
        </w:rPr>
      </w:pPr>
      <w:r w:rsidRPr="00F8032B">
        <w:rPr>
          <w:lang w:val="en-CA"/>
        </w:rPr>
        <w:lastRenderedPageBreak/>
        <w:t>New properties added by the data provider shall keep the feature conformant to GML Simple Feature Level 0.  For example, no duplicate property names, nor extra geometry properties.</w:t>
      </w:r>
    </w:p>
    <w:p w14:paraId="1BDDF74C" w14:textId="77777777" w:rsidR="00176E9E" w:rsidRPr="00D14AF0" w:rsidRDefault="00176E9E" w:rsidP="00176E9E">
      <w:pPr>
        <w:pStyle w:val="Titre3"/>
      </w:pPr>
      <w:bookmarkStart w:id="300" w:name="_Toc452643147"/>
      <w:r w:rsidRPr="00D14AF0">
        <w:t>GeologicUnitView</w:t>
      </w:r>
      <w:bookmarkEnd w:id="300"/>
    </w:p>
    <w:p w14:paraId="2D64ED5C" w14:textId="77777777" w:rsidR="00176E9E" w:rsidRDefault="00176E9E" w:rsidP="00176E9E">
      <w:pPr>
        <w:rPr>
          <w:lang w:val="en-CA"/>
        </w:rPr>
      </w:pPr>
    </w:p>
    <w:p w14:paraId="61A04E59" w14:textId="1C0125EF" w:rsidR="00176E9E" w:rsidRDefault="00F658C5" w:rsidP="00F8032B">
      <w:pPr>
        <w:keepNext/>
        <w:jc w:val="center"/>
      </w:pPr>
      <w:r>
        <w:rPr>
          <w:noProof/>
          <w:lang w:val="en-CA" w:eastAsia="en-CA"/>
        </w:rPr>
        <w:drawing>
          <wp:inline distT="0" distB="0" distL="0" distR="0" wp14:anchorId="7FAC9BB2" wp14:editId="0B356F72">
            <wp:extent cx="2990850" cy="3981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90850" cy="3981450"/>
                    </a:xfrm>
                    <a:prstGeom prst="rect">
                      <a:avLst/>
                    </a:prstGeom>
                    <a:noFill/>
                    <a:ln>
                      <a:noFill/>
                    </a:ln>
                  </pic:spPr>
                </pic:pic>
              </a:graphicData>
            </a:graphic>
          </wp:inline>
        </w:drawing>
      </w:r>
    </w:p>
    <w:p w14:paraId="5DEA8FD6" w14:textId="055830BC" w:rsidR="00176E9E" w:rsidRPr="00F8032B" w:rsidRDefault="00176E9E" w:rsidP="00F8032B">
      <w:pPr>
        <w:pStyle w:val="Lgende"/>
        <w:jc w:val="center"/>
        <w:rPr>
          <w:color w:val="auto"/>
        </w:rPr>
      </w:pPr>
      <w:r w:rsidRPr="00F8032B">
        <w:rPr>
          <w:color w:val="auto"/>
        </w:rPr>
        <w:t xml:space="preserve">Figure </w:t>
      </w:r>
      <w:r w:rsidRPr="00F8032B">
        <w:rPr>
          <w:color w:val="auto"/>
        </w:rPr>
        <w:fldChar w:fldCharType="begin"/>
      </w:r>
      <w:r w:rsidRPr="00F8032B">
        <w:rPr>
          <w:color w:val="auto"/>
        </w:rPr>
        <w:instrText xml:space="preserve"> SEQ Figure \* ARABIC </w:instrText>
      </w:r>
      <w:r w:rsidRPr="00F8032B">
        <w:rPr>
          <w:color w:val="auto"/>
        </w:rPr>
        <w:fldChar w:fldCharType="separate"/>
      </w:r>
      <w:r w:rsidR="00F02ED9">
        <w:rPr>
          <w:noProof/>
          <w:color w:val="auto"/>
        </w:rPr>
        <w:t>12</w:t>
      </w:r>
      <w:r w:rsidRPr="00F8032B">
        <w:rPr>
          <w:color w:val="auto"/>
        </w:rPr>
        <w:fldChar w:fldCharType="end"/>
      </w:r>
      <w:r w:rsidRPr="00F8032B">
        <w:rPr>
          <w:color w:val="auto"/>
        </w:rPr>
        <w:t xml:space="preserve">: GeologicUnitView </w:t>
      </w:r>
      <w:r w:rsidR="00BF2A41">
        <w:rPr>
          <w:color w:val="auto"/>
        </w:rPr>
        <w:t>feature type.</w:t>
      </w:r>
    </w:p>
    <w:p w14:paraId="0A9CE6FA" w14:textId="6D60F7AA" w:rsidR="00176E9E" w:rsidRDefault="00176E9E" w:rsidP="00176E9E">
      <w:pPr>
        <w:rPr>
          <w:ins w:id="301" w:author="Eric Boisvert" w:date="2016-05-28T16:40:00Z"/>
        </w:rPr>
      </w:pPr>
      <w:r>
        <w:t>GeologicUnitView is a simplified view of a GeoSciML GeologicUnit.  In GeoSciML terms this will be an instance of a MappedFeature with key property values from the associated GeologicUnit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r w:rsidR="007A7721">
        <w:t>.</w:t>
      </w:r>
    </w:p>
    <w:p w14:paraId="21E2EC8B" w14:textId="2D073D20" w:rsidR="001C6DEB" w:rsidRDefault="001C6DEB" w:rsidP="00ED1DE6">
      <w:pPr>
        <w:pStyle w:val="Titre4"/>
      </w:pPr>
      <w:r>
        <w:t>Mapping</w:t>
      </w:r>
    </w:p>
    <w:p w14:paraId="3F7C53AB" w14:textId="77777777" w:rsidR="00ED1DE6" w:rsidRPr="00ED1DE6" w:rsidRDefault="00ED1DE6" w:rsidP="00ED1DE6"/>
    <w:p w14:paraId="199966BE" w14:textId="11508417" w:rsidR="001C6DEB" w:rsidRDefault="001C6DEB" w:rsidP="00176E9E"/>
    <w:tbl>
      <w:tblPr>
        <w:tblStyle w:val="Ombrageclair"/>
        <w:tblW w:w="4750" w:type="pct"/>
        <w:tblLook w:val="04A0" w:firstRow="1" w:lastRow="0" w:firstColumn="1" w:lastColumn="0" w:noHBand="0" w:noVBand="1"/>
      </w:tblPr>
      <w:tblGrid>
        <w:gridCol w:w="2867"/>
        <w:gridCol w:w="5989"/>
      </w:tblGrid>
      <w:tr w:rsidR="002D68FE" w:rsidRPr="002D68FE" w14:paraId="5E93959E" w14:textId="77777777" w:rsidTr="00276D9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tcPr>
          <w:p w14:paraId="74575C3D" w14:textId="5EDFB75F" w:rsidR="002D68FE" w:rsidRPr="002D68FE" w:rsidRDefault="002D68FE">
            <w:pPr>
              <w:rPr>
                <w:rFonts w:ascii="Consolas" w:hAnsi="Consolas" w:cs="Consolas"/>
                <w:b w:val="0"/>
                <w:sz w:val="18"/>
                <w:szCs w:val="18"/>
              </w:rPr>
            </w:pPr>
            <w:r w:rsidRPr="002D68FE">
              <w:rPr>
                <w:rFonts w:ascii="Consolas" w:hAnsi="Consolas" w:cs="Consolas"/>
                <w:b w:val="0"/>
                <w:sz w:val="18"/>
                <w:szCs w:val="18"/>
              </w:rPr>
              <w:t>Property</w:t>
            </w:r>
          </w:p>
        </w:tc>
        <w:tc>
          <w:tcPr>
            <w:tcW w:w="5660" w:type="dxa"/>
            <w:noWrap/>
          </w:tcPr>
          <w:p w14:paraId="567A8FB0" w14:textId="315812EF" w:rsidR="002D68FE" w:rsidRPr="002D68FE" w:rsidRDefault="002D68FE">
            <w:pPr>
              <w:cnfStyle w:val="100000000000" w:firstRow="1" w:lastRow="0" w:firstColumn="0" w:lastColumn="0" w:oddVBand="0" w:evenVBand="0" w:oddHBand="0" w:evenHBand="0" w:firstRowFirstColumn="0" w:firstRowLastColumn="0" w:lastRowFirstColumn="0" w:lastRowLastColumn="0"/>
              <w:rPr>
                <w:rFonts w:ascii="Consolas" w:hAnsi="Consolas" w:cs="Consolas"/>
                <w:b w:val="0"/>
                <w:sz w:val="18"/>
                <w:szCs w:val="18"/>
              </w:rPr>
            </w:pPr>
            <w:r w:rsidRPr="002D68FE">
              <w:rPr>
                <w:rFonts w:ascii="Consolas" w:hAnsi="Consolas" w:cs="Consolas"/>
                <w:b w:val="0"/>
                <w:sz w:val="18"/>
                <w:szCs w:val="18"/>
              </w:rPr>
              <w:t>Mapping</w:t>
            </w:r>
            <w:r w:rsidR="00192D06">
              <w:rPr>
                <w:rFonts w:ascii="Consolas" w:hAnsi="Consolas" w:cs="Consolas"/>
                <w:b w:val="0"/>
                <w:sz w:val="18"/>
                <w:szCs w:val="18"/>
              </w:rPr>
              <w:t xml:space="preserve"> from MappedFeature</w:t>
            </w:r>
          </w:p>
        </w:tc>
      </w:tr>
      <w:tr w:rsidR="002D68FE" w:rsidRPr="002D68FE" w14:paraId="045DEF16" w14:textId="7162BE9C" w:rsidTr="00276D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1421AD41" w14:textId="28346F99"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t>identifier</w:t>
            </w:r>
          </w:p>
        </w:tc>
        <w:tc>
          <w:tcPr>
            <w:tcW w:w="5660" w:type="dxa"/>
            <w:noWrap/>
            <w:hideMark/>
          </w:tcPr>
          <w:p w14:paraId="6B0044D7" w14:textId="77777777" w:rsidR="002D68FE" w:rsidRPr="002D68FE" w:rsidRDefault="002D68FE" w:rsidP="000500C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identifier</w:t>
            </w:r>
          </w:p>
        </w:tc>
      </w:tr>
      <w:tr w:rsidR="002D68FE" w:rsidRPr="002D68FE" w14:paraId="3FC528A5" w14:textId="0A3F0A79" w:rsidTr="00276D9C">
        <w:trPr>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22A9BF97" w14:textId="77777777"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lastRenderedPageBreak/>
              <w:t>name</w:t>
            </w:r>
          </w:p>
        </w:tc>
        <w:tc>
          <w:tcPr>
            <w:tcW w:w="5660" w:type="dxa"/>
            <w:noWrap/>
            <w:hideMark/>
          </w:tcPr>
          <w:p w14:paraId="6527B7DB" w14:textId="0EAA8EEE" w:rsidR="002D68FE" w:rsidRPr="002D68FE" w:rsidRDefault="00192D06" w:rsidP="000500C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002D68FE" w:rsidRPr="002D68FE">
              <w:rPr>
                <w:rFonts w:ascii="Consolas" w:hAnsi="Consolas" w:cs="Consolas"/>
                <w:sz w:val="18"/>
                <w:szCs w:val="18"/>
              </w:rPr>
              <w:t>pecification</w:t>
            </w:r>
            <w:r w:rsidR="00ED1DE6">
              <w:rPr>
                <w:rFonts w:ascii="Consolas" w:hAnsi="Consolas" w:cs="Consolas"/>
                <w:sz w:val="18"/>
                <w:szCs w:val="18"/>
              </w:rPr>
              <w:t>:</w:t>
            </w:r>
            <w:r w:rsidR="002D68FE" w:rsidRPr="002D68FE">
              <w:rPr>
                <w:rFonts w:ascii="Consolas" w:hAnsi="Consolas" w:cs="Consolas"/>
                <w:sz w:val="18"/>
                <w:szCs w:val="18"/>
              </w:rPr>
              <w:t>GeologicUnit</w:t>
            </w:r>
            <w:r w:rsidR="00ED1DE6">
              <w:rPr>
                <w:rFonts w:ascii="Consolas" w:hAnsi="Consolas" w:cs="Consolas"/>
                <w:sz w:val="18"/>
                <w:szCs w:val="18"/>
              </w:rPr>
              <w:t>::</w:t>
            </w:r>
            <w:r w:rsidR="002D68FE" w:rsidRPr="002D68FE">
              <w:rPr>
                <w:rFonts w:ascii="Consolas" w:hAnsi="Consolas" w:cs="Consolas"/>
                <w:sz w:val="18"/>
                <w:szCs w:val="18"/>
              </w:rPr>
              <w:t>name</w:t>
            </w:r>
            <w:r w:rsidR="00276D9C">
              <w:rPr>
                <w:rFonts w:ascii="Consolas" w:hAnsi="Consolas" w:cs="Consolas"/>
                <w:sz w:val="18"/>
                <w:szCs w:val="18"/>
              </w:rPr>
              <w:t xml:space="preserve"> </w:t>
            </w:r>
            <w:r w:rsidR="00276D9C" w:rsidRPr="00ED1DE6">
              <w:rPr>
                <w:rFonts w:ascii="Consolas" w:hAnsi="Consolas" w:cs="Consolas"/>
                <w:sz w:val="18"/>
                <w:szCs w:val="18"/>
                <w:vertAlign w:val="superscript"/>
              </w:rPr>
              <w:t>1</w:t>
            </w:r>
          </w:p>
        </w:tc>
      </w:tr>
      <w:tr w:rsidR="002D68FE" w:rsidRPr="002D68FE" w14:paraId="6C0A11AC" w14:textId="161D1FFF" w:rsidTr="00276D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09B524DA" w14:textId="77777777"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t>description</w:t>
            </w:r>
          </w:p>
        </w:tc>
        <w:tc>
          <w:tcPr>
            <w:tcW w:w="5660" w:type="dxa"/>
            <w:noWrap/>
            <w:hideMark/>
          </w:tcPr>
          <w:p w14:paraId="055369AF" w14:textId="4039E9F9" w:rsidR="002D68FE" w:rsidRPr="002D68FE" w:rsidRDefault="00192D06" w:rsidP="000500C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002D68FE" w:rsidRPr="002D68FE">
              <w:rPr>
                <w:rFonts w:ascii="Consolas" w:hAnsi="Consolas" w:cs="Consolas"/>
                <w:sz w:val="18"/>
                <w:szCs w:val="18"/>
              </w:rPr>
              <w:t>pecification</w:t>
            </w:r>
            <w:r>
              <w:rPr>
                <w:rFonts w:ascii="Consolas" w:hAnsi="Consolas" w:cs="Consolas"/>
                <w:sz w:val="18"/>
                <w:szCs w:val="18"/>
              </w:rPr>
              <w:t>:</w:t>
            </w:r>
            <w:r w:rsidR="002D68FE" w:rsidRPr="002D68FE">
              <w:rPr>
                <w:rFonts w:ascii="Consolas" w:hAnsi="Consolas" w:cs="Consolas"/>
                <w:sz w:val="18"/>
                <w:szCs w:val="18"/>
              </w:rPr>
              <w:t>GeologicUnit</w:t>
            </w:r>
            <w:r>
              <w:rPr>
                <w:rFonts w:ascii="Consolas" w:hAnsi="Consolas" w:cs="Consolas"/>
                <w:sz w:val="18"/>
                <w:szCs w:val="18"/>
              </w:rPr>
              <w:t>::</w:t>
            </w:r>
            <w:r w:rsidR="002D68FE" w:rsidRPr="002D68FE">
              <w:rPr>
                <w:rFonts w:ascii="Consolas" w:hAnsi="Consolas" w:cs="Consolas"/>
                <w:sz w:val="18"/>
                <w:szCs w:val="18"/>
              </w:rPr>
              <w:t>description</w:t>
            </w:r>
            <w:r w:rsidR="000E6DBE">
              <w:rPr>
                <w:rFonts w:ascii="Consolas" w:hAnsi="Consolas" w:cs="Consolas"/>
                <w:sz w:val="18"/>
                <w:szCs w:val="18"/>
              </w:rPr>
              <w:t xml:space="preserve"> </w:t>
            </w:r>
          </w:p>
        </w:tc>
      </w:tr>
      <w:tr w:rsidR="002D68FE" w:rsidRPr="002D68FE" w14:paraId="3CB60CB6" w14:textId="0C14A04B" w:rsidTr="00276D9C">
        <w:trPr>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5954EF0A" w14:textId="77777777"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t>geologicUnitType</w:t>
            </w:r>
          </w:p>
        </w:tc>
        <w:tc>
          <w:tcPr>
            <w:tcW w:w="5660" w:type="dxa"/>
            <w:noWrap/>
            <w:hideMark/>
          </w:tcPr>
          <w:p w14:paraId="2A6340B4" w14:textId="0A65D648" w:rsidR="002D68FE" w:rsidRPr="002D68FE" w:rsidRDefault="00192D06" w:rsidP="000500C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002D68FE" w:rsidRPr="002D68FE">
              <w:rPr>
                <w:rFonts w:ascii="Consolas" w:hAnsi="Consolas" w:cs="Consolas"/>
                <w:sz w:val="18"/>
                <w:szCs w:val="18"/>
              </w:rPr>
              <w:t>pecification</w:t>
            </w:r>
            <w:r>
              <w:rPr>
                <w:rFonts w:ascii="Consolas" w:hAnsi="Consolas" w:cs="Consolas"/>
                <w:sz w:val="18"/>
                <w:szCs w:val="18"/>
              </w:rPr>
              <w:t>:</w:t>
            </w:r>
            <w:r w:rsidR="002D68FE" w:rsidRPr="002D68FE">
              <w:rPr>
                <w:rFonts w:ascii="Consolas" w:hAnsi="Consolas" w:cs="Consolas"/>
                <w:sz w:val="18"/>
                <w:szCs w:val="18"/>
              </w:rPr>
              <w:t>GeologicUnit</w:t>
            </w:r>
            <w:r>
              <w:rPr>
                <w:rFonts w:ascii="Consolas" w:hAnsi="Consolas" w:cs="Consolas"/>
                <w:sz w:val="18"/>
                <w:szCs w:val="18"/>
              </w:rPr>
              <w:t>::</w:t>
            </w:r>
            <w:r w:rsidR="002D68FE" w:rsidRPr="002D68FE">
              <w:rPr>
                <w:rFonts w:ascii="Consolas" w:hAnsi="Consolas" w:cs="Consolas"/>
                <w:sz w:val="18"/>
                <w:szCs w:val="18"/>
              </w:rPr>
              <w:t>geologicUnitType</w:t>
            </w:r>
            <w:r w:rsidR="000E6DBE">
              <w:rPr>
                <w:rFonts w:ascii="Consolas" w:hAnsi="Consolas" w:cs="Consolas"/>
                <w:sz w:val="18"/>
                <w:szCs w:val="18"/>
              </w:rPr>
              <w:t xml:space="preserve"> </w:t>
            </w:r>
            <w:r w:rsidR="000E6DBE" w:rsidRPr="00ED1DE6">
              <w:rPr>
                <w:rFonts w:ascii="Consolas" w:hAnsi="Consolas" w:cs="Consolas"/>
                <w:sz w:val="18"/>
                <w:szCs w:val="18"/>
                <w:vertAlign w:val="superscript"/>
              </w:rPr>
              <w:t>2</w:t>
            </w:r>
          </w:p>
        </w:tc>
      </w:tr>
      <w:tr w:rsidR="002D68FE" w:rsidRPr="002D68FE" w14:paraId="4373721D" w14:textId="16B55BEB" w:rsidTr="00276D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2F127B5C" w14:textId="77777777"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t>rank</w:t>
            </w:r>
          </w:p>
        </w:tc>
        <w:tc>
          <w:tcPr>
            <w:tcW w:w="5660" w:type="dxa"/>
            <w:noWrap/>
            <w:hideMark/>
          </w:tcPr>
          <w:p w14:paraId="731338B5" w14:textId="726DC4AD" w:rsidR="002D68FE" w:rsidRPr="002D68FE" w:rsidRDefault="00192D06" w:rsidP="000500C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002D68FE" w:rsidRPr="002D68FE">
              <w:rPr>
                <w:rFonts w:ascii="Consolas" w:hAnsi="Consolas" w:cs="Consolas"/>
                <w:sz w:val="18"/>
                <w:szCs w:val="18"/>
              </w:rPr>
              <w:t>pecification</w:t>
            </w:r>
            <w:r>
              <w:rPr>
                <w:rFonts w:ascii="Consolas" w:hAnsi="Consolas" w:cs="Consolas"/>
                <w:sz w:val="18"/>
                <w:szCs w:val="18"/>
              </w:rPr>
              <w:t>:</w:t>
            </w:r>
            <w:r w:rsidR="002D68FE" w:rsidRPr="002D68FE">
              <w:rPr>
                <w:rFonts w:ascii="Consolas" w:hAnsi="Consolas" w:cs="Consolas"/>
                <w:sz w:val="18"/>
                <w:szCs w:val="18"/>
              </w:rPr>
              <w:t>GeologicUnit</w:t>
            </w:r>
            <w:r>
              <w:rPr>
                <w:rFonts w:ascii="Consolas" w:hAnsi="Consolas" w:cs="Consolas"/>
                <w:sz w:val="18"/>
                <w:szCs w:val="18"/>
              </w:rPr>
              <w:t>::</w:t>
            </w:r>
            <w:r w:rsidR="002D68FE" w:rsidRPr="002D68FE">
              <w:rPr>
                <w:rFonts w:ascii="Consolas" w:hAnsi="Consolas" w:cs="Consolas"/>
                <w:sz w:val="18"/>
                <w:szCs w:val="18"/>
              </w:rPr>
              <w:t>rank</w:t>
            </w:r>
            <w:r w:rsidR="000E6DBE">
              <w:rPr>
                <w:rFonts w:ascii="Consolas" w:hAnsi="Consolas" w:cs="Consolas"/>
                <w:sz w:val="18"/>
                <w:szCs w:val="18"/>
              </w:rPr>
              <w:t xml:space="preserve"> </w:t>
            </w:r>
            <w:r w:rsidR="000E6DBE" w:rsidRPr="00ED1DE6">
              <w:rPr>
                <w:rFonts w:ascii="Consolas" w:hAnsi="Consolas" w:cs="Consolas"/>
                <w:sz w:val="18"/>
                <w:szCs w:val="18"/>
                <w:vertAlign w:val="superscript"/>
              </w:rPr>
              <w:t>2</w:t>
            </w:r>
          </w:p>
        </w:tc>
      </w:tr>
      <w:tr w:rsidR="002D68FE" w:rsidRPr="002D68FE" w14:paraId="251AF576" w14:textId="35049598" w:rsidTr="00276D9C">
        <w:trPr>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3EED8DD7" w14:textId="77777777"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t>lithology</w:t>
            </w:r>
          </w:p>
        </w:tc>
        <w:tc>
          <w:tcPr>
            <w:tcW w:w="5660" w:type="dxa"/>
            <w:noWrap/>
            <w:hideMark/>
          </w:tcPr>
          <w:p w14:paraId="42D5F617" w14:textId="0E67E32D" w:rsidR="002D68FE" w:rsidRPr="002D68FE" w:rsidRDefault="003C3877" w:rsidP="000500C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002D68FE" w:rsidRPr="002D68FE">
              <w:rPr>
                <w:rFonts w:ascii="Consolas" w:hAnsi="Consolas" w:cs="Consolas"/>
                <w:sz w:val="18"/>
                <w:szCs w:val="18"/>
              </w:rPr>
              <w:t>pecification</w:t>
            </w:r>
            <w:r w:rsidR="00192D06">
              <w:rPr>
                <w:rFonts w:ascii="Consolas" w:hAnsi="Consolas" w:cs="Consolas"/>
                <w:sz w:val="18"/>
                <w:szCs w:val="18"/>
              </w:rPr>
              <w:t>:</w:t>
            </w:r>
            <w:r w:rsidR="002D68FE" w:rsidRPr="002D68FE">
              <w:rPr>
                <w:rFonts w:ascii="Consolas" w:hAnsi="Consolas" w:cs="Consolas"/>
                <w:sz w:val="18"/>
                <w:szCs w:val="18"/>
              </w:rPr>
              <w:t>GeologicUnit</w:t>
            </w:r>
            <w:r w:rsidR="00192D06">
              <w:rPr>
                <w:rFonts w:ascii="Consolas" w:hAnsi="Consolas" w:cs="Consolas"/>
                <w:sz w:val="18"/>
                <w:szCs w:val="18"/>
              </w:rPr>
              <w:t>::</w:t>
            </w:r>
            <w:r w:rsidR="002D68FE" w:rsidRPr="002D68FE">
              <w:rPr>
                <w:rFonts w:ascii="Consolas" w:hAnsi="Consolas" w:cs="Consolas"/>
                <w:sz w:val="18"/>
                <w:szCs w:val="18"/>
              </w:rPr>
              <w:t>composition</w:t>
            </w:r>
            <w:r w:rsidR="00192D06">
              <w:rPr>
                <w:rFonts w:ascii="Consolas" w:hAnsi="Consolas" w:cs="Consolas"/>
                <w:sz w:val="18"/>
                <w:szCs w:val="18"/>
              </w:rPr>
              <w:t>:</w:t>
            </w:r>
          </w:p>
          <w:p w14:paraId="3A6739A3" w14:textId="5B1BDA4C" w:rsidR="002D68FE" w:rsidRPr="002D68FE" w:rsidRDefault="002D68FE" w:rsidP="000500C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CompositionPart</w:t>
            </w:r>
            <w:r w:rsidR="00192D06">
              <w:rPr>
                <w:rFonts w:ascii="Consolas" w:hAnsi="Consolas" w:cs="Consolas"/>
                <w:sz w:val="18"/>
                <w:szCs w:val="18"/>
              </w:rPr>
              <w:t>::</w:t>
            </w:r>
            <w:r w:rsidRPr="002D68FE">
              <w:rPr>
                <w:rFonts w:ascii="Consolas" w:hAnsi="Consolas" w:cs="Consolas"/>
                <w:sz w:val="18"/>
                <w:szCs w:val="18"/>
              </w:rPr>
              <w:t>material</w:t>
            </w:r>
            <w:r w:rsidR="00192D06">
              <w:rPr>
                <w:rFonts w:ascii="Consolas" w:hAnsi="Consolas" w:cs="Consolas"/>
                <w:sz w:val="18"/>
                <w:szCs w:val="18"/>
              </w:rPr>
              <w:t>:</w:t>
            </w:r>
            <w:r w:rsidRPr="002D68FE">
              <w:rPr>
                <w:rFonts w:ascii="Consolas" w:hAnsi="Consolas" w:cs="Consolas"/>
                <w:sz w:val="18"/>
                <w:szCs w:val="18"/>
              </w:rPr>
              <w:t>RockMaterial</w:t>
            </w:r>
            <w:r w:rsidR="00192D06">
              <w:rPr>
                <w:rFonts w:ascii="Consolas" w:hAnsi="Consolas" w:cs="Consolas"/>
                <w:sz w:val="18"/>
                <w:szCs w:val="18"/>
              </w:rPr>
              <w:t>::</w:t>
            </w:r>
            <w:r w:rsidRPr="002D68FE">
              <w:rPr>
                <w:rFonts w:ascii="Consolas" w:hAnsi="Consolas" w:cs="Consolas"/>
                <w:sz w:val="18"/>
                <w:szCs w:val="18"/>
              </w:rPr>
              <w:t>lithology</w:t>
            </w:r>
            <w:r w:rsidR="000E6DBE">
              <w:rPr>
                <w:rFonts w:ascii="Consolas" w:hAnsi="Consolas" w:cs="Consolas"/>
                <w:sz w:val="18"/>
                <w:szCs w:val="18"/>
              </w:rPr>
              <w:t xml:space="preserve"> </w:t>
            </w:r>
            <w:r w:rsidR="000E6DBE" w:rsidRPr="00ED1DE6">
              <w:rPr>
                <w:rFonts w:ascii="Consolas" w:hAnsi="Consolas" w:cs="Consolas"/>
                <w:sz w:val="18"/>
                <w:szCs w:val="18"/>
                <w:vertAlign w:val="superscript"/>
              </w:rPr>
              <w:t>1</w:t>
            </w:r>
            <w:r w:rsidR="000E6DBE">
              <w:rPr>
                <w:rFonts w:ascii="Consolas" w:hAnsi="Consolas" w:cs="Consolas"/>
                <w:sz w:val="18"/>
                <w:szCs w:val="18"/>
                <w:vertAlign w:val="superscript"/>
              </w:rPr>
              <w:t xml:space="preserve"> </w:t>
            </w:r>
            <w:r w:rsidR="000E6DBE" w:rsidRPr="00ED1DE6">
              <w:rPr>
                <w:rFonts w:ascii="Consolas" w:hAnsi="Consolas" w:cs="Consolas"/>
                <w:sz w:val="18"/>
                <w:szCs w:val="18"/>
                <w:vertAlign w:val="superscript"/>
              </w:rPr>
              <w:t>2</w:t>
            </w:r>
          </w:p>
        </w:tc>
      </w:tr>
      <w:tr w:rsidR="002D68FE" w:rsidRPr="002D68FE" w14:paraId="69ED8607" w14:textId="6ADD3505" w:rsidTr="00276D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16478224" w14:textId="77777777"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t>geologicHistory</w:t>
            </w:r>
          </w:p>
        </w:tc>
        <w:tc>
          <w:tcPr>
            <w:tcW w:w="5660" w:type="dxa"/>
            <w:noWrap/>
            <w:hideMark/>
          </w:tcPr>
          <w:p w14:paraId="56B8C844" w14:textId="2017188E" w:rsidR="002D68FE" w:rsidRPr="002D68FE" w:rsidRDefault="003C3877" w:rsidP="000500C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002D68FE" w:rsidRPr="002D68FE">
              <w:rPr>
                <w:rFonts w:ascii="Consolas" w:hAnsi="Consolas" w:cs="Consolas"/>
                <w:sz w:val="18"/>
                <w:szCs w:val="18"/>
              </w:rPr>
              <w:t>pecification</w:t>
            </w:r>
            <w:r w:rsidR="00192D06">
              <w:rPr>
                <w:rFonts w:ascii="Consolas" w:hAnsi="Consolas" w:cs="Consolas"/>
                <w:sz w:val="18"/>
                <w:szCs w:val="18"/>
              </w:rPr>
              <w:t>:</w:t>
            </w:r>
            <w:r w:rsidR="002D68FE" w:rsidRPr="002D68FE">
              <w:rPr>
                <w:rFonts w:ascii="Consolas" w:hAnsi="Consolas" w:cs="Consolas"/>
                <w:sz w:val="18"/>
                <w:szCs w:val="18"/>
              </w:rPr>
              <w:t>GeologicUnit</w:t>
            </w:r>
            <w:r w:rsidR="00192D06">
              <w:rPr>
                <w:rFonts w:ascii="Consolas" w:hAnsi="Consolas" w:cs="Consolas"/>
                <w:sz w:val="18"/>
                <w:szCs w:val="18"/>
              </w:rPr>
              <w:t>::</w:t>
            </w:r>
            <w:r w:rsidR="00F62F6E">
              <w:rPr>
                <w:rFonts w:ascii="Consolas" w:hAnsi="Consolas" w:cs="Consolas"/>
                <w:sz w:val="18"/>
                <w:szCs w:val="18"/>
              </w:rPr>
              <w:t>geologicHistory:</w:t>
            </w:r>
          </w:p>
          <w:p w14:paraId="5058637D" w14:textId="53737077" w:rsidR="002D68FE" w:rsidRPr="002D68FE" w:rsidRDefault="002D68FE" w:rsidP="000500C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GeologicEvent/description</w:t>
            </w:r>
            <w:r w:rsidR="000E6DBE">
              <w:rPr>
                <w:rFonts w:ascii="Consolas" w:hAnsi="Consolas" w:cs="Consolas"/>
                <w:sz w:val="18"/>
                <w:szCs w:val="18"/>
              </w:rPr>
              <w:t xml:space="preserve"> </w:t>
            </w:r>
            <w:r w:rsidR="000E6DBE" w:rsidRPr="00ED1DE6">
              <w:rPr>
                <w:rFonts w:ascii="Consolas" w:hAnsi="Consolas" w:cs="Consolas"/>
                <w:sz w:val="18"/>
                <w:szCs w:val="18"/>
                <w:vertAlign w:val="superscript"/>
              </w:rPr>
              <w:t>1</w:t>
            </w:r>
          </w:p>
        </w:tc>
      </w:tr>
      <w:tr w:rsidR="002D68FE" w:rsidRPr="002D68FE" w14:paraId="0464F806" w14:textId="3B2B3C46" w:rsidTr="00276D9C">
        <w:trPr>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583BAFA8" w14:textId="77777777"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t>numericOlderAge</w:t>
            </w:r>
          </w:p>
        </w:tc>
        <w:tc>
          <w:tcPr>
            <w:tcW w:w="5660" w:type="dxa"/>
            <w:noWrap/>
            <w:hideMark/>
          </w:tcPr>
          <w:p w14:paraId="58921394" w14:textId="488ADF7B" w:rsidR="00DD326E" w:rsidRPr="002D68FE" w:rsidRDefault="00DD326E" w:rsidP="00DD32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specification</w:t>
            </w:r>
            <w:r>
              <w:rPr>
                <w:rFonts w:ascii="Consolas" w:hAnsi="Consolas" w:cs="Consolas"/>
                <w:sz w:val="18"/>
                <w:szCs w:val="18"/>
              </w:rPr>
              <w:t>:</w:t>
            </w:r>
            <w:r w:rsidRPr="002D68FE">
              <w:rPr>
                <w:rFonts w:ascii="Consolas" w:hAnsi="Consolas" w:cs="Consolas"/>
                <w:sz w:val="18"/>
                <w:szCs w:val="18"/>
              </w:rPr>
              <w:t>GeologicUnit</w:t>
            </w:r>
            <w:r>
              <w:rPr>
                <w:rFonts w:ascii="Consolas" w:hAnsi="Consolas" w:cs="Consolas"/>
                <w:sz w:val="18"/>
                <w:szCs w:val="18"/>
              </w:rPr>
              <w:t>::</w:t>
            </w:r>
            <w:r w:rsidR="00F62F6E">
              <w:rPr>
                <w:rFonts w:ascii="Consolas" w:hAnsi="Consolas" w:cs="Consolas"/>
                <w:sz w:val="18"/>
                <w:szCs w:val="18"/>
              </w:rPr>
              <w:t>geologicHistory:</w:t>
            </w:r>
          </w:p>
          <w:p w14:paraId="04CE9634" w14:textId="71E840DA" w:rsidR="002D68FE" w:rsidRPr="002D68FE" w:rsidRDefault="00DD326E" w:rsidP="000500C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GeologicEvent</w:t>
            </w:r>
            <w:r>
              <w:rPr>
                <w:rFonts w:ascii="Consolas" w:hAnsi="Consolas" w:cs="Consolas"/>
                <w:sz w:val="18"/>
                <w:szCs w:val="18"/>
              </w:rPr>
              <w:t>:</w:t>
            </w:r>
            <w:r w:rsidRPr="002D68FE">
              <w:rPr>
                <w:rFonts w:ascii="Consolas" w:hAnsi="Consolas" w:cs="Consolas"/>
                <w:sz w:val="18"/>
                <w:szCs w:val="18"/>
              </w:rPr>
              <w:t>NumericAge</w:t>
            </w:r>
            <w:r>
              <w:rPr>
                <w:rFonts w:ascii="Consolas" w:hAnsi="Consolas" w:cs="Consolas"/>
                <w:sz w:val="18"/>
                <w:szCs w:val="18"/>
              </w:rPr>
              <w:t>::older</w:t>
            </w:r>
            <w:r w:rsidRPr="002D68FE">
              <w:rPr>
                <w:rFonts w:ascii="Consolas" w:hAnsi="Consolas" w:cs="Consolas"/>
                <w:sz w:val="18"/>
                <w:szCs w:val="18"/>
              </w:rPr>
              <w:t>BoundAge</w:t>
            </w:r>
            <w:r>
              <w:rPr>
                <w:rFonts w:ascii="Consolas" w:hAnsi="Consolas" w:cs="Consolas"/>
                <w:sz w:val="18"/>
                <w:szCs w:val="18"/>
              </w:rPr>
              <w:t>:</w:t>
            </w:r>
            <w:r w:rsidRPr="002D68FE">
              <w:rPr>
                <w:rFonts w:ascii="Consolas" w:hAnsi="Consolas" w:cs="Consolas"/>
                <w:sz w:val="18"/>
                <w:szCs w:val="18"/>
              </w:rPr>
              <w:t>Quantity</w:t>
            </w:r>
            <w:r>
              <w:rPr>
                <w:rFonts w:ascii="Consolas" w:hAnsi="Consolas" w:cs="Consolas"/>
                <w:sz w:val="18"/>
                <w:szCs w:val="18"/>
              </w:rPr>
              <w:t>::</w:t>
            </w:r>
            <w:r w:rsidRPr="002D68FE">
              <w:rPr>
                <w:rFonts w:ascii="Consolas" w:hAnsi="Consolas" w:cs="Consolas"/>
                <w:sz w:val="18"/>
                <w:szCs w:val="18"/>
              </w:rPr>
              <w:t>value</w:t>
            </w:r>
            <w:r w:rsidR="00276D9C">
              <w:rPr>
                <w:rFonts w:ascii="Consolas" w:hAnsi="Consolas" w:cs="Consolas"/>
                <w:sz w:val="18"/>
                <w:szCs w:val="18"/>
              </w:rPr>
              <w:t xml:space="preserve"> </w:t>
            </w:r>
            <w:r w:rsidR="00276D9C" w:rsidRPr="00ED1DE6">
              <w:rPr>
                <w:rFonts w:ascii="Consolas" w:hAnsi="Consolas" w:cs="Consolas"/>
                <w:sz w:val="18"/>
                <w:szCs w:val="18"/>
                <w:vertAlign w:val="superscript"/>
              </w:rPr>
              <w:t>1</w:t>
            </w:r>
          </w:p>
        </w:tc>
      </w:tr>
      <w:tr w:rsidR="002D68FE" w:rsidRPr="002D68FE" w14:paraId="7B7F6DAC" w14:textId="0B2D5D19" w:rsidTr="00276D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308BBB53" w14:textId="77777777"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t>numericYoungerAge</w:t>
            </w:r>
          </w:p>
        </w:tc>
        <w:tc>
          <w:tcPr>
            <w:tcW w:w="5660" w:type="dxa"/>
            <w:noWrap/>
            <w:hideMark/>
          </w:tcPr>
          <w:p w14:paraId="79B7945E" w14:textId="7DC94848" w:rsidR="002D68FE" w:rsidRPr="002D68FE" w:rsidRDefault="002D68FE" w:rsidP="000500C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specification</w:t>
            </w:r>
            <w:r w:rsidR="00DD326E">
              <w:rPr>
                <w:rFonts w:ascii="Consolas" w:hAnsi="Consolas" w:cs="Consolas"/>
                <w:sz w:val="18"/>
                <w:szCs w:val="18"/>
              </w:rPr>
              <w:t>:</w:t>
            </w:r>
            <w:r w:rsidRPr="002D68FE">
              <w:rPr>
                <w:rFonts w:ascii="Consolas" w:hAnsi="Consolas" w:cs="Consolas"/>
                <w:sz w:val="18"/>
                <w:szCs w:val="18"/>
              </w:rPr>
              <w:t>GeologicUnit</w:t>
            </w:r>
            <w:r w:rsidR="00DD326E">
              <w:rPr>
                <w:rFonts w:ascii="Consolas" w:hAnsi="Consolas" w:cs="Consolas"/>
                <w:sz w:val="18"/>
                <w:szCs w:val="18"/>
              </w:rPr>
              <w:t>::</w:t>
            </w:r>
            <w:r w:rsidR="00F62F6E">
              <w:rPr>
                <w:rFonts w:ascii="Consolas" w:hAnsi="Consolas" w:cs="Consolas"/>
                <w:sz w:val="18"/>
                <w:szCs w:val="18"/>
              </w:rPr>
              <w:t>geologicHistory:</w:t>
            </w:r>
          </w:p>
          <w:p w14:paraId="7B9E1B04" w14:textId="653A21A2" w:rsidR="002D68FE" w:rsidRPr="002D68FE" w:rsidRDefault="002D68FE" w:rsidP="000500C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GeologicEvent</w:t>
            </w:r>
            <w:r w:rsidR="00DD326E">
              <w:rPr>
                <w:rFonts w:ascii="Consolas" w:hAnsi="Consolas" w:cs="Consolas"/>
                <w:sz w:val="18"/>
                <w:szCs w:val="18"/>
              </w:rPr>
              <w:t>:</w:t>
            </w:r>
            <w:r w:rsidRPr="002D68FE">
              <w:rPr>
                <w:rFonts w:ascii="Consolas" w:hAnsi="Consolas" w:cs="Consolas"/>
                <w:sz w:val="18"/>
                <w:szCs w:val="18"/>
              </w:rPr>
              <w:t>NumericAge</w:t>
            </w:r>
            <w:r w:rsidR="00DD326E">
              <w:rPr>
                <w:rFonts w:ascii="Consolas" w:hAnsi="Consolas" w:cs="Consolas"/>
                <w:sz w:val="18"/>
                <w:szCs w:val="18"/>
              </w:rPr>
              <w:t>::</w:t>
            </w:r>
            <w:r w:rsidRPr="002D68FE">
              <w:rPr>
                <w:rFonts w:ascii="Consolas" w:hAnsi="Consolas" w:cs="Consolas"/>
                <w:sz w:val="18"/>
                <w:szCs w:val="18"/>
              </w:rPr>
              <w:t>you</w:t>
            </w:r>
            <w:r w:rsidR="00DD326E">
              <w:rPr>
                <w:rFonts w:ascii="Consolas" w:hAnsi="Consolas" w:cs="Consolas"/>
                <w:sz w:val="18"/>
                <w:szCs w:val="18"/>
              </w:rPr>
              <w:t>n</w:t>
            </w:r>
            <w:r w:rsidRPr="002D68FE">
              <w:rPr>
                <w:rFonts w:ascii="Consolas" w:hAnsi="Consolas" w:cs="Consolas"/>
                <w:sz w:val="18"/>
                <w:szCs w:val="18"/>
              </w:rPr>
              <w:t>gerBoundAge</w:t>
            </w:r>
            <w:r w:rsidR="00DD326E">
              <w:rPr>
                <w:rFonts w:ascii="Consolas" w:hAnsi="Consolas" w:cs="Consolas"/>
                <w:sz w:val="18"/>
                <w:szCs w:val="18"/>
              </w:rPr>
              <w:t>:</w:t>
            </w:r>
            <w:r w:rsidRPr="002D68FE">
              <w:rPr>
                <w:rFonts w:ascii="Consolas" w:hAnsi="Consolas" w:cs="Consolas"/>
                <w:sz w:val="18"/>
                <w:szCs w:val="18"/>
              </w:rPr>
              <w:t>Quantity</w:t>
            </w:r>
            <w:r w:rsidR="00DD326E">
              <w:rPr>
                <w:rFonts w:ascii="Consolas" w:hAnsi="Consolas" w:cs="Consolas"/>
                <w:sz w:val="18"/>
                <w:szCs w:val="18"/>
              </w:rPr>
              <w:t>::</w:t>
            </w:r>
            <w:r w:rsidRPr="002D68FE">
              <w:rPr>
                <w:rFonts w:ascii="Consolas" w:hAnsi="Consolas" w:cs="Consolas"/>
                <w:sz w:val="18"/>
                <w:szCs w:val="18"/>
              </w:rPr>
              <w:t>value</w:t>
            </w:r>
            <w:r w:rsidR="00276D9C">
              <w:rPr>
                <w:rFonts w:ascii="Consolas" w:hAnsi="Consolas" w:cs="Consolas"/>
                <w:sz w:val="18"/>
                <w:szCs w:val="18"/>
              </w:rPr>
              <w:t xml:space="preserve"> </w:t>
            </w:r>
            <w:r w:rsidR="00276D9C" w:rsidRPr="00ED1DE6">
              <w:rPr>
                <w:rFonts w:ascii="Consolas" w:hAnsi="Consolas" w:cs="Consolas"/>
                <w:sz w:val="18"/>
                <w:szCs w:val="18"/>
                <w:vertAlign w:val="superscript"/>
              </w:rPr>
              <w:t>1</w:t>
            </w:r>
          </w:p>
        </w:tc>
      </w:tr>
      <w:tr w:rsidR="002D68FE" w:rsidRPr="002D68FE" w14:paraId="256E381F" w14:textId="0A73B5EC" w:rsidTr="00276D9C">
        <w:trPr>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629F5E30" w14:textId="77777777"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t>observationMethod</w:t>
            </w:r>
          </w:p>
        </w:tc>
        <w:tc>
          <w:tcPr>
            <w:tcW w:w="5660" w:type="dxa"/>
            <w:noWrap/>
            <w:hideMark/>
          </w:tcPr>
          <w:p w14:paraId="16ED3746" w14:textId="66806FF8" w:rsidR="002D68FE" w:rsidRPr="002D68FE" w:rsidRDefault="0084272F" w:rsidP="000500C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Pr="002D68FE">
              <w:rPr>
                <w:rFonts w:ascii="Consolas" w:hAnsi="Consolas" w:cs="Consolas"/>
                <w:sz w:val="18"/>
                <w:szCs w:val="18"/>
              </w:rPr>
              <w:t>pecification</w:t>
            </w:r>
            <w:r>
              <w:rPr>
                <w:rFonts w:ascii="Consolas" w:hAnsi="Consolas" w:cs="Consolas"/>
                <w:sz w:val="18"/>
                <w:szCs w:val="18"/>
              </w:rPr>
              <w:t>:</w:t>
            </w:r>
            <w:r w:rsidRPr="002D68FE">
              <w:rPr>
                <w:rFonts w:ascii="Consolas" w:hAnsi="Consolas" w:cs="Consolas"/>
                <w:sz w:val="18"/>
                <w:szCs w:val="18"/>
              </w:rPr>
              <w:t>GeologicUnit</w:t>
            </w:r>
            <w:r>
              <w:rPr>
                <w:rFonts w:ascii="Consolas" w:hAnsi="Consolas" w:cs="Consolas"/>
                <w:sz w:val="18"/>
                <w:szCs w:val="18"/>
              </w:rPr>
              <w:t>::</w:t>
            </w:r>
            <w:r w:rsidR="00DD326E">
              <w:rPr>
                <w:rFonts w:ascii="Consolas" w:hAnsi="Consolas" w:cs="Consolas"/>
                <w:sz w:val="18"/>
                <w:szCs w:val="18"/>
              </w:rPr>
              <w:t>observationMethod:Category::value</w:t>
            </w:r>
            <w:r w:rsidR="000E6DBE">
              <w:rPr>
                <w:rFonts w:ascii="Consolas" w:hAnsi="Consolas" w:cs="Consolas"/>
                <w:sz w:val="18"/>
                <w:szCs w:val="18"/>
              </w:rPr>
              <w:t xml:space="preserve"> </w:t>
            </w:r>
            <w:r w:rsidR="004A7DAE" w:rsidRPr="00ED1DE6">
              <w:rPr>
                <w:rFonts w:ascii="Consolas" w:hAnsi="Consolas" w:cs="Consolas"/>
                <w:sz w:val="18"/>
                <w:szCs w:val="18"/>
                <w:vertAlign w:val="superscript"/>
              </w:rPr>
              <w:t>1</w:t>
            </w:r>
            <w:r w:rsidR="004A7DAE">
              <w:rPr>
                <w:rFonts w:ascii="Consolas" w:hAnsi="Consolas" w:cs="Consolas"/>
                <w:sz w:val="18"/>
                <w:szCs w:val="18"/>
                <w:vertAlign w:val="superscript"/>
              </w:rPr>
              <w:t xml:space="preserve"> </w:t>
            </w:r>
            <w:r w:rsidR="000E6DBE" w:rsidRPr="00ED1DE6">
              <w:rPr>
                <w:rFonts w:ascii="Consolas" w:hAnsi="Consolas" w:cs="Consolas"/>
                <w:sz w:val="18"/>
                <w:szCs w:val="18"/>
                <w:vertAlign w:val="superscript"/>
              </w:rPr>
              <w:t>2</w:t>
            </w:r>
          </w:p>
        </w:tc>
      </w:tr>
      <w:tr w:rsidR="002D68FE" w:rsidRPr="002D68FE" w14:paraId="4D70682F" w14:textId="4D3FF41F" w:rsidTr="00276D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106BBFE0" w14:textId="77777777"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t>positionalAccuracy</w:t>
            </w:r>
          </w:p>
        </w:tc>
        <w:tc>
          <w:tcPr>
            <w:tcW w:w="5660" w:type="dxa"/>
            <w:noWrap/>
            <w:hideMark/>
          </w:tcPr>
          <w:p w14:paraId="10ACBA36" w14:textId="111BB890" w:rsidR="002D68FE" w:rsidRPr="002D68FE" w:rsidRDefault="002D68FE" w:rsidP="000500C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positionalAccuracy</w:t>
            </w:r>
            <w:r w:rsidR="00DD326E">
              <w:rPr>
                <w:rFonts w:ascii="Consolas" w:hAnsi="Consolas" w:cs="Consolas"/>
                <w:sz w:val="18"/>
                <w:szCs w:val="18"/>
              </w:rPr>
              <w:t>:Quantity::value</w:t>
            </w:r>
            <w:r w:rsidR="000E6DBE">
              <w:rPr>
                <w:rFonts w:ascii="Consolas" w:hAnsi="Consolas" w:cs="Consolas"/>
                <w:sz w:val="18"/>
                <w:szCs w:val="18"/>
              </w:rPr>
              <w:t xml:space="preserve"> </w:t>
            </w:r>
          </w:p>
        </w:tc>
      </w:tr>
      <w:tr w:rsidR="002D68FE" w:rsidRPr="002D68FE" w14:paraId="65002B27" w14:textId="74330785" w:rsidTr="00276D9C">
        <w:trPr>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6C59A03F" w14:textId="77777777"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t>source</w:t>
            </w:r>
          </w:p>
        </w:tc>
        <w:tc>
          <w:tcPr>
            <w:tcW w:w="5660" w:type="dxa"/>
            <w:noWrap/>
            <w:hideMark/>
          </w:tcPr>
          <w:p w14:paraId="45659489" w14:textId="7F662A5C" w:rsidR="002D68FE" w:rsidRPr="002D68FE" w:rsidRDefault="003C3877" w:rsidP="00DD32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002D68FE" w:rsidRPr="002D68FE">
              <w:rPr>
                <w:rFonts w:ascii="Consolas" w:hAnsi="Consolas" w:cs="Consolas"/>
                <w:sz w:val="18"/>
                <w:szCs w:val="18"/>
              </w:rPr>
              <w:t>pecification</w:t>
            </w:r>
            <w:r w:rsidR="00DD326E">
              <w:rPr>
                <w:rFonts w:ascii="Consolas" w:hAnsi="Consolas" w:cs="Consolas"/>
                <w:sz w:val="18"/>
                <w:szCs w:val="18"/>
              </w:rPr>
              <w:t>:</w:t>
            </w:r>
            <w:r w:rsidR="002D68FE" w:rsidRPr="002D68FE">
              <w:rPr>
                <w:rFonts w:ascii="Consolas" w:hAnsi="Consolas" w:cs="Consolas"/>
                <w:sz w:val="18"/>
                <w:szCs w:val="18"/>
              </w:rPr>
              <w:t>GeologicUnit</w:t>
            </w:r>
            <w:r w:rsidR="00DD326E">
              <w:rPr>
                <w:rFonts w:ascii="Consolas" w:hAnsi="Consolas" w:cs="Consolas"/>
                <w:sz w:val="18"/>
                <w:szCs w:val="18"/>
              </w:rPr>
              <w:t>::</w:t>
            </w:r>
            <w:r w:rsidR="002D68FE" w:rsidRPr="002D68FE">
              <w:rPr>
                <w:rFonts w:ascii="Consolas" w:hAnsi="Consolas" w:cs="Consolas"/>
                <w:sz w:val="18"/>
                <w:szCs w:val="18"/>
              </w:rPr>
              <w:t>metaDataP</w:t>
            </w:r>
            <w:r w:rsidR="00373E5D">
              <w:rPr>
                <w:rFonts w:ascii="Consolas" w:hAnsi="Consolas" w:cs="Consolas"/>
                <w:sz w:val="18"/>
                <w:szCs w:val="18"/>
              </w:rPr>
              <w:t>roperty</w:t>
            </w:r>
            <w:r w:rsidR="00373E5D" w:rsidRPr="00373E5D">
              <w:rPr>
                <w:rFonts w:ascii="Consolas" w:hAnsi="Consolas" w:cs="Consolas"/>
                <w:sz w:val="18"/>
                <w:szCs w:val="18"/>
              </w:rPr>
              <w:t>(…):CI_Citation</w:t>
            </w:r>
            <w:r w:rsidR="00373E5D">
              <w:rPr>
                <w:rFonts w:ascii="Consolas" w:hAnsi="Consolas" w:cs="Consolas"/>
                <w:sz w:val="18"/>
                <w:szCs w:val="18"/>
              </w:rPr>
              <w:t xml:space="preserve"> </w:t>
            </w:r>
            <w:r w:rsidR="000E6DBE" w:rsidRPr="00ED1DE6">
              <w:rPr>
                <w:rFonts w:ascii="Consolas" w:hAnsi="Consolas" w:cs="Consolas"/>
                <w:sz w:val="18"/>
                <w:szCs w:val="18"/>
                <w:vertAlign w:val="superscript"/>
              </w:rPr>
              <w:t>1</w:t>
            </w:r>
          </w:p>
        </w:tc>
      </w:tr>
      <w:tr w:rsidR="002D68FE" w:rsidRPr="002D68FE" w14:paraId="303306A7" w14:textId="77D53572" w:rsidTr="00276D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528459C6" w14:textId="77777777"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t>geologicUnitType_uri</w:t>
            </w:r>
          </w:p>
        </w:tc>
        <w:tc>
          <w:tcPr>
            <w:tcW w:w="5660" w:type="dxa"/>
            <w:noWrap/>
            <w:hideMark/>
          </w:tcPr>
          <w:p w14:paraId="3A74DC45" w14:textId="2868A903" w:rsidR="002D68FE" w:rsidRPr="002D68FE" w:rsidRDefault="003C3877" w:rsidP="000500C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00DD326E">
              <w:rPr>
                <w:rFonts w:ascii="Consolas" w:hAnsi="Consolas" w:cs="Consolas"/>
                <w:sz w:val="18"/>
                <w:szCs w:val="18"/>
              </w:rPr>
              <w:t>pecification:GeologicUnit::</w:t>
            </w:r>
            <w:r w:rsidR="002D68FE" w:rsidRPr="002D68FE">
              <w:rPr>
                <w:rFonts w:ascii="Consolas" w:hAnsi="Consolas" w:cs="Consolas"/>
                <w:sz w:val="18"/>
                <w:szCs w:val="18"/>
              </w:rPr>
              <w:t>geologicUnitType</w:t>
            </w:r>
            <w:r w:rsidR="008338EF">
              <w:rPr>
                <w:rFonts w:ascii="Consolas" w:hAnsi="Consolas" w:cs="Consolas"/>
                <w:sz w:val="18"/>
                <w:szCs w:val="18"/>
              </w:rPr>
              <w:t xml:space="preserve"> </w:t>
            </w:r>
            <w:r w:rsidR="008338EF" w:rsidRPr="00ED1DE6">
              <w:rPr>
                <w:rFonts w:ascii="Consolas" w:hAnsi="Consolas" w:cs="Consolas"/>
                <w:sz w:val="18"/>
                <w:szCs w:val="18"/>
                <w:vertAlign w:val="superscript"/>
              </w:rPr>
              <w:t>3</w:t>
            </w:r>
          </w:p>
        </w:tc>
      </w:tr>
      <w:tr w:rsidR="002D68FE" w:rsidRPr="002D68FE" w14:paraId="1570FFEA" w14:textId="756FE073" w:rsidTr="00276D9C">
        <w:trPr>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3093085D" w14:textId="77777777"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t>representativeLithology_uri</w:t>
            </w:r>
          </w:p>
        </w:tc>
        <w:tc>
          <w:tcPr>
            <w:tcW w:w="5660" w:type="dxa"/>
            <w:noWrap/>
            <w:hideMark/>
          </w:tcPr>
          <w:p w14:paraId="51EABF54" w14:textId="7C0B627A" w:rsidR="002D68FE" w:rsidRPr="002D68FE" w:rsidRDefault="003C3877" w:rsidP="000500C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00DD326E">
              <w:rPr>
                <w:rFonts w:ascii="Consolas" w:hAnsi="Consolas" w:cs="Consolas"/>
                <w:sz w:val="18"/>
                <w:szCs w:val="18"/>
              </w:rPr>
              <w:t>pecification:GeologicUnit::composition:</w:t>
            </w:r>
          </w:p>
          <w:p w14:paraId="13B4AD82" w14:textId="0201477F" w:rsidR="002D68FE" w:rsidRPr="002D68FE" w:rsidRDefault="00DD326E" w:rsidP="000500C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CompositionPart::material:RockMaterial::</w:t>
            </w:r>
            <w:r w:rsidR="002D68FE" w:rsidRPr="002D68FE">
              <w:rPr>
                <w:rFonts w:ascii="Consolas" w:hAnsi="Consolas" w:cs="Consolas"/>
                <w:sz w:val="18"/>
                <w:szCs w:val="18"/>
              </w:rPr>
              <w:t>lithology</w:t>
            </w:r>
            <w:r w:rsidR="008338EF">
              <w:rPr>
                <w:rFonts w:ascii="Consolas" w:hAnsi="Consolas" w:cs="Consolas"/>
                <w:sz w:val="18"/>
                <w:szCs w:val="18"/>
              </w:rPr>
              <w:t xml:space="preserve"> </w:t>
            </w:r>
            <w:r w:rsidR="008338EF" w:rsidRPr="00ED1DE6">
              <w:rPr>
                <w:rFonts w:ascii="Consolas" w:hAnsi="Consolas" w:cs="Consolas"/>
                <w:sz w:val="18"/>
                <w:szCs w:val="18"/>
                <w:vertAlign w:val="superscript"/>
              </w:rPr>
              <w:t>3</w:t>
            </w:r>
          </w:p>
        </w:tc>
      </w:tr>
      <w:tr w:rsidR="002D68FE" w:rsidRPr="002D68FE" w14:paraId="01C26D08" w14:textId="5F5D5B8C" w:rsidTr="00276D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2B166384" w14:textId="77777777"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t>representativeAge_uri</w:t>
            </w:r>
          </w:p>
        </w:tc>
        <w:tc>
          <w:tcPr>
            <w:tcW w:w="5660" w:type="dxa"/>
            <w:noWrap/>
            <w:hideMark/>
          </w:tcPr>
          <w:p w14:paraId="16762F69" w14:textId="04B73D96" w:rsidR="00DD326E" w:rsidRPr="002D68FE" w:rsidRDefault="003C3877" w:rsidP="00DD32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00DD326E">
              <w:rPr>
                <w:rFonts w:ascii="Consolas" w:hAnsi="Consolas" w:cs="Consolas"/>
                <w:sz w:val="18"/>
                <w:szCs w:val="18"/>
              </w:rPr>
              <w:t>pecification:GeologicUnit::geologicHistory:</w:t>
            </w:r>
          </w:p>
          <w:p w14:paraId="14F47893" w14:textId="2812AFA2" w:rsidR="002D68FE" w:rsidRPr="002D68FE" w:rsidRDefault="00DD326E" w:rsidP="00DD32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GeologicEvent</w:t>
            </w:r>
            <w:r w:rsidR="008338EF">
              <w:rPr>
                <w:rFonts w:ascii="Consolas" w:hAnsi="Consolas" w:cs="Consolas"/>
                <w:sz w:val="18"/>
                <w:szCs w:val="18"/>
              </w:rPr>
              <w:t xml:space="preserve"> </w:t>
            </w:r>
            <w:r w:rsidR="008338EF" w:rsidRPr="00ED1DE6">
              <w:rPr>
                <w:rFonts w:ascii="Consolas" w:hAnsi="Consolas" w:cs="Consolas"/>
                <w:sz w:val="18"/>
                <w:szCs w:val="18"/>
                <w:vertAlign w:val="superscript"/>
              </w:rPr>
              <w:t>3</w:t>
            </w:r>
          </w:p>
        </w:tc>
      </w:tr>
      <w:tr w:rsidR="002D68FE" w:rsidRPr="002D68FE" w14:paraId="0A350FC4" w14:textId="2F2E2723" w:rsidTr="00276D9C">
        <w:trPr>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1ADD8647" w14:textId="77777777"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t>representativeOlderAge_uri</w:t>
            </w:r>
          </w:p>
        </w:tc>
        <w:tc>
          <w:tcPr>
            <w:tcW w:w="5660" w:type="dxa"/>
            <w:noWrap/>
            <w:hideMark/>
          </w:tcPr>
          <w:p w14:paraId="5E8CB639" w14:textId="2D72A692" w:rsidR="002D68FE" w:rsidRPr="002D68FE" w:rsidRDefault="003C3877" w:rsidP="000500C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00DD326E">
              <w:rPr>
                <w:rFonts w:ascii="Consolas" w:hAnsi="Consolas" w:cs="Consolas"/>
                <w:sz w:val="18"/>
                <w:szCs w:val="18"/>
              </w:rPr>
              <w:t>pecification:GeologicUnit::geologicHistory:</w:t>
            </w:r>
          </w:p>
          <w:p w14:paraId="3F751861" w14:textId="4D4230F7" w:rsidR="002D68FE" w:rsidRPr="002D68FE" w:rsidRDefault="002D68FE" w:rsidP="000500C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GeologicEvent</w:t>
            </w:r>
            <w:r w:rsidR="00DD326E">
              <w:rPr>
                <w:rFonts w:ascii="Consolas" w:hAnsi="Consolas" w:cs="Consolas"/>
                <w:sz w:val="18"/>
                <w:szCs w:val="18"/>
              </w:rPr>
              <w:t>::</w:t>
            </w:r>
            <w:r w:rsidRPr="002D68FE">
              <w:rPr>
                <w:rFonts w:ascii="Consolas" w:hAnsi="Consolas" w:cs="Consolas"/>
                <w:sz w:val="18"/>
                <w:szCs w:val="18"/>
              </w:rPr>
              <w:t>youngerNamedAge</w:t>
            </w:r>
            <w:r w:rsidR="008338EF">
              <w:rPr>
                <w:rFonts w:ascii="Consolas" w:hAnsi="Consolas" w:cs="Consolas"/>
                <w:sz w:val="18"/>
                <w:szCs w:val="18"/>
              </w:rPr>
              <w:t xml:space="preserve"> </w:t>
            </w:r>
            <w:r w:rsidR="008338EF" w:rsidRPr="00ED1DE6">
              <w:rPr>
                <w:rFonts w:ascii="Consolas" w:hAnsi="Consolas" w:cs="Consolas"/>
                <w:sz w:val="18"/>
                <w:szCs w:val="18"/>
                <w:vertAlign w:val="superscript"/>
              </w:rPr>
              <w:t>3</w:t>
            </w:r>
          </w:p>
        </w:tc>
      </w:tr>
      <w:tr w:rsidR="002D68FE" w:rsidRPr="002D68FE" w14:paraId="55D7145F" w14:textId="56C55656" w:rsidTr="00276D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30AA9378" w14:textId="77777777"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t>representativeYoungerAge_uri</w:t>
            </w:r>
          </w:p>
        </w:tc>
        <w:tc>
          <w:tcPr>
            <w:tcW w:w="5660" w:type="dxa"/>
            <w:noWrap/>
            <w:hideMark/>
          </w:tcPr>
          <w:p w14:paraId="0C664F2F" w14:textId="49CFAA5F" w:rsidR="002D68FE" w:rsidRPr="002D68FE" w:rsidRDefault="003C3877" w:rsidP="000500C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00DD326E">
              <w:rPr>
                <w:rFonts w:ascii="Consolas" w:hAnsi="Consolas" w:cs="Consolas"/>
                <w:sz w:val="18"/>
                <w:szCs w:val="18"/>
              </w:rPr>
              <w:t>pecification:GeologicUnit::geologicHistory:</w:t>
            </w:r>
          </w:p>
          <w:p w14:paraId="1AE81E17" w14:textId="3C1C0D31" w:rsidR="002D68FE" w:rsidRPr="002D68FE" w:rsidRDefault="00DD326E" w:rsidP="000500C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Pr>
                <w:rFonts w:ascii="Consolas" w:hAnsi="Consolas" w:cs="Consolas"/>
                <w:sz w:val="18"/>
                <w:szCs w:val="18"/>
              </w:rPr>
              <w:t>GeologicEvent::</w:t>
            </w:r>
            <w:r w:rsidR="002D68FE" w:rsidRPr="002D68FE">
              <w:rPr>
                <w:rFonts w:ascii="Consolas" w:hAnsi="Consolas" w:cs="Consolas"/>
                <w:sz w:val="18"/>
                <w:szCs w:val="18"/>
              </w:rPr>
              <w:t>olderNamedAge</w:t>
            </w:r>
            <w:r w:rsidR="008338EF">
              <w:rPr>
                <w:rFonts w:ascii="Consolas" w:hAnsi="Consolas" w:cs="Consolas"/>
                <w:sz w:val="18"/>
                <w:szCs w:val="18"/>
              </w:rPr>
              <w:t xml:space="preserve"> </w:t>
            </w:r>
            <w:r w:rsidR="008338EF" w:rsidRPr="00ED1DE6">
              <w:rPr>
                <w:rFonts w:ascii="Consolas" w:hAnsi="Consolas" w:cs="Consolas"/>
                <w:sz w:val="18"/>
                <w:szCs w:val="18"/>
                <w:vertAlign w:val="superscript"/>
              </w:rPr>
              <w:t>3</w:t>
            </w:r>
          </w:p>
        </w:tc>
      </w:tr>
      <w:tr w:rsidR="002D68FE" w:rsidRPr="002D68FE" w14:paraId="392995E0" w14:textId="411CC3D8" w:rsidTr="00276D9C">
        <w:trPr>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37356D4F" w14:textId="77777777"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t>specification_uri</w:t>
            </w:r>
          </w:p>
        </w:tc>
        <w:tc>
          <w:tcPr>
            <w:tcW w:w="5660" w:type="dxa"/>
            <w:noWrap/>
            <w:hideMark/>
          </w:tcPr>
          <w:p w14:paraId="17AF3FA7" w14:textId="1228B8DD" w:rsidR="002D68FE" w:rsidRPr="002D68FE" w:rsidRDefault="003C3877" w:rsidP="000500C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00DD326E">
              <w:rPr>
                <w:rFonts w:ascii="Consolas" w:hAnsi="Consolas" w:cs="Consolas"/>
                <w:sz w:val="18"/>
                <w:szCs w:val="18"/>
              </w:rPr>
              <w:t>pecification</w:t>
            </w:r>
            <w:r w:rsidR="008338EF">
              <w:rPr>
                <w:rFonts w:ascii="Consolas" w:hAnsi="Consolas" w:cs="Consolas"/>
                <w:sz w:val="18"/>
                <w:szCs w:val="18"/>
              </w:rPr>
              <w:t xml:space="preserve"> </w:t>
            </w:r>
            <w:r w:rsidR="008338EF" w:rsidRPr="00ED1DE6">
              <w:rPr>
                <w:rFonts w:ascii="Consolas" w:hAnsi="Consolas" w:cs="Consolas"/>
                <w:sz w:val="18"/>
                <w:szCs w:val="18"/>
                <w:vertAlign w:val="superscript"/>
              </w:rPr>
              <w:t>3</w:t>
            </w:r>
          </w:p>
        </w:tc>
      </w:tr>
      <w:tr w:rsidR="002D68FE" w:rsidRPr="002D68FE" w14:paraId="7856D1A7" w14:textId="09175EBD" w:rsidTr="00276D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0B6792A9" w14:textId="77777777"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t>metadata_uri</w:t>
            </w:r>
          </w:p>
        </w:tc>
        <w:tc>
          <w:tcPr>
            <w:tcW w:w="5660" w:type="dxa"/>
            <w:noWrap/>
            <w:hideMark/>
          </w:tcPr>
          <w:p w14:paraId="1F722088" w14:textId="63A7F85C" w:rsidR="002D68FE" w:rsidRPr="002D68FE" w:rsidRDefault="003C3877" w:rsidP="000500C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00DD326E">
              <w:rPr>
                <w:rFonts w:ascii="Consolas" w:hAnsi="Consolas" w:cs="Consolas"/>
                <w:sz w:val="18"/>
                <w:szCs w:val="18"/>
              </w:rPr>
              <w:t>pecification:GeologicUnit::</w:t>
            </w:r>
            <w:r w:rsidR="002D68FE" w:rsidRPr="002D68FE">
              <w:rPr>
                <w:rFonts w:ascii="Consolas" w:hAnsi="Consolas" w:cs="Consolas"/>
                <w:sz w:val="18"/>
                <w:szCs w:val="18"/>
              </w:rPr>
              <w:t>metaDataProperty</w:t>
            </w:r>
            <w:r w:rsidR="008338EF">
              <w:rPr>
                <w:rFonts w:ascii="Consolas" w:hAnsi="Consolas" w:cs="Consolas"/>
                <w:sz w:val="18"/>
                <w:szCs w:val="18"/>
              </w:rPr>
              <w:t xml:space="preserve"> </w:t>
            </w:r>
            <w:r w:rsidR="008338EF" w:rsidRPr="00ED1DE6">
              <w:rPr>
                <w:rFonts w:ascii="Consolas" w:hAnsi="Consolas" w:cs="Consolas"/>
                <w:sz w:val="18"/>
                <w:szCs w:val="18"/>
                <w:vertAlign w:val="superscript"/>
              </w:rPr>
              <w:t>3</w:t>
            </w:r>
          </w:p>
        </w:tc>
      </w:tr>
      <w:tr w:rsidR="002D68FE" w:rsidRPr="002D68FE" w14:paraId="0DF3619F" w14:textId="145A1AE0" w:rsidTr="00276D9C">
        <w:trPr>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35B5E21D" w14:textId="77777777"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t>genericSymbolizer</w:t>
            </w:r>
          </w:p>
        </w:tc>
        <w:tc>
          <w:tcPr>
            <w:tcW w:w="5660" w:type="dxa"/>
            <w:noWrap/>
            <w:hideMark/>
          </w:tcPr>
          <w:p w14:paraId="1DB0427C" w14:textId="77777777" w:rsidR="002D68FE" w:rsidRPr="002D68FE" w:rsidRDefault="002D68FE" w:rsidP="000500C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p>
        </w:tc>
      </w:tr>
      <w:tr w:rsidR="002D68FE" w:rsidRPr="002D68FE" w14:paraId="1D0E3C5E" w14:textId="3F215993" w:rsidTr="00276D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4CF4CAAE" w14:textId="77777777"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t>shape</w:t>
            </w:r>
          </w:p>
        </w:tc>
        <w:tc>
          <w:tcPr>
            <w:tcW w:w="5660" w:type="dxa"/>
            <w:noWrap/>
            <w:hideMark/>
          </w:tcPr>
          <w:p w14:paraId="66105EB5" w14:textId="77777777" w:rsidR="002D68FE" w:rsidRPr="002D68FE" w:rsidRDefault="002D68FE" w:rsidP="000500C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shape</w:t>
            </w:r>
          </w:p>
        </w:tc>
      </w:tr>
      <w:tr w:rsidR="00ED1DE6" w:rsidRPr="002D68FE" w14:paraId="7751E460" w14:textId="77777777" w:rsidTr="00276D9C">
        <w:trPr>
          <w:trHeight w:val="215"/>
        </w:trPr>
        <w:tc>
          <w:tcPr>
            <w:cnfStyle w:val="001000000000" w:firstRow="0" w:lastRow="0" w:firstColumn="1" w:lastColumn="0" w:oddVBand="0" w:evenVBand="0" w:oddHBand="0" w:evenHBand="0" w:firstRowFirstColumn="0" w:firstRowLastColumn="0" w:lastRowFirstColumn="0" w:lastRowLastColumn="0"/>
            <w:tcW w:w="8648" w:type="dxa"/>
            <w:gridSpan w:val="2"/>
            <w:noWrap/>
          </w:tcPr>
          <w:p w14:paraId="4C633483" w14:textId="6A4FACD4" w:rsidR="00ED1DE6" w:rsidRDefault="00ED1DE6" w:rsidP="000500CD">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2EC70B55" w14:textId="77777777" w:rsidR="00ED1DE6" w:rsidRDefault="00ED1DE6" w:rsidP="000500CD">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6C2C3749" w14:textId="3A929F0A" w:rsidR="00ED1DE6" w:rsidRPr="002D68FE" w:rsidRDefault="00ED1DE6" w:rsidP="00ED1DE6">
            <w:pPr>
              <w:spacing w:after="0"/>
              <w:rPr>
                <w:rFonts w:ascii="Consolas" w:hAnsi="Consolas" w:cs="Consolas"/>
                <w:sz w:val="18"/>
                <w:szCs w:val="18"/>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w:t>
            </w:r>
            <w:r w:rsidR="008338EF">
              <w:rPr>
                <w:rFonts w:ascii="Consolas" w:hAnsi="Consolas" w:cs="Consolas"/>
                <w:sz w:val="18"/>
                <w:szCs w:val="18"/>
              </w:rPr>
              <w:t xml:space="preserve"> use to reach a representation.</w:t>
            </w:r>
          </w:p>
        </w:tc>
      </w:tr>
    </w:tbl>
    <w:p w14:paraId="09C0ADA6" w14:textId="77777777" w:rsidR="001C6DEB" w:rsidRDefault="001C6DEB" w:rsidP="00176E9E"/>
    <w:p w14:paraId="4055BD51" w14:textId="77777777" w:rsidR="00176E9E" w:rsidRDefault="00176E9E" w:rsidP="00176E9E">
      <w:pPr>
        <w:pStyle w:val="Titre4"/>
      </w:pPr>
      <w:proofErr w:type="gramStart"/>
      <w:r>
        <w:t>i</w:t>
      </w:r>
      <w:r w:rsidRPr="00D970E9">
        <w:t>dentifier</w:t>
      </w:r>
      <w:proofErr w:type="gramEnd"/>
    </w:p>
    <w:p w14:paraId="5F4D1418" w14:textId="77777777" w:rsidR="00176E9E" w:rsidRDefault="00176E9E" w:rsidP="00176E9E"/>
    <w:p w14:paraId="035EC63A" w14:textId="098A7B9D" w:rsidR="00D96958" w:rsidRDefault="00176E9E" w:rsidP="00D96958">
      <w:pPr>
        <w:rPr>
          <w:lang w:val="en-CA"/>
        </w:rPr>
      </w:pPr>
      <w:r w:rsidRPr="00D970E9">
        <w:t xml:space="preserve">Globally unique </w:t>
      </w:r>
      <w:r>
        <w:t>identifier</w:t>
      </w:r>
      <w:proofErr w:type="gramStart"/>
      <w:r>
        <w:t>:</w:t>
      </w:r>
      <w:r w:rsidR="00253146">
        <w:t>Primitive</w:t>
      </w:r>
      <w:proofErr w:type="gramEnd"/>
      <w:r w:rsidR="00253146">
        <w:t>::CharacterString</w:t>
      </w:r>
      <w:r>
        <w:t xml:space="preserve"> shall uniquely identifies a tuple within the dataset</w:t>
      </w:r>
      <w:r w:rsidR="00D96958">
        <w:t xml:space="preserve"> and be formatted as an </w:t>
      </w:r>
      <w:r w:rsidR="00D96958">
        <w:rPr>
          <w:lang w:val="en-CA"/>
        </w:rPr>
        <w:t xml:space="preserve">absolute URI conformant to RFC </w:t>
      </w:r>
      <w:commentRangeStart w:id="302"/>
      <w:r w:rsidR="00D96958">
        <w:rPr>
          <w:lang w:val="en-CA"/>
        </w:rPr>
        <w:t>3986</w:t>
      </w:r>
      <w:commentRangeEnd w:id="302"/>
      <w:r w:rsidR="00D96958">
        <w:rPr>
          <w:rStyle w:val="Marquedecommentaire"/>
        </w:rPr>
        <w:commentReference w:id="302"/>
      </w:r>
      <w:r w:rsidR="00D96958">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27DC5F7" w14:textId="77777777" w:rsidTr="002E6F45">
        <w:trPr>
          <w:cantSplit/>
        </w:trPr>
        <w:tc>
          <w:tcPr>
            <w:tcW w:w="4219" w:type="dxa"/>
            <w:tcBorders>
              <w:right w:val="nil"/>
            </w:tcBorders>
            <w:shd w:val="clear" w:color="auto" w:fill="auto"/>
          </w:tcPr>
          <w:p w14:paraId="637232AB" w14:textId="688CABB4" w:rsidR="00176E9E" w:rsidRPr="00D12552" w:rsidRDefault="00176E9E" w:rsidP="002E6F45">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geologicunitview-identifier-unique</w:t>
            </w:r>
          </w:p>
        </w:tc>
        <w:tc>
          <w:tcPr>
            <w:tcW w:w="4678" w:type="dxa"/>
            <w:tcBorders>
              <w:left w:val="nil"/>
            </w:tcBorders>
            <w:shd w:val="clear" w:color="auto" w:fill="auto"/>
          </w:tcPr>
          <w:p w14:paraId="2F0EB68B" w14:textId="77A3F61F" w:rsidR="00176E9E" w:rsidRPr="00D12552" w:rsidRDefault="005279F1" w:rsidP="002E6F45">
            <w:pPr>
              <w:pStyle w:val="Tabletext10"/>
              <w:jc w:val="left"/>
              <w:rPr>
                <w:rStyle w:val="reqtext"/>
                <w:lang w:val="en-CA"/>
              </w:rPr>
            </w:pPr>
            <w:proofErr w:type="gramStart"/>
            <w:r>
              <w:rPr>
                <w:rStyle w:val="reqtext"/>
                <w:lang w:val="en-CA"/>
              </w:rPr>
              <w:t>i</w:t>
            </w:r>
            <w:r w:rsidR="00176E9E">
              <w:rPr>
                <w:rStyle w:val="reqtext"/>
                <w:lang w:val="en-CA"/>
              </w:rPr>
              <w:t>dentifier</w:t>
            </w:r>
            <w:proofErr w:type="gramEnd"/>
            <w:r w:rsidR="00176E9E">
              <w:rPr>
                <w:rStyle w:val="reqtext"/>
                <w:lang w:val="en-CA"/>
              </w:rPr>
              <w:t xml:space="preserve"> SHALL be unique to a dataset</w:t>
            </w:r>
            <w:r w:rsidR="007A7721">
              <w:rPr>
                <w:rStyle w:val="reqtext"/>
                <w:lang w:val="en-CA"/>
              </w:rPr>
              <w:t>.</w:t>
            </w:r>
          </w:p>
        </w:tc>
      </w:tr>
    </w:tbl>
    <w:p w14:paraId="0F3E51B2" w14:textId="77777777" w:rsidR="00176E9E" w:rsidRDefault="00176E9E" w:rsidP="00176E9E"/>
    <w:p w14:paraId="64D0C80B" w14:textId="5766E529" w:rsidR="00176E9E" w:rsidRDefault="00416BC2" w:rsidP="00176E9E">
      <w:r>
        <w:t xml:space="preserve">The identifier </w:t>
      </w:r>
      <w:r w:rsidR="00176E9E">
        <w:t>should</w:t>
      </w:r>
      <w:r w:rsidR="00176E9E" w:rsidRPr="00D970E9">
        <w:t xml:space="preserve"> have the same value as the corresponding GeoSciML MappedFeature</w:t>
      </w:r>
      <w:r w:rsidR="00176E9E">
        <w:t xml:space="preserve"> identifier, if available</w:t>
      </w:r>
      <w:r w:rsidR="00176E9E" w:rsidRPr="00D970E9">
        <w:t>.</w:t>
      </w:r>
      <w:r w:rsidR="00176E9E">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51C0FFF" w14:textId="77777777" w:rsidTr="002E6F45">
        <w:trPr>
          <w:cantSplit/>
        </w:trPr>
        <w:tc>
          <w:tcPr>
            <w:tcW w:w="4219" w:type="dxa"/>
            <w:tcBorders>
              <w:right w:val="nil"/>
            </w:tcBorders>
            <w:shd w:val="clear" w:color="auto" w:fill="auto"/>
          </w:tcPr>
          <w:p w14:paraId="1C611194" w14:textId="16B5CEAA" w:rsidR="00176E9E" w:rsidRPr="00D12552" w:rsidRDefault="00176E9E" w:rsidP="002E6F45">
            <w:pPr>
              <w:pStyle w:val="Tabletext10"/>
              <w:rPr>
                <w:rStyle w:val="requri"/>
                <w:noProof/>
                <w:lang w:val="en-CA"/>
              </w:rPr>
            </w:pPr>
            <w:r>
              <w:rPr>
                <w:rStyle w:val="requri"/>
                <w:noProof/>
                <w:lang w:val="en-CA"/>
              </w:rPr>
              <w:lastRenderedPageBreak/>
              <w:t>/req</w:t>
            </w:r>
            <w:r w:rsidR="004832DE">
              <w:rPr>
                <w:rStyle w:val="requri"/>
                <w:noProof/>
                <w:lang w:val="en-CA"/>
              </w:rPr>
              <w:t>gsml4-lite</w:t>
            </w:r>
            <w:r w:rsidR="00AB3F81">
              <w:rPr>
                <w:rStyle w:val="requri"/>
                <w:noProof/>
                <w:lang w:val="en-CA"/>
              </w:rPr>
              <w:t>/gsml4-lite/</w:t>
            </w:r>
            <w:r>
              <w:rPr>
                <w:rStyle w:val="requri"/>
                <w:noProof/>
                <w:lang w:val="en-CA"/>
              </w:rPr>
              <w:t>geologicunitview-identifier</w:t>
            </w:r>
          </w:p>
        </w:tc>
        <w:tc>
          <w:tcPr>
            <w:tcW w:w="4678" w:type="dxa"/>
            <w:tcBorders>
              <w:left w:val="nil"/>
            </w:tcBorders>
            <w:shd w:val="clear" w:color="auto" w:fill="auto"/>
          </w:tcPr>
          <w:p w14:paraId="52EC0F84" w14:textId="72EB8116" w:rsidR="00176E9E" w:rsidRPr="00D12552" w:rsidRDefault="00176E9E" w:rsidP="002E6F45">
            <w:pPr>
              <w:pStyle w:val="Tabletext10"/>
              <w:jc w:val="left"/>
              <w:rPr>
                <w:rStyle w:val="reqtext"/>
                <w:lang w:val="en-CA"/>
              </w:rPr>
            </w:pPr>
            <w:r>
              <w:rPr>
                <w:rStyle w:val="reqtext"/>
                <w:lang w:val="en-CA"/>
              </w:rPr>
              <w:t xml:space="preserve">Where possible, </w:t>
            </w:r>
            <w:commentRangeStart w:id="303"/>
            <w:r>
              <w:rPr>
                <w:rStyle w:val="reqtext"/>
                <w:lang w:val="en-CA"/>
              </w:rPr>
              <w:t>GeologicUnitView identifier SHOULD correspond to an instance of MappedFeature</w:t>
            </w:r>
            <w:commentRangeEnd w:id="303"/>
            <w:r>
              <w:rPr>
                <w:rStyle w:val="Marquedecommentaire"/>
                <w:rFonts w:ascii="Times New Roman" w:eastAsia="Times New Roman" w:hAnsi="Times New Roman"/>
                <w:lang w:val="en-US" w:eastAsia="en-US"/>
              </w:rPr>
              <w:commentReference w:id="303"/>
            </w:r>
            <w:r w:rsidR="007A7721">
              <w:rPr>
                <w:rStyle w:val="reqtext"/>
                <w:lang w:val="en-CA"/>
              </w:rPr>
              <w:t>.</w:t>
            </w:r>
          </w:p>
        </w:tc>
      </w:tr>
    </w:tbl>
    <w:p w14:paraId="609E89B1" w14:textId="77777777" w:rsidR="00176E9E" w:rsidRDefault="00176E9E" w:rsidP="00176E9E"/>
    <w:p w14:paraId="3D154642" w14:textId="77777777" w:rsidR="00176E9E" w:rsidRDefault="00176E9E" w:rsidP="00176E9E">
      <w:pPr>
        <w:pStyle w:val="Titre4"/>
      </w:pPr>
      <w:proofErr w:type="gramStart"/>
      <w:r>
        <w:t>name</w:t>
      </w:r>
      <w:proofErr w:type="gramEnd"/>
    </w:p>
    <w:p w14:paraId="74352E96" w14:textId="77777777" w:rsidR="00176E9E" w:rsidRPr="002B6140" w:rsidRDefault="00176E9E" w:rsidP="00176E9E"/>
    <w:p w14:paraId="37491DD0" w14:textId="77F15462" w:rsidR="00176E9E" w:rsidRPr="00D970E9" w:rsidRDefault="00A41623" w:rsidP="00176E9E">
      <w:pPr>
        <w:rPr>
          <w:lang w:val="en-CA"/>
        </w:rPr>
      </w:pPr>
      <w:r>
        <w:t>If present, t</w:t>
      </w:r>
      <w:r w:rsidR="00416BC2">
        <w:t xml:space="preserve">he property </w:t>
      </w:r>
      <w:r w:rsidR="00176E9E">
        <w:t>name</w:t>
      </w:r>
      <w:proofErr w:type="gramStart"/>
      <w:r w:rsidR="00176E9E">
        <w:t>:</w:t>
      </w:r>
      <w:r w:rsidR="00253146">
        <w:t>Primitive</w:t>
      </w:r>
      <w:proofErr w:type="gramEnd"/>
      <w:r w:rsidR="00253146">
        <w:t>::</w:t>
      </w:r>
      <w:r w:rsidR="00176E9E">
        <w:t xml:space="preserve">CharacterString is a </w:t>
      </w:r>
      <w:r w:rsidR="00176E9E" w:rsidRPr="00D970E9">
        <w:rPr>
          <w:lang w:val="en-CA"/>
        </w:rPr>
        <w:t>Display name for the GeologicalUnit.</w:t>
      </w:r>
    </w:p>
    <w:p w14:paraId="0B098F01" w14:textId="77777777" w:rsidR="00176E9E" w:rsidRDefault="00176E9E" w:rsidP="00176E9E">
      <w:pPr>
        <w:pStyle w:val="Titre4"/>
      </w:pPr>
      <w:proofErr w:type="gramStart"/>
      <w:r>
        <w:t>description</w:t>
      </w:r>
      <w:proofErr w:type="gramEnd"/>
    </w:p>
    <w:p w14:paraId="08BFD60F" w14:textId="77777777" w:rsidR="00176E9E" w:rsidRDefault="00176E9E" w:rsidP="00176E9E"/>
    <w:p w14:paraId="4283B5DF" w14:textId="781E6086" w:rsidR="00176E9E" w:rsidRDefault="00A41623" w:rsidP="00176E9E">
      <w:r>
        <w:t>If present, t</w:t>
      </w:r>
      <w:r w:rsidR="00416BC2">
        <w:t>he property</w:t>
      </w:r>
      <w:r w:rsidR="00176E9E" w:rsidRPr="00F4750B">
        <w:t xml:space="preserve"> description</w:t>
      </w:r>
      <w:proofErr w:type="gramStart"/>
      <w:r w:rsidR="00176E9E">
        <w:t>:</w:t>
      </w:r>
      <w:r w:rsidR="00253146">
        <w:t>Primitive</w:t>
      </w:r>
      <w:proofErr w:type="gramEnd"/>
      <w:r w:rsidR="00253146">
        <w:t>::</w:t>
      </w:r>
      <w:r w:rsidR="00176E9E">
        <w:t>CharacterString</w:t>
      </w:r>
      <w:r w:rsidR="00176E9E" w:rsidRPr="00F4750B">
        <w:t xml:space="preserve"> </w:t>
      </w:r>
      <w:r w:rsidR="00416BC2">
        <w:t xml:space="preserve">is a description </w:t>
      </w:r>
      <w:r w:rsidR="00176E9E" w:rsidRPr="00F4750B">
        <w:t>of the GeologicUnit, typically taken from an entry on a geological map legend.</w:t>
      </w:r>
    </w:p>
    <w:p w14:paraId="51E4FD3C" w14:textId="77777777" w:rsidR="00176E9E" w:rsidRDefault="00176E9E" w:rsidP="00176E9E">
      <w:pPr>
        <w:pStyle w:val="Titre4"/>
      </w:pPr>
      <w:proofErr w:type="gramStart"/>
      <w:r w:rsidRPr="00D970E9">
        <w:t>geologicUnitType</w:t>
      </w:r>
      <w:proofErr w:type="gramEnd"/>
    </w:p>
    <w:p w14:paraId="58D3BCBD" w14:textId="77777777" w:rsidR="00176E9E" w:rsidRDefault="00176E9E" w:rsidP="00176E9E"/>
    <w:p w14:paraId="4DFC859C" w14:textId="664B3A07" w:rsidR="00176E9E" w:rsidRDefault="00A41623" w:rsidP="00176E9E">
      <w:r>
        <w:t>If present, t</w:t>
      </w:r>
      <w:r w:rsidR="00416BC2">
        <w:t>he property geologicUnitType</w:t>
      </w:r>
      <w:r w:rsidR="00176E9E">
        <w:t xml:space="preserve"> (</w:t>
      </w:r>
      <w:r w:rsidR="00253146">
        <w:t>Primitive::CharacterString</w:t>
      </w:r>
      <w:r w:rsidR="00176E9E">
        <w:t xml:space="preserve">) </w:t>
      </w:r>
      <w:proofErr w:type="gramStart"/>
      <w:r w:rsidR="00416BC2">
        <w:t xml:space="preserve">contains </w:t>
      </w:r>
      <w:r w:rsidR="00176E9E">
        <w:t xml:space="preserve"> the</w:t>
      </w:r>
      <w:proofErr w:type="gramEnd"/>
      <w:r w:rsidR="00176E9E">
        <w:t xml:space="preserve"> t</w:t>
      </w:r>
      <w:r w:rsidR="00176E9E" w:rsidRPr="00263FE6">
        <w:t>ype of GeologicUnit</w:t>
      </w:r>
      <w:r w:rsidR="00416BC2">
        <w:t>Type</w:t>
      </w:r>
      <w:r w:rsidR="00176E9E" w:rsidRPr="00263FE6">
        <w:t xml:space="preserve"> (as defined in GeoSciML).</w:t>
      </w:r>
      <w:r w:rsidR="00176E9E">
        <w:t xml:space="preserve"> </w:t>
      </w:r>
      <w:r w:rsidR="00D41C9A">
        <w:t>To report a</w:t>
      </w:r>
      <w:r w:rsidR="00416BC2">
        <w:t>n</w:t>
      </w:r>
      <w:r w:rsidR="00D41C9A">
        <w:t xml:space="preserve"> identifier from a controlled vocabulary, </w:t>
      </w:r>
      <w:r w:rsidR="00176E9E">
        <w:t>geologicUnitType_uri</w:t>
      </w:r>
      <w:r w:rsidR="00D41C9A">
        <w:t xml:space="preserve"> shall be used.</w:t>
      </w:r>
    </w:p>
    <w:p w14:paraId="6B9EA18A" w14:textId="77777777" w:rsidR="00176E9E" w:rsidRDefault="00176E9E" w:rsidP="00176E9E">
      <w:pPr>
        <w:pStyle w:val="Titre4"/>
      </w:pPr>
      <w:proofErr w:type="gramStart"/>
      <w:r>
        <w:t>rank</w:t>
      </w:r>
      <w:proofErr w:type="gramEnd"/>
      <w:r w:rsidRPr="00F24B15">
        <w:t xml:space="preserve"> </w:t>
      </w:r>
    </w:p>
    <w:p w14:paraId="3FA80C3D" w14:textId="77777777" w:rsidR="00176E9E" w:rsidRDefault="00176E9E" w:rsidP="00176E9E"/>
    <w:p w14:paraId="2CEA6996" w14:textId="1A46886B" w:rsidR="00176E9E" w:rsidRDefault="00A41623" w:rsidP="00176E9E">
      <w:r>
        <w:t>If present, t</w:t>
      </w:r>
      <w:r w:rsidR="00D05564">
        <w:t xml:space="preserve">he property </w:t>
      </w:r>
      <w:r w:rsidR="00176E9E">
        <w:t>r</w:t>
      </w:r>
      <w:r w:rsidR="00176E9E" w:rsidRPr="00F24B15">
        <w:t>ank</w:t>
      </w:r>
      <w:proofErr w:type="gramStart"/>
      <w:r w:rsidR="00176E9E">
        <w:t>:</w:t>
      </w:r>
      <w:r w:rsidR="00253146">
        <w:t>Primitive</w:t>
      </w:r>
      <w:proofErr w:type="gramEnd"/>
      <w:r w:rsidR="00253146">
        <w:t>::CharacterString</w:t>
      </w:r>
      <w:r w:rsidR="00253146" w:rsidDel="00253146">
        <w:t xml:space="preserve"> </w:t>
      </w:r>
      <w:r w:rsidR="00D05564">
        <w:t xml:space="preserve">contain the rank </w:t>
      </w:r>
      <w:r w:rsidR="00176E9E" w:rsidRPr="00F24B15">
        <w:t xml:space="preserve">of GeologicUnit (as defined by ISC. </w:t>
      </w:r>
      <w:r w:rsidR="004C0141" w:rsidRPr="00F24B15">
        <w:t>e.g.</w:t>
      </w:r>
      <w:r w:rsidR="00176E9E" w:rsidRPr="00F24B15">
        <w:t>; group, formation, member).</w:t>
      </w:r>
      <w:r w:rsidR="00176E9E">
        <w:t xml:space="preserve">  </w:t>
      </w:r>
    </w:p>
    <w:p w14:paraId="37E168C6" w14:textId="77777777" w:rsidR="00176E9E" w:rsidRDefault="00176E9E" w:rsidP="00176E9E">
      <w:pPr>
        <w:pStyle w:val="Titre4"/>
      </w:pPr>
      <w:r w:rsidRPr="00D970E9">
        <w:t>Lithology</w:t>
      </w:r>
      <w:r w:rsidRPr="00CD1A35">
        <w:t xml:space="preserve"> </w:t>
      </w:r>
    </w:p>
    <w:p w14:paraId="5D7D4021" w14:textId="77777777" w:rsidR="00176E9E" w:rsidRDefault="00176E9E" w:rsidP="00176E9E"/>
    <w:p w14:paraId="291227C7" w14:textId="4BCA826D" w:rsidR="00176E9E" w:rsidRDefault="00A41623" w:rsidP="00176E9E">
      <w:r>
        <w:t>If present, co</w:t>
      </w:r>
      <w:r w:rsidR="00D05564">
        <w:t>ntains a h</w:t>
      </w:r>
      <w:r w:rsidR="00176E9E">
        <w:t xml:space="preserve">uman readable description as </w:t>
      </w:r>
      <w:r w:rsidR="00253146">
        <w:t>Primitive::CharacterString</w:t>
      </w:r>
      <w:r w:rsidR="00253146" w:rsidDel="00253146">
        <w:t xml:space="preserve"> </w:t>
      </w:r>
      <w:r w:rsidR="00176E9E">
        <w:t xml:space="preserve">of the </w:t>
      </w:r>
      <w:r w:rsidR="00176E9E" w:rsidRPr="00CD1A35">
        <w:t>GeologicUnit</w:t>
      </w:r>
      <w:r w:rsidR="00176E9E">
        <w:t xml:space="preserve">’s lithology, </w:t>
      </w:r>
      <w:r w:rsidR="00176E9E" w:rsidRPr="00CD1A35">
        <w:t>possib</w:t>
      </w:r>
      <w:r w:rsidR="00176E9E">
        <w:t xml:space="preserve">ly formatted with formal syntax (see </w:t>
      </w:r>
      <w:r w:rsidR="00176E9E">
        <w:fldChar w:fldCharType="begin"/>
      </w:r>
      <w:r w:rsidR="00176E9E">
        <w:instrText xml:space="preserve"> REF _Ref439853500 \r \h </w:instrText>
      </w:r>
      <w:r w:rsidR="00176E9E">
        <w:fldChar w:fldCharType="separate"/>
      </w:r>
      <w:r w:rsidR="00F02ED9">
        <w:t>7.3.1.3</w:t>
      </w:r>
      <w:r w:rsidR="00176E9E">
        <w:fldChar w:fldCharType="end"/>
      </w:r>
      <w:r w:rsidR="00176E9E">
        <w:t xml:space="preserve">).  The </w:t>
      </w:r>
      <w:r w:rsidR="004C0141">
        <w:t>description</w:t>
      </w:r>
      <w:r w:rsidR="00176E9E">
        <w:t xml:space="preserve"> can be language dependent.  </w:t>
      </w:r>
      <w:r w:rsidR="00D41C9A">
        <w:t xml:space="preserve">To report an identifier from a controlled vocabulary, </w:t>
      </w:r>
      <w:r w:rsidR="00176E9E" w:rsidRPr="00CD1A35">
        <w:t>representativeLithology_uri</w:t>
      </w:r>
      <w:r w:rsidR="00176E9E">
        <w:t xml:space="preserve"> </w:t>
      </w:r>
      <w:r w:rsidR="00D41C9A">
        <w:t>shall be use</w:t>
      </w:r>
      <w:r w:rsidR="004C0141">
        <w:t>d</w:t>
      </w:r>
      <w:r w:rsidR="00D41C9A">
        <w:t>.</w:t>
      </w:r>
    </w:p>
    <w:p w14:paraId="388CC573" w14:textId="77777777" w:rsidR="00176E9E" w:rsidRDefault="00176E9E" w:rsidP="00A12606">
      <w:pPr>
        <w:pStyle w:val="Titre4"/>
      </w:pPr>
      <w:proofErr w:type="gramStart"/>
      <w:r w:rsidRPr="00D970E9">
        <w:t>geologicHistory</w:t>
      </w:r>
      <w:proofErr w:type="gramEnd"/>
    </w:p>
    <w:p w14:paraId="01E379D2" w14:textId="77777777" w:rsidR="00D41C9A" w:rsidRDefault="00D41C9A" w:rsidP="00176E9E"/>
    <w:p w14:paraId="0B7FA38C" w14:textId="6CB3BD41" w:rsidR="00176E9E" w:rsidRDefault="00A41623" w:rsidP="00176E9E">
      <w:r>
        <w:t>If present, c</w:t>
      </w:r>
      <w:r w:rsidR="00D05564">
        <w:t>ontains a h</w:t>
      </w:r>
      <w:r w:rsidR="00176E9E">
        <w:t xml:space="preserve">uman readable description in </w:t>
      </w:r>
      <w:r w:rsidR="00253146">
        <w:t>Primitive::CharacterString</w:t>
      </w:r>
      <w:r w:rsidR="00176E9E">
        <w:t xml:space="preserve">, </w:t>
      </w:r>
      <w:r w:rsidR="00176E9E" w:rsidRPr="00CD1A35">
        <w:t>possib</w:t>
      </w:r>
      <w:r w:rsidR="00176E9E">
        <w:t xml:space="preserve">ly formatted with formal syntax (see </w:t>
      </w:r>
      <w:r w:rsidR="00176E9E">
        <w:fldChar w:fldCharType="begin"/>
      </w:r>
      <w:r w:rsidR="00176E9E">
        <w:instrText xml:space="preserve"> REF _Ref439853500 \r \h </w:instrText>
      </w:r>
      <w:r w:rsidR="00176E9E">
        <w:fldChar w:fldCharType="separate"/>
      </w:r>
      <w:r w:rsidR="00F02ED9">
        <w:t>7.3.1.3</w:t>
      </w:r>
      <w:r w:rsidR="00176E9E">
        <w:fldChar w:fldCharType="end"/>
      </w:r>
      <w:r w:rsidR="00176E9E">
        <w:t>),</w:t>
      </w:r>
      <w:r w:rsidR="00176E9E" w:rsidRPr="00CD1A35">
        <w:t xml:space="preserve"> of the age of the GeologicUnit (where age is a sequence of events and may include process and environment information).</w:t>
      </w:r>
      <w:r w:rsidR="00176E9E">
        <w:t xml:space="preserve"> </w:t>
      </w:r>
      <w:r w:rsidR="00D41C9A">
        <w:t>To report an identifier from a controlled vocabulary</w:t>
      </w:r>
      <w:r w:rsidR="00176E9E">
        <w:t xml:space="preserve">, </w:t>
      </w:r>
      <w:r w:rsidR="00176E9E" w:rsidRPr="00FB7A26">
        <w:t>representativeAge_uri</w:t>
      </w:r>
      <w:r w:rsidR="00176E9E">
        <w:t xml:space="preserve">, </w:t>
      </w:r>
      <w:r w:rsidR="00176E9E" w:rsidRPr="00FB7A26">
        <w:t>representative</w:t>
      </w:r>
      <w:r w:rsidR="00176E9E">
        <w:t>Older</w:t>
      </w:r>
      <w:r w:rsidR="00176E9E" w:rsidRPr="00FB7A26">
        <w:t>Age_uri</w:t>
      </w:r>
      <w:r w:rsidR="00176E9E">
        <w:t xml:space="preserve">, </w:t>
      </w:r>
      <w:r w:rsidR="00176E9E" w:rsidRPr="00FB7A26">
        <w:t>representative</w:t>
      </w:r>
      <w:r w:rsidR="00176E9E">
        <w:t>Younger</w:t>
      </w:r>
      <w:r w:rsidR="00176E9E" w:rsidRPr="00FB7A26">
        <w:t>Age_uri</w:t>
      </w:r>
      <w:r w:rsidR="00176E9E">
        <w:t xml:space="preserve"> shall be used.</w:t>
      </w:r>
    </w:p>
    <w:p w14:paraId="3AB1F260" w14:textId="77777777" w:rsidR="00176E9E" w:rsidRDefault="00176E9E" w:rsidP="00176E9E">
      <w:pPr>
        <w:pStyle w:val="Titre4"/>
      </w:pPr>
      <w:proofErr w:type="gramStart"/>
      <w:r w:rsidRPr="00D970E9">
        <w:lastRenderedPageBreak/>
        <w:t>numericOlderAge</w:t>
      </w:r>
      <w:proofErr w:type="gramEnd"/>
    </w:p>
    <w:p w14:paraId="57AC0F69" w14:textId="77777777" w:rsidR="00176E9E" w:rsidRPr="00670924" w:rsidRDefault="00176E9E" w:rsidP="00176E9E"/>
    <w:p w14:paraId="7ED8145F" w14:textId="7C25E162" w:rsidR="00176E9E" w:rsidRDefault="00A41623" w:rsidP="00176E9E">
      <w:r>
        <w:t>If present, t</w:t>
      </w:r>
      <w:r w:rsidR="00D05564">
        <w:t xml:space="preserve">he property numericOlderAge </w:t>
      </w:r>
      <w:r w:rsidR="00176E9E">
        <w:t xml:space="preserve">age is a </w:t>
      </w:r>
      <w:r w:rsidR="00176E9E" w:rsidRPr="00D970E9">
        <w:t>numerical representation</w:t>
      </w:r>
      <w:r w:rsidR="00176E9E">
        <w:t xml:space="preserve"> (</w:t>
      </w:r>
      <w:r w:rsidR="00253146">
        <w:t>Primitive::</w:t>
      </w:r>
      <w:r w:rsidR="00176E9E">
        <w:t>Number) of the unit’s older age in million years (Ma).</w:t>
      </w:r>
    </w:p>
    <w:p w14:paraId="42926990" w14:textId="77777777" w:rsidR="00176E9E" w:rsidRDefault="00176E9E" w:rsidP="00176E9E">
      <w:pPr>
        <w:pStyle w:val="Titre4"/>
      </w:pPr>
      <w:proofErr w:type="gramStart"/>
      <w:r w:rsidRPr="00D970E9">
        <w:t>numericYoungerAge</w:t>
      </w:r>
      <w:proofErr w:type="gramEnd"/>
    </w:p>
    <w:p w14:paraId="05E88645" w14:textId="77777777" w:rsidR="00176E9E" w:rsidRPr="00670924" w:rsidRDefault="00176E9E" w:rsidP="00176E9E"/>
    <w:p w14:paraId="4473A715" w14:textId="581D2EDE" w:rsidR="00176E9E" w:rsidRDefault="00A41623" w:rsidP="00176E9E">
      <w:r>
        <w:t>If present, t</w:t>
      </w:r>
      <w:r w:rsidR="00D05564">
        <w:t>he property numeric</w:t>
      </w:r>
      <w:r w:rsidR="00176E9E">
        <w:t>Young</w:t>
      </w:r>
      <w:r w:rsidR="002B5149">
        <w:t>erAge</w:t>
      </w:r>
      <w:r w:rsidR="00176E9E">
        <w:t xml:space="preserve"> is a </w:t>
      </w:r>
      <w:r w:rsidR="00176E9E" w:rsidRPr="00D970E9">
        <w:t>numerical representation</w:t>
      </w:r>
      <w:r w:rsidR="00176E9E">
        <w:t xml:space="preserve"> (</w:t>
      </w:r>
      <w:r w:rsidR="00253146">
        <w:t>Primitive::</w:t>
      </w:r>
      <w:r w:rsidR="00176E9E">
        <w:t>Number) of the unit’s younger age in million years (Ma).</w:t>
      </w:r>
    </w:p>
    <w:p w14:paraId="23DDBC4E" w14:textId="77777777" w:rsidR="00176E9E" w:rsidRDefault="00176E9E" w:rsidP="00176E9E">
      <w:pPr>
        <w:pStyle w:val="Titre4"/>
      </w:pPr>
      <w:proofErr w:type="gramStart"/>
      <w:r w:rsidRPr="00D970E9">
        <w:t>observationMethod</w:t>
      </w:r>
      <w:proofErr w:type="gramEnd"/>
    </w:p>
    <w:p w14:paraId="0C8DB07D" w14:textId="77777777" w:rsidR="00176E9E" w:rsidRDefault="00176E9E" w:rsidP="00176E9E"/>
    <w:p w14:paraId="32B86F12" w14:textId="731BA922" w:rsidR="00176E9E" w:rsidRDefault="00A41623" w:rsidP="00176E9E">
      <w:r>
        <w:t>If present, t</w:t>
      </w:r>
      <w:r w:rsidR="00176E9E">
        <w:t>he property</w:t>
      </w:r>
      <w:r w:rsidR="00176E9E" w:rsidRPr="009A0449">
        <w:t xml:space="preserve"> observationMethod</w:t>
      </w:r>
      <w:r w:rsidR="00176E9E">
        <w:t>:</w:t>
      </w:r>
      <w:r w:rsidR="00253146" w:rsidRPr="00253146">
        <w:t xml:space="preserve"> </w:t>
      </w:r>
      <w:r w:rsidR="00253146">
        <w:t>Primitive::CharacterString</w:t>
      </w:r>
      <w:r w:rsidR="00253146" w:rsidDel="00253146">
        <w:t xml:space="preserve"> </w:t>
      </w:r>
      <w:r w:rsidR="00176E9E">
        <w:t>is a m</w:t>
      </w:r>
      <w:r w:rsidR="00176E9E" w:rsidRPr="00D970E9">
        <w:t xml:space="preserve">etadata snippet indicating how the spatial extent of the feature was determined. ObservationMethod is a convenience property that provides </w:t>
      </w:r>
      <w:r w:rsidR="00176E9E">
        <w:t>a simple</w:t>
      </w:r>
      <w:r w:rsidR="00176E9E" w:rsidRPr="00D970E9">
        <w:t xml:space="preserve"> approach to observation metadata when data are reported using a feature view (as opposed to observation view).</w:t>
      </w:r>
    </w:p>
    <w:p w14:paraId="6889E033" w14:textId="77777777" w:rsidR="00176E9E" w:rsidRDefault="00176E9E" w:rsidP="00176E9E">
      <w:pPr>
        <w:pStyle w:val="Titre4"/>
      </w:pPr>
      <w:proofErr w:type="gramStart"/>
      <w:r w:rsidRPr="00D970E9">
        <w:t>positionalAccuracy</w:t>
      </w:r>
      <w:proofErr w:type="gramEnd"/>
    </w:p>
    <w:p w14:paraId="0C6AFC7E" w14:textId="77777777" w:rsidR="00176E9E" w:rsidRPr="00670924" w:rsidRDefault="00176E9E" w:rsidP="00176E9E"/>
    <w:p w14:paraId="7F6519D4" w14:textId="26D10831" w:rsidR="00176E9E" w:rsidRDefault="00A41623" w:rsidP="00176E9E">
      <w:r>
        <w:t>If present, t</w:t>
      </w:r>
      <w:r w:rsidR="00176E9E">
        <w:t xml:space="preserve">he property </w:t>
      </w:r>
      <w:r w:rsidR="00176E9E" w:rsidRPr="009A0449">
        <w:t>positionalAccuracy</w:t>
      </w:r>
      <w:proofErr w:type="gramStart"/>
      <w:r w:rsidR="00176E9E" w:rsidRPr="009A0449">
        <w:t>:</w:t>
      </w:r>
      <w:r w:rsidR="00253146">
        <w:t>Primitive</w:t>
      </w:r>
      <w:proofErr w:type="gramEnd"/>
      <w:r w:rsidR="00253146">
        <w:t>::CharacterString</w:t>
      </w:r>
      <w:r w:rsidR="00253146" w:rsidRPr="009A0449" w:rsidDel="00253146">
        <w:t xml:space="preserve"> </w:t>
      </w:r>
      <w:r w:rsidR="00AB423B">
        <w:t xml:space="preserve">is </w:t>
      </w:r>
      <w:r w:rsidR="00176E9E">
        <w:t>q</w:t>
      </w:r>
      <w:commentRangeStart w:id="304"/>
      <w:r w:rsidR="00176E9E" w:rsidRPr="00D970E9">
        <w:t>u</w:t>
      </w:r>
      <w:r w:rsidR="00176E9E">
        <w:t>antitative values defining</w:t>
      </w:r>
      <w:r w:rsidR="00176E9E" w:rsidRPr="00D970E9">
        <w:t xml:space="preserve"> the radius of an uncertainty buffer around a </w:t>
      </w:r>
      <w:r w:rsidR="002B5149">
        <w:t>M</w:t>
      </w:r>
      <w:r w:rsidR="00176E9E" w:rsidRPr="00D970E9">
        <w:t>appedFeature (</w:t>
      </w:r>
      <w:r w:rsidR="002B5149" w:rsidRPr="00D970E9">
        <w:t>e.g.</w:t>
      </w:r>
      <w:r w:rsidR="00176E9E" w:rsidRPr="00D970E9">
        <w:t>: a position</w:t>
      </w:r>
      <w:r w:rsidR="002B5149">
        <w:t>al</w:t>
      </w:r>
      <w:r w:rsidR="00176E9E" w:rsidRPr="00D970E9">
        <w:t>Accuracy of 100 m for a line feature defines a buffer polygon of total width 200 m centred on the line).</w:t>
      </w:r>
      <w:commentRangeEnd w:id="304"/>
      <w:r w:rsidR="00176E9E">
        <w:rPr>
          <w:rStyle w:val="Marquedecommentaire"/>
        </w:rPr>
        <w:commentReference w:id="304"/>
      </w:r>
    </w:p>
    <w:p w14:paraId="649CD2B9" w14:textId="77777777" w:rsidR="00176E9E" w:rsidRDefault="00176E9E" w:rsidP="00176E9E">
      <w:pPr>
        <w:pStyle w:val="Titre4"/>
      </w:pPr>
      <w:proofErr w:type="gramStart"/>
      <w:r>
        <w:t>source</w:t>
      </w:r>
      <w:proofErr w:type="gramEnd"/>
    </w:p>
    <w:p w14:paraId="6F4CF505" w14:textId="3AF85E15" w:rsidR="00176E9E" w:rsidRDefault="00A41623" w:rsidP="00176E9E">
      <w:r>
        <w:t>If present, t</w:t>
      </w:r>
      <w:r w:rsidR="00176E9E">
        <w:t>he property source</w:t>
      </w:r>
      <w:proofErr w:type="gramStart"/>
      <w:r w:rsidR="00176E9E">
        <w:t>:</w:t>
      </w:r>
      <w:r w:rsidR="00253146">
        <w:t>Primitive</w:t>
      </w:r>
      <w:proofErr w:type="gramEnd"/>
      <w:r w:rsidR="00253146">
        <w:t>::CharacterString</w:t>
      </w:r>
      <w:r w:rsidR="00253146" w:rsidDel="00253146">
        <w:t xml:space="preserve"> </w:t>
      </w:r>
      <w:r w:rsidR="00176E9E">
        <w:t>is a human readable t</w:t>
      </w:r>
      <w:r w:rsidR="00176E9E" w:rsidRPr="009A0449">
        <w:t>ext describing feature-specific details and citations to source materia</w:t>
      </w:r>
      <w:r w:rsidR="00176E9E">
        <w:t>ls, and if available provides</w:t>
      </w:r>
      <w:r w:rsidR="00176E9E" w:rsidRPr="009A0449">
        <w:t xml:space="preserve"> URLs to reference material and publications describing the geologic feature. This could be a short text synopsis of key inform</w:t>
      </w:r>
      <w:r w:rsidR="001E3746">
        <w:t>a</w:t>
      </w:r>
      <w:r w:rsidR="00176E9E" w:rsidRPr="009A0449">
        <w:t>tion that would also be in the metadata record referenced by metadata_uri.</w:t>
      </w:r>
    </w:p>
    <w:p w14:paraId="7660BDA5" w14:textId="77777777" w:rsidR="00176E9E" w:rsidRPr="00D970E9" w:rsidRDefault="00176E9E" w:rsidP="00176E9E">
      <w:pPr>
        <w:pStyle w:val="Titre4"/>
      </w:pPr>
      <w:r w:rsidRPr="00D970E9">
        <w:t>geologicUnitType_uri</w:t>
      </w:r>
    </w:p>
    <w:p w14:paraId="78585474" w14:textId="77777777" w:rsidR="00176E9E" w:rsidRDefault="00176E9E" w:rsidP="00176E9E">
      <w:pPr>
        <w:autoSpaceDE w:val="0"/>
        <w:autoSpaceDN w:val="0"/>
        <w:adjustRightInd w:val="0"/>
        <w:spacing w:after="1"/>
        <w:rPr>
          <w:rFonts w:ascii="Calibri" w:hAnsi="Calibri"/>
          <w:color w:val="000000"/>
          <w:sz w:val="20"/>
          <w:szCs w:val="20"/>
        </w:rPr>
      </w:pPr>
    </w:p>
    <w:p w14:paraId="6FACED89" w14:textId="4B1882CD" w:rsidR="00176E9E" w:rsidRPr="00D970E9" w:rsidRDefault="00176E9E" w:rsidP="00176E9E">
      <w:pPr>
        <w:rPr>
          <w:rFonts w:cs="Arial"/>
          <w:lang w:val="en-CA"/>
        </w:rPr>
      </w:pPr>
      <w:r>
        <w:t>The property geologicUnitType_uri</w:t>
      </w:r>
      <w:proofErr w:type="gramStart"/>
      <w:r>
        <w:t>:</w:t>
      </w:r>
      <w:r w:rsidR="00253146">
        <w:t>Primitive</w:t>
      </w:r>
      <w:proofErr w:type="gramEnd"/>
      <w:r w:rsidR="00253146">
        <w:t>::CharacterString</w:t>
      </w:r>
      <w:r w:rsidR="00253146" w:rsidDel="00253146">
        <w:t xml:space="preserve"> </w:t>
      </w:r>
      <w:r>
        <w:t xml:space="preserve">shall contain a </w:t>
      </w:r>
      <w:r w:rsidRPr="00D970E9">
        <w:t xml:space="preserve">URI referring to a controlled concept from a vocabulary defining the GeologicUnit types. </w:t>
      </w:r>
      <w:r>
        <w:t>It is a m</w:t>
      </w:r>
      <w:r w:rsidRPr="00D970E9">
        <w:t>andatory property - if no value is provided then a URI referring to a controlled concept explaining why the value is nil must be provided.</w:t>
      </w:r>
    </w:p>
    <w:p w14:paraId="5821834D" w14:textId="77777777" w:rsidR="00176E9E" w:rsidRDefault="00176E9E" w:rsidP="00176E9E"/>
    <w:p w14:paraId="18B6F56B" w14:textId="77777777" w:rsidR="00176E9E" w:rsidRDefault="00176E9E" w:rsidP="00176E9E">
      <w:pPr>
        <w:pStyle w:val="Titre4"/>
      </w:pPr>
      <w:r w:rsidRPr="00D970E9">
        <w:lastRenderedPageBreak/>
        <w:t>representativeLithology_uri</w:t>
      </w:r>
    </w:p>
    <w:p w14:paraId="3DF1D88C" w14:textId="77777777" w:rsidR="00176E9E" w:rsidRPr="00670924" w:rsidRDefault="00176E9E" w:rsidP="00176E9E"/>
    <w:p w14:paraId="020D4210" w14:textId="07EDE312" w:rsidR="00176E9E" w:rsidRDefault="00176E9E" w:rsidP="00176E9E">
      <w:pPr>
        <w:rPr>
          <w:lang w:val="en-CA"/>
        </w:rPr>
      </w:pPr>
      <w:r>
        <w:rPr>
          <w:lang w:val="en-CA"/>
        </w:rPr>
        <w:t xml:space="preserve">The property </w:t>
      </w:r>
      <w:r w:rsidRPr="009A0449">
        <w:rPr>
          <w:lang w:val="en-CA"/>
        </w:rPr>
        <w:t>representativeLithology_uri</w:t>
      </w:r>
      <w:proofErr w:type="gramStart"/>
      <w:r>
        <w:rPr>
          <w:lang w:val="en-CA"/>
        </w:rPr>
        <w:t>:</w:t>
      </w:r>
      <w:r w:rsidR="00253146">
        <w:t>Primitive</w:t>
      </w:r>
      <w:proofErr w:type="gramEnd"/>
      <w:r w:rsidR="00253146">
        <w:t>::CharacterString</w:t>
      </w:r>
      <w:r w:rsidR="00253146" w:rsidDel="00253146">
        <w:rPr>
          <w:lang w:val="en-CA"/>
        </w:rPr>
        <w:t xml:space="preserve"> </w:t>
      </w:r>
      <w:r>
        <w:rPr>
          <w:lang w:val="en-CA"/>
        </w:rPr>
        <w:t xml:space="preserve">shall contain a </w:t>
      </w:r>
      <w:r w:rsidRPr="00D970E9">
        <w:rPr>
          <w:lang w:val="en-CA"/>
        </w:rPr>
        <w:t>URI referring to a controlled concept specifying the characteristic or repres</w:t>
      </w:r>
      <w:r>
        <w:rPr>
          <w:lang w:val="en-CA"/>
        </w:rPr>
        <w:t>e</w:t>
      </w:r>
      <w:r w:rsidRPr="00D970E9">
        <w:rPr>
          <w:lang w:val="en-CA"/>
        </w:rPr>
        <w:t>ntative lithology of the unit. This may be a concept that defines the super-type of all lithology values present within a GeologicUnit or a concept defining the lithology of the dominant CompositionPart (as defined in GeoSciML) of the unit.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0B902D4F" w14:textId="77777777" w:rsidTr="002E6F45">
        <w:trPr>
          <w:cantSplit/>
        </w:trPr>
        <w:tc>
          <w:tcPr>
            <w:tcW w:w="4219" w:type="dxa"/>
            <w:tcBorders>
              <w:right w:val="nil"/>
            </w:tcBorders>
            <w:shd w:val="clear" w:color="auto" w:fill="auto"/>
          </w:tcPr>
          <w:p w14:paraId="51AC1310" w14:textId="65BB60D5" w:rsidR="00176E9E" w:rsidRPr="00D12552" w:rsidRDefault="00176E9E" w:rsidP="002E6F45">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geologicunitview-representativeLithology</w:t>
            </w:r>
          </w:p>
        </w:tc>
        <w:tc>
          <w:tcPr>
            <w:tcW w:w="4678" w:type="dxa"/>
            <w:tcBorders>
              <w:left w:val="nil"/>
            </w:tcBorders>
            <w:shd w:val="clear" w:color="auto" w:fill="auto"/>
          </w:tcPr>
          <w:p w14:paraId="51642FF2" w14:textId="607EC12A" w:rsidR="00176E9E" w:rsidRPr="00D12552" w:rsidRDefault="005279F1" w:rsidP="002E6F45">
            <w:pPr>
              <w:pStyle w:val="Tabletext10"/>
              <w:jc w:val="left"/>
              <w:rPr>
                <w:rStyle w:val="reqtext"/>
                <w:lang w:val="en-CA"/>
              </w:rPr>
            </w:pPr>
            <w:proofErr w:type="gramStart"/>
            <w:r>
              <w:rPr>
                <w:rStyle w:val="reqtext"/>
                <w:lang w:val="en-CA"/>
              </w:rPr>
              <w:t>r</w:t>
            </w:r>
            <w:r w:rsidR="00176E9E" w:rsidRPr="001D519F">
              <w:rPr>
                <w:rStyle w:val="reqtext"/>
                <w:lang w:val="en-CA"/>
              </w:rPr>
              <w:t>epresentativeLithology</w:t>
            </w:r>
            <w:r w:rsidR="00176E9E">
              <w:rPr>
                <w:rStyle w:val="reqtext"/>
                <w:lang w:val="en-CA"/>
              </w:rPr>
              <w:t>_</w:t>
            </w:r>
            <w:r w:rsidR="00DF516F">
              <w:rPr>
                <w:rStyle w:val="reqtext"/>
                <w:lang w:val="en-CA"/>
              </w:rPr>
              <w:t>uri</w:t>
            </w:r>
            <w:proofErr w:type="gramEnd"/>
            <w:r w:rsidR="00DF516F" w:rsidRPr="001D519F">
              <w:rPr>
                <w:rStyle w:val="reqtext"/>
                <w:lang w:val="en-CA"/>
              </w:rPr>
              <w:t xml:space="preserve"> </w:t>
            </w:r>
            <w:r w:rsidR="00DF516F">
              <w:rPr>
                <w:rStyle w:val="reqtext"/>
                <w:lang w:val="en-CA"/>
              </w:rPr>
              <w:t>value</w:t>
            </w:r>
            <w:r w:rsidR="00176E9E">
              <w:rPr>
                <w:rStyle w:val="reqtext"/>
                <w:lang w:val="en-CA"/>
              </w:rPr>
              <w:t xml:space="preserve"> SHALL refer</w:t>
            </w:r>
            <w:r w:rsidR="00176E9E" w:rsidRPr="001D519F">
              <w:rPr>
                <w:rStyle w:val="reqtext"/>
                <w:lang w:val="en-CA"/>
              </w:rPr>
              <w:t xml:space="preserve"> to a controlled concept specifying the characteristic or repres</w:t>
            </w:r>
            <w:r w:rsidR="00176E9E">
              <w:rPr>
                <w:rStyle w:val="reqtext"/>
                <w:lang w:val="en-CA"/>
              </w:rPr>
              <w:t>e</w:t>
            </w:r>
            <w:r w:rsidR="00176E9E"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3526F3BC" w14:textId="77777777" w:rsidR="00176E9E" w:rsidRDefault="00176E9E" w:rsidP="00176E9E"/>
    <w:p w14:paraId="32614A71" w14:textId="77777777" w:rsidR="00176E9E" w:rsidRPr="00D970E9" w:rsidRDefault="00176E9E" w:rsidP="00176E9E">
      <w:pPr>
        <w:rPr>
          <w:lang w:val="en-CA"/>
        </w:rPr>
      </w:pPr>
    </w:p>
    <w:p w14:paraId="59718E0B" w14:textId="77777777" w:rsidR="00176E9E" w:rsidRDefault="00176E9E" w:rsidP="00176E9E">
      <w:pPr>
        <w:pStyle w:val="Titre4"/>
      </w:pPr>
      <w:r w:rsidRPr="00D970E9">
        <w:t>representativeAge_uri</w:t>
      </w:r>
    </w:p>
    <w:p w14:paraId="7463104A" w14:textId="77777777" w:rsidR="00176E9E" w:rsidRPr="00670924" w:rsidRDefault="00176E9E" w:rsidP="00176E9E"/>
    <w:p w14:paraId="1774CDFD" w14:textId="5492F4D7" w:rsidR="00176E9E" w:rsidRPr="00D970E9" w:rsidRDefault="00176E9E" w:rsidP="00176E9E">
      <w:pPr>
        <w:rPr>
          <w:lang w:val="en-CA"/>
        </w:rPr>
      </w:pPr>
      <w:r>
        <w:rPr>
          <w:lang w:val="en-CA"/>
        </w:rPr>
        <w:t xml:space="preserve">The property </w:t>
      </w:r>
      <w:r w:rsidRPr="00C17A19">
        <w:rPr>
          <w:lang w:val="en-CA"/>
        </w:rPr>
        <w:t>representativeAge_uri</w:t>
      </w:r>
      <w:proofErr w:type="gramStart"/>
      <w:r>
        <w:rPr>
          <w:lang w:val="en-CA"/>
        </w:rPr>
        <w:t>:</w:t>
      </w:r>
      <w:r w:rsidR="00253146">
        <w:t>Primitive</w:t>
      </w:r>
      <w:proofErr w:type="gramEnd"/>
      <w:r w:rsidR="00253146">
        <w:t>::CharacterString</w:t>
      </w:r>
      <w:r w:rsidR="00253146" w:rsidDel="00253146">
        <w:rPr>
          <w:lang w:val="en-CA"/>
        </w:rPr>
        <w:t xml:space="preserve"> </w:t>
      </w:r>
      <w:r>
        <w:rPr>
          <w:lang w:val="en-CA"/>
        </w:rPr>
        <w:t xml:space="preserve">shall contain a </w:t>
      </w:r>
      <w:r w:rsidRPr="00D970E9">
        <w:rPr>
          <w:lang w:val="en-CA"/>
        </w:rPr>
        <w:t>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E43FB41" w14:textId="77777777" w:rsidTr="002E6F45">
        <w:trPr>
          <w:cantSplit/>
        </w:trPr>
        <w:tc>
          <w:tcPr>
            <w:tcW w:w="4219" w:type="dxa"/>
            <w:tcBorders>
              <w:right w:val="nil"/>
            </w:tcBorders>
            <w:shd w:val="clear" w:color="auto" w:fill="auto"/>
          </w:tcPr>
          <w:p w14:paraId="770F13FC" w14:textId="229EE710" w:rsidR="00176E9E" w:rsidRPr="00D12552" w:rsidRDefault="00176E9E" w:rsidP="002E6F45">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geologicunitview-representativeAge</w:t>
            </w:r>
          </w:p>
        </w:tc>
        <w:tc>
          <w:tcPr>
            <w:tcW w:w="4678" w:type="dxa"/>
            <w:tcBorders>
              <w:left w:val="nil"/>
            </w:tcBorders>
            <w:shd w:val="clear" w:color="auto" w:fill="auto"/>
          </w:tcPr>
          <w:p w14:paraId="187EA9C7" w14:textId="4513117A" w:rsidR="00176E9E" w:rsidRPr="00D12552" w:rsidRDefault="005279F1" w:rsidP="002E6F45">
            <w:pPr>
              <w:pStyle w:val="Tabletext10"/>
              <w:jc w:val="left"/>
              <w:rPr>
                <w:rStyle w:val="reqtext"/>
                <w:lang w:val="en-CA"/>
              </w:rPr>
            </w:pPr>
            <w:proofErr w:type="gramStart"/>
            <w:r>
              <w:rPr>
                <w:rStyle w:val="reqtext"/>
                <w:lang w:val="en-CA"/>
              </w:rPr>
              <w:t>r</w:t>
            </w:r>
            <w:r w:rsidR="00176E9E" w:rsidRPr="001D519F">
              <w:rPr>
                <w:rStyle w:val="reqtext"/>
                <w:lang w:val="en-CA"/>
              </w:rPr>
              <w:t>epresentative</w:t>
            </w:r>
            <w:r w:rsidR="00176E9E">
              <w:rPr>
                <w:rStyle w:val="reqtext"/>
                <w:lang w:val="en-CA"/>
              </w:rPr>
              <w:t>Age_</w:t>
            </w:r>
            <w:r w:rsidR="00DF516F">
              <w:rPr>
                <w:rStyle w:val="reqtext"/>
                <w:lang w:val="en-CA"/>
              </w:rPr>
              <w:t>uri</w:t>
            </w:r>
            <w:proofErr w:type="gramEnd"/>
            <w:r w:rsidR="00DF516F" w:rsidRPr="001D519F">
              <w:rPr>
                <w:rStyle w:val="reqtext"/>
                <w:lang w:val="en-CA"/>
              </w:rPr>
              <w:t xml:space="preserve"> </w:t>
            </w:r>
            <w:r w:rsidR="00DF516F">
              <w:rPr>
                <w:rStyle w:val="reqtext"/>
                <w:lang w:val="en-CA"/>
              </w:rPr>
              <w:t>value</w:t>
            </w:r>
            <w:r w:rsidR="00176E9E">
              <w:rPr>
                <w:rStyle w:val="reqtext"/>
                <w:lang w:val="en-CA"/>
              </w:rPr>
              <w:t xml:space="preserve"> SHALL refer</w:t>
            </w:r>
            <w:r w:rsidR="00176E9E" w:rsidRPr="00C009EA">
              <w:rPr>
                <w:rStyle w:val="reqtext"/>
                <w:lang w:val="en-CA"/>
              </w:rPr>
              <w:t xml:space="preserve"> to a controlled concept specifying the most representative stratigraphic age interval for the GeologicUnit. This will be defined entirely at the discr</w:t>
            </w:r>
            <w:r w:rsidR="00176E9E">
              <w:rPr>
                <w:rStyle w:val="reqtext"/>
                <w:lang w:val="en-CA"/>
              </w:rPr>
              <w:t xml:space="preserve">etion of the data provider and </w:t>
            </w:r>
            <w:r w:rsidR="00176E9E" w:rsidRPr="00C009EA">
              <w:rPr>
                <w:rStyle w:val="reqtext"/>
                <w:lang w:val="en-CA"/>
              </w:rPr>
              <w:t>may be a single event selected from the geologic feature's geological history or a value summarising the all or part of the feature's history.</w:t>
            </w:r>
          </w:p>
        </w:tc>
      </w:tr>
    </w:tbl>
    <w:p w14:paraId="210ABCCA" w14:textId="77777777" w:rsidR="00176E9E" w:rsidRDefault="00176E9E" w:rsidP="00176E9E"/>
    <w:p w14:paraId="33F9527F" w14:textId="77777777" w:rsidR="00176E9E" w:rsidRDefault="00176E9E" w:rsidP="00176E9E">
      <w:pPr>
        <w:pStyle w:val="Titre4"/>
      </w:pPr>
      <w:r w:rsidRPr="00D970E9">
        <w:t>representative</w:t>
      </w:r>
      <w:r>
        <w:t>Older</w:t>
      </w:r>
      <w:r w:rsidRPr="00D970E9">
        <w:t>Age_uri</w:t>
      </w:r>
    </w:p>
    <w:p w14:paraId="7EDEA60E" w14:textId="77777777" w:rsidR="00176E9E" w:rsidRPr="00D608A4" w:rsidRDefault="00176E9E" w:rsidP="00176E9E"/>
    <w:p w14:paraId="3E9551B6" w14:textId="3A1668F4" w:rsidR="00176E9E" w:rsidRDefault="00176E9E" w:rsidP="00176E9E">
      <w:pPr>
        <w:rPr>
          <w:lang w:val="en-CA"/>
        </w:rPr>
      </w:pPr>
      <w:r>
        <w:rPr>
          <w:lang w:val="en-CA"/>
        </w:rPr>
        <w:t xml:space="preserve">The property </w:t>
      </w:r>
      <w:r w:rsidRPr="00C17A19">
        <w:rPr>
          <w:lang w:val="en-CA"/>
        </w:rPr>
        <w:t>representative</w:t>
      </w:r>
      <w:r>
        <w:rPr>
          <w:lang w:val="en-CA"/>
        </w:rPr>
        <w:t>Older</w:t>
      </w:r>
      <w:r w:rsidRPr="00C17A19">
        <w:rPr>
          <w:lang w:val="en-CA"/>
        </w:rPr>
        <w:t>Age_uri</w:t>
      </w:r>
      <w:proofErr w:type="gramStart"/>
      <w:r>
        <w:rPr>
          <w:lang w:val="en-CA"/>
        </w:rPr>
        <w:t>:</w:t>
      </w:r>
      <w:r w:rsidR="00253146">
        <w:t>Primitive</w:t>
      </w:r>
      <w:proofErr w:type="gramEnd"/>
      <w:r w:rsidR="00253146">
        <w:t>::CharacterString</w:t>
      </w:r>
      <w:r w:rsidR="00253146" w:rsidDel="00253146">
        <w:rPr>
          <w:lang w:val="en-CA"/>
        </w:rPr>
        <w:t xml:space="preserve"> </w:t>
      </w:r>
      <w:r>
        <w:rPr>
          <w:lang w:val="en-CA"/>
        </w:rPr>
        <w:t xml:space="preserve">shall contain a </w:t>
      </w:r>
      <w:r w:rsidRPr="00C17A19">
        <w:rPr>
          <w:lang w:val="en-CA"/>
        </w:rPr>
        <w:t xml:space="preserve">URI referring to a controlled concept specifying the most representative lower value in a range of stratigraphic age intervals for the GeologicUnit. This will be defined entirely at the discretion of the data provider </w:t>
      </w:r>
      <w:r w:rsidR="00DF516F" w:rsidRPr="00C17A19">
        <w:rPr>
          <w:lang w:val="en-CA"/>
        </w:rPr>
        <w:t>and may</w:t>
      </w:r>
      <w:r w:rsidRPr="00C17A19">
        <w:rPr>
          <w:lang w:val="en-CA"/>
        </w:rPr>
        <w:t xml:space="preserve">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1A343F8B" w14:textId="77777777" w:rsidTr="002E6F45">
        <w:trPr>
          <w:cantSplit/>
        </w:trPr>
        <w:tc>
          <w:tcPr>
            <w:tcW w:w="4219" w:type="dxa"/>
            <w:tcBorders>
              <w:right w:val="nil"/>
            </w:tcBorders>
            <w:shd w:val="clear" w:color="auto" w:fill="auto"/>
          </w:tcPr>
          <w:p w14:paraId="016C78E1" w14:textId="118C59BC" w:rsidR="00176E9E" w:rsidRPr="00D12552" w:rsidRDefault="00176E9E" w:rsidP="002E6F45">
            <w:pPr>
              <w:pStyle w:val="Tabletext10"/>
              <w:rPr>
                <w:rStyle w:val="requri"/>
                <w:noProof/>
                <w:lang w:val="en-CA"/>
              </w:rPr>
            </w:pPr>
            <w:r>
              <w:rPr>
                <w:rStyle w:val="requri"/>
                <w:noProof/>
                <w:lang w:val="en-CA"/>
              </w:rPr>
              <w:lastRenderedPageBreak/>
              <w:t>/req</w:t>
            </w:r>
            <w:r w:rsidR="004832DE">
              <w:rPr>
                <w:rStyle w:val="requri"/>
                <w:noProof/>
                <w:lang w:val="en-CA"/>
              </w:rPr>
              <w:t>gsml4-lite</w:t>
            </w:r>
            <w:r w:rsidR="00AB3F81">
              <w:rPr>
                <w:rStyle w:val="requri"/>
                <w:noProof/>
                <w:lang w:val="en-CA"/>
              </w:rPr>
              <w:t>/gsml4-lite/</w:t>
            </w:r>
            <w:r>
              <w:rPr>
                <w:rStyle w:val="requri"/>
                <w:noProof/>
                <w:lang w:val="en-CA"/>
              </w:rPr>
              <w:t>geologicunitview-representativeOlderAge</w:t>
            </w:r>
          </w:p>
        </w:tc>
        <w:tc>
          <w:tcPr>
            <w:tcW w:w="4678" w:type="dxa"/>
            <w:tcBorders>
              <w:left w:val="nil"/>
            </w:tcBorders>
            <w:shd w:val="clear" w:color="auto" w:fill="auto"/>
          </w:tcPr>
          <w:p w14:paraId="39660756" w14:textId="505B44BB" w:rsidR="00176E9E" w:rsidRPr="00D12552" w:rsidRDefault="005279F1" w:rsidP="002E6F45">
            <w:pPr>
              <w:pStyle w:val="Tabletext10"/>
              <w:jc w:val="left"/>
              <w:rPr>
                <w:rStyle w:val="reqtext"/>
                <w:lang w:val="en-CA"/>
              </w:rPr>
            </w:pPr>
            <w:proofErr w:type="gramStart"/>
            <w:r>
              <w:rPr>
                <w:rStyle w:val="reqtext"/>
                <w:lang w:val="en-CA"/>
              </w:rPr>
              <w:t>r</w:t>
            </w:r>
            <w:r w:rsidR="00176E9E" w:rsidRPr="001D519F">
              <w:rPr>
                <w:rStyle w:val="reqtext"/>
                <w:lang w:val="en-CA"/>
              </w:rPr>
              <w:t>epresentative</w:t>
            </w:r>
            <w:r>
              <w:rPr>
                <w:rStyle w:val="reqtext"/>
                <w:lang w:val="en-CA"/>
              </w:rPr>
              <w:t>Older</w:t>
            </w:r>
            <w:r w:rsidR="00176E9E">
              <w:rPr>
                <w:rStyle w:val="reqtext"/>
                <w:lang w:val="en-CA"/>
              </w:rPr>
              <w:t>Age_</w:t>
            </w:r>
            <w:r w:rsidR="00DF516F">
              <w:rPr>
                <w:rStyle w:val="reqtext"/>
                <w:lang w:val="en-CA"/>
              </w:rPr>
              <w:t>uri</w:t>
            </w:r>
            <w:proofErr w:type="gramEnd"/>
            <w:r w:rsidR="00DF516F" w:rsidRPr="001D519F">
              <w:rPr>
                <w:rStyle w:val="reqtext"/>
                <w:lang w:val="en-CA"/>
              </w:rPr>
              <w:t xml:space="preserve"> </w:t>
            </w:r>
            <w:r w:rsidR="00DF516F">
              <w:rPr>
                <w:rStyle w:val="reqtext"/>
                <w:lang w:val="en-CA"/>
              </w:rPr>
              <w:t>value</w:t>
            </w:r>
            <w:r w:rsidR="00176E9E">
              <w:rPr>
                <w:rStyle w:val="reqtext"/>
                <w:lang w:val="en-CA"/>
              </w:rPr>
              <w:t xml:space="preserve"> SHALL refer</w:t>
            </w:r>
            <w:r w:rsidR="00176E9E" w:rsidRPr="00C71FFD">
              <w:rPr>
                <w:rStyle w:val="reqtext"/>
                <w:lang w:val="en-CA"/>
              </w:rPr>
              <w:t xml:space="preserve"> to a controlled concept specifying the most representative lower value in a range of stratigraphic age intervals for the GeologicUnit. This will be defined entirely at the discr</w:t>
            </w:r>
            <w:r w:rsidR="00176E9E">
              <w:rPr>
                <w:rStyle w:val="reqtext"/>
                <w:lang w:val="en-CA"/>
              </w:rPr>
              <w:t xml:space="preserve">etion of the data provider and </w:t>
            </w:r>
            <w:r w:rsidR="00176E9E" w:rsidRPr="00C71FFD">
              <w:rPr>
                <w:rStyle w:val="reqtext"/>
                <w:lang w:val="en-CA"/>
              </w:rPr>
              <w:t>may be a single event selected from the geologic feature's geological history or a value summarising the all or part of the feature's history.</w:t>
            </w:r>
          </w:p>
        </w:tc>
      </w:tr>
    </w:tbl>
    <w:p w14:paraId="19204B0B" w14:textId="77777777" w:rsidR="00176E9E" w:rsidRDefault="00176E9E" w:rsidP="00176E9E">
      <w:pPr>
        <w:rPr>
          <w:lang w:val="en-CA"/>
        </w:rPr>
      </w:pPr>
    </w:p>
    <w:p w14:paraId="06EB9E2C" w14:textId="77777777" w:rsidR="00176E9E" w:rsidRDefault="00176E9E" w:rsidP="00176E9E">
      <w:pPr>
        <w:pStyle w:val="Titre4"/>
      </w:pPr>
      <w:r w:rsidRPr="00D970E9">
        <w:t>representative</w:t>
      </w:r>
      <w:r>
        <w:t>Younger</w:t>
      </w:r>
      <w:r w:rsidRPr="00D970E9">
        <w:t>Age_uri</w:t>
      </w:r>
    </w:p>
    <w:p w14:paraId="181FA1CE" w14:textId="77777777" w:rsidR="00176E9E" w:rsidRPr="00D608A4" w:rsidRDefault="00176E9E" w:rsidP="00176E9E"/>
    <w:p w14:paraId="108F0892" w14:textId="39A5BA59" w:rsidR="00176E9E" w:rsidRDefault="00176E9E" w:rsidP="00176E9E">
      <w:pPr>
        <w:rPr>
          <w:lang w:val="en-CA"/>
        </w:rPr>
      </w:pPr>
      <w:r>
        <w:rPr>
          <w:lang w:val="en-CA"/>
        </w:rPr>
        <w:t xml:space="preserve">The property </w:t>
      </w:r>
      <w:r w:rsidRPr="00C17A19">
        <w:rPr>
          <w:lang w:val="en-CA"/>
        </w:rPr>
        <w:t>representative</w:t>
      </w:r>
      <w:r>
        <w:rPr>
          <w:lang w:val="en-CA"/>
        </w:rPr>
        <w:t>Youn</w:t>
      </w:r>
      <w:r w:rsidR="00DF516F">
        <w:rPr>
          <w:lang w:val="en-CA"/>
        </w:rPr>
        <w:t>g</w:t>
      </w:r>
      <w:r>
        <w:rPr>
          <w:lang w:val="en-CA"/>
        </w:rPr>
        <w:t>er</w:t>
      </w:r>
      <w:r w:rsidRPr="00C17A19">
        <w:rPr>
          <w:lang w:val="en-CA"/>
        </w:rPr>
        <w:t>Age_uri</w:t>
      </w:r>
      <w:proofErr w:type="gramStart"/>
      <w:r>
        <w:rPr>
          <w:lang w:val="en-CA"/>
        </w:rPr>
        <w:t>:</w:t>
      </w:r>
      <w:r w:rsidR="00253146">
        <w:t>Primitive</w:t>
      </w:r>
      <w:proofErr w:type="gramEnd"/>
      <w:r w:rsidR="00253146">
        <w:t>::CharacterString</w:t>
      </w:r>
      <w:r w:rsidR="00253146" w:rsidDel="00253146">
        <w:rPr>
          <w:lang w:val="en-CA"/>
        </w:rPr>
        <w:t xml:space="preserve"> </w:t>
      </w:r>
      <w:r>
        <w:rPr>
          <w:lang w:val="en-CA"/>
        </w:rPr>
        <w:t xml:space="preserve">shall contain a </w:t>
      </w:r>
      <w:r w:rsidRPr="00C17A19">
        <w:rPr>
          <w:lang w:val="en-CA"/>
        </w:rPr>
        <w:t xml:space="preserve">URI referring to a controlled concept specifying the most representative upper value in a range of stratigraphic age intervals for the GeologicUnit. This will be defined entirely at the discretion of the data provider </w:t>
      </w:r>
      <w:r w:rsidR="00DF516F" w:rsidRPr="00C17A19">
        <w:rPr>
          <w:lang w:val="en-CA"/>
        </w:rPr>
        <w:t>and may</w:t>
      </w:r>
      <w:r w:rsidRPr="00C17A19">
        <w:rPr>
          <w:lang w:val="en-CA"/>
        </w:rPr>
        <w:t xml:space="preserve">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230AD5EA" w14:textId="77777777" w:rsidTr="002E6F45">
        <w:trPr>
          <w:cantSplit/>
        </w:trPr>
        <w:tc>
          <w:tcPr>
            <w:tcW w:w="4219" w:type="dxa"/>
            <w:tcBorders>
              <w:right w:val="nil"/>
            </w:tcBorders>
            <w:shd w:val="clear" w:color="auto" w:fill="auto"/>
          </w:tcPr>
          <w:p w14:paraId="5A488D5F" w14:textId="41B7450C" w:rsidR="00176E9E" w:rsidRPr="00D12552" w:rsidRDefault="00176E9E" w:rsidP="002E6F45">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geologicunitview-representativeYoungerAge</w:t>
            </w:r>
          </w:p>
        </w:tc>
        <w:tc>
          <w:tcPr>
            <w:tcW w:w="4678" w:type="dxa"/>
            <w:tcBorders>
              <w:left w:val="nil"/>
            </w:tcBorders>
            <w:shd w:val="clear" w:color="auto" w:fill="auto"/>
          </w:tcPr>
          <w:p w14:paraId="2C646887" w14:textId="2EE0AEA8" w:rsidR="00176E9E" w:rsidRPr="00D12552" w:rsidRDefault="005279F1" w:rsidP="002E6F45">
            <w:pPr>
              <w:pStyle w:val="Tabletext10"/>
              <w:jc w:val="left"/>
              <w:rPr>
                <w:rStyle w:val="reqtext"/>
                <w:lang w:val="en-CA"/>
              </w:rPr>
            </w:pPr>
            <w:proofErr w:type="gramStart"/>
            <w:r>
              <w:rPr>
                <w:rStyle w:val="reqtext"/>
                <w:lang w:val="en-CA"/>
              </w:rPr>
              <w:t>r</w:t>
            </w:r>
            <w:r w:rsidR="00176E9E" w:rsidRPr="001D519F">
              <w:rPr>
                <w:rStyle w:val="reqtext"/>
                <w:lang w:val="en-CA"/>
              </w:rPr>
              <w:t>epresentative</w:t>
            </w:r>
            <w:r>
              <w:rPr>
                <w:rStyle w:val="reqtext"/>
                <w:lang w:val="en-CA"/>
              </w:rPr>
              <w:t>Younger</w:t>
            </w:r>
            <w:r w:rsidR="00176E9E">
              <w:rPr>
                <w:rStyle w:val="reqtext"/>
                <w:lang w:val="en-CA"/>
              </w:rPr>
              <w:t>Age_</w:t>
            </w:r>
            <w:r w:rsidR="00DF516F">
              <w:rPr>
                <w:rStyle w:val="reqtext"/>
                <w:lang w:val="en-CA"/>
              </w:rPr>
              <w:t>uri</w:t>
            </w:r>
            <w:proofErr w:type="gramEnd"/>
            <w:r w:rsidR="00DF516F" w:rsidRPr="001D519F">
              <w:rPr>
                <w:rStyle w:val="reqtext"/>
                <w:lang w:val="en-CA"/>
              </w:rPr>
              <w:t xml:space="preserve"> </w:t>
            </w:r>
            <w:r w:rsidR="00DF516F">
              <w:rPr>
                <w:rStyle w:val="reqtext"/>
                <w:lang w:val="en-CA"/>
              </w:rPr>
              <w:t>value</w:t>
            </w:r>
            <w:r w:rsidR="00176E9E">
              <w:rPr>
                <w:rStyle w:val="reqtext"/>
                <w:lang w:val="en-CA"/>
              </w:rPr>
              <w:t xml:space="preserve"> SHALL refer</w:t>
            </w:r>
            <w:r w:rsidR="00176E9E" w:rsidRPr="00C71FFD">
              <w:rPr>
                <w:rStyle w:val="reqtext"/>
                <w:lang w:val="en-CA"/>
              </w:rPr>
              <w:t xml:space="preserve"> to a controlled concept specifying the most representative upper value in a range of stratigraphic age intervals for the GeologicUnit. This will be defined entirely at the discretion of t</w:t>
            </w:r>
            <w:r w:rsidR="00176E9E">
              <w:rPr>
                <w:rStyle w:val="reqtext"/>
                <w:lang w:val="en-CA"/>
              </w:rPr>
              <w:t>he data provider and</w:t>
            </w:r>
            <w:r w:rsidR="00176E9E" w:rsidRPr="00C71FFD">
              <w:rPr>
                <w:rStyle w:val="reqtext"/>
                <w:lang w:val="en-CA"/>
              </w:rPr>
              <w:t xml:space="preserve"> may be a single event selected from the geologic feature's geological history or a value summarising the all or part of the feature's history.</w:t>
            </w:r>
          </w:p>
        </w:tc>
      </w:tr>
    </w:tbl>
    <w:p w14:paraId="71BD47CC" w14:textId="77777777" w:rsidR="00176E9E" w:rsidRDefault="00176E9E" w:rsidP="00176E9E">
      <w:pPr>
        <w:rPr>
          <w:lang w:val="en-CA"/>
        </w:rPr>
      </w:pPr>
    </w:p>
    <w:p w14:paraId="05785C7E" w14:textId="77777777" w:rsidR="00176E9E" w:rsidRDefault="00176E9E" w:rsidP="00176E9E">
      <w:pPr>
        <w:pStyle w:val="Titre4"/>
      </w:pPr>
      <w:r w:rsidRPr="00C17A19">
        <w:t>specification_uri</w:t>
      </w:r>
    </w:p>
    <w:p w14:paraId="7580F927" w14:textId="77777777" w:rsidR="00176E9E" w:rsidRPr="00C17A19" w:rsidRDefault="00176E9E" w:rsidP="00176E9E"/>
    <w:p w14:paraId="6FE353E3" w14:textId="0806C4B5" w:rsidR="00176E9E" w:rsidRDefault="00A41623" w:rsidP="00176E9E">
      <w:r>
        <w:t>If present, t</w:t>
      </w:r>
      <w:r w:rsidR="00176E9E">
        <w:t xml:space="preserve">he property </w:t>
      </w:r>
      <w:r w:rsidR="00176E9E" w:rsidRPr="00C17A19">
        <w:t>specification_uri</w:t>
      </w:r>
      <w:proofErr w:type="gramStart"/>
      <w:r w:rsidR="00176E9E">
        <w:t>:</w:t>
      </w:r>
      <w:r w:rsidR="00253146">
        <w:t>Primitive</w:t>
      </w:r>
      <w:proofErr w:type="gramEnd"/>
      <w:r w:rsidR="00253146">
        <w:t>::CharacterString</w:t>
      </w:r>
      <w:r w:rsidR="00253146" w:rsidDel="00253146">
        <w:t xml:space="preserve"> </w:t>
      </w:r>
      <w:r w:rsidR="00176E9E">
        <w:t xml:space="preserve">shall contain a </w:t>
      </w:r>
      <w:r w:rsidR="00176E9E" w:rsidRPr="00C17A19">
        <w:t xml:space="preserve">URI referring the GeoSciML GeologicUnit feature that describes the instance in detail. </w:t>
      </w:r>
    </w:p>
    <w:p w14:paraId="7F161C14" w14:textId="77777777"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5F2CD86" w14:textId="77777777" w:rsidTr="002E6F45">
        <w:trPr>
          <w:cantSplit/>
        </w:trPr>
        <w:tc>
          <w:tcPr>
            <w:tcW w:w="4219" w:type="dxa"/>
            <w:tcBorders>
              <w:right w:val="nil"/>
            </w:tcBorders>
            <w:shd w:val="clear" w:color="auto" w:fill="auto"/>
          </w:tcPr>
          <w:p w14:paraId="0E402BC5" w14:textId="1E36E362" w:rsidR="00176E9E" w:rsidRPr="00D12552" w:rsidRDefault="00176E9E" w:rsidP="002E6F45">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geologicunitview-specification</w:t>
            </w:r>
          </w:p>
        </w:tc>
        <w:tc>
          <w:tcPr>
            <w:tcW w:w="4678" w:type="dxa"/>
            <w:tcBorders>
              <w:left w:val="nil"/>
            </w:tcBorders>
            <w:shd w:val="clear" w:color="auto" w:fill="auto"/>
          </w:tcPr>
          <w:p w14:paraId="4EDBEBD3" w14:textId="3ABDF08E" w:rsidR="00176E9E" w:rsidRPr="00D12552" w:rsidRDefault="005279F1" w:rsidP="002E6F45">
            <w:pPr>
              <w:pStyle w:val="Tabletext10"/>
              <w:jc w:val="left"/>
              <w:rPr>
                <w:rStyle w:val="reqtext"/>
                <w:lang w:val="en-CA"/>
              </w:rPr>
            </w:pPr>
            <w:commentRangeStart w:id="305"/>
            <w:proofErr w:type="gramStart"/>
            <w:r>
              <w:rPr>
                <w:rStyle w:val="reqtext"/>
                <w:lang w:val="en-CA"/>
              </w:rPr>
              <w:t>s</w:t>
            </w:r>
            <w:r w:rsidR="00176E9E">
              <w:rPr>
                <w:rStyle w:val="reqtext"/>
                <w:lang w:val="en-CA"/>
              </w:rPr>
              <w:t>pecification_uri</w:t>
            </w:r>
            <w:proofErr w:type="gramEnd"/>
            <w:r w:rsidR="00176E9E">
              <w:rPr>
                <w:rStyle w:val="reqtext"/>
                <w:lang w:val="en-CA"/>
              </w:rPr>
              <w:t xml:space="preserve"> value SHOULD</w:t>
            </w:r>
            <w:r w:rsidR="00176E9E" w:rsidRPr="00C71FFD">
              <w:rPr>
                <w:rStyle w:val="reqtext"/>
                <w:lang w:val="en-CA"/>
              </w:rPr>
              <w:t xml:space="preserve"> refer the GeoSciML GeologicUnit feature that describes the instance in detail. Mandatory property - if not value is provided then a URI referring to a controlled concept explaining why the value is nil must be provided.</w:t>
            </w:r>
            <w:commentRangeEnd w:id="305"/>
            <w:r w:rsidR="00176E9E">
              <w:rPr>
                <w:rStyle w:val="Marquedecommentaire"/>
                <w:rFonts w:ascii="Times New Roman" w:eastAsia="Times New Roman" w:hAnsi="Times New Roman"/>
                <w:lang w:val="en-US" w:eastAsia="en-US"/>
              </w:rPr>
              <w:commentReference w:id="305"/>
            </w:r>
          </w:p>
        </w:tc>
      </w:tr>
    </w:tbl>
    <w:p w14:paraId="7083ADA7" w14:textId="77777777" w:rsidR="009E36A6" w:rsidRDefault="009E36A6" w:rsidP="00A12606"/>
    <w:p w14:paraId="6DF13A18" w14:textId="018F80A0" w:rsidR="00176E9E" w:rsidRDefault="009E36A6" w:rsidP="00176E9E">
      <w:pPr>
        <w:pStyle w:val="Titre4"/>
      </w:pPr>
      <w:r>
        <w:t>metadata_uri</w:t>
      </w:r>
    </w:p>
    <w:p w14:paraId="5A4E9F02" w14:textId="77777777" w:rsidR="00176E9E" w:rsidRPr="00C17A19" w:rsidRDefault="00176E9E" w:rsidP="00176E9E"/>
    <w:p w14:paraId="6586C6FD" w14:textId="649B1BBC" w:rsidR="009E36A6" w:rsidRDefault="00A41623" w:rsidP="00176E9E">
      <w:r>
        <w:t>If present, t</w:t>
      </w:r>
      <w:r w:rsidR="009E36A6" w:rsidRPr="009E36A6">
        <w:t>he property metadata_uri</w:t>
      </w:r>
      <w:proofErr w:type="gramStart"/>
      <w:r w:rsidR="009E36A6" w:rsidRPr="009E36A6">
        <w:t>:</w:t>
      </w:r>
      <w:r w:rsidR="00253146">
        <w:t>Primitive</w:t>
      </w:r>
      <w:proofErr w:type="gramEnd"/>
      <w:r w:rsidR="00253146">
        <w:t>::CharacterString</w:t>
      </w:r>
      <w:r w:rsidR="00253146" w:rsidRPr="009E36A6" w:rsidDel="00253146">
        <w:t xml:space="preserve"> </w:t>
      </w:r>
      <w:r w:rsidR="009E36A6" w:rsidRPr="009E36A6">
        <w:t>shall contain a URI referring to a metadata record de</w:t>
      </w:r>
      <w:r w:rsidR="009E36A6">
        <w:t>scribing the provenance of data</w:t>
      </w:r>
      <w:r w:rsidR="00176E9E" w:rsidRPr="00C17A19">
        <w:t>.</w:t>
      </w:r>
    </w:p>
    <w:p w14:paraId="39697486" w14:textId="77777777" w:rsidR="009E36A6" w:rsidRDefault="009E36A6" w:rsidP="009E36A6">
      <w:pPr>
        <w:pStyle w:val="Titre4"/>
      </w:pPr>
      <w:proofErr w:type="gramStart"/>
      <w:r w:rsidRPr="00C17A19">
        <w:lastRenderedPageBreak/>
        <w:t>genericSymbolizer</w:t>
      </w:r>
      <w:proofErr w:type="gramEnd"/>
    </w:p>
    <w:p w14:paraId="1DA81272" w14:textId="77777777" w:rsidR="009E36A6" w:rsidRPr="00C17A19" w:rsidRDefault="009E36A6" w:rsidP="009E36A6"/>
    <w:p w14:paraId="06A9C14E" w14:textId="25F3F301" w:rsidR="009E36A6" w:rsidRDefault="00A41623" w:rsidP="00176E9E">
      <w:r>
        <w:t>If present, t</w:t>
      </w:r>
      <w:r w:rsidR="009E36A6">
        <w:t xml:space="preserve">he property </w:t>
      </w:r>
      <w:r w:rsidR="009E36A6" w:rsidRPr="00C17A19">
        <w:t>genericSymbolizer</w:t>
      </w:r>
      <w:proofErr w:type="gramStart"/>
      <w:r w:rsidR="009E36A6">
        <w:t>:CharacterString</w:t>
      </w:r>
      <w:proofErr w:type="gramEnd"/>
      <w:r w:rsidR="009E36A6">
        <w:t xml:space="preserve"> contains </w:t>
      </w:r>
      <w:r w:rsidR="00DF516F">
        <w:t>an</w:t>
      </w:r>
      <w:r w:rsidR="009E36A6">
        <w:t xml:space="preserve"> identifier</w:t>
      </w:r>
      <w:r w:rsidR="009E36A6" w:rsidRPr="00C17A19">
        <w:t xml:space="preserve"> for a symbol from standard (locally or community defined) symbolization scheme for portrayal.</w:t>
      </w:r>
    </w:p>
    <w:p w14:paraId="7621378D" w14:textId="77777777" w:rsidR="00176E9E" w:rsidRDefault="00176E9E" w:rsidP="00176E9E">
      <w:pPr>
        <w:pStyle w:val="Titre4"/>
      </w:pPr>
      <w:proofErr w:type="gramStart"/>
      <w:r>
        <w:t>s</w:t>
      </w:r>
      <w:r w:rsidRPr="004E3A57">
        <w:t>hape</w:t>
      </w:r>
      <w:proofErr w:type="gramEnd"/>
    </w:p>
    <w:p w14:paraId="735D21F8" w14:textId="77777777" w:rsidR="00176E9E" w:rsidRDefault="00176E9E" w:rsidP="00176E9E"/>
    <w:p w14:paraId="56ED09C6" w14:textId="1F22F686" w:rsidR="00176E9E" w:rsidRDefault="00176E9E" w:rsidP="00176E9E">
      <w:r>
        <w:t>The property shape</w:t>
      </w:r>
      <w:proofErr w:type="gramStart"/>
      <w:r>
        <w:t>:</w:t>
      </w:r>
      <w:r w:rsidR="00253146">
        <w:t>GEO</w:t>
      </w:r>
      <w:proofErr w:type="gramEnd"/>
      <w:r w:rsidR="00253146">
        <w:t>::GM</w:t>
      </w:r>
      <w:r>
        <w:t xml:space="preserve">_Object contains a geometry </w:t>
      </w:r>
      <w:r w:rsidRPr="004E3A57">
        <w:t>defining the extent of the feature of interest.</w:t>
      </w:r>
      <w:r>
        <w:t xml:space="preserve">  </w:t>
      </w:r>
    </w:p>
    <w:p w14:paraId="5E9CD34F" w14:textId="77777777" w:rsidR="00176E9E" w:rsidRDefault="00176E9E" w:rsidP="00176E9E">
      <w:pPr>
        <w:pStyle w:val="Titre4"/>
      </w:pPr>
      <w:r w:rsidRPr="004E3A57">
        <w:t>Any</w:t>
      </w:r>
    </w:p>
    <w:p w14:paraId="41636A7F" w14:textId="77777777" w:rsidR="00176E9E" w:rsidRDefault="00176E9E" w:rsidP="00176E9E"/>
    <w:p w14:paraId="1DF95A16" w14:textId="77777777" w:rsidR="00176E9E" w:rsidRPr="002B6140" w:rsidRDefault="00176E9E" w:rsidP="00176E9E">
      <w:r>
        <w:t xml:space="preserve">A data provider can add an arbitrary number of extra properties, as long as the instance is conformant to GML Simple Feature Level 0. </w:t>
      </w:r>
    </w:p>
    <w:p w14:paraId="0201D091" w14:textId="77777777" w:rsidR="00176E9E" w:rsidRDefault="00176E9E" w:rsidP="00176E9E"/>
    <w:p w14:paraId="5BC5738D" w14:textId="77777777" w:rsidR="00D14AF0" w:rsidRDefault="00D14AF0" w:rsidP="00D14AF0">
      <w:pPr>
        <w:pStyle w:val="Titre3"/>
        <w:rPr>
          <w:lang w:val="en-CA"/>
        </w:rPr>
      </w:pPr>
      <w:bookmarkStart w:id="306" w:name="_Toc452643148"/>
      <w:r w:rsidRPr="00D14AF0">
        <w:rPr>
          <w:lang w:val="en-CA"/>
        </w:rPr>
        <w:t>B</w:t>
      </w:r>
      <w:bookmarkStart w:id="307" w:name="BKM_03A20E93_D10C_455A_8888_4A83A8C62628"/>
      <w:bookmarkEnd w:id="307"/>
      <w:r w:rsidRPr="00D14AF0">
        <w:rPr>
          <w:lang w:val="en-CA"/>
        </w:rPr>
        <w:t>oreholeView</w:t>
      </w:r>
      <w:bookmarkEnd w:id="306"/>
    </w:p>
    <w:p w14:paraId="40EEC535" w14:textId="77777777" w:rsidR="00D14AF0" w:rsidRDefault="00D14AF0" w:rsidP="00D14AF0">
      <w:pPr>
        <w:autoSpaceDE w:val="0"/>
        <w:autoSpaceDN w:val="0"/>
        <w:adjustRightInd w:val="0"/>
        <w:spacing w:after="0" w:line="240" w:lineRule="atLeast"/>
        <w:rPr>
          <w:rFonts w:cs="Arial"/>
          <w:color w:val="000000"/>
          <w:lang w:val="en-CA"/>
        </w:rPr>
      </w:pPr>
    </w:p>
    <w:p w14:paraId="23106C0E" w14:textId="7438A1F0" w:rsidR="00D14AF0" w:rsidRDefault="00EA73D1" w:rsidP="00D14AF0">
      <w:pPr>
        <w:autoSpaceDE w:val="0"/>
        <w:autoSpaceDN w:val="0"/>
        <w:adjustRightInd w:val="0"/>
        <w:spacing w:after="0" w:line="240" w:lineRule="atLeast"/>
        <w:rPr>
          <w:rFonts w:cs="Arial"/>
          <w:color w:val="000000"/>
          <w:lang w:val="en-CA"/>
        </w:rPr>
      </w:pPr>
      <w:r>
        <w:rPr>
          <w:rFonts w:cs="Arial"/>
          <w:color w:val="000000"/>
          <w:lang w:val="en-CA"/>
        </w:rPr>
        <w:t>BoreholeView is a s</w:t>
      </w:r>
      <w:r w:rsidR="00D14AF0" w:rsidRPr="00D14AF0">
        <w:rPr>
          <w:rFonts w:cs="Arial"/>
          <w:color w:val="000000"/>
          <w:lang w:val="en-CA"/>
        </w:rPr>
        <w:t>implified view of a GeoSciML Borehole. In GeoSciML terms, this will be an instance of a Borehole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80E1AD8" w14:textId="77777777" w:rsidR="00E426FD" w:rsidRDefault="00E426FD" w:rsidP="00D14AF0">
      <w:pPr>
        <w:autoSpaceDE w:val="0"/>
        <w:autoSpaceDN w:val="0"/>
        <w:adjustRightInd w:val="0"/>
        <w:spacing w:after="0" w:line="240" w:lineRule="atLeast"/>
        <w:rPr>
          <w:rFonts w:cs="Arial"/>
          <w:color w:val="000000"/>
          <w:lang w:val="en-CA"/>
        </w:rPr>
      </w:pPr>
    </w:p>
    <w:p w14:paraId="6028AE6D" w14:textId="1A444C7E" w:rsidR="00E426FD" w:rsidRDefault="00E426FD" w:rsidP="00E426FD">
      <w:pPr>
        <w:keepNext/>
        <w:autoSpaceDE w:val="0"/>
        <w:autoSpaceDN w:val="0"/>
        <w:adjustRightInd w:val="0"/>
        <w:spacing w:after="0" w:line="240" w:lineRule="atLeast"/>
        <w:rPr>
          <w:rFonts w:cs="Arial"/>
          <w:noProof/>
          <w:color w:val="000000"/>
          <w:lang w:val="en-CA" w:eastAsia="en-CA"/>
        </w:rPr>
      </w:pPr>
    </w:p>
    <w:p w14:paraId="615D1EF8" w14:textId="6C6B65FD" w:rsidR="009E28CA" w:rsidRDefault="00F658C5" w:rsidP="00F8032B">
      <w:pPr>
        <w:keepNext/>
        <w:autoSpaceDE w:val="0"/>
        <w:autoSpaceDN w:val="0"/>
        <w:adjustRightInd w:val="0"/>
        <w:spacing w:after="0" w:line="240" w:lineRule="atLeast"/>
        <w:jc w:val="center"/>
      </w:pPr>
      <w:r>
        <w:rPr>
          <w:noProof/>
          <w:lang w:val="en-CA" w:eastAsia="en-CA"/>
        </w:rPr>
        <w:drawing>
          <wp:inline distT="0" distB="0" distL="0" distR="0" wp14:anchorId="33FC318A" wp14:editId="4263095F">
            <wp:extent cx="2543175" cy="3648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43175" cy="3648075"/>
                    </a:xfrm>
                    <a:prstGeom prst="rect">
                      <a:avLst/>
                    </a:prstGeom>
                    <a:noFill/>
                    <a:ln>
                      <a:noFill/>
                    </a:ln>
                  </pic:spPr>
                </pic:pic>
              </a:graphicData>
            </a:graphic>
          </wp:inline>
        </w:drawing>
      </w:r>
    </w:p>
    <w:p w14:paraId="7619119E" w14:textId="63FFAC8D" w:rsidR="009E28CA" w:rsidRPr="00F8032B" w:rsidRDefault="009E28CA" w:rsidP="00F8032B">
      <w:pPr>
        <w:pStyle w:val="Lgende"/>
        <w:jc w:val="center"/>
        <w:rPr>
          <w:color w:val="auto"/>
        </w:rPr>
      </w:pPr>
      <w:r w:rsidRPr="00F8032B">
        <w:rPr>
          <w:color w:val="auto"/>
        </w:rPr>
        <w:t xml:space="preserve">Figure </w:t>
      </w:r>
      <w:r w:rsidRPr="00F8032B">
        <w:rPr>
          <w:color w:val="auto"/>
        </w:rPr>
        <w:fldChar w:fldCharType="begin"/>
      </w:r>
      <w:r w:rsidRPr="00F8032B">
        <w:rPr>
          <w:color w:val="auto"/>
        </w:rPr>
        <w:instrText xml:space="preserve"> SEQ Figure \* ARABIC </w:instrText>
      </w:r>
      <w:r w:rsidRPr="00F8032B">
        <w:rPr>
          <w:color w:val="auto"/>
        </w:rPr>
        <w:fldChar w:fldCharType="separate"/>
      </w:r>
      <w:r w:rsidR="00F02ED9">
        <w:rPr>
          <w:noProof/>
          <w:color w:val="auto"/>
        </w:rPr>
        <w:t>13</w:t>
      </w:r>
      <w:r w:rsidRPr="00F8032B">
        <w:rPr>
          <w:color w:val="auto"/>
        </w:rPr>
        <w:fldChar w:fldCharType="end"/>
      </w:r>
      <w:r w:rsidRPr="00F8032B">
        <w:rPr>
          <w:color w:val="auto"/>
        </w:rPr>
        <w:t xml:space="preserve">:  BoreholeView </w:t>
      </w:r>
      <w:r w:rsidR="00BF2A41">
        <w:rPr>
          <w:color w:val="auto"/>
        </w:rPr>
        <w:t>feature type.</w:t>
      </w:r>
    </w:p>
    <w:p w14:paraId="0D740841" w14:textId="77777777" w:rsidR="00373E5D" w:rsidRDefault="00373E5D" w:rsidP="00A12606">
      <w:pPr>
        <w:pStyle w:val="Titre4"/>
        <w:rPr>
          <w:lang w:val="en-CA"/>
        </w:rPr>
      </w:pPr>
      <w:r>
        <w:rPr>
          <w:lang w:val="en-CA"/>
        </w:rPr>
        <w:t>Mapping</w:t>
      </w:r>
    </w:p>
    <w:p w14:paraId="7C86306A" w14:textId="77777777" w:rsidR="00373E5D" w:rsidRDefault="00373E5D" w:rsidP="00373E5D">
      <w:pPr>
        <w:rPr>
          <w:lang w:val="en-CA"/>
        </w:rPr>
      </w:pPr>
    </w:p>
    <w:tbl>
      <w:tblPr>
        <w:tblStyle w:val="Ombrageclair"/>
        <w:tblW w:w="5000" w:type="pct"/>
        <w:tblLook w:val="04A0" w:firstRow="1" w:lastRow="0" w:firstColumn="1" w:lastColumn="0" w:noHBand="0" w:noVBand="1"/>
      </w:tblPr>
      <w:tblGrid>
        <w:gridCol w:w="2016"/>
        <w:gridCol w:w="6840"/>
      </w:tblGrid>
      <w:tr w:rsidR="00373E5D" w:rsidRPr="00373E5D" w14:paraId="70978877" w14:textId="77777777" w:rsidTr="0034278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tcPr>
          <w:p w14:paraId="635EDDA2" w14:textId="005B2576" w:rsidR="00373E5D" w:rsidRPr="00373E5D" w:rsidRDefault="00373E5D" w:rsidP="00373E5D">
            <w:pPr>
              <w:spacing w:after="0"/>
              <w:rPr>
                <w:rFonts w:ascii="Consolas" w:hAnsi="Consolas" w:cs="Consolas"/>
                <w:sz w:val="18"/>
                <w:szCs w:val="18"/>
                <w:lang w:val="en-CA" w:eastAsia="en-CA"/>
              </w:rPr>
            </w:pPr>
            <w:r>
              <w:rPr>
                <w:rFonts w:ascii="Consolas" w:hAnsi="Consolas" w:cs="Consolas"/>
                <w:sz w:val="18"/>
                <w:szCs w:val="18"/>
                <w:lang w:val="en-CA" w:eastAsia="en-CA"/>
              </w:rPr>
              <w:t>Property</w:t>
            </w:r>
          </w:p>
        </w:tc>
        <w:tc>
          <w:tcPr>
            <w:tcW w:w="6838" w:type="dxa"/>
          </w:tcPr>
          <w:p w14:paraId="4969881C" w14:textId="43B8C675" w:rsidR="00373E5D" w:rsidRPr="00373E5D" w:rsidRDefault="00373E5D" w:rsidP="00373E5D">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Mapping from Borehole</w:t>
            </w:r>
          </w:p>
        </w:tc>
      </w:tr>
      <w:tr w:rsidR="00373E5D" w:rsidRPr="00373E5D" w14:paraId="481CA192" w14:textId="77777777" w:rsidTr="00342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7E2BDFB6"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identifier</w:t>
            </w:r>
          </w:p>
        </w:tc>
        <w:tc>
          <w:tcPr>
            <w:tcW w:w="6838" w:type="dxa"/>
            <w:hideMark/>
          </w:tcPr>
          <w:p w14:paraId="743248B8" w14:textId="77777777" w:rsidR="00373E5D" w:rsidRPr="00373E5D" w:rsidRDefault="00373E5D" w:rsidP="00373E5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identifier</w:t>
            </w:r>
          </w:p>
        </w:tc>
      </w:tr>
      <w:tr w:rsidR="00373E5D" w:rsidRPr="00373E5D" w14:paraId="78AE27C8" w14:textId="77777777" w:rsidTr="0034278D">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D6F3915"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name</w:t>
            </w:r>
          </w:p>
        </w:tc>
        <w:tc>
          <w:tcPr>
            <w:tcW w:w="6838" w:type="dxa"/>
            <w:hideMark/>
          </w:tcPr>
          <w:p w14:paraId="7EED8256" w14:textId="4219065E" w:rsidR="00373E5D" w:rsidRPr="00373E5D" w:rsidRDefault="0034278D" w:rsidP="00373E5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n</w:t>
            </w:r>
            <w:r w:rsidR="00373E5D" w:rsidRPr="00373E5D">
              <w:rPr>
                <w:rFonts w:ascii="Consolas" w:hAnsi="Consolas" w:cs="Consolas"/>
                <w:sz w:val="18"/>
                <w:szCs w:val="18"/>
                <w:lang w:val="en-CA" w:eastAsia="en-CA"/>
              </w:rPr>
              <w:t>ame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373E5D" w:rsidRPr="00373E5D" w14:paraId="0AF76493" w14:textId="77777777" w:rsidTr="00342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4C391E50"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description</w:t>
            </w:r>
          </w:p>
        </w:tc>
        <w:tc>
          <w:tcPr>
            <w:tcW w:w="6838" w:type="dxa"/>
            <w:hideMark/>
          </w:tcPr>
          <w:p w14:paraId="464CCA3D" w14:textId="77777777" w:rsidR="00373E5D" w:rsidRPr="00373E5D" w:rsidRDefault="00373E5D" w:rsidP="00373E5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description</w:t>
            </w:r>
          </w:p>
        </w:tc>
      </w:tr>
      <w:tr w:rsidR="00373E5D" w:rsidRPr="00373E5D" w14:paraId="393137F8" w14:textId="77777777" w:rsidTr="0034278D">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4FDA09C8"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purpose</w:t>
            </w:r>
          </w:p>
        </w:tc>
        <w:tc>
          <w:tcPr>
            <w:tcW w:w="6838" w:type="dxa"/>
            <w:hideMark/>
          </w:tcPr>
          <w:p w14:paraId="7AB62833" w14:textId="6B63EB76" w:rsidR="00373E5D" w:rsidRPr="00373E5D" w:rsidRDefault="00373E5D" w:rsidP="00373E5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indexData:BoreholeDetails::purpose</w:t>
            </w:r>
            <w:r w:rsidR="0034278D">
              <w:rPr>
                <w:rFonts w:ascii="Consolas" w:hAnsi="Consolas" w:cs="Consolas"/>
                <w:sz w:val="18"/>
                <w:szCs w:val="18"/>
                <w:lang w:val="en-CA" w:eastAsia="en-CA"/>
              </w:rPr>
              <w:t xml:space="preserve"> </w:t>
            </w:r>
            <w:r w:rsidR="004A7DAE" w:rsidRPr="00ED1DE6">
              <w:rPr>
                <w:rFonts w:ascii="Consolas" w:hAnsi="Consolas" w:cs="Consolas"/>
                <w:sz w:val="18"/>
                <w:szCs w:val="18"/>
                <w:vertAlign w:val="superscript"/>
              </w:rPr>
              <w:t>1</w:t>
            </w:r>
            <w:r w:rsidR="004A7DAE">
              <w:rPr>
                <w:rFonts w:ascii="Consolas" w:hAnsi="Consolas" w:cs="Consolas"/>
                <w:sz w:val="18"/>
                <w:szCs w:val="18"/>
                <w:vertAlign w:val="superscript"/>
              </w:rPr>
              <w:t xml:space="preserve"> </w:t>
            </w:r>
            <w:r w:rsidR="0034278D" w:rsidRPr="00ED1DE6">
              <w:rPr>
                <w:rFonts w:ascii="Consolas" w:hAnsi="Consolas" w:cs="Consolas"/>
                <w:sz w:val="18"/>
                <w:szCs w:val="18"/>
                <w:vertAlign w:val="superscript"/>
              </w:rPr>
              <w:t>2</w:t>
            </w:r>
          </w:p>
        </w:tc>
      </w:tr>
      <w:tr w:rsidR="00373E5D" w:rsidRPr="00373E5D" w14:paraId="5E339B8E" w14:textId="77777777" w:rsidTr="00342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303D0048"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status</w:t>
            </w:r>
          </w:p>
        </w:tc>
        <w:tc>
          <w:tcPr>
            <w:tcW w:w="6838" w:type="dxa"/>
            <w:hideMark/>
          </w:tcPr>
          <w:p w14:paraId="2F40A62B" w14:textId="77777777" w:rsidR="00373E5D" w:rsidRPr="00373E5D" w:rsidRDefault="00373E5D" w:rsidP="00373E5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p>
        </w:tc>
      </w:tr>
      <w:tr w:rsidR="00373E5D" w:rsidRPr="00373E5D" w14:paraId="5DAE30A8" w14:textId="77777777" w:rsidTr="0034278D">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7CE391EA"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drillingMethod</w:t>
            </w:r>
          </w:p>
        </w:tc>
        <w:tc>
          <w:tcPr>
            <w:tcW w:w="6838" w:type="dxa"/>
            <w:hideMark/>
          </w:tcPr>
          <w:p w14:paraId="4161BD76" w14:textId="6CFC677A" w:rsidR="00373E5D" w:rsidRPr="00373E5D" w:rsidRDefault="00373E5D" w:rsidP="00373E5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downholeDrillingDetails:DrillingDetails::drillingMethod</w:t>
            </w:r>
            <w:r w:rsidR="0034278D">
              <w:rPr>
                <w:rFonts w:ascii="Consolas" w:hAnsi="Consolas" w:cs="Consolas"/>
                <w:sz w:val="18"/>
                <w:szCs w:val="18"/>
                <w:lang w:val="en-CA" w:eastAsia="en-CA"/>
              </w:rPr>
              <w:t xml:space="preserve"> </w:t>
            </w:r>
            <w:r w:rsidR="004A7DAE" w:rsidRPr="00ED1DE6">
              <w:rPr>
                <w:rFonts w:ascii="Consolas" w:hAnsi="Consolas" w:cs="Consolas"/>
                <w:sz w:val="18"/>
                <w:szCs w:val="18"/>
                <w:vertAlign w:val="superscript"/>
              </w:rPr>
              <w:t>1</w:t>
            </w:r>
            <w:r w:rsidR="004A7DAE">
              <w:rPr>
                <w:rFonts w:ascii="Consolas" w:hAnsi="Consolas" w:cs="Consolas"/>
                <w:sz w:val="18"/>
                <w:szCs w:val="18"/>
                <w:vertAlign w:val="superscript"/>
              </w:rPr>
              <w:t xml:space="preserve"> </w:t>
            </w:r>
            <w:r w:rsidR="0034278D" w:rsidRPr="00ED1DE6">
              <w:rPr>
                <w:rFonts w:ascii="Consolas" w:hAnsi="Consolas" w:cs="Consolas"/>
                <w:sz w:val="18"/>
                <w:szCs w:val="18"/>
                <w:vertAlign w:val="superscript"/>
              </w:rPr>
              <w:t>2</w:t>
            </w:r>
          </w:p>
        </w:tc>
      </w:tr>
      <w:tr w:rsidR="00373E5D" w:rsidRPr="00373E5D" w14:paraId="076C3960" w14:textId="77777777" w:rsidTr="00342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7E8D803C"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operator</w:t>
            </w:r>
          </w:p>
        </w:tc>
        <w:tc>
          <w:tcPr>
            <w:tcW w:w="6838" w:type="dxa"/>
            <w:hideMark/>
          </w:tcPr>
          <w:p w14:paraId="157D6A85" w14:textId="77777777" w:rsidR="00373E5D" w:rsidRPr="00373E5D" w:rsidRDefault="00373E5D" w:rsidP="00373E5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indexData:BoreholeDetails::operator:CI_Responsibility::party:CI_Party::name</w:t>
            </w:r>
          </w:p>
        </w:tc>
      </w:tr>
      <w:tr w:rsidR="00373E5D" w:rsidRPr="00373E5D" w14:paraId="316BC0F7" w14:textId="77777777" w:rsidTr="0034278D">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DE1CF2C"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driller</w:t>
            </w:r>
          </w:p>
        </w:tc>
        <w:tc>
          <w:tcPr>
            <w:tcW w:w="6838" w:type="dxa"/>
            <w:hideMark/>
          </w:tcPr>
          <w:p w14:paraId="3AD5A6C6" w14:textId="77777777" w:rsidR="00373E5D" w:rsidRPr="00373E5D" w:rsidRDefault="00373E5D" w:rsidP="00373E5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indexData:BoreholeDetails::driller:CI_Responsibility::party:CI_Party::name</w:t>
            </w:r>
          </w:p>
        </w:tc>
      </w:tr>
      <w:tr w:rsidR="00373E5D" w:rsidRPr="00373E5D" w14:paraId="1646A38E" w14:textId="77777777" w:rsidTr="00342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DD67EB4"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drillStartDate</w:t>
            </w:r>
          </w:p>
        </w:tc>
        <w:tc>
          <w:tcPr>
            <w:tcW w:w="6838" w:type="dxa"/>
            <w:hideMark/>
          </w:tcPr>
          <w:p w14:paraId="78C770FD" w14:textId="5863E71B" w:rsidR="00373E5D" w:rsidRPr="00373E5D" w:rsidRDefault="00373E5D" w:rsidP="00373E5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indexData:BoreholeDetails::dateOfDrilling:TM_Period::begin:TM_Instant::position</w:t>
            </w:r>
            <w:r w:rsidR="004A7DAE">
              <w:rPr>
                <w:rFonts w:ascii="Consolas" w:hAnsi="Consolas" w:cs="Consolas"/>
                <w:sz w:val="18"/>
                <w:szCs w:val="18"/>
                <w:lang w:val="en-CA" w:eastAsia="en-CA"/>
              </w:rPr>
              <w:t xml:space="preserve"> </w:t>
            </w:r>
            <w:r w:rsidR="004A7DAE" w:rsidRPr="00ED1DE6">
              <w:rPr>
                <w:rFonts w:ascii="Consolas" w:hAnsi="Consolas" w:cs="Consolas"/>
                <w:sz w:val="18"/>
                <w:szCs w:val="18"/>
                <w:vertAlign w:val="superscript"/>
              </w:rPr>
              <w:t>1</w:t>
            </w:r>
          </w:p>
        </w:tc>
      </w:tr>
      <w:tr w:rsidR="00373E5D" w:rsidRPr="00373E5D" w14:paraId="5DB1C99B" w14:textId="77777777" w:rsidTr="0034278D">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2EFD4BFD"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drillEndDate</w:t>
            </w:r>
          </w:p>
        </w:tc>
        <w:tc>
          <w:tcPr>
            <w:tcW w:w="6838" w:type="dxa"/>
            <w:hideMark/>
          </w:tcPr>
          <w:p w14:paraId="4658F4BD" w14:textId="73B81CAC" w:rsidR="00373E5D" w:rsidRPr="00373E5D" w:rsidRDefault="00373E5D" w:rsidP="00373E5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indexData:BoreholeDetails::dateOfDrilling:TM_Period::end:TM_Instant::position</w:t>
            </w:r>
            <w:r w:rsidR="004A7DAE">
              <w:rPr>
                <w:rFonts w:ascii="Consolas" w:hAnsi="Consolas" w:cs="Consolas"/>
                <w:sz w:val="18"/>
                <w:szCs w:val="18"/>
                <w:lang w:val="en-CA" w:eastAsia="en-CA"/>
              </w:rPr>
              <w:t xml:space="preserve"> </w:t>
            </w:r>
            <w:r w:rsidR="004A7DAE" w:rsidRPr="00ED1DE6">
              <w:rPr>
                <w:rFonts w:ascii="Consolas" w:hAnsi="Consolas" w:cs="Consolas"/>
                <w:sz w:val="18"/>
                <w:szCs w:val="18"/>
                <w:vertAlign w:val="superscript"/>
              </w:rPr>
              <w:t>1</w:t>
            </w:r>
          </w:p>
        </w:tc>
      </w:tr>
      <w:tr w:rsidR="00373E5D" w:rsidRPr="00373E5D" w14:paraId="3F9D7B72" w14:textId="77777777" w:rsidTr="00342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8901C13"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startPoint</w:t>
            </w:r>
          </w:p>
        </w:tc>
        <w:tc>
          <w:tcPr>
            <w:tcW w:w="6838" w:type="dxa"/>
            <w:hideMark/>
          </w:tcPr>
          <w:p w14:paraId="1B91B36F" w14:textId="77777777" w:rsidR="00373E5D" w:rsidRPr="00373E5D" w:rsidRDefault="00373E5D" w:rsidP="00373E5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indexData:BoreholeDetails::startPoint</w:t>
            </w:r>
          </w:p>
        </w:tc>
      </w:tr>
      <w:tr w:rsidR="00373E5D" w:rsidRPr="00373E5D" w14:paraId="62A35689" w14:textId="77777777" w:rsidTr="0034278D">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1795A141"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inclinationType</w:t>
            </w:r>
          </w:p>
        </w:tc>
        <w:tc>
          <w:tcPr>
            <w:tcW w:w="6838" w:type="dxa"/>
            <w:hideMark/>
          </w:tcPr>
          <w:p w14:paraId="6257F01C" w14:textId="7F8FEDC2" w:rsidR="00373E5D" w:rsidRPr="00373E5D" w:rsidRDefault="00373E5D" w:rsidP="00373E5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indexData:BoreholeDetails::inclinationType</w:t>
            </w:r>
            <w:r w:rsidR="0034278D">
              <w:rPr>
                <w:rFonts w:ascii="Consolas" w:hAnsi="Consolas" w:cs="Consolas"/>
                <w:sz w:val="18"/>
                <w:szCs w:val="18"/>
                <w:lang w:val="en-CA" w:eastAsia="en-CA"/>
              </w:rPr>
              <w:t xml:space="preserve"> </w:t>
            </w:r>
            <w:r w:rsidR="0034278D" w:rsidRPr="00ED1DE6">
              <w:rPr>
                <w:rFonts w:ascii="Consolas" w:hAnsi="Consolas" w:cs="Consolas"/>
                <w:sz w:val="18"/>
                <w:szCs w:val="18"/>
                <w:vertAlign w:val="superscript"/>
              </w:rPr>
              <w:t>2</w:t>
            </w:r>
          </w:p>
        </w:tc>
      </w:tr>
      <w:tr w:rsidR="00373E5D" w:rsidRPr="00373E5D" w14:paraId="743FA76F" w14:textId="77777777" w:rsidTr="00342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2F3BA2FB"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boreholeMaterialCustodian</w:t>
            </w:r>
          </w:p>
        </w:tc>
        <w:tc>
          <w:tcPr>
            <w:tcW w:w="6838" w:type="dxa"/>
            <w:hideMark/>
          </w:tcPr>
          <w:p w14:paraId="1DE84F87" w14:textId="6376D727" w:rsidR="00373E5D" w:rsidRPr="00373E5D" w:rsidRDefault="00373E5D" w:rsidP="00373E5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indexData:BoreholeDetails::boreholeMaterialCustodian:CI_Responsibility::party:CI_Party::name</w:t>
            </w:r>
            <w:r w:rsidR="004A7DAE">
              <w:rPr>
                <w:rFonts w:ascii="Consolas" w:hAnsi="Consolas" w:cs="Consolas"/>
                <w:sz w:val="18"/>
                <w:szCs w:val="18"/>
                <w:lang w:val="en-CA" w:eastAsia="en-CA"/>
              </w:rPr>
              <w:t xml:space="preserve"> </w:t>
            </w:r>
            <w:r w:rsidR="004A7DAE" w:rsidRPr="00ED1DE6">
              <w:rPr>
                <w:rFonts w:ascii="Consolas" w:hAnsi="Consolas" w:cs="Consolas"/>
                <w:sz w:val="18"/>
                <w:szCs w:val="18"/>
                <w:vertAlign w:val="superscript"/>
              </w:rPr>
              <w:t>1</w:t>
            </w:r>
          </w:p>
        </w:tc>
      </w:tr>
      <w:tr w:rsidR="00373E5D" w:rsidRPr="00373E5D" w14:paraId="32C9EB17" w14:textId="77777777" w:rsidTr="0034278D">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490752C5"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boreholeLength_m</w:t>
            </w:r>
          </w:p>
        </w:tc>
        <w:tc>
          <w:tcPr>
            <w:tcW w:w="6838" w:type="dxa"/>
            <w:hideMark/>
          </w:tcPr>
          <w:p w14:paraId="38FF3CBD" w14:textId="77777777" w:rsidR="00373E5D" w:rsidRPr="00373E5D" w:rsidRDefault="00373E5D" w:rsidP="00373E5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indexData:BoreholeDetails::boreholeLength:Quantity::value</w:t>
            </w:r>
          </w:p>
        </w:tc>
      </w:tr>
      <w:tr w:rsidR="00373E5D" w:rsidRPr="00373E5D" w14:paraId="216701CF" w14:textId="77777777" w:rsidTr="00342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74C8F53"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elevation_m</w:t>
            </w:r>
          </w:p>
        </w:tc>
        <w:tc>
          <w:tcPr>
            <w:tcW w:w="6838" w:type="dxa"/>
            <w:hideMark/>
          </w:tcPr>
          <w:p w14:paraId="1F231EF3" w14:textId="77777777" w:rsidR="00373E5D" w:rsidRPr="00373E5D" w:rsidRDefault="00373E5D" w:rsidP="00373E5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referenceLocation:OriginPosition::elevationDirectPosition:::coordinate</w:t>
            </w:r>
          </w:p>
        </w:tc>
      </w:tr>
      <w:tr w:rsidR="00373E5D" w:rsidRPr="00373E5D" w14:paraId="4671F119" w14:textId="77777777" w:rsidTr="0034278D">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7BD1827"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lastRenderedPageBreak/>
              <w:t>elevation_srs</w:t>
            </w:r>
          </w:p>
        </w:tc>
        <w:tc>
          <w:tcPr>
            <w:tcW w:w="6838" w:type="dxa"/>
            <w:hideMark/>
          </w:tcPr>
          <w:p w14:paraId="7C543B40" w14:textId="77777777" w:rsidR="00373E5D" w:rsidRPr="00373E5D" w:rsidRDefault="00373E5D" w:rsidP="00373E5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color w:val="FF0000"/>
                <w:sz w:val="18"/>
                <w:szCs w:val="18"/>
                <w:lang w:val="en-CA" w:eastAsia="en-CA"/>
              </w:rPr>
            </w:pPr>
            <w:r w:rsidRPr="00373E5D">
              <w:rPr>
                <w:rFonts w:ascii="Consolas" w:hAnsi="Consolas" w:cs="Consolas"/>
                <w:color w:val="auto"/>
                <w:sz w:val="18"/>
                <w:szCs w:val="18"/>
                <w:lang w:val="en-CA" w:eastAsia="en-CA"/>
              </w:rPr>
              <w:t>referenceLocation:OriginPosition::elevation:srsName</w:t>
            </w:r>
          </w:p>
        </w:tc>
      </w:tr>
      <w:tr w:rsidR="00373E5D" w:rsidRPr="00373E5D" w14:paraId="6118B213" w14:textId="77777777" w:rsidTr="00342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1C3B26AC"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positionalAccuracy</w:t>
            </w:r>
          </w:p>
        </w:tc>
        <w:tc>
          <w:tcPr>
            <w:tcW w:w="6838" w:type="dxa"/>
            <w:hideMark/>
          </w:tcPr>
          <w:p w14:paraId="24475F1D" w14:textId="7A4F9DB7" w:rsidR="00373E5D" w:rsidRPr="00373E5D" w:rsidRDefault="0034278D" w:rsidP="00373E5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metaDataProperty(…):DQ_PositionalAccuracy</w:t>
            </w:r>
            <w:r w:rsidR="004A7DAE">
              <w:rPr>
                <w:rFonts w:ascii="Consolas" w:hAnsi="Consolas" w:cs="Consolas"/>
                <w:sz w:val="18"/>
                <w:szCs w:val="18"/>
                <w:lang w:val="en-CA" w:eastAsia="en-CA"/>
              </w:rPr>
              <w:t xml:space="preserve"> </w:t>
            </w:r>
            <w:r w:rsidR="004A7DAE" w:rsidRPr="00ED1DE6">
              <w:rPr>
                <w:rFonts w:ascii="Consolas" w:hAnsi="Consolas" w:cs="Consolas"/>
                <w:sz w:val="18"/>
                <w:szCs w:val="18"/>
                <w:vertAlign w:val="superscript"/>
              </w:rPr>
              <w:t>1</w:t>
            </w:r>
          </w:p>
        </w:tc>
      </w:tr>
      <w:tr w:rsidR="00373E5D" w:rsidRPr="00373E5D" w14:paraId="765DFD8D" w14:textId="77777777" w:rsidTr="0034278D">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B747B3E"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source</w:t>
            </w:r>
          </w:p>
        </w:tc>
        <w:tc>
          <w:tcPr>
            <w:tcW w:w="6838" w:type="dxa"/>
            <w:hideMark/>
          </w:tcPr>
          <w:p w14:paraId="0EA8A210" w14:textId="6BBC8725" w:rsidR="00373E5D" w:rsidRPr="00373E5D" w:rsidRDefault="00373E5D" w:rsidP="00373E5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metaDataProperty:(…):CI_Citation</w:t>
            </w:r>
            <w:r w:rsidR="004A7DAE">
              <w:rPr>
                <w:rFonts w:ascii="Consolas" w:hAnsi="Consolas" w:cs="Consolas"/>
                <w:sz w:val="18"/>
                <w:szCs w:val="18"/>
                <w:lang w:val="en-CA" w:eastAsia="en-CA"/>
              </w:rPr>
              <w:t xml:space="preserve"> </w:t>
            </w:r>
            <w:r w:rsidR="004A7DAE" w:rsidRPr="00ED1DE6">
              <w:rPr>
                <w:rFonts w:ascii="Consolas" w:hAnsi="Consolas" w:cs="Consolas"/>
                <w:sz w:val="18"/>
                <w:szCs w:val="18"/>
                <w:vertAlign w:val="superscript"/>
              </w:rPr>
              <w:t>1</w:t>
            </w:r>
          </w:p>
        </w:tc>
      </w:tr>
      <w:tr w:rsidR="00373E5D" w:rsidRPr="00373E5D" w14:paraId="4DEC97B2" w14:textId="77777777" w:rsidTr="00342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ED4FDD7"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parentBorehole_uri</w:t>
            </w:r>
          </w:p>
        </w:tc>
        <w:tc>
          <w:tcPr>
            <w:tcW w:w="6838" w:type="dxa"/>
            <w:hideMark/>
          </w:tcPr>
          <w:p w14:paraId="1C1ADF13" w14:textId="307A3205" w:rsidR="00373E5D" w:rsidRPr="00373E5D" w:rsidRDefault="00373E5D" w:rsidP="00373E5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relatedSamplingFeature:SamplingFeatureComplex::relatedSamplingFeature:Borehole::identifier</w:t>
            </w:r>
            <w:r w:rsidR="0034278D">
              <w:rPr>
                <w:rFonts w:ascii="Consolas" w:hAnsi="Consolas" w:cs="Consolas"/>
                <w:sz w:val="18"/>
                <w:szCs w:val="18"/>
                <w:lang w:val="en-CA" w:eastAsia="en-CA"/>
              </w:rPr>
              <w:t xml:space="preserve"> </w:t>
            </w:r>
            <w:r w:rsidR="0034278D" w:rsidRPr="00ED1DE6">
              <w:rPr>
                <w:rFonts w:ascii="Consolas" w:hAnsi="Consolas" w:cs="Consolas"/>
                <w:sz w:val="18"/>
                <w:szCs w:val="18"/>
                <w:vertAlign w:val="superscript"/>
              </w:rPr>
              <w:t>3</w:t>
            </w:r>
          </w:p>
        </w:tc>
      </w:tr>
      <w:tr w:rsidR="00373E5D" w:rsidRPr="00373E5D" w14:paraId="52D99700" w14:textId="77777777" w:rsidTr="0034278D">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8845F8F"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metadata_uri</w:t>
            </w:r>
          </w:p>
        </w:tc>
        <w:tc>
          <w:tcPr>
            <w:tcW w:w="6838" w:type="dxa"/>
            <w:hideMark/>
          </w:tcPr>
          <w:p w14:paraId="5952A6E5" w14:textId="683ECACC" w:rsidR="00373E5D" w:rsidRPr="00373E5D" w:rsidRDefault="00373E5D" w:rsidP="00373E5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metaDataProperty:MD_Metadata</w:t>
            </w:r>
            <w:r w:rsidR="0034278D">
              <w:rPr>
                <w:rFonts w:ascii="Consolas" w:hAnsi="Consolas" w:cs="Consolas"/>
                <w:sz w:val="18"/>
                <w:szCs w:val="18"/>
                <w:lang w:val="en-CA" w:eastAsia="en-CA"/>
              </w:rPr>
              <w:t xml:space="preserve"> </w:t>
            </w:r>
            <w:r w:rsidR="0034278D" w:rsidRPr="00ED1DE6">
              <w:rPr>
                <w:rFonts w:ascii="Consolas" w:hAnsi="Consolas" w:cs="Consolas"/>
                <w:sz w:val="18"/>
                <w:szCs w:val="18"/>
                <w:vertAlign w:val="superscript"/>
              </w:rPr>
              <w:t>3</w:t>
            </w:r>
          </w:p>
        </w:tc>
      </w:tr>
      <w:tr w:rsidR="00373E5D" w:rsidRPr="00373E5D" w14:paraId="23D029DE" w14:textId="77777777" w:rsidTr="00342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082C5DA"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genericSymbolizer</w:t>
            </w:r>
          </w:p>
        </w:tc>
        <w:tc>
          <w:tcPr>
            <w:tcW w:w="6838" w:type="dxa"/>
            <w:hideMark/>
          </w:tcPr>
          <w:p w14:paraId="33ECF06C" w14:textId="77777777" w:rsidR="00373E5D" w:rsidRPr="00373E5D" w:rsidRDefault="00373E5D" w:rsidP="00373E5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p>
        </w:tc>
      </w:tr>
      <w:tr w:rsidR="00373E5D" w:rsidRPr="00373E5D" w14:paraId="26331607" w14:textId="77777777" w:rsidTr="0034278D">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3E2E555"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shape</w:t>
            </w:r>
          </w:p>
        </w:tc>
        <w:tc>
          <w:tcPr>
            <w:tcW w:w="6838" w:type="dxa"/>
            <w:hideMark/>
          </w:tcPr>
          <w:p w14:paraId="3284A823" w14:textId="77777777" w:rsidR="00373E5D" w:rsidRPr="00373E5D" w:rsidRDefault="00373E5D" w:rsidP="00373E5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shape</w:t>
            </w:r>
          </w:p>
        </w:tc>
      </w:tr>
      <w:tr w:rsidR="0034278D" w:rsidRPr="00373E5D" w14:paraId="779F6121" w14:textId="77777777" w:rsidTr="00342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79465C96" w14:textId="77777777" w:rsidR="0034278D" w:rsidRDefault="0034278D" w:rsidP="0034278D">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1B5AEF9D" w14:textId="77777777" w:rsidR="0034278D" w:rsidRDefault="0034278D" w:rsidP="0034278D">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6630C26B" w14:textId="0AA71CF3" w:rsidR="0034278D" w:rsidRPr="00373E5D" w:rsidRDefault="0034278D" w:rsidP="0034278D">
            <w:pPr>
              <w:spacing w:after="0"/>
              <w:rPr>
                <w:rFonts w:ascii="Consolas" w:hAnsi="Consolas" w:cs="Consolas"/>
                <w:sz w:val="18"/>
                <w:szCs w:val="18"/>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667950CA" w14:textId="77777777" w:rsidR="00373E5D" w:rsidRDefault="00373E5D" w:rsidP="00373E5D">
      <w:pPr>
        <w:rPr>
          <w:lang w:val="en-CA"/>
        </w:rPr>
      </w:pPr>
    </w:p>
    <w:p w14:paraId="42FC5C9A" w14:textId="77777777" w:rsidR="00373E5D" w:rsidRPr="00373E5D" w:rsidRDefault="00373E5D" w:rsidP="00373E5D">
      <w:pPr>
        <w:rPr>
          <w:lang w:val="en-CA"/>
        </w:rPr>
      </w:pPr>
    </w:p>
    <w:p w14:paraId="289057E4" w14:textId="376D709E" w:rsidR="00D14AF0" w:rsidRDefault="00FD56B7" w:rsidP="00A12606">
      <w:pPr>
        <w:pStyle w:val="Titre4"/>
        <w:rPr>
          <w:lang w:val="en-CA"/>
        </w:rPr>
      </w:pPr>
      <w:proofErr w:type="gramStart"/>
      <w:r>
        <w:rPr>
          <w:lang w:val="en-CA"/>
        </w:rPr>
        <w:t>i</w:t>
      </w:r>
      <w:r w:rsidR="00510FBF" w:rsidRPr="00D970E9">
        <w:rPr>
          <w:lang w:val="en-CA"/>
        </w:rPr>
        <w:t>dentifier</w:t>
      </w:r>
      <w:proofErr w:type="gramEnd"/>
    </w:p>
    <w:p w14:paraId="5394303B" w14:textId="77777777" w:rsidR="00510FBF" w:rsidRPr="00D14AF0" w:rsidRDefault="00510FBF" w:rsidP="00D14AF0">
      <w:pPr>
        <w:autoSpaceDE w:val="0"/>
        <w:autoSpaceDN w:val="0"/>
        <w:adjustRightInd w:val="0"/>
        <w:spacing w:after="0" w:line="240" w:lineRule="atLeast"/>
        <w:rPr>
          <w:rFonts w:cs="Arial"/>
          <w:color w:val="000000"/>
          <w:lang w:val="en-CA"/>
        </w:rPr>
      </w:pPr>
    </w:p>
    <w:p w14:paraId="4488824C" w14:textId="6C40472E" w:rsidR="00D14AF0" w:rsidRDefault="00510FBF" w:rsidP="00D14AF0">
      <w:pPr>
        <w:autoSpaceDE w:val="0"/>
        <w:autoSpaceDN w:val="0"/>
        <w:adjustRightInd w:val="0"/>
        <w:spacing w:after="0" w:line="240" w:lineRule="atLeast"/>
        <w:rPr>
          <w:rFonts w:cs="Arial"/>
          <w:color w:val="000000"/>
          <w:lang w:val="en-CA"/>
        </w:rPr>
      </w:pPr>
      <w:r>
        <w:rPr>
          <w:rFonts w:cs="Arial"/>
          <w:color w:val="000000"/>
          <w:lang w:val="en-CA"/>
        </w:rPr>
        <w:t>The identifier</w:t>
      </w:r>
      <w:proofErr w:type="gramStart"/>
      <w:r>
        <w:rPr>
          <w:rFonts w:cs="Arial"/>
          <w:color w:val="000000"/>
          <w:lang w:val="en-CA"/>
        </w:rPr>
        <w:t>:</w:t>
      </w:r>
      <w:r w:rsidR="00253146">
        <w:t>Primitive</w:t>
      </w:r>
      <w:proofErr w:type="gramEnd"/>
      <w:r w:rsidR="00253146">
        <w:t>::CharacterString</w:t>
      </w:r>
      <w:r w:rsidR="00253146" w:rsidDel="00253146">
        <w:rPr>
          <w:rFonts w:cs="Arial"/>
          <w:color w:val="000000"/>
          <w:lang w:val="en-CA"/>
        </w:rPr>
        <w:t xml:space="preserve"> </w:t>
      </w:r>
      <w:r>
        <w:rPr>
          <w:rFonts w:cs="Arial"/>
          <w:color w:val="000000"/>
          <w:lang w:val="en-CA"/>
        </w:rPr>
        <w:t xml:space="preserve">property shall contain a unique identifier for this </w:t>
      </w:r>
      <w:r w:rsidR="00D96958">
        <w:rPr>
          <w:rFonts w:cs="Arial"/>
          <w:color w:val="000000"/>
          <w:lang w:val="en-CA"/>
        </w:rPr>
        <w:t xml:space="preserve">borehole </w:t>
      </w:r>
      <w:commentRangeStart w:id="308"/>
      <w:r w:rsidR="00D96958">
        <w:t xml:space="preserve">and be formatted as an </w:t>
      </w:r>
      <w:r w:rsidR="00D96958">
        <w:rPr>
          <w:lang w:val="en-CA"/>
        </w:rPr>
        <w:t xml:space="preserve">absolute URI conformant to RFC </w:t>
      </w:r>
      <w:commentRangeStart w:id="309"/>
      <w:r w:rsidR="00D96958">
        <w:rPr>
          <w:lang w:val="en-CA"/>
        </w:rPr>
        <w:t>3986</w:t>
      </w:r>
      <w:commentRangeEnd w:id="309"/>
      <w:r w:rsidR="00D96958">
        <w:rPr>
          <w:rStyle w:val="Marquedecommentaire"/>
        </w:rPr>
        <w:commentReference w:id="309"/>
      </w:r>
      <w:r w:rsidR="001E3746">
        <w:rPr>
          <w:lang w:val="en-CA"/>
        </w:rPr>
        <w:t>.</w:t>
      </w:r>
      <w:r>
        <w:rPr>
          <w:rFonts w:cs="Arial"/>
          <w:color w:val="000000"/>
          <w:lang w:val="en-CA"/>
        </w:rPr>
        <w:t>.</w:t>
      </w:r>
      <w:commentRangeEnd w:id="308"/>
      <w:r w:rsidR="00673C75">
        <w:rPr>
          <w:rStyle w:val="Marquedecommentaire"/>
        </w:rPr>
        <w:commentReference w:id="308"/>
      </w:r>
    </w:p>
    <w:p w14:paraId="2731FB82" w14:textId="77777777" w:rsidR="00510FBF" w:rsidRDefault="00510FBF" w:rsidP="00D14AF0">
      <w:pPr>
        <w:autoSpaceDE w:val="0"/>
        <w:autoSpaceDN w:val="0"/>
        <w:adjustRightInd w:val="0"/>
        <w:spacing w:after="0" w:line="240" w:lineRule="atLeast"/>
        <w:rPr>
          <w:rFonts w:cs="Arial"/>
          <w:color w:val="000000"/>
          <w:lang w:val="en-CA"/>
        </w:rPr>
      </w:pPr>
    </w:p>
    <w:p w14:paraId="08ABA371" w14:textId="77777777" w:rsidR="00BE718C" w:rsidRPr="00D14AF0"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57350C2E" w14:textId="77777777" w:rsidTr="002E6F45">
        <w:trPr>
          <w:cantSplit/>
        </w:trPr>
        <w:tc>
          <w:tcPr>
            <w:tcW w:w="4219" w:type="dxa"/>
            <w:tcBorders>
              <w:right w:val="nil"/>
            </w:tcBorders>
            <w:shd w:val="clear" w:color="auto" w:fill="auto"/>
          </w:tcPr>
          <w:p w14:paraId="3BA9D8A1" w14:textId="7255A1C6" w:rsidR="00BE718C" w:rsidRPr="00D12552" w:rsidRDefault="00BE718C" w:rsidP="002E6F45">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boreholeview-identifier</w:t>
            </w:r>
          </w:p>
        </w:tc>
        <w:tc>
          <w:tcPr>
            <w:tcW w:w="4678" w:type="dxa"/>
            <w:tcBorders>
              <w:left w:val="nil"/>
            </w:tcBorders>
            <w:shd w:val="clear" w:color="auto" w:fill="auto"/>
          </w:tcPr>
          <w:p w14:paraId="7DE86343" w14:textId="5A2C1AD2" w:rsidR="00BE718C" w:rsidRPr="00D12552" w:rsidRDefault="005279F1" w:rsidP="002E6F45">
            <w:pPr>
              <w:pStyle w:val="Tabletext10"/>
              <w:jc w:val="left"/>
              <w:rPr>
                <w:rStyle w:val="reqtext"/>
                <w:lang w:val="en-CA"/>
              </w:rPr>
            </w:pPr>
            <w:commentRangeStart w:id="310"/>
            <w:proofErr w:type="gramStart"/>
            <w:r>
              <w:rPr>
                <w:rStyle w:val="reqtext"/>
                <w:lang w:val="en-CA"/>
              </w:rPr>
              <w:t>i</w:t>
            </w:r>
            <w:r w:rsidR="00BE718C">
              <w:rPr>
                <w:rStyle w:val="reqtext"/>
                <w:lang w:val="en-CA"/>
              </w:rPr>
              <w:t>dentifier</w:t>
            </w:r>
            <w:proofErr w:type="gramEnd"/>
            <w:r w:rsidR="00BE718C">
              <w:rPr>
                <w:rStyle w:val="reqtext"/>
                <w:lang w:val="en-CA"/>
              </w:rPr>
              <w:t xml:space="preserve"> </w:t>
            </w:r>
            <w:commentRangeStart w:id="311"/>
            <w:r w:rsidR="00BE718C">
              <w:rPr>
                <w:rStyle w:val="reqtext"/>
                <w:lang w:val="en-CA"/>
              </w:rPr>
              <w:t xml:space="preserve">SHOULD </w:t>
            </w:r>
            <w:commentRangeEnd w:id="311"/>
            <w:r w:rsidR="00415E41">
              <w:rPr>
                <w:rStyle w:val="Marquedecommentaire"/>
                <w:rFonts w:ascii="Times New Roman" w:eastAsia="Times New Roman" w:hAnsi="Times New Roman"/>
                <w:lang w:val="en-US" w:eastAsia="en-US"/>
              </w:rPr>
              <w:commentReference w:id="311"/>
            </w:r>
            <w:r w:rsidR="00BE718C">
              <w:rPr>
                <w:rStyle w:val="reqtext"/>
                <w:lang w:val="en-CA"/>
              </w:rPr>
              <w:t>resolve to a representation of a GeoSciML Borehole</w:t>
            </w:r>
            <w:commentRangeEnd w:id="310"/>
            <w:r w:rsidR="00673C75">
              <w:rPr>
                <w:rStyle w:val="Marquedecommentaire"/>
                <w:rFonts w:ascii="Times New Roman" w:eastAsia="Times New Roman" w:hAnsi="Times New Roman"/>
                <w:lang w:val="en-US" w:eastAsia="en-US"/>
              </w:rPr>
              <w:commentReference w:id="310"/>
            </w:r>
            <w:r w:rsidR="007A7721">
              <w:rPr>
                <w:rStyle w:val="reqtext"/>
                <w:lang w:val="en-CA"/>
              </w:rPr>
              <w:t>.</w:t>
            </w:r>
          </w:p>
        </w:tc>
      </w:tr>
    </w:tbl>
    <w:p w14:paraId="292130E1" w14:textId="77777777" w:rsidR="00BE718C" w:rsidRDefault="00BE718C" w:rsidP="00BE718C">
      <w:pPr>
        <w:autoSpaceDE w:val="0"/>
        <w:autoSpaceDN w:val="0"/>
        <w:adjustRightInd w:val="0"/>
        <w:spacing w:after="0" w:line="240" w:lineRule="atLeast"/>
        <w:rPr>
          <w:rFonts w:cs="Arial"/>
          <w:color w:val="000000"/>
          <w:lang w:val="en-CA"/>
        </w:rPr>
      </w:pPr>
    </w:p>
    <w:p w14:paraId="1A5D4EFB" w14:textId="77777777" w:rsidR="00BE718C" w:rsidRDefault="00BE718C" w:rsidP="00D14AF0">
      <w:pPr>
        <w:autoSpaceDE w:val="0"/>
        <w:autoSpaceDN w:val="0"/>
        <w:adjustRightInd w:val="0"/>
        <w:spacing w:after="0" w:line="240" w:lineRule="atLeast"/>
        <w:rPr>
          <w:rFonts w:cs="Arial"/>
          <w:color w:val="000000"/>
          <w:lang w:val="en-CA"/>
        </w:rPr>
      </w:pPr>
    </w:p>
    <w:p w14:paraId="002BDBD6" w14:textId="2AB26F1C" w:rsidR="00FD56B7" w:rsidRDefault="00BE718C" w:rsidP="00A12606">
      <w:pPr>
        <w:pStyle w:val="Titre4"/>
        <w:rPr>
          <w:lang w:val="en-CA"/>
        </w:rPr>
      </w:pPr>
      <w:proofErr w:type="gramStart"/>
      <w:r>
        <w:rPr>
          <w:lang w:val="en-CA"/>
        </w:rPr>
        <w:t>n</w:t>
      </w:r>
      <w:r w:rsidR="00FD56B7">
        <w:rPr>
          <w:lang w:val="en-CA"/>
        </w:rPr>
        <w:t>ame</w:t>
      </w:r>
      <w:proofErr w:type="gramEnd"/>
    </w:p>
    <w:p w14:paraId="2D9D5711" w14:textId="77777777" w:rsidR="00FD56B7" w:rsidRDefault="00FD56B7" w:rsidP="00D14AF0">
      <w:pPr>
        <w:autoSpaceDE w:val="0"/>
        <w:autoSpaceDN w:val="0"/>
        <w:adjustRightInd w:val="0"/>
        <w:spacing w:after="0" w:line="240" w:lineRule="atLeast"/>
        <w:rPr>
          <w:rFonts w:cs="Arial"/>
          <w:color w:val="000000"/>
          <w:lang w:val="en-CA"/>
        </w:rPr>
      </w:pPr>
    </w:p>
    <w:p w14:paraId="438A73A8" w14:textId="5C904262" w:rsidR="00510FBF" w:rsidRDefault="00A41623" w:rsidP="00D14AF0">
      <w:pPr>
        <w:autoSpaceDE w:val="0"/>
        <w:autoSpaceDN w:val="0"/>
        <w:adjustRightInd w:val="0"/>
        <w:spacing w:after="0" w:line="240" w:lineRule="atLeast"/>
        <w:rPr>
          <w:rFonts w:cs="Arial"/>
          <w:color w:val="000000"/>
          <w:lang w:val="en-CA"/>
        </w:rPr>
      </w:pPr>
      <w:r>
        <w:t>If present, t</w:t>
      </w:r>
      <w:r w:rsidR="00FD56B7">
        <w:rPr>
          <w:rFonts w:cs="Arial"/>
          <w:color w:val="000000"/>
          <w:lang w:val="en-CA"/>
        </w:rPr>
        <w:t>he property name</w:t>
      </w:r>
      <w:proofErr w:type="gramStart"/>
      <w:r w:rsidR="00FD56B7">
        <w:rPr>
          <w:rFonts w:cs="Arial"/>
          <w:color w:val="000000"/>
          <w:lang w:val="en-CA"/>
        </w:rPr>
        <w:t>:</w:t>
      </w:r>
      <w:r w:rsidR="00253146">
        <w:t>Primitive</w:t>
      </w:r>
      <w:proofErr w:type="gramEnd"/>
      <w:r w:rsidR="00253146">
        <w:t>::CharacterString</w:t>
      </w:r>
      <w:r w:rsidR="00253146" w:rsidDel="00253146">
        <w:rPr>
          <w:rFonts w:cs="Arial"/>
          <w:color w:val="000000"/>
          <w:lang w:val="en-CA"/>
        </w:rPr>
        <w:t xml:space="preserve"> </w:t>
      </w:r>
      <w:r w:rsidR="00FD56B7">
        <w:rPr>
          <w:rFonts w:cs="Arial"/>
          <w:color w:val="000000"/>
          <w:lang w:val="en-CA"/>
        </w:rPr>
        <w:t xml:space="preserve">shall contain a </w:t>
      </w:r>
      <w:r w:rsidR="00786781">
        <w:rPr>
          <w:rFonts w:cs="Arial"/>
          <w:color w:val="000000"/>
          <w:lang w:val="en-CA"/>
        </w:rPr>
        <w:t>human-</w:t>
      </w:r>
      <w:r w:rsidR="00FD56B7">
        <w:rPr>
          <w:rFonts w:cs="Arial"/>
          <w:color w:val="000000"/>
          <w:lang w:val="en-CA"/>
        </w:rPr>
        <w:t>readable d</w:t>
      </w:r>
      <w:r w:rsidR="00FD56B7" w:rsidRPr="00FD56B7">
        <w:rPr>
          <w:rFonts w:cs="Arial"/>
          <w:color w:val="000000"/>
          <w:lang w:val="en-CA"/>
        </w:rPr>
        <w:t>isplay name for the borehole</w:t>
      </w:r>
      <w:r w:rsidR="007A7721">
        <w:rPr>
          <w:rFonts w:cs="Arial"/>
          <w:color w:val="000000"/>
          <w:lang w:val="en-CA"/>
        </w:rPr>
        <w:t>.</w:t>
      </w:r>
    </w:p>
    <w:p w14:paraId="291372B5" w14:textId="77777777" w:rsidR="00FD56B7" w:rsidRDefault="00FD56B7" w:rsidP="00D14AF0">
      <w:pPr>
        <w:autoSpaceDE w:val="0"/>
        <w:autoSpaceDN w:val="0"/>
        <w:adjustRightInd w:val="0"/>
        <w:spacing w:after="0" w:line="240" w:lineRule="atLeast"/>
        <w:rPr>
          <w:rFonts w:cs="Arial"/>
          <w:color w:val="000000"/>
          <w:lang w:val="en-CA"/>
        </w:rPr>
      </w:pPr>
    </w:p>
    <w:p w14:paraId="0A9DE62D" w14:textId="277E52AC" w:rsidR="00FD56B7" w:rsidRDefault="00BE718C" w:rsidP="00A12606">
      <w:pPr>
        <w:pStyle w:val="Titre4"/>
      </w:pPr>
      <w:proofErr w:type="gramStart"/>
      <w:r>
        <w:rPr>
          <w:lang w:val="en-CA"/>
        </w:rPr>
        <w:t>d</w:t>
      </w:r>
      <w:r w:rsidR="00FD56B7" w:rsidRPr="00FD56B7">
        <w:rPr>
          <w:lang w:val="en-CA"/>
        </w:rPr>
        <w:t>escription</w:t>
      </w:r>
      <w:proofErr w:type="gramEnd"/>
      <w:r w:rsidR="00FD56B7" w:rsidRPr="00FD56B7">
        <w:t xml:space="preserve"> </w:t>
      </w:r>
    </w:p>
    <w:p w14:paraId="58931EC3" w14:textId="77777777" w:rsidR="00FD56B7" w:rsidRDefault="00FD56B7" w:rsidP="00D14AF0">
      <w:pPr>
        <w:autoSpaceDE w:val="0"/>
        <w:autoSpaceDN w:val="0"/>
        <w:adjustRightInd w:val="0"/>
        <w:spacing w:after="0" w:line="240" w:lineRule="atLeast"/>
        <w:rPr>
          <w:rFonts w:cs="Arial"/>
          <w:color w:val="000000"/>
          <w:lang w:val="en-CA"/>
        </w:rPr>
      </w:pPr>
    </w:p>
    <w:p w14:paraId="082D3DB7" w14:textId="59BAC815" w:rsidR="00FD56B7" w:rsidRDefault="00A41623" w:rsidP="00D14AF0">
      <w:pPr>
        <w:autoSpaceDE w:val="0"/>
        <w:autoSpaceDN w:val="0"/>
        <w:adjustRightInd w:val="0"/>
        <w:spacing w:after="0" w:line="240" w:lineRule="atLeast"/>
        <w:rPr>
          <w:rFonts w:cs="Arial"/>
          <w:color w:val="000000"/>
          <w:lang w:val="en-CA"/>
        </w:rPr>
      </w:pPr>
      <w:r>
        <w:t>If present,</w:t>
      </w:r>
      <w:r w:rsidR="00B458C6">
        <w:rPr>
          <w:rFonts w:cs="Arial"/>
          <w:color w:val="000000"/>
          <w:lang w:val="en-CA"/>
        </w:rPr>
        <w:t xml:space="preserve"> the </w:t>
      </w:r>
      <w:r w:rsidR="00FD56B7">
        <w:rPr>
          <w:rFonts w:cs="Arial"/>
          <w:color w:val="000000"/>
          <w:lang w:val="en-CA"/>
        </w:rPr>
        <w:t>property description</w:t>
      </w:r>
      <w:proofErr w:type="gramStart"/>
      <w:r w:rsidR="00FD56B7">
        <w:rPr>
          <w:rFonts w:cs="Arial"/>
          <w:color w:val="000000"/>
          <w:lang w:val="en-CA"/>
        </w:rPr>
        <w:t>:</w:t>
      </w:r>
      <w:r w:rsidR="00253146">
        <w:t>Primitive</w:t>
      </w:r>
      <w:proofErr w:type="gramEnd"/>
      <w:r w:rsidR="00253146">
        <w:t>::CharacterString</w:t>
      </w:r>
      <w:r w:rsidR="00253146" w:rsidDel="00253146">
        <w:rPr>
          <w:rFonts w:cs="Arial"/>
          <w:color w:val="000000"/>
          <w:lang w:val="en-CA"/>
        </w:rPr>
        <w:t xml:space="preserve"> </w:t>
      </w:r>
      <w:r w:rsidR="00FD56B7">
        <w:rPr>
          <w:rFonts w:cs="Arial"/>
          <w:color w:val="000000"/>
          <w:lang w:val="en-CA"/>
        </w:rPr>
        <w:t xml:space="preserve">shall contain a </w:t>
      </w:r>
      <w:r w:rsidR="00786781">
        <w:rPr>
          <w:rFonts w:cs="Arial"/>
          <w:color w:val="000000"/>
          <w:lang w:val="en-CA"/>
        </w:rPr>
        <w:t>human-</w:t>
      </w:r>
      <w:r w:rsidR="00FD56B7">
        <w:rPr>
          <w:rFonts w:cs="Arial"/>
          <w:color w:val="000000"/>
          <w:lang w:val="en-CA"/>
        </w:rPr>
        <w:t xml:space="preserve">readable description for the borehole.  </w:t>
      </w:r>
    </w:p>
    <w:p w14:paraId="0191F871" w14:textId="77777777" w:rsidR="00FD56B7" w:rsidRDefault="00FD56B7" w:rsidP="00D14AF0">
      <w:pPr>
        <w:autoSpaceDE w:val="0"/>
        <w:autoSpaceDN w:val="0"/>
        <w:adjustRightInd w:val="0"/>
        <w:spacing w:after="0" w:line="240" w:lineRule="atLeast"/>
        <w:rPr>
          <w:rFonts w:cs="Arial"/>
          <w:color w:val="000000"/>
          <w:lang w:val="en-CA"/>
        </w:rPr>
      </w:pPr>
    </w:p>
    <w:p w14:paraId="1C87DCAA" w14:textId="56B372ED" w:rsidR="00FD56B7" w:rsidRDefault="00FD56B7" w:rsidP="00A12606">
      <w:pPr>
        <w:pStyle w:val="Titre4"/>
        <w:rPr>
          <w:lang w:val="en-CA"/>
        </w:rPr>
      </w:pPr>
      <w:proofErr w:type="gramStart"/>
      <w:r w:rsidRPr="00FD56B7">
        <w:rPr>
          <w:lang w:val="en-CA"/>
        </w:rPr>
        <w:t>purpose</w:t>
      </w:r>
      <w:proofErr w:type="gramEnd"/>
    </w:p>
    <w:p w14:paraId="5CC45C4E" w14:textId="77777777" w:rsidR="00FD56B7" w:rsidRDefault="00FD56B7" w:rsidP="00D14AF0">
      <w:pPr>
        <w:autoSpaceDE w:val="0"/>
        <w:autoSpaceDN w:val="0"/>
        <w:adjustRightInd w:val="0"/>
        <w:spacing w:after="0" w:line="240" w:lineRule="atLeast"/>
        <w:rPr>
          <w:rFonts w:cs="Arial"/>
          <w:color w:val="000000"/>
          <w:lang w:val="en-CA"/>
        </w:rPr>
      </w:pPr>
    </w:p>
    <w:p w14:paraId="3D4CC4F1" w14:textId="7AB72835" w:rsidR="00FD56B7" w:rsidRDefault="00A41623" w:rsidP="00D14AF0">
      <w:pPr>
        <w:autoSpaceDE w:val="0"/>
        <w:autoSpaceDN w:val="0"/>
        <w:adjustRightInd w:val="0"/>
        <w:spacing w:after="0" w:line="240" w:lineRule="atLeast"/>
        <w:rPr>
          <w:rFonts w:cs="Arial"/>
          <w:color w:val="000000"/>
          <w:lang w:val="en-CA"/>
        </w:rPr>
      </w:pPr>
      <w:r>
        <w:t>If present, t</w:t>
      </w:r>
      <w:r w:rsidR="00FD56B7" w:rsidRPr="00FD56B7">
        <w:rPr>
          <w:rFonts w:cs="Arial"/>
          <w:color w:val="000000"/>
          <w:lang w:val="en-CA"/>
        </w:rPr>
        <w:t>he purpose</w:t>
      </w:r>
      <w:proofErr w:type="gramStart"/>
      <w:r w:rsidR="00FD56B7">
        <w:rPr>
          <w:rFonts w:cs="Arial"/>
          <w:color w:val="000000"/>
          <w:lang w:val="en-CA"/>
        </w:rPr>
        <w:t>:</w:t>
      </w:r>
      <w:r w:rsidR="00253146">
        <w:t>Primitive</w:t>
      </w:r>
      <w:proofErr w:type="gramEnd"/>
      <w:r w:rsidR="00253146">
        <w:t>::CharacterString</w:t>
      </w:r>
      <w:r w:rsidR="00253146" w:rsidDel="00253146">
        <w:rPr>
          <w:rFonts w:cs="Arial"/>
          <w:color w:val="000000"/>
          <w:lang w:val="en-CA"/>
        </w:rPr>
        <w:t xml:space="preserve"> </w:t>
      </w:r>
      <w:r w:rsidR="00FD56B7">
        <w:rPr>
          <w:rFonts w:cs="Arial"/>
          <w:color w:val="000000"/>
          <w:lang w:val="en-CA"/>
        </w:rPr>
        <w:t xml:space="preserve">property shall report the purpose </w:t>
      </w:r>
      <w:r w:rsidR="00786781">
        <w:rPr>
          <w:rFonts w:cs="Arial"/>
          <w:color w:val="000000"/>
          <w:lang w:val="en-CA"/>
        </w:rPr>
        <w:t xml:space="preserve">or purposes </w:t>
      </w:r>
      <w:r w:rsidR="00FD56B7" w:rsidRPr="00FD56B7">
        <w:rPr>
          <w:rFonts w:cs="Arial"/>
          <w:color w:val="000000"/>
          <w:lang w:val="en-CA"/>
        </w:rPr>
        <w:t xml:space="preserve">for which the borehole was drilled. </w:t>
      </w:r>
      <w:proofErr w:type="gramStart"/>
      <w:r w:rsidR="00FD56B7" w:rsidRPr="00FD56B7">
        <w:rPr>
          <w:rFonts w:cs="Arial"/>
          <w:color w:val="000000"/>
          <w:lang w:val="en-CA"/>
        </w:rPr>
        <w:t>(</w:t>
      </w:r>
      <w:r w:rsidR="001235BF" w:rsidRPr="00FD56B7">
        <w:rPr>
          <w:rFonts w:cs="Arial"/>
          <w:color w:val="000000"/>
          <w:lang w:val="en-CA"/>
        </w:rPr>
        <w:t>e.g.</w:t>
      </w:r>
      <w:r w:rsidR="00FD56B7" w:rsidRPr="00FD56B7">
        <w:rPr>
          <w:rFonts w:cs="Arial"/>
          <w:color w:val="000000"/>
          <w:lang w:val="en-CA"/>
        </w:rPr>
        <w:t>, mineral exploration, hydrocarbon exploration, hydrocarbon production, groundwater monitoring, geothermal)</w:t>
      </w:r>
      <w:r w:rsidR="007A7721">
        <w:rPr>
          <w:rFonts w:cs="Arial"/>
          <w:color w:val="000000"/>
          <w:lang w:val="en-CA"/>
        </w:rPr>
        <w:t>.</w:t>
      </w:r>
      <w:proofErr w:type="gramEnd"/>
    </w:p>
    <w:p w14:paraId="215A0A1C" w14:textId="77777777" w:rsidR="00FD56B7" w:rsidRDefault="00FD56B7" w:rsidP="00D14AF0">
      <w:pPr>
        <w:autoSpaceDE w:val="0"/>
        <w:autoSpaceDN w:val="0"/>
        <w:adjustRightInd w:val="0"/>
        <w:spacing w:after="0" w:line="240" w:lineRule="atLeast"/>
        <w:rPr>
          <w:rFonts w:cs="Arial"/>
          <w:color w:val="000000"/>
          <w:lang w:val="en-CA"/>
        </w:rPr>
      </w:pPr>
    </w:p>
    <w:p w14:paraId="2A46611F" w14:textId="6AF1C74B" w:rsidR="00FD56B7" w:rsidRDefault="00FD56B7" w:rsidP="00A12606">
      <w:pPr>
        <w:pStyle w:val="Titre4"/>
        <w:rPr>
          <w:lang w:val="en-CA"/>
        </w:rPr>
      </w:pPr>
      <w:proofErr w:type="gramStart"/>
      <w:r>
        <w:rPr>
          <w:lang w:val="en-CA"/>
        </w:rPr>
        <w:lastRenderedPageBreak/>
        <w:t>s</w:t>
      </w:r>
      <w:r w:rsidRPr="00FD56B7">
        <w:rPr>
          <w:lang w:val="en-CA"/>
        </w:rPr>
        <w:t>tatus</w:t>
      </w:r>
      <w:proofErr w:type="gramEnd"/>
    </w:p>
    <w:p w14:paraId="3454A64C" w14:textId="77777777" w:rsidR="00FD56B7" w:rsidRDefault="00FD56B7" w:rsidP="00D14AF0">
      <w:pPr>
        <w:autoSpaceDE w:val="0"/>
        <w:autoSpaceDN w:val="0"/>
        <w:adjustRightInd w:val="0"/>
        <w:spacing w:after="0" w:line="240" w:lineRule="atLeast"/>
        <w:rPr>
          <w:rFonts w:cs="Arial"/>
          <w:color w:val="000000"/>
          <w:lang w:val="en-CA"/>
        </w:rPr>
      </w:pPr>
    </w:p>
    <w:p w14:paraId="1426B820" w14:textId="1A5B6832" w:rsidR="00FD56B7" w:rsidRDefault="00A41623" w:rsidP="00D14AF0">
      <w:pPr>
        <w:autoSpaceDE w:val="0"/>
        <w:autoSpaceDN w:val="0"/>
        <w:adjustRightInd w:val="0"/>
        <w:spacing w:after="0" w:line="240" w:lineRule="atLeast"/>
        <w:rPr>
          <w:rFonts w:cs="Arial"/>
          <w:color w:val="000000"/>
          <w:lang w:val="en-CA"/>
        </w:rPr>
      </w:pPr>
      <w:r>
        <w:t>If present, t</w:t>
      </w:r>
      <w:r w:rsidR="00FD56B7" w:rsidRPr="00FD56B7">
        <w:rPr>
          <w:rFonts w:cs="Arial"/>
          <w:color w:val="000000"/>
          <w:lang w:val="en-CA"/>
        </w:rPr>
        <w:t xml:space="preserve">he </w:t>
      </w:r>
      <w:r w:rsidR="00FD56B7">
        <w:rPr>
          <w:rFonts w:cs="Arial"/>
          <w:color w:val="000000"/>
          <w:lang w:val="en-CA"/>
        </w:rPr>
        <w:t>property status</w:t>
      </w:r>
      <w:proofErr w:type="gramStart"/>
      <w:r w:rsidR="00FD56B7">
        <w:rPr>
          <w:rFonts w:cs="Arial"/>
          <w:color w:val="000000"/>
          <w:lang w:val="en-CA"/>
        </w:rPr>
        <w:t>:</w:t>
      </w:r>
      <w:r w:rsidR="00253146">
        <w:t>Primitive</w:t>
      </w:r>
      <w:proofErr w:type="gramEnd"/>
      <w:r w:rsidR="00253146">
        <w:t>::CharacterString</w:t>
      </w:r>
      <w:r w:rsidR="00253146" w:rsidDel="00253146">
        <w:rPr>
          <w:rFonts w:cs="Arial"/>
          <w:color w:val="000000"/>
          <w:lang w:val="en-CA"/>
        </w:rPr>
        <w:t xml:space="preserve"> </w:t>
      </w:r>
      <w:r w:rsidR="00FD56B7">
        <w:rPr>
          <w:rFonts w:cs="Arial"/>
          <w:color w:val="000000"/>
          <w:lang w:val="en-CA"/>
        </w:rPr>
        <w:t xml:space="preserve">shall report the </w:t>
      </w:r>
      <w:r w:rsidR="00FD56B7" w:rsidRPr="00FD56B7">
        <w:rPr>
          <w:rFonts w:cs="Arial"/>
          <w:color w:val="000000"/>
          <w:lang w:val="en-CA"/>
        </w:rPr>
        <w:t>present status of the borehole (</w:t>
      </w:r>
      <w:r w:rsidR="001235BF" w:rsidRPr="00FD56B7">
        <w:rPr>
          <w:rFonts w:cs="Arial"/>
          <w:color w:val="000000"/>
          <w:lang w:val="en-CA"/>
        </w:rPr>
        <w:t>e.g.</w:t>
      </w:r>
      <w:r w:rsidR="00FD56B7" w:rsidRPr="00FD56B7">
        <w:rPr>
          <w:rFonts w:cs="Arial"/>
          <w:color w:val="000000"/>
          <w:lang w:val="en-CA"/>
        </w:rPr>
        <w:t>, abandoned, completed, proposed, suspended)</w:t>
      </w:r>
      <w:r w:rsidR="007A7721">
        <w:rPr>
          <w:rFonts w:cs="Arial"/>
          <w:color w:val="000000"/>
          <w:lang w:val="en-CA"/>
        </w:rPr>
        <w:t>.</w:t>
      </w:r>
    </w:p>
    <w:p w14:paraId="587785C0" w14:textId="77777777" w:rsidR="00FD56B7" w:rsidRDefault="00FD56B7" w:rsidP="00D14AF0">
      <w:pPr>
        <w:autoSpaceDE w:val="0"/>
        <w:autoSpaceDN w:val="0"/>
        <w:adjustRightInd w:val="0"/>
        <w:spacing w:after="0" w:line="240" w:lineRule="atLeast"/>
        <w:rPr>
          <w:rFonts w:cs="Arial"/>
          <w:color w:val="000000"/>
          <w:lang w:val="en-CA"/>
        </w:rPr>
      </w:pPr>
    </w:p>
    <w:p w14:paraId="25EAEF02" w14:textId="4570E096" w:rsidR="00FD56B7" w:rsidRDefault="00FD56B7" w:rsidP="00A12606">
      <w:pPr>
        <w:pStyle w:val="Titre4"/>
        <w:rPr>
          <w:lang w:val="en-CA"/>
        </w:rPr>
      </w:pPr>
      <w:proofErr w:type="gramStart"/>
      <w:r w:rsidRPr="00D970E9">
        <w:rPr>
          <w:lang w:val="en-CA"/>
        </w:rPr>
        <w:t>drillingMethod</w:t>
      </w:r>
      <w:proofErr w:type="gramEnd"/>
    </w:p>
    <w:p w14:paraId="1664C03F" w14:textId="77777777" w:rsidR="00FD56B7" w:rsidRDefault="00FD56B7" w:rsidP="00D14AF0">
      <w:pPr>
        <w:autoSpaceDE w:val="0"/>
        <w:autoSpaceDN w:val="0"/>
        <w:adjustRightInd w:val="0"/>
        <w:spacing w:after="0" w:line="240" w:lineRule="atLeast"/>
        <w:rPr>
          <w:rFonts w:ascii="Calibri" w:hAnsi="Calibri" w:cs="Arial"/>
          <w:color w:val="000000"/>
          <w:sz w:val="20"/>
          <w:szCs w:val="20"/>
          <w:lang w:val="en-CA"/>
        </w:rPr>
      </w:pPr>
    </w:p>
    <w:p w14:paraId="322FFDFD" w14:textId="300BF244" w:rsidR="00FD56B7" w:rsidRDefault="00A41623" w:rsidP="00D14AF0">
      <w:pPr>
        <w:autoSpaceDE w:val="0"/>
        <w:autoSpaceDN w:val="0"/>
        <w:adjustRightInd w:val="0"/>
        <w:spacing w:after="0" w:line="240" w:lineRule="atLeast"/>
        <w:rPr>
          <w:rFonts w:cs="Arial"/>
          <w:color w:val="000000"/>
          <w:lang w:val="en-CA"/>
        </w:rPr>
      </w:pPr>
      <w:r>
        <w:t>If present, t</w:t>
      </w:r>
      <w:r w:rsidR="00FD56B7">
        <w:rPr>
          <w:rFonts w:cs="Arial"/>
          <w:color w:val="000000"/>
          <w:lang w:val="en-CA"/>
        </w:rPr>
        <w:t>he property drillingMethod</w:t>
      </w:r>
      <w:proofErr w:type="gramStart"/>
      <w:r w:rsidR="00FD56B7">
        <w:rPr>
          <w:rFonts w:cs="Arial"/>
          <w:color w:val="000000"/>
          <w:lang w:val="en-CA"/>
        </w:rPr>
        <w:t>:</w:t>
      </w:r>
      <w:r w:rsidR="00253146">
        <w:t>Primitive</w:t>
      </w:r>
      <w:proofErr w:type="gramEnd"/>
      <w:r w:rsidR="00253146">
        <w:t>::CharacterString</w:t>
      </w:r>
      <w:r w:rsidR="00253146" w:rsidDel="00253146">
        <w:rPr>
          <w:rFonts w:cs="Arial"/>
          <w:color w:val="000000"/>
          <w:lang w:val="en-CA"/>
        </w:rPr>
        <w:t xml:space="preserve"> </w:t>
      </w:r>
      <w:r w:rsidR="00FD56B7">
        <w:rPr>
          <w:rFonts w:cs="Arial"/>
          <w:color w:val="000000"/>
          <w:lang w:val="en-CA"/>
        </w:rPr>
        <w:t>shall indicate</w:t>
      </w:r>
      <w:r w:rsidR="00FD56B7" w:rsidRPr="00FD56B7">
        <w:rPr>
          <w:rFonts w:cs="Arial"/>
          <w:color w:val="000000"/>
          <w:lang w:val="en-CA"/>
        </w:rPr>
        <w:t xml:space="preserve"> the drilling method, or methods, used for this borehole (</w:t>
      </w:r>
      <w:r w:rsidR="001235BF" w:rsidRPr="00FD56B7">
        <w:rPr>
          <w:rFonts w:cs="Arial"/>
          <w:color w:val="000000"/>
          <w:lang w:val="en-CA"/>
        </w:rPr>
        <w:t>e.g.</w:t>
      </w:r>
      <w:r w:rsidR="00FD56B7" w:rsidRPr="00FD56B7">
        <w:rPr>
          <w:rFonts w:cs="Arial"/>
          <w:color w:val="000000"/>
          <w:lang w:val="en-CA"/>
        </w:rPr>
        <w:t>, RAB, auger, diamond core drilling, air core drilling, piston)</w:t>
      </w:r>
      <w:r w:rsidR="007A7721">
        <w:rPr>
          <w:rFonts w:cs="Arial"/>
          <w:color w:val="000000"/>
          <w:lang w:val="en-CA"/>
        </w:rPr>
        <w:t>.</w:t>
      </w:r>
    </w:p>
    <w:p w14:paraId="772AEDBA" w14:textId="77777777" w:rsidR="00FD56B7" w:rsidRDefault="00FD56B7" w:rsidP="00D14AF0">
      <w:pPr>
        <w:autoSpaceDE w:val="0"/>
        <w:autoSpaceDN w:val="0"/>
        <w:adjustRightInd w:val="0"/>
        <w:spacing w:after="0" w:line="240" w:lineRule="atLeast"/>
        <w:rPr>
          <w:rFonts w:cs="Arial"/>
          <w:color w:val="000000"/>
          <w:lang w:val="en-CA"/>
        </w:rPr>
      </w:pPr>
    </w:p>
    <w:p w14:paraId="44EEF10E" w14:textId="64F5C48C" w:rsidR="00FD56B7" w:rsidRDefault="00FD56B7" w:rsidP="00A12606">
      <w:pPr>
        <w:pStyle w:val="Titre4"/>
        <w:rPr>
          <w:lang w:val="en-CA"/>
        </w:rPr>
      </w:pPr>
      <w:proofErr w:type="gramStart"/>
      <w:r>
        <w:rPr>
          <w:lang w:val="en-CA"/>
        </w:rPr>
        <w:t>operator</w:t>
      </w:r>
      <w:proofErr w:type="gramEnd"/>
    </w:p>
    <w:p w14:paraId="49B6A9D4" w14:textId="77777777" w:rsidR="00FD56B7" w:rsidRDefault="00FD56B7" w:rsidP="00D14AF0">
      <w:pPr>
        <w:autoSpaceDE w:val="0"/>
        <w:autoSpaceDN w:val="0"/>
        <w:adjustRightInd w:val="0"/>
        <w:spacing w:after="0" w:line="240" w:lineRule="atLeast"/>
        <w:rPr>
          <w:rFonts w:cs="Arial"/>
          <w:color w:val="000000"/>
          <w:lang w:val="en-CA"/>
        </w:rPr>
      </w:pPr>
    </w:p>
    <w:p w14:paraId="1DA282ED" w14:textId="02A6F874" w:rsidR="00FD56B7" w:rsidRDefault="00A41623" w:rsidP="00D14AF0">
      <w:pPr>
        <w:autoSpaceDE w:val="0"/>
        <w:autoSpaceDN w:val="0"/>
        <w:adjustRightInd w:val="0"/>
        <w:spacing w:after="0" w:line="240" w:lineRule="atLeast"/>
        <w:rPr>
          <w:rFonts w:cs="Arial"/>
          <w:color w:val="000000"/>
          <w:lang w:val="en-CA"/>
        </w:rPr>
      </w:pPr>
      <w:r>
        <w:t>If present, t</w:t>
      </w:r>
      <w:r w:rsidR="00FD56B7">
        <w:rPr>
          <w:rFonts w:cs="Arial"/>
          <w:color w:val="000000"/>
          <w:lang w:val="en-CA"/>
        </w:rPr>
        <w:t>he property operator</w:t>
      </w:r>
      <w:proofErr w:type="gramStart"/>
      <w:r w:rsidR="00FD56B7">
        <w:rPr>
          <w:rFonts w:cs="Arial"/>
          <w:color w:val="000000"/>
          <w:lang w:val="en-CA"/>
        </w:rPr>
        <w:t>:</w:t>
      </w:r>
      <w:r w:rsidR="00253146">
        <w:t>Primitive</w:t>
      </w:r>
      <w:proofErr w:type="gramEnd"/>
      <w:r w:rsidR="00253146">
        <w:t>::CharacterString</w:t>
      </w:r>
      <w:r w:rsidR="00253146" w:rsidDel="00253146">
        <w:rPr>
          <w:rFonts w:cs="Arial"/>
          <w:color w:val="000000"/>
          <w:lang w:val="en-CA"/>
        </w:rPr>
        <w:t xml:space="preserve"> </w:t>
      </w:r>
      <w:r w:rsidR="00FD56B7">
        <w:rPr>
          <w:rFonts w:cs="Arial"/>
          <w:color w:val="000000"/>
          <w:lang w:val="en-CA"/>
        </w:rPr>
        <w:t>shall report the o</w:t>
      </w:r>
      <w:r w:rsidR="00FD56B7" w:rsidRPr="00FD56B7">
        <w:rPr>
          <w:rFonts w:cs="Arial"/>
          <w:color w:val="000000"/>
          <w:lang w:val="en-CA"/>
        </w:rPr>
        <w:t>rganisation or agency responsible for commissioning of the borehole (as opposed to the agency which drilled the borehole).</w:t>
      </w:r>
    </w:p>
    <w:p w14:paraId="01154D91" w14:textId="77777777" w:rsidR="00FD56B7" w:rsidRDefault="00FD56B7" w:rsidP="00D14AF0">
      <w:pPr>
        <w:autoSpaceDE w:val="0"/>
        <w:autoSpaceDN w:val="0"/>
        <w:adjustRightInd w:val="0"/>
        <w:spacing w:after="0" w:line="240" w:lineRule="atLeast"/>
        <w:rPr>
          <w:rFonts w:cs="Arial"/>
          <w:color w:val="000000"/>
          <w:lang w:val="en-CA"/>
        </w:rPr>
      </w:pPr>
    </w:p>
    <w:p w14:paraId="453B5197" w14:textId="726300DB" w:rsidR="00FD56B7" w:rsidRDefault="00FD56B7" w:rsidP="00A12606">
      <w:pPr>
        <w:pStyle w:val="Titre4"/>
        <w:rPr>
          <w:lang w:val="en-CA"/>
        </w:rPr>
      </w:pPr>
      <w:proofErr w:type="gramStart"/>
      <w:r>
        <w:rPr>
          <w:lang w:val="en-CA"/>
        </w:rPr>
        <w:t>driller</w:t>
      </w:r>
      <w:proofErr w:type="gramEnd"/>
    </w:p>
    <w:p w14:paraId="0FB5D471" w14:textId="77777777" w:rsidR="00FD56B7" w:rsidRDefault="00FD56B7" w:rsidP="00D14AF0">
      <w:pPr>
        <w:autoSpaceDE w:val="0"/>
        <w:autoSpaceDN w:val="0"/>
        <w:adjustRightInd w:val="0"/>
        <w:spacing w:after="0" w:line="240" w:lineRule="atLeast"/>
        <w:rPr>
          <w:rFonts w:cs="Arial"/>
          <w:color w:val="000000"/>
          <w:lang w:val="en-CA"/>
        </w:rPr>
      </w:pPr>
    </w:p>
    <w:p w14:paraId="7BD6DF2F" w14:textId="21A74C9B" w:rsidR="00FD56B7" w:rsidRDefault="00A41623" w:rsidP="00D14AF0">
      <w:pPr>
        <w:autoSpaceDE w:val="0"/>
        <w:autoSpaceDN w:val="0"/>
        <w:adjustRightInd w:val="0"/>
        <w:spacing w:after="0" w:line="240" w:lineRule="atLeast"/>
        <w:rPr>
          <w:rFonts w:cs="Arial"/>
          <w:color w:val="000000"/>
          <w:lang w:val="en-CA"/>
        </w:rPr>
      </w:pPr>
      <w:r>
        <w:t>If present, t</w:t>
      </w:r>
      <w:r w:rsidR="00FD56B7">
        <w:rPr>
          <w:rFonts w:cs="Arial"/>
          <w:color w:val="000000"/>
          <w:lang w:val="en-CA"/>
        </w:rPr>
        <w:t>he property driller</w:t>
      </w:r>
      <w:proofErr w:type="gramStart"/>
      <w:r w:rsidR="00FD56B7">
        <w:rPr>
          <w:rFonts w:cs="Arial"/>
          <w:color w:val="000000"/>
          <w:lang w:val="en-CA"/>
        </w:rPr>
        <w:t>:</w:t>
      </w:r>
      <w:r w:rsidR="00253146">
        <w:t>Primitive</w:t>
      </w:r>
      <w:proofErr w:type="gramEnd"/>
      <w:r w:rsidR="00253146">
        <w:t>::CharacterString</w:t>
      </w:r>
      <w:r w:rsidR="00253146" w:rsidDel="00253146">
        <w:rPr>
          <w:rFonts w:cs="Arial"/>
          <w:color w:val="000000"/>
          <w:lang w:val="en-CA"/>
        </w:rPr>
        <w:t xml:space="preserve"> </w:t>
      </w:r>
      <w:r w:rsidR="00FD56B7">
        <w:rPr>
          <w:rFonts w:cs="Arial"/>
          <w:color w:val="000000"/>
          <w:lang w:val="en-CA"/>
        </w:rPr>
        <w:t>shall report t</w:t>
      </w:r>
      <w:r w:rsidR="00FD56B7" w:rsidRPr="00FD56B7">
        <w:rPr>
          <w:rFonts w:cs="Arial"/>
          <w:color w:val="000000"/>
          <w:lang w:val="en-CA"/>
        </w:rPr>
        <w:t>he organisation responsible for drilling the borehole (as opposed to commissioning the borehole).</w:t>
      </w:r>
    </w:p>
    <w:p w14:paraId="68D75162" w14:textId="77777777" w:rsidR="00FD56B7" w:rsidRDefault="00FD56B7" w:rsidP="00D14AF0">
      <w:pPr>
        <w:autoSpaceDE w:val="0"/>
        <w:autoSpaceDN w:val="0"/>
        <w:adjustRightInd w:val="0"/>
        <w:spacing w:after="0" w:line="240" w:lineRule="atLeast"/>
        <w:rPr>
          <w:rFonts w:cs="Arial"/>
          <w:color w:val="000000"/>
          <w:lang w:val="en-CA"/>
        </w:rPr>
      </w:pPr>
    </w:p>
    <w:p w14:paraId="6E92DC2A" w14:textId="646516C9" w:rsidR="002E1163" w:rsidRDefault="002E1163" w:rsidP="00A12606">
      <w:pPr>
        <w:pStyle w:val="Titre4"/>
        <w:rPr>
          <w:lang w:val="en-CA"/>
        </w:rPr>
      </w:pPr>
      <w:proofErr w:type="gramStart"/>
      <w:r w:rsidRPr="00D970E9">
        <w:rPr>
          <w:lang w:val="en-CA"/>
        </w:rPr>
        <w:t>drillStartDate</w:t>
      </w:r>
      <w:proofErr w:type="gramEnd"/>
    </w:p>
    <w:p w14:paraId="43BE04EF" w14:textId="77777777" w:rsidR="002E1163" w:rsidRDefault="002E1163" w:rsidP="00D14AF0">
      <w:pPr>
        <w:autoSpaceDE w:val="0"/>
        <w:autoSpaceDN w:val="0"/>
        <w:adjustRightInd w:val="0"/>
        <w:spacing w:after="0" w:line="240" w:lineRule="atLeast"/>
        <w:rPr>
          <w:rFonts w:cs="Arial"/>
          <w:color w:val="000000"/>
          <w:lang w:val="en-CA"/>
        </w:rPr>
      </w:pPr>
    </w:p>
    <w:p w14:paraId="15281488" w14:textId="477B7D46" w:rsidR="002E1163" w:rsidRDefault="00A41623" w:rsidP="00D14AF0">
      <w:pPr>
        <w:autoSpaceDE w:val="0"/>
        <w:autoSpaceDN w:val="0"/>
        <w:adjustRightInd w:val="0"/>
        <w:spacing w:after="0" w:line="240" w:lineRule="atLeast"/>
        <w:rPr>
          <w:rFonts w:cs="Arial"/>
          <w:color w:val="000000"/>
          <w:lang w:val="en-CA"/>
        </w:rPr>
      </w:pPr>
      <w:r>
        <w:t>If present, t</w:t>
      </w:r>
      <w:r w:rsidR="00E341D3">
        <w:rPr>
          <w:rFonts w:cs="Arial"/>
          <w:color w:val="000000"/>
          <w:lang w:val="en-CA"/>
        </w:rPr>
        <w:t>he property drill</w:t>
      </w:r>
      <w:r w:rsidR="002E1163">
        <w:rPr>
          <w:rFonts w:cs="Arial"/>
          <w:color w:val="000000"/>
          <w:lang w:val="en-CA"/>
        </w:rPr>
        <w:t>StartDate</w:t>
      </w:r>
      <w:proofErr w:type="gramStart"/>
      <w:r w:rsidR="00253146">
        <w:rPr>
          <w:rFonts w:cs="Arial"/>
          <w:color w:val="000000"/>
          <w:lang w:val="en-CA"/>
        </w:rPr>
        <w:t>:Primitive</w:t>
      </w:r>
      <w:proofErr w:type="gramEnd"/>
      <w:r w:rsidR="00253146">
        <w:rPr>
          <w:rFonts w:cs="Arial"/>
          <w:color w:val="000000"/>
          <w:lang w:val="en-CA"/>
        </w:rPr>
        <w:t>::CharacterString</w:t>
      </w:r>
      <w:r w:rsidR="002E1163">
        <w:rPr>
          <w:rFonts w:cs="Arial"/>
          <w:color w:val="000000"/>
          <w:lang w:val="en-CA"/>
        </w:rPr>
        <w:t xml:space="preserve"> shall report t</w:t>
      </w:r>
      <w:r w:rsidR="002E1163" w:rsidRPr="002E1163">
        <w:rPr>
          <w:rFonts w:cs="Arial"/>
          <w:color w:val="000000"/>
          <w:lang w:val="en-CA"/>
        </w:rPr>
        <w:t>he date of the start of drilling</w:t>
      </w:r>
      <w:r w:rsidR="002E1163">
        <w:rPr>
          <w:rFonts w:cs="Arial"/>
          <w:color w:val="000000"/>
          <w:lang w:val="en-CA"/>
        </w:rPr>
        <w:t xml:space="preserve"> </w:t>
      </w:r>
      <w:r w:rsidR="002E1163" w:rsidRPr="002E1163">
        <w:rPr>
          <w:rFonts w:cs="Arial"/>
          <w:color w:val="000000"/>
          <w:lang w:val="en-CA"/>
        </w:rPr>
        <w:t>formatted according to ISO 8601 (</w:t>
      </w:r>
      <w:r w:rsidR="008F5521" w:rsidRPr="002E1163">
        <w:rPr>
          <w:rFonts w:cs="Arial"/>
          <w:color w:val="000000"/>
          <w:lang w:val="en-CA"/>
        </w:rPr>
        <w:t>e.g.</w:t>
      </w:r>
      <w:r w:rsidR="002E1163" w:rsidRPr="002E1163">
        <w:rPr>
          <w:rFonts w:cs="Arial"/>
          <w:color w:val="000000"/>
          <w:lang w:val="en-CA"/>
        </w:rPr>
        <w:t xml:space="preserve"> 2012-03-17)</w:t>
      </w:r>
      <w:r w:rsidR="00E341D3">
        <w:rPr>
          <w:rFonts w:cs="Arial"/>
          <w:color w:val="000000"/>
          <w:lang w:val="en-CA"/>
        </w:rPr>
        <w:t>.</w:t>
      </w:r>
    </w:p>
    <w:p w14:paraId="2494826F" w14:textId="77777777" w:rsidR="002E1163" w:rsidRDefault="002E1163" w:rsidP="00D14AF0">
      <w:pPr>
        <w:autoSpaceDE w:val="0"/>
        <w:autoSpaceDN w:val="0"/>
        <w:adjustRightInd w:val="0"/>
        <w:spacing w:after="0" w:line="240" w:lineRule="atLeast"/>
        <w:rPr>
          <w:rFonts w:cs="Arial"/>
          <w:color w:val="000000"/>
          <w:lang w:val="en-CA"/>
        </w:rPr>
      </w:pPr>
    </w:p>
    <w:p w14:paraId="7F5311EC" w14:textId="2C67D9E7" w:rsidR="00E341D3" w:rsidRPr="00A12606" w:rsidRDefault="00E341D3" w:rsidP="00A12606">
      <w:pPr>
        <w:pStyle w:val="Titre4"/>
      </w:pPr>
      <w:proofErr w:type="gramStart"/>
      <w:r w:rsidRPr="00A12606">
        <w:t>drillEndDate</w:t>
      </w:r>
      <w:proofErr w:type="gramEnd"/>
    </w:p>
    <w:p w14:paraId="271F3BAD" w14:textId="77777777" w:rsidR="00E341D3" w:rsidRDefault="00E341D3" w:rsidP="00D14AF0">
      <w:pPr>
        <w:autoSpaceDE w:val="0"/>
        <w:autoSpaceDN w:val="0"/>
        <w:adjustRightInd w:val="0"/>
        <w:spacing w:after="0" w:line="240" w:lineRule="atLeast"/>
        <w:rPr>
          <w:rFonts w:cs="Arial"/>
          <w:color w:val="000000"/>
          <w:lang w:val="en-CA"/>
        </w:rPr>
      </w:pPr>
    </w:p>
    <w:p w14:paraId="4B950056" w14:textId="104AD0AA" w:rsidR="00E341D3" w:rsidRPr="00D970E9" w:rsidRDefault="00A41623" w:rsidP="00A12606">
      <w:pPr>
        <w:rPr>
          <w:lang w:val="en-CA"/>
        </w:rPr>
      </w:pPr>
      <w:r>
        <w:t>If present, t</w:t>
      </w:r>
      <w:r w:rsidR="00E341D3">
        <w:rPr>
          <w:lang w:val="en-CA"/>
        </w:rPr>
        <w:t>he property drillEndData</w:t>
      </w:r>
      <w:proofErr w:type="gramStart"/>
      <w:r w:rsidR="00253146">
        <w:rPr>
          <w:lang w:val="en-CA"/>
        </w:rPr>
        <w:t>:Primitive</w:t>
      </w:r>
      <w:proofErr w:type="gramEnd"/>
      <w:r w:rsidR="00253146">
        <w:rPr>
          <w:lang w:val="en-CA"/>
        </w:rPr>
        <w:t>::CharacterString</w:t>
      </w:r>
      <w:r w:rsidR="00E341D3">
        <w:rPr>
          <w:lang w:val="en-CA"/>
        </w:rPr>
        <w:t xml:space="preserve"> shall report t</w:t>
      </w:r>
      <w:r w:rsidR="00E341D3" w:rsidRPr="00D970E9">
        <w:rPr>
          <w:lang w:val="en-CA"/>
        </w:rPr>
        <w:t xml:space="preserve">he date of the end of drilling </w:t>
      </w:r>
      <w:r w:rsidR="00E341D3">
        <w:rPr>
          <w:lang w:val="en-CA"/>
        </w:rPr>
        <w:t>formatted according to ISO 8601 (</w:t>
      </w:r>
      <w:r w:rsidR="008F5521">
        <w:rPr>
          <w:lang w:val="en-CA"/>
        </w:rPr>
        <w:t>e.g.</w:t>
      </w:r>
      <w:r w:rsidR="00E341D3">
        <w:rPr>
          <w:lang w:val="en-CA"/>
        </w:rPr>
        <w:t xml:space="preserve"> 2012-03-28).</w:t>
      </w:r>
    </w:p>
    <w:p w14:paraId="74411DA2" w14:textId="3D6A3421" w:rsidR="00E341D3" w:rsidRDefault="00E341D3" w:rsidP="00A12606">
      <w:pPr>
        <w:pStyle w:val="Titre4"/>
        <w:rPr>
          <w:lang w:val="en-CA"/>
        </w:rPr>
      </w:pPr>
      <w:proofErr w:type="gramStart"/>
      <w:r>
        <w:rPr>
          <w:lang w:val="en-CA"/>
        </w:rPr>
        <w:t>startPoint</w:t>
      </w:r>
      <w:proofErr w:type="gramEnd"/>
    </w:p>
    <w:p w14:paraId="2E5EBAFE" w14:textId="77777777" w:rsidR="00E341D3" w:rsidRDefault="00E341D3" w:rsidP="00D14AF0">
      <w:pPr>
        <w:autoSpaceDE w:val="0"/>
        <w:autoSpaceDN w:val="0"/>
        <w:adjustRightInd w:val="0"/>
        <w:spacing w:after="0" w:line="240" w:lineRule="atLeast"/>
        <w:rPr>
          <w:rFonts w:cs="Arial"/>
          <w:color w:val="000000"/>
          <w:lang w:val="en-CA"/>
        </w:rPr>
      </w:pPr>
    </w:p>
    <w:p w14:paraId="13D1867C" w14:textId="7E690797" w:rsidR="00FD56B7" w:rsidRDefault="00A41623" w:rsidP="00D14AF0">
      <w:pPr>
        <w:autoSpaceDE w:val="0"/>
        <w:autoSpaceDN w:val="0"/>
        <w:adjustRightInd w:val="0"/>
        <w:spacing w:after="0" w:line="240" w:lineRule="atLeast"/>
        <w:rPr>
          <w:rFonts w:cs="Arial"/>
          <w:color w:val="000000"/>
          <w:lang w:val="en-CA"/>
        </w:rPr>
      </w:pPr>
      <w:r>
        <w:t>If present, t</w:t>
      </w:r>
      <w:r w:rsidR="00E341D3">
        <w:rPr>
          <w:rFonts w:cs="Arial"/>
          <w:color w:val="000000"/>
          <w:lang w:val="en-CA"/>
        </w:rPr>
        <w:t>he property startPoint</w:t>
      </w:r>
      <w:proofErr w:type="gramStart"/>
      <w:r w:rsidR="00253146">
        <w:rPr>
          <w:rFonts w:cs="Arial"/>
          <w:color w:val="000000"/>
          <w:lang w:val="en-CA"/>
        </w:rPr>
        <w:t>:Primitive</w:t>
      </w:r>
      <w:proofErr w:type="gramEnd"/>
      <w:r w:rsidR="00253146">
        <w:rPr>
          <w:rFonts w:cs="Arial"/>
          <w:color w:val="000000"/>
          <w:lang w:val="en-CA"/>
        </w:rPr>
        <w:t>::CharacterString</w:t>
      </w:r>
      <w:r w:rsidR="00E341D3">
        <w:rPr>
          <w:rFonts w:cs="Arial"/>
          <w:color w:val="000000"/>
          <w:lang w:val="en-CA"/>
        </w:rPr>
        <w:t xml:space="preserve"> shall indicate</w:t>
      </w:r>
      <w:r w:rsidR="00E341D3" w:rsidRPr="00E341D3">
        <w:rPr>
          <w:rFonts w:cs="Arial"/>
          <w:color w:val="000000"/>
          <w:lang w:val="en-CA"/>
        </w:rPr>
        <w:t xml:space="preserve"> the position relative to the ground surface where the borehole commenced (</w:t>
      </w:r>
      <w:r w:rsidR="008F5521" w:rsidRPr="00E341D3">
        <w:rPr>
          <w:rFonts w:cs="Arial"/>
          <w:color w:val="000000"/>
          <w:lang w:val="en-CA"/>
        </w:rPr>
        <w:t>e.g.</w:t>
      </w:r>
      <w:r w:rsidR="00E341D3" w:rsidRPr="00E341D3">
        <w:rPr>
          <w:rFonts w:cs="Arial"/>
          <w:color w:val="000000"/>
          <w:lang w:val="en-CA"/>
        </w:rPr>
        <w:t>, open pit floor or wall, underground, natural land surface, sea floor)</w:t>
      </w:r>
      <w:r w:rsidR="00E341D3">
        <w:rPr>
          <w:rFonts w:cs="Arial"/>
          <w:color w:val="000000"/>
          <w:lang w:val="en-CA"/>
        </w:rPr>
        <w:t>.</w:t>
      </w:r>
    </w:p>
    <w:p w14:paraId="3F12F225" w14:textId="77777777" w:rsidR="00E341D3" w:rsidRDefault="00E341D3" w:rsidP="00D14AF0">
      <w:pPr>
        <w:autoSpaceDE w:val="0"/>
        <w:autoSpaceDN w:val="0"/>
        <w:adjustRightInd w:val="0"/>
        <w:spacing w:after="0" w:line="240" w:lineRule="atLeast"/>
        <w:rPr>
          <w:rFonts w:cs="Arial"/>
          <w:color w:val="000000"/>
          <w:lang w:val="en-CA"/>
        </w:rPr>
      </w:pPr>
    </w:p>
    <w:p w14:paraId="54E05220" w14:textId="722AEFB5" w:rsidR="00E341D3" w:rsidRDefault="00E341D3" w:rsidP="00A12606">
      <w:pPr>
        <w:pStyle w:val="Titre4"/>
        <w:rPr>
          <w:lang w:val="en-CA"/>
        </w:rPr>
      </w:pPr>
      <w:proofErr w:type="gramStart"/>
      <w:r>
        <w:rPr>
          <w:lang w:val="en-CA"/>
        </w:rPr>
        <w:t>inclinationType</w:t>
      </w:r>
      <w:proofErr w:type="gramEnd"/>
    </w:p>
    <w:p w14:paraId="01A6AC41" w14:textId="77777777" w:rsidR="00E341D3" w:rsidRDefault="00E341D3" w:rsidP="00D14AF0">
      <w:pPr>
        <w:autoSpaceDE w:val="0"/>
        <w:autoSpaceDN w:val="0"/>
        <w:adjustRightInd w:val="0"/>
        <w:spacing w:after="0" w:line="240" w:lineRule="atLeast"/>
        <w:rPr>
          <w:rFonts w:cs="Arial"/>
          <w:color w:val="000000"/>
          <w:lang w:val="en-CA"/>
        </w:rPr>
      </w:pPr>
    </w:p>
    <w:p w14:paraId="743AF880" w14:textId="1D05F1FC" w:rsidR="00E341D3" w:rsidRDefault="00A41623" w:rsidP="00D14AF0">
      <w:pPr>
        <w:autoSpaceDE w:val="0"/>
        <w:autoSpaceDN w:val="0"/>
        <w:adjustRightInd w:val="0"/>
        <w:spacing w:after="0" w:line="240" w:lineRule="atLeast"/>
        <w:rPr>
          <w:rFonts w:cs="Arial"/>
          <w:color w:val="000000"/>
          <w:lang w:val="en-CA"/>
        </w:rPr>
      </w:pPr>
      <w:r>
        <w:lastRenderedPageBreak/>
        <w:t>If present, t</w:t>
      </w:r>
      <w:r w:rsidR="00E341D3">
        <w:rPr>
          <w:rFonts w:cs="Arial"/>
          <w:color w:val="000000"/>
          <w:lang w:val="en-CA"/>
        </w:rPr>
        <w:t>he property inclinationType</w:t>
      </w:r>
      <w:proofErr w:type="gramStart"/>
      <w:r w:rsidR="00253146">
        <w:rPr>
          <w:rFonts w:cs="Arial"/>
          <w:color w:val="000000"/>
          <w:lang w:val="en-CA"/>
        </w:rPr>
        <w:t>:Primitive</w:t>
      </w:r>
      <w:proofErr w:type="gramEnd"/>
      <w:r w:rsidR="00253146">
        <w:rPr>
          <w:rFonts w:cs="Arial"/>
          <w:color w:val="000000"/>
          <w:lang w:val="en-CA"/>
        </w:rPr>
        <w:t>::CharacterString</w:t>
      </w:r>
      <w:r w:rsidR="00E341D3">
        <w:rPr>
          <w:rFonts w:cs="Arial"/>
          <w:color w:val="000000"/>
          <w:lang w:val="en-CA"/>
        </w:rPr>
        <w:t xml:space="preserve"> shall i</w:t>
      </w:r>
      <w:r w:rsidR="00E341D3" w:rsidRPr="00E341D3">
        <w:rPr>
          <w:rFonts w:cs="Arial"/>
          <w:color w:val="000000"/>
          <w:lang w:val="en-CA"/>
        </w:rPr>
        <w:t>ndicate the type of inclination of the borehole (</w:t>
      </w:r>
      <w:r w:rsidR="008F5521" w:rsidRPr="00E341D3">
        <w:rPr>
          <w:rFonts w:cs="Arial"/>
          <w:color w:val="000000"/>
          <w:lang w:val="en-CA"/>
        </w:rPr>
        <w:t>e.g.</w:t>
      </w:r>
      <w:r w:rsidR="00E341D3" w:rsidRPr="00E341D3">
        <w:rPr>
          <w:rFonts w:cs="Arial"/>
          <w:color w:val="000000"/>
          <w:lang w:val="en-CA"/>
        </w:rPr>
        <w:t>, vertical, inclined up, inclined down, horizontal)</w:t>
      </w:r>
      <w:r w:rsidR="00E341D3">
        <w:rPr>
          <w:rFonts w:cs="Arial"/>
          <w:color w:val="000000"/>
          <w:lang w:val="en-CA"/>
        </w:rPr>
        <w:t>.</w:t>
      </w:r>
    </w:p>
    <w:p w14:paraId="2348443B" w14:textId="77777777" w:rsidR="00E341D3" w:rsidRDefault="00E341D3" w:rsidP="00D14AF0">
      <w:pPr>
        <w:autoSpaceDE w:val="0"/>
        <w:autoSpaceDN w:val="0"/>
        <w:adjustRightInd w:val="0"/>
        <w:spacing w:after="0" w:line="240" w:lineRule="atLeast"/>
        <w:rPr>
          <w:rFonts w:cs="Arial"/>
          <w:color w:val="000000"/>
          <w:lang w:val="en-CA"/>
        </w:rPr>
      </w:pPr>
    </w:p>
    <w:p w14:paraId="44A29396" w14:textId="2743D868" w:rsidR="00E341D3" w:rsidRDefault="00FE4C9E" w:rsidP="00A12606">
      <w:pPr>
        <w:pStyle w:val="Titre4"/>
        <w:rPr>
          <w:lang w:val="en-CA"/>
        </w:rPr>
      </w:pPr>
      <w:proofErr w:type="gramStart"/>
      <w:r w:rsidRPr="00FE4C9E">
        <w:rPr>
          <w:lang w:val="en-CA"/>
        </w:rPr>
        <w:t>boreholeMaterialCustodian</w:t>
      </w:r>
      <w:proofErr w:type="gramEnd"/>
    </w:p>
    <w:p w14:paraId="70D1C2FA" w14:textId="77777777" w:rsidR="00FE4C9E" w:rsidRDefault="00FE4C9E" w:rsidP="00D14AF0">
      <w:pPr>
        <w:autoSpaceDE w:val="0"/>
        <w:autoSpaceDN w:val="0"/>
        <w:adjustRightInd w:val="0"/>
        <w:spacing w:after="0" w:line="240" w:lineRule="atLeast"/>
        <w:rPr>
          <w:rFonts w:cs="Arial"/>
          <w:color w:val="000000"/>
          <w:lang w:val="en-CA"/>
        </w:rPr>
      </w:pPr>
    </w:p>
    <w:p w14:paraId="2E6EF4C6" w14:textId="331586CB" w:rsidR="00FE4C9E" w:rsidRPr="00FE4C9E" w:rsidRDefault="00A41623" w:rsidP="00A12606">
      <w:pPr>
        <w:autoSpaceDE w:val="0"/>
        <w:autoSpaceDN w:val="0"/>
        <w:adjustRightInd w:val="0"/>
        <w:spacing w:after="0" w:line="240" w:lineRule="atLeast"/>
        <w:rPr>
          <w:rFonts w:cs="Arial"/>
          <w:color w:val="000000"/>
          <w:lang w:val="en-CA"/>
        </w:rPr>
      </w:pPr>
      <w:r>
        <w:t>If present, t</w:t>
      </w:r>
      <w:r w:rsidR="00FE4C9E">
        <w:rPr>
          <w:rFonts w:cs="Arial"/>
          <w:color w:val="000000"/>
          <w:lang w:val="en-CA"/>
        </w:rPr>
        <w:t xml:space="preserve">he property </w:t>
      </w:r>
      <w:r w:rsidR="00FE4C9E" w:rsidRPr="00FE4C9E">
        <w:rPr>
          <w:rFonts w:cs="Arial"/>
          <w:color w:val="000000"/>
          <w:lang w:val="en-CA"/>
        </w:rPr>
        <w:t>boreholeMaterialCustodian</w:t>
      </w:r>
      <w:proofErr w:type="gramStart"/>
      <w:r w:rsidR="00FE4C9E">
        <w:rPr>
          <w:rFonts w:cs="Arial"/>
          <w:color w:val="000000"/>
          <w:lang w:val="en-CA"/>
        </w:rPr>
        <w:t>:</w:t>
      </w:r>
      <w:r w:rsidR="00786781">
        <w:rPr>
          <w:rFonts w:cs="Arial"/>
          <w:color w:val="000000"/>
          <w:lang w:val="en-CA"/>
        </w:rPr>
        <w:t>Primitive</w:t>
      </w:r>
      <w:proofErr w:type="gramEnd"/>
      <w:r w:rsidR="00786781">
        <w:rPr>
          <w:rFonts w:cs="Arial"/>
          <w:color w:val="000000"/>
          <w:lang w:val="en-CA"/>
        </w:rPr>
        <w:t>::</w:t>
      </w:r>
      <w:r w:rsidR="00FE4C9E">
        <w:rPr>
          <w:rFonts w:cs="Arial"/>
          <w:color w:val="000000"/>
          <w:lang w:val="en-CA"/>
        </w:rPr>
        <w:t>CharacterString shall report the o</w:t>
      </w:r>
      <w:r w:rsidR="00FE4C9E" w:rsidRPr="00FE4C9E">
        <w:rPr>
          <w:rFonts w:cs="Arial"/>
          <w:color w:val="000000"/>
          <w:lang w:val="en-CA"/>
        </w:rPr>
        <w:t>rganisation that is the custodian of the material recovered from the borehole</w:t>
      </w:r>
      <w:r w:rsidR="00FE4C9E">
        <w:rPr>
          <w:rFonts w:cs="Arial"/>
          <w:color w:val="000000"/>
          <w:lang w:val="en-CA"/>
        </w:rPr>
        <w:t>.</w:t>
      </w:r>
    </w:p>
    <w:p w14:paraId="1473F1E1" w14:textId="77777777" w:rsidR="00E341D3" w:rsidRDefault="00E341D3" w:rsidP="00D14AF0">
      <w:pPr>
        <w:autoSpaceDE w:val="0"/>
        <w:autoSpaceDN w:val="0"/>
        <w:adjustRightInd w:val="0"/>
        <w:spacing w:after="0" w:line="240" w:lineRule="atLeast"/>
        <w:rPr>
          <w:rFonts w:cs="Arial"/>
          <w:color w:val="000000"/>
          <w:lang w:val="en-CA"/>
        </w:rPr>
      </w:pPr>
    </w:p>
    <w:p w14:paraId="7AD0AA27" w14:textId="46E12A59" w:rsidR="00FE4C9E" w:rsidRDefault="0061478E" w:rsidP="00A12606">
      <w:pPr>
        <w:pStyle w:val="Titre4"/>
        <w:rPr>
          <w:lang w:val="en-CA"/>
        </w:rPr>
      </w:pPr>
      <w:r w:rsidRPr="0061478E">
        <w:rPr>
          <w:lang w:val="en-CA"/>
        </w:rPr>
        <w:t>boreholeLength_m</w:t>
      </w:r>
    </w:p>
    <w:p w14:paraId="472261D6" w14:textId="77777777" w:rsidR="0061478E" w:rsidRDefault="0061478E" w:rsidP="00D14AF0">
      <w:pPr>
        <w:autoSpaceDE w:val="0"/>
        <w:autoSpaceDN w:val="0"/>
        <w:adjustRightInd w:val="0"/>
        <w:spacing w:after="0" w:line="240" w:lineRule="atLeast"/>
        <w:rPr>
          <w:rFonts w:cs="Arial"/>
          <w:color w:val="000000"/>
          <w:lang w:val="en-CA"/>
        </w:rPr>
      </w:pPr>
    </w:p>
    <w:p w14:paraId="0D102FDA" w14:textId="4F0B807F" w:rsidR="0061478E" w:rsidRDefault="00A41623" w:rsidP="00D14AF0">
      <w:pPr>
        <w:autoSpaceDE w:val="0"/>
        <w:autoSpaceDN w:val="0"/>
        <w:adjustRightInd w:val="0"/>
        <w:spacing w:after="0" w:line="240" w:lineRule="atLeast"/>
        <w:rPr>
          <w:rFonts w:cs="Arial"/>
          <w:color w:val="000000"/>
          <w:lang w:val="en-CA"/>
        </w:rPr>
      </w:pPr>
      <w:r>
        <w:t>If present, t</w:t>
      </w:r>
      <w:r w:rsidR="0061478E">
        <w:rPr>
          <w:rFonts w:cs="Arial"/>
          <w:color w:val="000000"/>
          <w:lang w:val="en-CA"/>
        </w:rPr>
        <w:t>he property boreholeLengt</w:t>
      </w:r>
      <w:r w:rsidR="00786781">
        <w:rPr>
          <w:rFonts w:cs="Arial"/>
          <w:color w:val="000000"/>
          <w:lang w:val="en-CA"/>
        </w:rPr>
        <w:t>h</w:t>
      </w:r>
      <w:r w:rsidR="0061478E">
        <w:rPr>
          <w:rFonts w:cs="Arial"/>
          <w:color w:val="000000"/>
          <w:lang w:val="en-CA"/>
        </w:rPr>
        <w:t>_m</w:t>
      </w:r>
      <w:proofErr w:type="gramStart"/>
      <w:r w:rsidR="00253146">
        <w:rPr>
          <w:rFonts w:cs="Arial"/>
          <w:color w:val="000000"/>
          <w:lang w:val="en-CA"/>
        </w:rPr>
        <w:t>:Primitive</w:t>
      </w:r>
      <w:proofErr w:type="gramEnd"/>
      <w:r w:rsidR="00253146">
        <w:rPr>
          <w:rFonts w:cs="Arial"/>
          <w:color w:val="000000"/>
          <w:lang w:val="en-CA"/>
        </w:rPr>
        <w:t>::Number</w:t>
      </w:r>
      <w:r w:rsidR="0061478E">
        <w:rPr>
          <w:rFonts w:cs="Arial"/>
          <w:color w:val="000000"/>
          <w:lang w:val="en-CA"/>
        </w:rPr>
        <w:t xml:space="preserve"> shall report t</w:t>
      </w:r>
      <w:r w:rsidR="0061478E" w:rsidRPr="0061478E">
        <w:rPr>
          <w:rFonts w:cs="Arial"/>
          <w:color w:val="000000"/>
          <w:lang w:val="en-CA"/>
        </w:rPr>
        <w:t xml:space="preserve">he length of a borehole, in metres, as determined by the data provider. Length may have different sources </w:t>
      </w:r>
      <w:r w:rsidR="00786781">
        <w:rPr>
          <w:rFonts w:cs="Arial"/>
          <w:color w:val="000000"/>
          <w:lang w:val="en-CA"/>
        </w:rPr>
        <w:t>(</w:t>
      </w:r>
      <w:r w:rsidR="008F5521" w:rsidRPr="0061478E">
        <w:rPr>
          <w:rFonts w:cs="Arial"/>
          <w:color w:val="000000"/>
          <w:lang w:val="en-CA"/>
        </w:rPr>
        <w:t>e.g.</w:t>
      </w:r>
      <w:r w:rsidR="0061478E" w:rsidRPr="0061478E">
        <w:rPr>
          <w:rFonts w:cs="Arial"/>
          <w:color w:val="000000"/>
          <w:lang w:val="en-CA"/>
        </w:rPr>
        <w:t>, driller's measurement, logger's measurement, survey measurement)</w:t>
      </w:r>
      <w:r w:rsidR="007A7721">
        <w:rPr>
          <w:rFonts w:cs="Arial"/>
          <w:color w:val="000000"/>
          <w:lang w:val="en-CA"/>
        </w:rPr>
        <w:t>.</w:t>
      </w:r>
    </w:p>
    <w:p w14:paraId="321CA29D" w14:textId="77777777" w:rsidR="00FE4C9E" w:rsidRDefault="00FE4C9E" w:rsidP="00D14AF0">
      <w:pPr>
        <w:autoSpaceDE w:val="0"/>
        <w:autoSpaceDN w:val="0"/>
        <w:adjustRightInd w:val="0"/>
        <w:spacing w:after="0" w:line="240" w:lineRule="atLeast"/>
        <w:rPr>
          <w:rFonts w:cs="Arial"/>
          <w:color w:val="000000"/>
          <w:lang w:val="en-CA"/>
        </w:rPr>
      </w:pPr>
    </w:p>
    <w:p w14:paraId="3A082BE2" w14:textId="77777777" w:rsidR="0061478E" w:rsidRPr="00D970E9" w:rsidRDefault="0061478E" w:rsidP="00A12606">
      <w:pPr>
        <w:pStyle w:val="Titre4"/>
        <w:rPr>
          <w:lang w:val="en-CA"/>
        </w:rPr>
      </w:pPr>
      <w:r w:rsidRPr="00D970E9">
        <w:rPr>
          <w:lang w:val="en-CA"/>
        </w:rPr>
        <w:t>elevation_m</w:t>
      </w:r>
    </w:p>
    <w:p w14:paraId="551BD57C" w14:textId="77777777" w:rsidR="0061478E" w:rsidRDefault="0061478E" w:rsidP="00D14AF0">
      <w:pPr>
        <w:autoSpaceDE w:val="0"/>
        <w:autoSpaceDN w:val="0"/>
        <w:adjustRightInd w:val="0"/>
        <w:spacing w:after="0" w:line="240" w:lineRule="atLeast"/>
        <w:rPr>
          <w:rFonts w:cs="Arial"/>
          <w:color w:val="000000"/>
          <w:lang w:val="en-CA"/>
        </w:rPr>
      </w:pPr>
    </w:p>
    <w:p w14:paraId="14F84A32" w14:textId="7F52E014" w:rsidR="0061478E" w:rsidRDefault="00A41623" w:rsidP="00D14AF0">
      <w:pPr>
        <w:autoSpaceDE w:val="0"/>
        <w:autoSpaceDN w:val="0"/>
        <w:adjustRightInd w:val="0"/>
        <w:spacing w:after="0" w:line="240" w:lineRule="atLeast"/>
        <w:rPr>
          <w:rFonts w:cs="Arial"/>
          <w:color w:val="000000"/>
          <w:lang w:val="en-CA"/>
        </w:rPr>
      </w:pPr>
      <w:r>
        <w:t>If present, t</w:t>
      </w:r>
      <w:r w:rsidR="0061478E">
        <w:rPr>
          <w:rFonts w:cs="Arial"/>
          <w:color w:val="000000"/>
          <w:lang w:val="en-CA"/>
        </w:rPr>
        <w:t>he property elevation_m</w:t>
      </w:r>
      <w:proofErr w:type="gramStart"/>
      <w:r w:rsidR="00253146">
        <w:rPr>
          <w:rFonts w:cs="Arial"/>
          <w:color w:val="000000"/>
          <w:lang w:val="en-CA"/>
        </w:rPr>
        <w:t>:Primitive</w:t>
      </w:r>
      <w:proofErr w:type="gramEnd"/>
      <w:r w:rsidR="00253146">
        <w:rPr>
          <w:rFonts w:cs="Arial"/>
          <w:color w:val="000000"/>
          <w:lang w:val="en-CA"/>
        </w:rPr>
        <w:t>::Number</w:t>
      </w:r>
      <w:r w:rsidR="0061478E">
        <w:rPr>
          <w:rFonts w:cs="Arial"/>
          <w:color w:val="000000"/>
          <w:lang w:val="en-CA"/>
        </w:rPr>
        <w:t xml:space="preserve"> shall report the </w:t>
      </w:r>
      <w:r w:rsidR="0061478E" w:rsidRPr="0061478E">
        <w:rPr>
          <w:rFonts w:cs="Arial"/>
          <w:color w:val="000000"/>
          <w:lang w:val="en-CA"/>
        </w:rPr>
        <w:t>elevation data, in metres, for the borehole (</w:t>
      </w:r>
      <w:r w:rsidR="008F5521" w:rsidRPr="0061478E">
        <w:rPr>
          <w:rFonts w:cs="Arial"/>
          <w:color w:val="000000"/>
          <w:lang w:val="en-CA"/>
        </w:rPr>
        <w:t>i.e.</w:t>
      </w:r>
      <w:r w:rsidR="0061478E" w:rsidRPr="0061478E">
        <w:rPr>
          <w:rFonts w:cs="Arial"/>
          <w:color w:val="000000"/>
          <w:lang w:val="en-CA"/>
        </w:rPr>
        <w:t xml:space="preserve">, wellbore) start point. This is </w:t>
      </w:r>
      <w:r w:rsidR="0061478E">
        <w:rPr>
          <w:rFonts w:cs="Arial"/>
          <w:color w:val="000000"/>
          <w:lang w:val="en-CA"/>
        </w:rPr>
        <w:t xml:space="preserve">a compromise approach </w:t>
      </w:r>
      <w:r w:rsidR="0061478E" w:rsidRPr="0061478E">
        <w:rPr>
          <w:rFonts w:cs="Arial"/>
          <w:color w:val="000000"/>
          <w:lang w:val="en-CA"/>
        </w:rPr>
        <w:t xml:space="preserve">to allow for </w:t>
      </w:r>
      <w:r w:rsidR="00786781">
        <w:rPr>
          <w:rFonts w:cs="Arial"/>
          <w:color w:val="000000"/>
          <w:lang w:val="en-CA"/>
        </w:rPr>
        <w:t xml:space="preserve">delivery of </w:t>
      </w:r>
      <w:r w:rsidR="0061478E" w:rsidRPr="0061478E">
        <w:rPr>
          <w:rFonts w:cs="Arial"/>
          <w:color w:val="000000"/>
          <w:lang w:val="en-CA"/>
        </w:rPr>
        <w:t xml:space="preserve">legacy </w:t>
      </w:r>
      <w:r w:rsidR="00786781">
        <w:rPr>
          <w:rFonts w:cs="Arial"/>
          <w:color w:val="000000"/>
          <w:lang w:val="en-CA"/>
        </w:rPr>
        <w:t xml:space="preserve">2D </w:t>
      </w:r>
      <w:r w:rsidR="0061478E" w:rsidRPr="0061478E">
        <w:rPr>
          <w:rFonts w:cs="Arial"/>
          <w:color w:val="000000"/>
          <w:lang w:val="en-CA"/>
        </w:rPr>
        <w:t xml:space="preserve">data without elevation data, and for software that cannot process </w:t>
      </w:r>
      <w:proofErr w:type="gramStart"/>
      <w:r w:rsidR="0061478E" w:rsidRPr="0061478E">
        <w:rPr>
          <w:rFonts w:cs="Arial"/>
          <w:color w:val="000000"/>
          <w:lang w:val="en-CA"/>
        </w:rPr>
        <w:t>a 3D</w:t>
      </w:r>
      <w:proofErr w:type="gramEnd"/>
      <w:r w:rsidR="0061478E" w:rsidRPr="0061478E">
        <w:rPr>
          <w:rFonts w:cs="Arial"/>
          <w:color w:val="000000"/>
          <w:lang w:val="en-CA"/>
        </w:rPr>
        <w:t xml:space="preserve"> GM_Point. </w:t>
      </w:r>
    </w:p>
    <w:p w14:paraId="0F973209" w14:textId="77777777" w:rsidR="00FE4C9E" w:rsidRDefault="00FE4C9E" w:rsidP="00D14AF0">
      <w:pPr>
        <w:autoSpaceDE w:val="0"/>
        <w:autoSpaceDN w:val="0"/>
        <w:adjustRightInd w:val="0"/>
        <w:spacing w:after="0" w:line="240" w:lineRule="atLeast"/>
        <w:rPr>
          <w:rFonts w:cs="Arial"/>
          <w:color w:val="000000"/>
          <w:lang w:val="en-CA"/>
        </w:rPr>
      </w:pPr>
    </w:p>
    <w:p w14:paraId="6270C2F0" w14:textId="77777777" w:rsidR="0061478E" w:rsidRPr="00D970E9" w:rsidRDefault="0061478E" w:rsidP="00A12606">
      <w:pPr>
        <w:pStyle w:val="Titre4"/>
        <w:rPr>
          <w:lang w:val="en-CA"/>
        </w:rPr>
      </w:pPr>
      <w:r w:rsidRPr="00D970E9">
        <w:rPr>
          <w:lang w:val="en-CA"/>
        </w:rPr>
        <w:t>elevation_srs</w:t>
      </w:r>
    </w:p>
    <w:p w14:paraId="010E7507" w14:textId="77777777" w:rsidR="0061478E" w:rsidRDefault="0061478E" w:rsidP="00D14AF0">
      <w:pPr>
        <w:autoSpaceDE w:val="0"/>
        <w:autoSpaceDN w:val="0"/>
        <w:adjustRightInd w:val="0"/>
        <w:spacing w:after="0" w:line="240" w:lineRule="atLeast"/>
        <w:rPr>
          <w:rFonts w:cs="Arial"/>
          <w:color w:val="000000"/>
          <w:lang w:val="en-CA"/>
        </w:rPr>
      </w:pPr>
    </w:p>
    <w:p w14:paraId="3667444F" w14:textId="6FFE013A" w:rsidR="00FE4C9E" w:rsidRDefault="00A41623" w:rsidP="00D14AF0">
      <w:pPr>
        <w:autoSpaceDE w:val="0"/>
        <w:autoSpaceDN w:val="0"/>
        <w:adjustRightInd w:val="0"/>
        <w:spacing w:after="0" w:line="240" w:lineRule="atLeast"/>
        <w:rPr>
          <w:rFonts w:cs="Arial"/>
          <w:color w:val="000000"/>
          <w:lang w:val="en-CA"/>
        </w:rPr>
      </w:pPr>
      <w:r>
        <w:t>If present, t</w:t>
      </w:r>
      <w:r w:rsidR="0061478E">
        <w:rPr>
          <w:rFonts w:cs="Arial"/>
          <w:color w:val="000000"/>
          <w:lang w:val="en-CA"/>
        </w:rPr>
        <w:t>he property elevation_srs</w:t>
      </w:r>
      <w:proofErr w:type="gramStart"/>
      <w:r w:rsidR="00253146">
        <w:rPr>
          <w:rFonts w:cs="Arial"/>
          <w:color w:val="000000"/>
          <w:lang w:val="en-CA"/>
        </w:rPr>
        <w:t>:Primitive</w:t>
      </w:r>
      <w:proofErr w:type="gramEnd"/>
      <w:r w:rsidR="00253146">
        <w:rPr>
          <w:rFonts w:cs="Arial"/>
          <w:color w:val="000000"/>
          <w:lang w:val="en-CA"/>
        </w:rPr>
        <w:t>::CharacterString</w:t>
      </w:r>
      <w:r w:rsidR="0061478E">
        <w:rPr>
          <w:rFonts w:cs="Arial"/>
          <w:color w:val="000000"/>
          <w:lang w:val="en-CA"/>
        </w:rPr>
        <w:t xml:space="preserve"> </w:t>
      </w:r>
      <w:r w:rsidR="00573AD2">
        <w:rPr>
          <w:rFonts w:cs="Arial"/>
          <w:color w:val="000000"/>
          <w:lang w:val="en-CA"/>
        </w:rPr>
        <w:t xml:space="preserve">shall be a </w:t>
      </w:r>
      <w:r w:rsidR="0061478E" w:rsidRPr="0061478E">
        <w:rPr>
          <w:rFonts w:cs="Arial"/>
          <w:color w:val="000000"/>
          <w:lang w:val="en-CA"/>
        </w:rPr>
        <w:t>URI of a spatial reference system of the elevation value. (</w:t>
      </w:r>
      <w:r w:rsidR="008F5521" w:rsidRPr="0061478E">
        <w:rPr>
          <w:rFonts w:cs="Arial"/>
          <w:color w:val="000000"/>
          <w:lang w:val="en-CA"/>
        </w:rPr>
        <w:t>e.g.</w:t>
      </w:r>
      <w:r w:rsidR="0061478E" w:rsidRPr="0061478E">
        <w:rPr>
          <w:rFonts w:cs="Arial"/>
          <w:color w:val="000000"/>
          <w:lang w:val="en-CA"/>
        </w:rPr>
        <w:t>, mean sea level)</w:t>
      </w:r>
      <w:r w:rsidR="004449FA">
        <w:rPr>
          <w:rFonts w:cs="Arial"/>
          <w:color w:val="000000"/>
          <w:lang w:val="en-CA"/>
        </w:rPr>
        <w:t>.</w:t>
      </w:r>
      <w:r w:rsidR="0061478E" w:rsidRPr="0061478E">
        <w:rPr>
          <w:rFonts w:cs="Arial"/>
          <w:color w:val="000000"/>
          <w:lang w:val="en-CA"/>
        </w:rPr>
        <w:t xml:space="preserve"> Mandatory if elevation_m is populated.</w:t>
      </w:r>
      <w:r w:rsidR="004449FA">
        <w:rPr>
          <w:rFonts w:cs="Arial"/>
          <w:color w:val="000000"/>
          <w:lang w:val="en-CA"/>
        </w:rPr>
        <w:t xml:space="preserve"> </w:t>
      </w:r>
      <w:r w:rsidR="004449FA" w:rsidRPr="0061478E">
        <w:rPr>
          <w:rFonts w:cs="Arial"/>
          <w:color w:val="000000"/>
          <w:lang w:val="en-CA"/>
        </w:rPr>
        <w:t xml:space="preserve">The SRS </w:t>
      </w:r>
      <w:r w:rsidR="004449FA">
        <w:rPr>
          <w:rFonts w:cs="Arial"/>
          <w:color w:val="000000"/>
          <w:lang w:val="en-CA"/>
        </w:rPr>
        <w:t>shall</w:t>
      </w:r>
      <w:r w:rsidR="004449FA" w:rsidRPr="0061478E">
        <w:rPr>
          <w:rFonts w:cs="Arial"/>
          <w:color w:val="000000"/>
          <w:lang w:val="en-CA"/>
        </w:rPr>
        <w:t xml:space="preserve"> be a one dimensional vertical SRS (</w:t>
      </w:r>
      <w:r w:rsidR="008F5521" w:rsidRPr="0061478E">
        <w:rPr>
          <w:rFonts w:cs="Arial"/>
          <w:color w:val="000000"/>
          <w:lang w:val="en-CA"/>
        </w:rPr>
        <w:t>i.e.</w:t>
      </w:r>
      <w:r w:rsidR="004449FA" w:rsidRPr="0061478E">
        <w:rPr>
          <w:rFonts w:cs="Arial"/>
          <w:color w:val="000000"/>
          <w:lang w:val="en-CA"/>
        </w:rPr>
        <w:t>, EPSG code in the range 5600-5799).</w:t>
      </w:r>
    </w:p>
    <w:p w14:paraId="298468B1" w14:textId="77777777" w:rsidR="00BE718C"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02239860" w14:textId="77777777" w:rsidTr="002E6F45">
        <w:trPr>
          <w:cantSplit/>
        </w:trPr>
        <w:tc>
          <w:tcPr>
            <w:tcW w:w="4219" w:type="dxa"/>
            <w:tcBorders>
              <w:right w:val="nil"/>
            </w:tcBorders>
            <w:shd w:val="clear" w:color="auto" w:fill="auto"/>
          </w:tcPr>
          <w:p w14:paraId="57B11F13" w14:textId="2911618E" w:rsidR="00BE718C" w:rsidRPr="00D12552" w:rsidRDefault="00BE718C" w:rsidP="002E6F45">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sidR="006064ED">
              <w:rPr>
                <w:rStyle w:val="requri"/>
                <w:noProof/>
                <w:lang w:val="en-CA"/>
              </w:rPr>
              <w:t>boreholeview-elevation-srs</w:t>
            </w:r>
          </w:p>
        </w:tc>
        <w:tc>
          <w:tcPr>
            <w:tcW w:w="4678" w:type="dxa"/>
            <w:tcBorders>
              <w:left w:val="nil"/>
            </w:tcBorders>
            <w:shd w:val="clear" w:color="auto" w:fill="auto"/>
          </w:tcPr>
          <w:p w14:paraId="4101EE66" w14:textId="7976DFED" w:rsidR="00BE718C" w:rsidRPr="00D12552" w:rsidRDefault="00786781" w:rsidP="00786781">
            <w:pPr>
              <w:pStyle w:val="Tabletext10"/>
              <w:jc w:val="left"/>
              <w:rPr>
                <w:rStyle w:val="reqtext"/>
                <w:lang w:val="en-CA"/>
              </w:rPr>
            </w:pPr>
            <w:r>
              <w:rPr>
                <w:rStyle w:val="reqtext"/>
                <w:lang w:val="en-CA"/>
              </w:rPr>
              <w:t>If present, e</w:t>
            </w:r>
            <w:r w:rsidR="00BE718C">
              <w:rPr>
                <w:rStyle w:val="reqtext"/>
                <w:lang w:val="en-CA"/>
              </w:rPr>
              <w:t xml:space="preserve">levation_srs SHALL </w:t>
            </w:r>
            <w:commentRangeStart w:id="312"/>
            <w:r w:rsidR="00BE718C">
              <w:rPr>
                <w:rStyle w:val="reqtext"/>
                <w:lang w:val="en-CA"/>
              </w:rPr>
              <w:t xml:space="preserve">resolve </w:t>
            </w:r>
            <w:commentRangeEnd w:id="312"/>
            <w:r w:rsidR="00BE718C">
              <w:rPr>
                <w:rStyle w:val="Marquedecommentaire"/>
                <w:rFonts w:ascii="Times New Roman" w:eastAsia="Times New Roman" w:hAnsi="Times New Roman"/>
                <w:lang w:val="en-US" w:eastAsia="en-US"/>
              </w:rPr>
              <w:commentReference w:id="312"/>
            </w:r>
            <w:r w:rsidR="00BE718C">
              <w:rPr>
                <w:rStyle w:val="reqtext"/>
                <w:lang w:val="en-CA"/>
              </w:rPr>
              <w:t>to a valid EPSG vertical datum</w:t>
            </w:r>
            <w:r w:rsidR="001E3746">
              <w:rPr>
                <w:rStyle w:val="reqtext"/>
                <w:lang w:val="en-CA"/>
              </w:rPr>
              <w:t xml:space="preserve"> in the range EPSG:5600 to EPSG:5799</w:t>
            </w:r>
          </w:p>
        </w:tc>
      </w:tr>
    </w:tbl>
    <w:p w14:paraId="113B9B40" w14:textId="77777777" w:rsidR="00573AD2" w:rsidRDefault="00573AD2" w:rsidP="00D14AF0">
      <w:pPr>
        <w:autoSpaceDE w:val="0"/>
        <w:autoSpaceDN w:val="0"/>
        <w:adjustRightInd w:val="0"/>
        <w:spacing w:after="0" w:line="240" w:lineRule="atLeast"/>
        <w:rPr>
          <w:rFonts w:cs="Arial"/>
          <w:color w:val="000000"/>
          <w:lang w:val="en-CA"/>
        </w:rPr>
      </w:pPr>
    </w:p>
    <w:p w14:paraId="6FAB7AAB" w14:textId="71C70960" w:rsidR="00573AD2" w:rsidRPr="00A12606" w:rsidRDefault="00573AD2" w:rsidP="00D14AF0">
      <w:pPr>
        <w:autoSpaceDE w:val="0"/>
        <w:autoSpaceDN w:val="0"/>
        <w:adjustRightInd w:val="0"/>
        <w:spacing w:after="0" w:line="240" w:lineRule="atLeast"/>
        <w:rPr>
          <w:rStyle w:val="reqtext"/>
        </w:rPr>
      </w:pPr>
      <w:r>
        <w:rPr>
          <w:rFonts w:cs="Arial"/>
          <w:color w:val="000000"/>
          <w:lang w:val="en-CA"/>
        </w:rPr>
        <w:t>Example</w:t>
      </w:r>
      <w:r w:rsidR="00786781">
        <w:rPr>
          <w:rFonts w:cs="Arial"/>
          <w:color w:val="000000"/>
          <w:lang w:val="en-CA"/>
        </w:rPr>
        <w:t>:</w:t>
      </w:r>
      <w:r>
        <w:rPr>
          <w:rFonts w:cs="Arial"/>
          <w:color w:val="000000"/>
          <w:lang w:val="en-CA"/>
        </w:rPr>
        <w:t xml:space="preserve"> </w:t>
      </w:r>
      <w:hyperlink r:id="rId33" w:history="1">
        <w:r w:rsidR="00843770" w:rsidRPr="00445F04">
          <w:rPr>
            <w:rStyle w:val="Lienhypertexte"/>
            <w:rFonts w:ascii="Arial" w:hAnsi="Arial" w:cs="Arial"/>
            <w:sz w:val="18"/>
          </w:rPr>
          <w:t>http://spatialreference.org/ref/epsg/5711/</w:t>
        </w:r>
      </w:hyperlink>
      <w:r w:rsidR="00843770">
        <w:rPr>
          <w:rStyle w:val="reqtext"/>
        </w:rPr>
        <w:t xml:space="preserve"> </w:t>
      </w:r>
    </w:p>
    <w:p w14:paraId="7D6678A8" w14:textId="77777777" w:rsidR="0061478E" w:rsidRDefault="0061478E" w:rsidP="00D14AF0">
      <w:pPr>
        <w:autoSpaceDE w:val="0"/>
        <w:autoSpaceDN w:val="0"/>
        <w:adjustRightInd w:val="0"/>
        <w:spacing w:after="0" w:line="240" w:lineRule="atLeast"/>
        <w:rPr>
          <w:rFonts w:cs="Arial"/>
          <w:color w:val="000000"/>
          <w:lang w:val="en-CA"/>
        </w:rPr>
      </w:pPr>
    </w:p>
    <w:p w14:paraId="7C700ED5" w14:textId="71F605B3" w:rsidR="00A0347F" w:rsidRDefault="00A0347F" w:rsidP="00A12606">
      <w:pPr>
        <w:pStyle w:val="Titre4"/>
        <w:rPr>
          <w:lang w:val="en-CA"/>
        </w:rPr>
      </w:pPr>
      <w:proofErr w:type="gramStart"/>
      <w:r w:rsidRPr="00D970E9">
        <w:rPr>
          <w:lang w:val="en-CA"/>
        </w:rPr>
        <w:t>positionalAccuracy</w:t>
      </w:r>
      <w:proofErr w:type="gramEnd"/>
    </w:p>
    <w:p w14:paraId="06459BD7" w14:textId="77777777" w:rsidR="00A0347F" w:rsidRDefault="00A0347F" w:rsidP="00D14AF0">
      <w:pPr>
        <w:autoSpaceDE w:val="0"/>
        <w:autoSpaceDN w:val="0"/>
        <w:adjustRightInd w:val="0"/>
        <w:spacing w:after="0" w:line="240" w:lineRule="atLeast"/>
        <w:rPr>
          <w:rFonts w:ascii="Calibri" w:hAnsi="Calibri" w:cs="Arial"/>
          <w:color w:val="000000"/>
          <w:sz w:val="20"/>
          <w:szCs w:val="20"/>
          <w:lang w:val="en-CA"/>
        </w:rPr>
      </w:pPr>
    </w:p>
    <w:p w14:paraId="37784BAA" w14:textId="24A2EB90" w:rsidR="00A0347F" w:rsidRDefault="00A41623" w:rsidP="00D14AF0">
      <w:pPr>
        <w:autoSpaceDE w:val="0"/>
        <w:autoSpaceDN w:val="0"/>
        <w:adjustRightInd w:val="0"/>
        <w:spacing w:after="0" w:line="240" w:lineRule="atLeast"/>
        <w:rPr>
          <w:rFonts w:cs="Arial"/>
          <w:color w:val="000000"/>
          <w:lang w:val="en-CA"/>
        </w:rPr>
      </w:pPr>
      <w:r>
        <w:t>If present, t</w:t>
      </w:r>
      <w:r w:rsidR="00A0347F">
        <w:rPr>
          <w:rFonts w:cs="Arial"/>
          <w:color w:val="000000"/>
          <w:lang w:val="en-CA"/>
        </w:rPr>
        <w:t>he property positionalAccuracy</w:t>
      </w:r>
      <w:proofErr w:type="gramStart"/>
      <w:r w:rsidR="00253146">
        <w:rPr>
          <w:rFonts w:cs="Arial"/>
          <w:color w:val="000000"/>
          <w:lang w:val="en-CA"/>
        </w:rPr>
        <w:t>:Primitive</w:t>
      </w:r>
      <w:proofErr w:type="gramEnd"/>
      <w:r w:rsidR="00253146">
        <w:rPr>
          <w:rFonts w:cs="Arial"/>
          <w:color w:val="000000"/>
          <w:lang w:val="en-CA"/>
        </w:rPr>
        <w:t>::CharacterString</w:t>
      </w:r>
      <w:r w:rsidR="00A0347F">
        <w:rPr>
          <w:rFonts w:cs="Arial"/>
          <w:color w:val="000000"/>
          <w:lang w:val="en-CA"/>
        </w:rPr>
        <w:t xml:space="preserve"> shall report a</w:t>
      </w:r>
      <w:r w:rsidR="00A0347F" w:rsidRPr="00A0347F">
        <w:rPr>
          <w:rFonts w:cs="Arial"/>
          <w:color w:val="000000"/>
          <w:lang w:val="en-CA"/>
        </w:rPr>
        <w:t>n estimate of the accuracy of the location of the borehole collar location.</w:t>
      </w:r>
      <w:r w:rsidR="00786781">
        <w:rPr>
          <w:rFonts w:cs="Arial"/>
          <w:color w:val="000000"/>
          <w:lang w:val="en-CA"/>
        </w:rPr>
        <w:t xml:space="preserve">  Ideally, this would be a quantitative estimate of accuracy (</w:t>
      </w:r>
      <w:r w:rsidR="008F5521">
        <w:rPr>
          <w:rFonts w:cs="Arial"/>
          <w:color w:val="000000"/>
          <w:lang w:val="en-CA"/>
        </w:rPr>
        <w:t>e.g.</w:t>
      </w:r>
      <w:r w:rsidR="00786781">
        <w:rPr>
          <w:rFonts w:cs="Arial"/>
          <w:color w:val="000000"/>
          <w:lang w:val="en-CA"/>
        </w:rPr>
        <w:t>, 20 metres).</w:t>
      </w:r>
    </w:p>
    <w:p w14:paraId="09F54044" w14:textId="1F8E817E" w:rsidR="00A0347F" w:rsidRDefault="00BE718C" w:rsidP="00A12606">
      <w:pPr>
        <w:pStyle w:val="Titre4"/>
        <w:rPr>
          <w:lang w:val="en-CA"/>
        </w:rPr>
      </w:pPr>
      <w:proofErr w:type="gramStart"/>
      <w:r>
        <w:rPr>
          <w:lang w:val="en-CA"/>
        </w:rPr>
        <w:lastRenderedPageBreak/>
        <w:t>source</w:t>
      </w:r>
      <w:proofErr w:type="gramEnd"/>
    </w:p>
    <w:p w14:paraId="46E2EA28" w14:textId="77777777" w:rsidR="00BE718C" w:rsidRDefault="00BE718C" w:rsidP="00D14AF0">
      <w:pPr>
        <w:autoSpaceDE w:val="0"/>
        <w:autoSpaceDN w:val="0"/>
        <w:adjustRightInd w:val="0"/>
        <w:spacing w:after="0" w:line="240" w:lineRule="atLeast"/>
        <w:rPr>
          <w:rFonts w:cs="Arial"/>
          <w:color w:val="000000"/>
          <w:lang w:val="en-CA"/>
        </w:rPr>
      </w:pPr>
    </w:p>
    <w:p w14:paraId="687C9926" w14:textId="6ADC06E6" w:rsidR="00BE718C" w:rsidRDefault="00A41623" w:rsidP="00D14AF0">
      <w:pPr>
        <w:autoSpaceDE w:val="0"/>
        <w:autoSpaceDN w:val="0"/>
        <w:adjustRightInd w:val="0"/>
        <w:spacing w:after="0" w:line="240" w:lineRule="atLeast"/>
        <w:rPr>
          <w:rFonts w:cs="Arial"/>
          <w:color w:val="000000"/>
          <w:lang w:val="en-CA"/>
        </w:rPr>
      </w:pPr>
      <w:r>
        <w:t>If present, t</w:t>
      </w:r>
      <w:r w:rsidR="00BE718C">
        <w:rPr>
          <w:rFonts w:cs="Arial"/>
          <w:color w:val="000000"/>
          <w:lang w:val="en-CA"/>
        </w:rPr>
        <w:t>he source</w:t>
      </w:r>
      <w:proofErr w:type="gramStart"/>
      <w:r w:rsidR="00253146">
        <w:rPr>
          <w:rFonts w:cs="Arial"/>
          <w:color w:val="000000"/>
          <w:lang w:val="en-CA"/>
        </w:rPr>
        <w:t>:Primitive</w:t>
      </w:r>
      <w:proofErr w:type="gramEnd"/>
      <w:r w:rsidR="00253146">
        <w:rPr>
          <w:rFonts w:cs="Arial"/>
          <w:color w:val="000000"/>
          <w:lang w:val="en-CA"/>
        </w:rPr>
        <w:t>::CharacterString</w:t>
      </w:r>
      <w:r w:rsidR="00BE718C">
        <w:rPr>
          <w:rFonts w:cs="Arial"/>
          <w:color w:val="000000"/>
          <w:lang w:val="en-CA"/>
        </w:rPr>
        <w:t xml:space="preserve"> property shall describe</w:t>
      </w:r>
      <w:r w:rsidR="00BE718C" w:rsidRPr="00BE718C">
        <w:rPr>
          <w:rFonts w:cs="Arial"/>
          <w:color w:val="000000"/>
          <w:lang w:val="en-CA"/>
        </w:rPr>
        <w:t xml:space="preserve"> details and citations to source materials for the borehole and, if available, providing URLs to reference material and publications describing the borehole. This could be a short text synopsis of key information that would also be in the metadata record referenced by metadata_uri.</w:t>
      </w:r>
    </w:p>
    <w:p w14:paraId="0AD2D28D" w14:textId="77777777" w:rsidR="00BE718C" w:rsidRDefault="00BE718C" w:rsidP="00D14AF0">
      <w:pPr>
        <w:autoSpaceDE w:val="0"/>
        <w:autoSpaceDN w:val="0"/>
        <w:adjustRightInd w:val="0"/>
        <w:spacing w:after="0" w:line="240" w:lineRule="atLeast"/>
        <w:rPr>
          <w:rFonts w:cs="Arial"/>
          <w:color w:val="000000"/>
          <w:lang w:val="en-CA"/>
        </w:rPr>
      </w:pPr>
    </w:p>
    <w:p w14:paraId="05B6917B" w14:textId="6D6A0DDD" w:rsidR="00BE718C" w:rsidRDefault="00BE718C" w:rsidP="00A12606">
      <w:pPr>
        <w:pStyle w:val="Titre4"/>
        <w:rPr>
          <w:lang w:val="en-CA"/>
        </w:rPr>
      </w:pPr>
      <w:r w:rsidRPr="00BE718C">
        <w:rPr>
          <w:lang w:val="en-CA"/>
        </w:rPr>
        <w:t>parentBorehole_uri</w:t>
      </w:r>
    </w:p>
    <w:p w14:paraId="18A2B7DF" w14:textId="77777777" w:rsidR="00BE718C" w:rsidRDefault="00BE718C" w:rsidP="00D14AF0">
      <w:pPr>
        <w:autoSpaceDE w:val="0"/>
        <w:autoSpaceDN w:val="0"/>
        <w:adjustRightInd w:val="0"/>
        <w:spacing w:after="0" w:line="240" w:lineRule="atLeast"/>
        <w:rPr>
          <w:rFonts w:cs="Arial"/>
          <w:color w:val="000000"/>
          <w:lang w:val="en-CA"/>
        </w:rPr>
      </w:pPr>
    </w:p>
    <w:p w14:paraId="35749EBC" w14:textId="728D9119"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When available, the parentBorehole_uri</w:t>
      </w:r>
      <w:proofErr w:type="gramStart"/>
      <w:r w:rsidR="00253146">
        <w:rPr>
          <w:rFonts w:cs="Arial"/>
          <w:color w:val="000000"/>
          <w:lang w:val="en-CA"/>
        </w:rPr>
        <w:t>:Primitive</w:t>
      </w:r>
      <w:proofErr w:type="gramEnd"/>
      <w:r w:rsidR="00253146">
        <w:rPr>
          <w:rFonts w:cs="Arial"/>
          <w:color w:val="000000"/>
          <w:lang w:val="en-CA"/>
        </w:rPr>
        <w:t>::CharacterString</w:t>
      </w:r>
      <w:r>
        <w:rPr>
          <w:rFonts w:cs="Arial"/>
          <w:color w:val="000000"/>
          <w:lang w:val="en-CA"/>
        </w:rPr>
        <w:t xml:space="preserve"> shall contain a </w:t>
      </w:r>
      <w:r w:rsidRPr="00BE718C">
        <w:rPr>
          <w:rFonts w:cs="Arial"/>
          <w:color w:val="000000"/>
          <w:lang w:val="en-CA"/>
        </w:rPr>
        <w:t xml:space="preserve">URI referring </w:t>
      </w:r>
      <w:r w:rsidR="007A60C8">
        <w:rPr>
          <w:rFonts w:cs="Arial"/>
          <w:color w:val="000000"/>
          <w:lang w:val="en-CA"/>
        </w:rPr>
        <w:t xml:space="preserve">to </w:t>
      </w:r>
      <w:r>
        <w:rPr>
          <w:rFonts w:cs="Arial"/>
          <w:color w:val="000000"/>
          <w:lang w:val="en-CA"/>
        </w:rPr>
        <w:t xml:space="preserve">one or </w:t>
      </w:r>
      <w:r w:rsidR="007A60C8">
        <w:rPr>
          <w:rFonts w:cs="Arial"/>
          <w:color w:val="000000"/>
          <w:lang w:val="en-CA"/>
        </w:rPr>
        <w:t xml:space="preserve">more </w:t>
      </w:r>
      <w:r>
        <w:rPr>
          <w:rFonts w:cs="Arial"/>
          <w:color w:val="000000"/>
          <w:lang w:val="en-CA"/>
        </w:rPr>
        <w:t>representation</w:t>
      </w:r>
      <w:r w:rsidR="007A60C8">
        <w:rPr>
          <w:rFonts w:cs="Arial"/>
          <w:color w:val="000000"/>
          <w:lang w:val="en-CA"/>
        </w:rPr>
        <w:t>s</w:t>
      </w:r>
      <w:r w:rsidRPr="00BE718C">
        <w:rPr>
          <w:rFonts w:cs="Arial"/>
          <w:color w:val="000000"/>
          <w:lang w:val="en-CA"/>
        </w:rPr>
        <w:t xml:space="preserve"> of a parent borehole (</w:t>
      </w:r>
      <w:r w:rsidR="008F5521" w:rsidRPr="00BE718C">
        <w:rPr>
          <w:rFonts w:cs="Arial"/>
          <w:color w:val="000000"/>
          <w:lang w:val="en-CA"/>
        </w:rPr>
        <w:t>e.g.</w:t>
      </w:r>
      <w:r w:rsidRPr="00BE718C">
        <w:rPr>
          <w:rFonts w:cs="Arial"/>
          <w:color w:val="000000"/>
          <w:lang w:val="en-CA"/>
        </w:rPr>
        <w:t xml:space="preserve">, </w:t>
      </w:r>
      <w:r w:rsidR="007A60C8">
        <w:rPr>
          <w:rFonts w:cs="Arial"/>
          <w:color w:val="000000"/>
          <w:lang w:val="en-CA"/>
        </w:rPr>
        <w:t xml:space="preserve">a </w:t>
      </w:r>
      <w:r w:rsidRPr="00BE718C">
        <w:rPr>
          <w:rFonts w:cs="Arial"/>
          <w:color w:val="000000"/>
          <w:lang w:val="en-CA"/>
        </w:rPr>
        <w:t>parent well of a sidetrack wellbore)</w:t>
      </w:r>
      <w:r>
        <w:rPr>
          <w:rFonts w:cs="Arial"/>
          <w:color w:val="000000"/>
          <w:lang w:val="en-CA"/>
        </w:rPr>
        <w:t>.</w:t>
      </w:r>
    </w:p>
    <w:p w14:paraId="651EAE3D" w14:textId="77777777" w:rsidR="00702848" w:rsidRDefault="00702848" w:rsidP="00702848">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02848" w:rsidRPr="00D12552" w14:paraId="6E6E3DDB" w14:textId="77777777" w:rsidTr="002E6F45">
        <w:trPr>
          <w:cantSplit/>
        </w:trPr>
        <w:tc>
          <w:tcPr>
            <w:tcW w:w="4219" w:type="dxa"/>
            <w:tcBorders>
              <w:right w:val="nil"/>
            </w:tcBorders>
            <w:shd w:val="clear" w:color="auto" w:fill="auto"/>
          </w:tcPr>
          <w:p w14:paraId="650F5437" w14:textId="762DE1F9" w:rsidR="00702848" w:rsidRPr="00D12552" w:rsidRDefault="00702848" w:rsidP="002E6F45">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boreholeview-parentBorehole-uri</w:t>
            </w:r>
          </w:p>
        </w:tc>
        <w:tc>
          <w:tcPr>
            <w:tcW w:w="4678" w:type="dxa"/>
            <w:tcBorders>
              <w:left w:val="nil"/>
            </w:tcBorders>
            <w:shd w:val="clear" w:color="auto" w:fill="auto"/>
          </w:tcPr>
          <w:p w14:paraId="181EBE11" w14:textId="0A693A85" w:rsidR="00702848" w:rsidRPr="00D12552" w:rsidRDefault="00702848" w:rsidP="002E6F45">
            <w:pPr>
              <w:pStyle w:val="Tabletext10"/>
              <w:jc w:val="left"/>
              <w:rPr>
                <w:rStyle w:val="reqtext"/>
                <w:lang w:val="en-CA"/>
              </w:rPr>
            </w:pPr>
            <w:r>
              <w:rPr>
                <w:rStyle w:val="reqtext"/>
                <w:lang w:val="en-CA"/>
              </w:rPr>
              <w:t>If present, parentBorehole_uri SHOULD resolve to a representation of a GeoSciML borehole.</w:t>
            </w:r>
          </w:p>
        </w:tc>
      </w:tr>
    </w:tbl>
    <w:p w14:paraId="1647F6CB" w14:textId="77777777" w:rsidR="00702848" w:rsidRDefault="00702848" w:rsidP="00702848">
      <w:pPr>
        <w:autoSpaceDE w:val="0"/>
        <w:autoSpaceDN w:val="0"/>
        <w:adjustRightInd w:val="0"/>
        <w:spacing w:after="0" w:line="240" w:lineRule="atLeast"/>
        <w:rPr>
          <w:rFonts w:cs="Arial"/>
          <w:color w:val="000000"/>
          <w:lang w:val="en-CA"/>
        </w:rPr>
      </w:pPr>
    </w:p>
    <w:p w14:paraId="61D38384" w14:textId="0C7E4D58" w:rsidR="00702848" w:rsidRDefault="00702848" w:rsidP="00702848">
      <w:pPr>
        <w:autoSpaceDE w:val="0"/>
        <w:autoSpaceDN w:val="0"/>
        <w:adjustRightInd w:val="0"/>
        <w:spacing w:after="0" w:line="240" w:lineRule="atLeast"/>
        <w:rPr>
          <w:rFonts w:cs="Arial"/>
          <w:color w:val="000000"/>
          <w:lang w:val="en-CA"/>
        </w:rPr>
      </w:pPr>
      <w:r>
        <w:rPr>
          <w:rFonts w:cs="Arial"/>
          <w:color w:val="000000"/>
          <w:lang w:val="en-CA"/>
        </w:rPr>
        <w:t>If the borehole does not have any parent, this field shall be empty</w:t>
      </w:r>
      <w:r w:rsidR="00EA0FA3">
        <w:rPr>
          <w:rFonts w:cs="Arial"/>
          <w:color w:val="000000"/>
          <w:lang w:val="en-CA"/>
        </w:rPr>
        <w:t>.</w:t>
      </w:r>
    </w:p>
    <w:p w14:paraId="6D36A9D8" w14:textId="77777777" w:rsidR="00702848" w:rsidRDefault="00702848" w:rsidP="00D14AF0">
      <w:pPr>
        <w:autoSpaceDE w:val="0"/>
        <w:autoSpaceDN w:val="0"/>
        <w:adjustRightInd w:val="0"/>
        <w:spacing w:after="0" w:line="240" w:lineRule="atLeast"/>
        <w:rPr>
          <w:rFonts w:cs="Arial"/>
          <w:color w:val="000000"/>
          <w:lang w:val="en-CA"/>
        </w:rPr>
      </w:pPr>
    </w:p>
    <w:p w14:paraId="69A35400" w14:textId="77777777" w:rsidR="00BE718C" w:rsidRPr="00D970E9" w:rsidRDefault="00BE718C" w:rsidP="00A12606">
      <w:pPr>
        <w:pStyle w:val="Titre4"/>
        <w:rPr>
          <w:lang w:val="en-CA"/>
        </w:rPr>
      </w:pPr>
      <w:r w:rsidRPr="00D970E9">
        <w:rPr>
          <w:lang w:val="en-CA"/>
        </w:rPr>
        <w:t>metadata_uri</w:t>
      </w:r>
    </w:p>
    <w:p w14:paraId="7319B51F" w14:textId="77777777" w:rsidR="00BE718C" w:rsidRDefault="00BE718C" w:rsidP="00D14AF0">
      <w:pPr>
        <w:autoSpaceDE w:val="0"/>
        <w:autoSpaceDN w:val="0"/>
        <w:adjustRightInd w:val="0"/>
        <w:spacing w:after="0" w:line="240" w:lineRule="atLeast"/>
        <w:rPr>
          <w:rFonts w:cs="Arial"/>
          <w:color w:val="000000"/>
          <w:lang w:val="en-CA"/>
        </w:rPr>
      </w:pPr>
    </w:p>
    <w:p w14:paraId="39DA71B2" w14:textId="0FC697D6" w:rsidR="00BE718C" w:rsidRDefault="00A41623" w:rsidP="00D14AF0">
      <w:pPr>
        <w:autoSpaceDE w:val="0"/>
        <w:autoSpaceDN w:val="0"/>
        <w:adjustRightInd w:val="0"/>
        <w:spacing w:after="0" w:line="240" w:lineRule="atLeast"/>
        <w:rPr>
          <w:rFonts w:cs="Arial"/>
          <w:color w:val="000000"/>
          <w:lang w:val="en-CA"/>
        </w:rPr>
      </w:pPr>
      <w:r>
        <w:t>If present, t</w:t>
      </w:r>
      <w:r w:rsidR="00BE718C">
        <w:rPr>
          <w:rFonts w:cs="Arial"/>
          <w:color w:val="000000"/>
          <w:lang w:val="en-CA"/>
        </w:rPr>
        <w:t>he property metadata_uri</w:t>
      </w:r>
      <w:proofErr w:type="gramStart"/>
      <w:r w:rsidR="00253146">
        <w:rPr>
          <w:rFonts w:cs="Arial"/>
          <w:color w:val="000000"/>
          <w:lang w:val="en-CA"/>
        </w:rPr>
        <w:t>:Primitive</w:t>
      </w:r>
      <w:proofErr w:type="gramEnd"/>
      <w:r w:rsidR="00253146">
        <w:rPr>
          <w:rFonts w:cs="Arial"/>
          <w:color w:val="000000"/>
          <w:lang w:val="en-CA"/>
        </w:rPr>
        <w:t>::CharacterString</w:t>
      </w:r>
      <w:r w:rsidR="00BE718C">
        <w:rPr>
          <w:rFonts w:cs="Arial"/>
          <w:color w:val="000000"/>
          <w:lang w:val="en-CA"/>
        </w:rPr>
        <w:t xml:space="preserve"> shall contain a </w:t>
      </w:r>
      <w:r w:rsidR="00BE718C" w:rsidRPr="00BE718C">
        <w:rPr>
          <w:rFonts w:cs="Arial"/>
          <w:color w:val="000000"/>
          <w:lang w:val="en-CA"/>
        </w:rPr>
        <w:t>URI referring to a metadata record describing the provenance of data.</w:t>
      </w:r>
    </w:p>
    <w:p w14:paraId="4505D61E" w14:textId="77777777" w:rsidR="00A0347F" w:rsidRDefault="00A0347F" w:rsidP="00D14AF0">
      <w:pPr>
        <w:autoSpaceDE w:val="0"/>
        <w:autoSpaceDN w:val="0"/>
        <w:adjustRightInd w:val="0"/>
        <w:spacing w:after="0" w:line="240" w:lineRule="atLeast"/>
        <w:rPr>
          <w:rFonts w:cs="Arial"/>
          <w:color w:val="000000"/>
          <w:lang w:val="en-CA"/>
        </w:rPr>
      </w:pPr>
    </w:p>
    <w:p w14:paraId="40D07297" w14:textId="33873029" w:rsidR="00BE718C" w:rsidRDefault="00BE718C" w:rsidP="00A12606">
      <w:pPr>
        <w:pStyle w:val="Titre4"/>
      </w:pPr>
      <w:proofErr w:type="gramStart"/>
      <w:r w:rsidRPr="00C17A19">
        <w:t>genericSymbolizer</w:t>
      </w:r>
      <w:proofErr w:type="gramEnd"/>
    </w:p>
    <w:p w14:paraId="644F58B4" w14:textId="77777777" w:rsidR="00BE718C" w:rsidRPr="00BE718C" w:rsidRDefault="00BE718C"/>
    <w:p w14:paraId="17C8E991" w14:textId="1C336B98" w:rsidR="00BE718C" w:rsidRDefault="00A41623" w:rsidP="00BE718C">
      <w:r>
        <w:t>If present, t</w:t>
      </w:r>
      <w:r w:rsidR="00BE718C">
        <w:t xml:space="preserve">he property </w:t>
      </w:r>
      <w:r w:rsidR="00BE718C" w:rsidRPr="00C17A19">
        <w:t>genericSymbolizer</w:t>
      </w:r>
      <w:proofErr w:type="gramStart"/>
      <w:r w:rsidR="00253146">
        <w:t>:Primitive</w:t>
      </w:r>
      <w:proofErr w:type="gramEnd"/>
      <w:r w:rsidR="00253146">
        <w:t>::CharacterString</w:t>
      </w:r>
      <w:r w:rsidR="00BE718C">
        <w:t xml:space="preserve"> contains </w:t>
      </w:r>
      <w:r w:rsidR="008F5521">
        <w:t>an</w:t>
      </w:r>
      <w:r w:rsidR="00BE718C">
        <w:t xml:space="preserve"> identifier</w:t>
      </w:r>
      <w:r w:rsidR="00BE718C" w:rsidRPr="00C17A19">
        <w:t xml:space="preserve"> for a symbol from standard (locally or community defined) symbolization scheme for portrayal.</w:t>
      </w:r>
    </w:p>
    <w:p w14:paraId="11B529EF" w14:textId="77777777" w:rsidR="00BE718C" w:rsidRDefault="00BE718C" w:rsidP="00BE718C">
      <w:pPr>
        <w:pStyle w:val="Titre4"/>
      </w:pPr>
      <w:proofErr w:type="gramStart"/>
      <w:r>
        <w:t>s</w:t>
      </w:r>
      <w:r w:rsidRPr="004E3A57">
        <w:t>hape</w:t>
      </w:r>
      <w:proofErr w:type="gramEnd"/>
    </w:p>
    <w:p w14:paraId="6E166986" w14:textId="77777777" w:rsidR="00BE718C" w:rsidRDefault="00BE718C" w:rsidP="00BE718C"/>
    <w:p w14:paraId="4DA66B64" w14:textId="5FA3FB70" w:rsidR="00BE718C" w:rsidRDefault="00BE718C" w:rsidP="00BE718C">
      <w:r>
        <w:t>The property shape</w:t>
      </w:r>
      <w:proofErr w:type="gramStart"/>
      <w:r>
        <w:t>:GM</w:t>
      </w:r>
      <w:proofErr w:type="gramEnd"/>
      <w:r>
        <w:t xml:space="preserve">_Object </w:t>
      </w:r>
      <w:r w:rsidR="008F5521">
        <w:t>shall contain</w:t>
      </w:r>
      <w:r>
        <w:t xml:space="preserve"> a </w:t>
      </w:r>
      <w:r w:rsidRPr="00BE718C">
        <w:t>Geometry defining the extent of the borehole start point.</w:t>
      </w:r>
    </w:p>
    <w:p w14:paraId="6F4042A8" w14:textId="3F3868D2" w:rsidR="00BE718C" w:rsidRDefault="00BE718C" w:rsidP="00A12606">
      <w:pPr>
        <w:pStyle w:val="Titre4"/>
      </w:pPr>
      <w:r w:rsidRPr="004E3A57">
        <w:t>Any</w:t>
      </w:r>
    </w:p>
    <w:p w14:paraId="721A1076" w14:textId="77777777" w:rsidR="00BE718C" w:rsidRDefault="00BE718C" w:rsidP="00BE718C"/>
    <w:p w14:paraId="0F4A116F" w14:textId="060437D6" w:rsidR="00BE718C" w:rsidRPr="002B6140" w:rsidRDefault="00BE718C" w:rsidP="00BE718C">
      <w:r>
        <w:t xml:space="preserve">A data provider </w:t>
      </w:r>
      <w:r w:rsidR="007A60C8">
        <w:t xml:space="preserve">may </w:t>
      </w:r>
      <w:r>
        <w:t xml:space="preserve">add an arbitrary number of extra properties, as long as the instance is conformant to GML Simple Feature Level 0. </w:t>
      </w:r>
    </w:p>
    <w:p w14:paraId="2CE6EA2D" w14:textId="77777777" w:rsidR="000843E1" w:rsidRDefault="000843E1" w:rsidP="00D14AF0">
      <w:pPr>
        <w:autoSpaceDE w:val="0"/>
        <w:autoSpaceDN w:val="0"/>
        <w:adjustRightInd w:val="0"/>
        <w:spacing w:after="0" w:line="240" w:lineRule="atLeast"/>
        <w:rPr>
          <w:rFonts w:cs="Arial"/>
          <w:color w:val="000000"/>
          <w:lang w:val="en-CA"/>
        </w:rPr>
      </w:pPr>
      <w:bookmarkStart w:id="313" w:name="BKM_82E84894_826F_4479_973A_CBC44C2E6336"/>
      <w:bookmarkStart w:id="314" w:name="BKM_2AC44CB2_D8AD_4710_965F_8C3E8A778226"/>
      <w:bookmarkStart w:id="315" w:name="BKM_1CCAFBF2_5AEE_4D8D_970F_45B148E97DED"/>
      <w:bookmarkStart w:id="316" w:name="BKM_988B3B2F_E5F0_47AC_B40B_3E7EB1B7F6A8"/>
      <w:bookmarkStart w:id="317" w:name="BKM_D4489C08_74CE_4704_A313_E3DE8D8C2C02"/>
      <w:bookmarkStart w:id="318" w:name="BKM_3CED884F_4F1D_42D8_9256_BF8F325D7BF9"/>
      <w:bookmarkStart w:id="319" w:name="BKM_4D00B287_AF58_4181_BBC5_8A25643F2ECB"/>
      <w:bookmarkStart w:id="320" w:name="BKM_8130FE65_F0ED_41F2_ABFA_924F7CBE3C44"/>
      <w:bookmarkStart w:id="321" w:name="BKM_44DAEF74_D7B7_4FE5_8CBB_636851476829"/>
      <w:bookmarkStart w:id="322" w:name="BKM_3338A6EC_8A76_4151_9BBE_AF6AA6E7ABA5"/>
      <w:bookmarkStart w:id="323" w:name="BKM_0695D395_0E6D_4C80_885E_54CD7307213E"/>
      <w:bookmarkStart w:id="324" w:name="BKM_83AB4886_B40B_45D9_93A6_9A7A11A1DB22"/>
      <w:bookmarkStart w:id="325" w:name="BKM_18DECF87_EACF_4237_B14D_5CBA397C8B9F"/>
      <w:bookmarkStart w:id="326" w:name="BKM_A2513DE4_90C9_4111_97A5_8AB9734CC788"/>
      <w:bookmarkStart w:id="327" w:name="BKM_C29B4A43_BD79_4426_A200_1B1C1E4E23DB"/>
      <w:bookmarkStart w:id="328" w:name="BKM_D6389F0E_EB92_428D_B31C_62B7B2DE2191"/>
      <w:bookmarkStart w:id="329" w:name="BKM_44662CA4_810A_46C1_8CCE_D899E8B34841"/>
      <w:bookmarkStart w:id="330" w:name="BKM_A4ADBA47_2A66_4D31_B98E_429D2187557A"/>
      <w:bookmarkStart w:id="331" w:name="BKM_6A453B7D_E05C_442A_9729_07602A0CE53F"/>
      <w:bookmarkStart w:id="332" w:name="BKM_B674F95F_8259_4A18_BB9A_C7004F238C58"/>
      <w:bookmarkStart w:id="333" w:name="BKM_99FA56C9_DF26_4FF5_AF2C_A1CA27033687"/>
      <w:bookmarkStart w:id="334" w:name="BKM_10DBF70D_6106_40F3_9F20_6815C31BFF23"/>
      <w:bookmarkStart w:id="335" w:name="BKM_156BACFD_61FB_4C7D_8E17_15915D5DC1EB"/>
      <w:bookmarkStart w:id="336" w:name="BKM_660451F7_6344_4A08_8AF1_55EA34BAFC1E"/>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p>
    <w:p w14:paraId="31B29BD6" w14:textId="77777777" w:rsidR="00D14AF0" w:rsidRDefault="00D14AF0" w:rsidP="00401D4D">
      <w:pPr>
        <w:pStyle w:val="Titre3"/>
        <w:rPr>
          <w:lang w:val="en-CA"/>
        </w:rPr>
      </w:pPr>
      <w:bookmarkStart w:id="337" w:name="_Toc452643149"/>
      <w:r w:rsidRPr="00D14AF0">
        <w:rPr>
          <w:lang w:val="en-CA"/>
        </w:rPr>
        <w:t>C</w:t>
      </w:r>
      <w:bookmarkStart w:id="338" w:name="BKM_6A5667C6_1461_4AA7_BA98_1583B82E247C"/>
      <w:bookmarkEnd w:id="338"/>
      <w:r w:rsidRPr="00D14AF0">
        <w:rPr>
          <w:lang w:val="en-CA"/>
        </w:rPr>
        <w:t>ontactView</w:t>
      </w:r>
      <w:bookmarkEnd w:id="337"/>
    </w:p>
    <w:p w14:paraId="2C113244" w14:textId="77777777" w:rsidR="00D14AF0" w:rsidRDefault="00D14AF0" w:rsidP="00D14AF0">
      <w:pPr>
        <w:autoSpaceDE w:val="0"/>
        <w:autoSpaceDN w:val="0"/>
        <w:adjustRightInd w:val="0"/>
        <w:spacing w:after="0" w:line="240" w:lineRule="atLeast"/>
        <w:rPr>
          <w:rFonts w:cs="Arial"/>
          <w:color w:val="000000"/>
          <w:lang w:val="en-CA"/>
        </w:rPr>
      </w:pPr>
    </w:p>
    <w:p w14:paraId="2AC22628" w14:textId="69C2FC28" w:rsidR="00E426FD" w:rsidRDefault="00E426FD" w:rsidP="00E426FD">
      <w:pPr>
        <w:keepNext/>
        <w:autoSpaceDE w:val="0"/>
        <w:autoSpaceDN w:val="0"/>
        <w:adjustRightInd w:val="0"/>
        <w:spacing w:after="0" w:line="240" w:lineRule="atLeast"/>
        <w:rPr>
          <w:rFonts w:cs="Arial"/>
          <w:noProof/>
          <w:color w:val="000000"/>
          <w:lang w:val="en-CA" w:eastAsia="en-CA"/>
        </w:rPr>
      </w:pPr>
    </w:p>
    <w:p w14:paraId="109B7815" w14:textId="220BC547" w:rsidR="00BA190F" w:rsidRDefault="00F658C5" w:rsidP="00F8032B">
      <w:pPr>
        <w:keepNext/>
        <w:autoSpaceDE w:val="0"/>
        <w:autoSpaceDN w:val="0"/>
        <w:adjustRightInd w:val="0"/>
        <w:spacing w:after="0" w:line="240" w:lineRule="atLeast"/>
        <w:jc w:val="center"/>
      </w:pPr>
      <w:r>
        <w:rPr>
          <w:noProof/>
          <w:lang w:val="en-CA" w:eastAsia="en-CA"/>
        </w:rPr>
        <w:drawing>
          <wp:inline distT="0" distB="0" distL="0" distR="0" wp14:anchorId="376039DD" wp14:editId="1473302C">
            <wp:extent cx="2524125" cy="22955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24125" cy="2295525"/>
                    </a:xfrm>
                    <a:prstGeom prst="rect">
                      <a:avLst/>
                    </a:prstGeom>
                    <a:noFill/>
                    <a:ln>
                      <a:noFill/>
                    </a:ln>
                  </pic:spPr>
                </pic:pic>
              </a:graphicData>
            </a:graphic>
          </wp:inline>
        </w:drawing>
      </w:r>
    </w:p>
    <w:p w14:paraId="202EF08B" w14:textId="306ABFAD" w:rsidR="00BA190F" w:rsidRPr="00F8032B" w:rsidRDefault="00BA190F" w:rsidP="00F8032B">
      <w:pPr>
        <w:pStyle w:val="Lgende"/>
        <w:jc w:val="center"/>
        <w:rPr>
          <w:color w:val="auto"/>
        </w:rPr>
      </w:pPr>
      <w:r w:rsidRPr="00F8032B">
        <w:rPr>
          <w:color w:val="auto"/>
        </w:rPr>
        <w:t xml:space="preserve">Figure </w:t>
      </w:r>
      <w:r w:rsidRPr="00F8032B">
        <w:rPr>
          <w:color w:val="auto"/>
        </w:rPr>
        <w:fldChar w:fldCharType="begin"/>
      </w:r>
      <w:r w:rsidRPr="00F8032B">
        <w:rPr>
          <w:color w:val="auto"/>
        </w:rPr>
        <w:instrText xml:space="preserve"> SEQ Figure \* ARABIC </w:instrText>
      </w:r>
      <w:r w:rsidRPr="00F8032B">
        <w:rPr>
          <w:color w:val="auto"/>
        </w:rPr>
        <w:fldChar w:fldCharType="separate"/>
      </w:r>
      <w:r w:rsidR="00F02ED9">
        <w:rPr>
          <w:noProof/>
          <w:color w:val="auto"/>
        </w:rPr>
        <w:t>14</w:t>
      </w:r>
      <w:r w:rsidRPr="00F8032B">
        <w:rPr>
          <w:color w:val="auto"/>
        </w:rPr>
        <w:fldChar w:fldCharType="end"/>
      </w:r>
      <w:r w:rsidR="002050B2">
        <w:rPr>
          <w:color w:val="auto"/>
        </w:rPr>
        <w:t xml:space="preserve"> -</w:t>
      </w:r>
      <w:r w:rsidRPr="00F8032B">
        <w:rPr>
          <w:color w:val="auto"/>
        </w:rPr>
        <w:t xml:space="preserve"> ContactView </w:t>
      </w:r>
      <w:r w:rsidR="00BF2A41">
        <w:rPr>
          <w:color w:val="auto"/>
        </w:rPr>
        <w:t>feature type.</w:t>
      </w:r>
    </w:p>
    <w:p w14:paraId="7F000200" w14:textId="77777777" w:rsidR="00E426FD" w:rsidRDefault="00E426FD" w:rsidP="00D14AF0">
      <w:pPr>
        <w:autoSpaceDE w:val="0"/>
        <w:autoSpaceDN w:val="0"/>
        <w:adjustRightInd w:val="0"/>
        <w:spacing w:after="0" w:line="240" w:lineRule="atLeast"/>
        <w:rPr>
          <w:rFonts w:cs="Arial"/>
          <w:color w:val="000000"/>
          <w:lang w:val="en-CA"/>
        </w:rPr>
      </w:pPr>
    </w:p>
    <w:p w14:paraId="3E59B376" w14:textId="3BA96C60" w:rsidR="00D14AF0" w:rsidRPr="00D14AF0" w:rsidRDefault="00AB51A6" w:rsidP="00D14AF0">
      <w:pPr>
        <w:autoSpaceDE w:val="0"/>
        <w:autoSpaceDN w:val="0"/>
        <w:adjustRightInd w:val="0"/>
        <w:spacing w:after="0" w:line="240" w:lineRule="atLeast"/>
        <w:rPr>
          <w:rFonts w:cs="Arial"/>
          <w:color w:val="000000"/>
          <w:lang w:val="en-CA"/>
        </w:rPr>
      </w:pPr>
      <w:r>
        <w:rPr>
          <w:rFonts w:cs="Arial"/>
          <w:color w:val="000000"/>
          <w:lang w:val="en-CA"/>
        </w:rPr>
        <w:t>ContactView is a s</w:t>
      </w:r>
      <w:r w:rsidR="00D14AF0" w:rsidRPr="00D14AF0">
        <w:rPr>
          <w:rFonts w:cs="Arial"/>
          <w:color w:val="000000"/>
          <w:lang w:val="en-CA"/>
        </w:rPr>
        <w:t>implified view of a GeoSciML Contact</w:t>
      </w:r>
      <w:r>
        <w:rPr>
          <w:rFonts w:cs="Arial"/>
          <w:color w:val="000000"/>
          <w:lang w:val="en-CA"/>
        </w:rPr>
        <w:t xml:space="preserve"> feature</w:t>
      </w:r>
      <w:r w:rsidR="00D14AF0" w:rsidRPr="00D14AF0">
        <w:rPr>
          <w:rFonts w:cs="Arial"/>
          <w:color w:val="000000"/>
          <w:lang w:val="en-CA"/>
        </w:rPr>
        <w:t>. In GeoSciML terms this will be an instance of a MappedFeature with key property values from the associated Contact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12467A48" w14:textId="77777777" w:rsidR="00D14AF0" w:rsidRPr="00D14AF0" w:rsidRDefault="00D14AF0" w:rsidP="00D14AF0">
      <w:pPr>
        <w:autoSpaceDE w:val="0"/>
        <w:autoSpaceDN w:val="0"/>
        <w:adjustRightInd w:val="0"/>
        <w:spacing w:after="0" w:line="240" w:lineRule="atLeast"/>
        <w:rPr>
          <w:rFonts w:cs="Arial"/>
          <w:color w:val="000000"/>
          <w:lang w:val="en-CA"/>
        </w:rPr>
      </w:pPr>
    </w:p>
    <w:p w14:paraId="34CDC96A" w14:textId="77777777" w:rsidR="00D14AF0" w:rsidRDefault="00D14AF0" w:rsidP="00D14AF0">
      <w:pPr>
        <w:autoSpaceDE w:val="0"/>
        <w:autoSpaceDN w:val="0"/>
        <w:adjustRightInd w:val="0"/>
        <w:spacing w:after="0" w:line="240" w:lineRule="atLeast"/>
        <w:rPr>
          <w:rFonts w:cs="Arial"/>
          <w:color w:val="000000"/>
          <w:lang w:val="en-CA"/>
        </w:rPr>
      </w:pPr>
    </w:p>
    <w:p w14:paraId="31D6C332" w14:textId="7EDAC84F" w:rsidR="007D03CF" w:rsidRDefault="00DC00B9" w:rsidP="00DC00B9">
      <w:pPr>
        <w:pStyle w:val="Titre4"/>
        <w:rPr>
          <w:lang w:val="en-CA"/>
        </w:rPr>
      </w:pPr>
      <w:r>
        <w:rPr>
          <w:lang w:val="en-CA"/>
        </w:rPr>
        <w:t>Mapping</w:t>
      </w:r>
    </w:p>
    <w:p w14:paraId="5C09CBC2" w14:textId="77777777" w:rsidR="00DC00B9" w:rsidRDefault="00DC00B9" w:rsidP="00D14AF0">
      <w:pPr>
        <w:autoSpaceDE w:val="0"/>
        <w:autoSpaceDN w:val="0"/>
        <w:adjustRightInd w:val="0"/>
        <w:spacing w:after="0" w:line="240" w:lineRule="atLeast"/>
        <w:rPr>
          <w:rFonts w:cs="Arial"/>
          <w:color w:val="000000"/>
          <w:lang w:val="en-CA"/>
        </w:rPr>
      </w:pPr>
    </w:p>
    <w:tbl>
      <w:tblPr>
        <w:tblStyle w:val="Ombrageclair"/>
        <w:tblW w:w="5000" w:type="pct"/>
        <w:tblLook w:val="04A0" w:firstRow="1" w:lastRow="0" w:firstColumn="1" w:lastColumn="0" w:noHBand="0" w:noVBand="1"/>
      </w:tblPr>
      <w:tblGrid>
        <w:gridCol w:w="2518"/>
        <w:gridCol w:w="6338"/>
      </w:tblGrid>
      <w:tr w:rsidR="00DC00B9" w:rsidRPr="00DC00B9" w14:paraId="4248C209" w14:textId="77777777" w:rsidTr="00DC00B9">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tcPr>
          <w:p w14:paraId="5F193E7F" w14:textId="7C489966" w:rsidR="00DC00B9" w:rsidRPr="00DC00B9" w:rsidRDefault="00DC00B9" w:rsidP="00DC00B9">
            <w:pPr>
              <w:spacing w:after="0"/>
              <w:rPr>
                <w:rFonts w:ascii="Calibri" w:hAnsi="Calibri"/>
                <w:sz w:val="22"/>
                <w:szCs w:val="22"/>
                <w:lang w:val="en-CA" w:eastAsia="en-CA"/>
              </w:rPr>
            </w:pPr>
            <w:r>
              <w:rPr>
                <w:rFonts w:ascii="Calibri" w:hAnsi="Calibri"/>
                <w:sz w:val="22"/>
                <w:szCs w:val="22"/>
                <w:lang w:val="en-CA" w:eastAsia="en-CA"/>
              </w:rPr>
              <w:t>Property</w:t>
            </w:r>
          </w:p>
        </w:tc>
        <w:tc>
          <w:tcPr>
            <w:tcW w:w="6338" w:type="dxa"/>
          </w:tcPr>
          <w:p w14:paraId="667F7217" w14:textId="0831DEDC" w:rsidR="00DC00B9" w:rsidRPr="00DC00B9" w:rsidRDefault="00DC00B9" w:rsidP="00DC00B9">
            <w:pPr>
              <w:spacing w:after="0"/>
              <w:cnfStyle w:val="100000000000" w:firstRow="1" w:lastRow="0" w:firstColumn="0" w:lastColumn="0" w:oddVBand="0" w:evenVBand="0" w:oddHBand="0" w:evenHBand="0" w:firstRowFirstColumn="0" w:firstRowLastColumn="0" w:lastRowFirstColumn="0" w:lastRowLastColumn="0"/>
              <w:rPr>
                <w:rFonts w:ascii="Calibri" w:hAnsi="Calibri"/>
                <w:sz w:val="22"/>
                <w:szCs w:val="22"/>
                <w:lang w:val="en-CA" w:eastAsia="en-CA"/>
              </w:rPr>
            </w:pPr>
            <w:r>
              <w:rPr>
                <w:rFonts w:ascii="Calibri" w:hAnsi="Calibri"/>
                <w:sz w:val="22"/>
                <w:szCs w:val="22"/>
                <w:lang w:val="en-CA" w:eastAsia="en-CA"/>
              </w:rPr>
              <w:t>Mapping from MappedFeature</w:t>
            </w:r>
          </w:p>
        </w:tc>
      </w:tr>
      <w:tr w:rsidR="00DC00B9" w:rsidRPr="00DC00B9" w14:paraId="2A3CEFEE" w14:textId="77777777" w:rsidTr="00DC00B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3BF7925B" w14:textId="77777777" w:rsidR="00DC00B9" w:rsidRPr="00DC00B9" w:rsidRDefault="00DC00B9" w:rsidP="00DC00B9">
            <w:pPr>
              <w:spacing w:after="0"/>
              <w:rPr>
                <w:rFonts w:ascii="Calibri" w:hAnsi="Calibri"/>
                <w:sz w:val="22"/>
                <w:szCs w:val="22"/>
                <w:lang w:val="en-CA" w:eastAsia="en-CA"/>
              </w:rPr>
            </w:pPr>
            <w:r w:rsidRPr="00DC00B9">
              <w:rPr>
                <w:rFonts w:ascii="Calibri" w:hAnsi="Calibri"/>
                <w:sz w:val="22"/>
                <w:szCs w:val="22"/>
                <w:lang w:val="en-CA" w:eastAsia="en-CA"/>
              </w:rPr>
              <w:t>identifier</w:t>
            </w:r>
          </w:p>
        </w:tc>
        <w:tc>
          <w:tcPr>
            <w:tcW w:w="6338" w:type="dxa"/>
            <w:hideMark/>
          </w:tcPr>
          <w:p w14:paraId="23B67897" w14:textId="77777777" w:rsidR="00DC00B9" w:rsidRPr="00DC00B9" w:rsidRDefault="00DC00B9" w:rsidP="00DC00B9">
            <w:pPr>
              <w:spacing w:after="0"/>
              <w:cnfStyle w:val="000000100000" w:firstRow="0" w:lastRow="0" w:firstColumn="0" w:lastColumn="0" w:oddVBand="0" w:evenVBand="0" w:oddHBand="1" w:evenHBand="0" w:firstRowFirstColumn="0" w:firstRowLastColumn="0" w:lastRowFirstColumn="0" w:lastRowLastColumn="0"/>
              <w:rPr>
                <w:rFonts w:ascii="Calibri" w:hAnsi="Calibri"/>
                <w:sz w:val="22"/>
                <w:szCs w:val="22"/>
                <w:lang w:val="en-CA" w:eastAsia="en-CA"/>
              </w:rPr>
            </w:pPr>
            <w:r w:rsidRPr="00DC00B9">
              <w:rPr>
                <w:rFonts w:ascii="Calibri" w:hAnsi="Calibri"/>
                <w:sz w:val="22"/>
                <w:szCs w:val="22"/>
                <w:lang w:val="en-CA" w:eastAsia="en-CA"/>
              </w:rPr>
              <w:t>specification:Contact::identifier</w:t>
            </w:r>
          </w:p>
        </w:tc>
      </w:tr>
      <w:tr w:rsidR="00DC00B9" w:rsidRPr="00DC00B9" w14:paraId="265E4B12" w14:textId="77777777" w:rsidTr="00DC00B9">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7ECD4457" w14:textId="77777777" w:rsidR="00DC00B9" w:rsidRPr="00DC00B9" w:rsidRDefault="00DC00B9" w:rsidP="00DC00B9">
            <w:pPr>
              <w:spacing w:after="0"/>
              <w:rPr>
                <w:rFonts w:ascii="Calibri" w:hAnsi="Calibri"/>
                <w:sz w:val="22"/>
                <w:szCs w:val="22"/>
                <w:lang w:val="en-CA" w:eastAsia="en-CA"/>
              </w:rPr>
            </w:pPr>
            <w:r w:rsidRPr="00DC00B9">
              <w:rPr>
                <w:rFonts w:ascii="Calibri" w:hAnsi="Calibri"/>
                <w:sz w:val="22"/>
                <w:szCs w:val="22"/>
                <w:lang w:val="en-CA" w:eastAsia="en-CA"/>
              </w:rPr>
              <w:t>name</w:t>
            </w:r>
          </w:p>
        </w:tc>
        <w:tc>
          <w:tcPr>
            <w:tcW w:w="6338" w:type="dxa"/>
            <w:hideMark/>
          </w:tcPr>
          <w:p w14:paraId="23C3B75E" w14:textId="51B4A4DC" w:rsidR="00DC00B9" w:rsidRPr="00DC00B9" w:rsidRDefault="00DC00B9" w:rsidP="00DC00B9">
            <w:pPr>
              <w:spacing w:after="0"/>
              <w:cnfStyle w:val="000000000000" w:firstRow="0" w:lastRow="0" w:firstColumn="0" w:lastColumn="0" w:oddVBand="0" w:evenVBand="0" w:oddHBand="0" w:evenHBand="0" w:firstRowFirstColumn="0" w:firstRowLastColumn="0" w:lastRowFirstColumn="0" w:lastRowLastColumn="0"/>
              <w:rPr>
                <w:rFonts w:ascii="Calibri" w:hAnsi="Calibri"/>
                <w:sz w:val="22"/>
                <w:szCs w:val="22"/>
                <w:lang w:val="en-CA" w:eastAsia="en-CA"/>
              </w:rPr>
            </w:pPr>
            <w:r w:rsidRPr="00DC00B9">
              <w:rPr>
                <w:rFonts w:ascii="Calibri" w:hAnsi="Calibri"/>
                <w:sz w:val="22"/>
                <w:szCs w:val="22"/>
                <w:lang w:val="en-CA" w:eastAsia="en-CA"/>
              </w:rPr>
              <w:t>specification:Contact::name</w:t>
            </w:r>
            <w:r>
              <w:rPr>
                <w:rFonts w:ascii="Calibri" w:hAnsi="Calibri"/>
                <w:sz w:val="22"/>
                <w:szCs w:val="22"/>
                <w:lang w:val="en-CA" w:eastAsia="en-CA"/>
              </w:rPr>
              <w:t xml:space="preserve"> </w:t>
            </w:r>
            <w:r w:rsidRPr="00ED1DE6">
              <w:rPr>
                <w:rFonts w:ascii="Consolas" w:hAnsi="Consolas" w:cs="Consolas"/>
                <w:sz w:val="18"/>
                <w:szCs w:val="18"/>
                <w:vertAlign w:val="superscript"/>
              </w:rPr>
              <w:t>1</w:t>
            </w:r>
          </w:p>
        </w:tc>
      </w:tr>
      <w:tr w:rsidR="00DC00B9" w:rsidRPr="00DC00B9" w14:paraId="67248429" w14:textId="77777777" w:rsidTr="00DC00B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A72B4AE" w14:textId="77777777" w:rsidR="00DC00B9" w:rsidRPr="00DC00B9" w:rsidRDefault="00DC00B9" w:rsidP="00DC00B9">
            <w:pPr>
              <w:spacing w:after="0"/>
              <w:rPr>
                <w:rFonts w:ascii="Calibri" w:hAnsi="Calibri"/>
                <w:sz w:val="22"/>
                <w:szCs w:val="22"/>
                <w:lang w:val="en-CA" w:eastAsia="en-CA"/>
              </w:rPr>
            </w:pPr>
            <w:r w:rsidRPr="00DC00B9">
              <w:rPr>
                <w:rFonts w:ascii="Calibri" w:hAnsi="Calibri"/>
                <w:sz w:val="22"/>
                <w:szCs w:val="22"/>
                <w:lang w:val="en-CA" w:eastAsia="en-CA"/>
              </w:rPr>
              <w:t>description</w:t>
            </w:r>
          </w:p>
        </w:tc>
        <w:tc>
          <w:tcPr>
            <w:tcW w:w="6338" w:type="dxa"/>
            <w:hideMark/>
          </w:tcPr>
          <w:p w14:paraId="6D8A2118" w14:textId="77777777" w:rsidR="00DC00B9" w:rsidRPr="00DC00B9" w:rsidRDefault="00DC00B9" w:rsidP="00DC00B9">
            <w:pPr>
              <w:spacing w:after="0"/>
              <w:cnfStyle w:val="000000100000" w:firstRow="0" w:lastRow="0" w:firstColumn="0" w:lastColumn="0" w:oddVBand="0" w:evenVBand="0" w:oddHBand="1" w:evenHBand="0" w:firstRowFirstColumn="0" w:firstRowLastColumn="0" w:lastRowFirstColumn="0" w:lastRowLastColumn="0"/>
              <w:rPr>
                <w:rFonts w:ascii="Calibri" w:hAnsi="Calibri"/>
                <w:sz w:val="22"/>
                <w:szCs w:val="22"/>
                <w:lang w:val="en-CA" w:eastAsia="en-CA"/>
              </w:rPr>
            </w:pPr>
            <w:r w:rsidRPr="00DC00B9">
              <w:rPr>
                <w:rFonts w:ascii="Calibri" w:hAnsi="Calibri"/>
                <w:sz w:val="22"/>
                <w:szCs w:val="22"/>
                <w:lang w:val="en-CA" w:eastAsia="en-CA"/>
              </w:rPr>
              <w:t>specification:Contact::description</w:t>
            </w:r>
          </w:p>
        </w:tc>
      </w:tr>
      <w:tr w:rsidR="00DC00B9" w:rsidRPr="00DC00B9" w14:paraId="02E24928" w14:textId="77777777" w:rsidTr="00DC00B9">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7EEF0F0E" w14:textId="77777777" w:rsidR="00DC00B9" w:rsidRPr="00DC00B9" w:rsidRDefault="00DC00B9" w:rsidP="00DC00B9">
            <w:pPr>
              <w:spacing w:after="0"/>
              <w:rPr>
                <w:rFonts w:ascii="Calibri" w:hAnsi="Calibri"/>
                <w:sz w:val="22"/>
                <w:szCs w:val="22"/>
                <w:lang w:val="en-CA" w:eastAsia="en-CA"/>
              </w:rPr>
            </w:pPr>
            <w:r w:rsidRPr="00DC00B9">
              <w:rPr>
                <w:rFonts w:ascii="Calibri" w:hAnsi="Calibri"/>
                <w:sz w:val="22"/>
                <w:szCs w:val="22"/>
                <w:lang w:val="en-CA" w:eastAsia="en-CA"/>
              </w:rPr>
              <w:t>contactType</w:t>
            </w:r>
          </w:p>
        </w:tc>
        <w:tc>
          <w:tcPr>
            <w:tcW w:w="6338" w:type="dxa"/>
            <w:hideMark/>
          </w:tcPr>
          <w:p w14:paraId="34217716" w14:textId="7D769E96" w:rsidR="00DC00B9" w:rsidRPr="00DC00B9" w:rsidRDefault="00DC00B9" w:rsidP="00DC00B9">
            <w:pPr>
              <w:spacing w:after="0"/>
              <w:cnfStyle w:val="000000000000" w:firstRow="0" w:lastRow="0" w:firstColumn="0" w:lastColumn="0" w:oddVBand="0" w:evenVBand="0" w:oddHBand="0" w:evenHBand="0" w:firstRowFirstColumn="0" w:firstRowLastColumn="0" w:lastRowFirstColumn="0" w:lastRowLastColumn="0"/>
              <w:rPr>
                <w:rFonts w:ascii="Calibri" w:hAnsi="Calibri"/>
                <w:sz w:val="22"/>
                <w:szCs w:val="22"/>
                <w:lang w:val="en-CA" w:eastAsia="en-CA"/>
              </w:rPr>
            </w:pPr>
            <w:r w:rsidRPr="00DC00B9">
              <w:rPr>
                <w:rFonts w:ascii="Calibri" w:hAnsi="Calibri"/>
                <w:sz w:val="22"/>
                <w:szCs w:val="22"/>
                <w:lang w:val="en-CA" w:eastAsia="en-CA"/>
              </w:rPr>
              <w:t>specification:Contact::contactType</w:t>
            </w:r>
            <w:r>
              <w:rPr>
                <w:rFonts w:ascii="Calibri" w:hAnsi="Calibri"/>
                <w:sz w:val="22"/>
                <w:szCs w:val="22"/>
                <w:lang w:val="en-CA" w:eastAsia="en-CA"/>
              </w:rPr>
              <w:t xml:space="preserve"> </w:t>
            </w:r>
            <w:r w:rsidRPr="00ED1DE6">
              <w:rPr>
                <w:rFonts w:ascii="Consolas" w:hAnsi="Consolas" w:cs="Consolas"/>
                <w:sz w:val="18"/>
                <w:szCs w:val="18"/>
                <w:vertAlign w:val="superscript"/>
              </w:rPr>
              <w:t>2</w:t>
            </w:r>
          </w:p>
        </w:tc>
      </w:tr>
      <w:tr w:rsidR="00DC00B9" w:rsidRPr="00DC00B9" w14:paraId="799B9EB0" w14:textId="77777777" w:rsidTr="00DC00B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3E1D45EB" w14:textId="77777777" w:rsidR="00DC00B9" w:rsidRPr="00DC00B9" w:rsidRDefault="00DC00B9" w:rsidP="00DC00B9">
            <w:pPr>
              <w:spacing w:after="0"/>
              <w:rPr>
                <w:rFonts w:ascii="Calibri" w:hAnsi="Calibri"/>
                <w:sz w:val="22"/>
                <w:szCs w:val="22"/>
                <w:lang w:val="en-CA" w:eastAsia="en-CA"/>
              </w:rPr>
            </w:pPr>
            <w:r w:rsidRPr="00DC00B9">
              <w:rPr>
                <w:rFonts w:ascii="Calibri" w:hAnsi="Calibri"/>
                <w:sz w:val="22"/>
                <w:szCs w:val="22"/>
                <w:lang w:val="en-CA" w:eastAsia="en-CA"/>
              </w:rPr>
              <w:t>observationMethod</w:t>
            </w:r>
          </w:p>
        </w:tc>
        <w:tc>
          <w:tcPr>
            <w:tcW w:w="6338" w:type="dxa"/>
            <w:hideMark/>
          </w:tcPr>
          <w:p w14:paraId="04101FAB" w14:textId="087CB7A6" w:rsidR="00DC00B9" w:rsidRPr="00DC00B9" w:rsidRDefault="00DC00B9" w:rsidP="00DC00B9">
            <w:pPr>
              <w:spacing w:after="0"/>
              <w:cnfStyle w:val="000000100000" w:firstRow="0" w:lastRow="0" w:firstColumn="0" w:lastColumn="0" w:oddVBand="0" w:evenVBand="0" w:oddHBand="1" w:evenHBand="0" w:firstRowFirstColumn="0" w:firstRowLastColumn="0" w:lastRowFirstColumn="0" w:lastRowLastColumn="0"/>
              <w:rPr>
                <w:rFonts w:ascii="Calibri" w:hAnsi="Calibri"/>
                <w:sz w:val="22"/>
                <w:szCs w:val="22"/>
                <w:lang w:val="en-CA" w:eastAsia="en-CA"/>
              </w:rPr>
            </w:pPr>
            <w:r w:rsidRPr="00DC00B9">
              <w:rPr>
                <w:rFonts w:ascii="Calibri" w:hAnsi="Calibri"/>
                <w:sz w:val="22"/>
                <w:szCs w:val="22"/>
                <w:lang w:val="en-CA" w:eastAsia="en-CA"/>
              </w:rPr>
              <w:t>observationMethod</w:t>
            </w:r>
            <w:r>
              <w:rPr>
                <w:rFonts w:ascii="Calibri" w:hAnsi="Calibri"/>
                <w:sz w:val="22"/>
                <w:szCs w:val="22"/>
                <w:lang w:val="en-CA" w:eastAsia="en-CA"/>
              </w:rPr>
              <w:t xml:space="preserve"> </w:t>
            </w:r>
            <w:r w:rsidR="004A7DAE" w:rsidRPr="00ED1DE6">
              <w:rPr>
                <w:rFonts w:ascii="Consolas" w:hAnsi="Consolas" w:cs="Consolas"/>
                <w:sz w:val="18"/>
                <w:szCs w:val="18"/>
                <w:vertAlign w:val="superscript"/>
              </w:rPr>
              <w:t>1</w:t>
            </w:r>
            <w:r w:rsidR="004A7DAE">
              <w:rPr>
                <w:rFonts w:ascii="Consolas" w:hAnsi="Consolas" w:cs="Consolas"/>
                <w:sz w:val="18"/>
                <w:szCs w:val="18"/>
                <w:vertAlign w:val="superscript"/>
              </w:rPr>
              <w:t xml:space="preserve"> </w:t>
            </w:r>
            <w:r w:rsidRPr="00ED1DE6">
              <w:rPr>
                <w:rFonts w:ascii="Consolas" w:hAnsi="Consolas" w:cs="Consolas"/>
                <w:sz w:val="18"/>
                <w:szCs w:val="18"/>
                <w:vertAlign w:val="superscript"/>
              </w:rPr>
              <w:t>2</w:t>
            </w:r>
          </w:p>
        </w:tc>
      </w:tr>
      <w:tr w:rsidR="00DC00B9" w:rsidRPr="00DC00B9" w14:paraId="742B8A7C" w14:textId="77777777" w:rsidTr="00DC00B9">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6223AF49" w14:textId="77777777" w:rsidR="00DC00B9" w:rsidRPr="00DC00B9" w:rsidRDefault="00DC00B9" w:rsidP="00DC00B9">
            <w:pPr>
              <w:spacing w:after="0"/>
              <w:rPr>
                <w:rFonts w:ascii="Calibri" w:hAnsi="Calibri"/>
                <w:sz w:val="22"/>
                <w:szCs w:val="22"/>
                <w:lang w:val="en-CA" w:eastAsia="en-CA"/>
              </w:rPr>
            </w:pPr>
            <w:r w:rsidRPr="00DC00B9">
              <w:rPr>
                <w:rFonts w:ascii="Calibri" w:hAnsi="Calibri"/>
                <w:sz w:val="22"/>
                <w:szCs w:val="22"/>
                <w:lang w:val="en-CA" w:eastAsia="en-CA"/>
              </w:rPr>
              <w:t>positionalAccuracy</w:t>
            </w:r>
          </w:p>
        </w:tc>
        <w:tc>
          <w:tcPr>
            <w:tcW w:w="6338" w:type="dxa"/>
            <w:hideMark/>
          </w:tcPr>
          <w:p w14:paraId="0E086C33" w14:textId="1CD0A453" w:rsidR="00DC00B9" w:rsidRPr="00DC00B9" w:rsidRDefault="00DC00B9" w:rsidP="00DC00B9">
            <w:pPr>
              <w:spacing w:after="0"/>
              <w:cnfStyle w:val="000000000000" w:firstRow="0" w:lastRow="0" w:firstColumn="0" w:lastColumn="0" w:oddVBand="0" w:evenVBand="0" w:oddHBand="0" w:evenHBand="0" w:firstRowFirstColumn="0" w:firstRowLastColumn="0" w:lastRowFirstColumn="0" w:lastRowLastColumn="0"/>
              <w:rPr>
                <w:rFonts w:ascii="Calibri" w:hAnsi="Calibri"/>
                <w:sz w:val="22"/>
                <w:szCs w:val="22"/>
                <w:lang w:val="en-CA" w:eastAsia="en-CA"/>
              </w:rPr>
            </w:pPr>
            <w:r w:rsidRPr="00DC00B9">
              <w:rPr>
                <w:rFonts w:ascii="Calibri" w:hAnsi="Calibri"/>
                <w:sz w:val="22"/>
                <w:szCs w:val="22"/>
                <w:lang w:val="en-CA" w:eastAsia="en-CA"/>
              </w:rPr>
              <w:t>positionalAccuracy</w:t>
            </w:r>
            <w:r>
              <w:rPr>
                <w:rFonts w:ascii="Calibri" w:hAnsi="Calibri"/>
                <w:sz w:val="22"/>
                <w:szCs w:val="22"/>
                <w:lang w:val="en-CA" w:eastAsia="en-CA"/>
              </w:rPr>
              <w:t xml:space="preserve"> </w:t>
            </w:r>
            <w:r w:rsidRPr="00ED1DE6">
              <w:rPr>
                <w:rFonts w:ascii="Consolas" w:hAnsi="Consolas" w:cs="Consolas"/>
                <w:sz w:val="18"/>
                <w:szCs w:val="18"/>
                <w:vertAlign w:val="superscript"/>
              </w:rPr>
              <w:t>2</w:t>
            </w:r>
          </w:p>
        </w:tc>
      </w:tr>
      <w:tr w:rsidR="00DC00B9" w:rsidRPr="00DC00B9" w14:paraId="0CA1FDBE" w14:textId="77777777" w:rsidTr="00DC00B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456CAC76" w14:textId="77777777" w:rsidR="00DC00B9" w:rsidRPr="00DC00B9" w:rsidRDefault="00DC00B9" w:rsidP="00DC00B9">
            <w:pPr>
              <w:spacing w:after="0"/>
              <w:rPr>
                <w:rFonts w:ascii="Calibri" w:hAnsi="Calibri"/>
                <w:sz w:val="22"/>
                <w:szCs w:val="22"/>
                <w:lang w:val="en-CA" w:eastAsia="en-CA"/>
              </w:rPr>
            </w:pPr>
            <w:r w:rsidRPr="00DC00B9">
              <w:rPr>
                <w:rFonts w:ascii="Calibri" w:hAnsi="Calibri"/>
                <w:sz w:val="22"/>
                <w:szCs w:val="22"/>
                <w:lang w:val="en-CA" w:eastAsia="en-CA"/>
              </w:rPr>
              <w:t>source</w:t>
            </w:r>
          </w:p>
        </w:tc>
        <w:tc>
          <w:tcPr>
            <w:tcW w:w="6338" w:type="dxa"/>
            <w:hideMark/>
          </w:tcPr>
          <w:p w14:paraId="7520F69E" w14:textId="77777777" w:rsidR="00DC00B9" w:rsidRPr="00DC00B9" w:rsidRDefault="00DC00B9" w:rsidP="00DC00B9">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FF0000"/>
                <w:sz w:val="22"/>
                <w:szCs w:val="22"/>
                <w:lang w:val="en-CA" w:eastAsia="en-CA"/>
              </w:rPr>
            </w:pPr>
            <w:r w:rsidRPr="00DC00B9">
              <w:rPr>
                <w:rFonts w:ascii="Calibri" w:hAnsi="Calibri"/>
                <w:color w:val="auto"/>
                <w:sz w:val="22"/>
                <w:szCs w:val="22"/>
                <w:lang w:val="en-CA" w:eastAsia="en-CA"/>
              </w:rPr>
              <w:t>specification:GeologicUnit::metaDataProperty:(…):CI_Citation</w:t>
            </w:r>
          </w:p>
        </w:tc>
      </w:tr>
      <w:tr w:rsidR="00DC00B9" w:rsidRPr="00DC00B9" w14:paraId="142FD019" w14:textId="77777777" w:rsidTr="00DC00B9">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3D901C8B" w14:textId="77777777" w:rsidR="00DC00B9" w:rsidRPr="00DC00B9" w:rsidRDefault="00DC00B9" w:rsidP="00DC00B9">
            <w:pPr>
              <w:spacing w:after="0"/>
              <w:rPr>
                <w:rFonts w:ascii="Calibri" w:hAnsi="Calibri"/>
                <w:sz w:val="22"/>
                <w:szCs w:val="22"/>
                <w:lang w:val="en-CA" w:eastAsia="en-CA"/>
              </w:rPr>
            </w:pPr>
            <w:r w:rsidRPr="00DC00B9">
              <w:rPr>
                <w:rFonts w:ascii="Calibri" w:hAnsi="Calibri"/>
                <w:sz w:val="22"/>
                <w:szCs w:val="22"/>
                <w:lang w:val="en-CA" w:eastAsia="en-CA"/>
              </w:rPr>
              <w:t>contactType_uri</w:t>
            </w:r>
          </w:p>
        </w:tc>
        <w:tc>
          <w:tcPr>
            <w:tcW w:w="6338" w:type="dxa"/>
            <w:hideMark/>
          </w:tcPr>
          <w:p w14:paraId="5CA3D504" w14:textId="33221DDB" w:rsidR="00DC00B9" w:rsidRPr="00DC00B9" w:rsidRDefault="00DC00B9" w:rsidP="00DC00B9">
            <w:pPr>
              <w:spacing w:after="0"/>
              <w:cnfStyle w:val="000000000000" w:firstRow="0" w:lastRow="0" w:firstColumn="0" w:lastColumn="0" w:oddVBand="0" w:evenVBand="0" w:oddHBand="0" w:evenHBand="0" w:firstRowFirstColumn="0" w:firstRowLastColumn="0" w:lastRowFirstColumn="0" w:lastRowLastColumn="0"/>
              <w:rPr>
                <w:rFonts w:ascii="Calibri" w:hAnsi="Calibri"/>
                <w:sz w:val="22"/>
                <w:szCs w:val="22"/>
                <w:lang w:val="en-CA" w:eastAsia="en-CA"/>
              </w:rPr>
            </w:pPr>
            <w:r w:rsidRPr="00DC00B9">
              <w:rPr>
                <w:rFonts w:ascii="Calibri" w:hAnsi="Calibri"/>
                <w:sz w:val="22"/>
                <w:szCs w:val="22"/>
                <w:lang w:val="en-CA" w:eastAsia="en-CA"/>
              </w:rPr>
              <w:t>specification::Contact:contactType</w:t>
            </w:r>
            <w:r>
              <w:rPr>
                <w:rFonts w:ascii="Calibri" w:hAnsi="Calibri"/>
                <w:sz w:val="22"/>
                <w:szCs w:val="22"/>
                <w:lang w:val="en-CA" w:eastAsia="en-CA"/>
              </w:rPr>
              <w:t xml:space="preserve"> </w:t>
            </w:r>
            <w:r w:rsidRPr="00ED1DE6">
              <w:rPr>
                <w:rFonts w:ascii="Consolas" w:hAnsi="Consolas" w:cs="Consolas"/>
                <w:sz w:val="18"/>
                <w:szCs w:val="18"/>
                <w:vertAlign w:val="superscript"/>
              </w:rPr>
              <w:t>3</w:t>
            </w:r>
          </w:p>
        </w:tc>
      </w:tr>
      <w:tr w:rsidR="00DC00B9" w:rsidRPr="00DC00B9" w14:paraId="5E166DB5" w14:textId="77777777" w:rsidTr="00DC00B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94F1A2A" w14:textId="77777777" w:rsidR="00DC00B9" w:rsidRPr="00DC00B9" w:rsidRDefault="00DC00B9" w:rsidP="00DC00B9">
            <w:pPr>
              <w:spacing w:after="0"/>
              <w:rPr>
                <w:rFonts w:ascii="Calibri" w:hAnsi="Calibri"/>
                <w:sz w:val="22"/>
                <w:szCs w:val="22"/>
                <w:lang w:val="en-CA" w:eastAsia="en-CA"/>
              </w:rPr>
            </w:pPr>
            <w:r w:rsidRPr="00DC00B9">
              <w:rPr>
                <w:rFonts w:ascii="Calibri" w:hAnsi="Calibri"/>
                <w:sz w:val="22"/>
                <w:szCs w:val="22"/>
                <w:lang w:val="en-CA" w:eastAsia="en-CA"/>
              </w:rPr>
              <w:t>specification_uri</w:t>
            </w:r>
          </w:p>
        </w:tc>
        <w:tc>
          <w:tcPr>
            <w:tcW w:w="6338" w:type="dxa"/>
            <w:hideMark/>
          </w:tcPr>
          <w:p w14:paraId="3AAB70E2" w14:textId="63C92328" w:rsidR="00DC00B9" w:rsidRPr="00DC00B9" w:rsidRDefault="00DC00B9" w:rsidP="00DC00B9">
            <w:pPr>
              <w:spacing w:after="0"/>
              <w:cnfStyle w:val="000000100000" w:firstRow="0" w:lastRow="0" w:firstColumn="0" w:lastColumn="0" w:oddVBand="0" w:evenVBand="0" w:oddHBand="1" w:evenHBand="0" w:firstRowFirstColumn="0" w:firstRowLastColumn="0" w:lastRowFirstColumn="0" w:lastRowLastColumn="0"/>
              <w:rPr>
                <w:rFonts w:ascii="Calibri" w:hAnsi="Calibri"/>
                <w:sz w:val="22"/>
                <w:szCs w:val="22"/>
                <w:lang w:val="en-CA" w:eastAsia="en-CA"/>
              </w:rPr>
            </w:pPr>
            <w:r>
              <w:rPr>
                <w:rFonts w:ascii="Calibri" w:hAnsi="Calibri"/>
                <w:sz w:val="22"/>
                <w:szCs w:val="22"/>
                <w:lang w:val="en-CA" w:eastAsia="en-CA"/>
              </w:rPr>
              <w:t>s</w:t>
            </w:r>
            <w:r w:rsidRPr="00DC00B9">
              <w:rPr>
                <w:rFonts w:ascii="Calibri" w:hAnsi="Calibri"/>
                <w:sz w:val="22"/>
                <w:szCs w:val="22"/>
                <w:lang w:val="en-CA" w:eastAsia="en-CA"/>
              </w:rPr>
              <w:t>pecification</w:t>
            </w:r>
            <w:r>
              <w:rPr>
                <w:rFonts w:ascii="Calibri" w:hAnsi="Calibri"/>
                <w:sz w:val="22"/>
                <w:szCs w:val="22"/>
                <w:lang w:val="en-CA" w:eastAsia="en-CA"/>
              </w:rPr>
              <w:t xml:space="preserve"> </w:t>
            </w:r>
            <w:r w:rsidRPr="00ED1DE6">
              <w:rPr>
                <w:rFonts w:ascii="Consolas" w:hAnsi="Consolas" w:cs="Consolas"/>
                <w:sz w:val="18"/>
                <w:szCs w:val="18"/>
                <w:vertAlign w:val="superscript"/>
              </w:rPr>
              <w:t>3</w:t>
            </w:r>
          </w:p>
        </w:tc>
      </w:tr>
      <w:tr w:rsidR="00DC00B9" w:rsidRPr="00DC00B9" w14:paraId="2368AAEC" w14:textId="77777777" w:rsidTr="00DC00B9">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1D7BB044" w14:textId="77777777" w:rsidR="00DC00B9" w:rsidRPr="00DC00B9" w:rsidRDefault="00DC00B9" w:rsidP="00DC00B9">
            <w:pPr>
              <w:spacing w:after="0"/>
              <w:rPr>
                <w:rFonts w:ascii="Calibri" w:hAnsi="Calibri"/>
                <w:sz w:val="22"/>
                <w:szCs w:val="22"/>
                <w:lang w:val="en-CA" w:eastAsia="en-CA"/>
              </w:rPr>
            </w:pPr>
            <w:r w:rsidRPr="00DC00B9">
              <w:rPr>
                <w:rFonts w:ascii="Calibri" w:hAnsi="Calibri"/>
                <w:sz w:val="22"/>
                <w:szCs w:val="22"/>
                <w:lang w:val="en-CA" w:eastAsia="en-CA"/>
              </w:rPr>
              <w:t>metadata_uri</w:t>
            </w:r>
          </w:p>
        </w:tc>
        <w:tc>
          <w:tcPr>
            <w:tcW w:w="6338" w:type="dxa"/>
            <w:hideMark/>
          </w:tcPr>
          <w:p w14:paraId="2D25EFAE" w14:textId="2D1EDC79" w:rsidR="00DC00B9" w:rsidRPr="00DC00B9" w:rsidRDefault="00DC00B9" w:rsidP="00DC00B9">
            <w:pPr>
              <w:spacing w:after="0"/>
              <w:cnfStyle w:val="000000000000" w:firstRow="0" w:lastRow="0" w:firstColumn="0" w:lastColumn="0" w:oddVBand="0" w:evenVBand="0" w:oddHBand="0" w:evenHBand="0" w:firstRowFirstColumn="0" w:firstRowLastColumn="0" w:lastRowFirstColumn="0" w:lastRowLastColumn="0"/>
              <w:rPr>
                <w:rFonts w:ascii="Calibri" w:hAnsi="Calibri"/>
                <w:sz w:val="22"/>
                <w:szCs w:val="22"/>
                <w:lang w:val="en-CA" w:eastAsia="en-CA"/>
              </w:rPr>
            </w:pPr>
            <w:r w:rsidRPr="00DC00B9">
              <w:rPr>
                <w:rFonts w:ascii="Calibri" w:hAnsi="Calibri"/>
                <w:sz w:val="22"/>
                <w:szCs w:val="22"/>
                <w:lang w:val="en-CA" w:eastAsia="en-CA"/>
              </w:rPr>
              <w:t>specification::Contact::metaDataProperty</w:t>
            </w:r>
            <w:r>
              <w:rPr>
                <w:rFonts w:ascii="Calibri" w:hAnsi="Calibri"/>
                <w:sz w:val="22"/>
                <w:szCs w:val="22"/>
                <w:lang w:val="en-CA" w:eastAsia="en-CA"/>
              </w:rPr>
              <w:t xml:space="preserve"> </w:t>
            </w:r>
            <w:r w:rsidRPr="00ED1DE6">
              <w:rPr>
                <w:rFonts w:ascii="Consolas" w:hAnsi="Consolas" w:cs="Consolas"/>
                <w:sz w:val="18"/>
                <w:szCs w:val="18"/>
                <w:vertAlign w:val="superscript"/>
              </w:rPr>
              <w:t>3</w:t>
            </w:r>
          </w:p>
        </w:tc>
      </w:tr>
      <w:tr w:rsidR="00DC00B9" w:rsidRPr="00DC00B9" w14:paraId="21E9CAAD" w14:textId="77777777" w:rsidTr="00DC00B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171E8DE" w14:textId="77777777" w:rsidR="00DC00B9" w:rsidRPr="00DC00B9" w:rsidRDefault="00DC00B9" w:rsidP="00DC00B9">
            <w:pPr>
              <w:spacing w:after="0"/>
              <w:rPr>
                <w:rFonts w:ascii="Calibri" w:hAnsi="Calibri"/>
                <w:sz w:val="22"/>
                <w:szCs w:val="22"/>
                <w:lang w:val="en-CA" w:eastAsia="en-CA"/>
              </w:rPr>
            </w:pPr>
            <w:r w:rsidRPr="00DC00B9">
              <w:rPr>
                <w:rFonts w:ascii="Calibri" w:hAnsi="Calibri"/>
                <w:sz w:val="22"/>
                <w:szCs w:val="22"/>
                <w:lang w:val="en-CA" w:eastAsia="en-CA"/>
              </w:rPr>
              <w:t>genericSymbolizer</w:t>
            </w:r>
          </w:p>
        </w:tc>
        <w:tc>
          <w:tcPr>
            <w:tcW w:w="6338" w:type="dxa"/>
            <w:hideMark/>
          </w:tcPr>
          <w:p w14:paraId="09FF4AEB" w14:textId="77777777" w:rsidR="00DC00B9" w:rsidRPr="00DC00B9" w:rsidRDefault="00DC00B9" w:rsidP="00DC00B9">
            <w:pPr>
              <w:spacing w:after="0"/>
              <w:cnfStyle w:val="000000100000" w:firstRow="0" w:lastRow="0" w:firstColumn="0" w:lastColumn="0" w:oddVBand="0" w:evenVBand="0" w:oddHBand="1" w:evenHBand="0" w:firstRowFirstColumn="0" w:firstRowLastColumn="0" w:lastRowFirstColumn="0" w:lastRowLastColumn="0"/>
              <w:rPr>
                <w:rFonts w:ascii="Calibri" w:hAnsi="Calibri"/>
                <w:sz w:val="22"/>
                <w:szCs w:val="22"/>
                <w:lang w:val="en-CA" w:eastAsia="en-CA"/>
              </w:rPr>
            </w:pPr>
          </w:p>
        </w:tc>
      </w:tr>
      <w:tr w:rsidR="00DC00B9" w:rsidRPr="00DC00B9" w14:paraId="6A362C2C" w14:textId="77777777" w:rsidTr="00DC00B9">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211121C2" w14:textId="77777777" w:rsidR="00DC00B9" w:rsidRPr="00DC00B9" w:rsidRDefault="00DC00B9" w:rsidP="00DC00B9">
            <w:pPr>
              <w:spacing w:after="0"/>
              <w:rPr>
                <w:rFonts w:ascii="Calibri" w:hAnsi="Calibri"/>
                <w:sz w:val="22"/>
                <w:szCs w:val="22"/>
                <w:lang w:val="en-CA" w:eastAsia="en-CA"/>
              </w:rPr>
            </w:pPr>
            <w:r w:rsidRPr="00DC00B9">
              <w:rPr>
                <w:rFonts w:ascii="Calibri" w:hAnsi="Calibri"/>
                <w:sz w:val="22"/>
                <w:szCs w:val="22"/>
                <w:lang w:val="en-CA" w:eastAsia="en-CA"/>
              </w:rPr>
              <w:t>shape</w:t>
            </w:r>
          </w:p>
        </w:tc>
        <w:tc>
          <w:tcPr>
            <w:tcW w:w="6338" w:type="dxa"/>
            <w:hideMark/>
          </w:tcPr>
          <w:p w14:paraId="2948D593" w14:textId="77777777" w:rsidR="00DC00B9" w:rsidRPr="00DC00B9" w:rsidRDefault="00DC00B9" w:rsidP="00DC00B9">
            <w:pPr>
              <w:spacing w:after="0"/>
              <w:cnfStyle w:val="000000000000" w:firstRow="0" w:lastRow="0" w:firstColumn="0" w:lastColumn="0" w:oddVBand="0" w:evenVBand="0" w:oddHBand="0" w:evenHBand="0" w:firstRowFirstColumn="0" w:firstRowLastColumn="0" w:lastRowFirstColumn="0" w:lastRowLastColumn="0"/>
              <w:rPr>
                <w:rFonts w:ascii="Calibri" w:hAnsi="Calibri"/>
                <w:sz w:val="22"/>
                <w:szCs w:val="22"/>
                <w:lang w:val="en-CA" w:eastAsia="en-CA"/>
              </w:rPr>
            </w:pPr>
            <w:r w:rsidRPr="00DC00B9">
              <w:rPr>
                <w:rFonts w:ascii="Calibri" w:hAnsi="Calibri"/>
                <w:sz w:val="22"/>
                <w:szCs w:val="22"/>
                <w:lang w:val="en-CA" w:eastAsia="en-CA"/>
              </w:rPr>
              <w:t>shape</w:t>
            </w:r>
          </w:p>
        </w:tc>
      </w:tr>
      <w:tr w:rsidR="00DC00B9" w:rsidRPr="00DC00B9" w14:paraId="591D7632" w14:textId="77777777" w:rsidTr="00DC00B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51FD108F" w14:textId="77777777" w:rsidR="00DC00B9" w:rsidRDefault="00DC00B9" w:rsidP="00DC00B9">
            <w:pPr>
              <w:spacing w:after="0"/>
              <w:rPr>
                <w:rFonts w:ascii="Consolas" w:hAnsi="Consolas" w:cs="Consolas"/>
                <w:sz w:val="18"/>
                <w:szCs w:val="18"/>
              </w:rPr>
            </w:pPr>
            <w:r w:rsidRPr="00ED1DE6">
              <w:rPr>
                <w:rFonts w:ascii="Consolas" w:hAnsi="Consolas" w:cs="Consolas"/>
                <w:sz w:val="18"/>
                <w:szCs w:val="18"/>
                <w:vertAlign w:val="superscript"/>
              </w:rPr>
              <w:lastRenderedPageBreak/>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74710CB2" w14:textId="77777777" w:rsidR="00DC00B9" w:rsidRDefault="00DC00B9" w:rsidP="00DC00B9">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28517C62" w14:textId="30010532" w:rsidR="00DC00B9" w:rsidRPr="00DC00B9" w:rsidRDefault="00DC00B9" w:rsidP="00DC00B9">
            <w:pPr>
              <w:spacing w:after="0"/>
              <w:rPr>
                <w:rFonts w:ascii="Calibri" w:hAnsi="Calibri"/>
                <w:sz w:val="22"/>
                <w:szCs w:val="22"/>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7C98BC5E" w14:textId="77777777" w:rsidR="00DC00B9" w:rsidRDefault="00DC00B9" w:rsidP="00D14AF0">
      <w:pPr>
        <w:autoSpaceDE w:val="0"/>
        <w:autoSpaceDN w:val="0"/>
        <w:adjustRightInd w:val="0"/>
        <w:spacing w:after="0" w:line="240" w:lineRule="atLeast"/>
        <w:rPr>
          <w:rFonts w:cs="Arial"/>
          <w:color w:val="000000"/>
          <w:lang w:val="en-CA"/>
        </w:rPr>
      </w:pPr>
    </w:p>
    <w:p w14:paraId="170B27BD" w14:textId="52834748" w:rsidR="007D03CF" w:rsidRDefault="00176E9E" w:rsidP="00A12606">
      <w:pPr>
        <w:pStyle w:val="Titre4"/>
        <w:rPr>
          <w:lang w:val="en-CA"/>
        </w:rPr>
      </w:pPr>
      <w:proofErr w:type="gramStart"/>
      <w:r>
        <w:rPr>
          <w:lang w:val="en-CA"/>
        </w:rPr>
        <w:t>identifier</w:t>
      </w:r>
      <w:proofErr w:type="gramEnd"/>
    </w:p>
    <w:p w14:paraId="1F936C45" w14:textId="77777777" w:rsidR="00176E9E" w:rsidRDefault="00176E9E" w:rsidP="00176E9E"/>
    <w:p w14:paraId="75AD68EE" w14:textId="0512FA16" w:rsidR="00176E9E" w:rsidRDefault="00176E9E" w:rsidP="00176E9E">
      <w:r w:rsidRPr="00D970E9">
        <w:t xml:space="preserve">Globally unique </w:t>
      </w:r>
      <w:r>
        <w:t>identifier</w:t>
      </w:r>
      <w:proofErr w:type="gramStart"/>
      <w:r w:rsidR="00253146">
        <w:t>:Primitive</w:t>
      </w:r>
      <w:proofErr w:type="gramEnd"/>
      <w:r w:rsidR="00253146">
        <w:t>::CharacterString</w:t>
      </w:r>
      <w:r>
        <w:t xml:space="preserve"> shall uniquely identifies a tuple within the dataset</w:t>
      </w:r>
      <w:r w:rsidR="00D96958">
        <w:t xml:space="preserve"> and be formatted as an </w:t>
      </w:r>
      <w:r w:rsidR="00D96958">
        <w:rPr>
          <w:lang w:val="en-CA"/>
        </w:rPr>
        <w:t xml:space="preserve">absolute URI conformant to RFC </w:t>
      </w:r>
      <w:commentRangeStart w:id="339"/>
      <w:r w:rsidR="00D96958">
        <w:rPr>
          <w:lang w:val="en-CA"/>
        </w:rPr>
        <w:t>3986</w:t>
      </w:r>
      <w:commentRangeEnd w:id="339"/>
      <w:r w:rsidR="00D96958">
        <w:rPr>
          <w:rStyle w:val="Marquedecommentaire"/>
        </w:rPr>
        <w:commentReference w:id="339"/>
      </w:r>
      <w:r w:rsidR="00D96958">
        <w:rPr>
          <w:lang w:val="en-CA"/>
        </w:rPr>
        <w:t>.</w:t>
      </w:r>
    </w:p>
    <w:p w14:paraId="7C561361" w14:textId="77777777" w:rsidR="00842AFF" w:rsidRDefault="00842AFF" w:rsidP="00842AFF">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F11A4C7" w14:textId="77777777" w:rsidTr="002E6F45">
        <w:trPr>
          <w:cantSplit/>
        </w:trPr>
        <w:tc>
          <w:tcPr>
            <w:tcW w:w="4219" w:type="dxa"/>
            <w:tcBorders>
              <w:right w:val="nil"/>
            </w:tcBorders>
            <w:shd w:val="clear" w:color="auto" w:fill="auto"/>
          </w:tcPr>
          <w:p w14:paraId="0D327457" w14:textId="7DBD4F23" w:rsidR="00842AFF" w:rsidRPr="00D12552" w:rsidRDefault="00842AFF" w:rsidP="002E6F45">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contactview-identifier</w:t>
            </w:r>
          </w:p>
        </w:tc>
        <w:tc>
          <w:tcPr>
            <w:tcW w:w="4678" w:type="dxa"/>
            <w:tcBorders>
              <w:left w:val="nil"/>
            </w:tcBorders>
            <w:shd w:val="clear" w:color="auto" w:fill="auto"/>
          </w:tcPr>
          <w:p w14:paraId="63A5EA12" w14:textId="6291E6C0" w:rsidR="00842AFF" w:rsidRPr="00D12552" w:rsidRDefault="005279F1" w:rsidP="002E6F45">
            <w:pPr>
              <w:pStyle w:val="Tabletext10"/>
              <w:jc w:val="left"/>
              <w:rPr>
                <w:rStyle w:val="reqtext"/>
                <w:lang w:val="en-CA"/>
              </w:rPr>
            </w:pPr>
            <w:proofErr w:type="gramStart"/>
            <w:r>
              <w:rPr>
                <w:rStyle w:val="reqtext"/>
                <w:lang w:val="en-CA"/>
              </w:rPr>
              <w:t>i</w:t>
            </w:r>
            <w:r w:rsidR="00842AFF">
              <w:rPr>
                <w:rStyle w:val="reqtext"/>
                <w:lang w:val="en-CA"/>
              </w:rPr>
              <w:t>dentifier</w:t>
            </w:r>
            <w:proofErr w:type="gramEnd"/>
            <w:r w:rsidR="00842AFF">
              <w:rPr>
                <w:rStyle w:val="reqtext"/>
                <w:lang w:val="en-CA"/>
              </w:rPr>
              <w:t xml:space="preserve"> SHOULD correspond to an instance of MappedFeature</w:t>
            </w:r>
            <w:r w:rsidR="00EA0FA3">
              <w:rPr>
                <w:rStyle w:val="reqtext"/>
                <w:lang w:val="en-CA"/>
              </w:rPr>
              <w:t>.</w:t>
            </w:r>
          </w:p>
        </w:tc>
      </w:tr>
    </w:tbl>
    <w:p w14:paraId="12EB6A3F" w14:textId="77777777" w:rsidR="00842AFF" w:rsidRDefault="00842AFF" w:rsidP="00842AFF">
      <w:pPr>
        <w:autoSpaceDE w:val="0"/>
        <w:autoSpaceDN w:val="0"/>
        <w:adjustRightInd w:val="0"/>
        <w:spacing w:after="0" w:line="240" w:lineRule="atLeast"/>
        <w:rPr>
          <w:rFonts w:cs="Arial"/>
          <w:color w:val="000000"/>
          <w:lang w:val="en-CA"/>
        </w:rPr>
      </w:pPr>
    </w:p>
    <w:p w14:paraId="1EB49DF3" w14:textId="6C57A16A" w:rsidR="00176E9E" w:rsidRDefault="00176E9E" w:rsidP="00176E9E">
      <w:r>
        <w:t>It should</w:t>
      </w:r>
      <w:r w:rsidRPr="00D970E9">
        <w:t xml:space="preserve"> have the same value as the corresponding GeoSciML MappedFeature</w:t>
      </w:r>
      <w:r>
        <w:t xml:space="preserve"> identifier if available</w:t>
      </w:r>
      <w:r w:rsidRPr="00D970E9">
        <w:t>.</w:t>
      </w:r>
      <w:r>
        <w:t xml:space="preserve"> </w:t>
      </w:r>
    </w:p>
    <w:p w14:paraId="121C3A16" w14:textId="0D566651" w:rsidR="00176E9E" w:rsidRDefault="00176E9E" w:rsidP="00A12606">
      <w:pPr>
        <w:pStyle w:val="Titre4"/>
      </w:pPr>
      <w:proofErr w:type="gramStart"/>
      <w:r>
        <w:t>name</w:t>
      </w:r>
      <w:proofErr w:type="gramEnd"/>
    </w:p>
    <w:p w14:paraId="3D6EE52D" w14:textId="77777777" w:rsidR="00176E9E" w:rsidRDefault="00176E9E" w:rsidP="00176E9E"/>
    <w:p w14:paraId="56794255" w14:textId="782EA307" w:rsidR="00176E9E" w:rsidRDefault="00A41623" w:rsidP="00176E9E">
      <w:r>
        <w:t>If present, t</w:t>
      </w:r>
      <w:r w:rsidR="00176E9E">
        <w:t>he property name</w:t>
      </w:r>
      <w:proofErr w:type="gramStart"/>
      <w:r w:rsidR="00253146">
        <w:t>:Primitive</w:t>
      </w:r>
      <w:proofErr w:type="gramEnd"/>
      <w:r w:rsidR="00253146">
        <w:t>::CharacterString</w:t>
      </w:r>
      <w:r w:rsidR="00176E9E">
        <w:t xml:space="preserve"> shall report the d</w:t>
      </w:r>
      <w:r w:rsidR="00176E9E" w:rsidRPr="00176E9E">
        <w:t>isplay name for the Contact.</w:t>
      </w:r>
    </w:p>
    <w:p w14:paraId="0F0DCD8E" w14:textId="457A5C5B" w:rsidR="00176E9E" w:rsidRDefault="00176E9E" w:rsidP="00A12606">
      <w:pPr>
        <w:pStyle w:val="Titre4"/>
        <w:rPr>
          <w:lang w:val="en-CA"/>
        </w:rPr>
      </w:pPr>
      <w:proofErr w:type="gramStart"/>
      <w:r>
        <w:rPr>
          <w:lang w:val="en-CA"/>
        </w:rPr>
        <w:t>d</w:t>
      </w:r>
      <w:r w:rsidRPr="00176E9E">
        <w:rPr>
          <w:lang w:val="en-CA"/>
        </w:rPr>
        <w:t>escription</w:t>
      </w:r>
      <w:proofErr w:type="gramEnd"/>
    </w:p>
    <w:p w14:paraId="49E99DBF" w14:textId="77777777" w:rsidR="00176E9E" w:rsidRDefault="00176E9E" w:rsidP="00D14AF0">
      <w:pPr>
        <w:autoSpaceDE w:val="0"/>
        <w:autoSpaceDN w:val="0"/>
        <w:adjustRightInd w:val="0"/>
        <w:spacing w:after="0" w:line="240" w:lineRule="atLeast"/>
        <w:rPr>
          <w:rFonts w:cs="Arial"/>
          <w:color w:val="000000"/>
          <w:lang w:val="en-CA"/>
        </w:rPr>
      </w:pPr>
    </w:p>
    <w:p w14:paraId="5E83BABE" w14:textId="44569678" w:rsidR="00176E9E" w:rsidRDefault="00A41623" w:rsidP="00D14AF0">
      <w:pPr>
        <w:autoSpaceDE w:val="0"/>
        <w:autoSpaceDN w:val="0"/>
        <w:adjustRightInd w:val="0"/>
        <w:spacing w:after="0" w:line="240" w:lineRule="atLeast"/>
        <w:rPr>
          <w:rFonts w:cs="Arial"/>
          <w:color w:val="000000"/>
          <w:lang w:val="en-CA"/>
        </w:rPr>
      </w:pPr>
      <w:r>
        <w:t>If present,</w:t>
      </w:r>
      <w:r w:rsidR="008F5521">
        <w:rPr>
          <w:rFonts w:cs="Arial"/>
          <w:color w:val="000000"/>
          <w:lang w:val="en-CA"/>
        </w:rPr>
        <w:t xml:space="preserve"> the</w:t>
      </w:r>
      <w:r w:rsidR="00176E9E">
        <w:rPr>
          <w:rFonts w:cs="Arial"/>
          <w:color w:val="000000"/>
          <w:lang w:val="en-CA"/>
        </w:rPr>
        <w:t xml:space="preserve"> property description</w:t>
      </w:r>
      <w:proofErr w:type="gramStart"/>
      <w:r w:rsidR="00253146">
        <w:rPr>
          <w:rFonts w:cs="Arial"/>
          <w:color w:val="000000"/>
          <w:lang w:val="en-CA"/>
        </w:rPr>
        <w:t>:Primitive</w:t>
      </w:r>
      <w:proofErr w:type="gramEnd"/>
      <w:r w:rsidR="00253146">
        <w:rPr>
          <w:rFonts w:cs="Arial"/>
          <w:color w:val="000000"/>
          <w:lang w:val="en-CA"/>
        </w:rPr>
        <w:t>::CharacterString</w:t>
      </w:r>
      <w:r w:rsidR="00176E9E">
        <w:rPr>
          <w:rFonts w:cs="Arial"/>
          <w:color w:val="000000"/>
          <w:lang w:val="en-CA"/>
        </w:rPr>
        <w:t xml:space="preserve"> shall report the </w:t>
      </w:r>
      <w:r w:rsidR="00176E9E" w:rsidRPr="00176E9E">
        <w:rPr>
          <w:rFonts w:cs="Arial"/>
          <w:color w:val="000000"/>
          <w:lang w:val="en-CA"/>
        </w:rPr>
        <w:t>description of the Contact, typically taken from an entry on a geological map legend.</w:t>
      </w:r>
    </w:p>
    <w:p w14:paraId="2D7425C5" w14:textId="77777777" w:rsidR="00176E9E" w:rsidRDefault="00176E9E" w:rsidP="00D14AF0">
      <w:pPr>
        <w:autoSpaceDE w:val="0"/>
        <w:autoSpaceDN w:val="0"/>
        <w:adjustRightInd w:val="0"/>
        <w:spacing w:after="0" w:line="240" w:lineRule="atLeast"/>
        <w:rPr>
          <w:rFonts w:cs="Arial"/>
          <w:color w:val="000000"/>
          <w:lang w:val="en-CA"/>
        </w:rPr>
      </w:pPr>
    </w:p>
    <w:p w14:paraId="385FAA4A" w14:textId="0AB221C1" w:rsidR="00176E9E" w:rsidRDefault="00176E9E" w:rsidP="00A12606">
      <w:pPr>
        <w:pStyle w:val="Titre4"/>
        <w:rPr>
          <w:lang w:val="en-CA"/>
        </w:rPr>
      </w:pPr>
      <w:proofErr w:type="gramStart"/>
      <w:r w:rsidRPr="00176E9E">
        <w:rPr>
          <w:lang w:val="en-CA"/>
        </w:rPr>
        <w:t>contactType</w:t>
      </w:r>
      <w:proofErr w:type="gramEnd"/>
    </w:p>
    <w:p w14:paraId="24BDC798" w14:textId="77777777" w:rsidR="00176E9E" w:rsidRDefault="00176E9E" w:rsidP="00D14AF0">
      <w:pPr>
        <w:autoSpaceDE w:val="0"/>
        <w:autoSpaceDN w:val="0"/>
        <w:adjustRightInd w:val="0"/>
        <w:spacing w:after="0" w:line="240" w:lineRule="atLeast"/>
        <w:rPr>
          <w:rFonts w:cs="Arial"/>
          <w:color w:val="000000"/>
          <w:lang w:val="en-CA"/>
        </w:rPr>
      </w:pPr>
    </w:p>
    <w:p w14:paraId="6EC59864" w14:textId="44B0CDB5" w:rsidR="00176E9E" w:rsidRDefault="00A41623" w:rsidP="00D14AF0">
      <w:pPr>
        <w:autoSpaceDE w:val="0"/>
        <w:autoSpaceDN w:val="0"/>
        <w:adjustRightInd w:val="0"/>
        <w:spacing w:after="0" w:line="240" w:lineRule="atLeast"/>
        <w:rPr>
          <w:rFonts w:cs="Arial"/>
          <w:color w:val="000000"/>
          <w:lang w:val="en-CA"/>
        </w:rPr>
      </w:pPr>
      <w:r>
        <w:t>If present, t</w:t>
      </w:r>
      <w:r w:rsidR="00176E9E">
        <w:rPr>
          <w:rFonts w:cs="Arial"/>
          <w:color w:val="000000"/>
          <w:lang w:val="en-CA"/>
        </w:rPr>
        <w:t>he property contactType</w:t>
      </w:r>
      <w:proofErr w:type="gramStart"/>
      <w:r w:rsidR="00253146">
        <w:rPr>
          <w:rFonts w:cs="Arial"/>
          <w:color w:val="000000"/>
          <w:lang w:val="en-CA"/>
        </w:rPr>
        <w:t>:Primitive</w:t>
      </w:r>
      <w:proofErr w:type="gramEnd"/>
      <w:r w:rsidR="00253146">
        <w:rPr>
          <w:rFonts w:cs="Arial"/>
          <w:color w:val="000000"/>
          <w:lang w:val="en-CA"/>
        </w:rPr>
        <w:t>::CharacterString</w:t>
      </w:r>
      <w:r w:rsidR="00176E9E">
        <w:rPr>
          <w:rFonts w:cs="Arial"/>
          <w:color w:val="000000"/>
          <w:lang w:val="en-CA"/>
        </w:rPr>
        <w:t xml:space="preserve"> shall report the t</w:t>
      </w:r>
      <w:r w:rsidR="00176E9E" w:rsidRPr="00176E9E">
        <w:rPr>
          <w:rFonts w:cs="Arial"/>
          <w:color w:val="000000"/>
          <w:lang w:val="en-CA"/>
        </w:rPr>
        <w:t>ype of Contact (as de</w:t>
      </w:r>
      <w:r w:rsidR="00176E9E">
        <w:rPr>
          <w:rFonts w:cs="Arial"/>
          <w:color w:val="000000"/>
          <w:lang w:val="en-CA"/>
        </w:rPr>
        <w:t>fined in GeoSciML) as a human readable label.</w:t>
      </w:r>
      <w:r w:rsidR="00D41C9A">
        <w:rPr>
          <w:rFonts w:cs="Arial"/>
          <w:color w:val="000000"/>
          <w:lang w:val="en-CA"/>
        </w:rPr>
        <w:t xml:space="preserve">  To report an identifier from a controlled </w:t>
      </w:r>
      <w:r w:rsidR="00176E9E">
        <w:rPr>
          <w:rFonts w:cs="Arial"/>
          <w:color w:val="000000"/>
          <w:lang w:val="en-CA"/>
        </w:rPr>
        <w:t>vocabulary, contactType_uri shall be used.</w:t>
      </w:r>
    </w:p>
    <w:p w14:paraId="01679E19" w14:textId="77777777" w:rsidR="00176E9E" w:rsidRDefault="00176E9E" w:rsidP="00D14AF0">
      <w:pPr>
        <w:autoSpaceDE w:val="0"/>
        <w:autoSpaceDN w:val="0"/>
        <w:adjustRightInd w:val="0"/>
        <w:spacing w:after="0" w:line="240" w:lineRule="atLeast"/>
        <w:rPr>
          <w:rFonts w:cs="Arial"/>
          <w:color w:val="000000"/>
          <w:lang w:val="en-CA"/>
        </w:rPr>
      </w:pPr>
    </w:p>
    <w:p w14:paraId="77E20E83" w14:textId="6FDAC775" w:rsidR="00176E9E" w:rsidRDefault="00176E9E" w:rsidP="00A12606">
      <w:pPr>
        <w:pStyle w:val="Titre4"/>
        <w:rPr>
          <w:lang w:val="en-CA"/>
        </w:rPr>
      </w:pPr>
      <w:proofErr w:type="gramStart"/>
      <w:r w:rsidRPr="00D970E9">
        <w:rPr>
          <w:lang w:val="en-CA"/>
        </w:rPr>
        <w:t>observationMethod</w:t>
      </w:r>
      <w:proofErr w:type="gramEnd"/>
    </w:p>
    <w:p w14:paraId="3722C685" w14:textId="77777777" w:rsidR="00176E9E" w:rsidRDefault="00176E9E" w:rsidP="00D14AF0">
      <w:pPr>
        <w:autoSpaceDE w:val="0"/>
        <w:autoSpaceDN w:val="0"/>
        <w:adjustRightInd w:val="0"/>
        <w:spacing w:after="0" w:line="240" w:lineRule="atLeast"/>
        <w:rPr>
          <w:rFonts w:cs="Arial"/>
          <w:color w:val="000000"/>
          <w:lang w:val="en-CA"/>
        </w:rPr>
      </w:pPr>
    </w:p>
    <w:p w14:paraId="52B5833A" w14:textId="76FC3A93" w:rsidR="00176E9E" w:rsidRDefault="00A41623" w:rsidP="00D14AF0">
      <w:pPr>
        <w:autoSpaceDE w:val="0"/>
        <w:autoSpaceDN w:val="0"/>
        <w:adjustRightInd w:val="0"/>
        <w:spacing w:after="0" w:line="240" w:lineRule="atLeast"/>
        <w:rPr>
          <w:rFonts w:cs="Arial"/>
          <w:color w:val="000000"/>
          <w:lang w:val="en-CA"/>
        </w:rPr>
      </w:pPr>
      <w:r>
        <w:t>If present, t</w:t>
      </w:r>
      <w:r w:rsidR="00176E9E">
        <w:rPr>
          <w:rFonts w:cs="Arial"/>
          <w:color w:val="000000"/>
          <w:lang w:val="en-CA"/>
        </w:rPr>
        <w:t>he property observationMethod</w:t>
      </w:r>
      <w:proofErr w:type="gramStart"/>
      <w:r w:rsidR="00253146">
        <w:rPr>
          <w:rFonts w:cs="Arial"/>
          <w:color w:val="000000"/>
          <w:lang w:val="en-CA"/>
        </w:rPr>
        <w:t>:Primitive</w:t>
      </w:r>
      <w:proofErr w:type="gramEnd"/>
      <w:r w:rsidR="00253146">
        <w:rPr>
          <w:rFonts w:cs="Arial"/>
          <w:color w:val="000000"/>
          <w:lang w:val="en-CA"/>
        </w:rPr>
        <w:t>::CharacterString</w:t>
      </w:r>
      <w:r w:rsidR="00176E9E">
        <w:rPr>
          <w:rFonts w:cs="Arial"/>
          <w:color w:val="000000"/>
          <w:lang w:val="en-CA"/>
        </w:rPr>
        <w:t xml:space="preserve"> shall report a m</w:t>
      </w:r>
      <w:r w:rsidR="00176E9E" w:rsidRPr="00176E9E">
        <w:rPr>
          <w:rFonts w:cs="Arial"/>
          <w:color w:val="000000"/>
          <w:lang w:val="en-CA"/>
        </w:rPr>
        <w:t>etadata snippet indicating how the spatial extent of the feature was determined. ObservationMethod is a convenience property that provides a quick and simple approach to observation metadata when data are reported using a feature view (as opposed to observation view).</w:t>
      </w:r>
    </w:p>
    <w:p w14:paraId="481EC645" w14:textId="77777777" w:rsidR="00176E9E" w:rsidRDefault="00176E9E" w:rsidP="00D14AF0">
      <w:pPr>
        <w:autoSpaceDE w:val="0"/>
        <w:autoSpaceDN w:val="0"/>
        <w:adjustRightInd w:val="0"/>
        <w:spacing w:after="0" w:line="240" w:lineRule="atLeast"/>
        <w:rPr>
          <w:rFonts w:cs="Arial"/>
          <w:color w:val="000000"/>
          <w:lang w:val="en-CA"/>
        </w:rPr>
      </w:pPr>
    </w:p>
    <w:p w14:paraId="736B9B53" w14:textId="03CF25CE" w:rsidR="00176E9E" w:rsidRDefault="00176E9E" w:rsidP="00A12606">
      <w:pPr>
        <w:pStyle w:val="Titre4"/>
        <w:rPr>
          <w:lang w:val="en-CA"/>
        </w:rPr>
      </w:pPr>
      <w:proofErr w:type="gramStart"/>
      <w:r w:rsidRPr="00D970E9">
        <w:rPr>
          <w:lang w:val="en-CA"/>
        </w:rPr>
        <w:lastRenderedPageBreak/>
        <w:t>positionalAccuracy</w:t>
      </w:r>
      <w:proofErr w:type="gramEnd"/>
    </w:p>
    <w:p w14:paraId="3CE9FED1" w14:textId="77777777" w:rsidR="00176E9E" w:rsidRDefault="00176E9E" w:rsidP="00D14AF0">
      <w:pPr>
        <w:autoSpaceDE w:val="0"/>
        <w:autoSpaceDN w:val="0"/>
        <w:adjustRightInd w:val="0"/>
        <w:spacing w:after="0" w:line="240" w:lineRule="atLeast"/>
        <w:rPr>
          <w:rFonts w:cs="Arial"/>
          <w:color w:val="000000"/>
          <w:lang w:val="en-CA"/>
        </w:rPr>
      </w:pPr>
    </w:p>
    <w:p w14:paraId="070698BF" w14:textId="5C938CE4" w:rsidR="00176E9E" w:rsidRPr="00D970E9" w:rsidRDefault="00A41623" w:rsidP="00A12606">
      <w:pPr>
        <w:rPr>
          <w:lang w:val="en-CA"/>
        </w:rPr>
      </w:pPr>
      <w:r>
        <w:t>If present, t</w:t>
      </w:r>
      <w:r w:rsidR="00176E9E">
        <w:rPr>
          <w:lang w:val="en-CA"/>
        </w:rPr>
        <w:t>he property positionalAccuracy</w:t>
      </w:r>
      <w:r w:rsidR="00253146">
        <w:rPr>
          <w:lang w:val="en-CA"/>
        </w:rPr>
        <w:t>:Primitive::CharacterString</w:t>
      </w:r>
      <w:r w:rsidR="00AB423B">
        <w:rPr>
          <w:lang w:val="en-CA"/>
        </w:rPr>
        <w:t xml:space="preserve"> shall report </w:t>
      </w:r>
      <w:r w:rsidR="00176E9E">
        <w:rPr>
          <w:lang w:val="en-CA"/>
        </w:rPr>
        <w:t>quantitative values defining</w:t>
      </w:r>
      <w:r w:rsidR="00176E9E" w:rsidRPr="00D970E9">
        <w:rPr>
          <w:lang w:val="en-CA"/>
        </w:rPr>
        <w:t xml:space="preserve"> the radius of an uncertainty buffer around a </w:t>
      </w:r>
      <w:r w:rsidR="008F5521">
        <w:rPr>
          <w:lang w:val="en-CA"/>
        </w:rPr>
        <w:t>M</w:t>
      </w:r>
      <w:r w:rsidR="00176E9E" w:rsidRPr="00D970E9">
        <w:rPr>
          <w:lang w:val="en-CA"/>
        </w:rPr>
        <w:t>appedFeature (</w:t>
      </w:r>
      <w:r w:rsidR="006754DF" w:rsidRPr="00D970E9">
        <w:rPr>
          <w:lang w:val="en-CA"/>
        </w:rPr>
        <w:t>e.g.</w:t>
      </w:r>
      <w:r w:rsidR="00176E9E" w:rsidRPr="00D970E9">
        <w:rPr>
          <w:lang w:val="en-CA"/>
        </w:rPr>
        <w:t>: a positionalAccuracy of 100 m for a line feature defines a buffer polygon of total width 200 m centred on the line).</w:t>
      </w:r>
    </w:p>
    <w:p w14:paraId="0E630013" w14:textId="707222CA" w:rsidR="00176E9E" w:rsidRDefault="00842AFF" w:rsidP="00A12606">
      <w:pPr>
        <w:pStyle w:val="Titre4"/>
        <w:rPr>
          <w:lang w:val="en-CA"/>
        </w:rPr>
      </w:pPr>
      <w:proofErr w:type="gramStart"/>
      <w:r>
        <w:rPr>
          <w:lang w:val="en-CA"/>
        </w:rPr>
        <w:t>s</w:t>
      </w:r>
      <w:r w:rsidR="00176E9E" w:rsidRPr="00D970E9">
        <w:rPr>
          <w:lang w:val="en-CA"/>
        </w:rPr>
        <w:t>ource</w:t>
      </w:r>
      <w:proofErr w:type="gramEnd"/>
    </w:p>
    <w:p w14:paraId="5E436CF0" w14:textId="77777777" w:rsidR="00176E9E" w:rsidRDefault="00176E9E" w:rsidP="00D14AF0">
      <w:pPr>
        <w:autoSpaceDE w:val="0"/>
        <w:autoSpaceDN w:val="0"/>
        <w:adjustRightInd w:val="0"/>
        <w:spacing w:after="0" w:line="240" w:lineRule="atLeast"/>
        <w:rPr>
          <w:rFonts w:cs="Arial"/>
          <w:color w:val="000000"/>
          <w:lang w:val="en-CA"/>
        </w:rPr>
      </w:pPr>
    </w:p>
    <w:p w14:paraId="23FE4EC8" w14:textId="3DDF88FA" w:rsidR="00176E9E" w:rsidRDefault="00A41623" w:rsidP="00D14AF0">
      <w:pPr>
        <w:autoSpaceDE w:val="0"/>
        <w:autoSpaceDN w:val="0"/>
        <w:adjustRightInd w:val="0"/>
        <w:spacing w:after="0" w:line="240" w:lineRule="atLeast"/>
        <w:rPr>
          <w:rFonts w:cs="Arial"/>
          <w:color w:val="000000"/>
          <w:lang w:val="en-CA"/>
        </w:rPr>
      </w:pPr>
      <w:r>
        <w:t>If present, t</w:t>
      </w:r>
      <w:r w:rsidR="00176E9E">
        <w:rPr>
          <w:rFonts w:cs="Arial"/>
          <w:color w:val="000000"/>
          <w:lang w:val="en-CA"/>
        </w:rPr>
        <w:t>he property source</w:t>
      </w:r>
      <w:proofErr w:type="gramStart"/>
      <w:r w:rsidR="00253146">
        <w:rPr>
          <w:rFonts w:cs="Arial"/>
          <w:color w:val="000000"/>
          <w:lang w:val="en-CA"/>
        </w:rPr>
        <w:t>:Primitive</w:t>
      </w:r>
      <w:proofErr w:type="gramEnd"/>
      <w:r w:rsidR="00253146">
        <w:rPr>
          <w:rFonts w:cs="Arial"/>
          <w:color w:val="000000"/>
          <w:lang w:val="en-CA"/>
        </w:rPr>
        <w:t>::CharacterString</w:t>
      </w:r>
      <w:r w:rsidR="00176E9E">
        <w:rPr>
          <w:rFonts w:cs="Arial"/>
          <w:color w:val="000000"/>
          <w:lang w:val="en-CA"/>
        </w:rPr>
        <w:t xml:space="preserve"> shall contain a t</w:t>
      </w:r>
      <w:r w:rsidR="00176E9E" w:rsidRPr="00176E9E">
        <w:rPr>
          <w:rFonts w:cs="Arial"/>
          <w:color w:val="000000"/>
          <w:lang w:val="en-CA"/>
        </w:rPr>
        <w:t xml:space="preserve">ext describing feature-specific details and citations to source materials, and if available providing URLs to reference material and publications describing the </w:t>
      </w:r>
      <w:r w:rsidR="008A53EB">
        <w:rPr>
          <w:rFonts w:cs="Arial"/>
          <w:color w:val="000000"/>
          <w:lang w:val="en-CA"/>
        </w:rPr>
        <w:t>contact</w:t>
      </w:r>
      <w:r w:rsidR="008A53EB" w:rsidRPr="00176E9E">
        <w:rPr>
          <w:rFonts w:cs="Arial"/>
          <w:color w:val="000000"/>
          <w:lang w:val="en-CA"/>
        </w:rPr>
        <w:t xml:space="preserve"> </w:t>
      </w:r>
      <w:r w:rsidR="00176E9E" w:rsidRPr="00176E9E">
        <w:rPr>
          <w:rFonts w:cs="Arial"/>
          <w:color w:val="000000"/>
          <w:lang w:val="en-CA"/>
        </w:rPr>
        <w:t>feature. This could be a short text synopsis of key information that would also be in the metadata record referenced by metadata_uri.</w:t>
      </w:r>
    </w:p>
    <w:p w14:paraId="3557719F" w14:textId="77777777" w:rsidR="00176E9E" w:rsidRDefault="00176E9E" w:rsidP="00D14AF0">
      <w:pPr>
        <w:autoSpaceDE w:val="0"/>
        <w:autoSpaceDN w:val="0"/>
        <w:adjustRightInd w:val="0"/>
        <w:spacing w:after="0" w:line="240" w:lineRule="atLeast"/>
        <w:rPr>
          <w:rFonts w:cs="Arial"/>
          <w:color w:val="000000"/>
          <w:lang w:val="en-CA"/>
        </w:rPr>
      </w:pPr>
    </w:p>
    <w:p w14:paraId="41740384" w14:textId="77777777" w:rsidR="00176E9E" w:rsidRPr="00D970E9" w:rsidRDefault="00176E9E" w:rsidP="00A12606">
      <w:pPr>
        <w:pStyle w:val="Titre4"/>
        <w:rPr>
          <w:lang w:val="en-CA"/>
        </w:rPr>
      </w:pPr>
      <w:r w:rsidRPr="00D970E9">
        <w:rPr>
          <w:lang w:val="en-CA"/>
        </w:rPr>
        <w:t>contactType_uri</w:t>
      </w:r>
    </w:p>
    <w:p w14:paraId="5FA927F8" w14:textId="77777777" w:rsidR="00176E9E" w:rsidRDefault="00176E9E" w:rsidP="00D14AF0">
      <w:pPr>
        <w:autoSpaceDE w:val="0"/>
        <w:autoSpaceDN w:val="0"/>
        <w:adjustRightInd w:val="0"/>
        <w:spacing w:after="0" w:line="240" w:lineRule="atLeast"/>
        <w:rPr>
          <w:rFonts w:cs="Arial"/>
          <w:color w:val="000000"/>
          <w:lang w:val="en-CA"/>
        </w:rPr>
      </w:pPr>
    </w:p>
    <w:p w14:paraId="520F87F1" w14:textId="446EB1B5"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contactType_uri</w:t>
      </w:r>
      <w:proofErr w:type="gramStart"/>
      <w:r w:rsidR="00253146">
        <w:rPr>
          <w:rFonts w:cs="Arial"/>
          <w:color w:val="000000"/>
          <w:lang w:val="en-CA"/>
        </w:rPr>
        <w:t>:Primitive</w:t>
      </w:r>
      <w:proofErr w:type="gramEnd"/>
      <w:r w:rsidR="00253146">
        <w:rPr>
          <w:rFonts w:cs="Arial"/>
          <w:color w:val="000000"/>
          <w:lang w:val="en-CA"/>
        </w:rPr>
        <w:t>::CharacterString</w:t>
      </w:r>
      <w:r>
        <w:rPr>
          <w:rFonts w:cs="Arial"/>
          <w:color w:val="000000"/>
          <w:lang w:val="en-CA"/>
        </w:rPr>
        <w:t xml:space="preserve"> shall report a </w:t>
      </w:r>
      <w:r w:rsidRPr="00176E9E">
        <w:rPr>
          <w:rFonts w:cs="Arial"/>
          <w:color w:val="000000"/>
          <w:lang w:val="en-CA"/>
        </w:rPr>
        <w:t xml:space="preserve">URI referring to a controlled concept from a vocabulary defining the Contact types. </w:t>
      </w:r>
      <w:r>
        <w:rPr>
          <w:rFonts w:cs="Arial"/>
          <w:color w:val="000000"/>
          <w:lang w:val="en-CA"/>
        </w:rPr>
        <w:t>This is a mandatory property - if no</w:t>
      </w:r>
      <w:r w:rsidRPr="00176E9E">
        <w:rPr>
          <w:rFonts w:cs="Arial"/>
          <w:color w:val="000000"/>
          <w:lang w:val="en-CA"/>
        </w:rPr>
        <w:t xml:space="preserve"> value is provided then a URI referring to a controlled concept explaining why the value is nil must be provided.</w:t>
      </w:r>
    </w:p>
    <w:p w14:paraId="65AD8309" w14:textId="77777777" w:rsidR="00842AFF" w:rsidRDefault="00842AFF" w:rsidP="00D14AF0">
      <w:pPr>
        <w:autoSpaceDE w:val="0"/>
        <w:autoSpaceDN w:val="0"/>
        <w:adjustRightInd w:val="0"/>
        <w:spacing w:after="0" w:line="240" w:lineRule="atLeast"/>
        <w:rPr>
          <w:rFonts w:cs="Arial"/>
          <w:color w:val="000000"/>
          <w:lang w:val="en-CA"/>
        </w:rPr>
      </w:pPr>
    </w:p>
    <w:p w14:paraId="2AFE1C08" w14:textId="77777777" w:rsidR="005E4970" w:rsidRPr="00D970E9" w:rsidRDefault="005E4970" w:rsidP="00A12606">
      <w:pPr>
        <w:pStyle w:val="Titre4"/>
        <w:rPr>
          <w:lang w:val="en-CA"/>
        </w:rPr>
      </w:pPr>
      <w:r w:rsidRPr="00D970E9">
        <w:rPr>
          <w:lang w:val="en-CA"/>
        </w:rPr>
        <w:t>specification_uri</w:t>
      </w:r>
    </w:p>
    <w:p w14:paraId="16E5CE2C" w14:textId="77777777" w:rsidR="005E4970" w:rsidRDefault="005E4970" w:rsidP="00D14AF0">
      <w:pPr>
        <w:autoSpaceDE w:val="0"/>
        <w:autoSpaceDN w:val="0"/>
        <w:adjustRightInd w:val="0"/>
        <w:spacing w:after="0" w:line="240" w:lineRule="atLeast"/>
        <w:rPr>
          <w:rFonts w:cs="Arial"/>
          <w:color w:val="000000"/>
          <w:lang w:val="en-CA"/>
        </w:rPr>
      </w:pPr>
    </w:p>
    <w:p w14:paraId="7186348C" w14:textId="034E299B" w:rsidR="005E4970" w:rsidRDefault="00A41623" w:rsidP="00D14AF0">
      <w:pPr>
        <w:autoSpaceDE w:val="0"/>
        <w:autoSpaceDN w:val="0"/>
        <w:adjustRightInd w:val="0"/>
        <w:spacing w:after="0" w:line="240" w:lineRule="atLeast"/>
        <w:rPr>
          <w:rFonts w:cs="Arial"/>
          <w:color w:val="000000"/>
          <w:lang w:val="en-CA"/>
        </w:rPr>
      </w:pPr>
      <w:r>
        <w:t>If present, t</w:t>
      </w:r>
      <w:r w:rsidR="005E4970">
        <w:rPr>
          <w:rFonts w:cs="Arial"/>
          <w:color w:val="000000"/>
          <w:lang w:val="en-CA"/>
        </w:rPr>
        <w:t>he property specification_uri</w:t>
      </w:r>
      <w:proofErr w:type="gramStart"/>
      <w:r w:rsidR="00253146">
        <w:rPr>
          <w:rFonts w:cs="Arial"/>
          <w:color w:val="000000"/>
          <w:lang w:val="en-CA"/>
        </w:rPr>
        <w:t>:Primitive</w:t>
      </w:r>
      <w:proofErr w:type="gramEnd"/>
      <w:r w:rsidR="00253146">
        <w:rPr>
          <w:rFonts w:cs="Arial"/>
          <w:color w:val="000000"/>
          <w:lang w:val="en-CA"/>
        </w:rPr>
        <w:t>::CharacterString</w:t>
      </w:r>
      <w:r w:rsidR="005E4970">
        <w:rPr>
          <w:rFonts w:cs="Arial"/>
          <w:color w:val="000000"/>
          <w:lang w:val="en-CA"/>
        </w:rPr>
        <w:t xml:space="preserve"> shall report a </w:t>
      </w:r>
      <w:r w:rsidR="005E4970" w:rsidRPr="005E4970">
        <w:rPr>
          <w:rFonts w:cs="Arial"/>
          <w:color w:val="000000"/>
          <w:lang w:val="en-CA"/>
        </w:rPr>
        <w:t>URI referring the GeoSciML Contact feature that describes the instance in detail.</w:t>
      </w:r>
      <w:r w:rsidR="005E4970">
        <w:rPr>
          <w:rFonts w:cs="Arial"/>
          <w:color w:val="000000"/>
          <w:lang w:val="en-CA"/>
        </w:rPr>
        <w:t xml:space="preserve">  </w:t>
      </w:r>
    </w:p>
    <w:p w14:paraId="29E8A3E5" w14:textId="77777777" w:rsidR="00842AFF" w:rsidRDefault="00842AFF" w:rsidP="00D14AF0">
      <w:pPr>
        <w:autoSpaceDE w:val="0"/>
        <w:autoSpaceDN w:val="0"/>
        <w:adjustRightInd w:val="0"/>
        <w:spacing w:after="0" w:line="240" w:lineRule="atLeast"/>
        <w:rPr>
          <w:rFonts w:cs="Arial"/>
          <w:color w:val="000000"/>
          <w:lang w:val="en-CA"/>
        </w:rPr>
      </w:pPr>
    </w:p>
    <w:p w14:paraId="2D36E3E7" w14:textId="77777777" w:rsidR="003E0DCA" w:rsidRDefault="003E0DCA" w:rsidP="00A12606">
      <w:pPr>
        <w:pStyle w:val="Titre4"/>
        <w:rPr>
          <w:lang w:val="en-CA"/>
        </w:rPr>
      </w:pPr>
      <w:r w:rsidRPr="00D970E9">
        <w:rPr>
          <w:lang w:val="en-CA"/>
        </w:rPr>
        <w:t>metadata_uri</w:t>
      </w:r>
    </w:p>
    <w:p w14:paraId="60F956F8" w14:textId="77777777" w:rsidR="003E0DCA" w:rsidRPr="00D970E9" w:rsidRDefault="003E0DCA" w:rsidP="003E0DCA">
      <w:pPr>
        <w:autoSpaceDE w:val="0"/>
        <w:autoSpaceDN w:val="0"/>
        <w:adjustRightInd w:val="0"/>
        <w:spacing w:after="0" w:line="240" w:lineRule="atLeast"/>
        <w:rPr>
          <w:rFonts w:ascii="Calibri" w:hAnsi="Calibri" w:cs="Arial"/>
          <w:color w:val="000000"/>
          <w:sz w:val="20"/>
          <w:szCs w:val="20"/>
          <w:lang w:val="en-CA"/>
        </w:rPr>
      </w:pPr>
    </w:p>
    <w:p w14:paraId="6C1A7AD5" w14:textId="4856ACB6" w:rsidR="003E0DCA" w:rsidRDefault="00A41623" w:rsidP="00D14AF0">
      <w:pPr>
        <w:autoSpaceDE w:val="0"/>
        <w:autoSpaceDN w:val="0"/>
        <w:adjustRightInd w:val="0"/>
        <w:spacing w:after="0" w:line="240" w:lineRule="atLeast"/>
        <w:rPr>
          <w:rFonts w:cs="Arial"/>
          <w:color w:val="000000"/>
          <w:lang w:val="en-CA"/>
        </w:rPr>
      </w:pPr>
      <w:r>
        <w:t>If present, t</w:t>
      </w:r>
      <w:r w:rsidR="003E0DCA">
        <w:rPr>
          <w:rFonts w:cs="Arial"/>
          <w:color w:val="000000"/>
          <w:lang w:val="en-CA"/>
        </w:rPr>
        <w:t>he property metadata_uri</w:t>
      </w:r>
      <w:proofErr w:type="gramStart"/>
      <w:r w:rsidR="00253146">
        <w:rPr>
          <w:rFonts w:cs="Arial"/>
          <w:color w:val="000000"/>
          <w:lang w:val="en-CA"/>
        </w:rPr>
        <w:t>:Primitive</w:t>
      </w:r>
      <w:proofErr w:type="gramEnd"/>
      <w:r w:rsidR="00253146">
        <w:rPr>
          <w:rFonts w:cs="Arial"/>
          <w:color w:val="000000"/>
          <w:lang w:val="en-CA"/>
        </w:rPr>
        <w:t>::CharacterString</w:t>
      </w:r>
      <w:r w:rsidR="003E0DCA">
        <w:rPr>
          <w:rFonts w:cs="Arial"/>
          <w:color w:val="000000"/>
          <w:lang w:val="en-CA"/>
        </w:rPr>
        <w:t xml:space="preserve"> shall report a </w:t>
      </w:r>
      <w:r w:rsidR="003E0DCA" w:rsidRPr="003E0DCA">
        <w:rPr>
          <w:rFonts w:cs="Arial"/>
          <w:color w:val="000000"/>
          <w:lang w:val="en-CA"/>
        </w:rPr>
        <w:t>URI referring to a metadata record describing the provenance of data.</w:t>
      </w:r>
    </w:p>
    <w:p w14:paraId="2DD1D189" w14:textId="77777777" w:rsidR="003E0DCA" w:rsidRDefault="003E0DCA" w:rsidP="00D14AF0">
      <w:pPr>
        <w:autoSpaceDE w:val="0"/>
        <w:autoSpaceDN w:val="0"/>
        <w:adjustRightInd w:val="0"/>
        <w:spacing w:after="0" w:line="240" w:lineRule="atLeast"/>
        <w:rPr>
          <w:rFonts w:cs="Arial"/>
          <w:color w:val="000000"/>
          <w:lang w:val="en-CA"/>
        </w:rPr>
      </w:pPr>
    </w:p>
    <w:p w14:paraId="04089A6C" w14:textId="283DA072" w:rsidR="003E0DCA" w:rsidRDefault="003E0DCA" w:rsidP="00A12606">
      <w:pPr>
        <w:pStyle w:val="Titre4"/>
        <w:rPr>
          <w:lang w:val="en-CA"/>
        </w:rPr>
      </w:pPr>
      <w:proofErr w:type="gramStart"/>
      <w:r w:rsidRPr="00D970E9">
        <w:rPr>
          <w:lang w:val="en-CA"/>
        </w:rPr>
        <w:t>genericSymbolizer</w:t>
      </w:r>
      <w:proofErr w:type="gramEnd"/>
    </w:p>
    <w:p w14:paraId="5F4109B5" w14:textId="77777777" w:rsidR="003E0DCA" w:rsidRDefault="003E0DCA" w:rsidP="00D14AF0">
      <w:pPr>
        <w:autoSpaceDE w:val="0"/>
        <w:autoSpaceDN w:val="0"/>
        <w:adjustRightInd w:val="0"/>
        <w:spacing w:after="0" w:line="240" w:lineRule="atLeast"/>
        <w:rPr>
          <w:rFonts w:cs="Arial"/>
          <w:color w:val="000000"/>
          <w:lang w:val="en-CA"/>
        </w:rPr>
      </w:pPr>
    </w:p>
    <w:p w14:paraId="30E120DE" w14:textId="7299FFC2" w:rsidR="003E0DCA" w:rsidRDefault="00A41623" w:rsidP="00D14AF0">
      <w:pPr>
        <w:autoSpaceDE w:val="0"/>
        <w:autoSpaceDN w:val="0"/>
        <w:adjustRightInd w:val="0"/>
        <w:spacing w:after="0" w:line="240" w:lineRule="atLeast"/>
        <w:rPr>
          <w:rFonts w:cs="Arial"/>
          <w:color w:val="000000"/>
          <w:lang w:val="en-CA"/>
        </w:rPr>
      </w:pPr>
      <w:r>
        <w:t>If present, t</w:t>
      </w:r>
      <w:r w:rsidR="003E0DCA">
        <w:rPr>
          <w:rFonts w:cs="Arial"/>
          <w:color w:val="000000"/>
          <w:lang w:val="en-CA"/>
        </w:rPr>
        <w:t>he genericSymboliser</w:t>
      </w:r>
      <w:proofErr w:type="gramStart"/>
      <w:r w:rsidR="00253146">
        <w:rPr>
          <w:rFonts w:cs="Arial"/>
          <w:color w:val="000000"/>
          <w:lang w:val="en-CA"/>
        </w:rPr>
        <w:t>:Primitive</w:t>
      </w:r>
      <w:proofErr w:type="gramEnd"/>
      <w:r w:rsidR="00253146">
        <w:rPr>
          <w:rFonts w:cs="Arial"/>
          <w:color w:val="000000"/>
          <w:lang w:val="en-CA"/>
        </w:rPr>
        <w:t>::CharacterString</w:t>
      </w:r>
      <w:r w:rsidR="003E0DCA">
        <w:rPr>
          <w:rFonts w:cs="Arial"/>
          <w:color w:val="000000"/>
          <w:lang w:val="en-CA"/>
        </w:rPr>
        <w:t xml:space="preserve"> property shall contain an i</w:t>
      </w:r>
      <w:r w:rsidR="003E0DCA" w:rsidRPr="003E0DCA">
        <w:rPr>
          <w:rFonts w:cs="Arial"/>
          <w:color w:val="000000"/>
          <w:lang w:val="en-CA"/>
        </w:rPr>
        <w:t>dentifier for a symbol from standard (locally or community defined) symbolization scheme for portrayal.</w:t>
      </w:r>
    </w:p>
    <w:p w14:paraId="4F02D855" w14:textId="77777777" w:rsidR="003E0DCA" w:rsidRDefault="003E0DCA" w:rsidP="00D14AF0">
      <w:pPr>
        <w:autoSpaceDE w:val="0"/>
        <w:autoSpaceDN w:val="0"/>
        <w:adjustRightInd w:val="0"/>
        <w:spacing w:after="0" w:line="240" w:lineRule="atLeast"/>
        <w:rPr>
          <w:rFonts w:cs="Arial"/>
          <w:color w:val="000000"/>
          <w:lang w:val="en-CA"/>
        </w:rPr>
      </w:pPr>
    </w:p>
    <w:p w14:paraId="3B320341" w14:textId="21E6F2F2" w:rsidR="003E0DCA" w:rsidRDefault="003E0DCA" w:rsidP="00A12606">
      <w:pPr>
        <w:pStyle w:val="Titre4"/>
        <w:rPr>
          <w:lang w:val="en-CA"/>
        </w:rPr>
      </w:pPr>
      <w:proofErr w:type="gramStart"/>
      <w:r>
        <w:rPr>
          <w:lang w:val="en-CA"/>
        </w:rPr>
        <w:t>shape</w:t>
      </w:r>
      <w:proofErr w:type="gramEnd"/>
    </w:p>
    <w:p w14:paraId="08B3AE4E" w14:textId="77777777" w:rsidR="003E0DCA" w:rsidRDefault="003E0DCA" w:rsidP="00D14AF0">
      <w:pPr>
        <w:autoSpaceDE w:val="0"/>
        <w:autoSpaceDN w:val="0"/>
        <w:adjustRightInd w:val="0"/>
        <w:spacing w:after="0" w:line="240" w:lineRule="atLeast"/>
        <w:rPr>
          <w:rFonts w:cs="Arial"/>
          <w:color w:val="000000"/>
          <w:lang w:val="en-CA"/>
        </w:rPr>
      </w:pPr>
    </w:p>
    <w:p w14:paraId="61779888" w14:textId="57F48715"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lastRenderedPageBreak/>
        <w:t>The property shape</w:t>
      </w:r>
      <w:proofErr w:type="gramStart"/>
      <w:r>
        <w:rPr>
          <w:rFonts w:cs="Arial"/>
          <w:color w:val="000000"/>
          <w:lang w:val="en-CA"/>
        </w:rPr>
        <w:t>:GM</w:t>
      </w:r>
      <w:proofErr w:type="gramEnd"/>
      <w:r>
        <w:rPr>
          <w:rFonts w:cs="Arial"/>
          <w:color w:val="000000"/>
          <w:lang w:val="en-CA"/>
        </w:rPr>
        <w:t>_Object shall contain a g</w:t>
      </w:r>
      <w:r w:rsidRPr="003E0DCA">
        <w:rPr>
          <w:rFonts w:cs="Arial"/>
          <w:color w:val="000000"/>
          <w:lang w:val="en-CA"/>
        </w:rPr>
        <w:t>eometry defining the ex</w:t>
      </w:r>
      <w:r>
        <w:rPr>
          <w:rFonts w:cs="Arial"/>
          <w:color w:val="000000"/>
          <w:lang w:val="en-CA"/>
        </w:rPr>
        <w:t>tent of the contact feature.</w:t>
      </w:r>
    </w:p>
    <w:p w14:paraId="3402F326" w14:textId="77777777" w:rsidR="003E0DCA" w:rsidRDefault="003E0DCA" w:rsidP="00D14AF0">
      <w:pPr>
        <w:autoSpaceDE w:val="0"/>
        <w:autoSpaceDN w:val="0"/>
        <w:adjustRightInd w:val="0"/>
        <w:spacing w:after="0" w:line="240" w:lineRule="atLeast"/>
        <w:rPr>
          <w:rFonts w:cs="Arial"/>
          <w:color w:val="000000"/>
          <w:lang w:val="en-CA"/>
        </w:rPr>
      </w:pPr>
    </w:p>
    <w:p w14:paraId="491B4F8A" w14:textId="77777777" w:rsidR="00842AFF" w:rsidRDefault="00842AFF" w:rsidP="00842AFF">
      <w:pPr>
        <w:pStyle w:val="Titre4"/>
      </w:pPr>
      <w:r w:rsidRPr="004E3A57">
        <w:t>Any</w:t>
      </w:r>
    </w:p>
    <w:p w14:paraId="37C74F47" w14:textId="77777777" w:rsidR="00842AFF" w:rsidRDefault="00842AFF" w:rsidP="00842AFF"/>
    <w:p w14:paraId="74393114" w14:textId="77777777" w:rsidR="00842AFF" w:rsidRDefault="00842AFF" w:rsidP="00842AFF">
      <w:r>
        <w:t xml:space="preserve">A data provider can add an arbitrary number of extra properties, as long as the instance is conformant to GML Simple Feature Level 0. </w:t>
      </w:r>
    </w:p>
    <w:p w14:paraId="2052CDD1" w14:textId="77777777" w:rsidR="00842AFF" w:rsidRDefault="00842AFF" w:rsidP="00842AFF"/>
    <w:p w14:paraId="08DE6414" w14:textId="77777777" w:rsidR="00D14AF0" w:rsidRDefault="00D14AF0" w:rsidP="00D14AF0">
      <w:pPr>
        <w:pStyle w:val="Titre3"/>
        <w:rPr>
          <w:lang w:val="en-CA"/>
        </w:rPr>
      </w:pPr>
      <w:bookmarkStart w:id="340" w:name="BKM_DAD0F5C5_7ECC_4F46_8F23_D5FDAEC9FFF1"/>
      <w:bookmarkStart w:id="341" w:name="BKM_29C4138F_4CAD_4B96_B0DF_B91BA8041A62"/>
      <w:bookmarkStart w:id="342" w:name="BKM_6AE23AB8_B6A5_4B32_A803_62E099830E93"/>
      <w:bookmarkStart w:id="343" w:name="BKM_66D56F45_5196_424F_92CB_6CB6778933A2"/>
      <w:bookmarkStart w:id="344" w:name="BKM_B569925A_5C18_4226_AFA5_D6C44B29D688"/>
      <w:bookmarkStart w:id="345" w:name="BKM_20CF274F_94C7_43D3_9CCE_945071187259"/>
      <w:bookmarkStart w:id="346" w:name="BKM_64FA9120_8C79_470F_A4AB_510E7868EC43"/>
      <w:bookmarkStart w:id="347" w:name="BKM_2D4CA786_8199_42B1_BAEE_B9D15F83512C"/>
      <w:bookmarkStart w:id="348" w:name="BKM_E1914A18_F58F_4042_930D_7562E211135B"/>
      <w:bookmarkStart w:id="349" w:name="BKM_C97D1AD7_F437_45EE_9855_97FF220828AF"/>
      <w:bookmarkStart w:id="350" w:name="BKM_66E2F147_939A_42E7_9DA7_BB7F5E616224"/>
      <w:bookmarkStart w:id="351" w:name="BKM_7A6AD652_753B_433E_B947_78BAF8E8FFBB"/>
      <w:bookmarkStart w:id="352" w:name="BKM_D64DC56C_F70A_4224_BA0C_96AAF9B173C3"/>
      <w:bookmarkStart w:id="353" w:name="_Toc452643150"/>
      <w:bookmarkEnd w:id="340"/>
      <w:bookmarkEnd w:id="341"/>
      <w:bookmarkEnd w:id="342"/>
      <w:bookmarkEnd w:id="343"/>
      <w:bookmarkEnd w:id="344"/>
      <w:bookmarkEnd w:id="345"/>
      <w:bookmarkEnd w:id="346"/>
      <w:bookmarkEnd w:id="347"/>
      <w:bookmarkEnd w:id="348"/>
      <w:bookmarkEnd w:id="349"/>
      <w:bookmarkEnd w:id="350"/>
      <w:bookmarkEnd w:id="351"/>
      <w:bookmarkEnd w:id="352"/>
      <w:r w:rsidRPr="00D14AF0">
        <w:rPr>
          <w:lang w:val="en-CA"/>
        </w:rPr>
        <w:t>G</w:t>
      </w:r>
      <w:bookmarkStart w:id="354" w:name="BKM_F594CD9C_5617_46AE_9ABE_FE6C018DDEAF"/>
      <w:bookmarkEnd w:id="354"/>
      <w:r w:rsidRPr="00D14AF0">
        <w:rPr>
          <w:lang w:val="en-CA"/>
        </w:rPr>
        <w:t>eologicSpecimenView</w:t>
      </w:r>
      <w:bookmarkEnd w:id="353"/>
    </w:p>
    <w:p w14:paraId="56B204A4" w14:textId="77777777" w:rsidR="00D14AF0" w:rsidRDefault="00D14AF0" w:rsidP="00D14AF0">
      <w:pPr>
        <w:autoSpaceDE w:val="0"/>
        <w:autoSpaceDN w:val="0"/>
        <w:adjustRightInd w:val="0"/>
        <w:spacing w:after="0" w:line="240" w:lineRule="atLeast"/>
        <w:rPr>
          <w:rFonts w:cs="Arial"/>
          <w:color w:val="000000"/>
          <w:lang w:val="en-CA"/>
        </w:rPr>
      </w:pPr>
    </w:p>
    <w:p w14:paraId="0668FC52" w14:textId="484680E8" w:rsidR="00E426FD" w:rsidRDefault="00E426FD" w:rsidP="00E426FD">
      <w:pPr>
        <w:keepNext/>
        <w:autoSpaceDE w:val="0"/>
        <w:autoSpaceDN w:val="0"/>
        <w:adjustRightInd w:val="0"/>
        <w:spacing w:after="0" w:line="240" w:lineRule="atLeast"/>
        <w:rPr>
          <w:rFonts w:cs="Arial"/>
          <w:noProof/>
          <w:color w:val="000000"/>
          <w:lang w:val="en-CA" w:eastAsia="en-CA"/>
        </w:rPr>
      </w:pPr>
    </w:p>
    <w:p w14:paraId="4464E4F0" w14:textId="0A482C15" w:rsidR="00AB51A6" w:rsidRDefault="00F658C5" w:rsidP="00AB51A6">
      <w:pPr>
        <w:keepNext/>
        <w:autoSpaceDE w:val="0"/>
        <w:autoSpaceDN w:val="0"/>
        <w:adjustRightInd w:val="0"/>
        <w:spacing w:after="0" w:line="240" w:lineRule="atLeast"/>
      </w:pPr>
      <w:r>
        <w:rPr>
          <w:noProof/>
          <w:lang w:val="en-CA" w:eastAsia="en-CA"/>
        </w:rPr>
        <w:drawing>
          <wp:inline distT="0" distB="0" distL="0" distR="0" wp14:anchorId="2E1A9CE1" wp14:editId="40B21122">
            <wp:extent cx="2524125" cy="2686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24125" cy="2686050"/>
                    </a:xfrm>
                    <a:prstGeom prst="rect">
                      <a:avLst/>
                    </a:prstGeom>
                    <a:noFill/>
                    <a:ln>
                      <a:noFill/>
                    </a:ln>
                  </pic:spPr>
                </pic:pic>
              </a:graphicData>
            </a:graphic>
          </wp:inline>
        </w:drawing>
      </w:r>
    </w:p>
    <w:p w14:paraId="25C04D0B" w14:textId="09C3CF29" w:rsidR="00AB51A6" w:rsidRDefault="00AB51A6" w:rsidP="00A12606">
      <w:pPr>
        <w:pStyle w:val="Lgende"/>
      </w:pPr>
      <w:r>
        <w:t xml:space="preserve">Figure </w:t>
      </w:r>
      <w:r>
        <w:fldChar w:fldCharType="begin"/>
      </w:r>
      <w:r>
        <w:instrText xml:space="preserve"> SEQ Figure \* ARABIC </w:instrText>
      </w:r>
      <w:r>
        <w:fldChar w:fldCharType="separate"/>
      </w:r>
      <w:r w:rsidR="00F02ED9">
        <w:rPr>
          <w:noProof/>
        </w:rPr>
        <w:t>15</w:t>
      </w:r>
      <w:r>
        <w:fldChar w:fldCharType="end"/>
      </w:r>
      <w:r>
        <w:t xml:space="preserve"> </w:t>
      </w:r>
      <w:r w:rsidRPr="00EB2E1E">
        <w:t xml:space="preserve"> GeologicSpecimenView </w:t>
      </w:r>
      <w:r w:rsidR="00BF2A41">
        <w:t>feature type.</w:t>
      </w:r>
    </w:p>
    <w:p w14:paraId="372D07A2" w14:textId="77777777" w:rsidR="00E426FD" w:rsidRDefault="00E426FD" w:rsidP="00D14AF0">
      <w:pPr>
        <w:autoSpaceDE w:val="0"/>
        <w:autoSpaceDN w:val="0"/>
        <w:adjustRightInd w:val="0"/>
        <w:spacing w:after="0" w:line="240" w:lineRule="atLeast"/>
        <w:rPr>
          <w:rFonts w:cs="Arial"/>
          <w:color w:val="000000"/>
          <w:lang w:val="en-CA"/>
        </w:rPr>
      </w:pPr>
    </w:p>
    <w:p w14:paraId="558AB37B" w14:textId="6DAF5FD6" w:rsidR="00D14AF0" w:rsidRPr="00D14AF0" w:rsidRDefault="009367C4" w:rsidP="00D14AF0">
      <w:pPr>
        <w:autoSpaceDE w:val="0"/>
        <w:autoSpaceDN w:val="0"/>
        <w:adjustRightInd w:val="0"/>
        <w:spacing w:after="0" w:line="240" w:lineRule="atLeast"/>
        <w:rPr>
          <w:rFonts w:cs="Arial"/>
          <w:color w:val="000000"/>
          <w:lang w:val="en-CA"/>
        </w:rPr>
      </w:pPr>
      <w:r>
        <w:rPr>
          <w:rFonts w:cs="Arial"/>
          <w:color w:val="000000"/>
          <w:lang w:val="en-CA"/>
        </w:rPr>
        <w:t>GeologicSpecimenView is a</w:t>
      </w:r>
      <w:r w:rsidR="00D14AF0" w:rsidRPr="00D14AF0">
        <w:rPr>
          <w:rFonts w:cs="Arial"/>
          <w:color w:val="000000"/>
          <w:lang w:val="en-CA"/>
        </w:rPr>
        <w:t xml:space="preserve">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5146986" w14:textId="77777777" w:rsidR="00D14AF0" w:rsidRDefault="00D14AF0" w:rsidP="00D14AF0">
      <w:pPr>
        <w:autoSpaceDE w:val="0"/>
        <w:autoSpaceDN w:val="0"/>
        <w:adjustRightInd w:val="0"/>
        <w:spacing w:after="0" w:line="240" w:lineRule="atLeast"/>
        <w:rPr>
          <w:rFonts w:cs="Arial"/>
          <w:color w:val="000000"/>
          <w:lang w:val="en-CA"/>
        </w:rPr>
      </w:pPr>
    </w:p>
    <w:p w14:paraId="32987827" w14:textId="0519F3E0" w:rsidR="0035723F" w:rsidRDefault="0035723F" w:rsidP="0035723F">
      <w:pPr>
        <w:pStyle w:val="Titre4"/>
        <w:rPr>
          <w:lang w:val="en-CA"/>
        </w:rPr>
      </w:pPr>
      <w:r>
        <w:rPr>
          <w:lang w:val="en-CA"/>
        </w:rPr>
        <w:t>Mapping</w:t>
      </w:r>
    </w:p>
    <w:p w14:paraId="1E462C30" w14:textId="77777777" w:rsidR="0035723F" w:rsidRDefault="0035723F" w:rsidP="00D14AF0">
      <w:pPr>
        <w:autoSpaceDE w:val="0"/>
        <w:autoSpaceDN w:val="0"/>
        <w:adjustRightInd w:val="0"/>
        <w:spacing w:after="0" w:line="240" w:lineRule="atLeast"/>
        <w:rPr>
          <w:rFonts w:cs="Arial"/>
          <w:color w:val="000000"/>
          <w:lang w:val="en-CA"/>
        </w:rPr>
      </w:pPr>
    </w:p>
    <w:tbl>
      <w:tblPr>
        <w:tblStyle w:val="Ombrageclair"/>
        <w:tblW w:w="5000" w:type="pct"/>
        <w:tblLayout w:type="fixed"/>
        <w:tblLook w:val="04A0" w:firstRow="1" w:lastRow="0" w:firstColumn="1" w:lastColumn="0" w:noHBand="0" w:noVBand="1"/>
      </w:tblPr>
      <w:tblGrid>
        <w:gridCol w:w="2093"/>
        <w:gridCol w:w="6763"/>
      </w:tblGrid>
      <w:tr w:rsidR="0035723F" w:rsidRPr="00A568F4" w14:paraId="36F1521C" w14:textId="77777777" w:rsidTr="00A568F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tcPr>
          <w:p w14:paraId="4B757F5F" w14:textId="62E7DF00" w:rsidR="0035723F" w:rsidRPr="00A568F4" w:rsidRDefault="0035723F" w:rsidP="0035723F">
            <w:pPr>
              <w:spacing w:after="0"/>
              <w:rPr>
                <w:rFonts w:ascii="Consolas" w:hAnsi="Consolas" w:cs="Consolas"/>
                <w:sz w:val="18"/>
                <w:szCs w:val="18"/>
                <w:lang w:val="en-CA" w:eastAsia="en-CA"/>
              </w:rPr>
            </w:pPr>
            <w:r w:rsidRPr="00A568F4">
              <w:rPr>
                <w:rFonts w:ascii="Consolas" w:hAnsi="Consolas" w:cs="Consolas"/>
                <w:sz w:val="18"/>
                <w:szCs w:val="18"/>
                <w:lang w:val="en-CA" w:eastAsia="en-CA"/>
              </w:rPr>
              <w:t>Property</w:t>
            </w:r>
          </w:p>
        </w:tc>
        <w:tc>
          <w:tcPr>
            <w:tcW w:w="6763" w:type="dxa"/>
          </w:tcPr>
          <w:p w14:paraId="75A430CE" w14:textId="7462F33D" w:rsidR="0035723F" w:rsidRPr="00A568F4" w:rsidRDefault="0035723F" w:rsidP="0035723F">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A568F4">
              <w:rPr>
                <w:rFonts w:ascii="Consolas" w:hAnsi="Consolas" w:cs="Consolas"/>
                <w:sz w:val="18"/>
                <w:szCs w:val="18"/>
                <w:lang w:val="en-CA" w:eastAsia="en-CA"/>
              </w:rPr>
              <w:t>Mapping from SF_Specimen</w:t>
            </w:r>
          </w:p>
        </w:tc>
      </w:tr>
      <w:tr w:rsidR="0035723F" w:rsidRPr="0035723F" w14:paraId="4887B5C4" w14:textId="77777777" w:rsidTr="00A568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08A42FDA" w14:textId="77777777" w:rsidR="0035723F" w:rsidRPr="0035723F" w:rsidRDefault="0035723F" w:rsidP="0035723F">
            <w:pPr>
              <w:spacing w:after="0"/>
              <w:rPr>
                <w:rFonts w:ascii="Consolas" w:hAnsi="Consolas" w:cs="Consolas"/>
                <w:sz w:val="18"/>
                <w:szCs w:val="18"/>
                <w:lang w:val="en-CA" w:eastAsia="en-CA"/>
              </w:rPr>
            </w:pPr>
            <w:r w:rsidRPr="0035723F">
              <w:rPr>
                <w:rFonts w:ascii="Consolas" w:hAnsi="Consolas" w:cs="Consolas"/>
                <w:sz w:val="18"/>
                <w:szCs w:val="18"/>
                <w:lang w:val="en-CA" w:eastAsia="en-CA"/>
              </w:rPr>
              <w:t>identifier</w:t>
            </w:r>
          </w:p>
        </w:tc>
        <w:tc>
          <w:tcPr>
            <w:tcW w:w="6763" w:type="dxa"/>
            <w:hideMark/>
          </w:tcPr>
          <w:p w14:paraId="1DCC7A97" w14:textId="77777777" w:rsidR="0035723F" w:rsidRPr="0035723F" w:rsidRDefault="0035723F" w:rsidP="0035723F">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identifier</w:t>
            </w:r>
          </w:p>
        </w:tc>
      </w:tr>
      <w:tr w:rsidR="0035723F" w:rsidRPr="0035723F" w14:paraId="763D6D07" w14:textId="77777777" w:rsidTr="00A568F4">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195501EA" w14:textId="77777777" w:rsidR="0035723F" w:rsidRPr="0035723F" w:rsidRDefault="0035723F" w:rsidP="0035723F">
            <w:pPr>
              <w:spacing w:after="0"/>
              <w:rPr>
                <w:rFonts w:ascii="Consolas" w:hAnsi="Consolas" w:cs="Consolas"/>
                <w:sz w:val="18"/>
                <w:szCs w:val="18"/>
                <w:lang w:val="en-CA" w:eastAsia="en-CA"/>
              </w:rPr>
            </w:pPr>
            <w:r w:rsidRPr="0035723F">
              <w:rPr>
                <w:rFonts w:ascii="Consolas" w:hAnsi="Consolas" w:cs="Consolas"/>
                <w:sz w:val="18"/>
                <w:szCs w:val="18"/>
                <w:lang w:val="en-CA" w:eastAsia="en-CA"/>
              </w:rPr>
              <w:t>label</w:t>
            </w:r>
          </w:p>
        </w:tc>
        <w:tc>
          <w:tcPr>
            <w:tcW w:w="6763" w:type="dxa"/>
            <w:hideMark/>
          </w:tcPr>
          <w:p w14:paraId="6D371C16" w14:textId="0233DA6E" w:rsidR="0035723F" w:rsidRPr="0035723F" w:rsidRDefault="00A568F4" w:rsidP="0035723F">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n</w:t>
            </w:r>
            <w:r w:rsidR="0035723F" w:rsidRPr="0035723F">
              <w:rPr>
                <w:rFonts w:ascii="Consolas" w:hAnsi="Consolas" w:cs="Consolas"/>
                <w:sz w:val="18"/>
                <w:szCs w:val="18"/>
                <w:lang w:val="en-CA" w:eastAsia="en-CA"/>
              </w:rPr>
              <w:t>ame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35723F" w:rsidRPr="0035723F" w14:paraId="2915D63D" w14:textId="77777777" w:rsidTr="00A568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2D8C9B1B" w14:textId="77777777" w:rsidR="0035723F" w:rsidRPr="0035723F" w:rsidRDefault="0035723F" w:rsidP="0035723F">
            <w:pPr>
              <w:spacing w:after="0"/>
              <w:rPr>
                <w:rFonts w:ascii="Consolas" w:hAnsi="Consolas" w:cs="Consolas"/>
                <w:sz w:val="18"/>
                <w:szCs w:val="18"/>
                <w:lang w:val="en-CA" w:eastAsia="en-CA"/>
              </w:rPr>
            </w:pPr>
            <w:r w:rsidRPr="0035723F">
              <w:rPr>
                <w:rFonts w:ascii="Consolas" w:hAnsi="Consolas" w:cs="Consolas"/>
                <w:sz w:val="18"/>
                <w:szCs w:val="18"/>
                <w:lang w:val="en-CA" w:eastAsia="en-CA"/>
              </w:rPr>
              <w:lastRenderedPageBreak/>
              <w:t>description</w:t>
            </w:r>
          </w:p>
        </w:tc>
        <w:tc>
          <w:tcPr>
            <w:tcW w:w="6763" w:type="dxa"/>
            <w:hideMark/>
          </w:tcPr>
          <w:p w14:paraId="06273480" w14:textId="77777777" w:rsidR="0035723F" w:rsidRPr="0035723F" w:rsidRDefault="0035723F" w:rsidP="0035723F">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description</w:t>
            </w:r>
          </w:p>
        </w:tc>
      </w:tr>
      <w:tr w:rsidR="0035723F" w:rsidRPr="0035723F" w14:paraId="5703657B" w14:textId="77777777" w:rsidTr="00A568F4">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45C89D6E" w14:textId="77777777" w:rsidR="0035723F" w:rsidRPr="0035723F" w:rsidRDefault="0035723F" w:rsidP="0035723F">
            <w:pPr>
              <w:spacing w:after="0"/>
              <w:rPr>
                <w:rFonts w:ascii="Consolas" w:hAnsi="Consolas" w:cs="Consolas"/>
                <w:sz w:val="18"/>
                <w:szCs w:val="18"/>
                <w:lang w:val="en-CA" w:eastAsia="en-CA"/>
              </w:rPr>
            </w:pPr>
            <w:r w:rsidRPr="0035723F">
              <w:rPr>
                <w:rFonts w:ascii="Consolas" w:hAnsi="Consolas" w:cs="Consolas"/>
                <w:sz w:val="18"/>
                <w:szCs w:val="18"/>
                <w:lang w:val="en-CA" w:eastAsia="en-CA"/>
              </w:rPr>
              <w:t>specimenType</w:t>
            </w:r>
          </w:p>
        </w:tc>
        <w:tc>
          <w:tcPr>
            <w:tcW w:w="6763" w:type="dxa"/>
            <w:hideMark/>
          </w:tcPr>
          <w:p w14:paraId="3C4C5270" w14:textId="14B854BB" w:rsidR="0035723F" w:rsidRPr="0035723F" w:rsidRDefault="0035723F" w:rsidP="0035723F">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specimenType</w:t>
            </w:r>
            <w:r w:rsidR="00A568F4">
              <w:rPr>
                <w:rFonts w:ascii="Consolas" w:hAnsi="Consolas" w:cs="Consolas"/>
                <w:sz w:val="18"/>
                <w:szCs w:val="18"/>
                <w:lang w:val="en-CA" w:eastAsia="en-CA"/>
              </w:rPr>
              <w:t xml:space="preserve"> </w:t>
            </w:r>
            <w:r w:rsidR="00A568F4" w:rsidRPr="00ED1DE6">
              <w:rPr>
                <w:rFonts w:ascii="Consolas" w:hAnsi="Consolas" w:cs="Consolas"/>
                <w:sz w:val="18"/>
                <w:szCs w:val="18"/>
                <w:vertAlign w:val="superscript"/>
              </w:rPr>
              <w:t>2</w:t>
            </w:r>
          </w:p>
        </w:tc>
      </w:tr>
      <w:tr w:rsidR="0035723F" w:rsidRPr="0035723F" w14:paraId="47475F2D" w14:textId="77777777" w:rsidTr="00A568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385914DF" w14:textId="77777777" w:rsidR="0035723F" w:rsidRPr="0035723F" w:rsidRDefault="0035723F" w:rsidP="0035723F">
            <w:pPr>
              <w:spacing w:after="0"/>
              <w:rPr>
                <w:rFonts w:ascii="Consolas" w:hAnsi="Consolas" w:cs="Consolas"/>
                <w:sz w:val="18"/>
                <w:szCs w:val="18"/>
                <w:lang w:val="en-CA" w:eastAsia="en-CA"/>
              </w:rPr>
            </w:pPr>
            <w:r w:rsidRPr="0035723F">
              <w:rPr>
                <w:rFonts w:ascii="Consolas" w:hAnsi="Consolas" w:cs="Consolas"/>
                <w:sz w:val="18"/>
                <w:szCs w:val="18"/>
                <w:lang w:val="en-CA" w:eastAsia="en-CA"/>
              </w:rPr>
              <w:t>materialClass</w:t>
            </w:r>
          </w:p>
        </w:tc>
        <w:tc>
          <w:tcPr>
            <w:tcW w:w="6763" w:type="dxa"/>
            <w:hideMark/>
          </w:tcPr>
          <w:p w14:paraId="4C828C26" w14:textId="0B3595A8" w:rsidR="0035723F" w:rsidRPr="0035723F" w:rsidRDefault="0035723F" w:rsidP="0035723F">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materialClass</w:t>
            </w:r>
            <w:r w:rsidR="00A568F4">
              <w:rPr>
                <w:rFonts w:ascii="Consolas" w:hAnsi="Consolas" w:cs="Consolas"/>
                <w:sz w:val="18"/>
                <w:szCs w:val="18"/>
                <w:lang w:val="en-CA" w:eastAsia="en-CA"/>
              </w:rPr>
              <w:t xml:space="preserve"> </w:t>
            </w:r>
            <w:r w:rsidR="00A568F4" w:rsidRPr="00ED1DE6">
              <w:rPr>
                <w:rFonts w:ascii="Consolas" w:hAnsi="Consolas" w:cs="Consolas"/>
                <w:sz w:val="18"/>
                <w:szCs w:val="18"/>
                <w:vertAlign w:val="superscript"/>
              </w:rPr>
              <w:t>2</w:t>
            </w:r>
          </w:p>
        </w:tc>
      </w:tr>
      <w:tr w:rsidR="0035723F" w:rsidRPr="0035723F" w14:paraId="37DAC2E9" w14:textId="77777777" w:rsidTr="00A568F4">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181B253B" w14:textId="77777777" w:rsidR="0035723F" w:rsidRPr="0035723F" w:rsidRDefault="0035723F" w:rsidP="0035723F">
            <w:pPr>
              <w:spacing w:after="0"/>
              <w:rPr>
                <w:rFonts w:ascii="Consolas" w:hAnsi="Consolas" w:cs="Consolas"/>
                <w:sz w:val="18"/>
                <w:szCs w:val="18"/>
                <w:lang w:val="en-CA" w:eastAsia="en-CA"/>
              </w:rPr>
            </w:pPr>
            <w:r w:rsidRPr="0035723F">
              <w:rPr>
                <w:rFonts w:ascii="Consolas" w:hAnsi="Consolas" w:cs="Consolas"/>
                <w:sz w:val="18"/>
                <w:szCs w:val="18"/>
                <w:lang w:val="en-CA" w:eastAsia="en-CA"/>
              </w:rPr>
              <w:t>positionalAccuracy</w:t>
            </w:r>
          </w:p>
        </w:tc>
        <w:tc>
          <w:tcPr>
            <w:tcW w:w="6763" w:type="dxa"/>
            <w:hideMark/>
          </w:tcPr>
          <w:p w14:paraId="647000C7" w14:textId="4F5C9AD7" w:rsidR="0035723F" w:rsidRPr="0035723F" w:rsidRDefault="0035723F" w:rsidP="0035723F">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color w:val="FF0000"/>
                <w:sz w:val="18"/>
                <w:szCs w:val="18"/>
                <w:lang w:val="en-CA" w:eastAsia="en-CA"/>
              </w:rPr>
            </w:pPr>
            <w:r w:rsidRPr="0035723F">
              <w:rPr>
                <w:rFonts w:ascii="Consolas" w:hAnsi="Consolas" w:cs="Consolas"/>
                <w:color w:val="auto"/>
                <w:sz w:val="18"/>
                <w:szCs w:val="18"/>
                <w:lang w:val="en-CA" w:eastAsia="en-CA"/>
              </w:rPr>
              <w:t>metadataProperty:(…):DQ_PositionalAccuracy</w:t>
            </w:r>
            <w:r w:rsidR="004A7DAE">
              <w:rPr>
                <w:rFonts w:ascii="Consolas" w:hAnsi="Consolas" w:cs="Consolas"/>
                <w:color w:val="auto"/>
                <w:sz w:val="18"/>
                <w:szCs w:val="18"/>
                <w:lang w:val="en-CA" w:eastAsia="en-CA"/>
              </w:rPr>
              <w:t xml:space="preserve"> </w:t>
            </w:r>
            <w:r w:rsidR="004A7DAE" w:rsidRPr="00ED1DE6">
              <w:rPr>
                <w:rFonts w:ascii="Consolas" w:hAnsi="Consolas" w:cs="Consolas"/>
                <w:sz w:val="18"/>
                <w:szCs w:val="18"/>
                <w:vertAlign w:val="superscript"/>
              </w:rPr>
              <w:t>1</w:t>
            </w:r>
          </w:p>
        </w:tc>
      </w:tr>
      <w:tr w:rsidR="0035723F" w:rsidRPr="0035723F" w14:paraId="269265E8" w14:textId="77777777" w:rsidTr="00A568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5E743EB5" w14:textId="77777777" w:rsidR="0035723F" w:rsidRPr="0035723F" w:rsidRDefault="0035723F" w:rsidP="0035723F">
            <w:pPr>
              <w:spacing w:after="0"/>
              <w:rPr>
                <w:rFonts w:ascii="Consolas" w:hAnsi="Consolas" w:cs="Consolas"/>
                <w:sz w:val="18"/>
                <w:szCs w:val="18"/>
                <w:lang w:val="en-CA" w:eastAsia="en-CA"/>
              </w:rPr>
            </w:pPr>
            <w:r w:rsidRPr="0035723F">
              <w:rPr>
                <w:rFonts w:ascii="Consolas" w:hAnsi="Consolas" w:cs="Consolas"/>
                <w:sz w:val="18"/>
                <w:szCs w:val="18"/>
                <w:lang w:val="en-CA" w:eastAsia="en-CA"/>
              </w:rPr>
              <w:t>samplingTime</w:t>
            </w:r>
          </w:p>
        </w:tc>
        <w:tc>
          <w:tcPr>
            <w:tcW w:w="6763" w:type="dxa"/>
            <w:hideMark/>
          </w:tcPr>
          <w:p w14:paraId="2C968C55" w14:textId="77777777" w:rsidR="0035723F" w:rsidRPr="0035723F" w:rsidRDefault="0035723F" w:rsidP="0035723F">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samplingTime:TM_Instant::position</w:t>
            </w:r>
          </w:p>
        </w:tc>
      </w:tr>
      <w:tr w:rsidR="0035723F" w:rsidRPr="0035723F" w14:paraId="7A57A685" w14:textId="77777777" w:rsidTr="00A568F4">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595C44A1" w14:textId="77777777" w:rsidR="0035723F" w:rsidRPr="0035723F" w:rsidRDefault="0035723F" w:rsidP="0035723F">
            <w:pPr>
              <w:spacing w:after="0"/>
              <w:rPr>
                <w:rFonts w:ascii="Consolas" w:hAnsi="Consolas" w:cs="Consolas"/>
                <w:sz w:val="18"/>
                <w:szCs w:val="18"/>
                <w:lang w:val="en-CA" w:eastAsia="en-CA"/>
              </w:rPr>
            </w:pPr>
            <w:r w:rsidRPr="0035723F">
              <w:rPr>
                <w:rFonts w:ascii="Consolas" w:hAnsi="Consolas" w:cs="Consolas"/>
                <w:sz w:val="18"/>
                <w:szCs w:val="18"/>
                <w:lang w:val="en-CA" w:eastAsia="en-CA"/>
              </w:rPr>
              <w:t>samplingMethod</w:t>
            </w:r>
          </w:p>
        </w:tc>
        <w:tc>
          <w:tcPr>
            <w:tcW w:w="6763" w:type="dxa"/>
            <w:hideMark/>
          </w:tcPr>
          <w:p w14:paraId="43C1BC0A" w14:textId="3E8B8BF1" w:rsidR="0035723F" w:rsidRPr="0035723F" w:rsidRDefault="0035723F" w:rsidP="0035723F">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samplingMethod</w:t>
            </w:r>
            <w:r w:rsidR="00A568F4">
              <w:rPr>
                <w:rFonts w:ascii="Consolas" w:hAnsi="Consolas" w:cs="Consolas"/>
                <w:sz w:val="18"/>
                <w:szCs w:val="18"/>
                <w:lang w:val="en-CA" w:eastAsia="en-CA"/>
              </w:rPr>
              <w:t xml:space="preserve"> </w:t>
            </w:r>
            <w:r w:rsidR="004A7DAE" w:rsidRPr="00ED1DE6">
              <w:rPr>
                <w:rFonts w:ascii="Consolas" w:hAnsi="Consolas" w:cs="Consolas"/>
                <w:sz w:val="18"/>
                <w:szCs w:val="18"/>
                <w:vertAlign w:val="superscript"/>
              </w:rPr>
              <w:t>1</w:t>
            </w:r>
            <w:r w:rsidR="004A7DAE">
              <w:rPr>
                <w:rFonts w:ascii="Consolas" w:hAnsi="Consolas" w:cs="Consolas"/>
                <w:sz w:val="18"/>
                <w:szCs w:val="18"/>
                <w:vertAlign w:val="superscript"/>
              </w:rPr>
              <w:t xml:space="preserve"> </w:t>
            </w:r>
            <w:r w:rsidR="00A568F4" w:rsidRPr="00ED1DE6">
              <w:rPr>
                <w:rFonts w:ascii="Consolas" w:hAnsi="Consolas" w:cs="Consolas"/>
                <w:sz w:val="18"/>
                <w:szCs w:val="18"/>
                <w:vertAlign w:val="superscript"/>
              </w:rPr>
              <w:t>2</w:t>
            </w:r>
          </w:p>
        </w:tc>
      </w:tr>
      <w:tr w:rsidR="0035723F" w:rsidRPr="005E40C6" w14:paraId="701161CD" w14:textId="77777777" w:rsidTr="00A568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0F9C22D2" w14:textId="77777777" w:rsidR="0035723F" w:rsidRPr="0035723F" w:rsidRDefault="0035723F" w:rsidP="0035723F">
            <w:pPr>
              <w:spacing w:after="0"/>
              <w:rPr>
                <w:rFonts w:ascii="Consolas" w:hAnsi="Consolas" w:cs="Consolas"/>
                <w:sz w:val="18"/>
                <w:szCs w:val="18"/>
                <w:lang w:val="en-CA" w:eastAsia="en-CA"/>
              </w:rPr>
            </w:pPr>
            <w:r w:rsidRPr="0035723F">
              <w:rPr>
                <w:rFonts w:ascii="Consolas" w:hAnsi="Consolas" w:cs="Consolas"/>
                <w:sz w:val="18"/>
                <w:szCs w:val="18"/>
                <w:lang w:val="en-CA" w:eastAsia="en-CA"/>
              </w:rPr>
              <w:t>currentLocation</w:t>
            </w:r>
          </w:p>
        </w:tc>
        <w:tc>
          <w:tcPr>
            <w:tcW w:w="6763" w:type="dxa"/>
            <w:hideMark/>
          </w:tcPr>
          <w:p w14:paraId="73F09858" w14:textId="77777777" w:rsidR="0035723F" w:rsidRPr="0035723F" w:rsidRDefault="0035723F" w:rsidP="0035723F">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fr-CA" w:eastAsia="en-CA"/>
              </w:rPr>
            </w:pPr>
            <w:r w:rsidRPr="0035723F">
              <w:rPr>
                <w:rFonts w:ascii="Consolas" w:hAnsi="Consolas" w:cs="Consolas"/>
                <w:sz w:val="18"/>
                <w:szCs w:val="18"/>
                <w:lang w:val="fr-CA" w:eastAsia="en-CA"/>
              </w:rPr>
              <w:t>currentLocation:EX_GeographicDescription</w:t>
            </w:r>
            <w:proofErr w:type="gramStart"/>
            <w:r w:rsidRPr="0035723F">
              <w:rPr>
                <w:rFonts w:ascii="Consolas" w:hAnsi="Consolas" w:cs="Consolas"/>
                <w:sz w:val="18"/>
                <w:szCs w:val="18"/>
                <w:lang w:val="fr-CA" w:eastAsia="en-CA"/>
              </w:rPr>
              <w:t>::geographicIdentifier:MD</w:t>
            </w:r>
            <w:proofErr w:type="gramEnd"/>
            <w:r w:rsidRPr="0035723F">
              <w:rPr>
                <w:rFonts w:ascii="Consolas" w:hAnsi="Consolas" w:cs="Consolas"/>
                <w:sz w:val="18"/>
                <w:szCs w:val="18"/>
                <w:lang w:val="fr-CA" w:eastAsia="en-CA"/>
              </w:rPr>
              <w:t>_Identifier::code</w:t>
            </w:r>
          </w:p>
        </w:tc>
      </w:tr>
      <w:tr w:rsidR="0035723F" w:rsidRPr="0035723F" w14:paraId="73D6E318" w14:textId="77777777" w:rsidTr="00A568F4">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65E1DCA6" w14:textId="77777777" w:rsidR="0035723F" w:rsidRPr="0035723F" w:rsidRDefault="0035723F" w:rsidP="0035723F">
            <w:pPr>
              <w:spacing w:after="0"/>
              <w:rPr>
                <w:rFonts w:ascii="Consolas" w:hAnsi="Consolas" w:cs="Consolas"/>
                <w:sz w:val="18"/>
                <w:szCs w:val="18"/>
                <w:lang w:val="en-CA" w:eastAsia="en-CA"/>
              </w:rPr>
            </w:pPr>
            <w:r w:rsidRPr="0035723F">
              <w:rPr>
                <w:rFonts w:ascii="Consolas" w:hAnsi="Consolas" w:cs="Consolas"/>
                <w:sz w:val="18"/>
                <w:szCs w:val="18"/>
                <w:lang w:val="en-CA" w:eastAsia="en-CA"/>
              </w:rPr>
              <w:t>source</w:t>
            </w:r>
          </w:p>
        </w:tc>
        <w:tc>
          <w:tcPr>
            <w:tcW w:w="6763" w:type="dxa"/>
            <w:hideMark/>
          </w:tcPr>
          <w:p w14:paraId="24DAAACB" w14:textId="77777777" w:rsidR="0035723F" w:rsidRPr="0035723F" w:rsidRDefault="0035723F" w:rsidP="0035723F">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color w:val="FF0000"/>
                <w:sz w:val="18"/>
                <w:szCs w:val="18"/>
                <w:lang w:val="en-CA" w:eastAsia="en-CA"/>
              </w:rPr>
            </w:pPr>
            <w:r w:rsidRPr="0035723F">
              <w:rPr>
                <w:rFonts w:ascii="Consolas" w:hAnsi="Consolas" w:cs="Consolas"/>
                <w:color w:val="auto"/>
                <w:sz w:val="18"/>
                <w:szCs w:val="18"/>
                <w:lang w:val="en-CA" w:eastAsia="en-CA"/>
              </w:rPr>
              <w:t>specification:GeologicUnit::metaDataProperty:(…):CI_Citation</w:t>
            </w:r>
          </w:p>
        </w:tc>
      </w:tr>
      <w:tr w:rsidR="0035723F" w:rsidRPr="0035723F" w14:paraId="19C5DEA8" w14:textId="77777777" w:rsidTr="00A568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15D2F626" w14:textId="77777777" w:rsidR="0035723F" w:rsidRPr="0035723F" w:rsidRDefault="0035723F" w:rsidP="0035723F">
            <w:pPr>
              <w:spacing w:after="0"/>
              <w:rPr>
                <w:rFonts w:ascii="Consolas" w:hAnsi="Consolas" w:cs="Consolas"/>
                <w:sz w:val="18"/>
                <w:szCs w:val="18"/>
                <w:lang w:val="en-CA" w:eastAsia="en-CA"/>
              </w:rPr>
            </w:pPr>
            <w:r w:rsidRPr="0035723F">
              <w:rPr>
                <w:rFonts w:ascii="Consolas" w:hAnsi="Consolas" w:cs="Consolas"/>
                <w:sz w:val="18"/>
                <w:szCs w:val="18"/>
                <w:lang w:val="en-CA" w:eastAsia="en-CA"/>
              </w:rPr>
              <w:t>specimenType_uri</w:t>
            </w:r>
          </w:p>
        </w:tc>
        <w:tc>
          <w:tcPr>
            <w:tcW w:w="6763" w:type="dxa"/>
            <w:hideMark/>
          </w:tcPr>
          <w:p w14:paraId="5939CEF8" w14:textId="59BEF53B" w:rsidR="0035723F" w:rsidRPr="0035723F" w:rsidRDefault="0035723F" w:rsidP="0035723F">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specimentType</w:t>
            </w:r>
            <w:r w:rsidR="00A568F4">
              <w:rPr>
                <w:rFonts w:ascii="Consolas" w:hAnsi="Consolas" w:cs="Consolas"/>
                <w:sz w:val="18"/>
                <w:szCs w:val="18"/>
                <w:lang w:val="en-CA" w:eastAsia="en-CA"/>
              </w:rPr>
              <w:t xml:space="preserve"> </w:t>
            </w:r>
            <w:r w:rsidR="00A568F4" w:rsidRPr="00ED1DE6">
              <w:rPr>
                <w:rFonts w:ascii="Consolas" w:hAnsi="Consolas" w:cs="Consolas"/>
                <w:sz w:val="18"/>
                <w:szCs w:val="18"/>
                <w:vertAlign w:val="superscript"/>
              </w:rPr>
              <w:t>3</w:t>
            </w:r>
          </w:p>
        </w:tc>
      </w:tr>
      <w:tr w:rsidR="0035723F" w:rsidRPr="0035723F" w14:paraId="0D11F20C" w14:textId="77777777" w:rsidTr="00A568F4">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56FB8F59" w14:textId="77777777" w:rsidR="0035723F" w:rsidRPr="0035723F" w:rsidRDefault="0035723F" w:rsidP="0035723F">
            <w:pPr>
              <w:spacing w:after="0"/>
              <w:rPr>
                <w:rFonts w:ascii="Consolas" w:hAnsi="Consolas" w:cs="Consolas"/>
                <w:sz w:val="18"/>
                <w:szCs w:val="18"/>
                <w:lang w:val="en-CA" w:eastAsia="en-CA"/>
              </w:rPr>
            </w:pPr>
            <w:r w:rsidRPr="0035723F">
              <w:rPr>
                <w:rFonts w:ascii="Consolas" w:hAnsi="Consolas" w:cs="Consolas"/>
                <w:sz w:val="18"/>
                <w:szCs w:val="18"/>
                <w:lang w:val="en-CA" w:eastAsia="en-CA"/>
              </w:rPr>
              <w:t>materialClass_uri</w:t>
            </w:r>
          </w:p>
        </w:tc>
        <w:tc>
          <w:tcPr>
            <w:tcW w:w="6763" w:type="dxa"/>
            <w:hideMark/>
          </w:tcPr>
          <w:p w14:paraId="0BB72BA4" w14:textId="6B7A8625" w:rsidR="0035723F" w:rsidRPr="0035723F" w:rsidRDefault="0035723F" w:rsidP="0035723F">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materialClass</w:t>
            </w:r>
            <w:r w:rsidR="00A568F4">
              <w:rPr>
                <w:rFonts w:ascii="Consolas" w:hAnsi="Consolas" w:cs="Consolas"/>
                <w:sz w:val="18"/>
                <w:szCs w:val="18"/>
                <w:lang w:val="en-CA" w:eastAsia="en-CA"/>
              </w:rPr>
              <w:t xml:space="preserve"> </w:t>
            </w:r>
            <w:r w:rsidR="00A568F4" w:rsidRPr="00ED1DE6">
              <w:rPr>
                <w:rFonts w:ascii="Consolas" w:hAnsi="Consolas" w:cs="Consolas"/>
                <w:sz w:val="18"/>
                <w:szCs w:val="18"/>
                <w:vertAlign w:val="superscript"/>
              </w:rPr>
              <w:t>3</w:t>
            </w:r>
          </w:p>
        </w:tc>
      </w:tr>
      <w:tr w:rsidR="0035723F" w:rsidRPr="0035723F" w14:paraId="687DCA50" w14:textId="77777777" w:rsidTr="00A568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047F6412" w14:textId="77777777" w:rsidR="0035723F" w:rsidRPr="0035723F" w:rsidRDefault="0035723F" w:rsidP="0035723F">
            <w:pPr>
              <w:spacing w:after="0"/>
              <w:rPr>
                <w:rFonts w:ascii="Consolas" w:hAnsi="Consolas" w:cs="Consolas"/>
                <w:sz w:val="18"/>
                <w:szCs w:val="18"/>
                <w:lang w:val="en-CA" w:eastAsia="en-CA"/>
              </w:rPr>
            </w:pPr>
            <w:r w:rsidRPr="0035723F">
              <w:rPr>
                <w:rFonts w:ascii="Consolas" w:hAnsi="Consolas" w:cs="Consolas"/>
                <w:sz w:val="18"/>
                <w:szCs w:val="18"/>
                <w:lang w:val="en-CA" w:eastAsia="en-CA"/>
              </w:rPr>
              <w:t>metadata_uri</w:t>
            </w:r>
          </w:p>
        </w:tc>
        <w:tc>
          <w:tcPr>
            <w:tcW w:w="6763" w:type="dxa"/>
            <w:hideMark/>
          </w:tcPr>
          <w:p w14:paraId="262EB260" w14:textId="01B6D6F0" w:rsidR="0035723F" w:rsidRPr="0035723F" w:rsidRDefault="0035723F" w:rsidP="0035723F">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metadataProperty</w:t>
            </w:r>
            <w:r w:rsidR="00A568F4">
              <w:rPr>
                <w:rFonts w:ascii="Consolas" w:hAnsi="Consolas" w:cs="Consolas"/>
                <w:sz w:val="18"/>
                <w:szCs w:val="18"/>
                <w:lang w:val="en-CA" w:eastAsia="en-CA"/>
              </w:rPr>
              <w:t xml:space="preserve"> </w:t>
            </w:r>
            <w:r w:rsidR="00A568F4" w:rsidRPr="00ED1DE6">
              <w:rPr>
                <w:rFonts w:ascii="Consolas" w:hAnsi="Consolas" w:cs="Consolas"/>
                <w:sz w:val="18"/>
                <w:szCs w:val="18"/>
                <w:vertAlign w:val="superscript"/>
              </w:rPr>
              <w:t>3</w:t>
            </w:r>
          </w:p>
        </w:tc>
      </w:tr>
      <w:tr w:rsidR="0035723F" w:rsidRPr="0035723F" w14:paraId="17BBF854" w14:textId="77777777" w:rsidTr="00A568F4">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3CC75D2B" w14:textId="77777777" w:rsidR="0035723F" w:rsidRPr="0035723F" w:rsidRDefault="0035723F" w:rsidP="0035723F">
            <w:pPr>
              <w:spacing w:after="0"/>
              <w:rPr>
                <w:rFonts w:ascii="Consolas" w:hAnsi="Consolas" w:cs="Consolas"/>
                <w:sz w:val="18"/>
                <w:szCs w:val="18"/>
                <w:lang w:val="en-CA" w:eastAsia="en-CA"/>
              </w:rPr>
            </w:pPr>
            <w:r w:rsidRPr="0035723F">
              <w:rPr>
                <w:rFonts w:ascii="Consolas" w:hAnsi="Consolas" w:cs="Consolas"/>
                <w:sz w:val="18"/>
                <w:szCs w:val="18"/>
                <w:lang w:val="en-CA" w:eastAsia="en-CA"/>
              </w:rPr>
              <w:t>genericSymbolizer</w:t>
            </w:r>
          </w:p>
        </w:tc>
        <w:tc>
          <w:tcPr>
            <w:tcW w:w="6763" w:type="dxa"/>
            <w:hideMark/>
          </w:tcPr>
          <w:p w14:paraId="474E08FF" w14:textId="77777777" w:rsidR="0035723F" w:rsidRPr="0035723F" w:rsidRDefault="0035723F" w:rsidP="0035723F">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p>
        </w:tc>
      </w:tr>
      <w:tr w:rsidR="0035723F" w:rsidRPr="0035723F" w14:paraId="24EDC594" w14:textId="77777777" w:rsidTr="00A568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21327241" w14:textId="77777777" w:rsidR="0035723F" w:rsidRPr="0035723F" w:rsidRDefault="0035723F" w:rsidP="0035723F">
            <w:pPr>
              <w:spacing w:after="0"/>
              <w:rPr>
                <w:rFonts w:ascii="Consolas" w:hAnsi="Consolas" w:cs="Consolas"/>
                <w:sz w:val="18"/>
                <w:szCs w:val="18"/>
                <w:lang w:val="en-CA" w:eastAsia="en-CA"/>
              </w:rPr>
            </w:pPr>
            <w:r w:rsidRPr="0035723F">
              <w:rPr>
                <w:rFonts w:ascii="Consolas" w:hAnsi="Consolas" w:cs="Consolas"/>
                <w:sz w:val="18"/>
                <w:szCs w:val="18"/>
                <w:lang w:val="en-CA" w:eastAsia="en-CA"/>
              </w:rPr>
              <w:t>shape</w:t>
            </w:r>
          </w:p>
        </w:tc>
        <w:tc>
          <w:tcPr>
            <w:tcW w:w="6763" w:type="dxa"/>
            <w:hideMark/>
          </w:tcPr>
          <w:p w14:paraId="2755E2E2" w14:textId="77777777" w:rsidR="0035723F" w:rsidRPr="0035723F" w:rsidRDefault="0035723F" w:rsidP="0035723F">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samplingLocation</w:t>
            </w:r>
          </w:p>
        </w:tc>
      </w:tr>
      <w:tr w:rsidR="00A568F4" w:rsidRPr="0035723F" w14:paraId="244C4C97" w14:textId="77777777" w:rsidTr="00F02ED9">
        <w:trPr>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26D309A6" w14:textId="77777777" w:rsidR="00A568F4" w:rsidRDefault="00A568F4" w:rsidP="00A568F4">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0925F22F" w14:textId="77777777" w:rsidR="00A568F4" w:rsidRDefault="00A568F4" w:rsidP="00A568F4">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1479EB80" w14:textId="0FC8B67D" w:rsidR="00A568F4" w:rsidRPr="0035723F" w:rsidRDefault="00A568F4" w:rsidP="00A568F4">
            <w:pPr>
              <w:spacing w:after="0"/>
              <w:rPr>
                <w:rFonts w:ascii="Consolas" w:hAnsi="Consolas" w:cs="Consolas"/>
                <w:sz w:val="18"/>
                <w:szCs w:val="18"/>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4E5F8CF0" w14:textId="77777777" w:rsidR="0035723F" w:rsidRDefault="0035723F" w:rsidP="00D14AF0">
      <w:pPr>
        <w:autoSpaceDE w:val="0"/>
        <w:autoSpaceDN w:val="0"/>
        <w:adjustRightInd w:val="0"/>
        <w:spacing w:after="0" w:line="240" w:lineRule="atLeast"/>
        <w:rPr>
          <w:rFonts w:cs="Arial"/>
          <w:color w:val="000000"/>
          <w:lang w:val="en-CA"/>
        </w:rPr>
      </w:pPr>
    </w:p>
    <w:p w14:paraId="7AE223CA" w14:textId="788C2B69" w:rsidR="00D96958" w:rsidRDefault="00205A37" w:rsidP="00A12606">
      <w:pPr>
        <w:pStyle w:val="Titre4"/>
        <w:rPr>
          <w:lang w:val="en-CA"/>
        </w:rPr>
      </w:pPr>
      <w:proofErr w:type="gramStart"/>
      <w:r>
        <w:rPr>
          <w:lang w:val="en-CA"/>
        </w:rPr>
        <w:t>i</w:t>
      </w:r>
      <w:r w:rsidR="00D96958">
        <w:rPr>
          <w:lang w:val="en-CA"/>
        </w:rPr>
        <w:t>dentifier</w:t>
      </w:r>
      <w:proofErr w:type="gramEnd"/>
    </w:p>
    <w:p w14:paraId="29492385" w14:textId="77777777" w:rsidR="00D96958" w:rsidRDefault="00D96958" w:rsidP="00D96958"/>
    <w:p w14:paraId="75E47ACE" w14:textId="0A6DD0B6" w:rsidR="00D96958" w:rsidRDefault="00D96958" w:rsidP="00D96958">
      <w:r w:rsidRPr="00D970E9">
        <w:t xml:space="preserve">Globally unique </w:t>
      </w:r>
      <w:r>
        <w:t>identifier</w:t>
      </w:r>
      <w:proofErr w:type="gramStart"/>
      <w:r w:rsidR="00253146">
        <w:t>:Primitive</w:t>
      </w:r>
      <w:proofErr w:type="gramEnd"/>
      <w:r w:rsidR="00253146">
        <w:t>::CharacterString</w:t>
      </w:r>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355"/>
      <w:r>
        <w:rPr>
          <w:lang w:val="en-CA"/>
        </w:rPr>
        <w:t>3986</w:t>
      </w:r>
      <w:commentRangeEnd w:id="355"/>
      <w:r>
        <w:rPr>
          <w:rStyle w:val="Marquedecommentaire"/>
        </w:rPr>
        <w:commentReference w:id="355"/>
      </w:r>
      <w:r>
        <w:rPr>
          <w:lang w:val="en-CA"/>
        </w:rPr>
        <w:t>.</w:t>
      </w:r>
    </w:p>
    <w:p w14:paraId="166249B2" w14:textId="77777777" w:rsidR="00BF1958" w:rsidRDefault="00BF1958" w:rsidP="00BF1958"/>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17F26287" w14:textId="77777777" w:rsidTr="002E6F45">
        <w:trPr>
          <w:cantSplit/>
        </w:trPr>
        <w:tc>
          <w:tcPr>
            <w:tcW w:w="4219" w:type="dxa"/>
            <w:tcBorders>
              <w:right w:val="nil"/>
            </w:tcBorders>
            <w:shd w:val="clear" w:color="auto" w:fill="auto"/>
          </w:tcPr>
          <w:p w14:paraId="53B1F553" w14:textId="60651B6B" w:rsidR="00BF1958" w:rsidRPr="00D12552" w:rsidRDefault="00BF1958" w:rsidP="002E6F45">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geologicspecimenview-identifier</w:t>
            </w:r>
          </w:p>
        </w:tc>
        <w:tc>
          <w:tcPr>
            <w:tcW w:w="4678" w:type="dxa"/>
            <w:tcBorders>
              <w:left w:val="nil"/>
            </w:tcBorders>
            <w:shd w:val="clear" w:color="auto" w:fill="auto"/>
          </w:tcPr>
          <w:p w14:paraId="6D1D4BD0" w14:textId="21D9B2C3" w:rsidR="00BF1958" w:rsidRPr="00D12552" w:rsidRDefault="005279F1" w:rsidP="001822D9">
            <w:pPr>
              <w:pStyle w:val="Tabletext10"/>
              <w:jc w:val="left"/>
              <w:rPr>
                <w:rStyle w:val="reqtext"/>
                <w:lang w:val="en-CA"/>
              </w:rPr>
            </w:pPr>
            <w:proofErr w:type="gramStart"/>
            <w:r>
              <w:rPr>
                <w:rStyle w:val="reqtext"/>
                <w:lang w:val="en-CA"/>
              </w:rPr>
              <w:t>i</w:t>
            </w:r>
            <w:r w:rsidR="00BF1958">
              <w:rPr>
                <w:rStyle w:val="reqtext"/>
                <w:lang w:val="en-CA"/>
              </w:rPr>
              <w:t>dentifier</w:t>
            </w:r>
            <w:proofErr w:type="gramEnd"/>
            <w:r w:rsidR="00BF1958">
              <w:rPr>
                <w:rStyle w:val="reqtext"/>
                <w:lang w:val="en-CA"/>
              </w:rPr>
              <w:t xml:space="preserve"> </w:t>
            </w:r>
            <w:r w:rsidR="001822D9">
              <w:rPr>
                <w:rStyle w:val="reqtext"/>
                <w:lang w:val="en-CA"/>
              </w:rPr>
              <w:t xml:space="preserve">SHOULD </w:t>
            </w:r>
            <w:r w:rsidR="00BF1958">
              <w:rPr>
                <w:rStyle w:val="reqtext"/>
                <w:lang w:val="en-CA"/>
              </w:rPr>
              <w:t>correspond to an instance of GeoSciML GeologicSpecimen</w:t>
            </w:r>
            <w:r w:rsidR="00EA0FA3">
              <w:rPr>
                <w:rStyle w:val="reqtext"/>
                <w:lang w:val="en-CA"/>
              </w:rPr>
              <w:t>.</w:t>
            </w:r>
          </w:p>
        </w:tc>
      </w:tr>
    </w:tbl>
    <w:p w14:paraId="48BA812D" w14:textId="77777777" w:rsidR="00BF1958" w:rsidRDefault="00BF1958" w:rsidP="00BF1958">
      <w:pPr>
        <w:autoSpaceDE w:val="0"/>
        <w:autoSpaceDN w:val="0"/>
        <w:adjustRightInd w:val="0"/>
        <w:spacing w:after="0" w:line="240" w:lineRule="atLeast"/>
        <w:rPr>
          <w:rFonts w:cs="Arial"/>
          <w:color w:val="000000"/>
          <w:lang w:val="en-CA"/>
        </w:rPr>
      </w:pPr>
    </w:p>
    <w:p w14:paraId="79368D5F" w14:textId="77777777" w:rsidR="00D96958" w:rsidRDefault="00D96958" w:rsidP="00D14AF0">
      <w:pPr>
        <w:autoSpaceDE w:val="0"/>
        <w:autoSpaceDN w:val="0"/>
        <w:adjustRightInd w:val="0"/>
        <w:spacing w:after="0" w:line="240" w:lineRule="atLeast"/>
        <w:rPr>
          <w:rFonts w:cs="Arial"/>
          <w:color w:val="000000"/>
          <w:lang w:val="en-CA"/>
        </w:rPr>
      </w:pPr>
    </w:p>
    <w:p w14:paraId="22647081" w14:textId="37E708B1" w:rsidR="00D96958" w:rsidRDefault="00A41623" w:rsidP="00D14AF0">
      <w:pPr>
        <w:autoSpaceDE w:val="0"/>
        <w:autoSpaceDN w:val="0"/>
        <w:adjustRightInd w:val="0"/>
        <w:spacing w:after="0" w:line="240" w:lineRule="atLeast"/>
        <w:rPr>
          <w:rFonts w:cs="Arial"/>
          <w:color w:val="000000"/>
          <w:lang w:val="en-CA"/>
        </w:rPr>
      </w:pPr>
      <w:r>
        <w:t>If present, t</w:t>
      </w:r>
      <w:r w:rsidR="00205A37">
        <w:rPr>
          <w:rFonts w:cs="Arial"/>
          <w:color w:val="000000"/>
          <w:lang w:val="en-CA"/>
        </w:rPr>
        <w:t>he URI should resolve</w:t>
      </w:r>
      <w:r w:rsidR="008A53EB">
        <w:rPr>
          <w:rFonts w:cs="Arial"/>
          <w:color w:val="000000"/>
          <w:lang w:val="en-CA"/>
        </w:rPr>
        <w:t xml:space="preserve"> to a representation</w:t>
      </w:r>
      <w:r w:rsidR="00D96958" w:rsidRPr="00D96958">
        <w:rPr>
          <w:rFonts w:cs="Arial"/>
          <w:color w:val="000000"/>
          <w:lang w:val="en-CA"/>
        </w:rPr>
        <w:t xml:space="preserve"> that correspond</w:t>
      </w:r>
      <w:r w:rsidR="008A53EB">
        <w:rPr>
          <w:rFonts w:cs="Arial"/>
          <w:color w:val="000000"/>
          <w:lang w:val="en-CA"/>
        </w:rPr>
        <w:t>s</w:t>
      </w:r>
      <w:r w:rsidR="00D96958" w:rsidRPr="00D96958">
        <w:rPr>
          <w:rFonts w:cs="Arial"/>
          <w:color w:val="000000"/>
          <w:lang w:val="en-CA"/>
        </w:rPr>
        <w:t xml:space="preserve"> to an instance of </w:t>
      </w:r>
      <w:r w:rsidR="00205A37">
        <w:rPr>
          <w:rFonts w:cs="Arial"/>
          <w:color w:val="000000"/>
          <w:lang w:val="en-CA"/>
        </w:rPr>
        <w:t xml:space="preserve">GeoSciML </w:t>
      </w:r>
      <w:r w:rsidR="00D96958" w:rsidRPr="00D96958">
        <w:rPr>
          <w:rFonts w:cs="Arial"/>
          <w:color w:val="000000"/>
          <w:lang w:val="en-CA"/>
        </w:rPr>
        <w:t>GeologicSpecimen.</w:t>
      </w:r>
    </w:p>
    <w:p w14:paraId="5EADDC66" w14:textId="77777777" w:rsidR="00205A37" w:rsidRDefault="00205A37" w:rsidP="00D14AF0">
      <w:pPr>
        <w:autoSpaceDE w:val="0"/>
        <w:autoSpaceDN w:val="0"/>
        <w:adjustRightInd w:val="0"/>
        <w:spacing w:after="0" w:line="240" w:lineRule="atLeast"/>
        <w:rPr>
          <w:rFonts w:cs="Arial"/>
          <w:color w:val="000000"/>
          <w:lang w:val="en-CA"/>
        </w:rPr>
      </w:pPr>
    </w:p>
    <w:p w14:paraId="346A544E" w14:textId="6D079C9B" w:rsidR="00205A37" w:rsidRDefault="00984F9B" w:rsidP="00A12606">
      <w:pPr>
        <w:pStyle w:val="Titre4"/>
        <w:rPr>
          <w:lang w:val="en-CA"/>
        </w:rPr>
      </w:pPr>
      <w:proofErr w:type="gramStart"/>
      <w:r>
        <w:rPr>
          <w:lang w:val="en-CA"/>
        </w:rPr>
        <w:t>l</w:t>
      </w:r>
      <w:r w:rsidRPr="00984F9B">
        <w:rPr>
          <w:lang w:val="en-CA"/>
        </w:rPr>
        <w:t>abel</w:t>
      </w:r>
      <w:proofErr w:type="gramEnd"/>
    </w:p>
    <w:p w14:paraId="2339F4AE" w14:textId="77777777" w:rsidR="00984F9B" w:rsidRDefault="00984F9B" w:rsidP="00D14AF0">
      <w:pPr>
        <w:autoSpaceDE w:val="0"/>
        <w:autoSpaceDN w:val="0"/>
        <w:adjustRightInd w:val="0"/>
        <w:spacing w:after="0" w:line="240" w:lineRule="atLeast"/>
        <w:rPr>
          <w:rFonts w:cs="Arial"/>
          <w:color w:val="000000"/>
          <w:lang w:val="en-CA"/>
        </w:rPr>
      </w:pPr>
    </w:p>
    <w:p w14:paraId="33361AA5" w14:textId="3B9269DD" w:rsidR="00984F9B" w:rsidRDefault="00A41623" w:rsidP="00D14AF0">
      <w:pPr>
        <w:autoSpaceDE w:val="0"/>
        <w:autoSpaceDN w:val="0"/>
        <w:adjustRightInd w:val="0"/>
        <w:spacing w:after="0" w:line="240" w:lineRule="atLeast"/>
        <w:rPr>
          <w:rFonts w:cs="Arial"/>
          <w:color w:val="000000"/>
          <w:lang w:val="en-CA"/>
        </w:rPr>
      </w:pPr>
      <w:r>
        <w:t>If present, t</w:t>
      </w:r>
      <w:r w:rsidR="00984F9B">
        <w:rPr>
          <w:rFonts w:cs="Arial"/>
          <w:color w:val="000000"/>
          <w:lang w:val="en-CA"/>
        </w:rPr>
        <w:t>he property label</w:t>
      </w:r>
      <w:proofErr w:type="gramStart"/>
      <w:r w:rsidR="00253146">
        <w:rPr>
          <w:rFonts w:cs="Arial"/>
          <w:color w:val="000000"/>
          <w:lang w:val="en-CA"/>
        </w:rPr>
        <w:t>:Primitive</w:t>
      </w:r>
      <w:proofErr w:type="gramEnd"/>
      <w:r w:rsidR="00253146">
        <w:rPr>
          <w:rFonts w:cs="Arial"/>
          <w:color w:val="000000"/>
          <w:lang w:val="en-CA"/>
        </w:rPr>
        <w:t>::CharacterString</w:t>
      </w:r>
      <w:r w:rsidR="00984F9B">
        <w:rPr>
          <w:rFonts w:cs="Arial"/>
          <w:color w:val="000000"/>
          <w:lang w:val="en-CA"/>
        </w:rPr>
        <w:t xml:space="preserve"> shall contain a s</w:t>
      </w:r>
      <w:r w:rsidR="00984F9B" w:rsidRPr="00984F9B">
        <w:rPr>
          <w:rFonts w:cs="Arial"/>
          <w:color w:val="000000"/>
          <w:lang w:val="en-CA"/>
        </w:rPr>
        <w:t xml:space="preserve">hort label for map display. </w:t>
      </w:r>
      <w:proofErr w:type="gramStart"/>
      <w:r w:rsidR="00984F9B" w:rsidRPr="00984F9B">
        <w:rPr>
          <w:rFonts w:cs="Arial"/>
          <w:color w:val="000000"/>
          <w:lang w:val="en-CA"/>
        </w:rPr>
        <w:t>(</w:t>
      </w:r>
      <w:r w:rsidR="006754DF" w:rsidRPr="00984F9B">
        <w:rPr>
          <w:rFonts w:cs="Arial"/>
          <w:color w:val="000000"/>
          <w:lang w:val="en-CA"/>
        </w:rPr>
        <w:t>e.g.</w:t>
      </w:r>
      <w:r w:rsidR="00984F9B" w:rsidRPr="00984F9B">
        <w:rPr>
          <w:rFonts w:cs="Arial"/>
          <w:color w:val="000000"/>
          <w:lang w:val="en-CA"/>
        </w:rPr>
        <w:t>, a sample number)</w:t>
      </w:r>
      <w:r w:rsidR="00EA0FA3">
        <w:rPr>
          <w:rFonts w:cs="Arial"/>
          <w:color w:val="000000"/>
          <w:lang w:val="en-CA"/>
        </w:rPr>
        <w:t>.</w:t>
      </w:r>
      <w:proofErr w:type="gramEnd"/>
    </w:p>
    <w:p w14:paraId="15CA0A3D" w14:textId="77777777" w:rsidR="00984F9B" w:rsidRPr="00D14AF0" w:rsidRDefault="00984F9B" w:rsidP="00D14AF0">
      <w:pPr>
        <w:autoSpaceDE w:val="0"/>
        <w:autoSpaceDN w:val="0"/>
        <w:adjustRightInd w:val="0"/>
        <w:spacing w:after="0" w:line="240" w:lineRule="atLeast"/>
        <w:rPr>
          <w:rFonts w:cs="Arial"/>
          <w:color w:val="000000"/>
          <w:lang w:val="en-CA"/>
        </w:rPr>
      </w:pPr>
    </w:p>
    <w:p w14:paraId="6350C3AF" w14:textId="69C9478B" w:rsidR="00B506A1" w:rsidRDefault="00B506A1" w:rsidP="00A12606">
      <w:pPr>
        <w:pStyle w:val="Titre4"/>
        <w:rPr>
          <w:lang w:val="en-CA"/>
        </w:rPr>
      </w:pPr>
      <w:proofErr w:type="gramStart"/>
      <w:r>
        <w:rPr>
          <w:lang w:val="en-CA"/>
        </w:rPr>
        <w:t>d</w:t>
      </w:r>
      <w:r w:rsidRPr="00D970E9">
        <w:rPr>
          <w:lang w:val="en-CA"/>
        </w:rPr>
        <w:t>escription</w:t>
      </w:r>
      <w:proofErr w:type="gramEnd"/>
    </w:p>
    <w:p w14:paraId="1A1A8D8A" w14:textId="77777777" w:rsidR="00B506A1" w:rsidRDefault="00B506A1" w:rsidP="00A12606">
      <w:pPr>
        <w:rPr>
          <w:lang w:val="en-CA"/>
        </w:rPr>
      </w:pPr>
    </w:p>
    <w:p w14:paraId="7C3A8D4F" w14:textId="565A8178" w:rsidR="00B506A1" w:rsidRDefault="00A41623" w:rsidP="00A12606">
      <w:pPr>
        <w:rPr>
          <w:lang w:val="en-CA"/>
        </w:rPr>
      </w:pPr>
      <w:r>
        <w:lastRenderedPageBreak/>
        <w:t xml:space="preserve">If present, </w:t>
      </w:r>
      <w:r w:rsidR="006754DF">
        <w:rPr>
          <w:lang w:val="en-CA"/>
        </w:rPr>
        <w:t>the</w:t>
      </w:r>
      <w:r w:rsidR="00B506A1">
        <w:rPr>
          <w:lang w:val="en-CA"/>
        </w:rPr>
        <w:t xml:space="preserve"> property description</w:t>
      </w:r>
      <w:proofErr w:type="gramStart"/>
      <w:r w:rsidR="00253146">
        <w:rPr>
          <w:lang w:val="en-CA"/>
        </w:rPr>
        <w:t>:Primitive</w:t>
      </w:r>
      <w:proofErr w:type="gramEnd"/>
      <w:r w:rsidR="00253146">
        <w:rPr>
          <w:lang w:val="en-CA"/>
        </w:rPr>
        <w:t>::CharacterString</w:t>
      </w:r>
      <w:r w:rsidR="00B506A1">
        <w:rPr>
          <w:lang w:val="en-CA"/>
        </w:rPr>
        <w:t xml:space="preserve"> shall contain a d</w:t>
      </w:r>
      <w:r w:rsidR="00B506A1" w:rsidRPr="00B506A1">
        <w:rPr>
          <w:lang w:val="en-CA"/>
        </w:rPr>
        <w:t>etailed description of the specimen.</w:t>
      </w:r>
    </w:p>
    <w:p w14:paraId="07B4AE8B" w14:textId="00762454" w:rsidR="00B506A1" w:rsidRDefault="00B506A1" w:rsidP="00A12606">
      <w:pPr>
        <w:pStyle w:val="Titre4"/>
        <w:rPr>
          <w:lang w:val="en-CA"/>
        </w:rPr>
      </w:pPr>
      <w:proofErr w:type="gramStart"/>
      <w:r w:rsidRPr="00B506A1">
        <w:rPr>
          <w:lang w:val="en-CA"/>
        </w:rPr>
        <w:t>specimenType</w:t>
      </w:r>
      <w:proofErr w:type="gramEnd"/>
    </w:p>
    <w:p w14:paraId="2AFE0C74" w14:textId="77777777" w:rsidR="00B506A1" w:rsidRDefault="00B506A1" w:rsidP="00A12606">
      <w:pPr>
        <w:rPr>
          <w:lang w:val="en-CA"/>
        </w:rPr>
      </w:pPr>
    </w:p>
    <w:p w14:paraId="4F5C682E" w14:textId="1789A0A3" w:rsidR="00B506A1" w:rsidRDefault="00A41623" w:rsidP="00A12606">
      <w:pPr>
        <w:rPr>
          <w:lang w:val="en-CA"/>
        </w:rPr>
      </w:pPr>
      <w:r>
        <w:t>If present, t</w:t>
      </w:r>
      <w:r w:rsidR="00B506A1">
        <w:rPr>
          <w:lang w:val="en-CA"/>
        </w:rPr>
        <w:t>he property specimentType</w:t>
      </w:r>
      <w:proofErr w:type="gramStart"/>
      <w:r w:rsidR="00253146">
        <w:rPr>
          <w:lang w:val="en-CA"/>
        </w:rPr>
        <w:t>:Primitive</w:t>
      </w:r>
      <w:proofErr w:type="gramEnd"/>
      <w:r w:rsidR="00253146">
        <w:rPr>
          <w:lang w:val="en-CA"/>
        </w:rPr>
        <w:t>::CharacterString</w:t>
      </w:r>
      <w:r w:rsidR="00B506A1">
        <w:rPr>
          <w:lang w:val="en-CA"/>
        </w:rPr>
        <w:t xml:space="preserve"> shall contain a human readable d</w:t>
      </w:r>
      <w:r w:rsidR="00B506A1" w:rsidRPr="00B506A1">
        <w:rPr>
          <w:lang w:val="en-CA"/>
        </w:rPr>
        <w:t>escription of the specimen type</w:t>
      </w:r>
      <w:r w:rsidR="00B506A1">
        <w:rPr>
          <w:lang w:val="en-CA"/>
        </w:rPr>
        <w:t xml:space="preserve"> </w:t>
      </w:r>
      <w:r w:rsidR="00B506A1" w:rsidRPr="00B506A1">
        <w:rPr>
          <w:lang w:val="en-CA"/>
        </w:rPr>
        <w:t>(</w:t>
      </w:r>
      <w:r w:rsidR="006754DF" w:rsidRPr="00B506A1">
        <w:rPr>
          <w:lang w:val="en-CA"/>
        </w:rPr>
        <w:t>e.g.</w:t>
      </w:r>
      <w:r w:rsidR="00B506A1" w:rsidRPr="00B506A1">
        <w:rPr>
          <w:lang w:val="en-CA"/>
        </w:rPr>
        <w:t>, hand specimen, thin section, drill core).</w:t>
      </w:r>
      <w:r w:rsidR="00B506A1">
        <w:rPr>
          <w:lang w:val="en-CA"/>
        </w:rPr>
        <w:t xml:space="preserve"> </w:t>
      </w:r>
      <w:r w:rsidR="00B506A1" w:rsidRPr="00B506A1">
        <w:rPr>
          <w:lang w:val="en-CA"/>
        </w:rPr>
        <w:t xml:space="preserve"> </w:t>
      </w:r>
      <w:r w:rsidR="00B506A1">
        <w:rPr>
          <w:lang w:val="en-CA"/>
        </w:rPr>
        <w:t>To report</w:t>
      </w:r>
      <w:r w:rsidR="00D41C9A">
        <w:rPr>
          <w:lang w:val="en-CA"/>
        </w:rPr>
        <w:t xml:space="preserve"> an identifier </w:t>
      </w:r>
      <w:r w:rsidR="00B506A1">
        <w:rPr>
          <w:lang w:val="en-CA"/>
        </w:rPr>
        <w:t>from a controlled vocabulary, specimenType_uri shall be used.</w:t>
      </w:r>
    </w:p>
    <w:p w14:paraId="6B7C4078" w14:textId="77777777" w:rsidR="00BF1958" w:rsidRDefault="00BF1958" w:rsidP="00A12606">
      <w:pPr>
        <w:rPr>
          <w:lang w:val="en-CA"/>
        </w:rPr>
      </w:pPr>
    </w:p>
    <w:p w14:paraId="3998C1F2" w14:textId="07328A88" w:rsidR="00B506A1" w:rsidRDefault="00B506A1" w:rsidP="00A12606">
      <w:pPr>
        <w:pStyle w:val="Titre4"/>
        <w:rPr>
          <w:lang w:val="en-CA"/>
        </w:rPr>
      </w:pPr>
      <w:proofErr w:type="gramStart"/>
      <w:r>
        <w:rPr>
          <w:lang w:val="en-CA"/>
        </w:rPr>
        <w:t>materialClass</w:t>
      </w:r>
      <w:proofErr w:type="gramEnd"/>
    </w:p>
    <w:p w14:paraId="421673BD" w14:textId="77777777" w:rsidR="00B506A1" w:rsidRPr="00B506A1" w:rsidRDefault="00B506A1" w:rsidP="00A12606">
      <w:pPr>
        <w:rPr>
          <w:lang w:val="en-CA"/>
        </w:rPr>
      </w:pPr>
    </w:p>
    <w:p w14:paraId="32BFE7F6" w14:textId="5D2E19E2" w:rsidR="00B506A1" w:rsidRDefault="00A41623" w:rsidP="00A12606">
      <w:pPr>
        <w:rPr>
          <w:lang w:val="en-CA"/>
        </w:rPr>
      </w:pPr>
      <w:r>
        <w:t>If present, t</w:t>
      </w:r>
      <w:r w:rsidR="00B506A1">
        <w:rPr>
          <w:lang w:val="en-CA"/>
        </w:rPr>
        <w:t>he property materialClass</w:t>
      </w:r>
      <w:proofErr w:type="gramStart"/>
      <w:r w:rsidR="00253146">
        <w:rPr>
          <w:lang w:val="en-CA"/>
        </w:rPr>
        <w:t>:Primitive</w:t>
      </w:r>
      <w:proofErr w:type="gramEnd"/>
      <w:r w:rsidR="00253146">
        <w:rPr>
          <w:lang w:val="en-CA"/>
        </w:rPr>
        <w:t>::CharacterString</w:t>
      </w:r>
      <w:r w:rsidR="00B506A1">
        <w:rPr>
          <w:lang w:val="en-CA"/>
        </w:rPr>
        <w:t xml:space="preserve"> shall report the c</w:t>
      </w:r>
      <w:r w:rsidR="00B506A1" w:rsidRPr="00B506A1">
        <w:rPr>
          <w:lang w:val="en-CA"/>
        </w:rPr>
        <w:t>lassification of the material that comprises the specimen</w:t>
      </w:r>
      <w:r w:rsidR="00B506A1">
        <w:rPr>
          <w:lang w:val="en-CA"/>
        </w:rPr>
        <w:t xml:space="preserve"> </w:t>
      </w:r>
      <w:r w:rsidR="00B506A1" w:rsidRPr="00B506A1">
        <w:rPr>
          <w:lang w:val="en-CA"/>
        </w:rPr>
        <w:t>(</w:t>
      </w:r>
      <w:r w:rsidR="006754DF" w:rsidRPr="00B506A1">
        <w:rPr>
          <w:lang w:val="en-CA"/>
        </w:rPr>
        <w:t>e.g.</w:t>
      </w:r>
      <w:r w:rsidR="00B506A1" w:rsidRPr="00B506A1">
        <w:rPr>
          <w:lang w:val="en-CA"/>
        </w:rPr>
        <w:t xml:space="preserve">, rock, sediment, </w:t>
      </w:r>
      <w:r w:rsidR="006754DF" w:rsidRPr="00B506A1">
        <w:rPr>
          <w:lang w:val="en-CA"/>
        </w:rPr>
        <w:t>etc.</w:t>
      </w:r>
      <w:r w:rsidR="00B506A1" w:rsidRPr="00B506A1">
        <w:rPr>
          <w:lang w:val="en-CA"/>
        </w:rPr>
        <w:t xml:space="preserve">). </w:t>
      </w:r>
      <w:r w:rsidR="00B506A1">
        <w:rPr>
          <w:lang w:val="en-CA"/>
        </w:rPr>
        <w:t xml:space="preserve"> To report a</w:t>
      </w:r>
      <w:r w:rsidR="00D41C9A">
        <w:rPr>
          <w:lang w:val="en-CA"/>
        </w:rPr>
        <w:t>n</w:t>
      </w:r>
      <w:r w:rsidR="00B506A1">
        <w:rPr>
          <w:lang w:val="en-CA"/>
        </w:rPr>
        <w:t xml:space="preserve"> </w:t>
      </w:r>
      <w:r w:rsidR="00D41C9A">
        <w:rPr>
          <w:lang w:val="en-CA"/>
        </w:rPr>
        <w:t>identifier</w:t>
      </w:r>
      <w:r w:rsidR="00B506A1">
        <w:rPr>
          <w:lang w:val="en-CA"/>
        </w:rPr>
        <w:t xml:space="preserve"> from a controlled vocabulary, materialClass_uri shall be used.</w:t>
      </w:r>
      <w:r w:rsidR="00B506A1" w:rsidRPr="00B506A1">
        <w:rPr>
          <w:lang w:val="en-CA"/>
        </w:rPr>
        <w:t xml:space="preserve"> </w:t>
      </w:r>
    </w:p>
    <w:p w14:paraId="1857B53E" w14:textId="77777777" w:rsidR="00BF1958" w:rsidRDefault="00BF1958" w:rsidP="00A12606">
      <w:pPr>
        <w:rPr>
          <w:lang w:val="en-CA"/>
        </w:rPr>
      </w:pPr>
    </w:p>
    <w:p w14:paraId="3109CCAF" w14:textId="415FB733" w:rsidR="00B506A1" w:rsidRDefault="00B506A1" w:rsidP="00A12606">
      <w:pPr>
        <w:pStyle w:val="Titre4"/>
        <w:rPr>
          <w:lang w:val="en-CA"/>
        </w:rPr>
      </w:pPr>
      <w:proofErr w:type="gramStart"/>
      <w:r w:rsidRPr="00B506A1">
        <w:rPr>
          <w:lang w:val="en-CA"/>
        </w:rPr>
        <w:t>positionalAccuracy</w:t>
      </w:r>
      <w:proofErr w:type="gramEnd"/>
    </w:p>
    <w:p w14:paraId="1003F70C" w14:textId="77777777" w:rsidR="00B506A1" w:rsidRDefault="00B506A1" w:rsidP="00D14AF0">
      <w:pPr>
        <w:autoSpaceDE w:val="0"/>
        <w:autoSpaceDN w:val="0"/>
        <w:adjustRightInd w:val="0"/>
        <w:spacing w:after="0" w:line="240" w:lineRule="atLeast"/>
        <w:rPr>
          <w:rFonts w:cs="Arial"/>
          <w:color w:val="000000"/>
          <w:lang w:val="en-CA"/>
        </w:rPr>
      </w:pPr>
    </w:p>
    <w:p w14:paraId="4B4ED427" w14:textId="3EC14866" w:rsidR="00B506A1" w:rsidRDefault="00A41623" w:rsidP="00D14AF0">
      <w:pPr>
        <w:autoSpaceDE w:val="0"/>
        <w:autoSpaceDN w:val="0"/>
        <w:adjustRightInd w:val="0"/>
        <w:spacing w:after="0" w:line="240" w:lineRule="atLeast"/>
        <w:rPr>
          <w:rFonts w:cs="Arial"/>
          <w:color w:val="000000"/>
          <w:lang w:val="en-CA"/>
        </w:rPr>
      </w:pPr>
      <w:r>
        <w:t>If present, t</w:t>
      </w:r>
      <w:r w:rsidR="00B506A1">
        <w:rPr>
          <w:rFonts w:cs="Arial"/>
          <w:color w:val="000000"/>
          <w:lang w:val="en-CA"/>
        </w:rPr>
        <w:t>he property positionalAccuracy</w:t>
      </w:r>
      <w:proofErr w:type="gramStart"/>
      <w:r w:rsidR="00253146">
        <w:rPr>
          <w:rFonts w:cs="Arial"/>
          <w:color w:val="000000"/>
          <w:lang w:val="en-CA"/>
        </w:rPr>
        <w:t>:Primitive</w:t>
      </w:r>
      <w:proofErr w:type="gramEnd"/>
      <w:r w:rsidR="00253146">
        <w:rPr>
          <w:rFonts w:cs="Arial"/>
          <w:color w:val="000000"/>
          <w:lang w:val="en-CA"/>
        </w:rPr>
        <w:t>::CharacterString</w:t>
      </w:r>
      <w:r w:rsidR="00B506A1">
        <w:rPr>
          <w:rFonts w:cs="Arial"/>
          <w:color w:val="000000"/>
          <w:lang w:val="en-CA"/>
        </w:rPr>
        <w:t xml:space="preserve"> shall contain a d</w:t>
      </w:r>
      <w:r w:rsidR="00B506A1" w:rsidRPr="00B506A1">
        <w:rPr>
          <w:rFonts w:cs="Arial"/>
          <w:color w:val="000000"/>
          <w:lang w:val="en-CA"/>
        </w:rPr>
        <w:t xml:space="preserve">escription of the positional accuracy of the sampling location. </w:t>
      </w:r>
      <w:proofErr w:type="gramStart"/>
      <w:r w:rsidR="00B506A1" w:rsidRPr="00B506A1">
        <w:rPr>
          <w:rFonts w:cs="Arial"/>
          <w:color w:val="000000"/>
          <w:lang w:val="en-CA"/>
        </w:rPr>
        <w:t>(</w:t>
      </w:r>
      <w:r w:rsidR="006754DF" w:rsidRPr="00B506A1">
        <w:rPr>
          <w:rFonts w:cs="Arial"/>
          <w:color w:val="000000"/>
          <w:lang w:val="en-CA"/>
        </w:rPr>
        <w:t>e.g.</w:t>
      </w:r>
      <w:r w:rsidR="00B506A1" w:rsidRPr="00B506A1">
        <w:rPr>
          <w:rFonts w:cs="Arial"/>
          <w:color w:val="000000"/>
          <w:lang w:val="en-CA"/>
        </w:rPr>
        <w:t>, 50 metres)</w:t>
      </w:r>
      <w:r w:rsidR="00B506A1">
        <w:rPr>
          <w:rFonts w:cs="Arial"/>
          <w:color w:val="000000"/>
          <w:lang w:val="en-CA"/>
        </w:rPr>
        <w:t>.</w:t>
      </w:r>
      <w:proofErr w:type="gramEnd"/>
    </w:p>
    <w:p w14:paraId="4EB224B4" w14:textId="77777777" w:rsidR="00B506A1" w:rsidRDefault="00B506A1" w:rsidP="00D14AF0">
      <w:pPr>
        <w:autoSpaceDE w:val="0"/>
        <w:autoSpaceDN w:val="0"/>
        <w:adjustRightInd w:val="0"/>
        <w:spacing w:after="0" w:line="240" w:lineRule="atLeast"/>
        <w:rPr>
          <w:rFonts w:cs="Arial"/>
          <w:color w:val="000000"/>
          <w:lang w:val="en-CA"/>
        </w:rPr>
      </w:pPr>
    </w:p>
    <w:p w14:paraId="2336EDE6" w14:textId="07267979" w:rsidR="00B506A1" w:rsidRDefault="00B506A1" w:rsidP="00A12606">
      <w:pPr>
        <w:pStyle w:val="Titre4"/>
        <w:rPr>
          <w:lang w:val="en-CA"/>
        </w:rPr>
      </w:pPr>
      <w:proofErr w:type="gramStart"/>
      <w:r w:rsidRPr="00D970E9">
        <w:rPr>
          <w:lang w:val="en-CA"/>
        </w:rPr>
        <w:t>samplingTime</w:t>
      </w:r>
      <w:proofErr w:type="gramEnd"/>
    </w:p>
    <w:p w14:paraId="09EE2668" w14:textId="77777777" w:rsidR="00B506A1" w:rsidRDefault="00B506A1" w:rsidP="00D14AF0">
      <w:pPr>
        <w:autoSpaceDE w:val="0"/>
        <w:autoSpaceDN w:val="0"/>
        <w:adjustRightInd w:val="0"/>
        <w:spacing w:after="0" w:line="240" w:lineRule="atLeast"/>
        <w:rPr>
          <w:rFonts w:ascii="Calibri" w:hAnsi="Calibri" w:cs="Arial"/>
          <w:color w:val="000000"/>
          <w:sz w:val="20"/>
          <w:szCs w:val="20"/>
          <w:lang w:val="en-CA"/>
        </w:rPr>
      </w:pPr>
    </w:p>
    <w:p w14:paraId="6A0EB9CC" w14:textId="5D36743F" w:rsidR="00B506A1" w:rsidRDefault="00A41623" w:rsidP="00D14AF0">
      <w:pPr>
        <w:autoSpaceDE w:val="0"/>
        <w:autoSpaceDN w:val="0"/>
        <w:adjustRightInd w:val="0"/>
        <w:spacing w:after="0" w:line="240" w:lineRule="atLeast"/>
        <w:rPr>
          <w:rFonts w:cs="Arial"/>
          <w:color w:val="000000"/>
          <w:lang w:val="en-CA"/>
        </w:rPr>
      </w:pPr>
      <w:r>
        <w:t>If present, t</w:t>
      </w:r>
      <w:r w:rsidR="00B506A1">
        <w:rPr>
          <w:rFonts w:cs="Arial"/>
          <w:color w:val="000000"/>
          <w:lang w:val="en-CA"/>
        </w:rPr>
        <w:t>he property samplingTime</w:t>
      </w:r>
      <w:proofErr w:type="gramStart"/>
      <w:r w:rsidR="00253146">
        <w:rPr>
          <w:rFonts w:cs="Arial"/>
          <w:color w:val="000000"/>
          <w:lang w:val="en-CA"/>
        </w:rPr>
        <w:t>:Primitive</w:t>
      </w:r>
      <w:proofErr w:type="gramEnd"/>
      <w:r w:rsidR="00253146">
        <w:rPr>
          <w:rFonts w:cs="Arial"/>
          <w:color w:val="000000"/>
          <w:lang w:val="en-CA"/>
        </w:rPr>
        <w:t>::CharacterString</w:t>
      </w:r>
      <w:r w:rsidR="00B506A1">
        <w:rPr>
          <w:rFonts w:cs="Arial"/>
          <w:color w:val="000000"/>
          <w:lang w:val="en-CA"/>
        </w:rPr>
        <w:t xml:space="preserve"> shall report a d</w:t>
      </w:r>
      <w:r w:rsidR="00B506A1" w:rsidRPr="00B506A1">
        <w:rPr>
          <w:rFonts w:cs="Arial"/>
          <w:color w:val="000000"/>
          <w:lang w:val="en-CA"/>
        </w:rPr>
        <w:t xml:space="preserve">ate </w:t>
      </w:r>
      <w:r w:rsidR="00B506A1">
        <w:rPr>
          <w:rFonts w:cs="Arial"/>
          <w:color w:val="000000"/>
          <w:lang w:val="en-CA"/>
        </w:rPr>
        <w:t>or a date with time of</w:t>
      </w:r>
      <w:r w:rsidR="00B506A1" w:rsidRPr="00B506A1">
        <w:rPr>
          <w:rFonts w:cs="Arial"/>
          <w:color w:val="000000"/>
          <w:lang w:val="en-CA"/>
        </w:rPr>
        <w:t xml:space="preserve"> when the specimen was collected formatted according to ISO 8601</w:t>
      </w:r>
      <w:r w:rsidR="00EA0FA3">
        <w:rPr>
          <w:rFonts w:cs="Arial"/>
          <w:color w:val="000000"/>
          <w:lang w:val="en-CA"/>
        </w:rPr>
        <w:t>.</w:t>
      </w:r>
    </w:p>
    <w:p w14:paraId="4AF6F5CD" w14:textId="70E013A5" w:rsidR="00B506A1" w:rsidRDefault="00B506A1" w:rsidP="00D14AF0">
      <w:pPr>
        <w:autoSpaceDE w:val="0"/>
        <w:autoSpaceDN w:val="0"/>
        <w:adjustRightInd w:val="0"/>
        <w:spacing w:after="0" w:line="240" w:lineRule="atLeast"/>
        <w:rPr>
          <w:rFonts w:cs="Arial"/>
          <w:color w:val="000000"/>
          <w:lang w:val="en-CA"/>
        </w:rPr>
      </w:pPr>
    </w:p>
    <w:p w14:paraId="5F5E930E" w14:textId="63B9E7BC"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Examples</w:t>
      </w:r>
    </w:p>
    <w:p w14:paraId="4A3C7280" w14:textId="30A5CD18" w:rsidR="00B506A1" w:rsidRDefault="00B506A1" w:rsidP="00A12606">
      <w:pPr>
        <w:numPr>
          <w:ilvl w:val="0"/>
          <w:numId w:val="33"/>
        </w:numPr>
        <w:autoSpaceDE w:val="0"/>
        <w:autoSpaceDN w:val="0"/>
        <w:adjustRightInd w:val="0"/>
        <w:spacing w:after="0" w:line="240" w:lineRule="atLeast"/>
        <w:rPr>
          <w:rFonts w:cs="Arial"/>
          <w:color w:val="000000"/>
          <w:lang w:val="en-CA"/>
        </w:rPr>
      </w:pPr>
      <w:r w:rsidRPr="00B506A1">
        <w:rPr>
          <w:rFonts w:cs="Arial"/>
          <w:color w:val="000000"/>
          <w:lang w:val="en-CA"/>
        </w:rPr>
        <w:t>2012-03-28</w:t>
      </w:r>
    </w:p>
    <w:p w14:paraId="13DA6BD1" w14:textId="32D02D00" w:rsidR="00B506A1" w:rsidRDefault="00B506A1" w:rsidP="00A12606">
      <w:pPr>
        <w:numPr>
          <w:ilvl w:val="0"/>
          <w:numId w:val="33"/>
        </w:numPr>
        <w:autoSpaceDE w:val="0"/>
        <w:autoSpaceDN w:val="0"/>
        <w:adjustRightInd w:val="0"/>
        <w:spacing w:after="0" w:line="240" w:lineRule="atLeast"/>
        <w:rPr>
          <w:rFonts w:cs="Arial"/>
          <w:color w:val="000000"/>
          <w:lang w:val="en-CA"/>
        </w:rPr>
      </w:pPr>
      <w:r>
        <w:rPr>
          <w:rFonts w:cs="Arial"/>
          <w:color w:val="000000"/>
          <w:lang w:val="en-CA"/>
        </w:rPr>
        <w:t>2008-02-28T14:15:23-05</w:t>
      </w:r>
    </w:p>
    <w:p w14:paraId="3D66FBA1" w14:textId="77777777" w:rsidR="00B506A1" w:rsidRDefault="00B506A1" w:rsidP="00B506A1">
      <w:pPr>
        <w:autoSpaceDE w:val="0"/>
        <w:autoSpaceDN w:val="0"/>
        <w:adjustRightInd w:val="0"/>
        <w:spacing w:after="0" w:line="240" w:lineRule="atLeast"/>
        <w:rPr>
          <w:rFonts w:cs="Arial"/>
          <w:color w:val="000000"/>
          <w:lang w:val="en-CA"/>
        </w:rPr>
      </w:pPr>
    </w:p>
    <w:p w14:paraId="7262EA5B" w14:textId="5B7116FB" w:rsidR="00B506A1" w:rsidRDefault="001B3235" w:rsidP="00A12606">
      <w:pPr>
        <w:pStyle w:val="Titre4"/>
        <w:rPr>
          <w:lang w:val="en-CA"/>
        </w:rPr>
      </w:pPr>
      <w:proofErr w:type="gramStart"/>
      <w:r w:rsidRPr="00D970E9">
        <w:rPr>
          <w:lang w:val="en-CA"/>
        </w:rPr>
        <w:t>samplingMethod</w:t>
      </w:r>
      <w:proofErr w:type="gramEnd"/>
    </w:p>
    <w:p w14:paraId="1C8B75C6" w14:textId="77777777" w:rsidR="001B3235" w:rsidRDefault="001B3235" w:rsidP="00A12606">
      <w:pPr>
        <w:rPr>
          <w:lang w:val="en-CA"/>
        </w:rPr>
      </w:pPr>
    </w:p>
    <w:p w14:paraId="2D31F78F" w14:textId="793F7E75" w:rsidR="001B3235" w:rsidRDefault="00A41623" w:rsidP="00A12606">
      <w:pPr>
        <w:rPr>
          <w:lang w:val="en-CA"/>
        </w:rPr>
      </w:pPr>
      <w:r>
        <w:t>If present, t</w:t>
      </w:r>
      <w:r w:rsidR="001B3235">
        <w:rPr>
          <w:lang w:val="en-CA"/>
        </w:rPr>
        <w:t>he property samplingMethod</w:t>
      </w:r>
      <w:proofErr w:type="gramStart"/>
      <w:r w:rsidR="00253146">
        <w:rPr>
          <w:lang w:val="en-CA"/>
        </w:rPr>
        <w:t>:Primitive</w:t>
      </w:r>
      <w:proofErr w:type="gramEnd"/>
      <w:r w:rsidR="00253146">
        <w:rPr>
          <w:lang w:val="en-CA"/>
        </w:rPr>
        <w:t>::CharacterString</w:t>
      </w:r>
      <w:r w:rsidR="001B3235">
        <w:rPr>
          <w:lang w:val="en-CA"/>
        </w:rPr>
        <w:t xml:space="preserve"> shall report t</w:t>
      </w:r>
      <w:r w:rsidR="001B3235" w:rsidRPr="001B3235">
        <w:rPr>
          <w:lang w:val="en-CA"/>
        </w:rPr>
        <w:t>he method used to collect the specimen (</w:t>
      </w:r>
      <w:r w:rsidR="006754DF" w:rsidRPr="001B3235">
        <w:rPr>
          <w:lang w:val="en-CA"/>
        </w:rPr>
        <w:t>e.g.</w:t>
      </w:r>
      <w:r w:rsidR="001B3235" w:rsidRPr="001B3235">
        <w:rPr>
          <w:lang w:val="en-CA"/>
        </w:rPr>
        <w:t>, diamond drilling, field mapping survey)</w:t>
      </w:r>
      <w:r w:rsidR="00EA0FA3">
        <w:rPr>
          <w:lang w:val="en-CA"/>
        </w:rPr>
        <w:t>.</w:t>
      </w:r>
    </w:p>
    <w:p w14:paraId="5119B221" w14:textId="4DEC63E6" w:rsidR="00BF1958" w:rsidRDefault="00BF1958" w:rsidP="00A12606">
      <w:pPr>
        <w:pStyle w:val="Titre4"/>
        <w:rPr>
          <w:lang w:val="en-CA"/>
        </w:rPr>
      </w:pPr>
      <w:proofErr w:type="gramStart"/>
      <w:r w:rsidRPr="00BF1958">
        <w:rPr>
          <w:lang w:val="en-CA"/>
        </w:rPr>
        <w:t>currentLocation</w:t>
      </w:r>
      <w:proofErr w:type="gramEnd"/>
    </w:p>
    <w:p w14:paraId="14BDA93A" w14:textId="77777777" w:rsidR="00BF1958" w:rsidRPr="00BF1958" w:rsidRDefault="00BF1958" w:rsidP="00A12606">
      <w:pPr>
        <w:rPr>
          <w:lang w:val="en-CA"/>
        </w:rPr>
      </w:pPr>
    </w:p>
    <w:p w14:paraId="00C15F07" w14:textId="512E64DB" w:rsidR="00BF1958" w:rsidRDefault="00A41623" w:rsidP="00A12606">
      <w:pPr>
        <w:rPr>
          <w:lang w:val="en-CA"/>
        </w:rPr>
      </w:pPr>
      <w:r>
        <w:lastRenderedPageBreak/>
        <w:t>If present, t</w:t>
      </w:r>
      <w:r w:rsidR="00BF1958">
        <w:rPr>
          <w:lang w:val="en-CA"/>
        </w:rPr>
        <w:t>he property currentLocation</w:t>
      </w:r>
      <w:proofErr w:type="gramStart"/>
      <w:r w:rsidR="00253146">
        <w:rPr>
          <w:lang w:val="en-CA"/>
        </w:rPr>
        <w:t>:Primitive</w:t>
      </w:r>
      <w:proofErr w:type="gramEnd"/>
      <w:r w:rsidR="00253146">
        <w:rPr>
          <w:lang w:val="en-CA"/>
        </w:rPr>
        <w:t>::CharacterString</w:t>
      </w:r>
      <w:r w:rsidR="00BF1958">
        <w:rPr>
          <w:lang w:val="en-CA"/>
        </w:rPr>
        <w:t xml:space="preserve"> shall report t</w:t>
      </w:r>
      <w:r w:rsidR="00BF1958" w:rsidRPr="00BF1958">
        <w:rPr>
          <w:lang w:val="en-CA"/>
        </w:rPr>
        <w:t>he current location of the specimen (</w:t>
      </w:r>
      <w:r w:rsidR="006754DF" w:rsidRPr="00BF1958">
        <w:rPr>
          <w:lang w:val="en-CA"/>
        </w:rPr>
        <w:t>e.g.</w:t>
      </w:r>
      <w:r w:rsidR="00BF1958" w:rsidRPr="00BF1958">
        <w:rPr>
          <w:lang w:val="en-CA"/>
        </w:rPr>
        <w:t>, a warehouse or other repository location)</w:t>
      </w:r>
      <w:r w:rsidR="00EA0FA3">
        <w:rPr>
          <w:lang w:val="en-CA"/>
        </w:rPr>
        <w:t>.</w:t>
      </w:r>
    </w:p>
    <w:p w14:paraId="61D38749" w14:textId="290FD59C" w:rsidR="00BF1958" w:rsidRDefault="00297011" w:rsidP="00A12606">
      <w:pPr>
        <w:pStyle w:val="Titre4"/>
        <w:rPr>
          <w:lang w:val="en-CA"/>
        </w:rPr>
      </w:pPr>
      <w:proofErr w:type="gramStart"/>
      <w:r>
        <w:rPr>
          <w:lang w:val="en-CA"/>
        </w:rPr>
        <w:t>s</w:t>
      </w:r>
      <w:r w:rsidR="00BF1958">
        <w:rPr>
          <w:lang w:val="en-CA"/>
        </w:rPr>
        <w:t>ource</w:t>
      </w:r>
      <w:proofErr w:type="gramEnd"/>
    </w:p>
    <w:p w14:paraId="3EB1AD08" w14:textId="77777777" w:rsidR="00BF1958" w:rsidRDefault="00BF1958" w:rsidP="00A12606">
      <w:pPr>
        <w:rPr>
          <w:lang w:val="en-CA"/>
        </w:rPr>
      </w:pPr>
    </w:p>
    <w:p w14:paraId="4B11D7A2" w14:textId="11CE9B5C" w:rsidR="00BF1958" w:rsidRDefault="00A41623" w:rsidP="00A12606">
      <w:pPr>
        <w:rPr>
          <w:lang w:val="en-CA"/>
        </w:rPr>
      </w:pPr>
      <w:r>
        <w:t>If present, t</w:t>
      </w:r>
      <w:r w:rsidR="00BF1958">
        <w:rPr>
          <w:lang w:val="en-CA"/>
        </w:rPr>
        <w:t>he property source</w:t>
      </w:r>
      <w:proofErr w:type="gramStart"/>
      <w:r w:rsidR="00253146">
        <w:rPr>
          <w:lang w:val="en-CA"/>
        </w:rPr>
        <w:t>:Primitive</w:t>
      </w:r>
      <w:proofErr w:type="gramEnd"/>
      <w:r w:rsidR="00253146">
        <w:rPr>
          <w:lang w:val="en-CA"/>
        </w:rPr>
        <w:t>::CharacterString</w:t>
      </w:r>
      <w:r w:rsidR="00BF1958">
        <w:rPr>
          <w:lang w:val="en-CA"/>
        </w:rPr>
        <w:t xml:space="preserve"> shall report the c</w:t>
      </w:r>
      <w:r w:rsidR="00BF1958" w:rsidRPr="00BF1958">
        <w:rPr>
          <w:lang w:val="en-CA"/>
        </w:rPr>
        <w:t>itation of the source of the data (</w:t>
      </w:r>
      <w:r w:rsidR="006754DF" w:rsidRPr="00BF1958">
        <w:rPr>
          <w:lang w:val="en-CA"/>
        </w:rPr>
        <w:t>e.g.</w:t>
      </w:r>
      <w:r w:rsidR="00BF1958" w:rsidRPr="00BF1958">
        <w:rPr>
          <w:lang w:val="en-CA"/>
        </w:rPr>
        <w:t xml:space="preserve">, a publication, map, </w:t>
      </w:r>
      <w:r w:rsidR="006754DF" w:rsidRPr="00BF1958">
        <w:rPr>
          <w:lang w:val="en-CA"/>
        </w:rPr>
        <w:t>etc.</w:t>
      </w:r>
      <w:r w:rsidR="00BF1958" w:rsidRPr="00BF1958">
        <w:rPr>
          <w:lang w:val="en-CA"/>
        </w:rPr>
        <w:t>)</w:t>
      </w:r>
      <w:r w:rsidR="00EA0FA3">
        <w:rPr>
          <w:lang w:val="en-CA"/>
        </w:rPr>
        <w:t>.</w:t>
      </w:r>
    </w:p>
    <w:p w14:paraId="4147D616" w14:textId="4CACE9BC" w:rsidR="00BF1958" w:rsidRDefault="00BF1958" w:rsidP="00A12606">
      <w:pPr>
        <w:pStyle w:val="Titre4"/>
        <w:rPr>
          <w:lang w:val="en-CA"/>
        </w:rPr>
      </w:pPr>
      <w:r w:rsidRPr="00BF1958">
        <w:rPr>
          <w:lang w:val="en-CA"/>
        </w:rPr>
        <w:t>specimenType_uri</w:t>
      </w:r>
    </w:p>
    <w:p w14:paraId="22D068E7" w14:textId="77777777" w:rsidR="00BF1958" w:rsidRPr="00BF1958" w:rsidRDefault="00BF1958" w:rsidP="00A12606">
      <w:pPr>
        <w:rPr>
          <w:lang w:val="en-CA"/>
        </w:rPr>
      </w:pPr>
    </w:p>
    <w:p w14:paraId="208FBC72" w14:textId="73A6F320" w:rsidR="00BF1958" w:rsidRDefault="00BF1958" w:rsidP="00A12606">
      <w:pPr>
        <w:rPr>
          <w:lang w:val="en-CA"/>
        </w:rPr>
      </w:pPr>
      <w:r>
        <w:rPr>
          <w:lang w:val="en-CA"/>
        </w:rPr>
        <w:t>The property specimentType_uri</w:t>
      </w:r>
      <w:proofErr w:type="gramStart"/>
      <w:r w:rsidR="00253146">
        <w:rPr>
          <w:lang w:val="en-CA"/>
        </w:rPr>
        <w:t>:Primitive</w:t>
      </w:r>
      <w:proofErr w:type="gramEnd"/>
      <w:r w:rsidR="00253146">
        <w:rPr>
          <w:lang w:val="en-CA"/>
        </w:rPr>
        <w:t>::CharacterString</w:t>
      </w:r>
      <w:r>
        <w:rPr>
          <w:lang w:val="en-CA"/>
        </w:rPr>
        <w:t xml:space="preserve"> shall contain a </w:t>
      </w:r>
      <w:r w:rsidRPr="00BF1958">
        <w:rPr>
          <w:lang w:val="en-CA"/>
        </w:rPr>
        <w:t>URI link for a specimen type identifier from a controlled vocabulary.</w:t>
      </w:r>
    </w:p>
    <w:p w14:paraId="7BECDD16" w14:textId="5B117916" w:rsidR="00BF1958" w:rsidRDefault="00BF1958" w:rsidP="00A12606">
      <w:pPr>
        <w:pStyle w:val="Titre4"/>
        <w:rPr>
          <w:lang w:val="en-CA"/>
        </w:rPr>
      </w:pPr>
      <w:r w:rsidRPr="00BF1958">
        <w:rPr>
          <w:lang w:val="en-CA"/>
        </w:rPr>
        <w:t>materialClass_uri</w:t>
      </w:r>
    </w:p>
    <w:p w14:paraId="1298C992" w14:textId="77777777" w:rsidR="00BF1958" w:rsidRDefault="00BF1958" w:rsidP="00A12606">
      <w:pPr>
        <w:rPr>
          <w:lang w:val="en-CA"/>
        </w:rPr>
      </w:pPr>
    </w:p>
    <w:p w14:paraId="2245C8EC" w14:textId="4E482360" w:rsidR="00BF1958" w:rsidRDefault="00BF1958" w:rsidP="00A12606">
      <w:pPr>
        <w:rPr>
          <w:lang w:val="en-CA"/>
        </w:rPr>
      </w:pPr>
      <w:r>
        <w:rPr>
          <w:lang w:val="en-CA"/>
        </w:rPr>
        <w:t xml:space="preserve">The property materialClass_uri shall contain a </w:t>
      </w:r>
      <w:r w:rsidRPr="00BF1958">
        <w:rPr>
          <w:lang w:val="en-CA"/>
        </w:rPr>
        <w:t>URI link for a class of material drawn from a controlled vocabulary.</w:t>
      </w:r>
    </w:p>
    <w:p w14:paraId="485F33A2" w14:textId="25B97E7D" w:rsidR="00BF1958" w:rsidRDefault="00BF1958" w:rsidP="00A12606">
      <w:pPr>
        <w:pStyle w:val="Titre4"/>
        <w:rPr>
          <w:lang w:val="en-CA"/>
        </w:rPr>
      </w:pPr>
      <w:r w:rsidRPr="00BF1958">
        <w:rPr>
          <w:lang w:val="en-CA"/>
        </w:rPr>
        <w:t>metadata_uri</w:t>
      </w:r>
    </w:p>
    <w:p w14:paraId="5319748B" w14:textId="77777777" w:rsidR="00BF1958" w:rsidRDefault="00BF1958" w:rsidP="00A12606">
      <w:pPr>
        <w:rPr>
          <w:lang w:val="en-CA"/>
        </w:rPr>
      </w:pPr>
    </w:p>
    <w:p w14:paraId="5836528E" w14:textId="05ABCFC8" w:rsidR="00BF1958" w:rsidRDefault="00A41623" w:rsidP="00A12606">
      <w:pPr>
        <w:rPr>
          <w:lang w:val="en-CA"/>
        </w:rPr>
      </w:pPr>
      <w:r>
        <w:t>If present, t</w:t>
      </w:r>
      <w:r w:rsidR="00BF1958">
        <w:rPr>
          <w:lang w:val="en-CA"/>
        </w:rPr>
        <w:t>he property metadata_uri</w:t>
      </w:r>
      <w:proofErr w:type="gramStart"/>
      <w:r w:rsidR="00253146">
        <w:rPr>
          <w:lang w:val="en-CA"/>
        </w:rPr>
        <w:t>:Primitive</w:t>
      </w:r>
      <w:proofErr w:type="gramEnd"/>
      <w:r w:rsidR="00253146">
        <w:rPr>
          <w:lang w:val="en-CA"/>
        </w:rPr>
        <w:t>::CharacterString</w:t>
      </w:r>
      <w:r w:rsidR="00BF1958">
        <w:rPr>
          <w:lang w:val="en-CA"/>
        </w:rPr>
        <w:t xml:space="preserve"> shall contain a </w:t>
      </w:r>
      <w:r w:rsidR="00BF1958" w:rsidRPr="00BF1958">
        <w:rPr>
          <w:lang w:val="en-CA"/>
        </w:rPr>
        <w:t>URI link to a metadata document.</w:t>
      </w:r>
    </w:p>
    <w:p w14:paraId="5F155E41" w14:textId="77777777" w:rsidR="00BF1958" w:rsidRDefault="00BF1958" w:rsidP="00BF1958">
      <w:pPr>
        <w:autoSpaceDE w:val="0"/>
        <w:autoSpaceDN w:val="0"/>
        <w:adjustRightInd w:val="0"/>
        <w:spacing w:after="0" w:line="240" w:lineRule="atLeast"/>
        <w:rPr>
          <w:rFonts w:cs="Arial"/>
          <w:color w:val="000000"/>
          <w:lang w:val="en-CA"/>
        </w:rPr>
      </w:pPr>
    </w:p>
    <w:p w14:paraId="51CDDE7F" w14:textId="77777777" w:rsidR="00BF1958" w:rsidRDefault="00BF1958" w:rsidP="00BF1958">
      <w:pPr>
        <w:pStyle w:val="Titre4"/>
        <w:rPr>
          <w:lang w:val="en-CA"/>
        </w:rPr>
      </w:pPr>
      <w:proofErr w:type="gramStart"/>
      <w:r w:rsidRPr="00D970E9">
        <w:rPr>
          <w:lang w:val="en-CA"/>
        </w:rPr>
        <w:t>genericSymbolizer</w:t>
      </w:r>
      <w:proofErr w:type="gramEnd"/>
    </w:p>
    <w:p w14:paraId="61DD83C7" w14:textId="77777777" w:rsidR="00BF1958" w:rsidRDefault="00BF1958" w:rsidP="00BF1958">
      <w:pPr>
        <w:autoSpaceDE w:val="0"/>
        <w:autoSpaceDN w:val="0"/>
        <w:adjustRightInd w:val="0"/>
        <w:spacing w:after="0" w:line="240" w:lineRule="atLeast"/>
        <w:rPr>
          <w:rFonts w:cs="Arial"/>
          <w:color w:val="000000"/>
          <w:lang w:val="en-CA"/>
        </w:rPr>
      </w:pPr>
    </w:p>
    <w:p w14:paraId="0A155ABD" w14:textId="0E5A9B3F" w:rsidR="00BF1958" w:rsidRDefault="00A41623" w:rsidP="00BF1958">
      <w:pPr>
        <w:autoSpaceDE w:val="0"/>
        <w:autoSpaceDN w:val="0"/>
        <w:adjustRightInd w:val="0"/>
        <w:spacing w:after="0" w:line="240" w:lineRule="atLeast"/>
        <w:rPr>
          <w:rFonts w:cs="Arial"/>
          <w:color w:val="000000"/>
          <w:lang w:val="en-CA"/>
        </w:rPr>
      </w:pPr>
      <w:r>
        <w:t>If present, t</w:t>
      </w:r>
      <w:r w:rsidR="00BF1958">
        <w:rPr>
          <w:rFonts w:cs="Arial"/>
          <w:color w:val="000000"/>
          <w:lang w:val="en-CA"/>
        </w:rPr>
        <w:t>he genericSymboliser</w:t>
      </w:r>
      <w:proofErr w:type="gramStart"/>
      <w:r w:rsidR="00253146">
        <w:rPr>
          <w:rFonts w:cs="Arial"/>
          <w:color w:val="000000"/>
          <w:lang w:val="en-CA"/>
        </w:rPr>
        <w:t>:Primitive</w:t>
      </w:r>
      <w:proofErr w:type="gramEnd"/>
      <w:r w:rsidR="00253146">
        <w:rPr>
          <w:rFonts w:cs="Arial"/>
          <w:color w:val="000000"/>
          <w:lang w:val="en-CA"/>
        </w:rPr>
        <w:t>::CharacterString</w:t>
      </w:r>
      <w:r w:rsidR="00BF1958">
        <w:rPr>
          <w:rFonts w:cs="Arial"/>
          <w:color w:val="000000"/>
          <w:lang w:val="en-CA"/>
        </w:rPr>
        <w:t xml:space="preserve"> property shall contain an i</w:t>
      </w:r>
      <w:r w:rsidR="00BF1958" w:rsidRPr="003E0DCA">
        <w:rPr>
          <w:rFonts w:cs="Arial"/>
          <w:color w:val="000000"/>
          <w:lang w:val="en-CA"/>
        </w:rPr>
        <w:t>dentifier for a symbol from standard (locally or community defined) symbolization scheme for portrayal.</w:t>
      </w:r>
    </w:p>
    <w:p w14:paraId="7046B848" w14:textId="77777777" w:rsidR="00BF1958" w:rsidRDefault="00BF1958" w:rsidP="00BF1958">
      <w:pPr>
        <w:autoSpaceDE w:val="0"/>
        <w:autoSpaceDN w:val="0"/>
        <w:adjustRightInd w:val="0"/>
        <w:spacing w:after="0" w:line="240" w:lineRule="atLeast"/>
        <w:rPr>
          <w:rFonts w:cs="Arial"/>
          <w:color w:val="000000"/>
          <w:lang w:val="en-CA"/>
        </w:rPr>
      </w:pPr>
    </w:p>
    <w:p w14:paraId="6418A820" w14:textId="77777777" w:rsidR="00BF1958" w:rsidRDefault="00BF1958" w:rsidP="00BF1958">
      <w:pPr>
        <w:pStyle w:val="Titre4"/>
        <w:rPr>
          <w:lang w:val="en-CA"/>
        </w:rPr>
      </w:pPr>
      <w:proofErr w:type="gramStart"/>
      <w:r>
        <w:rPr>
          <w:lang w:val="en-CA"/>
        </w:rPr>
        <w:t>shape</w:t>
      </w:r>
      <w:proofErr w:type="gramEnd"/>
    </w:p>
    <w:p w14:paraId="20F6CB23" w14:textId="77777777" w:rsidR="00BF1958" w:rsidRDefault="00BF1958" w:rsidP="00BF1958">
      <w:pPr>
        <w:autoSpaceDE w:val="0"/>
        <w:autoSpaceDN w:val="0"/>
        <w:adjustRightInd w:val="0"/>
        <w:spacing w:after="0" w:line="240" w:lineRule="atLeast"/>
        <w:rPr>
          <w:rFonts w:cs="Arial"/>
          <w:color w:val="000000"/>
          <w:lang w:val="en-CA"/>
        </w:rPr>
      </w:pPr>
    </w:p>
    <w:p w14:paraId="29486703" w14:textId="5F3B2D06"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 xml:space="preserve">_Object shall contain a </w:t>
      </w:r>
      <w:r w:rsidRPr="00BF1958">
        <w:rPr>
          <w:rFonts w:cs="Arial"/>
          <w:color w:val="000000"/>
          <w:lang w:val="en-CA"/>
        </w:rPr>
        <w:t>geometry of the specimen (generally a point)</w:t>
      </w:r>
      <w:r w:rsidR="00EA0FA3">
        <w:rPr>
          <w:rFonts w:cs="Arial"/>
          <w:color w:val="000000"/>
          <w:lang w:val="en-CA"/>
        </w:rPr>
        <w:t>.</w:t>
      </w:r>
    </w:p>
    <w:p w14:paraId="59A4A738" w14:textId="77777777" w:rsidR="00BF1958" w:rsidRDefault="00BF1958" w:rsidP="00BF1958">
      <w:pPr>
        <w:pStyle w:val="Titre4"/>
      </w:pPr>
      <w:r w:rsidRPr="004E3A57">
        <w:t>Any</w:t>
      </w:r>
    </w:p>
    <w:p w14:paraId="1CAFF3FA" w14:textId="77777777" w:rsidR="00BF1958" w:rsidRDefault="00BF1958" w:rsidP="00BF1958"/>
    <w:p w14:paraId="252F6F20" w14:textId="77777777" w:rsidR="00BF1958" w:rsidRDefault="00BF1958" w:rsidP="00BF1958">
      <w:r>
        <w:t xml:space="preserve">A data provider can add an arbitrary number of extra properties, as long as the instance is conformant to GML Simple Feature Level 0. </w:t>
      </w:r>
    </w:p>
    <w:p w14:paraId="5F7A98AD" w14:textId="77777777" w:rsidR="00BF1958" w:rsidRDefault="00BF1958" w:rsidP="00BF1958"/>
    <w:p w14:paraId="12F140BF" w14:textId="77777777" w:rsidR="00D14AF0" w:rsidRDefault="00D14AF0" w:rsidP="00D14AF0">
      <w:pPr>
        <w:pStyle w:val="Titre3"/>
        <w:rPr>
          <w:lang w:val="en-CA"/>
        </w:rPr>
      </w:pPr>
      <w:bookmarkStart w:id="356" w:name="BKM_5A4D9120_600F_4C3C_8ECF_EE7CFDB01C45"/>
      <w:bookmarkStart w:id="357" w:name="BKM_411869C6_5FE7_4B45_A018_FC87FC6F1504"/>
      <w:bookmarkStart w:id="358" w:name="BKM_9EE66924_CD8E_4920_8D93_B7C8D67F28AF"/>
      <w:bookmarkStart w:id="359" w:name="BKM_49C23F9C_9DFE_434E_9876_B253C73E5E08"/>
      <w:bookmarkStart w:id="360" w:name="BKM_2D0F9355_1BA8_4B21_A211_5DBDE6101308"/>
      <w:bookmarkStart w:id="361" w:name="BKM_025812DF_B2DB_4EF8_8BE9_FB08934C1BD4"/>
      <w:bookmarkStart w:id="362" w:name="BKM_C09529C8_28D2_45E7_B66E_ADF87048EE54"/>
      <w:bookmarkStart w:id="363" w:name="BKM_3857FAF2_09B8_4E47_AE1C_AD54C52DAF81"/>
      <w:bookmarkStart w:id="364" w:name="BKM_35F2F785_32E6_4D58_9212_E4C493DD93AB"/>
      <w:bookmarkStart w:id="365" w:name="BKM_8A8A8512_0518_43B4_8296_5C183491EEB7"/>
      <w:bookmarkStart w:id="366" w:name="BKM_A37D3138_5144_4AAA_A9A8_F88DEC203EC5"/>
      <w:bookmarkStart w:id="367" w:name="BKM_9BCC0C7E_CEE8_4167_9510_B24983CC44B9"/>
      <w:bookmarkStart w:id="368" w:name="BKM_A818D66D_DB16_46C0_A0B3_E9039F2CD8CD"/>
      <w:bookmarkStart w:id="369" w:name="BKM_AEAFFBCA_2559_4CDB_AFA9_8A341843B51F"/>
      <w:bookmarkStart w:id="370" w:name="BKM_691007BD_4B41_46AF_9BC3_D27B06E1FB54"/>
      <w:bookmarkStart w:id="371" w:name="BKM_98D7F43A_2FA6_489F_A1A5_B915D069258B"/>
      <w:bookmarkStart w:id="372" w:name="BKM_B197BD01_D7EB_4B2D_B744_060A34418883"/>
      <w:bookmarkStart w:id="373" w:name="_Toc452643151"/>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r w:rsidRPr="00D14AF0">
        <w:rPr>
          <w:lang w:val="en-CA"/>
        </w:rPr>
        <w:t>G</w:t>
      </w:r>
      <w:bookmarkStart w:id="374" w:name="BKM_9A8B07A1_6F7C_49A9_AE39_CC80241F45D8"/>
      <w:bookmarkEnd w:id="374"/>
      <w:r w:rsidRPr="00D14AF0">
        <w:rPr>
          <w:lang w:val="en-CA"/>
        </w:rPr>
        <w:t>eomorphologicUnitView</w:t>
      </w:r>
      <w:bookmarkEnd w:id="373"/>
    </w:p>
    <w:p w14:paraId="4C4D9124" w14:textId="77777777" w:rsidR="00D14AF0" w:rsidRDefault="00D14AF0" w:rsidP="00D14AF0">
      <w:pPr>
        <w:autoSpaceDE w:val="0"/>
        <w:autoSpaceDN w:val="0"/>
        <w:adjustRightInd w:val="0"/>
        <w:spacing w:after="0" w:line="240" w:lineRule="atLeast"/>
        <w:rPr>
          <w:rFonts w:cs="Arial"/>
          <w:color w:val="000000"/>
          <w:lang w:val="en-CA"/>
        </w:rPr>
      </w:pPr>
    </w:p>
    <w:p w14:paraId="56C5DCEE" w14:textId="1DE17EF6" w:rsidR="00E426FD" w:rsidRDefault="00E426FD" w:rsidP="00E426FD">
      <w:pPr>
        <w:keepNext/>
        <w:autoSpaceDE w:val="0"/>
        <w:autoSpaceDN w:val="0"/>
        <w:adjustRightInd w:val="0"/>
        <w:spacing w:after="0" w:line="240" w:lineRule="atLeast"/>
        <w:rPr>
          <w:rFonts w:cs="Arial"/>
          <w:noProof/>
          <w:color w:val="000000"/>
          <w:lang w:val="en-CA" w:eastAsia="en-CA"/>
        </w:rPr>
      </w:pPr>
    </w:p>
    <w:p w14:paraId="374927D5" w14:textId="36AD37C5" w:rsidR="002C78A2" w:rsidRDefault="00F658C5" w:rsidP="002C78A2">
      <w:pPr>
        <w:keepNext/>
        <w:autoSpaceDE w:val="0"/>
        <w:autoSpaceDN w:val="0"/>
        <w:adjustRightInd w:val="0"/>
        <w:spacing w:after="0" w:line="240" w:lineRule="atLeast"/>
      </w:pPr>
      <w:r>
        <w:rPr>
          <w:noProof/>
          <w:lang w:val="en-CA" w:eastAsia="en-CA"/>
        </w:rPr>
        <w:drawing>
          <wp:inline distT="0" distB="0" distL="0" distR="0" wp14:anchorId="747B73F5" wp14:editId="01B277DE">
            <wp:extent cx="2524125" cy="34956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24125" cy="3495675"/>
                    </a:xfrm>
                    <a:prstGeom prst="rect">
                      <a:avLst/>
                    </a:prstGeom>
                    <a:noFill/>
                    <a:ln>
                      <a:noFill/>
                    </a:ln>
                  </pic:spPr>
                </pic:pic>
              </a:graphicData>
            </a:graphic>
          </wp:inline>
        </w:drawing>
      </w:r>
    </w:p>
    <w:p w14:paraId="654B70A4" w14:textId="41F2D7FE" w:rsidR="002C78A2" w:rsidRDefault="002C78A2" w:rsidP="00A12606">
      <w:pPr>
        <w:pStyle w:val="Lgende"/>
      </w:pPr>
      <w:r>
        <w:t xml:space="preserve">Figure </w:t>
      </w:r>
      <w:r>
        <w:fldChar w:fldCharType="begin"/>
      </w:r>
      <w:r>
        <w:instrText xml:space="preserve"> SEQ Figure \* ARABIC </w:instrText>
      </w:r>
      <w:r>
        <w:fldChar w:fldCharType="separate"/>
      </w:r>
      <w:r w:rsidR="00F02ED9">
        <w:rPr>
          <w:noProof/>
        </w:rPr>
        <w:t>16</w:t>
      </w:r>
      <w:r>
        <w:fldChar w:fldCharType="end"/>
      </w:r>
      <w:r>
        <w:t xml:space="preserve"> </w:t>
      </w:r>
      <w:r w:rsidRPr="00737CF2">
        <w:t>GeomorphologicUnitView</w:t>
      </w:r>
      <w:r w:rsidR="00BF2A41">
        <w:t xml:space="preserve"> feature type.</w:t>
      </w:r>
    </w:p>
    <w:p w14:paraId="0AB98D42" w14:textId="7BFC8116" w:rsidR="00D14AF0" w:rsidRDefault="002C78A2" w:rsidP="00D14AF0">
      <w:pPr>
        <w:autoSpaceDE w:val="0"/>
        <w:autoSpaceDN w:val="0"/>
        <w:adjustRightInd w:val="0"/>
        <w:spacing w:after="0" w:line="240" w:lineRule="atLeast"/>
        <w:rPr>
          <w:rFonts w:cs="Arial"/>
          <w:color w:val="000000"/>
          <w:lang w:val="en-CA"/>
        </w:rPr>
      </w:pPr>
      <w:r>
        <w:rPr>
          <w:rFonts w:cs="Arial"/>
          <w:color w:val="000000"/>
          <w:lang w:val="en-CA"/>
        </w:rPr>
        <w:t>GeomorphologicUnitView is a s</w:t>
      </w:r>
      <w:r w:rsidR="00D14AF0" w:rsidRPr="00D14AF0">
        <w:rPr>
          <w:rFonts w:cs="Arial"/>
          <w:color w:val="000000"/>
          <w:lang w:val="en-CA"/>
        </w:rPr>
        <w:t>implified view of a GeoSciML GeomorphologicUnit. In GeoSciML terms this will be in instance of a MappedFeature with key property values from the associated GeomorphologicUnit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FBDE315" w14:textId="77777777" w:rsidR="00DF2985" w:rsidRDefault="00DF2985" w:rsidP="00D14AF0">
      <w:pPr>
        <w:autoSpaceDE w:val="0"/>
        <w:autoSpaceDN w:val="0"/>
        <w:adjustRightInd w:val="0"/>
        <w:spacing w:after="0" w:line="240" w:lineRule="atLeast"/>
        <w:rPr>
          <w:rFonts w:cs="Arial"/>
          <w:color w:val="000000"/>
          <w:lang w:val="en-CA"/>
        </w:rPr>
      </w:pPr>
    </w:p>
    <w:p w14:paraId="5B50EE66" w14:textId="2A5D4532" w:rsidR="00F62F6E" w:rsidRDefault="00F62F6E" w:rsidP="00F62F6E">
      <w:pPr>
        <w:pStyle w:val="Titre4"/>
        <w:rPr>
          <w:lang w:val="en-CA"/>
        </w:rPr>
      </w:pPr>
      <w:r>
        <w:rPr>
          <w:lang w:val="en-CA"/>
        </w:rPr>
        <w:t>Mapping</w:t>
      </w:r>
    </w:p>
    <w:p w14:paraId="4AD6B7FD" w14:textId="77777777" w:rsidR="00F62F6E" w:rsidRDefault="00F62F6E" w:rsidP="00D14AF0">
      <w:pPr>
        <w:autoSpaceDE w:val="0"/>
        <w:autoSpaceDN w:val="0"/>
        <w:adjustRightInd w:val="0"/>
        <w:spacing w:after="0" w:line="240" w:lineRule="atLeast"/>
        <w:rPr>
          <w:rFonts w:cs="Arial"/>
          <w:color w:val="000000"/>
          <w:lang w:val="en-CA"/>
        </w:rPr>
      </w:pPr>
    </w:p>
    <w:tbl>
      <w:tblPr>
        <w:tblStyle w:val="Ombrageclair"/>
        <w:tblW w:w="5000" w:type="pct"/>
        <w:tblLayout w:type="fixed"/>
        <w:tblLook w:val="04A0" w:firstRow="1" w:lastRow="0" w:firstColumn="1" w:lastColumn="0" w:noHBand="0" w:noVBand="1"/>
      </w:tblPr>
      <w:tblGrid>
        <w:gridCol w:w="2943"/>
        <w:gridCol w:w="5913"/>
      </w:tblGrid>
      <w:tr w:rsidR="00F62F6E" w:rsidRPr="00F62F6E" w14:paraId="0F70E5D7" w14:textId="77777777" w:rsidTr="00F62F6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tcPr>
          <w:p w14:paraId="698F4CC1" w14:textId="792E15E9"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Property</w:t>
            </w:r>
          </w:p>
        </w:tc>
        <w:tc>
          <w:tcPr>
            <w:tcW w:w="5913" w:type="dxa"/>
          </w:tcPr>
          <w:p w14:paraId="398070B7" w14:textId="780B7D4F" w:rsidR="00F62F6E" w:rsidRPr="00F62F6E" w:rsidRDefault="00F62F6E" w:rsidP="00F62F6E">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Mapping from GeomorphologicUnit</w:t>
            </w:r>
          </w:p>
        </w:tc>
      </w:tr>
      <w:tr w:rsidR="00F62F6E" w:rsidRPr="00F62F6E" w14:paraId="5C2AE7E2"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7E14F34D"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identifier</w:t>
            </w:r>
          </w:p>
        </w:tc>
        <w:tc>
          <w:tcPr>
            <w:tcW w:w="5913" w:type="dxa"/>
            <w:hideMark/>
          </w:tcPr>
          <w:p w14:paraId="04C6DD78" w14:textId="77777777"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identifier</w:t>
            </w:r>
          </w:p>
        </w:tc>
      </w:tr>
      <w:tr w:rsidR="00F62F6E" w:rsidRPr="00F62F6E" w14:paraId="3B44783B" w14:textId="77777777" w:rsidTr="00F62F6E">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750EB824"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name</w:t>
            </w:r>
          </w:p>
        </w:tc>
        <w:tc>
          <w:tcPr>
            <w:tcW w:w="5913" w:type="dxa"/>
            <w:hideMark/>
          </w:tcPr>
          <w:p w14:paraId="50BB449F" w14:textId="3AA85181" w:rsidR="00F62F6E" w:rsidRPr="00F62F6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specification:NaturalGeomorphologicFeature::name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F62F6E" w:rsidRPr="00F62F6E" w14:paraId="78B810D7"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4CC53B8F"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description</w:t>
            </w:r>
          </w:p>
        </w:tc>
        <w:tc>
          <w:tcPr>
            <w:tcW w:w="5913" w:type="dxa"/>
            <w:hideMark/>
          </w:tcPr>
          <w:p w14:paraId="458ACBC5" w14:textId="77777777"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specification:NaturalGeomorphologicFeature::description</w:t>
            </w:r>
          </w:p>
        </w:tc>
      </w:tr>
      <w:tr w:rsidR="00F62F6E" w:rsidRPr="00F62F6E" w14:paraId="244D3ECE" w14:textId="77777777" w:rsidTr="00F62F6E">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486B04DC"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activity</w:t>
            </w:r>
          </w:p>
        </w:tc>
        <w:tc>
          <w:tcPr>
            <w:tcW w:w="5913" w:type="dxa"/>
            <w:hideMark/>
          </w:tcPr>
          <w:p w14:paraId="4CA65665" w14:textId="04D373DB" w:rsidR="00F62F6E" w:rsidRPr="00F62F6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specification:NaturalGeomorphologicFeature:activity</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2</w:t>
            </w:r>
          </w:p>
        </w:tc>
      </w:tr>
      <w:tr w:rsidR="00F62F6E" w:rsidRPr="00F62F6E" w14:paraId="3B7F7BD1" w14:textId="77777777" w:rsidTr="00F62F6E">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426F1DB5"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unitType</w:t>
            </w:r>
          </w:p>
        </w:tc>
        <w:tc>
          <w:tcPr>
            <w:tcW w:w="5913" w:type="dxa"/>
            <w:hideMark/>
          </w:tcPr>
          <w:p w14:paraId="5E4A82AF" w14:textId="3F104A76" w:rsid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specification:NaturalGeomorphologicFeature::naturalGeo</w:t>
            </w:r>
            <w:r>
              <w:rPr>
                <w:rFonts w:ascii="Consolas" w:hAnsi="Consolas" w:cs="Consolas"/>
                <w:sz w:val="18"/>
                <w:szCs w:val="18"/>
                <w:lang w:val="en-CA" w:eastAsia="en-CA"/>
              </w:rPr>
              <w:t xml:space="preserve">morphologicFeatureType </w:t>
            </w:r>
            <w:r w:rsidRPr="00ED1DE6">
              <w:rPr>
                <w:rFonts w:ascii="Consolas" w:hAnsi="Consolas" w:cs="Consolas"/>
                <w:sz w:val="18"/>
                <w:szCs w:val="18"/>
                <w:vertAlign w:val="superscript"/>
              </w:rPr>
              <w:t>2</w:t>
            </w:r>
          </w:p>
          <w:p w14:paraId="4F1EBBB8" w14:textId="77777777" w:rsid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p>
          <w:p w14:paraId="69146E6A" w14:textId="77777777" w:rsid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or</w:t>
            </w:r>
          </w:p>
          <w:p w14:paraId="61D524F1" w14:textId="77777777" w:rsid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p>
          <w:p w14:paraId="3BD37D6C" w14:textId="3DB3353D"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specification:AnthropogenicGeomorphologicUnit::anthropoge</w:t>
            </w:r>
            <w:r w:rsidRPr="00F62F6E">
              <w:rPr>
                <w:rFonts w:ascii="Consolas" w:hAnsi="Consolas" w:cs="Consolas"/>
                <w:sz w:val="18"/>
                <w:szCs w:val="18"/>
                <w:lang w:val="en-CA" w:eastAsia="en-CA"/>
              </w:rPr>
              <w:lastRenderedPageBreak/>
              <w:t>nicGeomorphologicFeatureType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2</w:t>
            </w:r>
          </w:p>
        </w:tc>
      </w:tr>
      <w:tr w:rsidR="00F62F6E" w:rsidRPr="00F62F6E" w14:paraId="27330855" w14:textId="77777777" w:rsidTr="00F62F6E">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24BDC3C4" w14:textId="4FDCB9EA"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lastRenderedPageBreak/>
              <w:t>lithology</w:t>
            </w:r>
          </w:p>
        </w:tc>
        <w:tc>
          <w:tcPr>
            <w:tcW w:w="5913" w:type="dxa"/>
            <w:hideMark/>
          </w:tcPr>
          <w:p w14:paraId="1F0BEA95" w14:textId="4948E3D1" w:rsidR="00F62F6E" w:rsidRPr="00F62F6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specification:GeomorphologicUnit::unitDescription:GeologicUnit::composition:CompositionPart::material:RockMaterial::lithology</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F62F6E" w:rsidRPr="00F62F6E" w14:paraId="705D302E"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6BD3732D"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geologicHistory</w:t>
            </w:r>
          </w:p>
        </w:tc>
        <w:tc>
          <w:tcPr>
            <w:tcW w:w="5913" w:type="dxa"/>
            <w:hideMark/>
          </w:tcPr>
          <w:p w14:paraId="29F67E6F" w14:textId="417CD2F3"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specification:GeomorphologicUnit::unitDescription:GeologicUnit::geologicHistory:GeologicEvent::description</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F62F6E" w:rsidRPr="00F62F6E" w14:paraId="4CC325C2" w14:textId="77777777" w:rsidTr="00F62F6E">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420E35F8"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observationMethod</w:t>
            </w:r>
          </w:p>
        </w:tc>
        <w:tc>
          <w:tcPr>
            <w:tcW w:w="5913" w:type="dxa"/>
            <w:hideMark/>
          </w:tcPr>
          <w:p w14:paraId="36393C18" w14:textId="5EDCA7A3" w:rsidR="00F62F6E" w:rsidRPr="00F62F6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specification:GeomorphologicUnit::observationMethod:Category::value</w:t>
            </w:r>
            <w:r w:rsidR="0084272F">
              <w:rPr>
                <w:rFonts w:ascii="Consolas" w:hAnsi="Consolas" w:cs="Consolas"/>
                <w:sz w:val="18"/>
                <w:szCs w:val="18"/>
                <w:lang w:val="en-CA" w:eastAsia="en-CA"/>
              </w:rPr>
              <w:t xml:space="preserve"> </w:t>
            </w:r>
            <w:r w:rsidR="0084272F" w:rsidRPr="00ED1DE6">
              <w:rPr>
                <w:rFonts w:ascii="Consolas" w:hAnsi="Consolas" w:cs="Consolas"/>
                <w:sz w:val="18"/>
                <w:szCs w:val="18"/>
                <w:vertAlign w:val="superscript"/>
              </w:rPr>
              <w:t>1</w:t>
            </w:r>
          </w:p>
        </w:tc>
      </w:tr>
      <w:tr w:rsidR="00F62F6E" w:rsidRPr="00F62F6E" w14:paraId="5F0E7947"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758C506D"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positionalAccuracy</w:t>
            </w:r>
          </w:p>
        </w:tc>
        <w:tc>
          <w:tcPr>
            <w:tcW w:w="5913" w:type="dxa"/>
            <w:hideMark/>
          </w:tcPr>
          <w:p w14:paraId="22F65458" w14:textId="77777777"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positionalAccuracy::value</w:t>
            </w:r>
          </w:p>
        </w:tc>
      </w:tr>
      <w:tr w:rsidR="00F62F6E" w:rsidRPr="00F62F6E" w14:paraId="1E2EE116" w14:textId="77777777" w:rsidTr="00F62F6E">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494F734E"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source</w:t>
            </w:r>
          </w:p>
        </w:tc>
        <w:tc>
          <w:tcPr>
            <w:tcW w:w="5913" w:type="dxa"/>
            <w:hideMark/>
          </w:tcPr>
          <w:p w14:paraId="0807615D" w14:textId="77777777" w:rsidR="00F62F6E" w:rsidRPr="00F62F6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color w:val="FF0000"/>
                <w:sz w:val="18"/>
                <w:szCs w:val="18"/>
                <w:lang w:val="en-CA" w:eastAsia="en-CA"/>
              </w:rPr>
            </w:pPr>
            <w:r w:rsidRPr="00F62F6E">
              <w:rPr>
                <w:rFonts w:ascii="Consolas" w:hAnsi="Consolas" w:cs="Consolas"/>
                <w:color w:val="auto"/>
                <w:sz w:val="18"/>
                <w:szCs w:val="18"/>
                <w:lang w:val="en-CA" w:eastAsia="en-CA"/>
              </w:rPr>
              <w:t>specification:GeologicUnit::metaDataProperty:(…):CI_Citation</w:t>
            </w:r>
          </w:p>
        </w:tc>
      </w:tr>
      <w:tr w:rsidR="00F62F6E" w:rsidRPr="00F62F6E" w14:paraId="2BCC6724"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077DDA98"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activity_uri</w:t>
            </w:r>
          </w:p>
        </w:tc>
        <w:tc>
          <w:tcPr>
            <w:tcW w:w="5913" w:type="dxa"/>
            <w:hideMark/>
          </w:tcPr>
          <w:p w14:paraId="0237A548" w14:textId="77777777"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specification:NaturalGeomorphologicFeature::activity</w:t>
            </w:r>
          </w:p>
        </w:tc>
      </w:tr>
      <w:tr w:rsidR="00F62F6E" w:rsidRPr="00F62F6E" w14:paraId="68C318C8" w14:textId="77777777" w:rsidTr="00F62F6E">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5B9D9B75"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landformClass</w:t>
            </w:r>
          </w:p>
        </w:tc>
        <w:tc>
          <w:tcPr>
            <w:tcW w:w="5913" w:type="dxa"/>
            <w:hideMark/>
          </w:tcPr>
          <w:p w14:paraId="4861BE01" w14:textId="77777777" w:rsidR="00F62F6E" w:rsidRPr="00F62F6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p>
        </w:tc>
      </w:tr>
      <w:tr w:rsidR="00F62F6E" w:rsidRPr="00F62F6E" w14:paraId="7D9EACE6"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1F9AAA7E"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landformClass_uri</w:t>
            </w:r>
          </w:p>
        </w:tc>
        <w:tc>
          <w:tcPr>
            <w:tcW w:w="5913" w:type="dxa"/>
            <w:hideMark/>
          </w:tcPr>
          <w:p w14:paraId="0B8B6497" w14:textId="77777777"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p>
        </w:tc>
      </w:tr>
      <w:tr w:rsidR="00F62F6E" w:rsidRPr="00F62F6E" w14:paraId="4109E980" w14:textId="77777777" w:rsidTr="00F62F6E">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4B5BEEA9"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unitType_uri</w:t>
            </w:r>
          </w:p>
        </w:tc>
        <w:tc>
          <w:tcPr>
            <w:tcW w:w="5913" w:type="dxa"/>
            <w:hideMark/>
          </w:tcPr>
          <w:p w14:paraId="20DFB405" w14:textId="48D171C7" w:rsidR="00F62F6E" w:rsidRPr="00F62F6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rPr>
              <w:t>specification:</w:t>
            </w:r>
            <w:r w:rsidR="0084272F" w:rsidRPr="00F62F6E">
              <w:rPr>
                <w:rFonts w:ascii="Consolas" w:hAnsi="Consolas" w:cs="Consolas"/>
                <w:sz w:val="18"/>
                <w:szCs w:val="18"/>
                <w:lang w:val="en-CA" w:eastAsia="en-CA"/>
              </w:rPr>
              <w:t>GeomorphologicUnit</w:t>
            </w:r>
            <w:r>
              <w:rPr>
                <w:rFonts w:ascii="Consolas" w:hAnsi="Consolas" w:cs="Consolas"/>
                <w:sz w:val="18"/>
                <w:szCs w:val="18"/>
              </w:rPr>
              <w:t>::</w:t>
            </w:r>
            <w:r w:rsidRPr="002D68FE">
              <w:rPr>
                <w:rFonts w:ascii="Consolas" w:hAnsi="Consolas" w:cs="Consolas"/>
                <w:sz w:val="18"/>
                <w:szCs w:val="18"/>
              </w:rPr>
              <w:t>geologicUnitType</w:t>
            </w:r>
            <w:r>
              <w:rPr>
                <w:rFonts w:ascii="Consolas" w:hAnsi="Consolas" w:cs="Consolas"/>
                <w:sz w:val="18"/>
                <w:szCs w:val="18"/>
              </w:rPr>
              <w:t xml:space="preserve"> </w:t>
            </w:r>
            <w:r w:rsidRPr="00ED1DE6">
              <w:rPr>
                <w:rFonts w:ascii="Consolas" w:hAnsi="Consolas" w:cs="Consolas"/>
                <w:sz w:val="18"/>
                <w:szCs w:val="18"/>
                <w:vertAlign w:val="superscript"/>
              </w:rPr>
              <w:t>3</w:t>
            </w:r>
          </w:p>
        </w:tc>
      </w:tr>
      <w:tr w:rsidR="00F62F6E" w:rsidRPr="00F62F6E" w14:paraId="63D22956"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344FAA7E"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representativeLithology_uri</w:t>
            </w:r>
          </w:p>
        </w:tc>
        <w:tc>
          <w:tcPr>
            <w:tcW w:w="5913" w:type="dxa"/>
            <w:hideMark/>
          </w:tcPr>
          <w:p w14:paraId="6F4C7930" w14:textId="262B01F5"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specification:GeomorphologicUnit::unitDescription:GeologicUnit::composition:CompositionPart::material:RockMaterial::lithology</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F62F6E" w:rsidRPr="00F62F6E" w14:paraId="65A5CDFE" w14:textId="77777777" w:rsidTr="00F62F6E">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1088AEAC"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representativeAge_uri</w:t>
            </w:r>
          </w:p>
        </w:tc>
        <w:tc>
          <w:tcPr>
            <w:tcW w:w="5913" w:type="dxa"/>
            <w:hideMark/>
          </w:tcPr>
          <w:p w14:paraId="1689ECDC" w14:textId="6CC4EE40" w:rsidR="00F62F6E" w:rsidRPr="002D68F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specification:GeomorphologicUnit::geologicHistory:</w:t>
            </w:r>
          </w:p>
          <w:p w14:paraId="66A1BB92" w14:textId="44508418" w:rsidR="00F62F6E" w:rsidRPr="00F62F6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2D68FE">
              <w:rPr>
                <w:rFonts w:ascii="Consolas" w:hAnsi="Consolas" w:cs="Consolas"/>
                <w:sz w:val="18"/>
                <w:szCs w:val="18"/>
              </w:rPr>
              <w:t>GeologicEvent</w:t>
            </w:r>
            <w:r>
              <w:rPr>
                <w:rFonts w:ascii="Consolas" w:hAnsi="Consolas" w:cs="Consolas"/>
                <w:sz w:val="18"/>
                <w:szCs w:val="18"/>
              </w:rPr>
              <w:t xml:space="preserve"> </w:t>
            </w:r>
            <w:r w:rsidRPr="00ED1DE6">
              <w:rPr>
                <w:rFonts w:ascii="Consolas" w:hAnsi="Consolas" w:cs="Consolas"/>
                <w:sz w:val="18"/>
                <w:szCs w:val="18"/>
                <w:vertAlign w:val="superscript"/>
              </w:rPr>
              <w:t>3</w:t>
            </w:r>
          </w:p>
        </w:tc>
      </w:tr>
      <w:tr w:rsidR="00F62F6E" w:rsidRPr="00F62F6E" w14:paraId="054356BB"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24DC7014"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representativeNumericAge</w:t>
            </w:r>
          </w:p>
        </w:tc>
        <w:tc>
          <w:tcPr>
            <w:tcW w:w="5913" w:type="dxa"/>
            <w:hideMark/>
          </w:tcPr>
          <w:p w14:paraId="0B77926B" w14:textId="08D145D1" w:rsidR="00F62F6E" w:rsidRPr="002D68F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specification</w:t>
            </w:r>
            <w:r>
              <w:rPr>
                <w:rFonts w:ascii="Consolas" w:hAnsi="Consolas" w:cs="Consolas"/>
                <w:sz w:val="18"/>
                <w:szCs w:val="18"/>
              </w:rPr>
              <w:t>: GeomorphologicUnit::geologicHistory:</w:t>
            </w:r>
          </w:p>
          <w:p w14:paraId="37C46AD6" w14:textId="6D62EA7D"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2D68FE">
              <w:rPr>
                <w:rFonts w:ascii="Consolas" w:hAnsi="Consolas" w:cs="Consolas"/>
                <w:sz w:val="18"/>
                <w:szCs w:val="18"/>
              </w:rPr>
              <w:t>GeologicEvent</w:t>
            </w:r>
            <w:r>
              <w:rPr>
                <w:rFonts w:ascii="Consolas" w:hAnsi="Consolas" w:cs="Consolas"/>
                <w:sz w:val="18"/>
                <w:szCs w:val="18"/>
              </w:rPr>
              <w:t>:</w:t>
            </w:r>
            <w:r w:rsidRPr="002D68FE">
              <w:rPr>
                <w:rFonts w:ascii="Consolas" w:hAnsi="Consolas" w:cs="Consolas"/>
                <w:sz w:val="18"/>
                <w:szCs w:val="18"/>
              </w:rPr>
              <w:t>NumericAge</w:t>
            </w:r>
            <w:r>
              <w:rPr>
                <w:rFonts w:ascii="Consolas" w:hAnsi="Consolas" w:cs="Consolas"/>
                <w:sz w:val="18"/>
                <w:szCs w:val="18"/>
              </w:rPr>
              <w:t xml:space="preserve"> </w:t>
            </w:r>
            <w:r w:rsidRPr="00ED1DE6">
              <w:rPr>
                <w:rFonts w:ascii="Consolas" w:hAnsi="Consolas" w:cs="Consolas"/>
                <w:sz w:val="18"/>
                <w:szCs w:val="18"/>
                <w:vertAlign w:val="superscript"/>
              </w:rPr>
              <w:t>1</w:t>
            </w:r>
          </w:p>
        </w:tc>
      </w:tr>
      <w:tr w:rsidR="00F62F6E" w:rsidRPr="00F62F6E" w14:paraId="7DFE39AA" w14:textId="77777777" w:rsidTr="00F62F6E">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03630640"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specification_uri</w:t>
            </w:r>
          </w:p>
        </w:tc>
        <w:tc>
          <w:tcPr>
            <w:tcW w:w="5913" w:type="dxa"/>
            <w:hideMark/>
          </w:tcPr>
          <w:p w14:paraId="08F36F37" w14:textId="2ADEC186" w:rsidR="00F62F6E" w:rsidRPr="00F62F6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s</w:t>
            </w:r>
            <w:r w:rsidRPr="00F62F6E">
              <w:rPr>
                <w:rFonts w:ascii="Consolas" w:hAnsi="Consolas" w:cs="Consolas"/>
                <w:sz w:val="18"/>
                <w:szCs w:val="18"/>
                <w:lang w:val="en-CA" w:eastAsia="en-CA"/>
              </w:rPr>
              <w:t>pecification</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F62F6E" w:rsidRPr="00F62F6E" w14:paraId="7F21DCAF"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1CF720CD"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metadata_uri</w:t>
            </w:r>
          </w:p>
        </w:tc>
        <w:tc>
          <w:tcPr>
            <w:tcW w:w="5913" w:type="dxa"/>
            <w:hideMark/>
          </w:tcPr>
          <w:p w14:paraId="4FB21D7B" w14:textId="4C3ABE38"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specification:GeologicUnit:metaDataProperty</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F62F6E" w:rsidRPr="00F62F6E" w14:paraId="2266914D" w14:textId="77777777" w:rsidTr="00F62F6E">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511C2015"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genericSymbolizer</w:t>
            </w:r>
          </w:p>
        </w:tc>
        <w:tc>
          <w:tcPr>
            <w:tcW w:w="5913" w:type="dxa"/>
            <w:hideMark/>
          </w:tcPr>
          <w:p w14:paraId="3F079EDE" w14:textId="77777777" w:rsidR="00F62F6E" w:rsidRPr="00F62F6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p>
        </w:tc>
      </w:tr>
      <w:tr w:rsidR="00F62F6E" w:rsidRPr="00F62F6E" w14:paraId="5CB00CB7"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53E10AF7"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shape</w:t>
            </w:r>
          </w:p>
        </w:tc>
        <w:tc>
          <w:tcPr>
            <w:tcW w:w="5913" w:type="dxa"/>
            <w:hideMark/>
          </w:tcPr>
          <w:p w14:paraId="7B6E9752" w14:textId="77777777"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shape</w:t>
            </w:r>
          </w:p>
        </w:tc>
      </w:tr>
      <w:tr w:rsidR="00F62F6E" w:rsidRPr="00F62F6E" w14:paraId="274C11D1" w14:textId="77777777" w:rsidTr="00F02ED9">
        <w:trPr>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171A8352" w14:textId="77777777" w:rsidR="00F62F6E" w:rsidRDefault="00F62F6E" w:rsidP="00F62F6E">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6F2CAC04" w14:textId="77777777" w:rsidR="00F62F6E" w:rsidRDefault="00F62F6E" w:rsidP="00F62F6E">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5E741B66" w14:textId="1FCFFD62" w:rsidR="00F62F6E" w:rsidRPr="00F62F6E" w:rsidRDefault="00F62F6E" w:rsidP="00F62F6E">
            <w:pPr>
              <w:spacing w:after="0"/>
              <w:rPr>
                <w:rFonts w:ascii="Consolas" w:hAnsi="Consolas" w:cs="Consolas"/>
                <w:sz w:val="18"/>
                <w:szCs w:val="18"/>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56E866C9" w14:textId="77777777" w:rsidR="00F62F6E" w:rsidRDefault="00F62F6E" w:rsidP="00D14AF0">
      <w:pPr>
        <w:autoSpaceDE w:val="0"/>
        <w:autoSpaceDN w:val="0"/>
        <w:adjustRightInd w:val="0"/>
        <w:spacing w:after="0" w:line="240" w:lineRule="atLeast"/>
        <w:rPr>
          <w:rFonts w:cs="Arial"/>
          <w:color w:val="000000"/>
          <w:lang w:val="en-CA"/>
        </w:rPr>
      </w:pPr>
    </w:p>
    <w:p w14:paraId="36FB67D9" w14:textId="77777777" w:rsidR="00DF2985" w:rsidRDefault="00DF2985" w:rsidP="00DF2985">
      <w:pPr>
        <w:pStyle w:val="Titre4"/>
        <w:rPr>
          <w:lang w:val="en-CA"/>
        </w:rPr>
      </w:pPr>
      <w:proofErr w:type="gramStart"/>
      <w:r>
        <w:rPr>
          <w:lang w:val="en-CA"/>
        </w:rPr>
        <w:t>identifier</w:t>
      </w:r>
      <w:proofErr w:type="gramEnd"/>
    </w:p>
    <w:p w14:paraId="65CBBF42" w14:textId="77777777" w:rsidR="00DF2985" w:rsidRDefault="00DF2985" w:rsidP="00DF2985"/>
    <w:p w14:paraId="54752622" w14:textId="7772C2FF" w:rsidR="00DF2985" w:rsidRDefault="00DF2985" w:rsidP="00DF2985">
      <w:r w:rsidRPr="00D970E9">
        <w:t xml:space="preserve">Globally unique </w:t>
      </w:r>
      <w:r>
        <w:t>identifier</w:t>
      </w:r>
      <w:proofErr w:type="gramStart"/>
      <w:r w:rsidR="00253146">
        <w:t>:Primitive</w:t>
      </w:r>
      <w:proofErr w:type="gramEnd"/>
      <w:r w:rsidR="00253146">
        <w:t>::CharacterString</w:t>
      </w:r>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375"/>
      <w:r>
        <w:rPr>
          <w:lang w:val="en-CA"/>
        </w:rPr>
        <w:t>3986</w:t>
      </w:r>
      <w:commentRangeEnd w:id="375"/>
      <w:r>
        <w:rPr>
          <w:rStyle w:val="Marquedecommentaire"/>
        </w:rPr>
        <w:commentReference w:id="375"/>
      </w:r>
      <w:r>
        <w:rPr>
          <w:lang w:val="en-CA"/>
        </w:rPr>
        <w:t>.</w:t>
      </w:r>
    </w:p>
    <w:p w14:paraId="23A4EC7D" w14:textId="77777777" w:rsidR="009E36A6" w:rsidRDefault="009E36A6" w:rsidP="009E36A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48E07DF" w14:textId="77777777" w:rsidTr="002E6F45">
        <w:trPr>
          <w:cantSplit/>
        </w:trPr>
        <w:tc>
          <w:tcPr>
            <w:tcW w:w="4219" w:type="dxa"/>
            <w:tcBorders>
              <w:right w:val="nil"/>
            </w:tcBorders>
            <w:shd w:val="clear" w:color="auto" w:fill="auto"/>
          </w:tcPr>
          <w:p w14:paraId="09114677" w14:textId="4E983D3E" w:rsidR="009E36A6" w:rsidRPr="00D12552" w:rsidRDefault="009E36A6" w:rsidP="002E6F45">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geomorphologicunitview-identifier</w:t>
            </w:r>
          </w:p>
        </w:tc>
        <w:tc>
          <w:tcPr>
            <w:tcW w:w="4678" w:type="dxa"/>
            <w:tcBorders>
              <w:left w:val="nil"/>
            </w:tcBorders>
            <w:shd w:val="clear" w:color="auto" w:fill="auto"/>
          </w:tcPr>
          <w:p w14:paraId="76C8E88B" w14:textId="417246FE" w:rsidR="009E36A6" w:rsidRPr="00D12552" w:rsidRDefault="005279F1" w:rsidP="002E6F45">
            <w:pPr>
              <w:pStyle w:val="Tabletext10"/>
              <w:jc w:val="left"/>
              <w:rPr>
                <w:rStyle w:val="reqtext"/>
                <w:lang w:val="en-CA"/>
              </w:rPr>
            </w:pPr>
            <w:proofErr w:type="gramStart"/>
            <w:r>
              <w:rPr>
                <w:rStyle w:val="reqtext"/>
                <w:lang w:val="en-CA"/>
              </w:rPr>
              <w:t>i</w:t>
            </w:r>
            <w:r w:rsidR="009E36A6">
              <w:rPr>
                <w:rStyle w:val="reqtext"/>
                <w:lang w:val="en-CA"/>
              </w:rPr>
              <w:t>dentifier</w:t>
            </w:r>
            <w:proofErr w:type="gramEnd"/>
            <w:r w:rsidR="009E36A6">
              <w:rPr>
                <w:rStyle w:val="reqtext"/>
                <w:lang w:val="en-CA"/>
              </w:rPr>
              <w:t xml:space="preserve"> SHOULD correspond to a representation of GeoSciML MappedFeature</w:t>
            </w:r>
            <w:r w:rsidR="00EA0FA3">
              <w:rPr>
                <w:rStyle w:val="reqtext"/>
                <w:lang w:val="en-CA"/>
              </w:rPr>
              <w:t>.</w:t>
            </w:r>
          </w:p>
        </w:tc>
      </w:tr>
    </w:tbl>
    <w:p w14:paraId="27D0B4BA" w14:textId="77777777" w:rsidR="009E36A6" w:rsidRDefault="009E36A6" w:rsidP="009E36A6">
      <w:pPr>
        <w:autoSpaceDE w:val="0"/>
        <w:autoSpaceDN w:val="0"/>
        <w:adjustRightInd w:val="0"/>
        <w:spacing w:after="0" w:line="240" w:lineRule="atLeast"/>
        <w:rPr>
          <w:rFonts w:cs="Arial"/>
          <w:color w:val="000000"/>
          <w:lang w:val="en-CA"/>
        </w:rPr>
      </w:pPr>
    </w:p>
    <w:p w14:paraId="5143579F" w14:textId="77777777" w:rsidR="00DF2985" w:rsidRDefault="00DF2985" w:rsidP="00DF2985">
      <w:pPr>
        <w:autoSpaceDE w:val="0"/>
        <w:autoSpaceDN w:val="0"/>
        <w:adjustRightInd w:val="0"/>
        <w:spacing w:after="0" w:line="240" w:lineRule="atLeast"/>
        <w:rPr>
          <w:rFonts w:cs="Arial"/>
          <w:color w:val="000000"/>
          <w:lang w:val="en-CA"/>
        </w:rPr>
      </w:pPr>
    </w:p>
    <w:p w14:paraId="1F855318" w14:textId="4489172E" w:rsidR="00DF2985" w:rsidRDefault="00F13D40" w:rsidP="00DF2985">
      <w:pPr>
        <w:autoSpaceDE w:val="0"/>
        <w:autoSpaceDN w:val="0"/>
        <w:adjustRightInd w:val="0"/>
        <w:spacing w:after="0" w:line="240" w:lineRule="atLeast"/>
        <w:rPr>
          <w:rFonts w:cs="Arial"/>
          <w:color w:val="000000"/>
          <w:lang w:val="en-CA"/>
        </w:rPr>
      </w:pPr>
      <w:r>
        <w:t>If present, t</w:t>
      </w:r>
      <w:r w:rsidR="00DF2985">
        <w:rPr>
          <w:rFonts w:cs="Arial"/>
          <w:color w:val="000000"/>
          <w:lang w:val="en-CA"/>
        </w:rPr>
        <w:t xml:space="preserve">he URI should resolve </w:t>
      </w:r>
      <w:r w:rsidR="008A53EB">
        <w:rPr>
          <w:rFonts w:cs="Arial"/>
          <w:color w:val="000000"/>
          <w:lang w:val="en-CA"/>
        </w:rPr>
        <w:t>to a representation</w:t>
      </w:r>
      <w:r w:rsidR="00DF2985" w:rsidRPr="00D96958">
        <w:rPr>
          <w:rFonts w:cs="Arial"/>
          <w:color w:val="000000"/>
          <w:lang w:val="en-CA"/>
        </w:rPr>
        <w:t xml:space="preserve"> that correspond</w:t>
      </w:r>
      <w:r w:rsidR="008A53EB">
        <w:rPr>
          <w:rFonts w:cs="Arial"/>
          <w:color w:val="000000"/>
          <w:lang w:val="en-CA"/>
        </w:rPr>
        <w:t>s</w:t>
      </w:r>
      <w:r w:rsidR="00DF2985" w:rsidRPr="00D96958">
        <w:rPr>
          <w:rFonts w:cs="Arial"/>
          <w:color w:val="000000"/>
          <w:lang w:val="en-CA"/>
        </w:rPr>
        <w:t xml:space="preserve"> to an instance of </w:t>
      </w:r>
      <w:r w:rsidR="00DF2985">
        <w:rPr>
          <w:rFonts w:cs="Arial"/>
          <w:color w:val="000000"/>
          <w:lang w:val="en-CA"/>
        </w:rPr>
        <w:t>GeoSciML MappedFeature</w:t>
      </w:r>
      <w:r w:rsidR="00EA0FA3">
        <w:rPr>
          <w:rFonts w:cs="Arial"/>
          <w:color w:val="000000"/>
          <w:lang w:val="en-CA"/>
        </w:rPr>
        <w:t>.</w:t>
      </w:r>
    </w:p>
    <w:p w14:paraId="02BD65EA" w14:textId="77777777" w:rsidR="00DF2985" w:rsidRDefault="00DF2985" w:rsidP="00D14AF0">
      <w:pPr>
        <w:autoSpaceDE w:val="0"/>
        <w:autoSpaceDN w:val="0"/>
        <w:adjustRightInd w:val="0"/>
        <w:spacing w:after="0" w:line="240" w:lineRule="atLeast"/>
        <w:rPr>
          <w:rFonts w:cs="Arial"/>
          <w:color w:val="000000"/>
          <w:lang w:val="en-CA"/>
        </w:rPr>
      </w:pPr>
    </w:p>
    <w:p w14:paraId="777C287A" w14:textId="70FC74D0" w:rsidR="00DF2985" w:rsidRDefault="001A4D2E" w:rsidP="00A12606">
      <w:pPr>
        <w:pStyle w:val="Titre4"/>
        <w:rPr>
          <w:lang w:val="en-CA"/>
        </w:rPr>
      </w:pPr>
      <w:proofErr w:type="gramStart"/>
      <w:r>
        <w:rPr>
          <w:lang w:val="en-CA"/>
        </w:rPr>
        <w:lastRenderedPageBreak/>
        <w:t>name</w:t>
      </w:r>
      <w:proofErr w:type="gramEnd"/>
    </w:p>
    <w:p w14:paraId="201A54B6" w14:textId="77777777" w:rsidR="001A4D2E" w:rsidRPr="001A4D2E" w:rsidRDefault="001A4D2E" w:rsidP="00A12606">
      <w:pPr>
        <w:rPr>
          <w:lang w:val="en-CA"/>
        </w:rPr>
      </w:pPr>
    </w:p>
    <w:p w14:paraId="27FDA029" w14:textId="0EEC713D" w:rsidR="001A4D2E" w:rsidRDefault="00F13D40" w:rsidP="00D14AF0">
      <w:pPr>
        <w:autoSpaceDE w:val="0"/>
        <w:autoSpaceDN w:val="0"/>
        <w:adjustRightInd w:val="0"/>
        <w:spacing w:after="0" w:line="240" w:lineRule="atLeast"/>
        <w:rPr>
          <w:rFonts w:cs="Arial"/>
          <w:color w:val="000000"/>
          <w:lang w:val="en-CA"/>
        </w:rPr>
      </w:pPr>
      <w:r>
        <w:t xml:space="preserve">If present, the </w:t>
      </w:r>
      <w:r>
        <w:rPr>
          <w:rFonts w:cs="Arial"/>
          <w:color w:val="000000"/>
          <w:lang w:val="en-CA"/>
        </w:rPr>
        <w:t>p</w:t>
      </w:r>
      <w:r w:rsidR="001A4D2E">
        <w:rPr>
          <w:rFonts w:cs="Arial"/>
          <w:color w:val="000000"/>
          <w:lang w:val="en-CA"/>
        </w:rPr>
        <w:t>roperty name</w:t>
      </w:r>
      <w:proofErr w:type="gramStart"/>
      <w:r w:rsidR="00253146">
        <w:rPr>
          <w:rFonts w:cs="Arial"/>
          <w:color w:val="000000"/>
          <w:lang w:val="en-CA"/>
        </w:rPr>
        <w:t>:Primitive</w:t>
      </w:r>
      <w:proofErr w:type="gramEnd"/>
      <w:r w:rsidR="00253146">
        <w:rPr>
          <w:rFonts w:cs="Arial"/>
          <w:color w:val="000000"/>
          <w:lang w:val="en-CA"/>
        </w:rPr>
        <w:t>::CharacterString</w:t>
      </w:r>
      <w:r w:rsidR="001A4D2E">
        <w:rPr>
          <w:rFonts w:cs="Arial"/>
          <w:color w:val="000000"/>
          <w:lang w:val="en-CA"/>
        </w:rPr>
        <w:t xml:space="preserve"> shall contain a d</w:t>
      </w:r>
      <w:r w:rsidR="001A4D2E" w:rsidRPr="001A4D2E">
        <w:rPr>
          <w:rFonts w:cs="Arial"/>
          <w:color w:val="000000"/>
          <w:lang w:val="en-CA"/>
        </w:rPr>
        <w:t>isplay name for the GeomorphologicUnit.</w:t>
      </w:r>
    </w:p>
    <w:p w14:paraId="1481D4A8" w14:textId="77777777" w:rsidR="001A4D2E" w:rsidRDefault="001A4D2E" w:rsidP="00D14AF0">
      <w:pPr>
        <w:autoSpaceDE w:val="0"/>
        <w:autoSpaceDN w:val="0"/>
        <w:adjustRightInd w:val="0"/>
        <w:spacing w:after="0" w:line="240" w:lineRule="atLeast"/>
        <w:rPr>
          <w:rFonts w:cs="Arial"/>
          <w:color w:val="000000"/>
          <w:lang w:val="en-CA"/>
        </w:rPr>
      </w:pPr>
    </w:p>
    <w:p w14:paraId="53C7DF7C" w14:textId="35D58990" w:rsidR="001A4D2E" w:rsidRDefault="001A4D2E" w:rsidP="00A12606">
      <w:pPr>
        <w:pStyle w:val="Titre4"/>
        <w:rPr>
          <w:lang w:val="en-CA"/>
        </w:rPr>
      </w:pPr>
      <w:proofErr w:type="gramStart"/>
      <w:r w:rsidRPr="00D970E9">
        <w:rPr>
          <w:lang w:val="en-CA"/>
        </w:rPr>
        <w:t>description</w:t>
      </w:r>
      <w:proofErr w:type="gramEnd"/>
    </w:p>
    <w:p w14:paraId="262E8017" w14:textId="77777777" w:rsidR="001A4D2E" w:rsidRPr="00D14AF0" w:rsidRDefault="001A4D2E" w:rsidP="00D14AF0">
      <w:pPr>
        <w:autoSpaceDE w:val="0"/>
        <w:autoSpaceDN w:val="0"/>
        <w:adjustRightInd w:val="0"/>
        <w:spacing w:after="0" w:line="240" w:lineRule="atLeast"/>
        <w:rPr>
          <w:rFonts w:cs="Arial"/>
          <w:color w:val="000000"/>
          <w:lang w:val="en-CA"/>
        </w:rPr>
      </w:pPr>
    </w:p>
    <w:p w14:paraId="0B6CC6B7" w14:textId="0172747D" w:rsidR="00D14AF0" w:rsidRDefault="00F13D40" w:rsidP="00D14AF0">
      <w:pPr>
        <w:autoSpaceDE w:val="0"/>
        <w:autoSpaceDN w:val="0"/>
        <w:adjustRightInd w:val="0"/>
        <w:spacing w:after="0" w:line="240" w:lineRule="atLeast"/>
        <w:rPr>
          <w:rFonts w:cs="Arial"/>
          <w:color w:val="000000"/>
          <w:lang w:val="en-CA"/>
        </w:rPr>
      </w:pPr>
      <w:r>
        <w:t xml:space="preserve">If present, </w:t>
      </w:r>
      <w:r w:rsidR="006754DF">
        <w:rPr>
          <w:rFonts w:cs="Arial"/>
          <w:color w:val="000000"/>
          <w:lang w:val="en-CA"/>
        </w:rPr>
        <w:t>the</w:t>
      </w:r>
      <w:r w:rsidR="001A4D2E">
        <w:rPr>
          <w:rFonts w:cs="Arial"/>
          <w:color w:val="000000"/>
          <w:lang w:val="en-CA"/>
        </w:rPr>
        <w:t xml:space="preserve"> property description</w:t>
      </w:r>
      <w:proofErr w:type="gramStart"/>
      <w:r w:rsidR="00253146">
        <w:rPr>
          <w:rFonts w:cs="Arial"/>
          <w:color w:val="000000"/>
          <w:lang w:val="en-CA"/>
        </w:rPr>
        <w:t>:Primitive</w:t>
      </w:r>
      <w:proofErr w:type="gramEnd"/>
      <w:r w:rsidR="00253146">
        <w:rPr>
          <w:rFonts w:cs="Arial"/>
          <w:color w:val="000000"/>
          <w:lang w:val="en-CA"/>
        </w:rPr>
        <w:t>::CharacterString</w:t>
      </w:r>
      <w:r w:rsidR="001A4D2E">
        <w:rPr>
          <w:rFonts w:cs="Arial"/>
          <w:color w:val="000000"/>
          <w:lang w:val="en-CA"/>
        </w:rPr>
        <w:t xml:space="preserve"> shall contain human readable t</w:t>
      </w:r>
      <w:r w:rsidR="001A4D2E" w:rsidRPr="001A4D2E">
        <w:rPr>
          <w:rFonts w:cs="Arial"/>
          <w:color w:val="000000"/>
          <w:lang w:val="en-CA"/>
        </w:rPr>
        <w:t>ext description of the GeomorphologicUnit, typically taken from an entry on a map legend.</w:t>
      </w:r>
    </w:p>
    <w:p w14:paraId="15602687" w14:textId="77777777" w:rsidR="001A4D2E" w:rsidRDefault="001A4D2E" w:rsidP="00D14AF0">
      <w:pPr>
        <w:autoSpaceDE w:val="0"/>
        <w:autoSpaceDN w:val="0"/>
        <w:adjustRightInd w:val="0"/>
        <w:spacing w:after="0" w:line="240" w:lineRule="atLeast"/>
        <w:rPr>
          <w:rFonts w:cs="Arial"/>
          <w:color w:val="000000"/>
          <w:lang w:val="en-CA"/>
        </w:rPr>
      </w:pPr>
    </w:p>
    <w:p w14:paraId="24B2C635" w14:textId="6510285A" w:rsidR="001A4D2E" w:rsidRDefault="00D41C9A" w:rsidP="00A12606">
      <w:pPr>
        <w:pStyle w:val="Titre4"/>
        <w:rPr>
          <w:lang w:val="en-CA"/>
        </w:rPr>
      </w:pPr>
      <w:proofErr w:type="gramStart"/>
      <w:r>
        <w:rPr>
          <w:lang w:val="en-CA"/>
        </w:rPr>
        <w:t>a</w:t>
      </w:r>
      <w:r w:rsidR="001A4D2E" w:rsidRPr="00D970E9">
        <w:rPr>
          <w:lang w:val="en-CA"/>
        </w:rPr>
        <w:t>ctivity</w:t>
      </w:r>
      <w:proofErr w:type="gramEnd"/>
    </w:p>
    <w:p w14:paraId="687B1623" w14:textId="77777777" w:rsidR="001A4D2E" w:rsidRDefault="001A4D2E" w:rsidP="001A4D2E">
      <w:pPr>
        <w:autoSpaceDE w:val="0"/>
        <w:autoSpaceDN w:val="0"/>
        <w:adjustRightInd w:val="0"/>
        <w:spacing w:after="0" w:line="240" w:lineRule="atLeast"/>
        <w:rPr>
          <w:rFonts w:cs="Arial"/>
          <w:color w:val="000000"/>
          <w:lang w:val="en-CA"/>
        </w:rPr>
      </w:pPr>
    </w:p>
    <w:p w14:paraId="18D89871" w14:textId="5501BA39" w:rsidR="001A4D2E" w:rsidRDefault="00F13D40" w:rsidP="001A4D2E">
      <w:pPr>
        <w:autoSpaceDE w:val="0"/>
        <w:autoSpaceDN w:val="0"/>
        <w:adjustRightInd w:val="0"/>
        <w:spacing w:after="0" w:line="240" w:lineRule="atLeast"/>
        <w:rPr>
          <w:rFonts w:cs="Arial"/>
          <w:color w:val="000000"/>
          <w:lang w:val="en-CA"/>
        </w:rPr>
      </w:pPr>
      <w:r>
        <w:t xml:space="preserve">If present, </w:t>
      </w:r>
      <w:r w:rsidR="006754DF">
        <w:rPr>
          <w:rFonts w:cs="Arial"/>
          <w:color w:val="000000"/>
          <w:lang w:val="en-CA"/>
        </w:rPr>
        <w:t>the</w:t>
      </w:r>
      <w:r w:rsidR="001A4D2E">
        <w:rPr>
          <w:rFonts w:cs="Arial"/>
          <w:color w:val="000000"/>
          <w:lang w:val="en-CA"/>
        </w:rPr>
        <w:t xml:space="preserve"> property activity</w:t>
      </w:r>
      <w:proofErr w:type="gramStart"/>
      <w:r w:rsidR="00253146">
        <w:rPr>
          <w:rFonts w:cs="Arial"/>
          <w:color w:val="000000"/>
          <w:lang w:val="en-CA"/>
        </w:rPr>
        <w:t>:Primitive</w:t>
      </w:r>
      <w:proofErr w:type="gramEnd"/>
      <w:r w:rsidR="00253146">
        <w:rPr>
          <w:rFonts w:cs="Arial"/>
          <w:color w:val="000000"/>
          <w:lang w:val="en-CA"/>
        </w:rPr>
        <w:t>::CharacterString</w:t>
      </w:r>
      <w:r w:rsidR="001A4D2E">
        <w:rPr>
          <w:rFonts w:cs="Arial"/>
          <w:color w:val="000000"/>
          <w:lang w:val="en-CA"/>
        </w:rPr>
        <w:t xml:space="preserve"> shall contain a human readable t</w:t>
      </w:r>
      <w:r w:rsidR="001A4D2E" w:rsidRPr="001A4D2E">
        <w:rPr>
          <w:rFonts w:cs="Arial"/>
          <w:color w:val="000000"/>
          <w:lang w:val="en-CA"/>
        </w:rPr>
        <w:t>erm to specify if the feature is changing and how fast</w:t>
      </w:r>
      <w:r w:rsidR="00E80BF4">
        <w:rPr>
          <w:rFonts w:cs="Arial"/>
          <w:color w:val="000000"/>
          <w:lang w:val="en-CA"/>
        </w:rPr>
        <w:t>.</w:t>
      </w:r>
      <w:r w:rsidR="001A4D2E">
        <w:rPr>
          <w:rFonts w:cs="Arial"/>
          <w:color w:val="000000"/>
          <w:lang w:val="en-CA"/>
        </w:rPr>
        <w:t xml:space="preserve"> </w:t>
      </w:r>
      <w:proofErr w:type="gramStart"/>
      <w:r w:rsidR="00E80BF4">
        <w:rPr>
          <w:rFonts w:cs="Arial"/>
          <w:color w:val="000000"/>
          <w:lang w:val="en-CA"/>
        </w:rPr>
        <w:t>E</w:t>
      </w:r>
      <w:r w:rsidR="001A4D2E" w:rsidRPr="001A4D2E">
        <w:rPr>
          <w:rFonts w:cs="Arial"/>
          <w:color w:val="000000"/>
          <w:lang w:val="en-CA"/>
        </w:rPr>
        <w:t>.g. active, dormant, stable</w:t>
      </w:r>
      <w:r w:rsidR="001A4D2E">
        <w:rPr>
          <w:rFonts w:cs="Arial"/>
          <w:color w:val="000000"/>
          <w:lang w:val="en-CA"/>
        </w:rPr>
        <w:t>.</w:t>
      </w:r>
      <w:proofErr w:type="gramEnd"/>
      <w:r w:rsidR="001A4D2E">
        <w:rPr>
          <w:rFonts w:cs="Arial"/>
          <w:color w:val="000000"/>
          <w:lang w:val="en-CA"/>
        </w:rPr>
        <w:t xml:space="preserve">  To report </w:t>
      </w:r>
      <w:r w:rsidR="00E80BF4">
        <w:rPr>
          <w:rFonts w:cs="Arial"/>
          <w:color w:val="000000"/>
          <w:lang w:val="en-CA"/>
        </w:rPr>
        <w:t>an</w:t>
      </w:r>
      <w:r w:rsidR="001A4D2E">
        <w:rPr>
          <w:rFonts w:cs="Arial"/>
          <w:color w:val="000000"/>
          <w:lang w:val="en-CA"/>
        </w:rPr>
        <w:t xml:space="preserve"> identifier from a controlled vocabulary, activity_uri shall be used.</w:t>
      </w:r>
    </w:p>
    <w:p w14:paraId="224C1C78" w14:textId="77777777" w:rsidR="001A4D2E" w:rsidRDefault="001A4D2E" w:rsidP="001A4D2E">
      <w:pPr>
        <w:autoSpaceDE w:val="0"/>
        <w:autoSpaceDN w:val="0"/>
        <w:adjustRightInd w:val="0"/>
        <w:spacing w:after="0" w:line="240" w:lineRule="atLeast"/>
        <w:rPr>
          <w:rFonts w:cs="Arial"/>
          <w:color w:val="000000"/>
          <w:lang w:val="en-CA"/>
        </w:rPr>
      </w:pPr>
    </w:p>
    <w:p w14:paraId="6C72057D" w14:textId="6D4988B7" w:rsidR="00D41C9A" w:rsidRDefault="00D41C9A" w:rsidP="00A12606">
      <w:pPr>
        <w:pStyle w:val="Titre4"/>
        <w:rPr>
          <w:lang w:val="en-CA"/>
        </w:rPr>
      </w:pPr>
      <w:proofErr w:type="gramStart"/>
      <w:r w:rsidRPr="00D970E9">
        <w:rPr>
          <w:lang w:val="en-CA"/>
        </w:rPr>
        <w:t>landformClass</w:t>
      </w:r>
      <w:proofErr w:type="gramEnd"/>
    </w:p>
    <w:p w14:paraId="390EBB82" w14:textId="77777777" w:rsidR="00D41C9A" w:rsidRDefault="00D41C9A" w:rsidP="001A4D2E">
      <w:pPr>
        <w:autoSpaceDE w:val="0"/>
        <w:autoSpaceDN w:val="0"/>
        <w:adjustRightInd w:val="0"/>
        <w:spacing w:after="0" w:line="240" w:lineRule="atLeast"/>
        <w:rPr>
          <w:rFonts w:cs="Arial"/>
          <w:color w:val="000000"/>
          <w:lang w:val="en-CA"/>
        </w:rPr>
      </w:pPr>
    </w:p>
    <w:p w14:paraId="37E8E368" w14:textId="0A1B30B0" w:rsidR="00D41C9A" w:rsidRDefault="00F13D40" w:rsidP="001A4D2E">
      <w:pPr>
        <w:autoSpaceDE w:val="0"/>
        <w:autoSpaceDN w:val="0"/>
        <w:adjustRightInd w:val="0"/>
        <w:spacing w:after="0" w:line="240" w:lineRule="atLeast"/>
        <w:rPr>
          <w:rFonts w:cs="Arial"/>
          <w:color w:val="000000"/>
          <w:lang w:val="en-CA"/>
        </w:rPr>
      </w:pPr>
      <w:r>
        <w:t>If present, t</w:t>
      </w:r>
      <w:r w:rsidR="00D41C9A">
        <w:rPr>
          <w:rFonts w:cs="Arial"/>
          <w:color w:val="000000"/>
          <w:lang w:val="en-CA"/>
        </w:rPr>
        <w:t>he property landformClass</w:t>
      </w:r>
      <w:proofErr w:type="gramStart"/>
      <w:r w:rsidR="00253146">
        <w:rPr>
          <w:rFonts w:cs="Arial"/>
          <w:color w:val="000000"/>
          <w:lang w:val="en-CA"/>
        </w:rPr>
        <w:t>:Primitive</w:t>
      </w:r>
      <w:proofErr w:type="gramEnd"/>
      <w:r w:rsidR="00253146">
        <w:rPr>
          <w:rFonts w:cs="Arial"/>
          <w:color w:val="000000"/>
          <w:lang w:val="en-CA"/>
        </w:rPr>
        <w:t>::CharacterString</w:t>
      </w:r>
      <w:r w:rsidR="00D41C9A">
        <w:rPr>
          <w:rFonts w:cs="Arial"/>
          <w:color w:val="000000"/>
          <w:lang w:val="en-CA"/>
        </w:rPr>
        <w:t xml:space="preserve"> shall contain a </w:t>
      </w:r>
      <w:r w:rsidR="00E80BF4">
        <w:rPr>
          <w:rFonts w:cs="Arial"/>
          <w:color w:val="000000"/>
          <w:lang w:val="en-CA"/>
        </w:rPr>
        <w:t>human</w:t>
      </w:r>
      <w:r w:rsidR="00D41C9A">
        <w:rPr>
          <w:rFonts w:cs="Arial"/>
          <w:color w:val="000000"/>
          <w:lang w:val="en-CA"/>
        </w:rPr>
        <w:t xml:space="preserve"> readable t</w:t>
      </w:r>
      <w:r w:rsidR="00D41C9A" w:rsidRPr="00D41C9A">
        <w:rPr>
          <w:rFonts w:cs="Arial"/>
          <w:color w:val="000000"/>
          <w:lang w:val="en-CA"/>
        </w:rPr>
        <w:t>erm to specify a b</w:t>
      </w:r>
      <w:r w:rsidR="00D41C9A">
        <w:rPr>
          <w:rFonts w:cs="Arial"/>
          <w:color w:val="000000"/>
          <w:lang w:val="en-CA"/>
        </w:rPr>
        <w:t xml:space="preserve">road classification of </w:t>
      </w:r>
      <w:r w:rsidR="00E80BF4">
        <w:rPr>
          <w:rFonts w:cs="Arial"/>
          <w:color w:val="000000"/>
          <w:lang w:val="en-CA"/>
        </w:rPr>
        <w:t>landform</w:t>
      </w:r>
      <w:r w:rsidR="00D41C9A" w:rsidRPr="00D41C9A">
        <w:rPr>
          <w:rFonts w:cs="Arial"/>
          <w:color w:val="000000"/>
          <w:lang w:val="en-CA"/>
        </w:rPr>
        <w:t xml:space="preserve">. </w:t>
      </w:r>
      <w:proofErr w:type="gramStart"/>
      <w:r w:rsidR="00D41C9A" w:rsidRPr="00D41C9A">
        <w:rPr>
          <w:rFonts w:cs="Arial"/>
          <w:color w:val="000000"/>
          <w:lang w:val="en-CA"/>
        </w:rPr>
        <w:t>(</w:t>
      </w:r>
      <w:r w:rsidR="00E80BF4" w:rsidRPr="00D41C9A">
        <w:rPr>
          <w:rFonts w:cs="Arial"/>
          <w:color w:val="000000"/>
          <w:lang w:val="en-CA"/>
        </w:rPr>
        <w:t>e.g.</w:t>
      </w:r>
      <w:r w:rsidR="00D41C9A" w:rsidRPr="00D41C9A">
        <w:rPr>
          <w:rFonts w:cs="Arial"/>
          <w:color w:val="000000"/>
          <w:lang w:val="en-CA"/>
        </w:rPr>
        <w:t>, anthropogenic, natural)</w:t>
      </w:r>
      <w:r w:rsidR="00D41C9A">
        <w:rPr>
          <w:rFonts w:cs="Arial"/>
          <w:color w:val="000000"/>
          <w:lang w:val="en-CA"/>
        </w:rPr>
        <w:t>.</w:t>
      </w:r>
      <w:proofErr w:type="gramEnd"/>
      <w:r w:rsidR="00D41C9A">
        <w:rPr>
          <w:rFonts w:cs="Arial"/>
          <w:color w:val="000000"/>
          <w:lang w:val="en-CA"/>
        </w:rPr>
        <w:t xml:space="preserve">  To report an identifier from a controlled vocabulary, landformClass_uri shall be used</w:t>
      </w:r>
      <w:r w:rsidR="00EA0FA3">
        <w:rPr>
          <w:rFonts w:cs="Arial"/>
          <w:color w:val="000000"/>
          <w:lang w:val="en-CA"/>
        </w:rPr>
        <w:t>.</w:t>
      </w:r>
    </w:p>
    <w:p w14:paraId="048652DE" w14:textId="77777777" w:rsidR="00D41C9A" w:rsidRDefault="00D41C9A" w:rsidP="001A4D2E">
      <w:pPr>
        <w:autoSpaceDE w:val="0"/>
        <w:autoSpaceDN w:val="0"/>
        <w:adjustRightInd w:val="0"/>
        <w:spacing w:after="0" w:line="240" w:lineRule="atLeast"/>
        <w:rPr>
          <w:rFonts w:cs="Arial"/>
          <w:color w:val="000000"/>
          <w:lang w:val="en-CA"/>
        </w:rPr>
      </w:pPr>
    </w:p>
    <w:p w14:paraId="17062AF9" w14:textId="62AB4183" w:rsidR="00D41C9A" w:rsidRDefault="00D41C9A" w:rsidP="00A12606">
      <w:pPr>
        <w:pStyle w:val="Titre4"/>
        <w:rPr>
          <w:lang w:val="en-CA"/>
        </w:rPr>
      </w:pPr>
      <w:proofErr w:type="gramStart"/>
      <w:r w:rsidRPr="00D970E9">
        <w:rPr>
          <w:lang w:val="en-CA"/>
        </w:rPr>
        <w:t>unitType</w:t>
      </w:r>
      <w:proofErr w:type="gramEnd"/>
    </w:p>
    <w:p w14:paraId="5EFD1B20" w14:textId="77777777" w:rsidR="00D41C9A" w:rsidRDefault="00D41C9A" w:rsidP="001A4D2E">
      <w:pPr>
        <w:autoSpaceDE w:val="0"/>
        <w:autoSpaceDN w:val="0"/>
        <w:adjustRightInd w:val="0"/>
        <w:spacing w:after="0" w:line="240" w:lineRule="atLeast"/>
        <w:rPr>
          <w:rFonts w:cs="Arial"/>
          <w:color w:val="000000"/>
          <w:lang w:val="en-CA"/>
        </w:rPr>
      </w:pPr>
    </w:p>
    <w:p w14:paraId="2D99ED0D" w14:textId="6A7BC22C" w:rsidR="00D41C9A" w:rsidRDefault="00F13D40" w:rsidP="001A4D2E">
      <w:pPr>
        <w:autoSpaceDE w:val="0"/>
        <w:autoSpaceDN w:val="0"/>
        <w:adjustRightInd w:val="0"/>
        <w:spacing w:after="0" w:line="240" w:lineRule="atLeast"/>
        <w:rPr>
          <w:rFonts w:cs="Arial"/>
          <w:color w:val="000000"/>
          <w:lang w:val="en-CA"/>
        </w:rPr>
      </w:pPr>
      <w:r>
        <w:t>If present, t</w:t>
      </w:r>
      <w:r w:rsidR="00D41C9A">
        <w:rPr>
          <w:rFonts w:cs="Arial"/>
          <w:color w:val="000000"/>
          <w:lang w:val="en-CA"/>
        </w:rPr>
        <w:t>he property unitType</w:t>
      </w:r>
      <w:proofErr w:type="gramStart"/>
      <w:r w:rsidR="00253146">
        <w:rPr>
          <w:rFonts w:cs="Arial"/>
          <w:color w:val="000000"/>
          <w:lang w:val="en-CA"/>
        </w:rPr>
        <w:t>:Primitive</w:t>
      </w:r>
      <w:proofErr w:type="gramEnd"/>
      <w:r w:rsidR="00253146">
        <w:rPr>
          <w:rFonts w:cs="Arial"/>
          <w:color w:val="000000"/>
          <w:lang w:val="en-CA"/>
        </w:rPr>
        <w:t>::CharacterString</w:t>
      </w:r>
      <w:r w:rsidR="00D41C9A">
        <w:rPr>
          <w:rFonts w:cs="Arial"/>
          <w:color w:val="000000"/>
          <w:lang w:val="en-CA"/>
        </w:rPr>
        <w:t xml:space="preserve"> shall contain a huma</w:t>
      </w:r>
      <w:r w:rsidR="008A53EB">
        <w:rPr>
          <w:rFonts w:cs="Arial"/>
          <w:color w:val="000000"/>
          <w:lang w:val="en-CA"/>
        </w:rPr>
        <w:t>n</w:t>
      </w:r>
      <w:r w:rsidR="00D41C9A">
        <w:rPr>
          <w:rFonts w:cs="Arial"/>
          <w:color w:val="000000"/>
          <w:lang w:val="en-CA"/>
        </w:rPr>
        <w:t xml:space="preserve"> readable term for the t</w:t>
      </w:r>
      <w:r w:rsidR="00D41C9A" w:rsidRPr="00D41C9A">
        <w:rPr>
          <w:rFonts w:cs="Arial"/>
          <w:color w:val="000000"/>
          <w:lang w:val="en-CA"/>
        </w:rPr>
        <w:t>ype of GeomorphologicUnit (</w:t>
      </w:r>
      <w:r w:rsidR="00EC5AC4" w:rsidRPr="00D41C9A">
        <w:rPr>
          <w:rFonts w:cs="Arial"/>
          <w:color w:val="000000"/>
          <w:lang w:val="en-CA"/>
        </w:rPr>
        <w:t>e.g.</w:t>
      </w:r>
      <w:r w:rsidR="00D41C9A" w:rsidRPr="00D41C9A">
        <w:rPr>
          <w:rFonts w:cs="Arial"/>
          <w:color w:val="000000"/>
          <w:lang w:val="en-CA"/>
        </w:rPr>
        <w:t>, hill, crater, moraine, plain)</w:t>
      </w:r>
      <w:r w:rsidR="00D41C9A">
        <w:rPr>
          <w:rFonts w:cs="Arial"/>
          <w:color w:val="000000"/>
          <w:lang w:val="en-CA"/>
        </w:rPr>
        <w:t>.  To report an identifier from a controlled vocabulary, unitType_uri shall be used.</w:t>
      </w:r>
    </w:p>
    <w:p w14:paraId="78A29281" w14:textId="77777777" w:rsidR="00D41C9A" w:rsidRDefault="00D41C9A" w:rsidP="001A4D2E">
      <w:pPr>
        <w:autoSpaceDE w:val="0"/>
        <w:autoSpaceDN w:val="0"/>
        <w:adjustRightInd w:val="0"/>
        <w:spacing w:after="0" w:line="240" w:lineRule="atLeast"/>
        <w:rPr>
          <w:rFonts w:cs="Arial"/>
          <w:color w:val="000000"/>
          <w:lang w:val="en-CA"/>
        </w:rPr>
      </w:pPr>
    </w:p>
    <w:p w14:paraId="6A6E2871" w14:textId="6D9629E8" w:rsidR="00D41C9A" w:rsidRDefault="00C50276" w:rsidP="00A12606">
      <w:pPr>
        <w:pStyle w:val="Titre4"/>
        <w:rPr>
          <w:lang w:val="en-CA"/>
        </w:rPr>
      </w:pPr>
      <w:proofErr w:type="gramStart"/>
      <w:r>
        <w:rPr>
          <w:lang w:val="en-CA"/>
        </w:rPr>
        <w:t>l</w:t>
      </w:r>
      <w:r w:rsidR="00D41C9A">
        <w:rPr>
          <w:lang w:val="en-CA"/>
        </w:rPr>
        <w:t>ithology</w:t>
      </w:r>
      <w:proofErr w:type="gramEnd"/>
    </w:p>
    <w:p w14:paraId="1F125550" w14:textId="77777777" w:rsidR="00D41C9A" w:rsidRDefault="00D41C9A" w:rsidP="001A4D2E">
      <w:pPr>
        <w:autoSpaceDE w:val="0"/>
        <w:autoSpaceDN w:val="0"/>
        <w:adjustRightInd w:val="0"/>
        <w:spacing w:after="0" w:line="240" w:lineRule="atLeast"/>
        <w:rPr>
          <w:rFonts w:cs="Arial"/>
          <w:color w:val="000000"/>
          <w:lang w:val="en-CA"/>
        </w:rPr>
      </w:pPr>
    </w:p>
    <w:p w14:paraId="2344936F" w14:textId="4300B8C1" w:rsidR="00D41C9A" w:rsidRDefault="00F13D40" w:rsidP="001A4D2E">
      <w:pPr>
        <w:autoSpaceDE w:val="0"/>
        <w:autoSpaceDN w:val="0"/>
        <w:adjustRightInd w:val="0"/>
        <w:spacing w:after="0" w:line="240" w:lineRule="atLeast"/>
        <w:rPr>
          <w:rFonts w:cs="Arial"/>
          <w:color w:val="000000"/>
          <w:lang w:val="en-CA"/>
        </w:rPr>
      </w:pPr>
      <w:r>
        <w:t>If present, t</w:t>
      </w:r>
      <w:r w:rsidR="00D41C9A">
        <w:rPr>
          <w:rFonts w:cs="Arial"/>
          <w:color w:val="000000"/>
          <w:lang w:val="en-CA"/>
        </w:rPr>
        <w:t>he property lithology</w:t>
      </w:r>
      <w:proofErr w:type="gramStart"/>
      <w:r w:rsidR="00253146">
        <w:rPr>
          <w:rFonts w:cs="Arial"/>
          <w:color w:val="000000"/>
          <w:lang w:val="en-CA"/>
        </w:rPr>
        <w:t>:Primitive</w:t>
      </w:r>
      <w:proofErr w:type="gramEnd"/>
      <w:r w:rsidR="00253146">
        <w:rPr>
          <w:rFonts w:cs="Arial"/>
          <w:color w:val="000000"/>
          <w:lang w:val="en-CA"/>
        </w:rPr>
        <w:t>::CharacterString</w:t>
      </w:r>
      <w:r w:rsidR="00D41C9A">
        <w:rPr>
          <w:rFonts w:cs="Arial"/>
          <w:color w:val="000000"/>
          <w:lang w:val="en-CA"/>
        </w:rPr>
        <w:t xml:space="preserve"> shall contain a text, </w:t>
      </w:r>
      <w:r w:rsidR="00D41C9A" w:rsidRPr="00D41C9A">
        <w:rPr>
          <w:rFonts w:cs="Arial"/>
          <w:color w:val="000000"/>
          <w:lang w:val="en-CA"/>
        </w:rPr>
        <w:t>possibly formatted with formal syntax</w:t>
      </w:r>
      <w:r w:rsidR="00D41C9A">
        <w:rPr>
          <w:rFonts w:cs="Arial"/>
          <w:color w:val="000000"/>
          <w:lang w:val="en-CA"/>
        </w:rPr>
        <w:t xml:space="preserve"> (</w:t>
      </w:r>
      <w:r w:rsidR="00C50276">
        <w:rPr>
          <w:rFonts w:cs="Arial"/>
          <w:color w:val="000000"/>
          <w:lang w:val="en-CA"/>
        </w:rPr>
        <w:t xml:space="preserve">see </w:t>
      </w:r>
      <w:r w:rsidR="00D41C9A">
        <w:rPr>
          <w:rFonts w:cs="Arial"/>
          <w:color w:val="000000"/>
          <w:lang w:val="en-CA"/>
        </w:rPr>
        <w:fldChar w:fldCharType="begin"/>
      </w:r>
      <w:r w:rsidR="00D41C9A">
        <w:rPr>
          <w:rFonts w:cs="Arial"/>
          <w:color w:val="000000"/>
          <w:lang w:val="en-CA"/>
        </w:rPr>
        <w:instrText xml:space="preserve"> REF _Ref439853500 \r \h </w:instrText>
      </w:r>
      <w:r w:rsidR="00D41C9A">
        <w:rPr>
          <w:rFonts w:cs="Arial"/>
          <w:color w:val="000000"/>
          <w:lang w:val="en-CA"/>
        </w:rPr>
      </w:r>
      <w:r w:rsidR="00D41C9A">
        <w:rPr>
          <w:rFonts w:cs="Arial"/>
          <w:color w:val="000000"/>
          <w:lang w:val="en-CA"/>
        </w:rPr>
        <w:fldChar w:fldCharType="separate"/>
      </w:r>
      <w:r w:rsidR="00F02ED9">
        <w:rPr>
          <w:rFonts w:cs="Arial"/>
          <w:color w:val="000000"/>
          <w:lang w:val="en-CA"/>
        </w:rPr>
        <w:t>7.3.1.3</w:t>
      </w:r>
      <w:r w:rsidR="00D41C9A">
        <w:rPr>
          <w:rFonts w:cs="Arial"/>
          <w:color w:val="000000"/>
          <w:lang w:val="en-CA"/>
        </w:rPr>
        <w:fldChar w:fldCharType="end"/>
      </w:r>
      <w:r w:rsidR="00D41C9A" w:rsidRPr="00D41C9A">
        <w:rPr>
          <w:rFonts w:cs="Arial"/>
          <w:color w:val="000000"/>
          <w:lang w:val="en-CA"/>
        </w:rPr>
        <w:t>)</w:t>
      </w:r>
      <w:r w:rsidR="00D41C9A">
        <w:rPr>
          <w:rFonts w:cs="Arial"/>
          <w:color w:val="000000"/>
          <w:lang w:val="en-CA"/>
        </w:rPr>
        <w:t>,</w:t>
      </w:r>
      <w:r w:rsidR="00D41C9A" w:rsidRPr="00D41C9A">
        <w:rPr>
          <w:rFonts w:cs="Arial"/>
          <w:color w:val="000000"/>
          <w:lang w:val="en-CA"/>
        </w:rPr>
        <w:t xml:space="preserve"> </w:t>
      </w:r>
      <w:r w:rsidR="00D41C9A">
        <w:rPr>
          <w:rFonts w:cs="Arial"/>
          <w:color w:val="000000"/>
          <w:lang w:val="en-CA"/>
        </w:rPr>
        <w:t xml:space="preserve">for the </w:t>
      </w:r>
      <w:r w:rsidR="00D41C9A" w:rsidRPr="00D41C9A">
        <w:rPr>
          <w:rFonts w:cs="Arial"/>
          <w:color w:val="000000"/>
          <w:lang w:val="en-CA"/>
        </w:rPr>
        <w:t>description of the GeomorphologicUnit's lithological composition.</w:t>
      </w:r>
      <w:r w:rsidR="00C50276">
        <w:rPr>
          <w:rFonts w:cs="Arial"/>
          <w:color w:val="000000"/>
          <w:lang w:val="en-CA"/>
        </w:rPr>
        <w:t xml:space="preserve">  To report an identifier from a controlled</w:t>
      </w:r>
      <w:r w:rsidR="00EC5AC4">
        <w:rPr>
          <w:rFonts w:cs="Arial"/>
          <w:color w:val="000000"/>
          <w:lang w:val="en-CA"/>
        </w:rPr>
        <w:t xml:space="preserve"> v</w:t>
      </w:r>
      <w:r w:rsidR="00C50276">
        <w:rPr>
          <w:rFonts w:cs="Arial"/>
          <w:color w:val="000000"/>
          <w:lang w:val="en-CA"/>
        </w:rPr>
        <w:t>ocabulary, r</w:t>
      </w:r>
      <w:r w:rsidR="00C50276" w:rsidRPr="00C50276">
        <w:rPr>
          <w:rFonts w:cs="Arial"/>
          <w:color w:val="000000"/>
          <w:lang w:val="en-CA"/>
        </w:rPr>
        <w:t>epresentativeLithology_uri</w:t>
      </w:r>
      <w:r w:rsidR="00C50276">
        <w:rPr>
          <w:rFonts w:cs="Arial"/>
          <w:color w:val="000000"/>
          <w:lang w:val="en-CA"/>
        </w:rPr>
        <w:t xml:space="preserve"> shall be used</w:t>
      </w:r>
      <w:r w:rsidR="00EA0FA3">
        <w:rPr>
          <w:rFonts w:cs="Arial"/>
          <w:color w:val="000000"/>
          <w:lang w:val="en-CA"/>
        </w:rPr>
        <w:t>.</w:t>
      </w:r>
    </w:p>
    <w:p w14:paraId="0ECB8D93" w14:textId="77777777" w:rsidR="00C50276" w:rsidRDefault="00C50276" w:rsidP="001A4D2E">
      <w:pPr>
        <w:autoSpaceDE w:val="0"/>
        <w:autoSpaceDN w:val="0"/>
        <w:adjustRightInd w:val="0"/>
        <w:spacing w:after="0" w:line="240" w:lineRule="atLeast"/>
        <w:rPr>
          <w:rFonts w:cs="Arial"/>
          <w:color w:val="000000"/>
          <w:lang w:val="en-CA"/>
        </w:rPr>
      </w:pPr>
    </w:p>
    <w:p w14:paraId="34D29029" w14:textId="3DB118BE" w:rsidR="00C50276" w:rsidRDefault="00C50276" w:rsidP="00A12606">
      <w:pPr>
        <w:pStyle w:val="Titre4"/>
        <w:rPr>
          <w:lang w:val="en-CA"/>
        </w:rPr>
      </w:pPr>
      <w:proofErr w:type="gramStart"/>
      <w:r w:rsidRPr="00C50276">
        <w:rPr>
          <w:lang w:val="en-CA"/>
        </w:rPr>
        <w:t>geologicHistory</w:t>
      </w:r>
      <w:proofErr w:type="gramEnd"/>
    </w:p>
    <w:p w14:paraId="4E0F1234" w14:textId="77777777" w:rsidR="00C50276" w:rsidRDefault="00C50276" w:rsidP="001A4D2E">
      <w:pPr>
        <w:autoSpaceDE w:val="0"/>
        <w:autoSpaceDN w:val="0"/>
        <w:adjustRightInd w:val="0"/>
        <w:spacing w:after="0" w:line="240" w:lineRule="atLeast"/>
        <w:rPr>
          <w:rFonts w:cs="Arial"/>
          <w:color w:val="000000"/>
          <w:lang w:val="en-CA"/>
        </w:rPr>
      </w:pPr>
    </w:p>
    <w:p w14:paraId="3052CDCA" w14:textId="28DEF068" w:rsidR="00C50276" w:rsidRPr="00D14AF0" w:rsidRDefault="00F13D40" w:rsidP="001A4D2E">
      <w:pPr>
        <w:autoSpaceDE w:val="0"/>
        <w:autoSpaceDN w:val="0"/>
        <w:adjustRightInd w:val="0"/>
        <w:spacing w:after="0" w:line="240" w:lineRule="atLeast"/>
        <w:rPr>
          <w:rFonts w:cs="Arial"/>
          <w:color w:val="000000"/>
          <w:lang w:val="en-CA"/>
        </w:rPr>
      </w:pPr>
      <w:r>
        <w:lastRenderedPageBreak/>
        <w:t>If present, t</w:t>
      </w:r>
      <w:r w:rsidR="00C50276">
        <w:rPr>
          <w:rFonts w:cs="Arial"/>
          <w:color w:val="000000"/>
          <w:lang w:val="en-CA"/>
        </w:rPr>
        <w:t>he property geologicHistory</w:t>
      </w:r>
      <w:proofErr w:type="gramStart"/>
      <w:r w:rsidR="00253146">
        <w:rPr>
          <w:rFonts w:cs="Arial"/>
          <w:color w:val="000000"/>
          <w:lang w:val="en-CA"/>
        </w:rPr>
        <w:t>:Primitive</w:t>
      </w:r>
      <w:proofErr w:type="gramEnd"/>
      <w:r w:rsidR="00253146">
        <w:rPr>
          <w:rFonts w:cs="Arial"/>
          <w:color w:val="000000"/>
          <w:lang w:val="en-CA"/>
        </w:rPr>
        <w:t>::CharacterString</w:t>
      </w:r>
      <w:r w:rsidR="00C50276">
        <w:rPr>
          <w:rFonts w:cs="Arial"/>
          <w:color w:val="000000"/>
          <w:lang w:val="en-CA"/>
        </w:rPr>
        <w:t xml:space="preserve"> shall contain t</w:t>
      </w:r>
      <w:r w:rsidR="00C50276" w:rsidRPr="00C50276">
        <w:rPr>
          <w:rFonts w:cs="Arial"/>
          <w:color w:val="000000"/>
          <w:lang w:val="en-CA"/>
        </w:rPr>
        <w:t>ext</w:t>
      </w:r>
      <w:r w:rsidR="00C50276">
        <w:rPr>
          <w:rFonts w:cs="Arial"/>
          <w:color w:val="000000"/>
          <w:lang w:val="en-CA"/>
        </w:rPr>
        <w:t xml:space="preserve">, </w:t>
      </w:r>
      <w:r w:rsidR="00C50276" w:rsidRPr="00C50276">
        <w:rPr>
          <w:rFonts w:cs="Arial"/>
          <w:color w:val="000000"/>
          <w:lang w:val="en-CA"/>
        </w:rPr>
        <w:t xml:space="preserve">possibly formatted with formal </w:t>
      </w:r>
      <w:r w:rsidR="00F242E5" w:rsidRPr="00C50276">
        <w:rPr>
          <w:rFonts w:cs="Arial"/>
          <w:color w:val="000000"/>
          <w:lang w:val="en-CA"/>
        </w:rPr>
        <w:t>syntax</w:t>
      </w:r>
      <w:r w:rsidR="00F242E5">
        <w:rPr>
          <w:rFonts w:cs="Arial"/>
          <w:color w:val="000000"/>
          <w:lang w:val="en-CA"/>
        </w:rPr>
        <w:t xml:space="preserve"> (</w:t>
      </w:r>
      <w:r w:rsidR="00C50276">
        <w:rPr>
          <w:rFonts w:cs="Arial"/>
          <w:color w:val="000000"/>
          <w:lang w:val="en-CA"/>
        </w:rPr>
        <w:t xml:space="preserve">see </w:t>
      </w:r>
      <w:r w:rsidR="00C50276">
        <w:rPr>
          <w:rFonts w:cs="Arial"/>
          <w:color w:val="000000"/>
          <w:lang w:val="en-CA"/>
        </w:rPr>
        <w:fldChar w:fldCharType="begin"/>
      </w:r>
      <w:r w:rsidR="00C50276">
        <w:rPr>
          <w:rFonts w:cs="Arial"/>
          <w:color w:val="000000"/>
          <w:lang w:val="en-CA"/>
        </w:rPr>
        <w:instrText xml:space="preserve"> REF _Ref439853500 \r \h </w:instrText>
      </w:r>
      <w:r w:rsidR="00C50276">
        <w:rPr>
          <w:rFonts w:cs="Arial"/>
          <w:color w:val="000000"/>
          <w:lang w:val="en-CA"/>
        </w:rPr>
      </w:r>
      <w:r w:rsidR="00C50276">
        <w:rPr>
          <w:rFonts w:cs="Arial"/>
          <w:color w:val="000000"/>
          <w:lang w:val="en-CA"/>
        </w:rPr>
        <w:fldChar w:fldCharType="separate"/>
      </w:r>
      <w:r w:rsidR="00F02ED9">
        <w:rPr>
          <w:rFonts w:cs="Arial"/>
          <w:color w:val="000000"/>
          <w:lang w:val="en-CA"/>
        </w:rPr>
        <w:t>7.3.1.3</w:t>
      </w:r>
      <w:r w:rsidR="00C50276">
        <w:rPr>
          <w:rFonts w:cs="Arial"/>
          <w:color w:val="000000"/>
          <w:lang w:val="en-CA"/>
        </w:rPr>
        <w:fldChar w:fldCharType="end"/>
      </w:r>
      <w:r w:rsidR="00C50276" w:rsidRPr="00C50276">
        <w:rPr>
          <w:rFonts w:cs="Arial"/>
          <w:color w:val="000000"/>
          <w:lang w:val="en-CA"/>
        </w:rPr>
        <w:t>)</w:t>
      </w:r>
      <w:r w:rsidR="00C50276">
        <w:rPr>
          <w:rFonts w:cs="Arial"/>
          <w:color w:val="000000"/>
          <w:lang w:val="en-CA"/>
        </w:rPr>
        <w:t>, for the</w:t>
      </w:r>
      <w:r w:rsidR="00C50276" w:rsidRPr="00C50276">
        <w:rPr>
          <w:rFonts w:cs="Arial"/>
          <w:color w:val="000000"/>
          <w:lang w:val="en-CA"/>
        </w:rPr>
        <w:t xml:space="preserve"> description of the age of the GeomorphologicUnit (where age is a sequence of events and may include process and environment information).</w:t>
      </w:r>
      <w:r w:rsidR="00C50276">
        <w:rPr>
          <w:rFonts w:cs="Arial"/>
          <w:color w:val="000000"/>
          <w:lang w:val="en-CA"/>
        </w:rPr>
        <w:t xml:space="preserve">  To report identifier from a controlled vocabulary, </w:t>
      </w:r>
      <w:r w:rsidR="00C50276" w:rsidRPr="00C50276">
        <w:rPr>
          <w:rFonts w:cs="Arial"/>
          <w:color w:val="000000"/>
          <w:lang w:val="en-CA"/>
        </w:rPr>
        <w:t>representativeAge_uri</w:t>
      </w:r>
      <w:r w:rsidR="00C50276">
        <w:rPr>
          <w:rFonts w:cs="Arial"/>
          <w:color w:val="000000"/>
          <w:lang w:val="en-CA"/>
        </w:rPr>
        <w:t xml:space="preserve"> shall be used.</w:t>
      </w:r>
    </w:p>
    <w:p w14:paraId="6710149F" w14:textId="77777777" w:rsidR="00D14AF0" w:rsidRDefault="00D14AF0" w:rsidP="00D14AF0">
      <w:pPr>
        <w:autoSpaceDE w:val="0"/>
        <w:autoSpaceDN w:val="0"/>
        <w:adjustRightInd w:val="0"/>
        <w:spacing w:after="0" w:line="240" w:lineRule="atLeast"/>
        <w:rPr>
          <w:rFonts w:cs="Arial"/>
          <w:color w:val="000000"/>
          <w:lang w:val="en-CA"/>
        </w:rPr>
      </w:pPr>
    </w:p>
    <w:p w14:paraId="4B96E03F" w14:textId="6D883FE0" w:rsidR="00C50276" w:rsidRDefault="00AB423B" w:rsidP="00A12606">
      <w:pPr>
        <w:pStyle w:val="Titre4"/>
        <w:rPr>
          <w:lang w:val="en-CA"/>
        </w:rPr>
      </w:pPr>
      <w:proofErr w:type="gramStart"/>
      <w:r w:rsidRPr="00AB423B">
        <w:rPr>
          <w:lang w:val="en-CA"/>
        </w:rPr>
        <w:t>representativeNumericAge</w:t>
      </w:r>
      <w:proofErr w:type="gramEnd"/>
    </w:p>
    <w:p w14:paraId="1C910D67" w14:textId="77777777" w:rsidR="00AB423B" w:rsidRDefault="00AB423B" w:rsidP="00D14AF0">
      <w:pPr>
        <w:autoSpaceDE w:val="0"/>
        <w:autoSpaceDN w:val="0"/>
        <w:adjustRightInd w:val="0"/>
        <w:spacing w:after="0" w:line="240" w:lineRule="atLeast"/>
        <w:rPr>
          <w:rFonts w:cs="Arial"/>
          <w:color w:val="000000"/>
          <w:lang w:val="en-CA"/>
        </w:rPr>
      </w:pPr>
    </w:p>
    <w:p w14:paraId="1F0773E8" w14:textId="747CDDDA" w:rsidR="00AB423B" w:rsidRDefault="00F13D40" w:rsidP="00D14AF0">
      <w:pPr>
        <w:autoSpaceDE w:val="0"/>
        <w:autoSpaceDN w:val="0"/>
        <w:adjustRightInd w:val="0"/>
        <w:spacing w:after="0" w:line="240" w:lineRule="atLeast"/>
        <w:rPr>
          <w:rFonts w:cs="Arial"/>
          <w:color w:val="000000"/>
          <w:lang w:val="en-CA"/>
        </w:rPr>
      </w:pPr>
      <w:r>
        <w:t>If present, t</w:t>
      </w:r>
      <w:r w:rsidR="00AB423B">
        <w:rPr>
          <w:rFonts w:cs="Arial"/>
          <w:color w:val="000000"/>
          <w:lang w:val="en-CA"/>
        </w:rPr>
        <w:t>he property representativeNumericAge</w:t>
      </w:r>
      <w:proofErr w:type="gramStart"/>
      <w:r w:rsidR="00253146">
        <w:rPr>
          <w:rFonts w:cs="Arial"/>
          <w:color w:val="000000"/>
          <w:lang w:val="en-CA"/>
        </w:rPr>
        <w:t>:Primitive</w:t>
      </w:r>
      <w:proofErr w:type="gramEnd"/>
      <w:r w:rsidR="00253146">
        <w:rPr>
          <w:rFonts w:cs="Arial"/>
          <w:color w:val="000000"/>
          <w:lang w:val="en-CA"/>
        </w:rPr>
        <w:t>::Number</w:t>
      </w:r>
      <w:r w:rsidR="00AB423B">
        <w:rPr>
          <w:rFonts w:cs="Arial"/>
          <w:color w:val="000000"/>
          <w:lang w:val="en-CA"/>
        </w:rPr>
        <w:t xml:space="preserve"> shall contain a n</w:t>
      </w:r>
      <w:r w:rsidR="00AB423B" w:rsidRPr="00AB423B">
        <w:rPr>
          <w:rFonts w:cs="Arial"/>
          <w:color w:val="000000"/>
          <w:lang w:val="en-CA"/>
        </w:rPr>
        <w:t xml:space="preserve">umerical </w:t>
      </w:r>
      <w:r w:rsidR="00AB423B">
        <w:rPr>
          <w:rFonts w:cs="Arial"/>
          <w:color w:val="000000"/>
          <w:lang w:val="en-CA"/>
        </w:rPr>
        <w:t>value</w:t>
      </w:r>
      <w:r w:rsidR="00AB423B" w:rsidRPr="00AB423B">
        <w:rPr>
          <w:rFonts w:cs="Arial"/>
          <w:color w:val="000000"/>
          <w:lang w:val="en-CA"/>
        </w:rPr>
        <w:t xml:space="preserve"> of</w:t>
      </w:r>
      <w:r w:rsidR="00AB423B">
        <w:rPr>
          <w:rFonts w:cs="Arial"/>
          <w:color w:val="000000"/>
          <w:lang w:val="en-CA"/>
        </w:rPr>
        <w:t xml:space="preserve"> the representative age in million years (Ma).</w:t>
      </w:r>
    </w:p>
    <w:p w14:paraId="3763452B" w14:textId="77777777" w:rsidR="00AB423B" w:rsidRDefault="00AB423B" w:rsidP="00D14AF0">
      <w:pPr>
        <w:autoSpaceDE w:val="0"/>
        <w:autoSpaceDN w:val="0"/>
        <w:adjustRightInd w:val="0"/>
        <w:spacing w:after="0" w:line="240" w:lineRule="atLeast"/>
        <w:rPr>
          <w:rFonts w:cs="Arial"/>
          <w:color w:val="000000"/>
          <w:lang w:val="en-CA"/>
        </w:rPr>
      </w:pPr>
    </w:p>
    <w:p w14:paraId="76615544" w14:textId="192B8E2C" w:rsidR="00AB423B" w:rsidRDefault="00AB423B" w:rsidP="00A12606">
      <w:pPr>
        <w:pStyle w:val="Titre4"/>
        <w:rPr>
          <w:lang w:val="en-CA"/>
        </w:rPr>
      </w:pPr>
      <w:proofErr w:type="gramStart"/>
      <w:r w:rsidRPr="00D970E9">
        <w:rPr>
          <w:lang w:val="en-CA"/>
        </w:rPr>
        <w:t>observationMethod</w:t>
      </w:r>
      <w:proofErr w:type="gramEnd"/>
    </w:p>
    <w:p w14:paraId="36F9E62E"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C005565" w14:textId="1A624234" w:rsidR="00AB423B" w:rsidRDefault="00F13D40" w:rsidP="00D14AF0">
      <w:pPr>
        <w:autoSpaceDE w:val="0"/>
        <w:autoSpaceDN w:val="0"/>
        <w:adjustRightInd w:val="0"/>
        <w:spacing w:after="0" w:line="240" w:lineRule="atLeast"/>
        <w:rPr>
          <w:rFonts w:cs="Arial"/>
          <w:color w:val="000000"/>
          <w:lang w:val="en-CA"/>
        </w:rPr>
      </w:pPr>
      <w:r>
        <w:t>If present, t</w:t>
      </w:r>
      <w:r w:rsidR="00AB423B">
        <w:rPr>
          <w:rFonts w:cs="Arial"/>
          <w:color w:val="000000"/>
          <w:lang w:val="en-CA"/>
        </w:rPr>
        <w:t>he property observationMethod</w:t>
      </w:r>
      <w:proofErr w:type="gramStart"/>
      <w:r w:rsidR="00253146">
        <w:rPr>
          <w:rFonts w:cs="Arial"/>
          <w:color w:val="000000"/>
          <w:lang w:val="en-CA"/>
        </w:rPr>
        <w:t>:Primitive</w:t>
      </w:r>
      <w:proofErr w:type="gramEnd"/>
      <w:r w:rsidR="00253146">
        <w:rPr>
          <w:rFonts w:cs="Arial"/>
          <w:color w:val="000000"/>
          <w:lang w:val="en-CA"/>
        </w:rPr>
        <w:t>::CharacterString</w:t>
      </w:r>
      <w:r w:rsidR="00AB423B">
        <w:rPr>
          <w:rFonts w:cs="Arial"/>
          <w:color w:val="000000"/>
          <w:lang w:val="en-CA"/>
        </w:rPr>
        <w:t xml:space="preserve"> shall contain a m</w:t>
      </w:r>
      <w:r w:rsidR="00AB423B" w:rsidRPr="00AB423B">
        <w:rPr>
          <w:rFonts w:cs="Arial"/>
          <w:color w:val="000000"/>
          <w:lang w:val="en-CA"/>
        </w:rPr>
        <w:t>etadata snippet indicating how the spatial extent of the feature was determined. ObservationMethod is a convenience property that provides a quick approach to observation metadata when data are reported using a feature view (as opposed to observation view).</w:t>
      </w:r>
    </w:p>
    <w:p w14:paraId="3C1780D4" w14:textId="77777777" w:rsidR="00AB423B" w:rsidRDefault="00AB423B" w:rsidP="00D14AF0">
      <w:pPr>
        <w:autoSpaceDE w:val="0"/>
        <w:autoSpaceDN w:val="0"/>
        <w:adjustRightInd w:val="0"/>
        <w:spacing w:after="0" w:line="240" w:lineRule="atLeast"/>
        <w:rPr>
          <w:rFonts w:cs="Arial"/>
          <w:color w:val="000000"/>
          <w:lang w:val="en-CA"/>
        </w:rPr>
      </w:pPr>
    </w:p>
    <w:p w14:paraId="6CB62406" w14:textId="2AFA005B" w:rsidR="00AB423B" w:rsidRDefault="00AB423B" w:rsidP="00A12606">
      <w:pPr>
        <w:pStyle w:val="Titre4"/>
        <w:rPr>
          <w:lang w:val="en-CA"/>
        </w:rPr>
      </w:pPr>
      <w:proofErr w:type="gramStart"/>
      <w:r w:rsidRPr="00D970E9">
        <w:rPr>
          <w:lang w:val="en-CA"/>
        </w:rPr>
        <w:t>positionalAccuracy</w:t>
      </w:r>
      <w:proofErr w:type="gramEnd"/>
    </w:p>
    <w:p w14:paraId="53EC6BBD"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FEE12D8" w14:textId="5F090EFC" w:rsidR="00AB423B" w:rsidRDefault="00F13D40" w:rsidP="00D14AF0">
      <w:pPr>
        <w:autoSpaceDE w:val="0"/>
        <w:autoSpaceDN w:val="0"/>
        <w:adjustRightInd w:val="0"/>
        <w:spacing w:after="0" w:line="240" w:lineRule="atLeast"/>
        <w:rPr>
          <w:rFonts w:cs="Arial"/>
          <w:color w:val="000000"/>
          <w:lang w:val="en-CA"/>
        </w:rPr>
      </w:pPr>
      <w:r>
        <w:t>If present, t</w:t>
      </w:r>
      <w:r w:rsidR="00AB423B">
        <w:rPr>
          <w:rFonts w:cs="Arial"/>
          <w:color w:val="000000"/>
          <w:lang w:val="en-CA"/>
        </w:rPr>
        <w:t>he property positionAccuracy</w:t>
      </w:r>
      <w:proofErr w:type="gramStart"/>
      <w:r w:rsidR="00253146">
        <w:rPr>
          <w:rFonts w:cs="Arial"/>
          <w:color w:val="000000"/>
          <w:lang w:val="en-CA"/>
        </w:rPr>
        <w:t>:Primitive</w:t>
      </w:r>
      <w:proofErr w:type="gramEnd"/>
      <w:r w:rsidR="00253146">
        <w:rPr>
          <w:rFonts w:cs="Arial"/>
          <w:color w:val="000000"/>
          <w:lang w:val="en-CA"/>
        </w:rPr>
        <w:t>::CharacterString</w:t>
      </w:r>
      <w:r w:rsidR="00AB423B">
        <w:rPr>
          <w:rFonts w:cs="Arial"/>
          <w:color w:val="000000"/>
          <w:lang w:val="en-CA"/>
        </w:rPr>
        <w:t xml:space="preserve"> shall contain quantitative values defining</w:t>
      </w:r>
      <w:r w:rsidR="00AB423B" w:rsidRPr="00AB423B">
        <w:rPr>
          <w:rFonts w:cs="Arial"/>
          <w:color w:val="000000"/>
          <w:lang w:val="en-CA"/>
        </w:rPr>
        <w:t xml:space="preserve"> the radius of an uncertainty buffer around a </w:t>
      </w:r>
      <w:r w:rsidR="00F242E5">
        <w:rPr>
          <w:rFonts w:cs="Arial"/>
          <w:color w:val="000000"/>
          <w:lang w:val="en-CA"/>
        </w:rPr>
        <w:t>M</w:t>
      </w:r>
      <w:r w:rsidR="00AB423B" w:rsidRPr="00AB423B">
        <w:rPr>
          <w:rFonts w:cs="Arial"/>
          <w:color w:val="000000"/>
          <w:lang w:val="en-CA"/>
        </w:rPr>
        <w:t>appedFeature (</w:t>
      </w:r>
      <w:r w:rsidR="002A660E" w:rsidRPr="00AB423B">
        <w:rPr>
          <w:rFonts w:cs="Arial"/>
          <w:color w:val="000000"/>
          <w:lang w:val="en-CA"/>
        </w:rPr>
        <w:t>e.g.</w:t>
      </w:r>
      <w:r w:rsidR="00AB423B" w:rsidRPr="00AB423B">
        <w:rPr>
          <w:rFonts w:cs="Arial"/>
          <w:color w:val="000000"/>
          <w:lang w:val="en-CA"/>
        </w:rPr>
        <w:t>: a position</w:t>
      </w:r>
      <w:r w:rsidR="002A660E">
        <w:rPr>
          <w:rFonts w:cs="Arial"/>
          <w:color w:val="000000"/>
          <w:lang w:val="en-CA"/>
        </w:rPr>
        <w:t>al</w:t>
      </w:r>
      <w:r w:rsidR="00AB423B" w:rsidRPr="00AB423B">
        <w:rPr>
          <w:rFonts w:cs="Arial"/>
          <w:color w:val="000000"/>
          <w:lang w:val="en-CA"/>
        </w:rPr>
        <w:t>Accuracy of 100 m for a line feature defines a buffer polygon of total width 200 m centred on the line).</w:t>
      </w:r>
    </w:p>
    <w:p w14:paraId="49B3FE09" w14:textId="77777777" w:rsidR="00AB423B" w:rsidRDefault="00AB423B" w:rsidP="00D14AF0">
      <w:pPr>
        <w:autoSpaceDE w:val="0"/>
        <w:autoSpaceDN w:val="0"/>
        <w:adjustRightInd w:val="0"/>
        <w:spacing w:after="0" w:line="240" w:lineRule="atLeast"/>
        <w:rPr>
          <w:rFonts w:cs="Arial"/>
          <w:color w:val="000000"/>
          <w:lang w:val="en-CA"/>
        </w:rPr>
      </w:pPr>
    </w:p>
    <w:p w14:paraId="19257D75" w14:textId="5A606C52" w:rsidR="00AB423B" w:rsidRDefault="00447C82" w:rsidP="00A12606">
      <w:pPr>
        <w:pStyle w:val="Titre4"/>
        <w:rPr>
          <w:lang w:val="en-CA"/>
        </w:rPr>
      </w:pPr>
      <w:proofErr w:type="gramStart"/>
      <w:r>
        <w:rPr>
          <w:lang w:val="en-CA"/>
        </w:rPr>
        <w:t>s</w:t>
      </w:r>
      <w:r w:rsidR="00AB423B">
        <w:rPr>
          <w:lang w:val="en-CA"/>
        </w:rPr>
        <w:t>ource</w:t>
      </w:r>
      <w:proofErr w:type="gramEnd"/>
    </w:p>
    <w:p w14:paraId="4E4AB158" w14:textId="77777777" w:rsidR="00AB423B" w:rsidRDefault="00AB423B" w:rsidP="00D14AF0">
      <w:pPr>
        <w:autoSpaceDE w:val="0"/>
        <w:autoSpaceDN w:val="0"/>
        <w:adjustRightInd w:val="0"/>
        <w:spacing w:after="0" w:line="240" w:lineRule="atLeast"/>
        <w:rPr>
          <w:rFonts w:cs="Arial"/>
          <w:color w:val="000000"/>
          <w:lang w:val="en-CA"/>
        </w:rPr>
      </w:pPr>
    </w:p>
    <w:p w14:paraId="0FE0BF4C" w14:textId="7951A97A" w:rsidR="00AB423B" w:rsidRDefault="00F13D40" w:rsidP="00D14AF0">
      <w:pPr>
        <w:autoSpaceDE w:val="0"/>
        <w:autoSpaceDN w:val="0"/>
        <w:adjustRightInd w:val="0"/>
        <w:spacing w:after="0" w:line="240" w:lineRule="atLeast"/>
        <w:rPr>
          <w:rFonts w:cs="Arial"/>
          <w:color w:val="000000"/>
          <w:lang w:val="en-CA"/>
        </w:rPr>
      </w:pPr>
      <w:r>
        <w:t>If present, t</w:t>
      </w:r>
      <w:r w:rsidR="00AB423B">
        <w:rPr>
          <w:rFonts w:cs="Arial"/>
          <w:color w:val="000000"/>
          <w:lang w:val="en-CA"/>
        </w:rPr>
        <w:t>he source</w:t>
      </w:r>
      <w:proofErr w:type="gramStart"/>
      <w:r w:rsidR="00253146">
        <w:rPr>
          <w:rFonts w:cs="Arial"/>
          <w:color w:val="000000"/>
          <w:lang w:val="en-CA"/>
        </w:rPr>
        <w:t>:Primitive</w:t>
      </w:r>
      <w:proofErr w:type="gramEnd"/>
      <w:r w:rsidR="00253146">
        <w:rPr>
          <w:rFonts w:cs="Arial"/>
          <w:color w:val="000000"/>
          <w:lang w:val="en-CA"/>
        </w:rPr>
        <w:t>::CharacterString</w:t>
      </w:r>
      <w:r w:rsidR="00AB423B">
        <w:rPr>
          <w:rFonts w:cs="Arial"/>
          <w:color w:val="000000"/>
          <w:lang w:val="en-CA"/>
        </w:rPr>
        <w:t xml:space="preserve"> property shall contain t</w:t>
      </w:r>
      <w:r w:rsidR="00AB423B" w:rsidRPr="00AB423B">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40285ECE" w14:textId="77777777" w:rsidR="00447C82" w:rsidRDefault="00447C82" w:rsidP="00D14AF0">
      <w:pPr>
        <w:autoSpaceDE w:val="0"/>
        <w:autoSpaceDN w:val="0"/>
        <w:adjustRightInd w:val="0"/>
        <w:spacing w:after="0" w:line="240" w:lineRule="atLeast"/>
        <w:rPr>
          <w:rFonts w:cs="Arial"/>
          <w:color w:val="000000"/>
          <w:lang w:val="en-CA"/>
        </w:rPr>
      </w:pPr>
    </w:p>
    <w:p w14:paraId="31B85FCE" w14:textId="7C01E2A8" w:rsidR="00AB423B" w:rsidRDefault="00447C82" w:rsidP="00A12606">
      <w:pPr>
        <w:pStyle w:val="Titre4"/>
        <w:rPr>
          <w:lang w:val="en-CA"/>
        </w:rPr>
      </w:pPr>
      <w:r w:rsidRPr="00447C82">
        <w:rPr>
          <w:lang w:val="en-CA"/>
        </w:rPr>
        <w:t>activity_uri</w:t>
      </w:r>
    </w:p>
    <w:p w14:paraId="6F615312" w14:textId="77777777" w:rsidR="00447C82" w:rsidRDefault="00447C82" w:rsidP="00D14AF0">
      <w:pPr>
        <w:autoSpaceDE w:val="0"/>
        <w:autoSpaceDN w:val="0"/>
        <w:adjustRightInd w:val="0"/>
        <w:spacing w:after="0" w:line="240" w:lineRule="atLeast"/>
        <w:rPr>
          <w:rFonts w:cs="Arial"/>
          <w:color w:val="000000"/>
          <w:lang w:val="en-CA"/>
        </w:rPr>
      </w:pPr>
    </w:p>
    <w:p w14:paraId="7C0901A6" w14:textId="65396EF0" w:rsidR="00447C82" w:rsidRDefault="00F13D40" w:rsidP="00D14AF0">
      <w:pPr>
        <w:autoSpaceDE w:val="0"/>
        <w:autoSpaceDN w:val="0"/>
        <w:adjustRightInd w:val="0"/>
        <w:spacing w:after="0" w:line="240" w:lineRule="atLeast"/>
        <w:rPr>
          <w:rFonts w:cs="Arial"/>
          <w:color w:val="000000"/>
          <w:lang w:val="en-CA"/>
        </w:rPr>
      </w:pPr>
      <w:r>
        <w:t>If present, t</w:t>
      </w:r>
      <w:r w:rsidR="00447C82">
        <w:rPr>
          <w:rFonts w:cs="Arial"/>
          <w:color w:val="000000"/>
          <w:lang w:val="en-CA"/>
        </w:rPr>
        <w:t>he activity_uri</w:t>
      </w:r>
      <w:proofErr w:type="gramStart"/>
      <w:r w:rsidR="00253146">
        <w:rPr>
          <w:rFonts w:cs="Arial"/>
          <w:color w:val="000000"/>
          <w:lang w:val="en-CA"/>
        </w:rPr>
        <w:t>:Primitive</w:t>
      </w:r>
      <w:proofErr w:type="gramEnd"/>
      <w:r w:rsidR="00253146">
        <w:rPr>
          <w:rFonts w:cs="Arial"/>
          <w:color w:val="000000"/>
          <w:lang w:val="en-CA"/>
        </w:rPr>
        <w:t>::CharacterString</w:t>
      </w:r>
      <w:r w:rsidR="00447C82">
        <w:rPr>
          <w:rFonts w:cs="Arial"/>
          <w:color w:val="000000"/>
          <w:lang w:val="en-CA"/>
        </w:rPr>
        <w:t xml:space="preserve"> property shall report a </w:t>
      </w:r>
      <w:r w:rsidR="00447C82" w:rsidRPr="00447C82">
        <w:rPr>
          <w:rFonts w:cs="Arial"/>
          <w:color w:val="000000"/>
          <w:lang w:val="en-CA"/>
        </w:rPr>
        <w:t>URI identifier of activity term drawn from a controlled vocabulary.</w:t>
      </w:r>
    </w:p>
    <w:p w14:paraId="0BF84BF7" w14:textId="77777777" w:rsidR="00447C82" w:rsidRDefault="00447C82" w:rsidP="00D14AF0">
      <w:pPr>
        <w:autoSpaceDE w:val="0"/>
        <w:autoSpaceDN w:val="0"/>
        <w:adjustRightInd w:val="0"/>
        <w:spacing w:after="0" w:line="240" w:lineRule="atLeast"/>
        <w:rPr>
          <w:rFonts w:cs="Arial"/>
          <w:color w:val="000000"/>
          <w:lang w:val="en-CA"/>
        </w:rPr>
      </w:pPr>
    </w:p>
    <w:p w14:paraId="0333968A" w14:textId="77777777" w:rsidR="00447C82" w:rsidRPr="00D970E9" w:rsidRDefault="00447C82" w:rsidP="00A12606">
      <w:pPr>
        <w:pStyle w:val="Titre4"/>
        <w:rPr>
          <w:lang w:val="en-CA"/>
        </w:rPr>
      </w:pPr>
      <w:r w:rsidRPr="00D970E9">
        <w:rPr>
          <w:lang w:val="en-CA"/>
        </w:rPr>
        <w:lastRenderedPageBreak/>
        <w:t>landformClass_uri</w:t>
      </w:r>
    </w:p>
    <w:p w14:paraId="5461C7FC" w14:textId="77777777" w:rsidR="00447C82" w:rsidRDefault="00447C82" w:rsidP="00D14AF0">
      <w:pPr>
        <w:autoSpaceDE w:val="0"/>
        <w:autoSpaceDN w:val="0"/>
        <w:adjustRightInd w:val="0"/>
        <w:spacing w:after="0" w:line="240" w:lineRule="atLeast"/>
        <w:rPr>
          <w:rFonts w:cs="Arial"/>
          <w:color w:val="000000"/>
          <w:lang w:val="en-CA"/>
        </w:rPr>
      </w:pPr>
    </w:p>
    <w:p w14:paraId="4F87009F" w14:textId="56009702" w:rsidR="00447C82" w:rsidRDefault="00F13D40" w:rsidP="00D14AF0">
      <w:pPr>
        <w:autoSpaceDE w:val="0"/>
        <w:autoSpaceDN w:val="0"/>
        <w:adjustRightInd w:val="0"/>
        <w:spacing w:after="0" w:line="240" w:lineRule="atLeast"/>
        <w:rPr>
          <w:rFonts w:cs="Arial"/>
          <w:color w:val="000000"/>
          <w:lang w:val="en-CA"/>
        </w:rPr>
      </w:pPr>
      <w:r>
        <w:t>If present, t</w:t>
      </w:r>
      <w:r w:rsidR="00447C82">
        <w:rPr>
          <w:rFonts w:cs="Arial"/>
          <w:color w:val="000000"/>
          <w:lang w:val="en-CA"/>
        </w:rPr>
        <w:t>he property landformClass_uri</w:t>
      </w:r>
      <w:proofErr w:type="gramStart"/>
      <w:r w:rsidR="00253146">
        <w:rPr>
          <w:rFonts w:cs="Arial"/>
          <w:color w:val="000000"/>
          <w:lang w:val="en-CA"/>
        </w:rPr>
        <w:t>:Primitive</w:t>
      </w:r>
      <w:proofErr w:type="gramEnd"/>
      <w:r w:rsidR="00253146">
        <w:rPr>
          <w:rFonts w:cs="Arial"/>
          <w:color w:val="000000"/>
          <w:lang w:val="en-CA"/>
        </w:rPr>
        <w:t>::CharacterString</w:t>
      </w:r>
      <w:r w:rsidR="00447C82">
        <w:rPr>
          <w:rFonts w:cs="Arial"/>
          <w:color w:val="000000"/>
          <w:lang w:val="en-CA"/>
        </w:rPr>
        <w:t xml:space="preserve"> shall report a </w:t>
      </w:r>
      <w:r w:rsidR="00447C82" w:rsidRPr="00447C82">
        <w:rPr>
          <w:rFonts w:cs="Arial"/>
          <w:color w:val="000000"/>
          <w:lang w:val="en-CA"/>
        </w:rPr>
        <w:t>URI identifier of landform term drawn from a controlled vocabulary.</w:t>
      </w:r>
    </w:p>
    <w:p w14:paraId="1AD9E725" w14:textId="77777777" w:rsidR="009E36A6" w:rsidRDefault="009E36A6" w:rsidP="00D14AF0">
      <w:pPr>
        <w:autoSpaceDE w:val="0"/>
        <w:autoSpaceDN w:val="0"/>
        <w:adjustRightInd w:val="0"/>
        <w:spacing w:after="0" w:line="240" w:lineRule="atLeast"/>
        <w:rPr>
          <w:rFonts w:cs="Arial"/>
          <w:color w:val="000000"/>
          <w:lang w:val="en-CA"/>
        </w:rPr>
      </w:pPr>
    </w:p>
    <w:p w14:paraId="6B0109A4" w14:textId="4ABBA206" w:rsidR="00447C82" w:rsidRDefault="00447C82" w:rsidP="00A12606">
      <w:pPr>
        <w:pStyle w:val="Titre4"/>
        <w:rPr>
          <w:lang w:val="en-CA"/>
        </w:rPr>
      </w:pPr>
      <w:r w:rsidRPr="00447C82">
        <w:rPr>
          <w:lang w:val="en-CA"/>
        </w:rPr>
        <w:t>unitType_uri</w:t>
      </w:r>
    </w:p>
    <w:p w14:paraId="2D353640" w14:textId="77777777" w:rsidR="00447C82" w:rsidRDefault="00447C82" w:rsidP="00D14AF0">
      <w:pPr>
        <w:autoSpaceDE w:val="0"/>
        <w:autoSpaceDN w:val="0"/>
        <w:adjustRightInd w:val="0"/>
        <w:spacing w:after="0" w:line="240" w:lineRule="atLeast"/>
        <w:rPr>
          <w:rFonts w:cs="Arial"/>
          <w:color w:val="000000"/>
          <w:lang w:val="en-CA"/>
        </w:rPr>
      </w:pPr>
    </w:p>
    <w:p w14:paraId="1B438F28" w14:textId="56383701" w:rsidR="00447C82" w:rsidRDefault="00F13D40" w:rsidP="00D14AF0">
      <w:pPr>
        <w:autoSpaceDE w:val="0"/>
        <w:autoSpaceDN w:val="0"/>
        <w:adjustRightInd w:val="0"/>
        <w:spacing w:after="0" w:line="240" w:lineRule="atLeast"/>
        <w:rPr>
          <w:rFonts w:cs="Arial"/>
          <w:color w:val="000000"/>
          <w:lang w:val="en-CA"/>
        </w:rPr>
      </w:pPr>
      <w:r>
        <w:t>If present, t</w:t>
      </w:r>
      <w:r w:rsidR="00447C82">
        <w:rPr>
          <w:rFonts w:cs="Arial"/>
          <w:color w:val="000000"/>
          <w:lang w:val="en-CA"/>
        </w:rPr>
        <w:t xml:space="preserve">he property unitType_uri shall report a </w:t>
      </w:r>
      <w:r w:rsidR="00447C82" w:rsidRPr="00447C82">
        <w:rPr>
          <w:rFonts w:cs="Arial"/>
          <w:color w:val="000000"/>
          <w:lang w:val="en-CA"/>
        </w:rPr>
        <w:t xml:space="preserve">URI referring to a controlled concept from a vocabulary defining </w:t>
      </w:r>
      <w:r w:rsidR="00447C82">
        <w:rPr>
          <w:rFonts w:cs="Arial"/>
          <w:color w:val="000000"/>
          <w:lang w:val="en-CA"/>
        </w:rPr>
        <w:t xml:space="preserve">the GeomorphologicUnit types. </w:t>
      </w:r>
    </w:p>
    <w:p w14:paraId="3C29868E" w14:textId="77777777" w:rsidR="009E36A6" w:rsidRDefault="009E36A6" w:rsidP="00D14AF0">
      <w:pPr>
        <w:autoSpaceDE w:val="0"/>
        <w:autoSpaceDN w:val="0"/>
        <w:adjustRightInd w:val="0"/>
        <w:spacing w:after="0" w:line="240" w:lineRule="atLeast"/>
        <w:rPr>
          <w:rFonts w:cs="Arial"/>
          <w:color w:val="000000"/>
          <w:lang w:val="en-CA"/>
        </w:rPr>
      </w:pPr>
    </w:p>
    <w:p w14:paraId="10CFEF9E" w14:textId="77777777" w:rsidR="00447C82" w:rsidRPr="00D970E9" w:rsidRDefault="00447C82" w:rsidP="00A12606">
      <w:pPr>
        <w:pStyle w:val="Titre4"/>
        <w:rPr>
          <w:lang w:val="en-CA"/>
        </w:rPr>
      </w:pPr>
      <w:r w:rsidRPr="00D970E9">
        <w:rPr>
          <w:lang w:val="en-CA"/>
        </w:rPr>
        <w:t>representativeLithology_uri</w:t>
      </w:r>
    </w:p>
    <w:p w14:paraId="337731A8" w14:textId="77777777" w:rsidR="00447C82" w:rsidRDefault="00447C82" w:rsidP="00D14AF0">
      <w:pPr>
        <w:autoSpaceDE w:val="0"/>
        <w:autoSpaceDN w:val="0"/>
        <w:adjustRightInd w:val="0"/>
        <w:spacing w:after="0" w:line="240" w:lineRule="atLeast"/>
        <w:rPr>
          <w:rFonts w:cs="Arial"/>
          <w:color w:val="000000"/>
          <w:lang w:val="en-CA"/>
        </w:rPr>
      </w:pPr>
    </w:p>
    <w:p w14:paraId="14283F7E" w14:textId="7DB2DB2D"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447C82">
        <w:rPr>
          <w:rFonts w:cs="Arial"/>
          <w:color w:val="000000"/>
          <w:lang w:val="en-CA"/>
        </w:rPr>
        <w:t>representativeLithology_uri</w:t>
      </w:r>
      <w:proofErr w:type="gramStart"/>
      <w:r w:rsidR="00253146">
        <w:rPr>
          <w:rFonts w:cs="Arial"/>
          <w:color w:val="000000"/>
          <w:lang w:val="en-CA"/>
        </w:rPr>
        <w:t>:Primitive</w:t>
      </w:r>
      <w:proofErr w:type="gramEnd"/>
      <w:r w:rsidR="00253146">
        <w:rPr>
          <w:rFonts w:cs="Arial"/>
          <w:color w:val="000000"/>
          <w:lang w:val="en-CA"/>
        </w:rPr>
        <w:t>::CharacterString</w:t>
      </w:r>
      <w:r>
        <w:rPr>
          <w:rFonts w:cs="Arial"/>
          <w:color w:val="000000"/>
          <w:lang w:val="en-CA"/>
        </w:rPr>
        <w:t xml:space="preserve"> </w:t>
      </w:r>
      <w:r w:rsidRPr="00447C82">
        <w:rPr>
          <w:rFonts w:cs="Arial"/>
          <w:color w:val="000000"/>
          <w:lang w:val="en-CA"/>
        </w:rPr>
        <w:t>URI referring to a controlled concept specifying the characteristic or representative lithology of the unit. This may be a concept that defines the super-type of all lithology values present within a GeomorphologicUnit or a concept defining the lithology of the dominant CompositionPart (as defined in GeoSciML) of the unit.</w:t>
      </w:r>
    </w:p>
    <w:p w14:paraId="627A44F1" w14:textId="77777777" w:rsidR="009E36A6" w:rsidRDefault="009E36A6" w:rsidP="00D14AF0">
      <w:pPr>
        <w:autoSpaceDE w:val="0"/>
        <w:autoSpaceDN w:val="0"/>
        <w:adjustRightInd w:val="0"/>
        <w:spacing w:after="0" w:line="240" w:lineRule="atLeast"/>
        <w:rPr>
          <w:rFonts w:cs="Arial"/>
          <w:color w:val="000000"/>
          <w:lang w:val="en-CA"/>
        </w:rPr>
      </w:pPr>
    </w:p>
    <w:p w14:paraId="6D1C36E2" w14:textId="77777777" w:rsidR="009E36A6" w:rsidRPr="00D970E9" w:rsidRDefault="009E36A6" w:rsidP="00A12606">
      <w:pPr>
        <w:pStyle w:val="Titre4"/>
        <w:rPr>
          <w:lang w:val="en-CA"/>
        </w:rPr>
      </w:pPr>
      <w:r w:rsidRPr="00D970E9">
        <w:rPr>
          <w:lang w:val="en-CA"/>
        </w:rPr>
        <w:t>representativeAge_uri</w:t>
      </w:r>
    </w:p>
    <w:p w14:paraId="285293A9" w14:textId="77777777" w:rsidR="009E36A6" w:rsidRDefault="009E36A6" w:rsidP="00D14AF0">
      <w:pPr>
        <w:autoSpaceDE w:val="0"/>
        <w:autoSpaceDN w:val="0"/>
        <w:adjustRightInd w:val="0"/>
        <w:spacing w:after="0" w:line="240" w:lineRule="atLeast"/>
        <w:rPr>
          <w:rFonts w:cs="Arial"/>
          <w:color w:val="000000"/>
          <w:lang w:val="en-CA"/>
        </w:rPr>
      </w:pPr>
    </w:p>
    <w:p w14:paraId="6E726CCB" w14:textId="69330A51"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representativeAge_uri</w:t>
      </w:r>
      <w:proofErr w:type="gramStart"/>
      <w:r w:rsidR="00253146">
        <w:rPr>
          <w:rFonts w:cs="Arial"/>
          <w:color w:val="000000"/>
          <w:lang w:val="en-CA"/>
        </w:rPr>
        <w:t>:Primitive</w:t>
      </w:r>
      <w:proofErr w:type="gramEnd"/>
      <w:r w:rsidR="00253146">
        <w:rPr>
          <w:rFonts w:cs="Arial"/>
          <w:color w:val="000000"/>
          <w:lang w:val="en-CA"/>
        </w:rPr>
        <w:t>::CharacterString</w:t>
      </w:r>
      <w:r>
        <w:rPr>
          <w:rFonts w:cs="Arial"/>
          <w:color w:val="000000"/>
          <w:lang w:val="en-CA"/>
        </w:rPr>
        <w:t xml:space="preserve"> shall contain a </w:t>
      </w:r>
      <w:r w:rsidRPr="009E36A6">
        <w:rPr>
          <w:rFonts w:cs="Arial"/>
          <w:color w:val="00000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3DF8C3ED" w14:textId="77777777" w:rsidR="009E36A6" w:rsidRDefault="009E36A6" w:rsidP="00D14AF0">
      <w:pPr>
        <w:autoSpaceDE w:val="0"/>
        <w:autoSpaceDN w:val="0"/>
        <w:adjustRightInd w:val="0"/>
        <w:spacing w:after="0" w:line="240" w:lineRule="atLeast"/>
        <w:rPr>
          <w:rFonts w:cs="Arial"/>
          <w:color w:val="000000"/>
          <w:lang w:val="en-CA"/>
        </w:rPr>
      </w:pPr>
    </w:p>
    <w:p w14:paraId="6F73666A" w14:textId="77777777" w:rsidR="009E36A6" w:rsidRPr="00D970E9" w:rsidRDefault="009E36A6" w:rsidP="00A12606">
      <w:pPr>
        <w:pStyle w:val="Titre4"/>
        <w:rPr>
          <w:lang w:val="en-CA"/>
        </w:rPr>
      </w:pPr>
      <w:r w:rsidRPr="00D970E9">
        <w:rPr>
          <w:lang w:val="en-CA"/>
        </w:rPr>
        <w:t>specification_uri</w:t>
      </w:r>
    </w:p>
    <w:p w14:paraId="1C2134B2" w14:textId="77777777" w:rsidR="009E36A6" w:rsidRDefault="009E36A6" w:rsidP="00D14AF0">
      <w:pPr>
        <w:autoSpaceDE w:val="0"/>
        <w:autoSpaceDN w:val="0"/>
        <w:adjustRightInd w:val="0"/>
        <w:spacing w:after="0" w:line="240" w:lineRule="atLeast"/>
        <w:rPr>
          <w:rFonts w:cs="Arial"/>
          <w:color w:val="000000"/>
          <w:lang w:val="en-CA"/>
        </w:rPr>
      </w:pPr>
    </w:p>
    <w:p w14:paraId="392CD67C" w14:textId="240389AB" w:rsidR="009E36A6" w:rsidRDefault="00F13D40" w:rsidP="00D14AF0">
      <w:pPr>
        <w:autoSpaceDE w:val="0"/>
        <w:autoSpaceDN w:val="0"/>
        <w:adjustRightInd w:val="0"/>
        <w:spacing w:after="0" w:line="240" w:lineRule="atLeast"/>
        <w:rPr>
          <w:rFonts w:cs="Arial"/>
          <w:color w:val="000000"/>
          <w:lang w:val="en-CA"/>
        </w:rPr>
      </w:pPr>
      <w:r>
        <w:t>If present, t</w:t>
      </w:r>
      <w:r w:rsidR="009E36A6">
        <w:rPr>
          <w:rFonts w:cs="Arial"/>
          <w:color w:val="000000"/>
          <w:lang w:val="en-CA"/>
        </w:rPr>
        <w:t>he property specification_uri</w:t>
      </w:r>
      <w:proofErr w:type="gramStart"/>
      <w:r w:rsidR="00253146">
        <w:rPr>
          <w:rFonts w:cs="Arial"/>
          <w:color w:val="000000"/>
          <w:lang w:val="en-CA"/>
        </w:rPr>
        <w:t>:Primitive</w:t>
      </w:r>
      <w:proofErr w:type="gramEnd"/>
      <w:r w:rsidR="00253146">
        <w:rPr>
          <w:rFonts w:cs="Arial"/>
          <w:color w:val="000000"/>
          <w:lang w:val="en-CA"/>
        </w:rPr>
        <w:t>::CharacterString</w:t>
      </w:r>
      <w:r w:rsidR="009E36A6">
        <w:rPr>
          <w:rFonts w:cs="Arial"/>
          <w:color w:val="000000"/>
          <w:lang w:val="en-CA"/>
        </w:rPr>
        <w:t xml:space="preserve"> shall contain a </w:t>
      </w:r>
      <w:r w:rsidR="009E36A6" w:rsidRPr="009E36A6">
        <w:rPr>
          <w:rFonts w:cs="Arial"/>
          <w:color w:val="000000"/>
          <w:lang w:val="en-CA"/>
        </w:rPr>
        <w:t xml:space="preserve">URI referring the GeoSciML GeomorphologicUnit feature that describes the instance in detail. </w:t>
      </w:r>
    </w:p>
    <w:p w14:paraId="2D97D9BE" w14:textId="77777777" w:rsidR="009E36A6" w:rsidRDefault="009E36A6" w:rsidP="00D14AF0">
      <w:pPr>
        <w:autoSpaceDE w:val="0"/>
        <w:autoSpaceDN w:val="0"/>
        <w:adjustRightInd w:val="0"/>
        <w:spacing w:after="0" w:line="240" w:lineRule="atLeast"/>
        <w:rPr>
          <w:rFonts w:cs="Arial"/>
          <w:color w:val="000000"/>
          <w:lang w:val="en-CA"/>
        </w:rPr>
      </w:pPr>
    </w:p>
    <w:p w14:paraId="7FBE9B93" w14:textId="1832AF05" w:rsidR="009E36A6" w:rsidRDefault="009E36A6" w:rsidP="00A12606">
      <w:pPr>
        <w:pStyle w:val="Titre4"/>
        <w:rPr>
          <w:lang w:val="en-CA"/>
        </w:rPr>
      </w:pPr>
      <w:r w:rsidRPr="009E36A6">
        <w:rPr>
          <w:lang w:val="en-CA"/>
        </w:rPr>
        <w:t>metadata_uri</w:t>
      </w:r>
    </w:p>
    <w:p w14:paraId="5F073C5A" w14:textId="77777777" w:rsidR="009E36A6" w:rsidRDefault="009E36A6" w:rsidP="00D14AF0">
      <w:pPr>
        <w:autoSpaceDE w:val="0"/>
        <w:autoSpaceDN w:val="0"/>
        <w:adjustRightInd w:val="0"/>
        <w:spacing w:after="0" w:line="240" w:lineRule="atLeast"/>
        <w:rPr>
          <w:rFonts w:cs="Arial"/>
          <w:color w:val="000000"/>
          <w:lang w:val="en-CA"/>
        </w:rPr>
      </w:pPr>
    </w:p>
    <w:p w14:paraId="6B711C65" w14:textId="4D9EAF9C" w:rsidR="009E36A6" w:rsidRDefault="00F13D40" w:rsidP="00D14AF0">
      <w:pPr>
        <w:autoSpaceDE w:val="0"/>
        <w:autoSpaceDN w:val="0"/>
        <w:adjustRightInd w:val="0"/>
        <w:spacing w:after="0" w:line="240" w:lineRule="atLeast"/>
        <w:rPr>
          <w:rFonts w:cs="Arial"/>
          <w:color w:val="000000"/>
          <w:lang w:val="en-CA"/>
        </w:rPr>
      </w:pPr>
      <w:r>
        <w:t>If present, t</w:t>
      </w:r>
      <w:r w:rsidR="009E36A6">
        <w:rPr>
          <w:rFonts w:cs="Arial"/>
          <w:color w:val="000000"/>
          <w:lang w:val="en-CA"/>
        </w:rPr>
        <w:t>he property metadata_uri</w:t>
      </w:r>
      <w:proofErr w:type="gramStart"/>
      <w:r w:rsidR="00253146">
        <w:rPr>
          <w:rFonts w:cs="Arial"/>
          <w:color w:val="000000"/>
          <w:lang w:val="en-CA"/>
        </w:rPr>
        <w:t>:Primitive</w:t>
      </w:r>
      <w:proofErr w:type="gramEnd"/>
      <w:r w:rsidR="00253146">
        <w:rPr>
          <w:rFonts w:cs="Arial"/>
          <w:color w:val="000000"/>
          <w:lang w:val="en-CA"/>
        </w:rPr>
        <w:t>::CharacterString</w:t>
      </w:r>
      <w:r w:rsidR="009E36A6">
        <w:rPr>
          <w:rFonts w:cs="Arial"/>
          <w:color w:val="000000"/>
          <w:lang w:val="en-CA"/>
        </w:rPr>
        <w:t xml:space="preserve"> shall contain a </w:t>
      </w:r>
      <w:r w:rsidR="009E36A6" w:rsidRPr="009E36A6">
        <w:rPr>
          <w:rFonts w:cs="Arial"/>
          <w:color w:val="000000"/>
          <w:lang w:val="en-CA"/>
        </w:rPr>
        <w:t>URI referring to a metadata record describing the provenance of data.</w:t>
      </w:r>
    </w:p>
    <w:p w14:paraId="5F50E294" w14:textId="77777777" w:rsidR="009E36A6" w:rsidRDefault="009E36A6" w:rsidP="00D14AF0">
      <w:pPr>
        <w:autoSpaceDE w:val="0"/>
        <w:autoSpaceDN w:val="0"/>
        <w:adjustRightInd w:val="0"/>
        <w:spacing w:after="0" w:line="240" w:lineRule="atLeast"/>
        <w:rPr>
          <w:rFonts w:cs="Arial"/>
          <w:color w:val="000000"/>
          <w:lang w:val="en-CA"/>
        </w:rPr>
      </w:pPr>
    </w:p>
    <w:p w14:paraId="408A6004" w14:textId="77777777" w:rsidR="009E36A6" w:rsidRDefault="009E36A6" w:rsidP="009E36A6">
      <w:pPr>
        <w:pStyle w:val="Titre4"/>
      </w:pPr>
      <w:proofErr w:type="gramStart"/>
      <w:r w:rsidRPr="00C17A19">
        <w:t>genericSymbolizer</w:t>
      </w:r>
      <w:proofErr w:type="gramEnd"/>
    </w:p>
    <w:p w14:paraId="179245CF" w14:textId="77777777" w:rsidR="009E36A6" w:rsidRPr="00C17A19" w:rsidRDefault="009E36A6" w:rsidP="009E36A6"/>
    <w:p w14:paraId="618CE433" w14:textId="7C0939C8" w:rsidR="009E36A6" w:rsidRDefault="00F13D40" w:rsidP="009E36A6">
      <w:r>
        <w:lastRenderedPageBreak/>
        <w:t>If present, t</w:t>
      </w:r>
      <w:r w:rsidR="009E36A6">
        <w:t xml:space="preserve">he property </w:t>
      </w:r>
      <w:r w:rsidR="009E36A6" w:rsidRPr="00C17A19">
        <w:t>genericSymbolizer</w:t>
      </w:r>
      <w:proofErr w:type="gramStart"/>
      <w:r w:rsidR="00253146">
        <w:t>:Primitive</w:t>
      </w:r>
      <w:proofErr w:type="gramEnd"/>
      <w:r w:rsidR="00253146">
        <w:t>::CharacterString</w:t>
      </w:r>
      <w:r w:rsidR="009E36A6">
        <w:t xml:space="preserve"> contains </w:t>
      </w:r>
      <w:r w:rsidR="00CF6FB4">
        <w:t>an</w:t>
      </w:r>
      <w:r w:rsidR="009E36A6">
        <w:t xml:space="preserve"> identifier</w:t>
      </w:r>
      <w:r w:rsidR="009E36A6" w:rsidRPr="00C17A19">
        <w:t xml:space="preserve"> for a symbol from standard (locally or community defined) symbolization scheme for portrayal.</w:t>
      </w:r>
    </w:p>
    <w:p w14:paraId="751B55BC" w14:textId="77777777" w:rsidR="009E36A6" w:rsidRDefault="009E36A6" w:rsidP="009E36A6">
      <w:pPr>
        <w:pStyle w:val="Titre4"/>
      </w:pPr>
      <w:proofErr w:type="gramStart"/>
      <w:r>
        <w:t>s</w:t>
      </w:r>
      <w:r w:rsidRPr="004E3A57">
        <w:t>hape</w:t>
      </w:r>
      <w:proofErr w:type="gramEnd"/>
    </w:p>
    <w:p w14:paraId="34B50C00" w14:textId="77777777" w:rsidR="009E36A6" w:rsidRDefault="009E36A6" w:rsidP="009E36A6"/>
    <w:p w14:paraId="209A3BD6" w14:textId="77777777" w:rsidR="009E36A6" w:rsidRDefault="009E36A6" w:rsidP="009E36A6">
      <w:r>
        <w:t>The property shape</w:t>
      </w:r>
      <w:proofErr w:type="gramStart"/>
      <w:r>
        <w:t>:GM</w:t>
      </w:r>
      <w:proofErr w:type="gramEnd"/>
      <w:r>
        <w:t xml:space="preserve">_Object contains a geometry </w:t>
      </w:r>
      <w:r w:rsidRPr="004E3A57">
        <w:t>defining the extent of the feature of interest.</w:t>
      </w:r>
      <w:r>
        <w:t xml:space="preserve">  </w:t>
      </w:r>
    </w:p>
    <w:p w14:paraId="57F6406E" w14:textId="77777777" w:rsidR="009E36A6" w:rsidRDefault="009E36A6" w:rsidP="009E36A6">
      <w:pPr>
        <w:pStyle w:val="Titre4"/>
      </w:pPr>
      <w:r w:rsidRPr="004E3A57">
        <w:t>Any</w:t>
      </w:r>
    </w:p>
    <w:p w14:paraId="1D12A4F0" w14:textId="77777777" w:rsidR="009E36A6" w:rsidRDefault="009E36A6" w:rsidP="009E36A6"/>
    <w:p w14:paraId="6F4E5105" w14:textId="77777777" w:rsidR="009E36A6" w:rsidRDefault="009E36A6" w:rsidP="009E36A6">
      <w:r>
        <w:t xml:space="preserve">A data provider can add an arbitrary number of extra properties, as long as the instance is conformant to GML Simple Feature Level 0. </w:t>
      </w:r>
    </w:p>
    <w:p w14:paraId="79BA56AA" w14:textId="77777777" w:rsidR="00BA576A" w:rsidRDefault="00BA576A" w:rsidP="00D14AF0">
      <w:pPr>
        <w:autoSpaceDE w:val="0"/>
        <w:autoSpaceDN w:val="0"/>
        <w:adjustRightInd w:val="0"/>
        <w:spacing w:after="0" w:line="240" w:lineRule="atLeast"/>
        <w:rPr>
          <w:rFonts w:cs="Arial"/>
          <w:color w:val="000000"/>
          <w:lang w:val="en-CA"/>
        </w:rPr>
      </w:pPr>
      <w:bookmarkStart w:id="376" w:name="BKM_75AF76F0_4AFF_4758_AA5C_4DD9A3A326DF"/>
      <w:bookmarkStart w:id="377" w:name="BKM_AD80CBD8_BB55_4F42_B330_20E3957181FD"/>
      <w:bookmarkStart w:id="378" w:name="BKM_B608D83A_BCB7_40BE_B5B4_7C18680327EF"/>
      <w:bookmarkStart w:id="379" w:name="BKM_BB7DE53B_2076_4732_85CB_314A0C996CFE"/>
      <w:bookmarkStart w:id="380" w:name="BKM_0F33C868_B8F6_4CD9_B1BE_D64AF7054352"/>
      <w:bookmarkStart w:id="381" w:name="BKM_858F77A8_91BC_4E92_9873_3DE29220EA84"/>
      <w:bookmarkStart w:id="382" w:name="BKM_6C47293B_9B00_4958_AE14_E2FF8C6503C9"/>
      <w:bookmarkStart w:id="383" w:name="BKM_4798819D_722E_4089_880A_68AA29864E45"/>
      <w:bookmarkStart w:id="384" w:name="BKM_FB28CC82_D6AA_481A_BA03_BB82515D05CD"/>
      <w:bookmarkStart w:id="385" w:name="BKM_81066ECA_2108_4DF2_B25E_F440E68432B7"/>
      <w:bookmarkStart w:id="386" w:name="BKM_E37CFBB1_57FD_4CA3_9961_34992E857685"/>
      <w:bookmarkStart w:id="387" w:name="BKM_2EFAD6D8_0A90_47E6_A3AC_B0F503630287"/>
      <w:bookmarkStart w:id="388" w:name="BKM_21524384_B208_4A32_A2E5_0FFB4D6E8D7C"/>
      <w:bookmarkStart w:id="389" w:name="BKM_E5DB8674_7F07_4817_BA2B_997C684B521D"/>
      <w:bookmarkStart w:id="390" w:name="BKM_B79C058B_F1A5_47C5_B3E2_CD87F62870F2"/>
      <w:bookmarkStart w:id="391" w:name="BKM_A559EAAB_B89D_43D3_B221_4C6D46321258"/>
      <w:bookmarkStart w:id="392" w:name="BKM_234AE185_16BA_4884_8974_68DBF37A4B28"/>
      <w:bookmarkStart w:id="393" w:name="BKM_B342A581_116B_4A14_8384_0F4F6231BFC6"/>
      <w:bookmarkStart w:id="394" w:name="BKM_CE5055FF_94D8_42AD_B46A_0041AB28334E"/>
      <w:bookmarkStart w:id="395" w:name="BKM_F34DEFBD_2300_4BCD_9500_6FD1B9CE045E"/>
      <w:bookmarkStart w:id="396" w:name="BKM_C0E26832_94FE_4E03_98DE_F2986912ECBC"/>
      <w:bookmarkStart w:id="397" w:name="BKM_04EE2E72_5511_48AE_9048_CF9126C4A13D"/>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p>
    <w:p w14:paraId="7C9BAB4B" w14:textId="77777777" w:rsidR="00D14AF0" w:rsidRDefault="00D14AF0" w:rsidP="00D14AF0">
      <w:pPr>
        <w:pStyle w:val="Titre3"/>
        <w:rPr>
          <w:lang w:val="en-CA"/>
        </w:rPr>
      </w:pPr>
      <w:bookmarkStart w:id="398" w:name="_Toc452643152"/>
      <w:r w:rsidRPr="00D14AF0">
        <w:rPr>
          <w:lang w:val="en-CA"/>
        </w:rPr>
        <w:t>S</w:t>
      </w:r>
      <w:bookmarkStart w:id="399" w:name="BKM_CE5E700D_EBA4_44CA_83C8_617C916DF033"/>
      <w:bookmarkEnd w:id="399"/>
      <w:r w:rsidRPr="00D14AF0">
        <w:rPr>
          <w:lang w:val="en-CA"/>
        </w:rPr>
        <w:t>hearDisplacementStructureView</w:t>
      </w:r>
      <w:bookmarkEnd w:id="398"/>
    </w:p>
    <w:p w14:paraId="7B07600B" w14:textId="77777777" w:rsidR="00D14AF0" w:rsidRDefault="00D14AF0" w:rsidP="00D14AF0">
      <w:pPr>
        <w:autoSpaceDE w:val="0"/>
        <w:autoSpaceDN w:val="0"/>
        <w:adjustRightInd w:val="0"/>
        <w:spacing w:after="0" w:line="240" w:lineRule="atLeast"/>
        <w:rPr>
          <w:rFonts w:cs="Arial"/>
          <w:color w:val="000000"/>
          <w:lang w:val="en-CA"/>
        </w:rPr>
      </w:pPr>
    </w:p>
    <w:p w14:paraId="64FC7351" w14:textId="6D703EBB" w:rsidR="00E426FD" w:rsidRDefault="00E426FD" w:rsidP="00E426FD">
      <w:pPr>
        <w:keepNext/>
        <w:autoSpaceDE w:val="0"/>
        <w:autoSpaceDN w:val="0"/>
        <w:adjustRightInd w:val="0"/>
        <w:spacing w:after="0" w:line="240" w:lineRule="atLeast"/>
        <w:rPr>
          <w:rFonts w:cs="Arial"/>
          <w:noProof/>
          <w:color w:val="000000"/>
          <w:lang w:val="en-CA" w:eastAsia="en-CA"/>
        </w:rPr>
      </w:pPr>
    </w:p>
    <w:p w14:paraId="45484683" w14:textId="12C029C9" w:rsidR="00A42248" w:rsidRDefault="00F658C5" w:rsidP="00A42248">
      <w:pPr>
        <w:keepNext/>
        <w:autoSpaceDE w:val="0"/>
        <w:autoSpaceDN w:val="0"/>
        <w:adjustRightInd w:val="0"/>
        <w:spacing w:after="0" w:line="240" w:lineRule="atLeast"/>
      </w:pPr>
      <w:r>
        <w:rPr>
          <w:noProof/>
          <w:lang w:val="en-CA" w:eastAsia="en-CA"/>
        </w:rPr>
        <w:drawing>
          <wp:inline distT="0" distB="0" distL="0" distR="0" wp14:anchorId="3D60E9B9" wp14:editId="174D7CF9">
            <wp:extent cx="2505075" cy="3619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05075" cy="3619500"/>
                    </a:xfrm>
                    <a:prstGeom prst="rect">
                      <a:avLst/>
                    </a:prstGeom>
                    <a:noFill/>
                    <a:ln>
                      <a:noFill/>
                    </a:ln>
                  </pic:spPr>
                </pic:pic>
              </a:graphicData>
            </a:graphic>
          </wp:inline>
        </w:drawing>
      </w:r>
    </w:p>
    <w:p w14:paraId="4DC1B88F" w14:textId="338F3B52" w:rsidR="00A42248" w:rsidRDefault="00A42248" w:rsidP="00A12606">
      <w:pPr>
        <w:pStyle w:val="Lgende"/>
      </w:pPr>
      <w:r>
        <w:t xml:space="preserve">Figure </w:t>
      </w:r>
      <w:r>
        <w:fldChar w:fldCharType="begin"/>
      </w:r>
      <w:r>
        <w:instrText xml:space="preserve"> SEQ Figure \* ARABIC </w:instrText>
      </w:r>
      <w:r>
        <w:fldChar w:fldCharType="separate"/>
      </w:r>
      <w:r w:rsidR="00F02ED9">
        <w:rPr>
          <w:noProof/>
        </w:rPr>
        <w:t>17</w:t>
      </w:r>
      <w:r>
        <w:fldChar w:fldCharType="end"/>
      </w:r>
      <w:r>
        <w:t xml:space="preserve"> </w:t>
      </w:r>
      <w:r w:rsidRPr="001978ED">
        <w:t>ShearDisplacementStructureView</w:t>
      </w:r>
      <w:r w:rsidR="00BF2A41">
        <w:t xml:space="preserve"> feature type.</w:t>
      </w:r>
    </w:p>
    <w:p w14:paraId="20ED3558" w14:textId="77777777" w:rsidR="00E426FD" w:rsidRDefault="00E426FD" w:rsidP="00D14AF0">
      <w:pPr>
        <w:autoSpaceDE w:val="0"/>
        <w:autoSpaceDN w:val="0"/>
        <w:adjustRightInd w:val="0"/>
        <w:spacing w:after="0" w:line="240" w:lineRule="atLeast"/>
        <w:rPr>
          <w:rFonts w:cs="Arial"/>
          <w:color w:val="000000"/>
          <w:lang w:val="en-CA"/>
        </w:rPr>
      </w:pPr>
    </w:p>
    <w:p w14:paraId="47242964" w14:textId="20F11C02"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ShearDisplacementStructureView is a s</w:t>
      </w:r>
      <w:r w:rsidR="00D14AF0" w:rsidRPr="00D14AF0">
        <w:rPr>
          <w:rFonts w:cs="Arial"/>
          <w:color w:val="000000"/>
          <w:lang w:val="en-CA"/>
        </w:rPr>
        <w:t xml:space="preserve">implified view of a GeoSciML ShearDisplacementStructure. In GeoSciML terms this will be an instance of a </w:t>
      </w:r>
      <w:r w:rsidR="00D14AF0" w:rsidRPr="00D14AF0">
        <w:rPr>
          <w:rFonts w:cs="Arial"/>
          <w:color w:val="000000"/>
          <w:lang w:val="en-CA"/>
        </w:rPr>
        <w:lastRenderedPageBreak/>
        <w:t>MappedFeature with key property values from the associated ShearDisplacementStructure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5154B28D" w14:textId="77777777" w:rsidR="00D14AF0" w:rsidRDefault="00D14AF0" w:rsidP="00D14AF0">
      <w:pPr>
        <w:autoSpaceDE w:val="0"/>
        <w:autoSpaceDN w:val="0"/>
        <w:adjustRightInd w:val="0"/>
        <w:spacing w:after="0" w:line="240" w:lineRule="atLeast"/>
        <w:rPr>
          <w:rFonts w:cs="Arial"/>
          <w:color w:val="000000"/>
          <w:lang w:val="en-CA"/>
        </w:rPr>
      </w:pPr>
    </w:p>
    <w:p w14:paraId="79E010CF" w14:textId="0DF6B4CB" w:rsidR="00F62F6E" w:rsidRDefault="00F62F6E" w:rsidP="00F62F6E">
      <w:pPr>
        <w:pStyle w:val="Titre4"/>
        <w:rPr>
          <w:lang w:val="en-CA"/>
        </w:rPr>
      </w:pPr>
      <w:r>
        <w:rPr>
          <w:lang w:val="en-CA"/>
        </w:rPr>
        <w:t>Mapping</w:t>
      </w:r>
    </w:p>
    <w:p w14:paraId="23F1CA9D" w14:textId="77777777" w:rsidR="00F62F6E" w:rsidRDefault="00F62F6E" w:rsidP="00D14AF0">
      <w:pPr>
        <w:autoSpaceDE w:val="0"/>
        <w:autoSpaceDN w:val="0"/>
        <w:adjustRightInd w:val="0"/>
        <w:spacing w:after="0" w:line="240" w:lineRule="atLeast"/>
        <w:rPr>
          <w:rFonts w:cs="Arial"/>
          <w:color w:val="000000"/>
          <w:lang w:val="en-CA"/>
        </w:rPr>
      </w:pPr>
    </w:p>
    <w:tbl>
      <w:tblPr>
        <w:tblStyle w:val="Ombrageclair"/>
        <w:tblW w:w="5000" w:type="pct"/>
        <w:tblLayout w:type="fixed"/>
        <w:tblLook w:val="04A0" w:firstRow="1" w:lastRow="0" w:firstColumn="1" w:lastColumn="0" w:noHBand="0" w:noVBand="1"/>
      </w:tblPr>
      <w:tblGrid>
        <w:gridCol w:w="3085"/>
        <w:gridCol w:w="5771"/>
      </w:tblGrid>
      <w:tr w:rsidR="00F62F6E" w:rsidRPr="00F62F6E" w14:paraId="24EED41B" w14:textId="77777777" w:rsidTr="00F62F6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tcPr>
          <w:p w14:paraId="4913CA74" w14:textId="794BE4C6"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Property</w:t>
            </w:r>
          </w:p>
        </w:tc>
        <w:tc>
          <w:tcPr>
            <w:tcW w:w="5771" w:type="dxa"/>
          </w:tcPr>
          <w:p w14:paraId="174AA028" w14:textId="2EE7AB65" w:rsidR="00F62F6E" w:rsidRPr="00F62F6E" w:rsidRDefault="00F62F6E" w:rsidP="00F62F6E">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Mapping from MappedFeature</w:t>
            </w:r>
          </w:p>
        </w:tc>
      </w:tr>
      <w:tr w:rsidR="00F62F6E" w:rsidRPr="00F62F6E" w14:paraId="1FFA3E79"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23F8282D"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identifier</w:t>
            </w:r>
          </w:p>
        </w:tc>
        <w:tc>
          <w:tcPr>
            <w:tcW w:w="5771" w:type="dxa"/>
            <w:hideMark/>
          </w:tcPr>
          <w:p w14:paraId="0229FDCC" w14:textId="77777777"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identifier</w:t>
            </w:r>
          </w:p>
        </w:tc>
      </w:tr>
      <w:tr w:rsidR="00F62F6E" w:rsidRPr="00F62F6E" w14:paraId="16BC37D1" w14:textId="77777777" w:rsidTr="00F62F6E">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5E3B66BF"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name</w:t>
            </w:r>
          </w:p>
        </w:tc>
        <w:tc>
          <w:tcPr>
            <w:tcW w:w="5771" w:type="dxa"/>
            <w:hideMark/>
          </w:tcPr>
          <w:p w14:paraId="27E1A679" w14:textId="3EF79833" w:rsidR="00F62F6E" w:rsidRPr="00F62F6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specification:ShearDisplacementStructure::name</w:t>
            </w:r>
            <w:r w:rsidR="00AA7108">
              <w:rPr>
                <w:rFonts w:ascii="Consolas" w:hAnsi="Consolas" w:cs="Consolas"/>
                <w:sz w:val="18"/>
                <w:szCs w:val="18"/>
                <w:lang w:val="en-CA" w:eastAsia="en-CA"/>
              </w:rPr>
              <w:t xml:space="preserve"> </w:t>
            </w:r>
            <w:r w:rsidR="00AA7108" w:rsidRPr="00ED1DE6">
              <w:rPr>
                <w:rFonts w:ascii="Consolas" w:hAnsi="Consolas" w:cs="Consolas"/>
                <w:sz w:val="18"/>
                <w:szCs w:val="18"/>
                <w:vertAlign w:val="superscript"/>
              </w:rPr>
              <w:t>1</w:t>
            </w:r>
          </w:p>
        </w:tc>
      </w:tr>
      <w:tr w:rsidR="00F62F6E" w:rsidRPr="00F62F6E" w14:paraId="2D1ADBEC"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4DB607D2"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description</w:t>
            </w:r>
          </w:p>
        </w:tc>
        <w:tc>
          <w:tcPr>
            <w:tcW w:w="5771" w:type="dxa"/>
            <w:hideMark/>
          </w:tcPr>
          <w:p w14:paraId="5B56D449" w14:textId="77777777"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specification:ShearDisplacementStructure::description</w:t>
            </w:r>
          </w:p>
        </w:tc>
      </w:tr>
      <w:tr w:rsidR="00F62F6E" w:rsidRPr="00F62F6E" w14:paraId="63B3D819" w14:textId="77777777" w:rsidTr="00F62F6E">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7A73B9AF"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faultType</w:t>
            </w:r>
          </w:p>
        </w:tc>
        <w:tc>
          <w:tcPr>
            <w:tcW w:w="5771" w:type="dxa"/>
            <w:hideMark/>
          </w:tcPr>
          <w:p w14:paraId="44A75D51" w14:textId="508A5964" w:rsidR="00F62F6E" w:rsidRPr="00F62F6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specification:ShearDisplacementStructure::faultType</w:t>
            </w:r>
            <w:r w:rsidR="00AA7108">
              <w:rPr>
                <w:rFonts w:ascii="Consolas" w:hAnsi="Consolas" w:cs="Consolas"/>
                <w:sz w:val="18"/>
                <w:szCs w:val="18"/>
                <w:lang w:val="en-CA" w:eastAsia="en-CA"/>
              </w:rPr>
              <w:t xml:space="preserve"> </w:t>
            </w:r>
            <w:r w:rsidR="00AA7108" w:rsidRPr="00ED1DE6">
              <w:rPr>
                <w:rFonts w:ascii="Consolas" w:hAnsi="Consolas" w:cs="Consolas"/>
                <w:sz w:val="18"/>
                <w:szCs w:val="18"/>
                <w:vertAlign w:val="superscript"/>
              </w:rPr>
              <w:t>2</w:t>
            </w:r>
          </w:p>
        </w:tc>
      </w:tr>
      <w:tr w:rsidR="00F62F6E" w:rsidRPr="00F62F6E" w14:paraId="6693CB2F"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05761199"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movementType</w:t>
            </w:r>
          </w:p>
        </w:tc>
        <w:tc>
          <w:tcPr>
            <w:tcW w:w="5771" w:type="dxa"/>
            <w:hideMark/>
          </w:tcPr>
          <w:p w14:paraId="1D8DDE3F" w14:textId="5C296F39"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specification:ShearDisplacementStructure::stStructureDescription:DisplacementValue::movementType</w:t>
            </w:r>
            <w:r w:rsidR="00AA7108">
              <w:rPr>
                <w:rFonts w:ascii="Consolas" w:hAnsi="Consolas" w:cs="Consolas"/>
                <w:sz w:val="18"/>
                <w:szCs w:val="18"/>
                <w:lang w:val="en-CA" w:eastAsia="en-CA"/>
              </w:rPr>
              <w:t xml:space="preserve"> </w:t>
            </w:r>
            <w:r w:rsidR="00AA7108" w:rsidRPr="00ED1DE6">
              <w:rPr>
                <w:rFonts w:ascii="Consolas" w:hAnsi="Consolas" w:cs="Consolas"/>
                <w:sz w:val="18"/>
                <w:szCs w:val="18"/>
                <w:vertAlign w:val="superscript"/>
              </w:rPr>
              <w:t>2</w:t>
            </w:r>
          </w:p>
        </w:tc>
      </w:tr>
      <w:tr w:rsidR="00F62F6E" w:rsidRPr="00F62F6E" w14:paraId="181749A6" w14:textId="77777777" w:rsidTr="00F62F6E">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4EE6C209"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deformationStyle</w:t>
            </w:r>
          </w:p>
        </w:tc>
        <w:tc>
          <w:tcPr>
            <w:tcW w:w="5771" w:type="dxa"/>
            <w:hideMark/>
          </w:tcPr>
          <w:p w14:paraId="05AEA5B2" w14:textId="676D5729" w:rsidR="00F62F6E" w:rsidRPr="00F62F6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specification:ShearDisplacementStructure::stStructureDescription:ShearDisplacementStructureDescription::deformationStyle</w:t>
            </w:r>
            <w:r w:rsidR="00AA7108">
              <w:rPr>
                <w:rFonts w:ascii="Consolas" w:hAnsi="Consolas" w:cs="Consolas"/>
                <w:sz w:val="18"/>
                <w:szCs w:val="18"/>
                <w:lang w:val="en-CA" w:eastAsia="en-CA"/>
              </w:rPr>
              <w:t xml:space="preserve"> </w:t>
            </w:r>
            <w:r w:rsidR="00AA7108" w:rsidRPr="00ED1DE6">
              <w:rPr>
                <w:rFonts w:ascii="Consolas" w:hAnsi="Consolas" w:cs="Consolas"/>
                <w:sz w:val="18"/>
                <w:szCs w:val="18"/>
                <w:vertAlign w:val="superscript"/>
              </w:rPr>
              <w:t>2</w:t>
            </w:r>
          </w:p>
        </w:tc>
      </w:tr>
      <w:tr w:rsidR="00F62F6E" w:rsidRPr="00F62F6E" w14:paraId="4CE29D07"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507130AF"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displacement</w:t>
            </w:r>
          </w:p>
        </w:tc>
        <w:tc>
          <w:tcPr>
            <w:tcW w:w="5771" w:type="dxa"/>
            <w:hideMark/>
          </w:tcPr>
          <w:p w14:paraId="21657913" w14:textId="23CA70A0"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specification:ShearDisplacementStructure::stStructureDescription:DisplacementValue</w:t>
            </w:r>
            <w:r w:rsidR="00AA7108">
              <w:rPr>
                <w:rFonts w:ascii="Consolas" w:hAnsi="Consolas" w:cs="Consolas"/>
                <w:sz w:val="18"/>
                <w:szCs w:val="18"/>
                <w:lang w:val="en-CA" w:eastAsia="en-CA"/>
              </w:rPr>
              <w:t xml:space="preserve"> </w:t>
            </w:r>
            <w:r w:rsidR="00AA7108">
              <w:rPr>
                <w:rFonts w:ascii="Consolas" w:hAnsi="Consolas" w:cs="Consolas"/>
                <w:sz w:val="18"/>
                <w:szCs w:val="18"/>
                <w:vertAlign w:val="superscript"/>
              </w:rPr>
              <w:t>1</w:t>
            </w:r>
          </w:p>
        </w:tc>
      </w:tr>
      <w:tr w:rsidR="00F62F6E" w:rsidRPr="00F62F6E" w14:paraId="3BA02551" w14:textId="77777777" w:rsidTr="00F62F6E">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2CAEE831"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geologicHistory</w:t>
            </w:r>
          </w:p>
        </w:tc>
        <w:tc>
          <w:tcPr>
            <w:tcW w:w="5771" w:type="dxa"/>
            <w:hideMark/>
          </w:tcPr>
          <w:p w14:paraId="4D0E60B0" w14:textId="751956B6" w:rsidR="00F62F6E" w:rsidRPr="00F62F6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specification:ShearDisplacementStructure::geologicHistory:GeologicEvent::description</w:t>
            </w:r>
            <w:r w:rsidR="00AA7108">
              <w:rPr>
                <w:rFonts w:ascii="Consolas" w:hAnsi="Consolas" w:cs="Consolas"/>
                <w:sz w:val="18"/>
                <w:szCs w:val="18"/>
                <w:lang w:val="en-CA" w:eastAsia="en-CA"/>
              </w:rPr>
              <w:t xml:space="preserve"> </w:t>
            </w:r>
            <w:r w:rsidR="00AA7108" w:rsidRPr="00ED1DE6">
              <w:rPr>
                <w:rFonts w:ascii="Consolas" w:hAnsi="Consolas" w:cs="Consolas"/>
                <w:sz w:val="18"/>
                <w:szCs w:val="18"/>
                <w:vertAlign w:val="superscript"/>
              </w:rPr>
              <w:t>1</w:t>
            </w:r>
          </w:p>
        </w:tc>
      </w:tr>
      <w:tr w:rsidR="00F62F6E" w:rsidRPr="00F62F6E" w14:paraId="235E73B7"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09C4650D"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observationMethod</w:t>
            </w:r>
          </w:p>
        </w:tc>
        <w:tc>
          <w:tcPr>
            <w:tcW w:w="5771" w:type="dxa"/>
            <w:hideMark/>
          </w:tcPr>
          <w:p w14:paraId="4E656848" w14:textId="2E33823A" w:rsidR="00F62F6E" w:rsidRPr="00F62F6E" w:rsidRDefault="0084272F"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w:t>
            </w:r>
            <w:r w:rsidR="00F62F6E" w:rsidRPr="00F62F6E">
              <w:rPr>
                <w:rFonts w:ascii="Consolas" w:hAnsi="Consolas" w:cs="Consolas"/>
                <w:sz w:val="18"/>
                <w:szCs w:val="18"/>
                <w:lang w:val="en-CA" w:eastAsia="en-CA"/>
              </w:rPr>
              <w:t>observationMethod:Category::value</w:t>
            </w:r>
            <w:r>
              <w:rPr>
                <w:rFonts w:ascii="Consolas" w:hAnsi="Consolas" w:cs="Consolas"/>
                <w:sz w:val="18"/>
                <w:szCs w:val="18"/>
                <w:lang w:val="en-CA" w:eastAsia="en-CA"/>
              </w:rPr>
              <w:t xml:space="preserve"> </w:t>
            </w:r>
            <w:r>
              <w:rPr>
                <w:rFonts w:ascii="Consolas" w:hAnsi="Consolas" w:cs="Consolas"/>
                <w:sz w:val="18"/>
                <w:szCs w:val="18"/>
                <w:vertAlign w:val="superscript"/>
              </w:rPr>
              <w:t>1</w:t>
            </w:r>
          </w:p>
        </w:tc>
      </w:tr>
      <w:tr w:rsidR="00F62F6E" w:rsidRPr="00F62F6E" w14:paraId="1645D478" w14:textId="77777777" w:rsidTr="00F62F6E">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7989F9FC"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positionalAccuracy</w:t>
            </w:r>
          </w:p>
        </w:tc>
        <w:tc>
          <w:tcPr>
            <w:tcW w:w="5771" w:type="dxa"/>
            <w:hideMark/>
          </w:tcPr>
          <w:p w14:paraId="3D4835D4" w14:textId="77777777" w:rsidR="00F62F6E" w:rsidRPr="00F62F6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positionalAccuracy:Quantity::value</w:t>
            </w:r>
          </w:p>
        </w:tc>
      </w:tr>
      <w:tr w:rsidR="00F62F6E" w:rsidRPr="00F62F6E" w14:paraId="2C9F140F"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0FF4B9E4"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source</w:t>
            </w:r>
          </w:p>
        </w:tc>
        <w:tc>
          <w:tcPr>
            <w:tcW w:w="5771" w:type="dxa"/>
            <w:hideMark/>
          </w:tcPr>
          <w:p w14:paraId="3A8C1F71" w14:textId="77777777"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8"/>
                <w:szCs w:val="18"/>
                <w:lang w:val="en-CA" w:eastAsia="en-CA"/>
              </w:rPr>
            </w:pPr>
            <w:r w:rsidRPr="00F62F6E">
              <w:rPr>
                <w:rFonts w:ascii="Consolas" w:hAnsi="Consolas" w:cs="Consolas"/>
                <w:color w:val="auto"/>
                <w:sz w:val="18"/>
                <w:szCs w:val="18"/>
                <w:lang w:val="en-CA" w:eastAsia="en-CA"/>
              </w:rPr>
              <w:t>specification:GeologicUnit::metaDataProperty:(…):CI_Citation</w:t>
            </w:r>
          </w:p>
        </w:tc>
      </w:tr>
      <w:tr w:rsidR="00F62F6E" w:rsidRPr="00F62F6E" w14:paraId="5AFCBD27" w14:textId="77777777" w:rsidTr="00F62F6E">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6DD14D67"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faultType_uri</w:t>
            </w:r>
          </w:p>
        </w:tc>
        <w:tc>
          <w:tcPr>
            <w:tcW w:w="5771" w:type="dxa"/>
            <w:hideMark/>
          </w:tcPr>
          <w:p w14:paraId="11934CFA" w14:textId="6EBFCDD6" w:rsidR="00F62F6E" w:rsidRPr="00F62F6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specification:ShearDisplacementStructure::faultType</w:t>
            </w:r>
            <w:r w:rsidR="00AA7108">
              <w:rPr>
                <w:rFonts w:ascii="Consolas" w:hAnsi="Consolas" w:cs="Consolas"/>
                <w:sz w:val="18"/>
                <w:szCs w:val="18"/>
                <w:lang w:val="en-CA" w:eastAsia="en-CA"/>
              </w:rPr>
              <w:t xml:space="preserve"> </w:t>
            </w:r>
            <w:r w:rsidR="00AA7108" w:rsidRPr="00ED1DE6">
              <w:rPr>
                <w:rFonts w:ascii="Consolas" w:hAnsi="Consolas" w:cs="Consolas"/>
                <w:sz w:val="18"/>
                <w:szCs w:val="18"/>
                <w:vertAlign w:val="superscript"/>
              </w:rPr>
              <w:t>3</w:t>
            </w:r>
          </w:p>
        </w:tc>
      </w:tr>
      <w:tr w:rsidR="00F62F6E" w:rsidRPr="00F62F6E" w14:paraId="064E425A"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2CF1730F"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movementType_uri</w:t>
            </w:r>
          </w:p>
        </w:tc>
        <w:tc>
          <w:tcPr>
            <w:tcW w:w="5771" w:type="dxa"/>
            <w:hideMark/>
          </w:tcPr>
          <w:p w14:paraId="45D7E3E3" w14:textId="2B524B52"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specification:ShearDisplacementStructure::stStructureDescription:DisplacementValue::movementType</w:t>
            </w:r>
            <w:r w:rsidR="00AA7108">
              <w:rPr>
                <w:rFonts w:ascii="Consolas" w:hAnsi="Consolas" w:cs="Consolas"/>
                <w:sz w:val="18"/>
                <w:szCs w:val="18"/>
                <w:lang w:val="en-CA" w:eastAsia="en-CA"/>
              </w:rPr>
              <w:t xml:space="preserve"> </w:t>
            </w:r>
            <w:r w:rsidR="00AA7108" w:rsidRPr="00ED1DE6">
              <w:rPr>
                <w:rFonts w:ascii="Consolas" w:hAnsi="Consolas" w:cs="Consolas"/>
                <w:sz w:val="18"/>
                <w:szCs w:val="18"/>
                <w:vertAlign w:val="superscript"/>
              </w:rPr>
              <w:t>3</w:t>
            </w:r>
          </w:p>
        </w:tc>
      </w:tr>
      <w:tr w:rsidR="00F62F6E" w:rsidRPr="00F62F6E" w14:paraId="5D3892D3" w14:textId="77777777" w:rsidTr="00F62F6E">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035423BB"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deformationStyle_uri</w:t>
            </w:r>
          </w:p>
        </w:tc>
        <w:tc>
          <w:tcPr>
            <w:tcW w:w="5771" w:type="dxa"/>
            <w:hideMark/>
          </w:tcPr>
          <w:p w14:paraId="4DEB76C7" w14:textId="6591CD65" w:rsidR="00F62F6E" w:rsidRPr="00F62F6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specification:ShearDisplacementStructure::stStructureDescription:ShearDisplacementStructureDescription::deformationStyle</w:t>
            </w:r>
            <w:r w:rsidR="00AA7108">
              <w:rPr>
                <w:rFonts w:ascii="Consolas" w:hAnsi="Consolas" w:cs="Consolas"/>
                <w:sz w:val="18"/>
                <w:szCs w:val="18"/>
                <w:lang w:val="en-CA" w:eastAsia="en-CA"/>
              </w:rPr>
              <w:t xml:space="preserve"> </w:t>
            </w:r>
            <w:r w:rsidR="00AA7108" w:rsidRPr="00ED1DE6">
              <w:rPr>
                <w:rFonts w:ascii="Consolas" w:hAnsi="Consolas" w:cs="Consolas"/>
                <w:sz w:val="18"/>
                <w:szCs w:val="18"/>
                <w:vertAlign w:val="superscript"/>
              </w:rPr>
              <w:t>3</w:t>
            </w:r>
          </w:p>
        </w:tc>
      </w:tr>
      <w:tr w:rsidR="00F62F6E" w:rsidRPr="00F62F6E" w14:paraId="033DD239"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5E659406"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representativeAge_uri</w:t>
            </w:r>
          </w:p>
        </w:tc>
        <w:tc>
          <w:tcPr>
            <w:tcW w:w="5771" w:type="dxa"/>
            <w:hideMark/>
          </w:tcPr>
          <w:p w14:paraId="79EC8F2E" w14:textId="628A5519"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specification:ShearDisplacementStructure::geologicHistory:GeologicEvent</w:t>
            </w:r>
            <w:r w:rsidR="00AA7108">
              <w:rPr>
                <w:rFonts w:ascii="Consolas" w:hAnsi="Consolas" w:cs="Consolas"/>
                <w:sz w:val="18"/>
                <w:szCs w:val="18"/>
                <w:lang w:val="en-CA" w:eastAsia="en-CA"/>
              </w:rPr>
              <w:t xml:space="preserve"> </w:t>
            </w:r>
            <w:r w:rsidR="00AA7108" w:rsidRPr="00ED1DE6">
              <w:rPr>
                <w:rFonts w:ascii="Consolas" w:hAnsi="Consolas" w:cs="Consolas"/>
                <w:sz w:val="18"/>
                <w:szCs w:val="18"/>
                <w:vertAlign w:val="superscript"/>
              </w:rPr>
              <w:t>3</w:t>
            </w:r>
          </w:p>
        </w:tc>
      </w:tr>
      <w:tr w:rsidR="00F62F6E" w:rsidRPr="00F62F6E" w14:paraId="188DF495" w14:textId="77777777" w:rsidTr="00F62F6E">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75B68795"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representativeOlderAge_uri</w:t>
            </w:r>
          </w:p>
        </w:tc>
        <w:tc>
          <w:tcPr>
            <w:tcW w:w="5771" w:type="dxa"/>
            <w:hideMark/>
          </w:tcPr>
          <w:p w14:paraId="767C45C8" w14:textId="54CB5A60" w:rsidR="00F62F6E" w:rsidRPr="00F62F6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specification:ShearDisplacementStructure::geologicHistory:GeologicEvent::olderNamedAge</w:t>
            </w:r>
            <w:r w:rsidR="00AA7108">
              <w:rPr>
                <w:rFonts w:ascii="Consolas" w:hAnsi="Consolas" w:cs="Consolas"/>
                <w:sz w:val="18"/>
                <w:szCs w:val="18"/>
                <w:lang w:val="en-CA" w:eastAsia="en-CA"/>
              </w:rPr>
              <w:t xml:space="preserve"> </w:t>
            </w:r>
            <w:r w:rsidR="00AA7108" w:rsidRPr="00ED1DE6">
              <w:rPr>
                <w:rFonts w:ascii="Consolas" w:hAnsi="Consolas" w:cs="Consolas"/>
                <w:sz w:val="18"/>
                <w:szCs w:val="18"/>
                <w:vertAlign w:val="superscript"/>
              </w:rPr>
              <w:t>3</w:t>
            </w:r>
          </w:p>
        </w:tc>
      </w:tr>
      <w:tr w:rsidR="00F62F6E" w:rsidRPr="00F62F6E" w14:paraId="7E98BD33"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18ECB366"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representativeYoungerAge_uri</w:t>
            </w:r>
          </w:p>
        </w:tc>
        <w:tc>
          <w:tcPr>
            <w:tcW w:w="5771" w:type="dxa"/>
            <w:hideMark/>
          </w:tcPr>
          <w:p w14:paraId="4BAB1D88" w14:textId="5A83AEFA"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specification:ShearDisplacementStructure::geologicHistory:GeologicEvent:youngerNamedAge</w:t>
            </w:r>
            <w:r w:rsidR="00AA7108">
              <w:rPr>
                <w:rFonts w:ascii="Consolas" w:hAnsi="Consolas" w:cs="Consolas"/>
                <w:sz w:val="18"/>
                <w:szCs w:val="18"/>
                <w:lang w:val="en-CA" w:eastAsia="en-CA"/>
              </w:rPr>
              <w:t xml:space="preserve"> </w:t>
            </w:r>
            <w:r w:rsidR="00AA7108" w:rsidRPr="00ED1DE6">
              <w:rPr>
                <w:rFonts w:ascii="Consolas" w:hAnsi="Consolas" w:cs="Consolas"/>
                <w:sz w:val="18"/>
                <w:szCs w:val="18"/>
                <w:vertAlign w:val="superscript"/>
              </w:rPr>
              <w:t>3</w:t>
            </w:r>
          </w:p>
        </w:tc>
      </w:tr>
      <w:tr w:rsidR="00F62F6E" w:rsidRPr="00F62F6E" w14:paraId="2661D5C6" w14:textId="77777777" w:rsidTr="00F62F6E">
        <w:trPr>
          <w:trHeight w:val="6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449F42B7"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numericOlderAge</w:t>
            </w:r>
          </w:p>
        </w:tc>
        <w:tc>
          <w:tcPr>
            <w:tcW w:w="5771" w:type="dxa"/>
            <w:hideMark/>
          </w:tcPr>
          <w:p w14:paraId="2CCF439E" w14:textId="4481CCAE" w:rsidR="00F62F6E" w:rsidRPr="00F62F6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specification:ShearDisplacementStructure::geologicHistory:GeologicEvent::numericAge:NumericAgeRange::olderBoundAge:Quantity::value</w:t>
            </w:r>
            <w:r w:rsidR="00AA7108">
              <w:rPr>
                <w:rFonts w:ascii="Consolas" w:hAnsi="Consolas" w:cs="Consolas"/>
                <w:sz w:val="18"/>
                <w:szCs w:val="18"/>
                <w:lang w:val="en-CA" w:eastAsia="en-CA"/>
              </w:rPr>
              <w:t xml:space="preserve"> </w:t>
            </w:r>
            <w:r w:rsidR="00AA7108">
              <w:rPr>
                <w:rFonts w:ascii="Consolas" w:hAnsi="Consolas" w:cs="Consolas"/>
                <w:sz w:val="18"/>
                <w:szCs w:val="18"/>
                <w:vertAlign w:val="superscript"/>
              </w:rPr>
              <w:t>1</w:t>
            </w:r>
          </w:p>
        </w:tc>
      </w:tr>
      <w:tr w:rsidR="00F62F6E" w:rsidRPr="00F62F6E" w14:paraId="1F4DD3E2" w14:textId="77777777" w:rsidTr="00F62F6E">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1252CA73"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numericYoungerAge</w:t>
            </w:r>
          </w:p>
        </w:tc>
        <w:tc>
          <w:tcPr>
            <w:tcW w:w="5771" w:type="dxa"/>
            <w:hideMark/>
          </w:tcPr>
          <w:p w14:paraId="0D2D5620" w14:textId="52C27F0C"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specification:ShearDisplacementStructure::geologicHistory:GeologicEvent::numericAge:NumericAgeRange::youngerBoundAge:Quantity::value</w:t>
            </w:r>
            <w:r w:rsidR="00AA7108">
              <w:rPr>
                <w:rFonts w:ascii="Consolas" w:hAnsi="Consolas" w:cs="Consolas"/>
                <w:sz w:val="18"/>
                <w:szCs w:val="18"/>
                <w:lang w:val="en-CA" w:eastAsia="en-CA"/>
              </w:rPr>
              <w:t xml:space="preserve"> </w:t>
            </w:r>
            <w:r w:rsidR="00AA7108">
              <w:rPr>
                <w:rFonts w:ascii="Consolas" w:hAnsi="Consolas" w:cs="Consolas"/>
                <w:sz w:val="18"/>
                <w:szCs w:val="18"/>
                <w:vertAlign w:val="superscript"/>
              </w:rPr>
              <w:t>1</w:t>
            </w:r>
          </w:p>
        </w:tc>
      </w:tr>
      <w:tr w:rsidR="00F62F6E" w:rsidRPr="00F62F6E" w14:paraId="2D7B7AC0" w14:textId="77777777" w:rsidTr="00F62F6E">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07C638CE"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specification_uri</w:t>
            </w:r>
          </w:p>
        </w:tc>
        <w:tc>
          <w:tcPr>
            <w:tcW w:w="5771" w:type="dxa"/>
            <w:hideMark/>
          </w:tcPr>
          <w:p w14:paraId="5A7DF70C" w14:textId="24D1DDF5" w:rsidR="00F62F6E" w:rsidRPr="00F62F6E" w:rsidRDefault="0084272F"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s</w:t>
            </w:r>
            <w:r w:rsidR="00F62F6E" w:rsidRPr="00F62F6E">
              <w:rPr>
                <w:rFonts w:ascii="Consolas" w:hAnsi="Consolas" w:cs="Consolas"/>
                <w:sz w:val="18"/>
                <w:szCs w:val="18"/>
                <w:lang w:val="en-CA" w:eastAsia="en-CA"/>
              </w:rPr>
              <w:t>pecification</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F62F6E" w:rsidRPr="00F62F6E" w14:paraId="0335CEBE"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7520E719"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metadata_uri</w:t>
            </w:r>
          </w:p>
        </w:tc>
        <w:tc>
          <w:tcPr>
            <w:tcW w:w="5771" w:type="dxa"/>
            <w:hideMark/>
          </w:tcPr>
          <w:p w14:paraId="0A4E91A3" w14:textId="70B42D7D"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metadataProperty</w:t>
            </w:r>
            <w:r w:rsidR="00AA7108">
              <w:rPr>
                <w:rFonts w:ascii="Consolas" w:hAnsi="Consolas" w:cs="Consolas"/>
                <w:sz w:val="18"/>
                <w:szCs w:val="18"/>
                <w:lang w:val="en-CA" w:eastAsia="en-CA"/>
              </w:rPr>
              <w:t xml:space="preserve"> </w:t>
            </w:r>
            <w:r w:rsidR="00AA7108" w:rsidRPr="00ED1DE6">
              <w:rPr>
                <w:rFonts w:ascii="Consolas" w:hAnsi="Consolas" w:cs="Consolas"/>
                <w:sz w:val="18"/>
                <w:szCs w:val="18"/>
                <w:vertAlign w:val="superscript"/>
              </w:rPr>
              <w:t>3</w:t>
            </w:r>
          </w:p>
        </w:tc>
      </w:tr>
      <w:tr w:rsidR="00F62F6E" w:rsidRPr="00F62F6E" w14:paraId="71FC01E5" w14:textId="77777777" w:rsidTr="00F62F6E">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42490F2A"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genericSymbolizer</w:t>
            </w:r>
          </w:p>
        </w:tc>
        <w:tc>
          <w:tcPr>
            <w:tcW w:w="5771" w:type="dxa"/>
            <w:hideMark/>
          </w:tcPr>
          <w:p w14:paraId="07D78452" w14:textId="77777777" w:rsidR="00F62F6E" w:rsidRPr="00F62F6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p>
        </w:tc>
      </w:tr>
      <w:tr w:rsidR="00F62F6E" w:rsidRPr="00F62F6E" w14:paraId="4BCF9F04"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6BE1B2AA"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shape</w:t>
            </w:r>
          </w:p>
        </w:tc>
        <w:tc>
          <w:tcPr>
            <w:tcW w:w="5771" w:type="dxa"/>
            <w:hideMark/>
          </w:tcPr>
          <w:p w14:paraId="4C9002FE" w14:textId="77777777"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shape</w:t>
            </w:r>
          </w:p>
        </w:tc>
      </w:tr>
      <w:tr w:rsidR="00F62F6E" w:rsidRPr="00F62F6E" w14:paraId="7DA6591D" w14:textId="77777777" w:rsidTr="00F02ED9">
        <w:trPr>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1FF0AF8E" w14:textId="77777777" w:rsidR="00F62F6E" w:rsidRDefault="00F62F6E" w:rsidP="00F02ED9">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6F8BA0CB" w14:textId="77777777" w:rsidR="00F62F6E" w:rsidRDefault="00F62F6E" w:rsidP="00F02ED9">
            <w:pPr>
              <w:spacing w:after="0"/>
              <w:rPr>
                <w:rFonts w:ascii="Consolas" w:hAnsi="Consolas" w:cs="Consolas"/>
                <w:sz w:val="18"/>
                <w:szCs w:val="18"/>
              </w:rPr>
            </w:pPr>
            <w:r w:rsidRPr="00ED1DE6">
              <w:rPr>
                <w:rFonts w:ascii="Consolas" w:hAnsi="Consolas" w:cs="Consolas"/>
                <w:sz w:val="18"/>
                <w:szCs w:val="18"/>
                <w:vertAlign w:val="superscript"/>
              </w:rPr>
              <w:lastRenderedPageBreak/>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2B7D36A6" w14:textId="5AA46D27" w:rsidR="00F62F6E" w:rsidRPr="00F62F6E" w:rsidRDefault="00F62F6E" w:rsidP="00F62F6E">
            <w:pPr>
              <w:tabs>
                <w:tab w:val="left" w:pos="1000"/>
              </w:tabs>
              <w:spacing w:after="0"/>
              <w:rPr>
                <w:rFonts w:ascii="Consolas" w:hAnsi="Consolas" w:cs="Consolas"/>
                <w:sz w:val="18"/>
                <w:szCs w:val="18"/>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7DD328A5" w14:textId="77777777" w:rsidR="002E6F45" w:rsidRDefault="002E6F45" w:rsidP="002E6F45">
      <w:pPr>
        <w:autoSpaceDE w:val="0"/>
        <w:autoSpaceDN w:val="0"/>
        <w:adjustRightInd w:val="0"/>
        <w:spacing w:after="0" w:line="240" w:lineRule="atLeast"/>
        <w:rPr>
          <w:rFonts w:cs="Arial"/>
          <w:color w:val="000000"/>
          <w:lang w:val="en-CA"/>
        </w:rPr>
      </w:pPr>
    </w:p>
    <w:p w14:paraId="28CB2BBE" w14:textId="77777777" w:rsidR="002E6F45" w:rsidRDefault="002E6F45" w:rsidP="002E6F45">
      <w:pPr>
        <w:pStyle w:val="Titre4"/>
        <w:rPr>
          <w:lang w:val="en-CA"/>
        </w:rPr>
      </w:pPr>
      <w:proofErr w:type="gramStart"/>
      <w:r>
        <w:rPr>
          <w:lang w:val="en-CA"/>
        </w:rPr>
        <w:t>identifier</w:t>
      </w:r>
      <w:proofErr w:type="gramEnd"/>
    </w:p>
    <w:p w14:paraId="1559E953" w14:textId="77777777" w:rsidR="002E6F45" w:rsidRDefault="002E6F45" w:rsidP="002E6F45"/>
    <w:p w14:paraId="29E7F079" w14:textId="71B37EF6" w:rsidR="00D27756" w:rsidRPr="00D14AF0" w:rsidRDefault="002E6F45" w:rsidP="00D27756">
      <w:pPr>
        <w:rPr>
          <w:lang w:val="en-CA"/>
        </w:rPr>
      </w:pPr>
      <w:r w:rsidRPr="00D970E9">
        <w:t xml:space="preserve">Globally unique </w:t>
      </w:r>
      <w:r>
        <w:t>identifier</w:t>
      </w:r>
      <w:proofErr w:type="gramStart"/>
      <w:r w:rsidR="00253146">
        <w:t>:Primitive</w:t>
      </w:r>
      <w:proofErr w:type="gramEnd"/>
      <w:r w:rsidR="00253146">
        <w:t>::CharacterString</w:t>
      </w:r>
      <w:r>
        <w:t xml:space="preserve"> shall uniquely identifies a tuple within the dataset and be formatted as an </w:t>
      </w:r>
      <w:r>
        <w:rPr>
          <w:lang w:val="en-CA"/>
        </w:rPr>
        <w:t xml:space="preserve">absolute URI conformant to RFC </w:t>
      </w:r>
      <w:commentRangeStart w:id="400"/>
      <w:r>
        <w:rPr>
          <w:lang w:val="en-CA"/>
        </w:rPr>
        <w:t>3986</w:t>
      </w:r>
      <w:commentRangeEnd w:id="400"/>
      <w:r>
        <w:rPr>
          <w:rStyle w:val="Marquedecommentaire"/>
        </w:rPr>
        <w:commentReference w:id="400"/>
      </w:r>
      <w:r>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E09AEF3" w14:textId="77777777" w:rsidTr="00C97318">
        <w:trPr>
          <w:cantSplit/>
        </w:trPr>
        <w:tc>
          <w:tcPr>
            <w:tcW w:w="4219" w:type="dxa"/>
            <w:tcBorders>
              <w:right w:val="nil"/>
            </w:tcBorders>
            <w:shd w:val="clear" w:color="auto" w:fill="auto"/>
          </w:tcPr>
          <w:p w14:paraId="42012C8C" w14:textId="07B2CB31" w:rsidR="00D27756" w:rsidRPr="00D12552" w:rsidRDefault="00D27756" w:rsidP="00C97318">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sheardisplacemenstructureview-identifier</w:t>
            </w:r>
          </w:p>
        </w:tc>
        <w:tc>
          <w:tcPr>
            <w:tcW w:w="4678" w:type="dxa"/>
            <w:tcBorders>
              <w:left w:val="nil"/>
            </w:tcBorders>
            <w:shd w:val="clear" w:color="auto" w:fill="auto"/>
          </w:tcPr>
          <w:p w14:paraId="4216C17D" w14:textId="7129C52E" w:rsidR="00D27756" w:rsidRPr="00D12552" w:rsidRDefault="005279F1" w:rsidP="00037BE7">
            <w:pPr>
              <w:pStyle w:val="Tabletext10"/>
              <w:jc w:val="left"/>
              <w:rPr>
                <w:rStyle w:val="reqtext"/>
                <w:lang w:val="en-CA"/>
              </w:rPr>
            </w:pPr>
            <w:proofErr w:type="gramStart"/>
            <w:r>
              <w:rPr>
                <w:rStyle w:val="reqtext"/>
                <w:lang w:val="en-CA"/>
              </w:rPr>
              <w:t>i</w:t>
            </w:r>
            <w:r w:rsidR="00D27756">
              <w:rPr>
                <w:rStyle w:val="reqtext"/>
                <w:lang w:val="en-CA"/>
              </w:rPr>
              <w:t>dentifier</w:t>
            </w:r>
            <w:proofErr w:type="gramEnd"/>
            <w:r w:rsidR="00D27756">
              <w:rPr>
                <w:rStyle w:val="reqtext"/>
                <w:lang w:val="en-CA"/>
              </w:rPr>
              <w:t xml:space="preserve"> </w:t>
            </w:r>
            <w:r w:rsidR="00037BE7">
              <w:rPr>
                <w:rStyle w:val="reqtext"/>
                <w:lang w:val="en-CA"/>
              </w:rPr>
              <w:t xml:space="preserve">SHOULD </w:t>
            </w:r>
            <w:r w:rsidR="00D27756">
              <w:rPr>
                <w:rStyle w:val="reqtext"/>
                <w:lang w:val="en-CA"/>
              </w:rPr>
              <w:t>correspond to a representation of GeoSciML MappedFeature</w:t>
            </w:r>
            <w:r w:rsidR="00BF2A41">
              <w:rPr>
                <w:rStyle w:val="reqtext"/>
                <w:lang w:val="en-CA"/>
              </w:rPr>
              <w:t>.</w:t>
            </w:r>
          </w:p>
        </w:tc>
      </w:tr>
    </w:tbl>
    <w:p w14:paraId="3DB08E16" w14:textId="77777777" w:rsidR="00D27756" w:rsidRDefault="00D27756" w:rsidP="002E6F45"/>
    <w:p w14:paraId="42793660" w14:textId="77777777" w:rsidR="002E6F45" w:rsidRDefault="002E6F45" w:rsidP="002E6F45">
      <w:r>
        <w:t>It should</w:t>
      </w:r>
      <w:r w:rsidRPr="00D970E9">
        <w:t xml:space="preserve"> have the same value as the corresponding GeoSciML MappedFeature</w:t>
      </w:r>
      <w:r>
        <w:t xml:space="preserve"> identifier if available</w:t>
      </w:r>
      <w:r w:rsidRPr="00D970E9">
        <w:t>.</w:t>
      </w:r>
      <w:r>
        <w:t xml:space="preserve"> </w:t>
      </w:r>
    </w:p>
    <w:p w14:paraId="724763F8" w14:textId="77777777" w:rsidR="002E6F45" w:rsidRPr="00D14AF0" w:rsidRDefault="002E6F45" w:rsidP="00D14AF0">
      <w:pPr>
        <w:autoSpaceDE w:val="0"/>
        <w:autoSpaceDN w:val="0"/>
        <w:adjustRightInd w:val="0"/>
        <w:spacing w:after="0" w:line="240" w:lineRule="atLeast"/>
        <w:rPr>
          <w:rFonts w:cs="Arial"/>
          <w:color w:val="000000"/>
          <w:lang w:val="en-CA"/>
        </w:rPr>
      </w:pPr>
    </w:p>
    <w:p w14:paraId="3952A12B" w14:textId="7FC892DA" w:rsidR="00D14AF0" w:rsidRDefault="00D27756" w:rsidP="00A12606">
      <w:pPr>
        <w:pStyle w:val="Titre4"/>
        <w:rPr>
          <w:lang w:val="en-CA"/>
        </w:rPr>
      </w:pPr>
      <w:proofErr w:type="gramStart"/>
      <w:r>
        <w:rPr>
          <w:lang w:val="en-CA"/>
        </w:rPr>
        <w:t>n</w:t>
      </w:r>
      <w:r w:rsidR="002E6F45">
        <w:rPr>
          <w:lang w:val="en-CA"/>
        </w:rPr>
        <w:t>ame</w:t>
      </w:r>
      <w:proofErr w:type="gramEnd"/>
    </w:p>
    <w:p w14:paraId="6E163B14" w14:textId="77777777" w:rsidR="002E6F45" w:rsidRPr="002E6F45" w:rsidRDefault="002E6F45" w:rsidP="00A12606">
      <w:pPr>
        <w:rPr>
          <w:lang w:val="en-CA"/>
        </w:rPr>
      </w:pPr>
    </w:p>
    <w:p w14:paraId="6AFFF456" w14:textId="63906BD9" w:rsidR="002E6F45" w:rsidRDefault="00F13D40" w:rsidP="00D14AF0">
      <w:pPr>
        <w:autoSpaceDE w:val="0"/>
        <w:autoSpaceDN w:val="0"/>
        <w:adjustRightInd w:val="0"/>
        <w:spacing w:after="0" w:line="240" w:lineRule="atLeast"/>
        <w:rPr>
          <w:rFonts w:cs="Arial"/>
          <w:color w:val="000000"/>
          <w:lang w:val="en-CA"/>
        </w:rPr>
      </w:pPr>
      <w:r>
        <w:t>If present, t</w:t>
      </w:r>
      <w:r w:rsidR="002E6F45">
        <w:rPr>
          <w:rFonts w:cs="Arial"/>
          <w:color w:val="000000"/>
          <w:lang w:val="en-CA"/>
        </w:rPr>
        <w:t>he property name</w:t>
      </w:r>
      <w:proofErr w:type="gramStart"/>
      <w:r w:rsidR="00253146">
        <w:rPr>
          <w:rFonts w:cs="Arial"/>
          <w:color w:val="000000"/>
          <w:lang w:val="en-CA"/>
        </w:rPr>
        <w:t>:Primitive</w:t>
      </w:r>
      <w:proofErr w:type="gramEnd"/>
      <w:r w:rsidR="00253146">
        <w:rPr>
          <w:rFonts w:cs="Arial"/>
          <w:color w:val="000000"/>
          <w:lang w:val="en-CA"/>
        </w:rPr>
        <w:t>::CharacterString</w:t>
      </w:r>
      <w:r w:rsidR="002E6F45">
        <w:rPr>
          <w:rFonts w:cs="Arial"/>
          <w:color w:val="000000"/>
          <w:lang w:val="en-CA"/>
        </w:rPr>
        <w:t xml:space="preserve"> shall contain a d</w:t>
      </w:r>
      <w:r w:rsidR="002E6F45" w:rsidRPr="002E6F45">
        <w:rPr>
          <w:rFonts w:cs="Arial"/>
          <w:color w:val="000000"/>
          <w:lang w:val="en-CA"/>
        </w:rPr>
        <w:t>isplay name for the ShearDisplacementStructure.</w:t>
      </w:r>
    </w:p>
    <w:p w14:paraId="145077F2" w14:textId="77777777" w:rsidR="002E6F45" w:rsidRDefault="002E6F45" w:rsidP="00D14AF0">
      <w:pPr>
        <w:autoSpaceDE w:val="0"/>
        <w:autoSpaceDN w:val="0"/>
        <w:adjustRightInd w:val="0"/>
        <w:spacing w:after="0" w:line="240" w:lineRule="atLeast"/>
        <w:rPr>
          <w:rFonts w:cs="Arial"/>
          <w:color w:val="000000"/>
          <w:lang w:val="en-CA"/>
        </w:rPr>
      </w:pPr>
    </w:p>
    <w:p w14:paraId="2CF9ECDC" w14:textId="161AF5AB" w:rsidR="002E6F45" w:rsidRDefault="00D27756" w:rsidP="00A12606">
      <w:pPr>
        <w:pStyle w:val="Titre4"/>
        <w:rPr>
          <w:lang w:val="en-CA"/>
        </w:rPr>
      </w:pPr>
      <w:proofErr w:type="gramStart"/>
      <w:r>
        <w:rPr>
          <w:lang w:val="en-CA"/>
        </w:rPr>
        <w:t>d</w:t>
      </w:r>
      <w:r w:rsidR="002E6F45" w:rsidRPr="00D970E9">
        <w:rPr>
          <w:lang w:val="en-CA"/>
        </w:rPr>
        <w:t>escription</w:t>
      </w:r>
      <w:proofErr w:type="gramEnd"/>
    </w:p>
    <w:p w14:paraId="2AA818ED" w14:textId="77777777" w:rsidR="002E6F45" w:rsidRDefault="002E6F45" w:rsidP="00D14AF0">
      <w:pPr>
        <w:autoSpaceDE w:val="0"/>
        <w:autoSpaceDN w:val="0"/>
        <w:adjustRightInd w:val="0"/>
        <w:spacing w:after="0" w:line="240" w:lineRule="atLeast"/>
        <w:rPr>
          <w:rFonts w:cs="Arial"/>
          <w:color w:val="000000"/>
          <w:lang w:val="en-CA"/>
        </w:rPr>
      </w:pPr>
    </w:p>
    <w:p w14:paraId="2BE45080" w14:textId="0720EC68" w:rsidR="002E6F45" w:rsidRPr="00D970E9" w:rsidRDefault="00F13D40" w:rsidP="00A12606">
      <w:pPr>
        <w:rPr>
          <w:lang w:val="en-CA"/>
        </w:rPr>
      </w:pPr>
      <w:r>
        <w:t xml:space="preserve">If present, </w:t>
      </w:r>
      <w:r w:rsidR="00CF6FB4">
        <w:rPr>
          <w:lang w:val="en-CA"/>
        </w:rPr>
        <w:t>the</w:t>
      </w:r>
      <w:r w:rsidR="002E6F45">
        <w:rPr>
          <w:lang w:val="en-CA"/>
        </w:rPr>
        <w:t xml:space="preserve"> property description</w:t>
      </w:r>
      <w:proofErr w:type="gramStart"/>
      <w:r w:rsidR="00253146">
        <w:rPr>
          <w:lang w:val="en-CA"/>
        </w:rPr>
        <w:t>:Primitive</w:t>
      </w:r>
      <w:proofErr w:type="gramEnd"/>
      <w:r w:rsidR="00253146">
        <w:rPr>
          <w:lang w:val="en-CA"/>
        </w:rPr>
        <w:t>::CharacterString</w:t>
      </w:r>
      <w:r w:rsidR="002E6F45">
        <w:rPr>
          <w:lang w:val="en-CA"/>
        </w:rPr>
        <w:t xml:space="preserve"> shall contain a human readable t</w:t>
      </w:r>
      <w:r w:rsidR="002E6F45" w:rsidRPr="00D970E9">
        <w:rPr>
          <w:lang w:val="en-CA"/>
        </w:rPr>
        <w:t>ext description of the ShearDisplacementStructure, typically taken from an entry on a geological map legend.</w:t>
      </w:r>
    </w:p>
    <w:p w14:paraId="373E4593" w14:textId="719DEEEE" w:rsidR="002E6F45" w:rsidRDefault="002E6F45" w:rsidP="00A12606">
      <w:pPr>
        <w:pStyle w:val="Titre4"/>
        <w:rPr>
          <w:lang w:val="en-CA"/>
        </w:rPr>
      </w:pPr>
      <w:proofErr w:type="gramStart"/>
      <w:r w:rsidRPr="00D970E9">
        <w:rPr>
          <w:lang w:val="en-CA"/>
        </w:rPr>
        <w:t>faultType</w:t>
      </w:r>
      <w:proofErr w:type="gramEnd"/>
    </w:p>
    <w:p w14:paraId="3B568AF5" w14:textId="77777777" w:rsidR="002E6F45" w:rsidRDefault="002E6F45" w:rsidP="00D14AF0">
      <w:pPr>
        <w:autoSpaceDE w:val="0"/>
        <w:autoSpaceDN w:val="0"/>
        <w:adjustRightInd w:val="0"/>
        <w:spacing w:after="0" w:line="240" w:lineRule="atLeast"/>
        <w:rPr>
          <w:rFonts w:ascii="Calibri" w:hAnsi="Calibri" w:cs="Arial"/>
          <w:color w:val="000000"/>
          <w:sz w:val="20"/>
          <w:szCs w:val="20"/>
          <w:lang w:val="en-CA"/>
        </w:rPr>
      </w:pPr>
    </w:p>
    <w:p w14:paraId="52E42755" w14:textId="226DE4F8" w:rsidR="002E6F45" w:rsidRDefault="00F13D40" w:rsidP="00D14AF0">
      <w:pPr>
        <w:autoSpaceDE w:val="0"/>
        <w:autoSpaceDN w:val="0"/>
        <w:adjustRightInd w:val="0"/>
        <w:spacing w:after="0" w:line="240" w:lineRule="atLeast"/>
        <w:rPr>
          <w:rFonts w:cs="Arial"/>
          <w:color w:val="000000"/>
          <w:lang w:val="en-CA"/>
        </w:rPr>
      </w:pPr>
      <w:r>
        <w:t>If present, t</w:t>
      </w:r>
      <w:r w:rsidR="002E6F45">
        <w:rPr>
          <w:rFonts w:cs="Arial"/>
          <w:color w:val="000000"/>
          <w:lang w:val="en-CA"/>
        </w:rPr>
        <w:t>he property faultType</w:t>
      </w:r>
      <w:proofErr w:type="gramStart"/>
      <w:r w:rsidR="00253146">
        <w:rPr>
          <w:rFonts w:cs="Arial"/>
          <w:color w:val="000000"/>
          <w:lang w:val="en-CA"/>
        </w:rPr>
        <w:t>:Primitive</w:t>
      </w:r>
      <w:proofErr w:type="gramEnd"/>
      <w:r w:rsidR="00253146">
        <w:rPr>
          <w:rFonts w:cs="Arial"/>
          <w:color w:val="000000"/>
          <w:lang w:val="en-CA"/>
        </w:rPr>
        <w:t>::CharacterString</w:t>
      </w:r>
      <w:r w:rsidR="002E6F45">
        <w:rPr>
          <w:rFonts w:cs="Arial"/>
          <w:color w:val="000000"/>
          <w:lang w:val="en-CA"/>
        </w:rPr>
        <w:t xml:space="preserve"> shall contain </w:t>
      </w:r>
      <w:r w:rsidR="008A53EB">
        <w:rPr>
          <w:rFonts w:cs="Arial"/>
          <w:color w:val="000000"/>
          <w:lang w:val="en-CA"/>
        </w:rPr>
        <w:t xml:space="preserve">a human readable description of </w:t>
      </w:r>
      <w:r w:rsidR="002E6F45">
        <w:rPr>
          <w:rFonts w:cs="Arial"/>
          <w:color w:val="000000"/>
          <w:lang w:val="en-CA"/>
        </w:rPr>
        <w:t>the t</w:t>
      </w:r>
      <w:r w:rsidR="002E6F45" w:rsidRPr="002E6F45">
        <w:rPr>
          <w:rFonts w:cs="Arial"/>
          <w:color w:val="000000"/>
          <w:lang w:val="en-CA"/>
        </w:rPr>
        <w:t>ype of ShearDisplacementStructure (as defined in GeoSciML).</w:t>
      </w:r>
      <w:r w:rsidR="002E6F45">
        <w:rPr>
          <w:rFonts w:cs="Arial"/>
          <w:color w:val="000000"/>
          <w:lang w:val="en-CA"/>
        </w:rPr>
        <w:t xml:space="preserve">  To report an identifier from a controlled vocabulary, faultType_uri shall be used.</w:t>
      </w:r>
    </w:p>
    <w:p w14:paraId="37CC90F8" w14:textId="77777777" w:rsidR="002E6F45" w:rsidRDefault="002E6F45" w:rsidP="00D14AF0">
      <w:pPr>
        <w:autoSpaceDE w:val="0"/>
        <w:autoSpaceDN w:val="0"/>
        <w:adjustRightInd w:val="0"/>
        <w:spacing w:after="0" w:line="240" w:lineRule="atLeast"/>
        <w:rPr>
          <w:rFonts w:cs="Arial"/>
          <w:color w:val="000000"/>
          <w:lang w:val="en-CA"/>
        </w:rPr>
      </w:pPr>
    </w:p>
    <w:p w14:paraId="48125DC3" w14:textId="4029CB25" w:rsidR="002E6F45" w:rsidRDefault="002E6F45" w:rsidP="00A12606">
      <w:pPr>
        <w:pStyle w:val="Titre4"/>
        <w:rPr>
          <w:lang w:val="en-CA"/>
        </w:rPr>
      </w:pPr>
      <w:proofErr w:type="gramStart"/>
      <w:r w:rsidRPr="00D970E9">
        <w:rPr>
          <w:lang w:val="en-CA"/>
        </w:rPr>
        <w:t>movementType</w:t>
      </w:r>
      <w:proofErr w:type="gramEnd"/>
    </w:p>
    <w:p w14:paraId="1B780820" w14:textId="77777777" w:rsidR="002E6F45" w:rsidRDefault="002E6F45" w:rsidP="00A12606">
      <w:pPr>
        <w:rPr>
          <w:lang w:val="en-CA"/>
        </w:rPr>
      </w:pPr>
    </w:p>
    <w:p w14:paraId="0A802944" w14:textId="29B11369" w:rsidR="002E6F45" w:rsidRDefault="00F13D40" w:rsidP="00A12606">
      <w:pPr>
        <w:rPr>
          <w:lang w:val="en-CA"/>
        </w:rPr>
      </w:pPr>
      <w:r>
        <w:t>If present, t</w:t>
      </w:r>
      <w:r w:rsidR="002E6F45">
        <w:rPr>
          <w:lang w:val="en-CA"/>
        </w:rPr>
        <w:t>he property movementType</w:t>
      </w:r>
      <w:proofErr w:type="gramStart"/>
      <w:r w:rsidR="00253146">
        <w:rPr>
          <w:lang w:val="en-CA"/>
        </w:rPr>
        <w:t>:Primitive</w:t>
      </w:r>
      <w:proofErr w:type="gramEnd"/>
      <w:r w:rsidR="00253146">
        <w:rPr>
          <w:lang w:val="en-CA"/>
        </w:rPr>
        <w:t>::CharacterString</w:t>
      </w:r>
      <w:r w:rsidR="002E6F45">
        <w:rPr>
          <w:lang w:val="en-CA"/>
        </w:rPr>
        <w:t xml:space="preserve"> shall contain a human readable summary of</w:t>
      </w:r>
      <w:r w:rsidR="002E6F45" w:rsidRPr="002E6F45">
        <w:rPr>
          <w:lang w:val="en-CA"/>
        </w:rPr>
        <w:t xml:space="preserve"> the type of movement (</w:t>
      </w:r>
      <w:r w:rsidR="00CF6FB4" w:rsidRPr="002E6F45">
        <w:rPr>
          <w:lang w:val="en-CA"/>
        </w:rPr>
        <w:t>e.g.</w:t>
      </w:r>
      <w:r w:rsidR="002E6F45" w:rsidRPr="002E6F45">
        <w:rPr>
          <w:lang w:val="en-CA"/>
        </w:rPr>
        <w:t xml:space="preserve"> dip-slip, strike-slip) on the ShearDisplacementStructure.</w:t>
      </w:r>
      <w:r w:rsidR="002E6F45">
        <w:rPr>
          <w:lang w:val="en-CA"/>
        </w:rPr>
        <w:t xml:space="preserve">  To report an identifier from a controlled vocabulary, movementType_uri shall be used.</w:t>
      </w:r>
    </w:p>
    <w:p w14:paraId="71BBDD8F" w14:textId="014CEE5E" w:rsidR="002E6F45" w:rsidRDefault="002E6F45" w:rsidP="00A12606">
      <w:pPr>
        <w:pStyle w:val="Titre4"/>
        <w:rPr>
          <w:lang w:val="en-CA"/>
        </w:rPr>
      </w:pPr>
      <w:proofErr w:type="gramStart"/>
      <w:r w:rsidRPr="002E6F45">
        <w:rPr>
          <w:lang w:val="en-CA"/>
        </w:rPr>
        <w:lastRenderedPageBreak/>
        <w:t>deformationStyle</w:t>
      </w:r>
      <w:proofErr w:type="gramEnd"/>
    </w:p>
    <w:p w14:paraId="59E1544E" w14:textId="77777777" w:rsidR="002E6F45" w:rsidRPr="002E6F45" w:rsidRDefault="002E6F45" w:rsidP="00A12606">
      <w:pPr>
        <w:rPr>
          <w:lang w:val="en-CA"/>
        </w:rPr>
      </w:pPr>
    </w:p>
    <w:p w14:paraId="70F10228" w14:textId="0530302D" w:rsidR="002E6F45" w:rsidRDefault="00F13D40" w:rsidP="00A12606">
      <w:pPr>
        <w:rPr>
          <w:lang w:val="en-CA"/>
        </w:rPr>
      </w:pPr>
      <w:r>
        <w:t>If present, t</w:t>
      </w:r>
      <w:r w:rsidR="002E6F45">
        <w:rPr>
          <w:lang w:val="en-CA"/>
        </w:rPr>
        <w:t>he property deformationStyle</w:t>
      </w:r>
      <w:proofErr w:type="gramStart"/>
      <w:r w:rsidR="00253146">
        <w:rPr>
          <w:lang w:val="en-CA"/>
        </w:rPr>
        <w:t>:Primitive</w:t>
      </w:r>
      <w:proofErr w:type="gramEnd"/>
      <w:r w:rsidR="00253146">
        <w:rPr>
          <w:lang w:val="en-CA"/>
        </w:rPr>
        <w:t>::CharacterString</w:t>
      </w:r>
      <w:r w:rsidR="002E6F45">
        <w:rPr>
          <w:lang w:val="en-CA"/>
        </w:rPr>
        <w:t xml:space="preserve"> shall contain a human readable description of</w:t>
      </w:r>
      <w:r w:rsidR="002E6F45" w:rsidRPr="002E6F45">
        <w:rPr>
          <w:lang w:val="en-CA"/>
        </w:rPr>
        <w:t xml:space="preserve"> the style of deformation (</w:t>
      </w:r>
      <w:r w:rsidR="00CF6FB4" w:rsidRPr="002E6F45">
        <w:rPr>
          <w:lang w:val="en-CA"/>
        </w:rPr>
        <w:t>e.g.</w:t>
      </w:r>
      <w:r w:rsidR="002E6F45" w:rsidRPr="002E6F45">
        <w:rPr>
          <w:lang w:val="en-CA"/>
        </w:rPr>
        <w:t xml:space="preserve"> brittle, ductile </w:t>
      </w:r>
      <w:r w:rsidR="00CF6FB4" w:rsidRPr="002E6F45">
        <w:rPr>
          <w:lang w:val="en-CA"/>
        </w:rPr>
        <w:t>etc.</w:t>
      </w:r>
      <w:r w:rsidR="002E6F45" w:rsidRPr="002E6F45">
        <w:rPr>
          <w:lang w:val="en-CA"/>
        </w:rPr>
        <w:t>) for the ShearDisplacementStructure.</w:t>
      </w:r>
      <w:r w:rsidR="002E6F45">
        <w:rPr>
          <w:lang w:val="en-CA"/>
        </w:rPr>
        <w:t xml:space="preserve">  To report an identifier from a controlled vocabulary, deformationStyle_uri shall be used.</w:t>
      </w:r>
    </w:p>
    <w:p w14:paraId="132B0350" w14:textId="071776E0" w:rsidR="002E6F45" w:rsidRDefault="002E6F45" w:rsidP="00A12606">
      <w:pPr>
        <w:pStyle w:val="Titre4"/>
        <w:rPr>
          <w:lang w:val="en-CA"/>
        </w:rPr>
      </w:pPr>
      <w:proofErr w:type="gramStart"/>
      <w:r>
        <w:rPr>
          <w:lang w:val="en-CA"/>
        </w:rPr>
        <w:t>d</w:t>
      </w:r>
      <w:r w:rsidRPr="00D970E9">
        <w:rPr>
          <w:lang w:val="en-CA"/>
        </w:rPr>
        <w:t>isplacement</w:t>
      </w:r>
      <w:proofErr w:type="gramEnd"/>
    </w:p>
    <w:p w14:paraId="2A3828B2" w14:textId="77777777" w:rsidR="002E6F45" w:rsidRDefault="002E6F45" w:rsidP="00A12606">
      <w:pPr>
        <w:rPr>
          <w:lang w:val="en-CA"/>
        </w:rPr>
      </w:pPr>
    </w:p>
    <w:p w14:paraId="29CDF871" w14:textId="7F3F7FA2" w:rsidR="002E6F45" w:rsidRDefault="00F13D40" w:rsidP="00A12606">
      <w:pPr>
        <w:rPr>
          <w:lang w:val="en-CA"/>
        </w:rPr>
      </w:pPr>
      <w:r>
        <w:t>If present, t</w:t>
      </w:r>
      <w:r w:rsidR="00CF6FB4">
        <w:rPr>
          <w:lang w:val="en-CA"/>
        </w:rPr>
        <w:t>he</w:t>
      </w:r>
      <w:r w:rsidR="002E6F45">
        <w:rPr>
          <w:lang w:val="en-CA"/>
        </w:rPr>
        <w:t xml:space="preserve"> property displacement</w:t>
      </w:r>
      <w:proofErr w:type="gramStart"/>
      <w:r w:rsidR="00253146">
        <w:rPr>
          <w:lang w:val="en-CA"/>
        </w:rPr>
        <w:t>:Primitive</w:t>
      </w:r>
      <w:proofErr w:type="gramEnd"/>
      <w:r w:rsidR="00253146">
        <w:rPr>
          <w:lang w:val="en-CA"/>
        </w:rPr>
        <w:t>::CharacterString</w:t>
      </w:r>
      <w:r w:rsidR="002E6F45">
        <w:rPr>
          <w:lang w:val="en-CA"/>
        </w:rPr>
        <w:t xml:space="preserve"> shall contain a text summarising</w:t>
      </w:r>
      <w:r w:rsidR="002E6F45" w:rsidRPr="002E6F45">
        <w:rPr>
          <w:lang w:val="en-CA"/>
        </w:rPr>
        <w:t xml:space="preserve"> the displacement across the ShearDisplacementStructure.</w:t>
      </w:r>
    </w:p>
    <w:p w14:paraId="010132C3" w14:textId="393037EE" w:rsidR="002E6F45" w:rsidRDefault="00D27756" w:rsidP="00A12606">
      <w:pPr>
        <w:pStyle w:val="Titre4"/>
        <w:rPr>
          <w:lang w:val="en-CA"/>
        </w:rPr>
      </w:pPr>
      <w:proofErr w:type="gramStart"/>
      <w:r>
        <w:rPr>
          <w:lang w:val="en-CA"/>
        </w:rPr>
        <w:t>g</w:t>
      </w:r>
      <w:r w:rsidR="002E6F45" w:rsidRPr="00D970E9">
        <w:rPr>
          <w:lang w:val="en-CA"/>
        </w:rPr>
        <w:t>eologicHistory</w:t>
      </w:r>
      <w:proofErr w:type="gramEnd"/>
    </w:p>
    <w:p w14:paraId="2C1D1852" w14:textId="77777777" w:rsidR="002E6F45" w:rsidRPr="002E6F45" w:rsidRDefault="002E6F45" w:rsidP="00A12606">
      <w:pPr>
        <w:rPr>
          <w:lang w:val="en-CA"/>
        </w:rPr>
      </w:pPr>
    </w:p>
    <w:p w14:paraId="776EA9AC" w14:textId="2653D3A8" w:rsidR="002E6F45" w:rsidRDefault="00F13D40" w:rsidP="00A12606">
      <w:pPr>
        <w:rPr>
          <w:lang w:val="en-CA"/>
        </w:rPr>
      </w:pPr>
      <w:r>
        <w:t>If present, t</w:t>
      </w:r>
      <w:r w:rsidR="002E6F45">
        <w:rPr>
          <w:lang w:val="en-CA"/>
        </w:rPr>
        <w:t>he property geologicHistory</w:t>
      </w:r>
      <w:proofErr w:type="gramStart"/>
      <w:r w:rsidR="00253146">
        <w:rPr>
          <w:lang w:val="en-CA"/>
        </w:rPr>
        <w:t>:Primitive</w:t>
      </w:r>
      <w:proofErr w:type="gramEnd"/>
      <w:r w:rsidR="00253146">
        <w:rPr>
          <w:lang w:val="en-CA"/>
        </w:rPr>
        <w:t>::CharacterString</w:t>
      </w:r>
      <w:r w:rsidR="002E6F45">
        <w:rPr>
          <w:lang w:val="en-CA"/>
        </w:rPr>
        <w:t xml:space="preserve"> shall contain a t</w:t>
      </w:r>
      <w:r w:rsidR="002E6F45" w:rsidRPr="002E6F45">
        <w:rPr>
          <w:lang w:val="en-CA"/>
        </w:rPr>
        <w:t>ext</w:t>
      </w:r>
      <w:r w:rsidR="002E6F45">
        <w:rPr>
          <w:lang w:val="en-CA"/>
        </w:rPr>
        <w:t xml:space="preserve">, </w:t>
      </w:r>
      <w:r w:rsidR="002E6F45" w:rsidRPr="002E6F45">
        <w:rPr>
          <w:lang w:val="en-CA"/>
        </w:rPr>
        <w:t>possibly formatted with formal syntax</w:t>
      </w:r>
      <w:r w:rsidR="002E6F45">
        <w:rPr>
          <w:lang w:val="en-CA"/>
        </w:rPr>
        <w:t xml:space="preserve"> (see </w:t>
      </w:r>
      <w:r w:rsidR="002E6F45">
        <w:rPr>
          <w:lang w:val="en-CA"/>
        </w:rPr>
        <w:fldChar w:fldCharType="begin"/>
      </w:r>
      <w:r w:rsidR="002E6F45">
        <w:rPr>
          <w:lang w:val="en-CA"/>
        </w:rPr>
        <w:instrText xml:space="preserve"> REF _Ref439853500 \r \h </w:instrText>
      </w:r>
      <w:r w:rsidR="002E6F45">
        <w:rPr>
          <w:lang w:val="en-CA"/>
        </w:rPr>
      </w:r>
      <w:r w:rsidR="002E6F45">
        <w:rPr>
          <w:lang w:val="en-CA"/>
        </w:rPr>
        <w:fldChar w:fldCharType="separate"/>
      </w:r>
      <w:r w:rsidR="00F02ED9">
        <w:rPr>
          <w:lang w:val="en-CA"/>
        </w:rPr>
        <w:t>7.3.1.3</w:t>
      </w:r>
      <w:r w:rsidR="002E6F45">
        <w:rPr>
          <w:lang w:val="en-CA"/>
        </w:rPr>
        <w:fldChar w:fldCharType="end"/>
      </w:r>
      <w:r w:rsidR="002E6F45">
        <w:rPr>
          <w:lang w:val="en-CA"/>
        </w:rPr>
        <w:t xml:space="preserve">) </w:t>
      </w:r>
      <w:r w:rsidR="00CF6FB4">
        <w:rPr>
          <w:lang w:val="en-CA"/>
        </w:rPr>
        <w:t xml:space="preserve">describing </w:t>
      </w:r>
      <w:r w:rsidR="00CF6FB4" w:rsidRPr="002E6F45">
        <w:rPr>
          <w:lang w:val="en-CA"/>
        </w:rPr>
        <w:t>the</w:t>
      </w:r>
      <w:r w:rsidR="002E6F45" w:rsidRPr="002E6F45">
        <w:rPr>
          <w:lang w:val="en-CA"/>
        </w:rPr>
        <w:t xml:space="preserve"> age of the ShearDisplacementStructure (where age is a sequence of events and may include process and environment information).</w:t>
      </w:r>
      <w:r w:rsidR="002E6F45">
        <w:rPr>
          <w:lang w:val="en-CA"/>
        </w:rPr>
        <w:t xml:space="preserve">  To report identifiers from a controlled vocabulary, </w:t>
      </w:r>
      <w:r w:rsidR="002E6F45" w:rsidRPr="002E6F45">
        <w:rPr>
          <w:lang w:val="en-CA"/>
        </w:rPr>
        <w:t>representativeAge_uri</w:t>
      </w:r>
      <w:r w:rsidR="002E6F45">
        <w:rPr>
          <w:lang w:val="en-CA"/>
        </w:rPr>
        <w:t xml:space="preserve">, </w:t>
      </w:r>
      <w:r w:rsidR="002E6F45" w:rsidRPr="002E6F45">
        <w:rPr>
          <w:lang w:val="en-CA"/>
        </w:rPr>
        <w:t>representative</w:t>
      </w:r>
      <w:r w:rsidR="002E6F45">
        <w:rPr>
          <w:lang w:val="en-CA"/>
        </w:rPr>
        <w:t>Older</w:t>
      </w:r>
      <w:r w:rsidR="002E6F45" w:rsidRPr="002E6F45">
        <w:rPr>
          <w:lang w:val="en-CA"/>
        </w:rPr>
        <w:t>Age_uri</w:t>
      </w:r>
      <w:r w:rsidR="002E6F45">
        <w:rPr>
          <w:lang w:val="en-CA"/>
        </w:rPr>
        <w:t xml:space="preserve"> and </w:t>
      </w:r>
      <w:r w:rsidR="002E6F45" w:rsidRPr="002E6F45">
        <w:rPr>
          <w:lang w:val="en-CA"/>
        </w:rPr>
        <w:t>representative</w:t>
      </w:r>
      <w:r w:rsidR="002E6F45">
        <w:rPr>
          <w:lang w:val="en-CA"/>
        </w:rPr>
        <w:t>Younger</w:t>
      </w:r>
      <w:r w:rsidR="002E6F45" w:rsidRPr="002E6F45">
        <w:rPr>
          <w:lang w:val="en-CA"/>
        </w:rPr>
        <w:t>Age_uri</w:t>
      </w:r>
      <w:r w:rsidR="002E6F45">
        <w:rPr>
          <w:lang w:val="en-CA"/>
        </w:rPr>
        <w:t xml:space="preserve"> shall be used.</w:t>
      </w:r>
    </w:p>
    <w:p w14:paraId="648FCAE2" w14:textId="6A664ABC" w:rsidR="002E6F45" w:rsidRDefault="00393486" w:rsidP="00A12606">
      <w:pPr>
        <w:pStyle w:val="Titre4"/>
        <w:rPr>
          <w:lang w:val="en-CA"/>
        </w:rPr>
      </w:pPr>
      <w:proofErr w:type="gramStart"/>
      <w:r w:rsidRPr="00393486">
        <w:rPr>
          <w:lang w:val="en-CA"/>
        </w:rPr>
        <w:t>numericOlderAge</w:t>
      </w:r>
      <w:proofErr w:type="gramEnd"/>
    </w:p>
    <w:p w14:paraId="18236C41" w14:textId="77777777" w:rsidR="00393486" w:rsidRPr="00393486" w:rsidRDefault="00393486" w:rsidP="00A12606">
      <w:pPr>
        <w:rPr>
          <w:lang w:val="en-CA"/>
        </w:rPr>
      </w:pPr>
    </w:p>
    <w:p w14:paraId="714E0787" w14:textId="7F1373E3" w:rsidR="00393486" w:rsidRDefault="00F13D40" w:rsidP="00A12606">
      <w:pPr>
        <w:rPr>
          <w:lang w:val="en-CA"/>
        </w:rPr>
      </w:pPr>
      <w:r>
        <w:t>If present, t</w:t>
      </w:r>
      <w:r w:rsidR="00393486">
        <w:rPr>
          <w:lang w:val="en-CA"/>
        </w:rPr>
        <w:t>he property numericOlderAge</w:t>
      </w:r>
      <w:proofErr w:type="gramStart"/>
      <w:r w:rsidR="00253146">
        <w:rPr>
          <w:lang w:val="en-CA"/>
        </w:rPr>
        <w:t>:Primitive</w:t>
      </w:r>
      <w:proofErr w:type="gramEnd"/>
      <w:r w:rsidR="00253146">
        <w:rPr>
          <w:lang w:val="en-CA"/>
        </w:rPr>
        <w:t>::Number</w:t>
      </w:r>
      <w:r w:rsidR="00393486">
        <w:rPr>
          <w:lang w:val="en-CA"/>
        </w:rPr>
        <w:t xml:space="preserve"> shall report the o</w:t>
      </w:r>
      <w:r w:rsidR="00393486" w:rsidRPr="00393486">
        <w:rPr>
          <w:lang w:val="en-CA"/>
        </w:rPr>
        <w:t xml:space="preserve">lder age of the fault/shear structure, represented </w:t>
      </w:r>
      <w:r w:rsidR="00393486">
        <w:rPr>
          <w:lang w:val="en-CA"/>
        </w:rPr>
        <w:t>million years (Ma).</w:t>
      </w:r>
    </w:p>
    <w:p w14:paraId="21FCC511" w14:textId="44AFD602" w:rsidR="00393486" w:rsidRDefault="00393486" w:rsidP="00A12606">
      <w:pPr>
        <w:pStyle w:val="Titre4"/>
        <w:rPr>
          <w:lang w:val="en-CA"/>
        </w:rPr>
      </w:pPr>
      <w:proofErr w:type="gramStart"/>
      <w:r w:rsidRPr="00D970E9">
        <w:rPr>
          <w:lang w:val="en-CA"/>
        </w:rPr>
        <w:t>numericYoungerAge</w:t>
      </w:r>
      <w:proofErr w:type="gramEnd"/>
    </w:p>
    <w:p w14:paraId="06B60566" w14:textId="77777777" w:rsidR="007433DB" w:rsidRDefault="007433DB" w:rsidP="00A12606">
      <w:pPr>
        <w:rPr>
          <w:lang w:val="en-CA"/>
        </w:rPr>
      </w:pPr>
    </w:p>
    <w:p w14:paraId="7920F3A4" w14:textId="630B075E" w:rsidR="00393486" w:rsidRDefault="00F13D40" w:rsidP="00A12606">
      <w:pPr>
        <w:rPr>
          <w:lang w:val="en-CA"/>
        </w:rPr>
      </w:pPr>
      <w:r>
        <w:t>If present, t</w:t>
      </w:r>
      <w:r w:rsidR="00393486">
        <w:rPr>
          <w:lang w:val="en-CA"/>
        </w:rPr>
        <w:t>he property numericYoungerAge</w:t>
      </w:r>
      <w:proofErr w:type="gramStart"/>
      <w:r w:rsidR="00253146">
        <w:rPr>
          <w:lang w:val="en-CA"/>
        </w:rPr>
        <w:t>:Primitive</w:t>
      </w:r>
      <w:proofErr w:type="gramEnd"/>
      <w:r w:rsidR="00253146">
        <w:rPr>
          <w:lang w:val="en-CA"/>
        </w:rPr>
        <w:t>::Number</w:t>
      </w:r>
      <w:r w:rsidR="00393486">
        <w:rPr>
          <w:lang w:val="en-CA"/>
        </w:rPr>
        <w:t xml:space="preserve"> shall report the y</w:t>
      </w:r>
      <w:r w:rsidR="00393486" w:rsidRPr="00393486">
        <w:rPr>
          <w:lang w:val="en-CA"/>
        </w:rPr>
        <w:t>ounger age of the fault/</w:t>
      </w:r>
      <w:r w:rsidR="00393486">
        <w:rPr>
          <w:lang w:val="en-CA"/>
        </w:rPr>
        <w:t>shear structure, represented million years (Ma).</w:t>
      </w:r>
    </w:p>
    <w:p w14:paraId="14814D45" w14:textId="00111F87" w:rsidR="00393486" w:rsidRDefault="00393486" w:rsidP="00A12606">
      <w:pPr>
        <w:pStyle w:val="Titre4"/>
        <w:rPr>
          <w:lang w:val="en-CA"/>
        </w:rPr>
      </w:pPr>
      <w:proofErr w:type="gramStart"/>
      <w:r w:rsidRPr="00D970E9">
        <w:rPr>
          <w:lang w:val="en-CA"/>
        </w:rPr>
        <w:t>observationMethod</w:t>
      </w:r>
      <w:proofErr w:type="gramEnd"/>
    </w:p>
    <w:p w14:paraId="5C4FDEB1" w14:textId="77777777" w:rsidR="00393486" w:rsidRPr="00393486" w:rsidRDefault="00393486" w:rsidP="00A12606">
      <w:pPr>
        <w:rPr>
          <w:lang w:val="en-CA"/>
        </w:rPr>
      </w:pPr>
    </w:p>
    <w:p w14:paraId="2BF31CC4" w14:textId="193CB48D" w:rsidR="00393486" w:rsidRDefault="00F13D40" w:rsidP="00A12606">
      <w:pPr>
        <w:rPr>
          <w:lang w:val="en-CA"/>
        </w:rPr>
      </w:pPr>
      <w:r>
        <w:t>If present, t</w:t>
      </w:r>
      <w:r w:rsidR="00393486">
        <w:rPr>
          <w:lang w:val="en-CA"/>
        </w:rPr>
        <w:t>he property observationMethod</w:t>
      </w:r>
      <w:proofErr w:type="gramStart"/>
      <w:r w:rsidR="00253146">
        <w:rPr>
          <w:lang w:val="en-CA"/>
        </w:rPr>
        <w:t>:Primitive</w:t>
      </w:r>
      <w:proofErr w:type="gramEnd"/>
      <w:r w:rsidR="00253146">
        <w:rPr>
          <w:lang w:val="en-CA"/>
        </w:rPr>
        <w:t>::CharacterString</w:t>
      </w:r>
      <w:r w:rsidR="00393486">
        <w:rPr>
          <w:lang w:val="en-CA"/>
        </w:rPr>
        <w:t xml:space="preserve"> shall contain a m</w:t>
      </w:r>
      <w:r w:rsidR="00393486" w:rsidRPr="00393486">
        <w:rPr>
          <w:lang w:val="en-CA"/>
        </w:rPr>
        <w:t>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7F1F1B0B" w14:textId="6E1139D0" w:rsidR="00393486" w:rsidRDefault="00393486" w:rsidP="00A12606">
      <w:pPr>
        <w:pStyle w:val="Titre4"/>
        <w:rPr>
          <w:lang w:val="en-CA"/>
        </w:rPr>
      </w:pPr>
      <w:proofErr w:type="gramStart"/>
      <w:r w:rsidRPr="00393486">
        <w:rPr>
          <w:lang w:val="en-CA"/>
        </w:rPr>
        <w:t>positionalAccuracy</w:t>
      </w:r>
      <w:proofErr w:type="gramEnd"/>
    </w:p>
    <w:p w14:paraId="3EB6114A" w14:textId="77777777" w:rsidR="00393486" w:rsidRPr="00393486" w:rsidRDefault="00393486" w:rsidP="00A12606">
      <w:pPr>
        <w:rPr>
          <w:lang w:val="en-CA"/>
        </w:rPr>
      </w:pPr>
    </w:p>
    <w:p w14:paraId="25E3E21E" w14:textId="156CDEF8" w:rsidR="00393486" w:rsidRDefault="00F13D40" w:rsidP="00A12606">
      <w:pPr>
        <w:rPr>
          <w:lang w:val="en-CA"/>
        </w:rPr>
      </w:pPr>
      <w:r>
        <w:lastRenderedPageBreak/>
        <w:t>If present, t</w:t>
      </w:r>
      <w:r w:rsidR="00393486">
        <w:rPr>
          <w:lang w:val="en-CA"/>
        </w:rPr>
        <w:t>he property positionAccuracy</w:t>
      </w:r>
      <w:proofErr w:type="gramStart"/>
      <w:r w:rsidR="00253146">
        <w:rPr>
          <w:lang w:val="en-CA"/>
        </w:rPr>
        <w:t>:Primitive</w:t>
      </w:r>
      <w:proofErr w:type="gramEnd"/>
      <w:r w:rsidR="00253146">
        <w:rPr>
          <w:lang w:val="en-CA"/>
        </w:rPr>
        <w:t>::CharacterString</w:t>
      </w:r>
      <w:r w:rsidR="00393486">
        <w:rPr>
          <w:lang w:val="en-CA"/>
        </w:rPr>
        <w:t xml:space="preserve"> shall contain Quantitative values defining</w:t>
      </w:r>
      <w:r w:rsidR="00393486" w:rsidRPr="00393486">
        <w:rPr>
          <w:lang w:val="en-CA"/>
        </w:rPr>
        <w:t xml:space="preserve"> the radius of an uncertainty buffer around a </w:t>
      </w:r>
      <w:r w:rsidR="00CF6FB4">
        <w:rPr>
          <w:lang w:val="en-CA"/>
        </w:rPr>
        <w:t>M</w:t>
      </w:r>
      <w:r w:rsidR="00393486" w:rsidRPr="00393486">
        <w:rPr>
          <w:lang w:val="en-CA"/>
        </w:rPr>
        <w:t>appedFeature (</w:t>
      </w:r>
      <w:r w:rsidR="00BA1D9C" w:rsidRPr="00393486">
        <w:rPr>
          <w:lang w:val="en-CA"/>
        </w:rPr>
        <w:t>e.g.</w:t>
      </w:r>
      <w:r w:rsidR="00393486" w:rsidRPr="00393486">
        <w:rPr>
          <w:lang w:val="en-CA"/>
        </w:rPr>
        <w:t>: a position</w:t>
      </w:r>
      <w:r w:rsidR="00BA1D9C">
        <w:rPr>
          <w:lang w:val="en-CA"/>
        </w:rPr>
        <w:t>al</w:t>
      </w:r>
      <w:r w:rsidR="00393486" w:rsidRPr="00393486">
        <w:rPr>
          <w:lang w:val="en-CA"/>
        </w:rPr>
        <w:t>Accuracy of 100 m for a line feature defines a buffer polygon of total width 200 m centred on the line).</w:t>
      </w:r>
    </w:p>
    <w:p w14:paraId="59371A24" w14:textId="50D8D7D0" w:rsidR="00393486" w:rsidRDefault="00393486" w:rsidP="00A12606">
      <w:pPr>
        <w:pStyle w:val="Titre4"/>
        <w:rPr>
          <w:lang w:val="en-CA"/>
        </w:rPr>
      </w:pPr>
      <w:proofErr w:type="gramStart"/>
      <w:r>
        <w:rPr>
          <w:lang w:val="en-CA"/>
        </w:rPr>
        <w:t>source</w:t>
      </w:r>
      <w:proofErr w:type="gramEnd"/>
    </w:p>
    <w:p w14:paraId="29DC28DF" w14:textId="77777777" w:rsidR="00393486" w:rsidRDefault="00393486" w:rsidP="00A12606">
      <w:pPr>
        <w:rPr>
          <w:lang w:val="en-CA"/>
        </w:rPr>
      </w:pPr>
    </w:p>
    <w:p w14:paraId="66BB2F8A" w14:textId="0889BA7F" w:rsidR="00393486" w:rsidRDefault="00F13D40" w:rsidP="00A12606">
      <w:pPr>
        <w:rPr>
          <w:lang w:val="en-CA"/>
        </w:rPr>
      </w:pPr>
      <w:r>
        <w:t>If present, t</w:t>
      </w:r>
      <w:r w:rsidR="00393486">
        <w:rPr>
          <w:lang w:val="en-CA"/>
        </w:rPr>
        <w:t>he property source</w:t>
      </w:r>
      <w:proofErr w:type="gramStart"/>
      <w:r w:rsidR="00393486">
        <w:rPr>
          <w:lang w:val="en-CA"/>
        </w:rPr>
        <w:t>:CharacterString</w:t>
      </w:r>
      <w:proofErr w:type="gramEnd"/>
      <w:r w:rsidR="00393486">
        <w:rPr>
          <w:lang w:val="en-CA"/>
        </w:rPr>
        <w:t xml:space="preserve"> shall contain a t</w:t>
      </w:r>
      <w:r w:rsidR="00393486" w:rsidRPr="00393486">
        <w:rPr>
          <w:lang w:val="en-CA"/>
        </w:rPr>
        <w:t>ext describing feature-specific details and citations to source materials, and if available providing URLs to reference material and publications describing the geologic feature. This could be a short text synopsis of key inform</w:t>
      </w:r>
      <w:r w:rsidR="008A53EB">
        <w:rPr>
          <w:lang w:val="en-CA"/>
        </w:rPr>
        <w:t>a</w:t>
      </w:r>
      <w:r w:rsidR="00393486" w:rsidRPr="00393486">
        <w:rPr>
          <w:lang w:val="en-CA"/>
        </w:rPr>
        <w:t>tion that would also be in the metadata record referenced by metadata_uri.</w:t>
      </w:r>
    </w:p>
    <w:p w14:paraId="5BBD103E" w14:textId="77777777" w:rsidR="00393486" w:rsidRPr="00D970E9" w:rsidRDefault="00393486" w:rsidP="00A12606">
      <w:pPr>
        <w:pStyle w:val="Titre4"/>
        <w:rPr>
          <w:lang w:val="en-CA"/>
        </w:rPr>
      </w:pPr>
      <w:r w:rsidRPr="00D970E9">
        <w:rPr>
          <w:lang w:val="en-CA"/>
        </w:rPr>
        <w:t>faultType_uri</w:t>
      </w:r>
    </w:p>
    <w:p w14:paraId="76969C95" w14:textId="77777777" w:rsidR="00393486" w:rsidRDefault="00393486" w:rsidP="00A12606">
      <w:pPr>
        <w:rPr>
          <w:lang w:val="en-CA"/>
        </w:rPr>
      </w:pPr>
    </w:p>
    <w:p w14:paraId="31F2C85F" w14:textId="3B67B9A9" w:rsidR="00393486" w:rsidRDefault="00393486" w:rsidP="00A12606">
      <w:pPr>
        <w:rPr>
          <w:lang w:val="en-CA"/>
        </w:rPr>
      </w:pPr>
      <w:r>
        <w:rPr>
          <w:lang w:val="en-CA"/>
        </w:rPr>
        <w:t>The property faultType_uri</w:t>
      </w:r>
      <w:proofErr w:type="gramStart"/>
      <w:r w:rsidR="00253146">
        <w:rPr>
          <w:lang w:val="en-CA"/>
        </w:rPr>
        <w:t>:Primitive</w:t>
      </w:r>
      <w:proofErr w:type="gramEnd"/>
      <w:r w:rsidR="00253146">
        <w:rPr>
          <w:lang w:val="en-CA"/>
        </w:rPr>
        <w:t>::CharacterString</w:t>
      </w:r>
      <w:r>
        <w:rPr>
          <w:lang w:val="en-CA"/>
        </w:rPr>
        <w:t xml:space="preserve"> shall contain a </w:t>
      </w:r>
      <w:r w:rsidRPr="00393486">
        <w:rPr>
          <w:lang w:val="en-CA"/>
        </w:rPr>
        <w:t xml:space="preserve">URI referring to a controlled concept from a vocabulary defining the fault (ShearDisplacementStructure) type. </w:t>
      </w:r>
      <w:r>
        <w:rPr>
          <w:lang w:val="en-CA"/>
        </w:rPr>
        <w:t>This is a m</w:t>
      </w:r>
      <w:r w:rsidRPr="00393486">
        <w:rPr>
          <w:lang w:val="en-CA"/>
        </w:rPr>
        <w:t xml:space="preserve">andatory </w:t>
      </w:r>
      <w:r w:rsidR="00DE1068" w:rsidRPr="00393486">
        <w:rPr>
          <w:lang w:val="en-CA"/>
        </w:rPr>
        <w:t>property</w:t>
      </w:r>
      <w:r w:rsidRPr="00393486">
        <w:rPr>
          <w:lang w:val="en-CA"/>
        </w:rPr>
        <w:t xml:space="preserve"> - if not value is provided then a URI referring to a </w:t>
      </w:r>
      <w:r w:rsidR="00DE1068" w:rsidRPr="00393486">
        <w:rPr>
          <w:lang w:val="en-CA"/>
        </w:rPr>
        <w:t>controlled</w:t>
      </w:r>
      <w:r w:rsidRPr="00393486">
        <w:rPr>
          <w:lang w:val="en-CA"/>
        </w:rPr>
        <w:t xml:space="preserve"> concept explaining why the value is nil must be provided.</w:t>
      </w:r>
    </w:p>
    <w:p w14:paraId="09DE7F61" w14:textId="77777777" w:rsidR="00D27756" w:rsidRDefault="00D27756" w:rsidP="00A12606">
      <w:pPr>
        <w:rPr>
          <w:lang w:val="en-CA"/>
        </w:rPr>
      </w:pPr>
    </w:p>
    <w:p w14:paraId="6DB51DEB" w14:textId="77777777" w:rsidR="00393486" w:rsidRPr="00D970E9" w:rsidRDefault="00393486" w:rsidP="00A12606">
      <w:pPr>
        <w:pStyle w:val="Titre4"/>
        <w:rPr>
          <w:lang w:val="en-CA"/>
        </w:rPr>
      </w:pPr>
      <w:r w:rsidRPr="00D970E9">
        <w:rPr>
          <w:lang w:val="en-CA"/>
        </w:rPr>
        <w:t>movementType_uri</w:t>
      </w:r>
    </w:p>
    <w:p w14:paraId="3CE5965C" w14:textId="77777777" w:rsidR="00393486" w:rsidRDefault="00393486" w:rsidP="00A12606">
      <w:pPr>
        <w:rPr>
          <w:lang w:val="en-CA"/>
        </w:rPr>
      </w:pPr>
    </w:p>
    <w:p w14:paraId="7F2500A6" w14:textId="01054A96" w:rsidR="00393486" w:rsidRDefault="00393486" w:rsidP="00A12606">
      <w:pPr>
        <w:rPr>
          <w:lang w:val="en-CA"/>
        </w:rPr>
      </w:pPr>
      <w:r>
        <w:rPr>
          <w:lang w:val="en-CA"/>
        </w:rPr>
        <w:t>The property movementType_uri</w:t>
      </w:r>
      <w:proofErr w:type="gramStart"/>
      <w:r w:rsidR="00253146">
        <w:rPr>
          <w:lang w:val="en-CA"/>
        </w:rPr>
        <w:t>:Primitive</w:t>
      </w:r>
      <w:proofErr w:type="gramEnd"/>
      <w:r w:rsidR="00253146">
        <w:rPr>
          <w:lang w:val="en-CA"/>
        </w:rPr>
        <w:t>::CharacterString</w:t>
      </w:r>
      <w:r>
        <w:rPr>
          <w:lang w:val="en-CA"/>
        </w:rPr>
        <w:t xml:space="preserve"> shall contain a </w:t>
      </w:r>
      <w:r w:rsidRPr="00393486">
        <w:rPr>
          <w:lang w:val="en-CA"/>
        </w:rPr>
        <w:t xml:space="preserve">URI referring to a controlled concept from a vocabulary defining the ShearDisplacementStructure movement type. </w:t>
      </w:r>
      <w:r>
        <w:rPr>
          <w:lang w:val="en-CA"/>
        </w:rPr>
        <w:t>This is a m</w:t>
      </w:r>
      <w:r w:rsidRPr="00393486">
        <w:rPr>
          <w:lang w:val="en-CA"/>
        </w:rPr>
        <w:t xml:space="preserve">andatory </w:t>
      </w:r>
      <w:r w:rsidR="00DE1068" w:rsidRPr="00393486">
        <w:rPr>
          <w:lang w:val="en-CA"/>
        </w:rPr>
        <w:t>property</w:t>
      </w:r>
      <w:r w:rsidRPr="00393486">
        <w:rPr>
          <w:lang w:val="en-CA"/>
        </w:rPr>
        <w:t xml:space="preserve"> - if no value is provided then a URI referring to a </w:t>
      </w:r>
      <w:r w:rsidR="00DE1068" w:rsidRPr="00393486">
        <w:rPr>
          <w:lang w:val="en-CA"/>
        </w:rPr>
        <w:t>controlled</w:t>
      </w:r>
      <w:r w:rsidRPr="00393486">
        <w:rPr>
          <w:lang w:val="en-CA"/>
        </w:rPr>
        <w:t xml:space="preserve"> concept explaining why the value is nil must be provided.</w:t>
      </w:r>
    </w:p>
    <w:p w14:paraId="5A60C0A7" w14:textId="77777777" w:rsidR="00D27756" w:rsidRDefault="00D27756" w:rsidP="00D27756">
      <w:pPr>
        <w:autoSpaceDE w:val="0"/>
        <w:autoSpaceDN w:val="0"/>
        <w:adjustRightInd w:val="0"/>
        <w:spacing w:after="0" w:line="240" w:lineRule="atLeast"/>
        <w:rPr>
          <w:rFonts w:cs="Arial"/>
          <w:color w:val="000000"/>
          <w:lang w:val="en-CA"/>
        </w:rPr>
      </w:pPr>
    </w:p>
    <w:p w14:paraId="1CE90AAA" w14:textId="77777777" w:rsidR="00D27756" w:rsidRDefault="00D27756" w:rsidP="00A12606">
      <w:pPr>
        <w:rPr>
          <w:lang w:val="en-CA"/>
        </w:rPr>
      </w:pPr>
    </w:p>
    <w:p w14:paraId="3987A6CB" w14:textId="77777777" w:rsidR="00393486" w:rsidRPr="00D970E9" w:rsidRDefault="00393486" w:rsidP="00A12606">
      <w:pPr>
        <w:pStyle w:val="Titre4"/>
        <w:rPr>
          <w:lang w:val="en-CA"/>
        </w:rPr>
      </w:pPr>
      <w:r w:rsidRPr="00D970E9">
        <w:rPr>
          <w:lang w:val="en-CA"/>
        </w:rPr>
        <w:t>deformationStyle_uri</w:t>
      </w:r>
    </w:p>
    <w:p w14:paraId="1B8291CC" w14:textId="77777777" w:rsidR="00393486" w:rsidRDefault="00393486" w:rsidP="00A12606">
      <w:pPr>
        <w:rPr>
          <w:lang w:val="en-CA"/>
        </w:rPr>
      </w:pPr>
    </w:p>
    <w:p w14:paraId="51BD791F" w14:textId="50526764" w:rsidR="00D27756" w:rsidRDefault="00393486" w:rsidP="00C447A2">
      <w:pPr>
        <w:rPr>
          <w:rFonts w:cs="Arial"/>
          <w:color w:val="000000"/>
          <w:lang w:val="en-CA"/>
        </w:rPr>
      </w:pPr>
      <w:r>
        <w:rPr>
          <w:lang w:val="en-CA"/>
        </w:rPr>
        <w:t xml:space="preserve">The property deformationStyle_uri shall contain a </w:t>
      </w:r>
      <w:r w:rsidRPr="00393486">
        <w:rPr>
          <w:lang w:val="en-CA"/>
        </w:rPr>
        <w:t xml:space="preserve">URI referring to a controlled concept from a vocabulary defining the ShearDisplacementStructure deformation style. </w:t>
      </w:r>
      <w:r>
        <w:rPr>
          <w:lang w:val="en-CA"/>
        </w:rPr>
        <w:t>This is a m</w:t>
      </w:r>
      <w:r w:rsidRPr="00393486">
        <w:rPr>
          <w:lang w:val="en-CA"/>
        </w:rPr>
        <w:t xml:space="preserve">andatory </w:t>
      </w:r>
      <w:r w:rsidR="00DE1068" w:rsidRPr="00393486">
        <w:rPr>
          <w:lang w:val="en-CA"/>
        </w:rPr>
        <w:t>property</w:t>
      </w:r>
      <w:r w:rsidRPr="00393486">
        <w:rPr>
          <w:lang w:val="en-CA"/>
        </w:rPr>
        <w:t xml:space="preserve"> - if no value is provided then a URI referring to a </w:t>
      </w:r>
      <w:r w:rsidR="00DE1068" w:rsidRPr="00393486">
        <w:rPr>
          <w:lang w:val="en-CA"/>
        </w:rPr>
        <w:t>controlled</w:t>
      </w:r>
      <w:r w:rsidRPr="00393486">
        <w:rPr>
          <w:lang w:val="en-CA"/>
        </w:rPr>
        <w:t xml:space="preserve"> concept explaining why the value is nil must be provided.</w:t>
      </w:r>
      <w:r w:rsidR="001563D9" w:rsidDel="001563D9">
        <w:rPr>
          <w:lang w:val="en-CA"/>
        </w:rPr>
        <w:t xml:space="preserve"> </w:t>
      </w:r>
    </w:p>
    <w:p w14:paraId="2F1A3982" w14:textId="77777777" w:rsidR="00D27756" w:rsidRDefault="00D27756" w:rsidP="00A12606">
      <w:pPr>
        <w:rPr>
          <w:lang w:val="en-CA"/>
        </w:rPr>
      </w:pPr>
    </w:p>
    <w:p w14:paraId="09953B8D" w14:textId="4991FF93" w:rsidR="00393486" w:rsidRDefault="00393486" w:rsidP="00A12606">
      <w:pPr>
        <w:pStyle w:val="Titre4"/>
        <w:rPr>
          <w:lang w:val="en-CA"/>
        </w:rPr>
      </w:pPr>
      <w:r w:rsidRPr="00393486">
        <w:rPr>
          <w:lang w:val="en-CA"/>
        </w:rPr>
        <w:t>representativeAge_uri</w:t>
      </w:r>
    </w:p>
    <w:p w14:paraId="209F5B05" w14:textId="77777777" w:rsidR="00393486" w:rsidRPr="00393486" w:rsidRDefault="00393486" w:rsidP="00A12606">
      <w:pPr>
        <w:rPr>
          <w:lang w:val="en-CA"/>
        </w:rPr>
      </w:pPr>
    </w:p>
    <w:p w14:paraId="7298E9DB" w14:textId="579D6A2D" w:rsidR="00393486" w:rsidRDefault="00393486" w:rsidP="00A12606">
      <w:pPr>
        <w:rPr>
          <w:lang w:val="en-CA"/>
        </w:rPr>
      </w:pPr>
      <w:r>
        <w:rPr>
          <w:lang w:val="en-CA"/>
        </w:rPr>
        <w:lastRenderedPageBreak/>
        <w:t>The property representativeAge_uri</w:t>
      </w:r>
      <w:proofErr w:type="gramStart"/>
      <w:r w:rsidR="00253146">
        <w:rPr>
          <w:lang w:val="en-CA"/>
        </w:rPr>
        <w:t>:Primitive</w:t>
      </w:r>
      <w:proofErr w:type="gramEnd"/>
      <w:r w:rsidR="00253146">
        <w:rPr>
          <w:lang w:val="en-CA"/>
        </w:rPr>
        <w:t>::CharacterString</w:t>
      </w:r>
      <w:r>
        <w:rPr>
          <w:lang w:val="en-CA"/>
        </w:rPr>
        <w:t xml:space="preserve"> shall contain a </w:t>
      </w:r>
      <w:r w:rsidRPr="00393486">
        <w:rPr>
          <w:lang w:val="en-CA"/>
        </w:rPr>
        <w:t xml:space="preserve">URI referring to a controlled concept specifying the most representative stratigraphic age interval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all or part of the feature's history.</w:t>
      </w:r>
    </w:p>
    <w:p w14:paraId="21E46204" w14:textId="77777777" w:rsidR="00D27756" w:rsidRDefault="00D27756" w:rsidP="00A12606">
      <w:pPr>
        <w:rPr>
          <w:lang w:val="en-CA"/>
        </w:rPr>
      </w:pPr>
    </w:p>
    <w:p w14:paraId="2ECE27D7" w14:textId="77777777" w:rsidR="00393486" w:rsidRPr="00D970E9" w:rsidRDefault="00393486" w:rsidP="00A12606">
      <w:pPr>
        <w:pStyle w:val="Titre4"/>
        <w:rPr>
          <w:lang w:val="en-CA"/>
        </w:rPr>
      </w:pPr>
      <w:r w:rsidRPr="00D970E9">
        <w:rPr>
          <w:lang w:val="en-CA"/>
        </w:rPr>
        <w:t>representativeOlderAge_uri</w:t>
      </w:r>
    </w:p>
    <w:p w14:paraId="3D1A4CB1" w14:textId="77777777" w:rsidR="00393486" w:rsidRDefault="00393486" w:rsidP="00A12606">
      <w:pPr>
        <w:rPr>
          <w:lang w:val="en-CA"/>
        </w:rPr>
      </w:pPr>
    </w:p>
    <w:p w14:paraId="0604E253" w14:textId="4CFF31F0" w:rsidR="00393486" w:rsidRDefault="00393486" w:rsidP="00A12606">
      <w:pPr>
        <w:rPr>
          <w:lang w:val="en-CA"/>
        </w:rPr>
      </w:pPr>
      <w:r>
        <w:rPr>
          <w:lang w:val="en-CA"/>
        </w:rPr>
        <w:t xml:space="preserve">The property representativeOlderAge_uri shall contain a </w:t>
      </w:r>
      <w:r w:rsidRPr="00393486">
        <w:rPr>
          <w:lang w:val="en-CA"/>
        </w:rPr>
        <w:t xml:space="preserve">URI referring to a controlled concept specifying the most representative lower value in a range of stratigraphic age intervals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all or part of the feature's history.</w:t>
      </w:r>
    </w:p>
    <w:p w14:paraId="799062E9" w14:textId="77777777" w:rsidR="00D27756" w:rsidRDefault="00D27756" w:rsidP="00A12606">
      <w:pPr>
        <w:rPr>
          <w:lang w:val="en-CA"/>
        </w:rPr>
      </w:pPr>
    </w:p>
    <w:p w14:paraId="616B2EE8" w14:textId="6E84439C" w:rsidR="00393486" w:rsidRDefault="00393486" w:rsidP="00A12606">
      <w:pPr>
        <w:pStyle w:val="Titre4"/>
        <w:rPr>
          <w:lang w:val="en-CA"/>
        </w:rPr>
      </w:pPr>
      <w:r w:rsidRPr="00393486">
        <w:rPr>
          <w:lang w:val="en-CA"/>
        </w:rPr>
        <w:t>representativeYoungerAge_uri</w:t>
      </w:r>
    </w:p>
    <w:p w14:paraId="5785629C" w14:textId="77777777" w:rsidR="00D27756" w:rsidRPr="00D27756" w:rsidRDefault="00D27756" w:rsidP="00A12606">
      <w:pPr>
        <w:rPr>
          <w:lang w:val="en-CA"/>
        </w:rPr>
      </w:pPr>
    </w:p>
    <w:p w14:paraId="60D5FFAB" w14:textId="0EAD8EF8" w:rsidR="00D27756" w:rsidRDefault="00393486" w:rsidP="001563D9">
      <w:pPr>
        <w:rPr>
          <w:lang w:val="en-CA"/>
        </w:rPr>
      </w:pPr>
      <w:r>
        <w:rPr>
          <w:lang w:val="en-CA"/>
        </w:rPr>
        <w:t>The property representativeYoungerAge_uri</w:t>
      </w:r>
      <w:proofErr w:type="gramStart"/>
      <w:r w:rsidR="00253146">
        <w:rPr>
          <w:lang w:val="en-CA"/>
        </w:rPr>
        <w:t>:Primitive</w:t>
      </w:r>
      <w:proofErr w:type="gramEnd"/>
      <w:r w:rsidR="00253146">
        <w:rPr>
          <w:lang w:val="en-CA"/>
        </w:rPr>
        <w:t>::CharacterString</w:t>
      </w:r>
      <w:r>
        <w:rPr>
          <w:lang w:val="en-CA"/>
        </w:rPr>
        <w:t xml:space="preserve"> shall contain a </w:t>
      </w:r>
      <w:r w:rsidRPr="00393486">
        <w:rPr>
          <w:lang w:val="en-CA"/>
        </w:rPr>
        <w:t xml:space="preserve">URI referring to a controlled concept specifying the most representative upper value in a range of stratigraphic age intervals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all or part of the feature's history.</w:t>
      </w:r>
      <w:r w:rsidR="001563D9" w:rsidDel="001563D9">
        <w:rPr>
          <w:lang w:val="en-CA"/>
        </w:rPr>
        <w:t xml:space="preserve"> </w:t>
      </w:r>
    </w:p>
    <w:p w14:paraId="6F58C1B9" w14:textId="5CF78B8B" w:rsidR="007433DB" w:rsidRDefault="007433DB" w:rsidP="00A12606">
      <w:pPr>
        <w:pStyle w:val="Titre4"/>
        <w:rPr>
          <w:lang w:val="en-CA"/>
        </w:rPr>
      </w:pPr>
      <w:r w:rsidRPr="007433DB">
        <w:rPr>
          <w:lang w:val="en-CA"/>
        </w:rPr>
        <w:t>specification_uri</w:t>
      </w:r>
    </w:p>
    <w:p w14:paraId="19F1F062" w14:textId="77777777" w:rsidR="001563D9" w:rsidRDefault="001563D9" w:rsidP="00A12606"/>
    <w:p w14:paraId="7661D0A7" w14:textId="5213BE6A" w:rsidR="00D27756" w:rsidRDefault="00F13D40" w:rsidP="00C447A2">
      <w:pPr>
        <w:rPr>
          <w:rFonts w:cs="Arial"/>
          <w:color w:val="000000"/>
          <w:lang w:val="en-CA"/>
        </w:rPr>
      </w:pPr>
      <w:r>
        <w:t>If present, t</w:t>
      </w:r>
      <w:r w:rsidR="007433DB">
        <w:rPr>
          <w:lang w:val="en-CA"/>
        </w:rPr>
        <w:t>he property specification_uri</w:t>
      </w:r>
      <w:proofErr w:type="gramStart"/>
      <w:r w:rsidR="00253146">
        <w:rPr>
          <w:lang w:val="en-CA"/>
        </w:rPr>
        <w:t>:Primitive</w:t>
      </w:r>
      <w:proofErr w:type="gramEnd"/>
      <w:r w:rsidR="00253146">
        <w:rPr>
          <w:lang w:val="en-CA"/>
        </w:rPr>
        <w:t>::CharacterString</w:t>
      </w:r>
      <w:r w:rsidR="007433DB">
        <w:rPr>
          <w:lang w:val="en-CA"/>
        </w:rPr>
        <w:t xml:space="preserve"> shall contain a </w:t>
      </w:r>
      <w:r w:rsidR="007433DB" w:rsidRPr="007433DB">
        <w:rPr>
          <w:lang w:val="en-CA"/>
        </w:rPr>
        <w:t xml:space="preserve">URI referring the GeoSciML ShearDisplacementStructure feature that describes the instance in detail. </w:t>
      </w:r>
      <w:r w:rsidR="001563D9" w:rsidDel="001563D9">
        <w:rPr>
          <w:lang w:val="en-CA"/>
        </w:rPr>
        <w:t xml:space="preserve"> </w:t>
      </w:r>
    </w:p>
    <w:p w14:paraId="2EC3E080" w14:textId="77777777" w:rsidR="00D27756" w:rsidRDefault="00D27756" w:rsidP="00A12606">
      <w:pPr>
        <w:rPr>
          <w:lang w:val="en-CA"/>
        </w:rPr>
      </w:pPr>
    </w:p>
    <w:p w14:paraId="5393167E" w14:textId="1845BDFF" w:rsidR="007433DB" w:rsidRDefault="007433DB" w:rsidP="00A12606">
      <w:pPr>
        <w:pStyle w:val="Titre4"/>
        <w:rPr>
          <w:lang w:val="en-CA"/>
        </w:rPr>
      </w:pPr>
      <w:r w:rsidRPr="007433DB">
        <w:rPr>
          <w:lang w:val="en-CA"/>
        </w:rPr>
        <w:t>metadata_uri</w:t>
      </w:r>
    </w:p>
    <w:p w14:paraId="428B367D" w14:textId="77777777" w:rsidR="007433DB" w:rsidRPr="007433DB" w:rsidRDefault="007433DB" w:rsidP="00A12606">
      <w:pPr>
        <w:rPr>
          <w:lang w:val="en-CA"/>
        </w:rPr>
      </w:pPr>
    </w:p>
    <w:p w14:paraId="4696AE3D" w14:textId="7DEB3101" w:rsidR="007433DB" w:rsidRDefault="00F13D40" w:rsidP="00A12606">
      <w:pPr>
        <w:rPr>
          <w:lang w:val="en-CA"/>
        </w:rPr>
      </w:pPr>
      <w:r>
        <w:t>If present, t</w:t>
      </w:r>
      <w:r w:rsidR="007433DB">
        <w:rPr>
          <w:lang w:val="en-CA"/>
        </w:rPr>
        <w:t>he property metadata_uri</w:t>
      </w:r>
      <w:proofErr w:type="gramStart"/>
      <w:r w:rsidR="00253146">
        <w:rPr>
          <w:lang w:val="en-CA"/>
        </w:rPr>
        <w:t>:Primitive</w:t>
      </w:r>
      <w:proofErr w:type="gramEnd"/>
      <w:r w:rsidR="00253146">
        <w:rPr>
          <w:lang w:val="en-CA"/>
        </w:rPr>
        <w:t>::CharacterString</w:t>
      </w:r>
      <w:r w:rsidR="007433DB">
        <w:rPr>
          <w:lang w:val="en-CA"/>
        </w:rPr>
        <w:t xml:space="preserve"> shall contain a </w:t>
      </w:r>
      <w:r w:rsidR="007433DB" w:rsidRPr="007433DB">
        <w:rPr>
          <w:lang w:val="en-CA"/>
        </w:rPr>
        <w:t>URI referring to a metadata record describing the provenance of data.</w:t>
      </w:r>
    </w:p>
    <w:p w14:paraId="2CFDCF4B" w14:textId="77777777" w:rsidR="007433DB" w:rsidRDefault="007433DB" w:rsidP="007433DB">
      <w:pPr>
        <w:pStyle w:val="Titre4"/>
      </w:pPr>
      <w:proofErr w:type="gramStart"/>
      <w:r w:rsidRPr="00C17A19">
        <w:t>genericSymbolizer</w:t>
      </w:r>
      <w:proofErr w:type="gramEnd"/>
    </w:p>
    <w:p w14:paraId="20064A2A" w14:textId="77777777" w:rsidR="007433DB" w:rsidRPr="00C17A19" w:rsidRDefault="007433DB" w:rsidP="007433DB"/>
    <w:p w14:paraId="2C57DF89" w14:textId="0122116E" w:rsidR="007433DB" w:rsidRDefault="00F13D40" w:rsidP="007433DB">
      <w:r>
        <w:lastRenderedPageBreak/>
        <w:t>If present, t</w:t>
      </w:r>
      <w:r w:rsidR="007433DB">
        <w:t xml:space="preserve">he property </w:t>
      </w:r>
      <w:r w:rsidR="007433DB" w:rsidRPr="00C17A19">
        <w:t>genericSymbolizer</w:t>
      </w:r>
      <w:proofErr w:type="gramStart"/>
      <w:r w:rsidR="00253146">
        <w:t>:Primitive</w:t>
      </w:r>
      <w:proofErr w:type="gramEnd"/>
      <w:r w:rsidR="00253146">
        <w:t>::CharacterString</w:t>
      </w:r>
      <w:r w:rsidR="007433DB">
        <w:t xml:space="preserve"> contains </w:t>
      </w:r>
      <w:r w:rsidR="00DE1068">
        <w:t>an</w:t>
      </w:r>
      <w:r w:rsidR="007433DB">
        <w:t xml:space="preserve"> identifier</w:t>
      </w:r>
      <w:r w:rsidR="007433DB" w:rsidRPr="00C17A19">
        <w:t xml:space="preserve"> for a symbol from standard (locally or community defined) symbolization scheme for portrayal.</w:t>
      </w:r>
    </w:p>
    <w:p w14:paraId="4227600A" w14:textId="77777777" w:rsidR="007433DB" w:rsidRDefault="007433DB" w:rsidP="007433DB">
      <w:pPr>
        <w:pStyle w:val="Titre4"/>
      </w:pPr>
      <w:proofErr w:type="gramStart"/>
      <w:r>
        <w:t>s</w:t>
      </w:r>
      <w:r w:rsidRPr="004E3A57">
        <w:t>hape</w:t>
      </w:r>
      <w:proofErr w:type="gramEnd"/>
    </w:p>
    <w:p w14:paraId="7B9C2E3B" w14:textId="77777777" w:rsidR="007433DB" w:rsidRDefault="007433DB" w:rsidP="007433DB"/>
    <w:p w14:paraId="31A67C07" w14:textId="77777777" w:rsidR="007433DB" w:rsidRDefault="007433DB" w:rsidP="007433DB">
      <w:r>
        <w:t>The property shape</w:t>
      </w:r>
      <w:proofErr w:type="gramStart"/>
      <w:r>
        <w:t>:GM</w:t>
      </w:r>
      <w:proofErr w:type="gramEnd"/>
      <w:r>
        <w:t xml:space="preserve">_Object contains a geometry </w:t>
      </w:r>
      <w:r w:rsidRPr="004E3A57">
        <w:t>defining the extent of the feature of interest.</w:t>
      </w:r>
      <w:r>
        <w:t xml:space="preserve">  </w:t>
      </w:r>
    </w:p>
    <w:p w14:paraId="5AF0F647" w14:textId="77777777" w:rsidR="007433DB" w:rsidRDefault="007433DB" w:rsidP="007433DB">
      <w:pPr>
        <w:pStyle w:val="Titre4"/>
      </w:pPr>
      <w:r w:rsidRPr="004E3A57">
        <w:t>Any</w:t>
      </w:r>
    </w:p>
    <w:p w14:paraId="6924E48C" w14:textId="77777777" w:rsidR="007433DB" w:rsidRDefault="007433DB" w:rsidP="007433DB"/>
    <w:p w14:paraId="4760B822" w14:textId="77777777" w:rsidR="007433DB" w:rsidRDefault="007433DB" w:rsidP="007433DB">
      <w:r>
        <w:t xml:space="preserve">A data provider can add an arbitrary number of extra properties, as long as the instance is conformant to GML Simple Feature Level 0. </w:t>
      </w:r>
    </w:p>
    <w:p w14:paraId="6484D20E" w14:textId="77777777" w:rsidR="007433DB" w:rsidRDefault="007433DB" w:rsidP="007433DB">
      <w:pPr>
        <w:autoSpaceDE w:val="0"/>
        <w:autoSpaceDN w:val="0"/>
        <w:adjustRightInd w:val="0"/>
        <w:spacing w:after="0" w:line="240" w:lineRule="atLeast"/>
        <w:rPr>
          <w:rFonts w:cs="Arial"/>
          <w:color w:val="000000"/>
          <w:lang w:val="en-CA"/>
        </w:rPr>
      </w:pPr>
    </w:p>
    <w:p w14:paraId="12189A02" w14:textId="77777777" w:rsidR="00911F72" w:rsidRDefault="00911F72" w:rsidP="00D14AF0">
      <w:pPr>
        <w:autoSpaceDE w:val="0"/>
        <w:autoSpaceDN w:val="0"/>
        <w:adjustRightInd w:val="0"/>
        <w:spacing w:after="0" w:line="240" w:lineRule="atLeast"/>
        <w:rPr>
          <w:rFonts w:cs="Arial"/>
          <w:color w:val="000000"/>
          <w:lang w:val="en-CA"/>
        </w:rPr>
      </w:pPr>
      <w:bookmarkStart w:id="401" w:name="BKM_11E20CA8_2344_4418_A9F9_325A11426D44"/>
      <w:bookmarkStart w:id="402" w:name="BKM_20A123B5_7607_4A2B_A3F4_2BA8EEA3BD6E"/>
      <w:bookmarkStart w:id="403" w:name="BKM_62E65A70_EB75_497A_886F_BAAEBB60A5EC"/>
      <w:bookmarkStart w:id="404" w:name="BKM_3F13203C_BEB3_44A2_B8B9_417C5D453C67"/>
      <w:bookmarkStart w:id="405" w:name="BKM_D9E97001_975E_4E48_B383_84E3B817A9D6"/>
      <w:bookmarkStart w:id="406" w:name="BKM_ABD8F88A_D6D5_49E8_B4C4_6E53A78AD465"/>
      <w:bookmarkStart w:id="407" w:name="BKM_7660FDA3_AB42_45F9_86AB_19287D13C566"/>
      <w:bookmarkStart w:id="408" w:name="BKM_28FFF6C1_C18B_4629_BB75_27AFBE7647AB"/>
      <w:bookmarkStart w:id="409" w:name="BKM_DE525394_F288_4E7F_AF29_CF676A7FB892"/>
      <w:bookmarkStart w:id="410" w:name="BKM_BDA40AB6_6C56_4E4F_9588_C051912996DC"/>
      <w:bookmarkStart w:id="411" w:name="BKM_2209CF72_C0AB_47F3_BB22_4A2E8334027A"/>
      <w:bookmarkStart w:id="412" w:name="BKM_BD7868DF_0409_467D_8844_EE4674C50774"/>
      <w:bookmarkStart w:id="413" w:name="BKM_674A1294_59BE_4203_9B03_BC5D6023992F"/>
      <w:bookmarkStart w:id="414" w:name="BKM_A1B86BC0_3316_46AB_8D32_7786DFA0771F"/>
      <w:bookmarkStart w:id="415" w:name="BKM_5ED9FA7F_347C_499C_BF86_2B88071AD840"/>
      <w:bookmarkStart w:id="416" w:name="BKM_EC7555C0_681D_45F5_BEFB_0F7BFDEF3CFB"/>
      <w:bookmarkStart w:id="417" w:name="BKM_36C08EC9_BB32_4BDE_99FD_336AAA2512BB"/>
      <w:bookmarkStart w:id="418" w:name="BKM_34B08950_B320_4DCA_B7B3_801822442BA1"/>
      <w:bookmarkStart w:id="419" w:name="BKM_1D369827_5E0B_4F3B_99DE_498DE4F4D001"/>
      <w:bookmarkStart w:id="420" w:name="BKM_42115B02_1C56_42D6_B0AA_D6174F756E65"/>
      <w:bookmarkStart w:id="421" w:name="BKM_401A0B2C_FBFD_43E2_BC4F_F4876D6A55A5"/>
      <w:bookmarkStart w:id="422" w:name="BKM_AA3C91BB_B0F8_4E56_A1E5_9C3530C146AE"/>
      <w:bookmarkStart w:id="423" w:name="BKM_C202EED3_CA3B_4848_8F51_4E4216E311CB"/>
      <w:bookmarkStart w:id="424" w:name="BKM_F61C54B5_53A3_4B3D_8747_890B595FF05F"/>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p>
    <w:p w14:paraId="54D90096" w14:textId="77777777" w:rsidR="00D14AF0" w:rsidRDefault="00D14AF0" w:rsidP="00CA3AC5">
      <w:pPr>
        <w:pStyle w:val="Titre3"/>
        <w:rPr>
          <w:lang w:val="en-CA"/>
        </w:rPr>
      </w:pPr>
      <w:bookmarkStart w:id="425" w:name="_Toc452643153"/>
      <w:r w:rsidRPr="00D14AF0">
        <w:rPr>
          <w:lang w:val="en-CA"/>
        </w:rPr>
        <w:t>S</w:t>
      </w:r>
      <w:bookmarkStart w:id="426" w:name="BKM_A518DA4F_2CA4_4758_BC7A_4790DC092913"/>
      <w:bookmarkEnd w:id="426"/>
      <w:r w:rsidRPr="00D14AF0">
        <w:rPr>
          <w:lang w:val="en-CA"/>
        </w:rPr>
        <w:t>iteObservationView</w:t>
      </w:r>
      <w:bookmarkEnd w:id="425"/>
    </w:p>
    <w:p w14:paraId="23F86DBC" w14:textId="77777777" w:rsidR="00D14AF0" w:rsidRDefault="00D14AF0" w:rsidP="00D14AF0">
      <w:pPr>
        <w:autoSpaceDE w:val="0"/>
        <w:autoSpaceDN w:val="0"/>
        <w:adjustRightInd w:val="0"/>
        <w:spacing w:after="0" w:line="240" w:lineRule="atLeast"/>
        <w:rPr>
          <w:rFonts w:cs="Arial"/>
          <w:color w:val="000000"/>
          <w:lang w:val="en-CA"/>
        </w:rPr>
      </w:pPr>
    </w:p>
    <w:p w14:paraId="0C9686B6" w14:textId="4E397AAF" w:rsidR="001810D7" w:rsidRDefault="001810D7" w:rsidP="001810D7">
      <w:pPr>
        <w:keepNext/>
        <w:autoSpaceDE w:val="0"/>
        <w:autoSpaceDN w:val="0"/>
        <w:adjustRightInd w:val="0"/>
        <w:spacing w:after="0" w:line="240" w:lineRule="atLeast"/>
        <w:rPr>
          <w:rFonts w:cs="Arial"/>
          <w:noProof/>
          <w:color w:val="000000"/>
          <w:lang w:val="en-CA" w:eastAsia="en-CA"/>
        </w:rPr>
      </w:pPr>
    </w:p>
    <w:p w14:paraId="6AD79409" w14:textId="0F311F41" w:rsidR="00A42248" w:rsidRDefault="00F658C5" w:rsidP="00A42248">
      <w:pPr>
        <w:keepNext/>
        <w:autoSpaceDE w:val="0"/>
        <w:autoSpaceDN w:val="0"/>
        <w:adjustRightInd w:val="0"/>
        <w:spacing w:after="0" w:line="240" w:lineRule="atLeast"/>
      </w:pPr>
      <w:r>
        <w:rPr>
          <w:noProof/>
          <w:lang w:val="en-CA" w:eastAsia="en-CA"/>
        </w:rPr>
        <w:drawing>
          <wp:inline distT="0" distB="0" distL="0" distR="0" wp14:anchorId="6735FE99" wp14:editId="55894BE3">
            <wp:extent cx="2524125" cy="3057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24125" cy="3057525"/>
                    </a:xfrm>
                    <a:prstGeom prst="rect">
                      <a:avLst/>
                    </a:prstGeom>
                    <a:noFill/>
                    <a:ln>
                      <a:noFill/>
                    </a:ln>
                  </pic:spPr>
                </pic:pic>
              </a:graphicData>
            </a:graphic>
          </wp:inline>
        </w:drawing>
      </w:r>
    </w:p>
    <w:p w14:paraId="217086C1" w14:textId="4F235537" w:rsidR="00A42248" w:rsidRDefault="00A42248" w:rsidP="00A12606">
      <w:pPr>
        <w:pStyle w:val="Lgende"/>
        <w:rPr>
          <w:noProof/>
          <w:lang w:val="en-CA" w:eastAsia="en-CA"/>
        </w:rPr>
      </w:pPr>
      <w:r>
        <w:t xml:space="preserve">Figure </w:t>
      </w:r>
      <w:r>
        <w:fldChar w:fldCharType="begin"/>
      </w:r>
      <w:r>
        <w:instrText xml:space="preserve"> SEQ Figure \* ARABIC </w:instrText>
      </w:r>
      <w:r>
        <w:fldChar w:fldCharType="separate"/>
      </w:r>
      <w:r w:rsidR="00F02ED9">
        <w:rPr>
          <w:noProof/>
        </w:rPr>
        <w:t>18</w:t>
      </w:r>
      <w:r>
        <w:fldChar w:fldCharType="end"/>
      </w:r>
      <w:r>
        <w:t xml:space="preserve"> </w:t>
      </w:r>
      <w:r w:rsidRPr="00A31DB3">
        <w:t xml:space="preserve">SiteObservationView </w:t>
      </w:r>
      <w:r w:rsidR="00BF2A41">
        <w:t>feature type.</w:t>
      </w:r>
    </w:p>
    <w:p w14:paraId="3475D603" w14:textId="77777777" w:rsidR="00A42248" w:rsidRDefault="00A42248" w:rsidP="001810D7">
      <w:pPr>
        <w:keepNext/>
        <w:autoSpaceDE w:val="0"/>
        <w:autoSpaceDN w:val="0"/>
        <w:adjustRightInd w:val="0"/>
        <w:spacing w:after="0" w:line="240" w:lineRule="atLeast"/>
      </w:pPr>
    </w:p>
    <w:p w14:paraId="68067DFF" w14:textId="77777777" w:rsidR="001810D7" w:rsidRDefault="001810D7" w:rsidP="00D14AF0">
      <w:pPr>
        <w:autoSpaceDE w:val="0"/>
        <w:autoSpaceDN w:val="0"/>
        <w:adjustRightInd w:val="0"/>
        <w:spacing w:after="0" w:line="240" w:lineRule="atLeast"/>
        <w:rPr>
          <w:rFonts w:cs="Arial"/>
          <w:color w:val="000000"/>
          <w:lang w:val="en-CA"/>
        </w:rPr>
      </w:pPr>
    </w:p>
    <w:p w14:paraId="5C1C8D2E" w14:textId="198900FD"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SiteObservationView is a s</w:t>
      </w:r>
      <w:r w:rsidR="00D14AF0" w:rsidRPr="00D14AF0">
        <w:rPr>
          <w:rFonts w:cs="Arial"/>
          <w:color w:val="000000"/>
          <w:lang w:val="en-CA"/>
        </w:rPr>
        <w:t xml:space="preserve">implified view of a </w:t>
      </w:r>
      <w:r w:rsidR="008A53EB">
        <w:rPr>
          <w:rFonts w:cs="Arial"/>
          <w:color w:val="000000"/>
          <w:lang w:val="en-CA"/>
        </w:rPr>
        <w:t xml:space="preserve">generally </w:t>
      </w:r>
      <w:r w:rsidR="00D14AF0" w:rsidRPr="00D14AF0">
        <w:rPr>
          <w:rFonts w:cs="Arial"/>
          <w:color w:val="000000"/>
          <w:lang w:val="en-CA"/>
        </w:rPr>
        <w:t xml:space="preserve">point-located geological observation, like a structural measurement. This is a simplified instance of a sampling </w:t>
      </w:r>
      <w:r w:rsidR="008A53EB">
        <w:rPr>
          <w:rFonts w:cs="Arial"/>
          <w:color w:val="000000"/>
          <w:lang w:val="en-CA"/>
        </w:rPr>
        <w:t>geometry</w:t>
      </w:r>
      <w:r w:rsidR="008A53EB" w:rsidRPr="00D14AF0">
        <w:rPr>
          <w:rFonts w:cs="Arial"/>
          <w:color w:val="000000"/>
          <w:lang w:val="en-CA"/>
        </w:rPr>
        <w:t xml:space="preserve"> </w:t>
      </w:r>
      <w:r w:rsidR="00D14AF0" w:rsidRPr="00D14AF0">
        <w:rPr>
          <w:rFonts w:cs="Arial"/>
          <w:color w:val="000000"/>
          <w:lang w:val="en-CA"/>
        </w:rPr>
        <w:t xml:space="preserve">from Observations &amp; Measurements (ISO19156) with an associated geological observation. </w:t>
      </w:r>
      <w:r>
        <w:rPr>
          <w:rFonts w:cs="Arial"/>
          <w:color w:val="000000"/>
          <w:lang w:val="en-CA"/>
        </w:rPr>
        <w:t xml:space="preserve">Each tuple should represent a single observation. </w:t>
      </w:r>
      <w:r w:rsidR="00D14AF0" w:rsidRPr="00D14AF0">
        <w:rPr>
          <w:rFonts w:cs="Arial"/>
          <w:color w:val="000000"/>
          <w:lang w:val="en-CA"/>
        </w:rPr>
        <w:t xml:space="preserve">Key property values are </w:t>
      </w:r>
      <w:r w:rsidR="00D14AF0" w:rsidRPr="00D14AF0">
        <w:rPr>
          <w:rFonts w:cs="Arial"/>
          <w:color w:val="000000"/>
          <w:lang w:val="en-CA"/>
        </w:rPr>
        <w:lastRenderedPageBreak/>
        <w:t>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E610CFB" w14:textId="77777777" w:rsidR="00D14AF0" w:rsidRDefault="00D14AF0" w:rsidP="00D14AF0">
      <w:pPr>
        <w:autoSpaceDE w:val="0"/>
        <w:autoSpaceDN w:val="0"/>
        <w:adjustRightInd w:val="0"/>
        <w:spacing w:after="0" w:line="240" w:lineRule="atLeast"/>
        <w:rPr>
          <w:rFonts w:cs="Arial"/>
          <w:color w:val="000000"/>
          <w:lang w:val="en-CA"/>
        </w:rPr>
      </w:pPr>
    </w:p>
    <w:p w14:paraId="74D5F49A" w14:textId="0F37FC20" w:rsidR="009D64DE" w:rsidRDefault="009D64DE" w:rsidP="009D64DE">
      <w:pPr>
        <w:pStyle w:val="Titre4"/>
        <w:rPr>
          <w:lang w:val="en-CA"/>
        </w:rPr>
      </w:pPr>
      <w:r>
        <w:rPr>
          <w:lang w:val="en-CA"/>
        </w:rPr>
        <w:t>Mapping</w:t>
      </w:r>
    </w:p>
    <w:p w14:paraId="4F15B7C6" w14:textId="77777777" w:rsidR="009D64DE" w:rsidRDefault="009D64DE" w:rsidP="00D14AF0">
      <w:pPr>
        <w:autoSpaceDE w:val="0"/>
        <w:autoSpaceDN w:val="0"/>
        <w:adjustRightInd w:val="0"/>
        <w:spacing w:after="0" w:line="240" w:lineRule="atLeast"/>
        <w:rPr>
          <w:rFonts w:cs="Arial"/>
          <w:color w:val="000000"/>
          <w:lang w:val="en-CA"/>
        </w:rPr>
      </w:pPr>
    </w:p>
    <w:tbl>
      <w:tblPr>
        <w:tblStyle w:val="Ombrageclair"/>
        <w:tblW w:w="4750" w:type="pct"/>
        <w:tblLook w:val="04A0" w:firstRow="1" w:lastRow="0" w:firstColumn="1" w:lastColumn="0" w:noHBand="0" w:noVBand="1"/>
      </w:tblPr>
      <w:tblGrid>
        <w:gridCol w:w="3320"/>
        <w:gridCol w:w="5093"/>
      </w:tblGrid>
      <w:tr w:rsidR="009D64DE" w:rsidRPr="009D64DE" w14:paraId="41D8AAE2" w14:textId="77777777" w:rsidTr="009D64D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tcPr>
          <w:p w14:paraId="747A71BD" w14:textId="3020749F" w:rsidR="009D64DE" w:rsidRPr="009D64DE" w:rsidRDefault="009D64DE" w:rsidP="009D64DE">
            <w:pPr>
              <w:spacing w:after="0"/>
              <w:rPr>
                <w:rFonts w:ascii="Consolas" w:hAnsi="Consolas" w:cs="Consolas"/>
                <w:sz w:val="18"/>
                <w:szCs w:val="18"/>
                <w:lang w:val="en-CA" w:eastAsia="en-CA"/>
              </w:rPr>
            </w:pPr>
            <w:r w:rsidRPr="009D64DE">
              <w:rPr>
                <w:rFonts w:ascii="Consolas" w:hAnsi="Consolas" w:cs="Consolas"/>
                <w:sz w:val="18"/>
                <w:szCs w:val="18"/>
                <w:lang w:val="en-CA" w:eastAsia="en-CA"/>
              </w:rPr>
              <w:t>Property</w:t>
            </w:r>
          </w:p>
        </w:tc>
        <w:tc>
          <w:tcPr>
            <w:tcW w:w="5093" w:type="dxa"/>
          </w:tcPr>
          <w:p w14:paraId="186A5201" w14:textId="33A2D9DC" w:rsidR="009D64DE" w:rsidRPr="009D64DE" w:rsidRDefault="009D64DE" w:rsidP="009D64DE">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Mapping from OM_Observation</w:t>
            </w:r>
          </w:p>
        </w:tc>
      </w:tr>
      <w:tr w:rsidR="009D64DE" w:rsidRPr="009D64DE" w14:paraId="0206197E" w14:textId="77777777" w:rsidTr="009D64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1A53B9BA" w14:textId="77777777" w:rsidR="009D64DE" w:rsidRPr="009D64DE" w:rsidRDefault="009D64DE" w:rsidP="009D64DE">
            <w:pPr>
              <w:spacing w:after="0"/>
              <w:rPr>
                <w:rFonts w:ascii="Consolas" w:hAnsi="Consolas" w:cs="Consolas"/>
                <w:sz w:val="18"/>
                <w:szCs w:val="18"/>
                <w:lang w:val="en-CA" w:eastAsia="en-CA"/>
              </w:rPr>
            </w:pPr>
            <w:r w:rsidRPr="009D64DE">
              <w:rPr>
                <w:rFonts w:ascii="Consolas" w:hAnsi="Consolas" w:cs="Consolas"/>
                <w:sz w:val="18"/>
                <w:szCs w:val="18"/>
                <w:lang w:val="en-CA" w:eastAsia="en-CA"/>
              </w:rPr>
              <w:t>identifier</w:t>
            </w:r>
          </w:p>
        </w:tc>
        <w:tc>
          <w:tcPr>
            <w:tcW w:w="5093" w:type="dxa"/>
            <w:hideMark/>
          </w:tcPr>
          <w:p w14:paraId="1908CF51" w14:textId="77777777" w:rsidR="009D64DE" w:rsidRPr="009D64DE" w:rsidRDefault="009D64DE" w:rsidP="009D64D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identifier</w:t>
            </w:r>
          </w:p>
        </w:tc>
      </w:tr>
      <w:tr w:rsidR="009D64DE" w:rsidRPr="009D64DE" w14:paraId="436E264A" w14:textId="77777777" w:rsidTr="009D64DE">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3F0C99B1" w14:textId="77777777" w:rsidR="009D64DE" w:rsidRPr="009D64DE" w:rsidRDefault="009D64DE" w:rsidP="009D64DE">
            <w:pPr>
              <w:spacing w:after="0"/>
              <w:rPr>
                <w:rFonts w:ascii="Consolas" w:hAnsi="Consolas" w:cs="Consolas"/>
                <w:sz w:val="18"/>
                <w:szCs w:val="18"/>
                <w:lang w:val="en-CA" w:eastAsia="en-CA"/>
              </w:rPr>
            </w:pPr>
            <w:r w:rsidRPr="009D64DE">
              <w:rPr>
                <w:rFonts w:ascii="Consolas" w:hAnsi="Consolas" w:cs="Consolas"/>
                <w:sz w:val="18"/>
                <w:szCs w:val="18"/>
                <w:lang w:val="en-CA" w:eastAsia="en-CA"/>
              </w:rPr>
              <w:t>siteName</w:t>
            </w:r>
          </w:p>
        </w:tc>
        <w:tc>
          <w:tcPr>
            <w:tcW w:w="5093" w:type="dxa"/>
            <w:hideMark/>
          </w:tcPr>
          <w:p w14:paraId="6170E781" w14:textId="3D3A7A4F" w:rsidR="009D64DE" w:rsidRPr="009D64DE" w:rsidRDefault="00284510" w:rsidP="009D64D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SF_SamplingFeature::</w:t>
            </w:r>
            <w:r w:rsidR="009D64DE">
              <w:rPr>
                <w:rFonts w:ascii="Consolas" w:hAnsi="Consolas" w:cs="Consolas"/>
                <w:sz w:val="18"/>
                <w:szCs w:val="18"/>
                <w:lang w:val="en-CA" w:eastAsia="en-CA"/>
              </w:rPr>
              <w:t>n</w:t>
            </w:r>
            <w:r w:rsidR="009D64DE" w:rsidRPr="009D64DE">
              <w:rPr>
                <w:rFonts w:ascii="Consolas" w:hAnsi="Consolas" w:cs="Consolas"/>
                <w:sz w:val="18"/>
                <w:szCs w:val="18"/>
                <w:lang w:val="en-CA" w:eastAsia="en-CA"/>
              </w:rPr>
              <w:t>ame</w:t>
            </w:r>
            <w:r w:rsidR="009D64DE">
              <w:rPr>
                <w:rFonts w:ascii="Consolas" w:hAnsi="Consolas" w:cs="Consolas"/>
                <w:sz w:val="18"/>
                <w:szCs w:val="18"/>
                <w:lang w:val="en-CA" w:eastAsia="en-CA"/>
              </w:rPr>
              <w:t xml:space="preserve"> </w:t>
            </w:r>
            <w:r w:rsidR="0084272F">
              <w:rPr>
                <w:rFonts w:ascii="Consolas" w:hAnsi="Consolas" w:cs="Consolas"/>
                <w:sz w:val="18"/>
                <w:szCs w:val="18"/>
                <w:vertAlign w:val="superscript"/>
              </w:rPr>
              <w:t>4</w:t>
            </w:r>
            <w:r>
              <w:rPr>
                <w:rFonts w:ascii="Consolas" w:hAnsi="Consolas" w:cs="Consolas"/>
                <w:sz w:val="18"/>
                <w:szCs w:val="18"/>
                <w:vertAlign w:val="superscript"/>
              </w:rPr>
              <w:t xml:space="preserve"> </w:t>
            </w:r>
            <w:r w:rsidRPr="00ED1DE6">
              <w:rPr>
                <w:rFonts w:ascii="Consolas" w:hAnsi="Consolas" w:cs="Consolas"/>
                <w:sz w:val="18"/>
                <w:szCs w:val="18"/>
                <w:vertAlign w:val="superscript"/>
              </w:rPr>
              <w:t>1</w:t>
            </w:r>
          </w:p>
        </w:tc>
      </w:tr>
      <w:tr w:rsidR="009D64DE" w:rsidRPr="009D64DE" w14:paraId="74D8FE41" w14:textId="77777777" w:rsidTr="009D64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73BFCA55" w14:textId="77777777" w:rsidR="009D64DE" w:rsidRPr="009D64DE" w:rsidRDefault="009D64DE" w:rsidP="009D64DE">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observationName</w:t>
            </w:r>
          </w:p>
        </w:tc>
        <w:tc>
          <w:tcPr>
            <w:tcW w:w="5093" w:type="dxa"/>
            <w:hideMark/>
          </w:tcPr>
          <w:p w14:paraId="1FC21CD6" w14:textId="7FE4EA44" w:rsidR="009D64DE" w:rsidRPr="009D64DE" w:rsidRDefault="009D64DE" w:rsidP="009D64D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n</w:t>
            </w:r>
            <w:r w:rsidRPr="009D64DE">
              <w:rPr>
                <w:rFonts w:ascii="Consolas" w:hAnsi="Consolas" w:cs="Consolas"/>
                <w:sz w:val="18"/>
                <w:szCs w:val="18"/>
                <w:lang w:val="en-CA" w:eastAsia="en-CA"/>
              </w:rPr>
              <w:t>ame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9D64DE" w:rsidRPr="009D64DE" w14:paraId="49E434FA" w14:textId="77777777" w:rsidTr="009D64DE">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439EEC83" w14:textId="77777777" w:rsidR="009D64DE" w:rsidRPr="009D64DE" w:rsidRDefault="009D64DE" w:rsidP="009D64DE">
            <w:pPr>
              <w:spacing w:after="0"/>
              <w:rPr>
                <w:rFonts w:ascii="Consolas" w:hAnsi="Consolas" w:cs="Consolas"/>
                <w:sz w:val="18"/>
                <w:szCs w:val="18"/>
                <w:lang w:val="en-CA" w:eastAsia="en-CA"/>
              </w:rPr>
            </w:pPr>
            <w:r w:rsidRPr="009D64DE">
              <w:rPr>
                <w:rFonts w:ascii="Consolas" w:hAnsi="Consolas" w:cs="Consolas"/>
                <w:sz w:val="18"/>
                <w:szCs w:val="18"/>
                <w:lang w:val="en-CA" w:eastAsia="en-CA"/>
              </w:rPr>
              <w:t>label</w:t>
            </w:r>
          </w:p>
        </w:tc>
        <w:tc>
          <w:tcPr>
            <w:tcW w:w="5093" w:type="dxa"/>
            <w:hideMark/>
          </w:tcPr>
          <w:p w14:paraId="42E442D1" w14:textId="6692B082" w:rsidR="009D64DE" w:rsidRPr="009D64DE" w:rsidRDefault="009D64DE" w:rsidP="009D64D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n</w:t>
            </w:r>
            <w:r w:rsidRPr="009D64DE">
              <w:rPr>
                <w:rFonts w:ascii="Consolas" w:hAnsi="Consolas" w:cs="Consolas"/>
                <w:sz w:val="18"/>
                <w:szCs w:val="18"/>
                <w:lang w:val="en-CA" w:eastAsia="en-CA"/>
              </w:rPr>
              <w:t>ame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9D64DE" w:rsidRPr="009D64DE" w14:paraId="7332B196" w14:textId="77777777" w:rsidTr="009D64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52D1279F" w14:textId="77777777" w:rsidR="009D64DE" w:rsidRPr="009D64DE" w:rsidRDefault="009D64DE" w:rsidP="009D64DE">
            <w:pPr>
              <w:spacing w:after="0"/>
              <w:rPr>
                <w:rFonts w:ascii="Consolas" w:hAnsi="Consolas" w:cs="Consolas"/>
                <w:sz w:val="18"/>
                <w:szCs w:val="18"/>
                <w:lang w:val="en-CA" w:eastAsia="en-CA"/>
              </w:rPr>
            </w:pPr>
            <w:r w:rsidRPr="009D64DE">
              <w:rPr>
                <w:rFonts w:ascii="Consolas" w:hAnsi="Consolas" w:cs="Consolas"/>
                <w:sz w:val="18"/>
                <w:szCs w:val="18"/>
                <w:lang w:val="en-CA" w:eastAsia="en-CA"/>
              </w:rPr>
              <w:t>description</w:t>
            </w:r>
          </w:p>
        </w:tc>
        <w:tc>
          <w:tcPr>
            <w:tcW w:w="5093" w:type="dxa"/>
            <w:hideMark/>
          </w:tcPr>
          <w:p w14:paraId="3CE9DF92" w14:textId="77777777" w:rsidR="009D64DE" w:rsidRPr="009D64DE" w:rsidRDefault="009D64DE" w:rsidP="009D64D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description</w:t>
            </w:r>
          </w:p>
        </w:tc>
      </w:tr>
      <w:tr w:rsidR="009D64DE" w:rsidRPr="009D64DE" w14:paraId="2A1257D1" w14:textId="77777777" w:rsidTr="009D64DE">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7AD3C79E" w14:textId="77777777" w:rsidR="009D64DE" w:rsidRPr="009D64DE" w:rsidRDefault="009D64DE" w:rsidP="009D64DE">
            <w:pPr>
              <w:spacing w:after="0"/>
              <w:rPr>
                <w:rFonts w:ascii="Consolas" w:hAnsi="Consolas" w:cs="Consolas"/>
                <w:sz w:val="18"/>
                <w:szCs w:val="18"/>
                <w:lang w:val="en-CA" w:eastAsia="en-CA"/>
              </w:rPr>
            </w:pPr>
            <w:r w:rsidRPr="009D64DE">
              <w:rPr>
                <w:rFonts w:ascii="Consolas" w:hAnsi="Consolas" w:cs="Consolas"/>
                <w:sz w:val="18"/>
                <w:szCs w:val="18"/>
                <w:lang w:val="en-CA" w:eastAsia="en-CA"/>
              </w:rPr>
              <w:t>featureOfInterest</w:t>
            </w:r>
          </w:p>
        </w:tc>
        <w:tc>
          <w:tcPr>
            <w:tcW w:w="5093" w:type="dxa"/>
            <w:hideMark/>
          </w:tcPr>
          <w:p w14:paraId="299DE978" w14:textId="0772EB9D" w:rsidR="009D64DE" w:rsidRPr="009D64DE" w:rsidRDefault="009D64DE" w:rsidP="009D64D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featureOfInterest:(…)::name</w:t>
            </w:r>
            <w:r>
              <w:rPr>
                <w:rFonts w:ascii="Consolas" w:hAnsi="Consolas" w:cs="Consolas"/>
                <w:sz w:val="18"/>
                <w:szCs w:val="18"/>
                <w:lang w:val="en-CA" w:eastAsia="en-CA"/>
              </w:rPr>
              <w:t xml:space="preserve"> </w:t>
            </w:r>
            <w:r w:rsidR="00284510" w:rsidRPr="00ED1DE6">
              <w:rPr>
                <w:rFonts w:ascii="Consolas" w:hAnsi="Consolas" w:cs="Consolas"/>
                <w:sz w:val="18"/>
                <w:szCs w:val="18"/>
                <w:vertAlign w:val="superscript"/>
              </w:rPr>
              <w:t>1</w:t>
            </w:r>
          </w:p>
        </w:tc>
      </w:tr>
      <w:tr w:rsidR="009D64DE" w:rsidRPr="009D64DE" w14:paraId="41F49A17" w14:textId="77777777" w:rsidTr="009D64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1CBFC1BF" w14:textId="77777777" w:rsidR="009D64DE" w:rsidRPr="009D64DE" w:rsidRDefault="009D64DE" w:rsidP="009D64DE">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observedProperty</w:t>
            </w:r>
          </w:p>
        </w:tc>
        <w:tc>
          <w:tcPr>
            <w:tcW w:w="5093" w:type="dxa"/>
            <w:hideMark/>
          </w:tcPr>
          <w:p w14:paraId="0378878B" w14:textId="1BBB4F1C" w:rsidR="009D64DE" w:rsidRPr="009D64DE" w:rsidRDefault="009D64DE" w:rsidP="009D64D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observedProperty</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2</w:t>
            </w:r>
          </w:p>
        </w:tc>
      </w:tr>
      <w:tr w:rsidR="009D64DE" w:rsidRPr="009D64DE" w14:paraId="3B5365BA" w14:textId="77777777" w:rsidTr="009D64DE">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5FC83FD7" w14:textId="77777777" w:rsidR="009D64DE" w:rsidRPr="009D64DE" w:rsidRDefault="009D64DE" w:rsidP="009D64DE">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observedValue</w:t>
            </w:r>
          </w:p>
        </w:tc>
        <w:tc>
          <w:tcPr>
            <w:tcW w:w="5093" w:type="dxa"/>
            <w:hideMark/>
          </w:tcPr>
          <w:p w14:paraId="204612FE" w14:textId="75CC96FE" w:rsidR="009D64DE" w:rsidRPr="009D64DE" w:rsidRDefault="00284510" w:rsidP="009D64D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 xml:space="preserve">Result </w:t>
            </w:r>
            <w:r w:rsidRPr="00ED1DE6">
              <w:rPr>
                <w:rFonts w:ascii="Consolas" w:hAnsi="Consolas" w:cs="Consolas"/>
                <w:sz w:val="18"/>
                <w:szCs w:val="18"/>
                <w:vertAlign w:val="superscript"/>
              </w:rPr>
              <w:t>1</w:t>
            </w:r>
          </w:p>
        </w:tc>
      </w:tr>
      <w:tr w:rsidR="009D64DE" w:rsidRPr="009D64DE" w14:paraId="4830013C" w14:textId="77777777" w:rsidTr="009D64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0972670B" w14:textId="77777777" w:rsidR="009D64DE" w:rsidRPr="009D64DE" w:rsidRDefault="009D64DE" w:rsidP="009D64DE">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observedValueUom</w:t>
            </w:r>
          </w:p>
        </w:tc>
        <w:tc>
          <w:tcPr>
            <w:tcW w:w="5093" w:type="dxa"/>
            <w:hideMark/>
          </w:tcPr>
          <w:p w14:paraId="04E7B5A4" w14:textId="580582A3" w:rsidR="009D64DE" w:rsidRPr="009D64DE" w:rsidRDefault="00284510" w:rsidP="009D64D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 xml:space="preserve">result </w:t>
            </w:r>
            <w:r>
              <w:rPr>
                <w:rFonts w:ascii="Consolas" w:hAnsi="Consolas" w:cs="Consolas"/>
                <w:sz w:val="18"/>
                <w:szCs w:val="18"/>
                <w:vertAlign w:val="superscript"/>
              </w:rPr>
              <w:t>5</w:t>
            </w:r>
          </w:p>
        </w:tc>
      </w:tr>
      <w:tr w:rsidR="009D64DE" w:rsidRPr="009D64DE" w14:paraId="64D1D16B" w14:textId="77777777" w:rsidTr="009D64DE">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74AC3E86" w14:textId="77777777" w:rsidR="009D64DE" w:rsidRPr="009D64DE" w:rsidRDefault="009D64DE" w:rsidP="009D64DE">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observationMethod</w:t>
            </w:r>
          </w:p>
        </w:tc>
        <w:tc>
          <w:tcPr>
            <w:tcW w:w="5093" w:type="dxa"/>
            <w:hideMark/>
          </w:tcPr>
          <w:p w14:paraId="0EE791D2" w14:textId="33D9AECE" w:rsidR="009D64DE" w:rsidRPr="009D64DE" w:rsidRDefault="009D64DE" w:rsidP="009D64D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Procedure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9D64DE" w:rsidRPr="009D64DE" w14:paraId="55F4E38E" w14:textId="77777777" w:rsidTr="009D64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605BF58C" w14:textId="77777777" w:rsidR="009D64DE" w:rsidRPr="009D64DE" w:rsidRDefault="009D64DE" w:rsidP="009D64DE">
            <w:pPr>
              <w:spacing w:after="0"/>
              <w:rPr>
                <w:rFonts w:ascii="Consolas" w:hAnsi="Consolas" w:cs="Consolas"/>
                <w:sz w:val="18"/>
                <w:szCs w:val="18"/>
                <w:lang w:val="en-CA" w:eastAsia="en-CA"/>
              </w:rPr>
            </w:pPr>
            <w:r w:rsidRPr="009D64DE">
              <w:rPr>
                <w:rFonts w:ascii="Consolas" w:hAnsi="Consolas" w:cs="Consolas"/>
                <w:sz w:val="18"/>
                <w:szCs w:val="18"/>
                <w:lang w:val="en-CA" w:eastAsia="en-CA"/>
              </w:rPr>
              <w:t>positionalAccuracy</w:t>
            </w:r>
          </w:p>
        </w:tc>
        <w:tc>
          <w:tcPr>
            <w:tcW w:w="5093" w:type="dxa"/>
            <w:hideMark/>
          </w:tcPr>
          <w:p w14:paraId="42E7E97B" w14:textId="77777777" w:rsidR="009D64DE" w:rsidRPr="009D64DE" w:rsidRDefault="009D64DE" w:rsidP="009D64D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color w:val="auto"/>
                <w:sz w:val="18"/>
                <w:szCs w:val="18"/>
                <w:lang w:val="en-CA" w:eastAsia="en-CA"/>
              </w:rPr>
            </w:pPr>
            <w:r w:rsidRPr="009D64DE">
              <w:rPr>
                <w:rFonts w:ascii="Consolas" w:hAnsi="Consolas" w:cs="Consolas"/>
                <w:color w:val="auto"/>
                <w:sz w:val="18"/>
                <w:szCs w:val="18"/>
                <w:lang w:val="en-CA" w:eastAsia="en-CA"/>
              </w:rPr>
              <w:t>metadataProperty:(…):DQ_PositionalAccuracy</w:t>
            </w:r>
          </w:p>
        </w:tc>
      </w:tr>
      <w:tr w:rsidR="009D64DE" w:rsidRPr="009D64DE" w14:paraId="3452E440" w14:textId="77777777" w:rsidTr="009D64DE">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2ECAB08E" w14:textId="77777777" w:rsidR="009D64DE" w:rsidRPr="009D64DE" w:rsidRDefault="009D64DE" w:rsidP="009D64DE">
            <w:pPr>
              <w:spacing w:after="0"/>
              <w:rPr>
                <w:rFonts w:ascii="Consolas" w:hAnsi="Consolas" w:cs="Consolas"/>
                <w:sz w:val="18"/>
                <w:szCs w:val="18"/>
                <w:lang w:val="en-CA" w:eastAsia="en-CA"/>
              </w:rPr>
            </w:pPr>
            <w:r w:rsidRPr="009D64DE">
              <w:rPr>
                <w:rFonts w:ascii="Consolas" w:hAnsi="Consolas" w:cs="Consolas"/>
                <w:sz w:val="18"/>
                <w:szCs w:val="18"/>
                <w:lang w:val="en-CA" w:eastAsia="en-CA"/>
              </w:rPr>
              <w:t>source</w:t>
            </w:r>
          </w:p>
        </w:tc>
        <w:tc>
          <w:tcPr>
            <w:tcW w:w="5093" w:type="dxa"/>
            <w:hideMark/>
          </w:tcPr>
          <w:p w14:paraId="30E3F5A1" w14:textId="77777777" w:rsidR="009D64DE" w:rsidRPr="009D64DE" w:rsidRDefault="009D64DE" w:rsidP="009D64D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color w:val="auto"/>
                <w:sz w:val="18"/>
                <w:szCs w:val="18"/>
                <w:lang w:val="en-CA" w:eastAsia="en-CA"/>
              </w:rPr>
            </w:pPr>
            <w:r w:rsidRPr="009D64DE">
              <w:rPr>
                <w:rFonts w:ascii="Consolas" w:hAnsi="Consolas" w:cs="Consolas"/>
                <w:color w:val="auto"/>
                <w:sz w:val="18"/>
                <w:szCs w:val="18"/>
                <w:lang w:val="en-CA" w:eastAsia="en-CA"/>
              </w:rPr>
              <w:t>metaDataProperty:(…):CI_Citation</w:t>
            </w:r>
          </w:p>
        </w:tc>
      </w:tr>
      <w:tr w:rsidR="009D64DE" w:rsidRPr="009D64DE" w14:paraId="4E9145DD" w14:textId="77777777" w:rsidTr="009D64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6B0B3F04" w14:textId="77777777" w:rsidR="009D64DE" w:rsidRPr="009D64DE" w:rsidRDefault="009D64DE" w:rsidP="009D64DE">
            <w:pPr>
              <w:spacing w:after="0"/>
              <w:rPr>
                <w:rFonts w:ascii="Consolas" w:hAnsi="Consolas" w:cs="Consolas"/>
                <w:sz w:val="18"/>
                <w:szCs w:val="18"/>
                <w:lang w:val="en-CA" w:eastAsia="en-CA"/>
              </w:rPr>
            </w:pPr>
            <w:r w:rsidRPr="009D64DE">
              <w:rPr>
                <w:rFonts w:ascii="Consolas" w:hAnsi="Consolas" w:cs="Consolas"/>
                <w:sz w:val="18"/>
                <w:szCs w:val="18"/>
                <w:lang w:val="en-CA" w:eastAsia="en-CA"/>
              </w:rPr>
              <w:t>featureOfInterest_uri</w:t>
            </w:r>
          </w:p>
        </w:tc>
        <w:tc>
          <w:tcPr>
            <w:tcW w:w="5093" w:type="dxa"/>
            <w:hideMark/>
          </w:tcPr>
          <w:p w14:paraId="297D7F81" w14:textId="11DC2E2E" w:rsidR="009D64DE" w:rsidRPr="009D64DE" w:rsidRDefault="009D64DE" w:rsidP="009D64D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featureOfInterest</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9D64DE" w:rsidRPr="009D64DE" w14:paraId="251AF415" w14:textId="77777777" w:rsidTr="009D64DE">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36320C7F" w14:textId="77777777" w:rsidR="009D64DE" w:rsidRPr="009D64DE" w:rsidRDefault="009D64DE" w:rsidP="009D64DE">
            <w:pPr>
              <w:spacing w:after="0"/>
              <w:rPr>
                <w:rFonts w:ascii="Consolas" w:hAnsi="Consolas" w:cs="Consolas"/>
                <w:sz w:val="18"/>
                <w:szCs w:val="18"/>
                <w:lang w:val="en-CA" w:eastAsia="en-CA"/>
              </w:rPr>
            </w:pPr>
            <w:r w:rsidRPr="009D64DE">
              <w:rPr>
                <w:rFonts w:ascii="Consolas" w:hAnsi="Consolas" w:cs="Consolas"/>
                <w:sz w:val="18"/>
                <w:szCs w:val="18"/>
                <w:lang w:val="en-CA" w:eastAsia="en-CA"/>
              </w:rPr>
              <w:t>propertyType_uri</w:t>
            </w:r>
          </w:p>
        </w:tc>
        <w:tc>
          <w:tcPr>
            <w:tcW w:w="5093" w:type="dxa"/>
            <w:hideMark/>
          </w:tcPr>
          <w:p w14:paraId="39163C7A" w14:textId="4183E2FF" w:rsidR="009D64DE" w:rsidRPr="009D64DE" w:rsidRDefault="009D64DE" w:rsidP="009D64D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observedProperty</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9D64DE" w:rsidRPr="009D64DE" w14:paraId="561BAA6B" w14:textId="77777777" w:rsidTr="009D64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1612825A" w14:textId="77777777" w:rsidR="009D64DE" w:rsidRPr="009D64DE" w:rsidRDefault="009D64DE" w:rsidP="009D64DE">
            <w:pPr>
              <w:spacing w:after="0"/>
              <w:rPr>
                <w:rFonts w:ascii="Consolas" w:hAnsi="Consolas" w:cs="Consolas"/>
                <w:sz w:val="18"/>
                <w:szCs w:val="18"/>
                <w:lang w:val="en-CA" w:eastAsia="en-CA"/>
              </w:rPr>
            </w:pPr>
            <w:r w:rsidRPr="009D64DE">
              <w:rPr>
                <w:rFonts w:ascii="Consolas" w:hAnsi="Consolas" w:cs="Consolas"/>
                <w:sz w:val="18"/>
                <w:szCs w:val="18"/>
                <w:lang w:val="en-CA" w:eastAsia="en-CA"/>
              </w:rPr>
              <w:t>metadata_uri</w:t>
            </w:r>
          </w:p>
        </w:tc>
        <w:tc>
          <w:tcPr>
            <w:tcW w:w="5093" w:type="dxa"/>
            <w:hideMark/>
          </w:tcPr>
          <w:p w14:paraId="5F1F7D6D" w14:textId="7B41D535" w:rsidR="009D64DE" w:rsidRPr="009D64DE" w:rsidRDefault="009D64DE" w:rsidP="009D64D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metaDataProperty</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9D64DE" w:rsidRPr="009D64DE" w14:paraId="0FA9E688" w14:textId="77777777" w:rsidTr="009D64DE">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7E65B351" w14:textId="77777777" w:rsidR="009D64DE" w:rsidRPr="009D64DE" w:rsidRDefault="009D64DE" w:rsidP="009D64DE">
            <w:pPr>
              <w:spacing w:after="0"/>
              <w:rPr>
                <w:rFonts w:ascii="Consolas" w:hAnsi="Consolas" w:cs="Consolas"/>
                <w:sz w:val="18"/>
                <w:szCs w:val="18"/>
                <w:lang w:val="en-CA" w:eastAsia="en-CA"/>
              </w:rPr>
            </w:pPr>
            <w:r w:rsidRPr="009D64DE">
              <w:rPr>
                <w:rFonts w:ascii="Consolas" w:hAnsi="Consolas" w:cs="Consolas"/>
                <w:sz w:val="18"/>
                <w:szCs w:val="18"/>
                <w:lang w:val="en-CA" w:eastAsia="en-CA"/>
              </w:rPr>
              <w:t>genericSymbolizer</w:t>
            </w:r>
          </w:p>
        </w:tc>
        <w:tc>
          <w:tcPr>
            <w:tcW w:w="5093" w:type="dxa"/>
            <w:hideMark/>
          </w:tcPr>
          <w:p w14:paraId="1E9D3293" w14:textId="77777777" w:rsidR="009D64DE" w:rsidRPr="009D64DE" w:rsidRDefault="009D64DE" w:rsidP="009D64D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p>
        </w:tc>
      </w:tr>
      <w:tr w:rsidR="009D64DE" w:rsidRPr="009D64DE" w14:paraId="59506074" w14:textId="77777777" w:rsidTr="009D64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03FD9A92" w14:textId="77777777" w:rsidR="009D64DE" w:rsidRPr="009D64DE" w:rsidRDefault="009D64DE" w:rsidP="009D64DE">
            <w:pPr>
              <w:spacing w:after="0"/>
              <w:rPr>
                <w:rFonts w:ascii="Consolas" w:hAnsi="Consolas" w:cs="Consolas"/>
                <w:sz w:val="18"/>
                <w:szCs w:val="18"/>
                <w:lang w:val="en-CA" w:eastAsia="en-CA"/>
              </w:rPr>
            </w:pPr>
            <w:r w:rsidRPr="009D64DE">
              <w:rPr>
                <w:rFonts w:ascii="Consolas" w:hAnsi="Consolas" w:cs="Consolas"/>
                <w:sz w:val="18"/>
                <w:szCs w:val="18"/>
                <w:lang w:val="en-CA" w:eastAsia="en-CA"/>
              </w:rPr>
              <w:t>symbolRotation</w:t>
            </w:r>
          </w:p>
        </w:tc>
        <w:tc>
          <w:tcPr>
            <w:tcW w:w="5093" w:type="dxa"/>
            <w:hideMark/>
          </w:tcPr>
          <w:p w14:paraId="331F7821" w14:textId="77777777" w:rsidR="009D64DE" w:rsidRPr="009D64DE" w:rsidRDefault="009D64DE" w:rsidP="009D64D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p>
        </w:tc>
      </w:tr>
      <w:tr w:rsidR="009D64DE" w:rsidRPr="009D64DE" w14:paraId="060EB59F" w14:textId="77777777" w:rsidTr="009D64DE">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7B913381" w14:textId="77777777" w:rsidR="009D64DE" w:rsidRPr="009D64DE" w:rsidRDefault="009D64DE" w:rsidP="009D64DE">
            <w:pPr>
              <w:spacing w:after="0"/>
              <w:rPr>
                <w:rFonts w:ascii="Consolas" w:hAnsi="Consolas" w:cs="Consolas"/>
                <w:sz w:val="18"/>
                <w:szCs w:val="18"/>
                <w:lang w:val="en-CA" w:eastAsia="en-CA"/>
              </w:rPr>
            </w:pPr>
            <w:r w:rsidRPr="009D64DE">
              <w:rPr>
                <w:rFonts w:ascii="Consolas" w:hAnsi="Consolas" w:cs="Consolas"/>
                <w:sz w:val="18"/>
                <w:szCs w:val="18"/>
                <w:lang w:val="en-CA" w:eastAsia="en-CA"/>
              </w:rPr>
              <w:t>shape</w:t>
            </w:r>
          </w:p>
        </w:tc>
        <w:tc>
          <w:tcPr>
            <w:tcW w:w="5093" w:type="dxa"/>
            <w:hideMark/>
          </w:tcPr>
          <w:p w14:paraId="0C71D540" w14:textId="77777777" w:rsidR="009D64DE" w:rsidRPr="009D64DE" w:rsidRDefault="009D64DE" w:rsidP="009D64D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featureOfInterest:(…):GM_Object</w:t>
            </w:r>
          </w:p>
        </w:tc>
      </w:tr>
      <w:tr w:rsidR="009D64DE" w:rsidRPr="009D64DE" w14:paraId="6FC7B8CF" w14:textId="77777777" w:rsidTr="00F02E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13" w:type="dxa"/>
            <w:gridSpan w:val="2"/>
            <w:noWrap/>
          </w:tcPr>
          <w:p w14:paraId="1E7847F1" w14:textId="77777777" w:rsidR="009D64DE" w:rsidRDefault="009D64DE" w:rsidP="00F02ED9">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076CB9DA" w14:textId="77777777" w:rsidR="009D64DE" w:rsidRDefault="009D64DE" w:rsidP="00F02ED9">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00508E54" w14:textId="77777777" w:rsidR="009D64DE" w:rsidRDefault="009D64DE" w:rsidP="009D64DE">
            <w:pPr>
              <w:spacing w:after="0"/>
              <w:rPr>
                <w:rFonts w:ascii="Consolas" w:hAnsi="Consolas" w:cs="Consolas"/>
                <w:sz w:val="18"/>
                <w:szCs w:val="18"/>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p w14:paraId="56FB678C" w14:textId="77777777" w:rsidR="0084272F" w:rsidRDefault="0084272F" w:rsidP="009D64DE">
            <w:pPr>
              <w:spacing w:after="0"/>
              <w:rPr>
                <w:rFonts w:ascii="Consolas" w:hAnsi="Consolas" w:cs="Consolas"/>
                <w:sz w:val="18"/>
                <w:szCs w:val="18"/>
              </w:rPr>
            </w:pPr>
            <w:r w:rsidRPr="0084272F">
              <w:rPr>
                <w:rFonts w:ascii="Consolas" w:hAnsi="Consolas" w:cs="Consolas"/>
                <w:sz w:val="18"/>
                <w:szCs w:val="18"/>
                <w:vertAlign w:val="superscript"/>
              </w:rPr>
              <w:t>4</w:t>
            </w:r>
            <w:r>
              <w:rPr>
                <w:rFonts w:ascii="Consolas" w:hAnsi="Consolas" w:cs="Consolas"/>
                <w:sz w:val="18"/>
                <w:szCs w:val="18"/>
              </w:rPr>
              <w:t xml:space="preserve"> Observations associated to a SF_SamplingFeature can report it although SF_SamplingFeature::relatedObservation:OM_Observation is not traversable in reverse, unless it is also the featureOfInterest</w:t>
            </w:r>
          </w:p>
          <w:p w14:paraId="09612B53" w14:textId="68528920" w:rsidR="00284510" w:rsidRPr="009D64DE" w:rsidRDefault="00284510" w:rsidP="009D64DE">
            <w:pPr>
              <w:spacing w:after="0"/>
              <w:rPr>
                <w:rFonts w:ascii="Consolas" w:hAnsi="Consolas" w:cs="Consolas"/>
                <w:sz w:val="18"/>
                <w:szCs w:val="18"/>
                <w:lang w:val="en-CA" w:eastAsia="en-CA"/>
              </w:rPr>
            </w:pPr>
            <w:r>
              <w:rPr>
                <w:rFonts w:ascii="Consolas" w:hAnsi="Consolas" w:cs="Consolas"/>
                <w:sz w:val="18"/>
                <w:szCs w:val="18"/>
              </w:rPr>
              <w:t xml:space="preserve">5 OM_Measurement::value type is any type and might or might not have a unit of measurement.  The property carrying </w:t>
            </w:r>
            <w:proofErr w:type="gramStart"/>
            <w:r>
              <w:rPr>
                <w:rFonts w:ascii="Consolas" w:hAnsi="Consolas" w:cs="Consolas"/>
                <w:sz w:val="18"/>
                <w:szCs w:val="18"/>
              </w:rPr>
              <w:t>depend</w:t>
            </w:r>
            <w:proofErr w:type="gramEnd"/>
            <w:r>
              <w:rPr>
                <w:rFonts w:ascii="Consolas" w:hAnsi="Consolas" w:cs="Consolas"/>
                <w:sz w:val="18"/>
                <w:szCs w:val="18"/>
              </w:rPr>
              <w:t xml:space="preserve"> of the result type.</w:t>
            </w:r>
          </w:p>
        </w:tc>
      </w:tr>
    </w:tbl>
    <w:p w14:paraId="254837C0" w14:textId="77777777" w:rsidR="009D64DE" w:rsidRDefault="009D64DE" w:rsidP="00D14AF0">
      <w:pPr>
        <w:autoSpaceDE w:val="0"/>
        <w:autoSpaceDN w:val="0"/>
        <w:adjustRightInd w:val="0"/>
        <w:spacing w:after="0" w:line="240" w:lineRule="atLeast"/>
        <w:rPr>
          <w:rFonts w:cs="Arial"/>
          <w:color w:val="000000"/>
          <w:lang w:val="en-CA"/>
        </w:rPr>
      </w:pPr>
    </w:p>
    <w:p w14:paraId="13D65FC6" w14:textId="77777777" w:rsidR="00006FB0" w:rsidRDefault="00006FB0" w:rsidP="00006FB0">
      <w:pPr>
        <w:pStyle w:val="Titre4"/>
        <w:rPr>
          <w:lang w:val="en-CA"/>
        </w:rPr>
      </w:pPr>
      <w:proofErr w:type="gramStart"/>
      <w:r>
        <w:rPr>
          <w:lang w:val="en-CA"/>
        </w:rPr>
        <w:t>identifier</w:t>
      </w:r>
      <w:proofErr w:type="gramEnd"/>
    </w:p>
    <w:p w14:paraId="2224DC57" w14:textId="77777777" w:rsidR="00006FB0" w:rsidRDefault="00006FB0" w:rsidP="00006FB0"/>
    <w:p w14:paraId="7B25ABED" w14:textId="37F7B3DD" w:rsidR="00006FB0" w:rsidRDefault="00006FB0" w:rsidP="00006FB0">
      <w:r w:rsidRPr="00D970E9">
        <w:t xml:space="preserve">Globally unique </w:t>
      </w:r>
      <w:r>
        <w:t>identifier</w:t>
      </w:r>
      <w:proofErr w:type="gramStart"/>
      <w:r w:rsidR="00253146">
        <w:t>:Primitive</w:t>
      </w:r>
      <w:proofErr w:type="gramEnd"/>
      <w:r w:rsidR="00253146">
        <w:t>::CharacterString</w:t>
      </w:r>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427"/>
      <w:r>
        <w:rPr>
          <w:lang w:val="en-CA"/>
        </w:rPr>
        <w:t>3986</w:t>
      </w:r>
      <w:commentRangeEnd w:id="427"/>
      <w:r>
        <w:rPr>
          <w:rStyle w:val="Marquedecommentaire"/>
        </w:rPr>
        <w:commentReference w:id="427"/>
      </w:r>
      <w:r>
        <w:rPr>
          <w:lang w:val="en-CA"/>
        </w:rPr>
        <w:t>.</w:t>
      </w:r>
    </w:p>
    <w:p w14:paraId="7E780E6F" w14:textId="77777777" w:rsidR="00637CC9" w:rsidRPr="00D14AF0" w:rsidRDefault="00637CC9" w:rsidP="00637CC9">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63B22CFB" w14:textId="77777777" w:rsidTr="00C97318">
        <w:trPr>
          <w:cantSplit/>
        </w:trPr>
        <w:tc>
          <w:tcPr>
            <w:tcW w:w="4219" w:type="dxa"/>
            <w:tcBorders>
              <w:right w:val="nil"/>
            </w:tcBorders>
            <w:shd w:val="clear" w:color="auto" w:fill="auto"/>
          </w:tcPr>
          <w:p w14:paraId="5ECEAB56" w14:textId="0D3FA935" w:rsidR="00637CC9" w:rsidRPr="00D12552" w:rsidRDefault="00637CC9" w:rsidP="00C97318">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siteobservationview-identifier</w:t>
            </w:r>
          </w:p>
        </w:tc>
        <w:tc>
          <w:tcPr>
            <w:tcW w:w="4678" w:type="dxa"/>
            <w:tcBorders>
              <w:left w:val="nil"/>
            </w:tcBorders>
            <w:shd w:val="clear" w:color="auto" w:fill="auto"/>
          </w:tcPr>
          <w:p w14:paraId="398FFB8D" w14:textId="5E4B18F0" w:rsidR="00637CC9" w:rsidRPr="00D12552" w:rsidRDefault="005279F1" w:rsidP="00037BE7">
            <w:pPr>
              <w:pStyle w:val="Tabletext10"/>
              <w:jc w:val="left"/>
              <w:rPr>
                <w:rStyle w:val="reqtext"/>
                <w:lang w:val="en-CA"/>
              </w:rPr>
            </w:pPr>
            <w:proofErr w:type="gramStart"/>
            <w:r>
              <w:rPr>
                <w:rStyle w:val="reqtext"/>
                <w:lang w:val="en-CA"/>
              </w:rPr>
              <w:t>i</w:t>
            </w:r>
            <w:commentRangeStart w:id="428"/>
            <w:r w:rsidR="00637CC9">
              <w:rPr>
                <w:rStyle w:val="reqtext"/>
                <w:lang w:val="en-CA"/>
              </w:rPr>
              <w:t>dentifier</w:t>
            </w:r>
            <w:proofErr w:type="gramEnd"/>
            <w:r w:rsidR="00637CC9">
              <w:rPr>
                <w:rStyle w:val="reqtext"/>
                <w:lang w:val="en-CA"/>
              </w:rPr>
              <w:t xml:space="preserve"> </w:t>
            </w:r>
            <w:r w:rsidR="00037BE7">
              <w:rPr>
                <w:rStyle w:val="reqtext"/>
                <w:lang w:val="en-CA"/>
              </w:rPr>
              <w:t xml:space="preserve">SHOULD </w:t>
            </w:r>
            <w:r w:rsidR="00637CC9">
              <w:rPr>
                <w:rStyle w:val="reqtext"/>
                <w:lang w:val="en-CA"/>
              </w:rPr>
              <w:t xml:space="preserve">correspond to a representation of OM_Observation </w:t>
            </w:r>
            <w:commentRangeEnd w:id="428"/>
            <w:r w:rsidR="00637CC9">
              <w:rPr>
                <w:rStyle w:val="Marquedecommentaire"/>
                <w:rFonts w:ascii="Times New Roman" w:eastAsia="Times New Roman" w:hAnsi="Times New Roman"/>
                <w:lang w:val="en-US" w:eastAsia="en-US"/>
              </w:rPr>
              <w:commentReference w:id="428"/>
            </w:r>
            <w:r w:rsidR="00BF2A41">
              <w:rPr>
                <w:rStyle w:val="reqtext"/>
                <w:lang w:val="en-CA"/>
              </w:rPr>
              <w:t>.</w:t>
            </w:r>
          </w:p>
        </w:tc>
      </w:tr>
    </w:tbl>
    <w:p w14:paraId="6554C5D2" w14:textId="77777777" w:rsidR="00637CC9" w:rsidRDefault="00637CC9" w:rsidP="00006FB0">
      <w:pPr>
        <w:autoSpaceDE w:val="0"/>
        <w:autoSpaceDN w:val="0"/>
        <w:adjustRightInd w:val="0"/>
        <w:spacing w:after="0" w:line="240" w:lineRule="atLeast"/>
        <w:rPr>
          <w:rFonts w:cs="Arial"/>
          <w:color w:val="000000"/>
          <w:lang w:val="en-CA"/>
        </w:rPr>
      </w:pPr>
    </w:p>
    <w:p w14:paraId="0238BD4E" w14:textId="79F7661A" w:rsidR="00006FB0" w:rsidRDefault="00006FB0" w:rsidP="00006FB0">
      <w:pPr>
        <w:autoSpaceDE w:val="0"/>
        <w:autoSpaceDN w:val="0"/>
        <w:adjustRightInd w:val="0"/>
        <w:spacing w:after="0" w:line="240" w:lineRule="atLeast"/>
        <w:rPr>
          <w:rFonts w:cs="Arial"/>
          <w:color w:val="000000"/>
          <w:lang w:val="en-CA"/>
        </w:rPr>
      </w:pPr>
      <w:r>
        <w:rPr>
          <w:rFonts w:cs="Arial"/>
          <w:color w:val="000000"/>
          <w:lang w:val="en-CA"/>
        </w:rPr>
        <w:t xml:space="preserve">The URI should resolve </w:t>
      </w:r>
      <w:r w:rsidRPr="00D96958">
        <w:rPr>
          <w:rFonts w:cs="Arial"/>
          <w:color w:val="000000"/>
          <w:lang w:val="en-CA"/>
        </w:rPr>
        <w:t xml:space="preserve">to an instance of </w:t>
      </w:r>
      <w:r>
        <w:rPr>
          <w:rFonts w:cs="Arial"/>
          <w:color w:val="000000"/>
          <w:lang w:val="en-CA"/>
        </w:rPr>
        <w:t>OM_Observation</w:t>
      </w:r>
      <w:r w:rsidR="00BF2A41">
        <w:rPr>
          <w:rFonts w:cs="Arial"/>
          <w:color w:val="000000"/>
          <w:lang w:val="en-CA"/>
        </w:rPr>
        <w:t>.</w:t>
      </w:r>
    </w:p>
    <w:p w14:paraId="55C31C05" w14:textId="77777777" w:rsidR="00006FB0" w:rsidRDefault="00006FB0" w:rsidP="00006FB0">
      <w:pPr>
        <w:autoSpaceDE w:val="0"/>
        <w:autoSpaceDN w:val="0"/>
        <w:adjustRightInd w:val="0"/>
        <w:spacing w:after="0" w:line="240" w:lineRule="atLeast"/>
        <w:rPr>
          <w:rFonts w:cs="Arial"/>
          <w:color w:val="000000"/>
          <w:lang w:val="en-CA"/>
        </w:rPr>
      </w:pPr>
    </w:p>
    <w:p w14:paraId="4A3FFCE9" w14:textId="32BA16F2" w:rsidR="00006FB0" w:rsidRDefault="00006FB0" w:rsidP="00A12606">
      <w:pPr>
        <w:pStyle w:val="Titre4"/>
        <w:rPr>
          <w:lang w:val="en-CA"/>
        </w:rPr>
      </w:pPr>
      <w:proofErr w:type="gramStart"/>
      <w:r>
        <w:rPr>
          <w:lang w:val="en-CA"/>
        </w:rPr>
        <w:t>siteName</w:t>
      </w:r>
      <w:proofErr w:type="gramEnd"/>
    </w:p>
    <w:p w14:paraId="2EBE3E65" w14:textId="77777777" w:rsidR="00006FB0" w:rsidRDefault="00006FB0" w:rsidP="00D14AF0">
      <w:pPr>
        <w:autoSpaceDE w:val="0"/>
        <w:autoSpaceDN w:val="0"/>
        <w:adjustRightInd w:val="0"/>
        <w:spacing w:after="0" w:line="240" w:lineRule="atLeast"/>
        <w:rPr>
          <w:rFonts w:cs="Arial"/>
          <w:color w:val="000000"/>
          <w:lang w:val="en-CA"/>
        </w:rPr>
      </w:pPr>
    </w:p>
    <w:p w14:paraId="116D8CAA" w14:textId="089D6623" w:rsidR="00006FB0" w:rsidRDefault="00F13D40" w:rsidP="00D14AF0">
      <w:pPr>
        <w:autoSpaceDE w:val="0"/>
        <w:autoSpaceDN w:val="0"/>
        <w:adjustRightInd w:val="0"/>
        <w:spacing w:after="0" w:line="240" w:lineRule="atLeast"/>
        <w:rPr>
          <w:rFonts w:cs="Arial"/>
          <w:color w:val="000000"/>
          <w:lang w:val="en-CA"/>
        </w:rPr>
      </w:pPr>
      <w:r>
        <w:t>If present, t</w:t>
      </w:r>
      <w:r w:rsidR="00006FB0">
        <w:rPr>
          <w:rFonts w:cs="Arial"/>
          <w:color w:val="000000"/>
          <w:lang w:val="en-CA"/>
        </w:rPr>
        <w:t>he property siteName</w:t>
      </w:r>
      <w:proofErr w:type="gramStart"/>
      <w:r w:rsidR="00253146">
        <w:rPr>
          <w:rFonts w:cs="Arial"/>
          <w:color w:val="000000"/>
          <w:lang w:val="en-CA"/>
        </w:rPr>
        <w:t>:Primitive</w:t>
      </w:r>
      <w:proofErr w:type="gramEnd"/>
      <w:r w:rsidR="00253146">
        <w:rPr>
          <w:rFonts w:cs="Arial"/>
          <w:color w:val="000000"/>
          <w:lang w:val="en-CA"/>
        </w:rPr>
        <w:t>::CharacterString</w:t>
      </w:r>
      <w:r w:rsidR="00006FB0">
        <w:rPr>
          <w:rFonts w:cs="Arial"/>
          <w:color w:val="000000"/>
          <w:lang w:val="en-CA"/>
        </w:rPr>
        <w:t xml:space="preserve"> shall contain t</w:t>
      </w:r>
      <w:r w:rsidR="00006FB0" w:rsidRPr="00006FB0">
        <w:rPr>
          <w:rFonts w:cs="Arial"/>
          <w:color w:val="000000"/>
          <w:lang w:val="en-CA"/>
        </w:rPr>
        <w:t>he name of the sampling feature at this location (e.g. a station number, a borehole)</w:t>
      </w:r>
      <w:r w:rsidR="00BF2A41">
        <w:rPr>
          <w:rFonts w:cs="Arial"/>
          <w:color w:val="000000"/>
          <w:lang w:val="en-CA"/>
        </w:rPr>
        <w:t>.</w:t>
      </w:r>
    </w:p>
    <w:p w14:paraId="66D0CAF9" w14:textId="77777777" w:rsidR="00006FB0" w:rsidRDefault="00006FB0" w:rsidP="00D14AF0">
      <w:pPr>
        <w:autoSpaceDE w:val="0"/>
        <w:autoSpaceDN w:val="0"/>
        <w:adjustRightInd w:val="0"/>
        <w:spacing w:after="0" w:line="240" w:lineRule="atLeast"/>
        <w:rPr>
          <w:rFonts w:cs="Arial"/>
          <w:color w:val="000000"/>
          <w:lang w:val="en-CA"/>
        </w:rPr>
      </w:pPr>
    </w:p>
    <w:p w14:paraId="6B96FFDC" w14:textId="77777777" w:rsidR="00006FB0" w:rsidRDefault="00006FB0" w:rsidP="00A12606">
      <w:pPr>
        <w:pStyle w:val="Titre4"/>
      </w:pPr>
      <w:proofErr w:type="gramStart"/>
      <w:r w:rsidRPr="00006FB0">
        <w:rPr>
          <w:lang w:val="en-CA"/>
        </w:rPr>
        <w:t>observationName</w:t>
      </w:r>
      <w:proofErr w:type="gramEnd"/>
      <w:r w:rsidRPr="00006FB0">
        <w:t xml:space="preserve"> </w:t>
      </w:r>
    </w:p>
    <w:p w14:paraId="7D416799" w14:textId="77777777" w:rsidR="00006FB0" w:rsidRDefault="00006FB0" w:rsidP="00D14AF0">
      <w:pPr>
        <w:autoSpaceDE w:val="0"/>
        <w:autoSpaceDN w:val="0"/>
        <w:adjustRightInd w:val="0"/>
        <w:spacing w:after="0" w:line="240" w:lineRule="atLeast"/>
      </w:pPr>
    </w:p>
    <w:p w14:paraId="3700C9CA" w14:textId="19640DE8" w:rsidR="00006FB0" w:rsidRDefault="00F13D40" w:rsidP="00D14AF0">
      <w:pPr>
        <w:autoSpaceDE w:val="0"/>
        <w:autoSpaceDN w:val="0"/>
        <w:adjustRightInd w:val="0"/>
        <w:spacing w:after="0" w:line="240" w:lineRule="atLeast"/>
        <w:rPr>
          <w:rFonts w:cs="Arial"/>
          <w:color w:val="000000"/>
          <w:lang w:val="en-CA"/>
        </w:rPr>
      </w:pPr>
      <w:r>
        <w:t>If present, t</w:t>
      </w:r>
      <w:r w:rsidR="00006FB0">
        <w:t>he property observationName</w:t>
      </w:r>
      <w:r w:rsidR="008A53EB" w:rsidRPr="008A53EB">
        <w:t xml:space="preserve"> </w:t>
      </w:r>
      <w:r w:rsidR="008A53EB">
        <w:t>Primitive::CharacterString</w:t>
      </w:r>
      <w:r w:rsidR="00006FB0">
        <w:t xml:space="preserve"> shall contain a </w:t>
      </w:r>
      <w:r w:rsidR="00006FB0">
        <w:rPr>
          <w:rFonts w:cs="Arial"/>
          <w:color w:val="000000"/>
          <w:lang w:val="en-CA"/>
        </w:rPr>
        <w:t>t</w:t>
      </w:r>
      <w:r w:rsidR="00006FB0" w:rsidRPr="00006FB0">
        <w:rPr>
          <w:rFonts w:cs="Arial"/>
          <w:color w:val="000000"/>
          <w:lang w:val="en-CA"/>
        </w:rPr>
        <w:t>ext identify</w:t>
      </w:r>
      <w:r w:rsidR="00006FB0">
        <w:rPr>
          <w:rFonts w:cs="Arial"/>
          <w:color w:val="000000"/>
          <w:lang w:val="en-CA"/>
        </w:rPr>
        <w:t>ing</w:t>
      </w:r>
      <w:r w:rsidR="00006FB0" w:rsidRPr="00006FB0">
        <w:rPr>
          <w:rFonts w:cs="Arial"/>
          <w:color w:val="000000"/>
          <w:lang w:val="en-CA"/>
        </w:rPr>
        <w:t xml:space="preserve"> the observation.</w:t>
      </w:r>
    </w:p>
    <w:p w14:paraId="79A4EC63" w14:textId="77777777" w:rsidR="00006FB0" w:rsidRDefault="00006FB0" w:rsidP="00D14AF0">
      <w:pPr>
        <w:autoSpaceDE w:val="0"/>
        <w:autoSpaceDN w:val="0"/>
        <w:adjustRightInd w:val="0"/>
        <w:spacing w:after="0" w:line="240" w:lineRule="atLeast"/>
        <w:rPr>
          <w:rFonts w:cs="Arial"/>
          <w:color w:val="000000"/>
          <w:lang w:val="en-CA"/>
        </w:rPr>
      </w:pPr>
    </w:p>
    <w:p w14:paraId="470D7BD7" w14:textId="2FEC5BE9" w:rsidR="00006FB0" w:rsidRDefault="00B228FF" w:rsidP="00A12606">
      <w:pPr>
        <w:pStyle w:val="Titre4"/>
        <w:rPr>
          <w:lang w:val="en-CA"/>
        </w:rPr>
      </w:pPr>
      <w:proofErr w:type="gramStart"/>
      <w:r>
        <w:rPr>
          <w:lang w:val="en-CA"/>
        </w:rPr>
        <w:t>l</w:t>
      </w:r>
      <w:r w:rsidRPr="00D970E9">
        <w:rPr>
          <w:lang w:val="en-CA"/>
        </w:rPr>
        <w:t>abel</w:t>
      </w:r>
      <w:proofErr w:type="gramEnd"/>
    </w:p>
    <w:p w14:paraId="7B2B120A" w14:textId="77777777" w:rsidR="00B228FF" w:rsidRDefault="00B228FF" w:rsidP="00D14AF0">
      <w:pPr>
        <w:autoSpaceDE w:val="0"/>
        <w:autoSpaceDN w:val="0"/>
        <w:adjustRightInd w:val="0"/>
        <w:spacing w:after="0" w:line="240" w:lineRule="atLeast"/>
        <w:rPr>
          <w:rFonts w:cs="Arial"/>
          <w:color w:val="000000"/>
          <w:lang w:val="en-CA"/>
        </w:rPr>
      </w:pPr>
    </w:p>
    <w:p w14:paraId="6DB06DE2" w14:textId="4537D9AA" w:rsidR="00B228FF" w:rsidRDefault="00F13D40" w:rsidP="00D14AF0">
      <w:pPr>
        <w:autoSpaceDE w:val="0"/>
        <w:autoSpaceDN w:val="0"/>
        <w:adjustRightInd w:val="0"/>
        <w:spacing w:after="0" w:line="240" w:lineRule="atLeast"/>
        <w:rPr>
          <w:rFonts w:cs="Arial"/>
          <w:color w:val="000000"/>
          <w:lang w:val="en-CA"/>
        </w:rPr>
      </w:pPr>
      <w:r>
        <w:t>If present, t</w:t>
      </w:r>
      <w:r w:rsidR="00B228FF">
        <w:rPr>
          <w:rFonts w:cs="Arial"/>
          <w:color w:val="000000"/>
          <w:lang w:val="en-CA"/>
        </w:rPr>
        <w:t xml:space="preserve">he </w:t>
      </w:r>
      <w:r w:rsidR="00DE1068">
        <w:rPr>
          <w:rFonts w:cs="Arial"/>
          <w:color w:val="000000"/>
          <w:lang w:val="en-CA"/>
        </w:rPr>
        <w:t>property</w:t>
      </w:r>
      <w:r w:rsidR="00B228FF">
        <w:rPr>
          <w:rFonts w:cs="Arial"/>
          <w:color w:val="000000"/>
          <w:lang w:val="en-CA"/>
        </w:rPr>
        <w:t xml:space="preserve"> label</w:t>
      </w:r>
      <w:proofErr w:type="gramStart"/>
      <w:r w:rsidR="00253146">
        <w:rPr>
          <w:rFonts w:cs="Arial"/>
          <w:color w:val="000000"/>
          <w:lang w:val="en-CA"/>
        </w:rPr>
        <w:t>:Primitive</w:t>
      </w:r>
      <w:proofErr w:type="gramEnd"/>
      <w:r w:rsidR="00253146">
        <w:rPr>
          <w:rFonts w:cs="Arial"/>
          <w:color w:val="000000"/>
          <w:lang w:val="en-CA"/>
        </w:rPr>
        <w:t>::CharacterString</w:t>
      </w:r>
      <w:r w:rsidR="00B228FF">
        <w:rPr>
          <w:rFonts w:cs="Arial"/>
          <w:color w:val="000000"/>
          <w:lang w:val="en-CA"/>
        </w:rPr>
        <w:t xml:space="preserve"> shall contain a s</w:t>
      </w:r>
      <w:r w:rsidR="00B228FF" w:rsidRPr="00B228FF">
        <w:rPr>
          <w:rFonts w:cs="Arial"/>
          <w:color w:val="000000"/>
          <w:lang w:val="en-CA"/>
        </w:rPr>
        <w:t>hort text string to associate with a symbol in a visualization/portrayal</w:t>
      </w:r>
      <w:r w:rsidR="00BF2A41">
        <w:rPr>
          <w:rFonts w:cs="Arial"/>
          <w:color w:val="000000"/>
          <w:lang w:val="en-CA"/>
        </w:rPr>
        <w:t>.</w:t>
      </w:r>
    </w:p>
    <w:p w14:paraId="3ECE63F2" w14:textId="77777777" w:rsidR="00B228FF" w:rsidRDefault="00B228FF" w:rsidP="00D14AF0">
      <w:pPr>
        <w:autoSpaceDE w:val="0"/>
        <w:autoSpaceDN w:val="0"/>
        <w:adjustRightInd w:val="0"/>
        <w:spacing w:after="0" w:line="240" w:lineRule="atLeast"/>
        <w:rPr>
          <w:rFonts w:cs="Arial"/>
          <w:color w:val="000000"/>
          <w:lang w:val="en-CA"/>
        </w:rPr>
      </w:pPr>
    </w:p>
    <w:p w14:paraId="0EDD1162" w14:textId="146A9958" w:rsidR="00B228FF" w:rsidRDefault="00B228FF" w:rsidP="00A12606">
      <w:pPr>
        <w:pStyle w:val="Titre4"/>
        <w:rPr>
          <w:lang w:val="en-CA"/>
        </w:rPr>
      </w:pPr>
      <w:proofErr w:type="gramStart"/>
      <w:r>
        <w:rPr>
          <w:lang w:val="en-CA"/>
        </w:rPr>
        <w:t>d</w:t>
      </w:r>
      <w:r w:rsidRPr="00D970E9">
        <w:rPr>
          <w:lang w:val="en-CA"/>
        </w:rPr>
        <w:t>escription</w:t>
      </w:r>
      <w:proofErr w:type="gramEnd"/>
    </w:p>
    <w:p w14:paraId="6B5E523E" w14:textId="77777777" w:rsidR="00B228FF" w:rsidRPr="00D14AF0" w:rsidRDefault="00B228FF" w:rsidP="00D14AF0">
      <w:pPr>
        <w:autoSpaceDE w:val="0"/>
        <w:autoSpaceDN w:val="0"/>
        <w:adjustRightInd w:val="0"/>
        <w:spacing w:after="0" w:line="240" w:lineRule="atLeast"/>
        <w:rPr>
          <w:rFonts w:cs="Arial"/>
          <w:color w:val="000000"/>
          <w:lang w:val="en-CA"/>
        </w:rPr>
      </w:pPr>
    </w:p>
    <w:p w14:paraId="7C3BC8E7" w14:textId="622DC593" w:rsidR="00D14AF0" w:rsidRDefault="00F13D40" w:rsidP="00D14AF0">
      <w:pPr>
        <w:autoSpaceDE w:val="0"/>
        <w:autoSpaceDN w:val="0"/>
        <w:adjustRightInd w:val="0"/>
        <w:spacing w:after="0" w:line="240" w:lineRule="atLeast"/>
        <w:rPr>
          <w:rFonts w:cs="Arial"/>
          <w:color w:val="000000"/>
          <w:lang w:val="en-CA"/>
        </w:rPr>
      </w:pPr>
      <w:r>
        <w:t xml:space="preserve">If present, </w:t>
      </w:r>
      <w:r w:rsidR="00D4373F">
        <w:rPr>
          <w:rFonts w:cs="Arial"/>
          <w:color w:val="000000"/>
          <w:lang w:val="en-CA"/>
        </w:rPr>
        <w:t>the</w:t>
      </w:r>
      <w:r w:rsidR="00B228FF">
        <w:rPr>
          <w:rFonts w:cs="Arial"/>
          <w:color w:val="000000"/>
          <w:lang w:val="en-CA"/>
        </w:rPr>
        <w:t xml:space="preserve"> property description</w:t>
      </w:r>
      <w:proofErr w:type="gramStart"/>
      <w:r w:rsidR="00253146">
        <w:rPr>
          <w:rFonts w:cs="Arial"/>
          <w:color w:val="000000"/>
          <w:lang w:val="en-CA"/>
        </w:rPr>
        <w:t>:Primitive</w:t>
      </w:r>
      <w:proofErr w:type="gramEnd"/>
      <w:r w:rsidR="00253146">
        <w:rPr>
          <w:rFonts w:cs="Arial"/>
          <w:color w:val="000000"/>
          <w:lang w:val="en-CA"/>
        </w:rPr>
        <w:t>::CharacterString</w:t>
      </w:r>
      <w:r w:rsidR="00B228FF">
        <w:rPr>
          <w:rFonts w:cs="Arial"/>
          <w:color w:val="000000"/>
          <w:lang w:val="en-CA"/>
        </w:rPr>
        <w:t xml:space="preserve"> shall contain a t</w:t>
      </w:r>
      <w:r w:rsidR="00B228FF" w:rsidRPr="00B228FF">
        <w:rPr>
          <w:rFonts w:cs="Arial"/>
          <w:color w:val="000000"/>
          <w:lang w:val="en-CA"/>
        </w:rPr>
        <w:t>ext string providing descriptive information about the observation.</w:t>
      </w:r>
    </w:p>
    <w:p w14:paraId="198ECAA5" w14:textId="77777777" w:rsidR="00B228FF" w:rsidRDefault="00B228FF" w:rsidP="00D14AF0">
      <w:pPr>
        <w:autoSpaceDE w:val="0"/>
        <w:autoSpaceDN w:val="0"/>
        <w:adjustRightInd w:val="0"/>
        <w:spacing w:after="0" w:line="240" w:lineRule="atLeast"/>
        <w:rPr>
          <w:rFonts w:cs="Arial"/>
          <w:color w:val="000000"/>
          <w:lang w:val="en-CA"/>
        </w:rPr>
      </w:pPr>
    </w:p>
    <w:p w14:paraId="2AC5718A" w14:textId="28CFCCDD" w:rsidR="00B228FF" w:rsidRDefault="00B228FF" w:rsidP="00A12606">
      <w:pPr>
        <w:pStyle w:val="Titre4"/>
        <w:rPr>
          <w:lang w:val="en-CA"/>
        </w:rPr>
      </w:pPr>
      <w:proofErr w:type="gramStart"/>
      <w:r w:rsidRPr="00B228FF">
        <w:rPr>
          <w:lang w:val="en-CA"/>
        </w:rPr>
        <w:t>featureOfInterest</w:t>
      </w:r>
      <w:proofErr w:type="gramEnd"/>
    </w:p>
    <w:p w14:paraId="1EBD4ADC" w14:textId="77777777" w:rsidR="00B228FF" w:rsidRDefault="00B228FF" w:rsidP="00D14AF0">
      <w:pPr>
        <w:autoSpaceDE w:val="0"/>
        <w:autoSpaceDN w:val="0"/>
        <w:adjustRightInd w:val="0"/>
        <w:spacing w:after="0" w:line="240" w:lineRule="atLeast"/>
        <w:rPr>
          <w:rFonts w:cs="Arial"/>
          <w:color w:val="000000"/>
          <w:lang w:val="en-CA"/>
        </w:rPr>
      </w:pPr>
    </w:p>
    <w:p w14:paraId="46F2F794" w14:textId="4A63B652" w:rsidR="00B228FF" w:rsidRDefault="00F13D40" w:rsidP="00D14AF0">
      <w:pPr>
        <w:autoSpaceDE w:val="0"/>
        <w:autoSpaceDN w:val="0"/>
        <w:adjustRightInd w:val="0"/>
        <w:spacing w:after="0" w:line="240" w:lineRule="atLeast"/>
        <w:rPr>
          <w:rFonts w:cs="Arial"/>
          <w:color w:val="000000"/>
          <w:lang w:val="en-CA"/>
        </w:rPr>
      </w:pPr>
      <w:r>
        <w:t>If present, t</w:t>
      </w:r>
      <w:r w:rsidR="00B228FF">
        <w:rPr>
          <w:rFonts w:cs="Arial"/>
          <w:color w:val="000000"/>
          <w:lang w:val="en-CA"/>
        </w:rPr>
        <w:t>he property featureOfInterest</w:t>
      </w:r>
      <w:proofErr w:type="gramStart"/>
      <w:r w:rsidR="00253146">
        <w:rPr>
          <w:rFonts w:cs="Arial"/>
          <w:color w:val="000000"/>
          <w:lang w:val="en-CA"/>
        </w:rPr>
        <w:t>:Primitive</w:t>
      </w:r>
      <w:proofErr w:type="gramEnd"/>
      <w:r w:rsidR="00253146">
        <w:rPr>
          <w:rFonts w:cs="Arial"/>
          <w:color w:val="000000"/>
          <w:lang w:val="en-CA"/>
        </w:rPr>
        <w:t>::CharacterString</w:t>
      </w:r>
      <w:r w:rsidR="00B228FF">
        <w:rPr>
          <w:rFonts w:cs="Arial"/>
          <w:color w:val="000000"/>
          <w:lang w:val="en-CA"/>
        </w:rPr>
        <w:t xml:space="preserve"> shall contain a description of t</w:t>
      </w:r>
      <w:r w:rsidR="00B228FF" w:rsidRPr="00B228FF">
        <w:rPr>
          <w:rFonts w:cs="Arial"/>
          <w:color w:val="000000"/>
          <w:lang w:val="en-CA"/>
        </w:rPr>
        <w:t xml:space="preserve">he geologic feature that the observation is intended to characterize, e.g. foliation (observed property= orientation), a geologic unit (observed property = </w:t>
      </w:r>
      <w:r w:rsidR="008571C4" w:rsidRPr="00B228FF">
        <w:rPr>
          <w:rFonts w:cs="Arial"/>
          <w:color w:val="000000"/>
          <w:lang w:val="en-CA"/>
        </w:rPr>
        <w:t>age, magnetic</w:t>
      </w:r>
      <w:r w:rsidR="00B228FF" w:rsidRPr="00B228FF">
        <w:rPr>
          <w:rFonts w:cs="Arial"/>
          <w:color w:val="000000"/>
          <w:lang w:val="en-CA"/>
        </w:rPr>
        <w:t xml:space="preserve"> susceptibility, density, uranium content).</w:t>
      </w:r>
      <w:r w:rsidR="00B228FF">
        <w:rPr>
          <w:rFonts w:cs="Arial"/>
          <w:color w:val="000000"/>
          <w:lang w:val="en-CA"/>
        </w:rPr>
        <w:t xml:space="preserve">  The property is equivalent to O&amp;M OM_Observation::featureOfInterest. To report a URI of the feature of interest, featureOfInterest_uri shall be used.</w:t>
      </w:r>
    </w:p>
    <w:p w14:paraId="04ADA9CE" w14:textId="77777777" w:rsidR="00B228FF" w:rsidRDefault="00B228FF" w:rsidP="00D14AF0">
      <w:pPr>
        <w:autoSpaceDE w:val="0"/>
        <w:autoSpaceDN w:val="0"/>
        <w:adjustRightInd w:val="0"/>
        <w:spacing w:after="0" w:line="240" w:lineRule="atLeast"/>
        <w:rPr>
          <w:rFonts w:cs="Arial"/>
          <w:color w:val="000000"/>
          <w:lang w:val="en-CA"/>
        </w:rPr>
      </w:pPr>
    </w:p>
    <w:p w14:paraId="4E7242F8" w14:textId="2FC643B1" w:rsidR="00B228FF" w:rsidRDefault="00B228FF" w:rsidP="00A12606">
      <w:pPr>
        <w:pStyle w:val="Titre4"/>
        <w:rPr>
          <w:lang w:val="en-CA"/>
        </w:rPr>
      </w:pPr>
      <w:proofErr w:type="gramStart"/>
      <w:r w:rsidRPr="00D970E9">
        <w:rPr>
          <w:lang w:val="en-CA"/>
        </w:rPr>
        <w:t>observedProperty</w:t>
      </w:r>
      <w:proofErr w:type="gramEnd"/>
    </w:p>
    <w:p w14:paraId="641F9D36" w14:textId="77777777" w:rsidR="00B228FF" w:rsidRDefault="00B228FF" w:rsidP="00D14AF0">
      <w:pPr>
        <w:autoSpaceDE w:val="0"/>
        <w:autoSpaceDN w:val="0"/>
        <w:adjustRightInd w:val="0"/>
        <w:spacing w:after="0" w:line="240" w:lineRule="atLeast"/>
        <w:rPr>
          <w:rFonts w:cs="Arial"/>
          <w:color w:val="000000"/>
          <w:lang w:val="en-CA"/>
        </w:rPr>
      </w:pPr>
    </w:p>
    <w:p w14:paraId="3F678925" w14:textId="3C4D2810" w:rsidR="00B228FF" w:rsidRDefault="00F13D40" w:rsidP="00D14AF0">
      <w:pPr>
        <w:autoSpaceDE w:val="0"/>
        <w:autoSpaceDN w:val="0"/>
        <w:adjustRightInd w:val="0"/>
        <w:spacing w:after="0" w:line="240" w:lineRule="atLeast"/>
        <w:rPr>
          <w:rFonts w:cs="Arial"/>
          <w:color w:val="000000"/>
          <w:lang w:val="en-CA"/>
        </w:rPr>
      </w:pPr>
      <w:r>
        <w:t>If present, t</w:t>
      </w:r>
      <w:r w:rsidR="00B228FF">
        <w:rPr>
          <w:rFonts w:cs="Arial"/>
          <w:color w:val="000000"/>
          <w:lang w:val="en-CA"/>
        </w:rPr>
        <w:t>he property observedProperty</w:t>
      </w:r>
      <w:proofErr w:type="gramStart"/>
      <w:r w:rsidR="00253146">
        <w:rPr>
          <w:rFonts w:cs="Arial"/>
          <w:color w:val="000000"/>
          <w:lang w:val="en-CA"/>
        </w:rPr>
        <w:t>:Primitive</w:t>
      </w:r>
      <w:proofErr w:type="gramEnd"/>
      <w:r w:rsidR="00253146">
        <w:rPr>
          <w:rFonts w:cs="Arial"/>
          <w:color w:val="000000"/>
          <w:lang w:val="en-CA"/>
        </w:rPr>
        <w:t>::CharacterString</w:t>
      </w:r>
      <w:r w:rsidR="00B228FF">
        <w:rPr>
          <w:rFonts w:cs="Arial"/>
          <w:color w:val="000000"/>
          <w:lang w:val="en-CA"/>
        </w:rPr>
        <w:t xml:space="preserve"> shall contain a description of t</w:t>
      </w:r>
      <w:r w:rsidR="00B228FF" w:rsidRPr="00B228FF">
        <w:rPr>
          <w:rFonts w:cs="Arial"/>
          <w:color w:val="000000"/>
          <w:lang w:val="en-CA"/>
        </w:rPr>
        <w:t xml:space="preserve">he property reported in this record. </w:t>
      </w:r>
      <w:proofErr w:type="gramStart"/>
      <w:r w:rsidR="00B228FF" w:rsidRPr="00B228FF">
        <w:rPr>
          <w:rFonts w:cs="Arial"/>
          <w:color w:val="000000"/>
          <w:lang w:val="en-CA"/>
        </w:rPr>
        <w:t>(</w:t>
      </w:r>
      <w:r w:rsidR="008571C4" w:rsidRPr="00B228FF">
        <w:rPr>
          <w:rFonts w:cs="Arial"/>
          <w:color w:val="000000"/>
          <w:lang w:val="en-CA"/>
        </w:rPr>
        <w:t>E.g.</w:t>
      </w:r>
      <w:r w:rsidR="00B228FF" w:rsidRPr="00B228FF">
        <w:rPr>
          <w:rFonts w:cs="Arial"/>
          <w:color w:val="000000"/>
          <w:lang w:val="en-CA"/>
        </w:rPr>
        <w:t xml:space="preserve"> orientatio</w:t>
      </w:r>
      <w:r w:rsidR="00B228FF">
        <w:rPr>
          <w:rFonts w:cs="Arial"/>
          <w:color w:val="000000"/>
          <w:lang w:val="en-CA"/>
        </w:rPr>
        <w:t>n, age, density, gold content) as a human readable text.</w:t>
      </w:r>
      <w:proofErr w:type="gramEnd"/>
      <w:r w:rsidR="00B228FF">
        <w:rPr>
          <w:rFonts w:cs="Arial"/>
          <w:color w:val="000000"/>
          <w:lang w:val="en-CA"/>
        </w:rPr>
        <w:t xml:space="preserve"> To report an identifier of the observedProperty from a controlled vocabulary, propertyType_uri shall be used.</w:t>
      </w:r>
    </w:p>
    <w:p w14:paraId="1DC711A7" w14:textId="78FD0004" w:rsidR="00863E82" w:rsidRDefault="00863E82" w:rsidP="00A12606">
      <w:pPr>
        <w:pStyle w:val="Titre4"/>
        <w:rPr>
          <w:lang w:val="en-CA"/>
        </w:rPr>
      </w:pPr>
      <w:proofErr w:type="gramStart"/>
      <w:r w:rsidRPr="00D970E9">
        <w:rPr>
          <w:lang w:val="en-CA"/>
        </w:rPr>
        <w:lastRenderedPageBreak/>
        <w:t>observedValue</w:t>
      </w:r>
      <w:proofErr w:type="gramEnd"/>
    </w:p>
    <w:p w14:paraId="1CF69D2E" w14:textId="77777777" w:rsidR="00863E82" w:rsidRDefault="00863E82" w:rsidP="00D14AF0">
      <w:pPr>
        <w:autoSpaceDE w:val="0"/>
        <w:autoSpaceDN w:val="0"/>
        <w:adjustRightInd w:val="0"/>
        <w:spacing w:after="0" w:line="240" w:lineRule="atLeast"/>
        <w:rPr>
          <w:rFonts w:cs="Arial"/>
          <w:color w:val="000000"/>
          <w:lang w:val="en-CA"/>
        </w:rPr>
      </w:pPr>
    </w:p>
    <w:p w14:paraId="786A36D9" w14:textId="039E7F84" w:rsidR="00863E82" w:rsidRDefault="00F13D40" w:rsidP="00D14AF0">
      <w:pPr>
        <w:autoSpaceDE w:val="0"/>
        <w:autoSpaceDN w:val="0"/>
        <w:adjustRightInd w:val="0"/>
        <w:spacing w:after="0" w:line="240" w:lineRule="atLeast"/>
        <w:rPr>
          <w:rFonts w:cs="Arial"/>
          <w:color w:val="000000"/>
          <w:lang w:val="en-CA"/>
        </w:rPr>
      </w:pPr>
      <w:r>
        <w:t>If present, t</w:t>
      </w:r>
      <w:r w:rsidR="00793913">
        <w:rPr>
          <w:rFonts w:cs="Arial"/>
          <w:color w:val="000000"/>
          <w:lang w:val="en-CA"/>
        </w:rPr>
        <w:t>he property observedValue</w:t>
      </w:r>
      <w:proofErr w:type="gramStart"/>
      <w:r w:rsidR="00253146">
        <w:rPr>
          <w:rFonts w:cs="Arial"/>
          <w:color w:val="000000"/>
          <w:lang w:val="en-CA"/>
        </w:rPr>
        <w:t>:Primitive</w:t>
      </w:r>
      <w:proofErr w:type="gramEnd"/>
      <w:r w:rsidR="00253146">
        <w:rPr>
          <w:rFonts w:cs="Arial"/>
          <w:color w:val="000000"/>
          <w:lang w:val="en-CA"/>
        </w:rPr>
        <w:t>::CharacterString</w:t>
      </w:r>
      <w:r w:rsidR="00793913">
        <w:rPr>
          <w:rFonts w:cs="Arial"/>
          <w:color w:val="000000"/>
          <w:lang w:val="en-CA"/>
        </w:rPr>
        <w:t xml:space="preserve"> shall contain the result of the observation. </w:t>
      </w:r>
      <w:commentRangeStart w:id="429"/>
      <w:r w:rsidR="00863E82" w:rsidRPr="00863E82">
        <w:rPr>
          <w:rFonts w:cs="Arial"/>
          <w:color w:val="000000"/>
          <w:lang w:val="en-CA"/>
        </w:rPr>
        <w:t xml:space="preserve">Although this field is implemented as a character string </w:t>
      </w:r>
      <w:r w:rsidR="00793913">
        <w:rPr>
          <w:rFonts w:cs="Arial"/>
          <w:color w:val="000000"/>
          <w:lang w:val="en-CA"/>
        </w:rPr>
        <w:t>to allow reporting various type of values, the value</w:t>
      </w:r>
      <w:r w:rsidR="00863E82" w:rsidRPr="00863E82">
        <w:rPr>
          <w:rFonts w:cs="Arial"/>
          <w:color w:val="000000"/>
          <w:lang w:val="en-CA"/>
        </w:rPr>
        <w:t xml:space="preserve"> may be numeric (</w:t>
      </w:r>
      <w:r w:rsidR="008571C4" w:rsidRPr="00863E82">
        <w:rPr>
          <w:rFonts w:cs="Arial"/>
          <w:color w:val="000000"/>
          <w:lang w:val="en-CA"/>
        </w:rPr>
        <w:t>e.g.</w:t>
      </w:r>
      <w:r w:rsidR="00863E82" w:rsidRPr="00863E82">
        <w:rPr>
          <w:rFonts w:cs="Arial"/>
          <w:color w:val="000000"/>
          <w:lang w:val="en-CA"/>
        </w:rPr>
        <w:t>; 235 degrees, 50 ppm) or textual (</w:t>
      </w:r>
      <w:r w:rsidR="008571C4" w:rsidRPr="00863E82">
        <w:rPr>
          <w:rFonts w:cs="Arial"/>
          <w:color w:val="000000"/>
          <w:lang w:val="en-CA"/>
        </w:rPr>
        <w:t>e.g.</w:t>
      </w:r>
      <w:r w:rsidR="00863E82" w:rsidRPr="00863E82">
        <w:rPr>
          <w:rFonts w:cs="Arial"/>
          <w:color w:val="000000"/>
          <w:lang w:val="en-CA"/>
        </w:rPr>
        <w:t>; red).</w:t>
      </w:r>
      <w:r w:rsidR="005679BA">
        <w:rPr>
          <w:rFonts w:cs="Arial"/>
          <w:color w:val="000000"/>
          <w:lang w:val="en-CA"/>
        </w:rPr>
        <w:t xml:space="preserve">  Unit of measures shall be reported in observedValueUom.</w:t>
      </w:r>
    </w:p>
    <w:p w14:paraId="34D0608F" w14:textId="77777777" w:rsidR="00863E82" w:rsidRDefault="00863E82" w:rsidP="00D14AF0">
      <w:pPr>
        <w:autoSpaceDE w:val="0"/>
        <w:autoSpaceDN w:val="0"/>
        <w:adjustRightInd w:val="0"/>
        <w:spacing w:after="0" w:line="240" w:lineRule="atLeast"/>
        <w:rPr>
          <w:rFonts w:cs="Arial"/>
          <w:color w:val="000000"/>
          <w:lang w:val="en-CA"/>
        </w:rPr>
      </w:pPr>
    </w:p>
    <w:commentRangeEnd w:id="429"/>
    <w:p w14:paraId="47496D91" w14:textId="77777777" w:rsidR="00B228FF" w:rsidRDefault="00793913" w:rsidP="00D14AF0">
      <w:pPr>
        <w:autoSpaceDE w:val="0"/>
        <w:autoSpaceDN w:val="0"/>
        <w:adjustRightInd w:val="0"/>
        <w:spacing w:after="0" w:line="240" w:lineRule="atLeast"/>
        <w:rPr>
          <w:rFonts w:cs="Arial"/>
          <w:color w:val="000000"/>
          <w:lang w:val="en-CA"/>
        </w:rPr>
      </w:pPr>
      <w:r>
        <w:rPr>
          <w:rStyle w:val="Marquedecommentaire"/>
        </w:rPr>
        <w:commentReference w:id="429"/>
      </w:r>
    </w:p>
    <w:p w14:paraId="51FBD624" w14:textId="4553144B" w:rsidR="005679BA" w:rsidRDefault="005679BA" w:rsidP="00A12606">
      <w:pPr>
        <w:pStyle w:val="Titre4"/>
        <w:rPr>
          <w:lang w:val="en-CA"/>
        </w:rPr>
      </w:pPr>
      <w:proofErr w:type="gramStart"/>
      <w:r w:rsidRPr="00D970E9">
        <w:rPr>
          <w:lang w:val="en-CA"/>
        </w:rPr>
        <w:t>observedValueUom</w:t>
      </w:r>
      <w:proofErr w:type="gramEnd"/>
    </w:p>
    <w:p w14:paraId="1F3E6CB2" w14:textId="77777777" w:rsidR="005679BA" w:rsidRDefault="005679BA" w:rsidP="00D14AF0">
      <w:pPr>
        <w:autoSpaceDE w:val="0"/>
        <w:autoSpaceDN w:val="0"/>
        <w:adjustRightInd w:val="0"/>
        <w:spacing w:after="0" w:line="240" w:lineRule="atLeast"/>
        <w:rPr>
          <w:rFonts w:cs="Arial"/>
          <w:color w:val="000000"/>
          <w:lang w:val="en-CA"/>
        </w:rPr>
      </w:pPr>
    </w:p>
    <w:p w14:paraId="4C48395F" w14:textId="134C30BC" w:rsidR="005679BA" w:rsidRPr="00D970E9" w:rsidRDefault="008A53EB" w:rsidP="00A12606">
      <w:pPr>
        <w:rPr>
          <w:lang w:val="en-CA"/>
        </w:rPr>
      </w:pPr>
      <w:r>
        <w:rPr>
          <w:lang w:val="en-CA"/>
        </w:rPr>
        <w:t>If relevant, t</w:t>
      </w:r>
      <w:r w:rsidR="005679BA">
        <w:rPr>
          <w:lang w:val="en-CA"/>
        </w:rPr>
        <w:t>he property observedValueUom</w:t>
      </w:r>
      <w:proofErr w:type="gramStart"/>
      <w:r w:rsidR="00253146">
        <w:rPr>
          <w:lang w:val="en-CA"/>
        </w:rPr>
        <w:t>:Primitive</w:t>
      </w:r>
      <w:proofErr w:type="gramEnd"/>
      <w:r w:rsidR="00253146">
        <w:rPr>
          <w:lang w:val="en-CA"/>
        </w:rPr>
        <w:t>::CharacterString</w:t>
      </w:r>
      <w:r w:rsidR="005679BA">
        <w:rPr>
          <w:lang w:val="en-CA"/>
        </w:rPr>
        <w:t xml:space="preserve"> shall contain the</w:t>
      </w:r>
      <w:r w:rsidR="005679BA" w:rsidRPr="00D970E9">
        <w:rPr>
          <w:lang w:val="en-CA"/>
        </w:rPr>
        <w:t xml:space="preserve"> unit of measure for a numerical value of an observation or measurement, preferabl</w:t>
      </w:r>
      <w:r>
        <w:rPr>
          <w:lang w:val="en-CA"/>
        </w:rPr>
        <w:t>y</w:t>
      </w:r>
      <w:r w:rsidR="005679BA" w:rsidRPr="00D970E9">
        <w:rPr>
          <w:lang w:val="en-CA"/>
        </w:rPr>
        <w:t xml:space="preserve"> from a controlled vocabulary.</w:t>
      </w:r>
    </w:p>
    <w:p w14:paraId="4BBDD2AE" w14:textId="73362A6A" w:rsidR="005679BA" w:rsidRDefault="005679BA" w:rsidP="00A12606">
      <w:pPr>
        <w:pStyle w:val="Titre4"/>
        <w:rPr>
          <w:lang w:val="en-CA"/>
        </w:rPr>
      </w:pPr>
      <w:proofErr w:type="gramStart"/>
      <w:r w:rsidRPr="00D970E9">
        <w:rPr>
          <w:lang w:val="en-CA"/>
        </w:rPr>
        <w:t>observationMethod</w:t>
      </w:r>
      <w:proofErr w:type="gramEnd"/>
    </w:p>
    <w:p w14:paraId="00060A44"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2C47998" w14:textId="3F793AF3" w:rsidR="005679BA" w:rsidRDefault="00F13D40" w:rsidP="00D14AF0">
      <w:pPr>
        <w:autoSpaceDE w:val="0"/>
        <w:autoSpaceDN w:val="0"/>
        <w:adjustRightInd w:val="0"/>
        <w:spacing w:after="0" w:line="240" w:lineRule="atLeast"/>
        <w:rPr>
          <w:rFonts w:cs="Arial"/>
          <w:color w:val="000000"/>
          <w:lang w:val="en-CA"/>
        </w:rPr>
      </w:pPr>
      <w:r>
        <w:t>If present, t</w:t>
      </w:r>
      <w:r w:rsidR="005679BA">
        <w:rPr>
          <w:rFonts w:cs="Arial"/>
          <w:color w:val="000000"/>
          <w:lang w:val="en-CA"/>
        </w:rPr>
        <w:t>he observationMethod</w:t>
      </w:r>
      <w:proofErr w:type="gramStart"/>
      <w:r w:rsidR="00253146">
        <w:rPr>
          <w:rFonts w:cs="Arial"/>
          <w:color w:val="000000"/>
          <w:lang w:val="en-CA"/>
        </w:rPr>
        <w:t>:Primitive</w:t>
      </w:r>
      <w:proofErr w:type="gramEnd"/>
      <w:r w:rsidR="00253146">
        <w:rPr>
          <w:rFonts w:cs="Arial"/>
          <w:color w:val="000000"/>
          <w:lang w:val="en-CA"/>
        </w:rPr>
        <w:t>::CharacterString</w:t>
      </w:r>
      <w:r w:rsidR="005679BA">
        <w:rPr>
          <w:rFonts w:cs="Arial"/>
          <w:color w:val="000000"/>
          <w:lang w:val="en-CA"/>
        </w:rPr>
        <w:t xml:space="preserve"> property shall contain a method description, p</w:t>
      </w:r>
      <w:r w:rsidR="005679BA" w:rsidRPr="005679BA">
        <w:rPr>
          <w:rFonts w:cs="Arial"/>
          <w:color w:val="000000"/>
          <w:lang w:val="en-CA"/>
        </w:rPr>
        <w:t>referably a term from a controlled vocabulary</w:t>
      </w:r>
      <w:r w:rsidR="005679BA">
        <w:rPr>
          <w:rFonts w:cs="Arial"/>
          <w:color w:val="000000"/>
          <w:lang w:val="en-CA"/>
        </w:rPr>
        <w:t>,</w:t>
      </w:r>
      <w:r w:rsidR="005679BA" w:rsidRPr="005679BA">
        <w:rPr>
          <w:rFonts w:cs="Arial"/>
          <w:color w:val="000000"/>
          <w:lang w:val="en-CA"/>
        </w:rPr>
        <w:t xml:space="preserve"> to categorize the observation method. Further details on procedure can be put in the source field.</w:t>
      </w:r>
    </w:p>
    <w:p w14:paraId="24840AAA" w14:textId="77777777" w:rsidR="005679BA" w:rsidRDefault="005679BA" w:rsidP="00D14AF0">
      <w:pPr>
        <w:autoSpaceDE w:val="0"/>
        <w:autoSpaceDN w:val="0"/>
        <w:adjustRightInd w:val="0"/>
        <w:spacing w:after="0" w:line="240" w:lineRule="atLeast"/>
        <w:rPr>
          <w:rFonts w:cs="Arial"/>
          <w:color w:val="000000"/>
          <w:lang w:val="en-CA"/>
        </w:rPr>
      </w:pPr>
    </w:p>
    <w:p w14:paraId="3FC141B1" w14:textId="74020A53" w:rsidR="005679BA" w:rsidRDefault="005679BA" w:rsidP="00A12606">
      <w:pPr>
        <w:pStyle w:val="Titre4"/>
        <w:rPr>
          <w:lang w:val="en-CA"/>
        </w:rPr>
      </w:pPr>
      <w:proofErr w:type="gramStart"/>
      <w:r w:rsidRPr="00D970E9">
        <w:rPr>
          <w:lang w:val="en-CA"/>
        </w:rPr>
        <w:t>positionalAccuracy</w:t>
      </w:r>
      <w:proofErr w:type="gramEnd"/>
    </w:p>
    <w:p w14:paraId="0D5308FE"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458CAF0C" w14:textId="0530EF34" w:rsidR="005679BA" w:rsidRDefault="00F13D40" w:rsidP="00D14AF0">
      <w:pPr>
        <w:autoSpaceDE w:val="0"/>
        <w:autoSpaceDN w:val="0"/>
        <w:adjustRightInd w:val="0"/>
        <w:spacing w:after="0" w:line="240" w:lineRule="atLeast"/>
        <w:rPr>
          <w:rFonts w:cs="Arial"/>
          <w:color w:val="000000"/>
          <w:lang w:val="en-CA"/>
        </w:rPr>
      </w:pPr>
      <w:r>
        <w:t>If present, t</w:t>
      </w:r>
      <w:r w:rsidR="005679BA">
        <w:rPr>
          <w:rFonts w:cs="Arial"/>
          <w:color w:val="000000"/>
          <w:lang w:val="en-CA"/>
        </w:rPr>
        <w:t>he property position</w:t>
      </w:r>
      <w:r w:rsidR="008571C4">
        <w:rPr>
          <w:rFonts w:cs="Arial"/>
          <w:color w:val="000000"/>
          <w:lang w:val="en-CA"/>
        </w:rPr>
        <w:t>al</w:t>
      </w:r>
      <w:r w:rsidR="005679BA">
        <w:rPr>
          <w:rFonts w:cs="Arial"/>
          <w:color w:val="000000"/>
          <w:lang w:val="en-CA"/>
        </w:rPr>
        <w:t>Accuracy</w:t>
      </w:r>
      <w:proofErr w:type="gramStart"/>
      <w:r w:rsidR="00253146">
        <w:rPr>
          <w:rFonts w:cs="Arial"/>
          <w:color w:val="000000"/>
          <w:lang w:val="en-CA"/>
        </w:rPr>
        <w:t>:Primitive</w:t>
      </w:r>
      <w:proofErr w:type="gramEnd"/>
      <w:r w:rsidR="00253146">
        <w:rPr>
          <w:rFonts w:cs="Arial"/>
          <w:color w:val="000000"/>
          <w:lang w:val="en-CA"/>
        </w:rPr>
        <w:t>::CharacterString</w:t>
      </w:r>
      <w:r w:rsidR="005679BA">
        <w:rPr>
          <w:rFonts w:cs="Arial"/>
          <w:color w:val="000000"/>
          <w:lang w:val="en-CA"/>
        </w:rPr>
        <w:t xml:space="preserve"> shall provide an e</w:t>
      </w:r>
      <w:r w:rsidR="005679BA" w:rsidRPr="005679BA">
        <w:rPr>
          <w:rFonts w:cs="Arial"/>
          <w:color w:val="000000"/>
          <w:lang w:val="en-CA"/>
        </w:rPr>
        <w:t xml:space="preserve">stimate of the position uncertainty for the site location. For numerical measurements, include a unit of measure in the description. </w:t>
      </w:r>
      <w:proofErr w:type="gramStart"/>
      <w:r w:rsidR="005679BA" w:rsidRPr="005679BA">
        <w:rPr>
          <w:rFonts w:cs="Arial"/>
          <w:color w:val="000000"/>
          <w:lang w:val="en-CA"/>
        </w:rPr>
        <w:t>(</w:t>
      </w:r>
      <w:r w:rsidR="00E01CFE" w:rsidRPr="005679BA">
        <w:rPr>
          <w:rFonts w:cs="Arial"/>
          <w:color w:val="000000"/>
          <w:lang w:val="en-CA"/>
        </w:rPr>
        <w:t>e.g.</w:t>
      </w:r>
      <w:r w:rsidR="005679BA" w:rsidRPr="005679BA">
        <w:rPr>
          <w:rFonts w:cs="Arial"/>
          <w:color w:val="000000"/>
          <w:lang w:val="en-CA"/>
        </w:rPr>
        <w:t>, 50 metres, poor, good).</w:t>
      </w:r>
      <w:proofErr w:type="gramEnd"/>
    </w:p>
    <w:p w14:paraId="06AB6716" w14:textId="77777777" w:rsidR="005679BA" w:rsidRDefault="005679BA" w:rsidP="00D14AF0">
      <w:pPr>
        <w:autoSpaceDE w:val="0"/>
        <w:autoSpaceDN w:val="0"/>
        <w:adjustRightInd w:val="0"/>
        <w:spacing w:after="0" w:line="240" w:lineRule="atLeast"/>
        <w:rPr>
          <w:rFonts w:cs="Arial"/>
          <w:color w:val="000000"/>
          <w:lang w:val="en-CA"/>
        </w:rPr>
      </w:pPr>
    </w:p>
    <w:p w14:paraId="4DDD6F73" w14:textId="1A1A2FA4" w:rsidR="005679BA" w:rsidRDefault="005679BA" w:rsidP="00A12606">
      <w:pPr>
        <w:pStyle w:val="Titre4"/>
        <w:rPr>
          <w:lang w:val="en-CA"/>
        </w:rPr>
      </w:pPr>
      <w:proofErr w:type="gramStart"/>
      <w:r>
        <w:rPr>
          <w:lang w:val="en-CA"/>
        </w:rPr>
        <w:t>source</w:t>
      </w:r>
      <w:proofErr w:type="gramEnd"/>
    </w:p>
    <w:p w14:paraId="43097EF2" w14:textId="77777777" w:rsidR="005679BA" w:rsidRDefault="005679BA" w:rsidP="00D14AF0">
      <w:pPr>
        <w:autoSpaceDE w:val="0"/>
        <w:autoSpaceDN w:val="0"/>
        <w:adjustRightInd w:val="0"/>
        <w:spacing w:after="0" w:line="240" w:lineRule="atLeast"/>
        <w:rPr>
          <w:rFonts w:cs="Arial"/>
          <w:color w:val="000000"/>
          <w:lang w:val="en-CA"/>
        </w:rPr>
      </w:pPr>
    </w:p>
    <w:p w14:paraId="56597936" w14:textId="01A94E9E" w:rsidR="005679BA" w:rsidRDefault="00F13D40" w:rsidP="00D14AF0">
      <w:pPr>
        <w:autoSpaceDE w:val="0"/>
        <w:autoSpaceDN w:val="0"/>
        <w:adjustRightInd w:val="0"/>
        <w:spacing w:after="0" w:line="240" w:lineRule="atLeast"/>
        <w:rPr>
          <w:rFonts w:cs="Arial"/>
          <w:color w:val="000000"/>
          <w:lang w:val="en-CA"/>
        </w:rPr>
      </w:pPr>
      <w:r>
        <w:t>If present, t</w:t>
      </w:r>
      <w:r w:rsidR="005679BA">
        <w:rPr>
          <w:rFonts w:cs="Arial"/>
          <w:color w:val="000000"/>
          <w:lang w:val="en-CA"/>
        </w:rPr>
        <w:t>he property source</w:t>
      </w:r>
      <w:proofErr w:type="gramStart"/>
      <w:r w:rsidR="00253146">
        <w:rPr>
          <w:rFonts w:cs="Arial"/>
          <w:color w:val="000000"/>
          <w:lang w:val="en-CA"/>
        </w:rPr>
        <w:t>:Primitive</w:t>
      </w:r>
      <w:proofErr w:type="gramEnd"/>
      <w:r w:rsidR="00253146">
        <w:rPr>
          <w:rFonts w:cs="Arial"/>
          <w:color w:val="000000"/>
          <w:lang w:val="en-CA"/>
        </w:rPr>
        <w:t>::CharacterString</w:t>
      </w:r>
      <w:r w:rsidR="005679BA">
        <w:rPr>
          <w:rFonts w:cs="Arial"/>
          <w:color w:val="000000"/>
          <w:lang w:val="en-CA"/>
        </w:rPr>
        <w:t xml:space="preserve"> shall contain a t</w:t>
      </w:r>
      <w:r w:rsidR="005679BA" w:rsidRPr="005679BA">
        <w:rPr>
          <w:rFonts w:cs="Arial"/>
          <w:color w:val="000000"/>
          <w:lang w:val="en-CA"/>
        </w:rPr>
        <w:t>ext description of measurement procedure, processing, and provenance of data.</w:t>
      </w:r>
    </w:p>
    <w:p w14:paraId="646B5C7F" w14:textId="77777777" w:rsidR="005679BA" w:rsidRDefault="005679BA" w:rsidP="00D14AF0">
      <w:pPr>
        <w:autoSpaceDE w:val="0"/>
        <w:autoSpaceDN w:val="0"/>
        <w:adjustRightInd w:val="0"/>
        <w:spacing w:after="0" w:line="240" w:lineRule="atLeast"/>
        <w:rPr>
          <w:rFonts w:cs="Arial"/>
          <w:color w:val="000000"/>
          <w:lang w:val="en-CA"/>
        </w:rPr>
      </w:pPr>
    </w:p>
    <w:p w14:paraId="05C86BA7" w14:textId="74D68E47" w:rsidR="005679BA" w:rsidRDefault="005679BA" w:rsidP="00A12606">
      <w:pPr>
        <w:pStyle w:val="Titre4"/>
        <w:rPr>
          <w:lang w:val="en-CA"/>
        </w:rPr>
      </w:pPr>
      <w:r w:rsidRPr="00D970E9">
        <w:rPr>
          <w:lang w:val="en-CA"/>
        </w:rPr>
        <w:t>featureOfInterest_uri</w:t>
      </w:r>
    </w:p>
    <w:p w14:paraId="661D24DD"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71C21DB" w14:textId="2EF53315"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proofErr w:type="gramStart"/>
      <w:r w:rsidR="00253146">
        <w:rPr>
          <w:rFonts w:cs="Arial"/>
          <w:color w:val="000000"/>
          <w:lang w:val="en-CA"/>
        </w:rPr>
        <w:t>:Primitive</w:t>
      </w:r>
      <w:proofErr w:type="gramEnd"/>
      <w:r w:rsidR="00253146">
        <w:rPr>
          <w:rFonts w:cs="Arial"/>
          <w:color w:val="000000"/>
          <w:lang w:val="en-CA"/>
        </w:rPr>
        <w:t>::CharacterString</w:t>
      </w:r>
      <w:r>
        <w:rPr>
          <w:rFonts w:cs="Arial"/>
          <w:color w:val="000000"/>
          <w:lang w:val="en-CA"/>
        </w:rPr>
        <w:t xml:space="preserve"> is </w:t>
      </w:r>
      <w:r w:rsidR="00E01CFE">
        <w:rPr>
          <w:rFonts w:cs="Arial"/>
          <w:color w:val="000000"/>
          <w:lang w:val="en-CA"/>
        </w:rPr>
        <w:t>functionally</w:t>
      </w:r>
      <w:r>
        <w:rPr>
          <w:rFonts w:cs="Arial"/>
          <w:color w:val="000000"/>
          <w:lang w:val="en-CA"/>
        </w:rPr>
        <w:t xml:space="preserve"> equivalent to OM_Observation::featureOfInterest of IS19156.  It shall contain a </w:t>
      </w:r>
      <w:r w:rsidRPr="005679BA">
        <w:rPr>
          <w:rFonts w:cs="Arial"/>
          <w:color w:val="000000"/>
          <w:lang w:val="en-CA"/>
        </w:rPr>
        <w:t xml:space="preserve">URI link to a </w:t>
      </w:r>
      <w:r w:rsidR="00637CC9">
        <w:rPr>
          <w:rFonts w:cs="Arial"/>
          <w:color w:val="000000"/>
          <w:lang w:val="en-CA"/>
        </w:rPr>
        <w:t>representation of the</w:t>
      </w:r>
      <w:r w:rsidRPr="005679BA">
        <w:rPr>
          <w:rFonts w:cs="Arial"/>
          <w:color w:val="000000"/>
          <w:lang w:val="en-CA"/>
        </w:rPr>
        <w:t xml:space="preserve"> feature of interest (</w:t>
      </w:r>
      <w:r w:rsidR="00E01CFE" w:rsidRPr="005679BA">
        <w:rPr>
          <w:rFonts w:cs="Arial"/>
          <w:color w:val="000000"/>
          <w:lang w:val="en-CA"/>
        </w:rPr>
        <w:t>e.g.</w:t>
      </w:r>
      <w:r w:rsidRPr="005679BA">
        <w:rPr>
          <w:rFonts w:cs="Arial"/>
          <w:color w:val="000000"/>
          <w:lang w:val="en-CA"/>
        </w:rPr>
        <w:t>, a GeoSciML geologic unit or structure).</w:t>
      </w:r>
    </w:p>
    <w:p w14:paraId="27A33D41" w14:textId="3CBC6CC0" w:rsidR="00637CC9" w:rsidRDefault="00637CC9" w:rsidP="00A12606">
      <w:pPr>
        <w:pStyle w:val="Titre4"/>
        <w:rPr>
          <w:lang w:val="en-CA"/>
        </w:rPr>
      </w:pPr>
      <w:r w:rsidRPr="00637CC9">
        <w:rPr>
          <w:lang w:val="en-CA"/>
        </w:rPr>
        <w:t>propertyType_uri</w:t>
      </w:r>
    </w:p>
    <w:p w14:paraId="073299E7" w14:textId="77777777" w:rsidR="00637CC9" w:rsidRDefault="00637CC9" w:rsidP="00D14AF0">
      <w:pPr>
        <w:autoSpaceDE w:val="0"/>
        <w:autoSpaceDN w:val="0"/>
        <w:adjustRightInd w:val="0"/>
        <w:spacing w:after="0" w:line="240" w:lineRule="atLeast"/>
        <w:rPr>
          <w:rFonts w:cs="Arial"/>
          <w:color w:val="000000"/>
          <w:lang w:val="en-CA"/>
        </w:rPr>
      </w:pPr>
    </w:p>
    <w:p w14:paraId="3B46D8FB" w14:textId="6BA5452D"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propertyType_uri is </w:t>
      </w:r>
      <w:r w:rsidR="00E01CFE">
        <w:rPr>
          <w:rFonts w:cs="Arial"/>
          <w:color w:val="000000"/>
          <w:lang w:val="en-CA"/>
        </w:rPr>
        <w:t>functionally</w:t>
      </w:r>
      <w:r>
        <w:rPr>
          <w:rFonts w:cs="Arial"/>
          <w:color w:val="000000"/>
          <w:lang w:val="en-CA"/>
        </w:rPr>
        <w:t xml:space="preserve"> equivalent to OM_Observation::observedProperty.  It shall contain a </w:t>
      </w:r>
      <w:r w:rsidRPr="00637CC9">
        <w:rPr>
          <w:rFonts w:cs="Arial"/>
          <w:color w:val="000000"/>
          <w:lang w:val="en-CA"/>
        </w:rPr>
        <w:t>URI to a term from a controlled vocabulary of observed property types.</w:t>
      </w:r>
    </w:p>
    <w:p w14:paraId="7091D4AD" w14:textId="77777777" w:rsidR="00637CC9" w:rsidRDefault="00637CC9" w:rsidP="00637CC9"/>
    <w:p w14:paraId="6AE93E09" w14:textId="77777777" w:rsidR="00637CC9" w:rsidRDefault="00637CC9" w:rsidP="00637CC9">
      <w:pPr>
        <w:rPr>
          <w:i/>
        </w:rPr>
      </w:pPr>
      <w:r>
        <w:t>A property type shall identify a “</w:t>
      </w:r>
      <w:r w:rsidRPr="00D608A4">
        <w:rPr>
          <w:i/>
        </w:rPr>
        <w:t>phenomenon associated with the feature-of-interest.</w:t>
      </w:r>
      <w:r>
        <w:t xml:space="preserve">” </w:t>
      </w:r>
      <w:proofErr w:type="gramStart"/>
      <w:r>
        <w:t>(OGC 10-004r3, clause 7.2.2.8).</w:t>
      </w:r>
      <w:proofErr w:type="gramEnd"/>
      <w:r>
        <w:t xml:space="preserve">  The Observation and Measurement specification (op. cit.) explains that a property type “</w:t>
      </w:r>
      <w:r w:rsidRPr="00D608A4">
        <w:rPr>
          <w:i/>
        </w:rPr>
        <w:t>may be, but need not be, modelled as a property (in the sense of the General Feature Model) in a formal application schema that defines the type of the feature-of-interest</w:t>
      </w:r>
      <w:r>
        <w:t>” or “</w:t>
      </w:r>
      <w:r w:rsidRPr="00D608A4">
        <w:rPr>
          <w:i/>
        </w:rPr>
        <w:t>Property-type definitions may be organized into a hierarchy or ontology and managed in a register and catalogued to support discovery functions.”</w:t>
      </w:r>
    </w:p>
    <w:p w14:paraId="6A9B8279" w14:textId="77777777" w:rsidR="00637CC9" w:rsidRDefault="00637CC9" w:rsidP="00637CC9"/>
    <w:p w14:paraId="2B854A66" w14:textId="77777777" w:rsidR="00637CC9" w:rsidRDefault="00637CC9" w:rsidP="00A12606">
      <w:pPr>
        <w:pStyle w:val="Titre4"/>
        <w:rPr>
          <w:lang w:val="en-CA"/>
        </w:rPr>
      </w:pPr>
      <w:r w:rsidRPr="00D970E9">
        <w:rPr>
          <w:lang w:val="en-CA"/>
        </w:rPr>
        <w:t>metadata_uri</w:t>
      </w:r>
    </w:p>
    <w:p w14:paraId="369BA77F" w14:textId="77777777" w:rsidR="00637CC9" w:rsidRPr="00D970E9" w:rsidRDefault="00637CC9" w:rsidP="00637CC9">
      <w:pPr>
        <w:autoSpaceDE w:val="0"/>
        <w:autoSpaceDN w:val="0"/>
        <w:adjustRightInd w:val="0"/>
        <w:spacing w:after="0" w:line="240" w:lineRule="atLeast"/>
        <w:rPr>
          <w:rFonts w:ascii="Calibri" w:hAnsi="Calibri" w:cs="Arial"/>
          <w:color w:val="000000"/>
          <w:sz w:val="20"/>
          <w:szCs w:val="20"/>
          <w:lang w:val="en-CA"/>
        </w:rPr>
      </w:pPr>
    </w:p>
    <w:p w14:paraId="09CDDB64" w14:textId="61505BE6" w:rsidR="005679BA" w:rsidRDefault="00F13D40" w:rsidP="00D14AF0">
      <w:pPr>
        <w:autoSpaceDE w:val="0"/>
        <w:autoSpaceDN w:val="0"/>
        <w:adjustRightInd w:val="0"/>
        <w:spacing w:after="0" w:line="240" w:lineRule="atLeast"/>
        <w:rPr>
          <w:rFonts w:cs="Arial"/>
          <w:color w:val="000000"/>
          <w:lang w:val="en-CA"/>
        </w:rPr>
      </w:pPr>
      <w:r>
        <w:t>If present, t</w:t>
      </w:r>
      <w:r w:rsidR="00637CC9">
        <w:rPr>
          <w:rFonts w:cs="Arial"/>
          <w:color w:val="000000"/>
          <w:lang w:val="en-CA"/>
        </w:rPr>
        <w:t>he property metadata_uri</w:t>
      </w:r>
      <w:proofErr w:type="gramStart"/>
      <w:r w:rsidR="00253146">
        <w:rPr>
          <w:rFonts w:cs="Arial"/>
          <w:color w:val="000000"/>
          <w:lang w:val="en-CA"/>
        </w:rPr>
        <w:t>:Primitive</w:t>
      </w:r>
      <w:proofErr w:type="gramEnd"/>
      <w:r w:rsidR="00253146">
        <w:rPr>
          <w:rFonts w:cs="Arial"/>
          <w:color w:val="000000"/>
          <w:lang w:val="en-CA"/>
        </w:rPr>
        <w:t>::CharacterString</w:t>
      </w:r>
      <w:r w:rsidR="00637CC9">
        <w:rPr>
          <w:rFonts w:cs="Arial"/>
          <w:color w:val="000000"/>
          <w:lang w:val="en-CA"/>
        </w:rPr>
        <w:t xml:space="preserve"> shall contain a </w:t>
      </w:r>
      <w:r w:rsidR="00637CC9" w:rsidRPr="00637CC9">
        <w:rPr>
          <w:rFonts w:cs="Arial"/>
          <w:color w:val="000000"/>
          <w:lang w:val="en-CA"/>
        </w:rPr>
        <w:t>URI link to metadata document.</w:t>
      </w:r>
    </w:p>
    <w:p w14:paraId="3383E606" w14:textId="77777777" w:rsidR="00637CC9" w:rsidRDefault="00637CC9" w:rsidP="00D14AF0">
      <w:pPr>
        <w:autoSpaceDE w:val="0"/>
        <w:autoSpaceDN w:val="0"/>
        <w:adjustRightInd w:val="0"/>
        <w:spacing w:after="0" w:line="240" w:lineRule="atLeast"/>
        <w:rPr>
          <w:rFonts w:cs="Arial"/>
          <w:color w:val="000000"/>
          <w:lang w:val="en-CA"/>
        </w:rPr>
      </w:pPr>
    </w:p>
    <w:p w14:paraId="521DDEBC" w14:textId="77777777" w:rsidR="00637CC9" w:rsidRDefault="00637CC9" w:rsidP="00A12606">
      <w:pPr>
        <w:pStyle w:val="Titre4"/>
        <w:rPr>
          <w:lang w:val="en-CA"/>
        </w:rPr>
      </w:pPr>
      <w:proofErr w:type="gramStart"/>
      <w:r w:rsidRPr="00D970E9">
        <w:rPr>
          <w:lang w:val="en-CA"/>
        </w:rPr>
        <w:t>genericSymbolizer</w:t>
      </w:r>
      <w:proofErr w:type="gramEnd"/>
    </w:p>
    <w:p w14:paraId="39953C9C" w14:textId="77777777" w:rsidR="00637CC9" w:rsidRDefault="00637CC9" w:rsidP="00D14AF0">
      <w:pPr>
        <w:autoSpaceDE w:val="0"/>
        <w:autoSpaceDN w:val="0"/>
        <w:adjustRightInd w:val="0"/>
        <w:spacing w:after="0" w:line="240" w:lineRule="atLeast"/>
        <w:rPr>
          <w:rFonts w:ascii="Calibri" w:hAnsi="Calibri" w:cs="Arial"/>
          <w:color w:val="000000"/>
          <w:sz w:val="20"/>
          <w:szCs w:val="20"/>
          <w:lang w:val="en-CA"/>
        </w:rPr>
      </w:pPr>
    </w:p>
    <w:p w14:paraId="559C7B2D" w14:textId="20493781" w:rsidR="00637CC9" w:rsidRDefault="00F13D40" w:rsidP="00A12606">
      <w:pPr>
        <w:rPr>
          <w:lang w:val="en-CA"/>
        </w:rPr>
      </w:pPr>
      <w:r>
        <w:t>If present, t</w:t>
      </w:r>
      <w:r w:rsidR="00637CC9">
        <w:rPr>
          <w:lang w:val="en-CA"/>
        </w:rPr>
        <w:t>he property genericSymboliser</w:t>
      </w:r>
      <w:proofErr w:type="gramStart"/>
      <w:r w:rsidR="00253146">
        <w:rPr>
          <w:lang w:val="en-CA"/>
        </w:rPr>
        <w:t>:Primitive</w:t>
      </w:r>
      <w:proofErr w:type="gramEnd"/>
      <w:r w:rsidR="00253146">
        <w:rPr>
          <w:lang w:val="en-CA"/>
        </w:rPr>
        <w:t>::CharacterString</w:t>
      </w:r>
      <w:r w:rsidR="00637CC9">
        <w:rPr>
          <w:lang w:val="en-CA"/>
        </w:rPr>
        <w:t xml:space="preserve"> shall contain an</w:t>
      </w:r>
      <w:r w:rsidR="00637CC9" w:rsidRPr="00637CC9">
        <w:t xml:space="preserve"> </w:t>
      </w:r>
      <w:r w:rsidR="00637CC9">
        <w:rPr>
          <w:lang w:val="en-CA"/>
        </w:rPr>
        <w:t>i</w:t>
      </w:r>
      <w:r w:rsidR="00637CC9" w:rsidRPr="00637CC9">
        <w:rPr>
          <w:lang w:val="en-CA"/>
        </w:rPr>
        <w:t xml:space="preserve">dentifier for a symbol to portray this observation. Conventions for symbol identifiers can be adopted within information exchange communities. In any given exchange document, the symbols should all be from the same </w:t>
      </w:r>
      <w:r w:rsidR="004832DE">
        <w:rPr>
          <w:lang w:val="en-CA"/>
        </w:rPr>
        <w:t>lite</w:t>
      </w:r>
      <w:r w:rsidR="004832DE" w:rsidRPr="00637CC9">
        <w:rPr>
          <w:lang w:val="en-CA"/>
        </w:rPr>
        <w:t xml:space="preserve"> </w:t>
      </w:r>
      <w:r w:rsidR="00637CC9" w:rsidRPr="00637CC9">
        <w:rPr>
          <w:lang w:val="en-CA"/>
        </w:rPr>
        <w:t xml:space="preserve">scheme, which can be specified in the </w:t>
      </w:r>
      <w:r w:rsidR="004832DE">
        <w:rPr>
          <w:lang w:val="en-CA"/>
        </w:rPr>
        <w:t>lite</w:t>
      </w:r>
      <w:r w:rsidR="004832DE" w:rsidRPr="00637CC9">
        <w:rPr>
          <w:lang w:val="en-CA"/>
        </w:rPr>
        <w:t xml:space="preserve"> </w:t>
      </w:r>
      <w:r w:rsidR="00637CC9" w:rsidRPr="00637CC9">
        <w:rPr>
          <w:lang w:val="en-CA"/>
        </w:rPr>
        <w:t>section of an associated ISO metadata record.</w:t>
      </w:r>
    </w:p>
    <w:p w14:paraId="6843E437" w14:textId="57DBBA74" w:rsidR="00637CC9" w:rsidRDefault="00637CC9" w:rsidP="00A12606">
      <w:pPr>
        <w:pStyle w:val="Titre4"/>
        <w:rPr>
          <w:lang w:val="en-CA"/>
        </w:rPr>
      </w:pPr>
      <w:proofErr w:type="gramStart"/>
      <w:r w:rsidRPr="00D970E9">
        <w:rPr>
          <w:lang w:val="en-CA"/>
        </w:rPr>
        <w:t>symbolRotation</w:t>
      </w:r>
      <w:proofErr w:type="gramEnd"/>
    </w:p>
    <w:p w14:paraId="0F9701DB" w14:textId="77777777" w:rsidR="00637CC9" w:rsidRDefault="00637CC9" w:rsidP="00A12606">
      <w:pPr>
        <w:rPr>
          <w:lang w:val="en-CA"/>
        </w:rPr>
      </w:pPr>
    </w:p>
    <w:p w14:paraId="3CD4B7BC" w14:textId="1054EEDC" w:rsidR="00637CC9" w:rsidRDefault="00F13D40" w:rsidP="00A12606">
      <w:pPr>
        <w:rPr>
          <w:lang w:val="en-CA"/>
        </w:rPr>
      </w:pPr>
      <w:r>
        <w:t>If present, t</w:t>
      </w:r>
      <w:r w:rsidR="00637CC9">
        <w:rPr>
          <w:lang w:val="en-CA"/>
        </w:rPr>
        <w:t>he symbolRotation</w:t>
      </w:r>
      <w:proofErr w:type="gramStart"/>
      <w:r w:rsidR="00637CC9">
        <w:rPr>
          <w:lang w:val="en-CA"/>
        </w:rPr>
        <w:t>:Integer</w:t>
      </w:r>
      <w:proofErr w:type="gramEnd"/>
      <w:r w:rsidR="00637CC9">
        <w:rPr>
          <w:lang w:val="en-CA"/>
        </w:rPr>
        <w:t xml:space="preserve"> property shall contain an integer value between 0 and 359</w:t>
      </w:r>
      <w:r w:rsidR="00637CC9" w:rsidRPr="00637CC9">
        <w:rPr>
          <w:lang w:val="en-CA"/>
        </w:rPr>
        <w:t xml:space="preserve"> to specify rotation of symbol at this location, e.g. rotation of a geologic strike and dip symbol to reflect the strike azimuth.</w:t>
      </w:r>
      <w:r w:rsidR="00637CC9">
        <w:rPr>
          <w:lang w:val="en-CA"/>
        </w:rPr>
        <w:t xml:space="preserve">  The angular convention shall be geographic angle (clockwise with 0 at geographic </w:t>
      </w:r>
      <w:proofErr w:type="gramStart"/>
      <w:r w:rsidR="00637CC9">
        <w:rPr>
          <w:lang w:val="en-CA"/>
        </w:rPr>
        <w:t>north pole</w:t>
      </w:r>
      <w:proofErr w:type="gramEnd"/>
      <w:r w:rsidR="00637CC9">
        <w:rPr>
          <w:lang w:val="en-CA"/>
        </w:rPr>
        <w:t>, therefore 90 degree is east).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A53EB" w:rsidRPr="00D12552" w14:paraId="6BC8F7AB" w14:textId="77777777" w:rsidTr="00372D01">
        <w:trPr>
          <w:cantSplit/>
        </w:trPr>
        <w:tc>
          <w:tcPr>
            <w:tcW w:w="4219" w:type="dxa"/>
            <w:tcBorders>
              <w:right w:val="nil"/>
            </w:tcBorders>
            <w:shd w:val="clear" w:color="auto" w:fill="auto"/>
          </w:tcPr>
          <w:p w14:paraId="0679F778" w14:textId="2AEC5C47" w:rsidR="008A53EB" w:rsidRPr="00D12552" w:rsidRDefault="008A53EB" w:rsidP="008A53EB">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siteobservationview-symbolRotation</w:t>
            </w:r>
          </w:p>
        </w:tc>
        <w:tc>
          <w:tcPr>
            <w:tcW w:w="4678" w:type="dxa"/>
            <w:tcBorders>
              <w:left w:val="nil"/>
            </w:tcBorders>
            <w:shd w:val="clear" w:color="auto" w:fill="auto"/>
          </w:tcPr>
          <w:p w14:paraId="10175FF5" w14:textId="69F4652D" w:rsidR="008A53EB" w:rsidRPr="00D12552" w:rsidRDefault="008A53EB" w:rsidP="00372D01">
            <w:pPr>
              <w:pStyle w:val="Tabletext10"/>
              <w:jc w:val="left"/>
              <w:rPr>
                <w:rStyle w:val="reqtext"/>
                <w:lang w:val="en-CA"/>
              </w:rPr>
            </w:pPr>
            <w:r>
              <w:rPr>
                <w:rStyle w:val="reqtext"/>
                <w:lang w:val="en-CA"/>
              </w:rPr>
              <w:t>If present, the symbolRotation SHALL be a value in the range [0,360[</w:t>
            </w:r>
            <w:r w:rsidR="00BF2A41">
              <w:rPr>
                <w:rStyle w:val="reqtext"/>
                <w:lang w:val="en-CA"/>
              </w:rPr>
              <w:t>.</w:t>
            </w:r>
          </w:p>
        </w:tc>
      </w:tr>
    </w:tbl>
    <w:p w14:paraId="595E01DA" w14:textId="77777777" w:rsidR="008A53EB" w:rsidRDefault="008A53EB" w:rsidP="00A12606">
      <w:pPr>
        <w:rPr>
          <w:lang w:val="en-CA"/>
        </w:rPr>
      </w:pPr>
    </w:p>
    <w:p w14:paraId="2B7423FE" w14:textId="06562E56" w:rsidR="00637CC9" w:rsidRDefault="00637CC9" w:rsidP="00A12606">
      <w:pPr>
        <w:pStyle w:val="Titre4"/>
        <w:rPr>
          <w:lang w:val="en-CA"/>
        </w:rPr>
      </w:pPr>
      <w:proofErr w:type="gramStart"/>
      <w:r>
        <w:rPr>
          <w:lang w:val="en-CA"/>
        </w:rPr>
        <w:t>shape</w:t>
      </w:r>
      <w:proofErr w:type="gramEnd"/>
    </w:p>
    <w:p w14:paraId="29E9827C" w14:textId="77777777" w:rsidR="00637CC9" w:rsidRDefault="00637CC9" w:rsidP="00D14AF0">
      <w:pPr>
        <w:autoSpaceDE w:val="0"/>
        <w:autoSpaceDN w:val="0"/>
        <w:adjustRightInd w:val="0"/>
        <w:spacing w:after="0" w:line="240" w:lineRule="atLeast"/>
        <w:rPr>
          <w:rFonts w:cs="Arial"/>
          <w:color w:val="000000"/>
          <w:lang w:val="en-CA"/>
        </w:rPr>
      </w:pPr>
    </w:p>
    <w:p w14:paraId="1C29F503" w14:textId="3F9FD840"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 xml:space="preserve">_Object shall contain the </w:t>
      </w:r>
      <w:r w:rsidRPr="00637CC9">
        <w:rPr>
          <w:rFonts w:cs="Arial"/>
          <w:color w:val="000000"/>
          <w:lang w:val="en-CA"/>
        </w:rPr>
        <w:t>geometry of the observation site.</w:t>
      </w:r>
    </w:p>
    <w:p w14:paraId="333C465A" w14:textId="77777777" w:rsidR="00637CC9" w:rsidRDefault="00637CC9" w:rsidP="00D14AF0">
      <w:pPr>
        <w:autoSpaceDE w:val="0"/>
        <w:autoSpaceDN w:val="0"/>
        <w:adjustRightInd w:val="0"/>
        <w:spacing w:after="0" w:line="240" w:lineRule="atLeast"/>
        <w:rPr>
          <w:rFonts w:cs="Arial"/>
          <w:color w:val="000000"/>
          <w:lang w:val="en-CA"/>
        </w:rPr>
      </w:pPr>
    </w:p>
    <w:p w14:paraId="3705768E" w14:textId="77777777" w:rsidR="00637CC9" w:rsidRDefault="00637CC9" w:rsidP="00637CC9">
      <w:pPr>
        <w:pStyle w:val="Titre4"/>
      </w:pPr>
      <w:r w:rsidRPr="004E3A57">
        <w:t>Any</w:t>
      </w:r>
    </w:p>
    <w:p w14:paraId="67A1E44C" w14:textId="77777777" w:rsidR="00637CC9" w:rsidRDefault="00637CC9" w:rsidP="00637CC9"/>
    <w:p w14:paraId="48C03916" w14:textId="77777777" w:rsidR="00637CC9" w:rsidRDefault="00637CC9" w:rsidP="00637CC9">
      <w:r>
        <w:lastRenderedPageBreak/>
        <w:t xml:space="preserve">A data provider can add an arbitrary number of extra properties, as long as the instance is conformant to GML Simple Feature Level 0. </w:t>
      </w:r>
    </w:p>
    <w:p w14:paraId="5EE448D5" w14:textId="76D3D500" w:rsidR="00911F72" w:rsidRDefault="007F03F0" w:rsidP="00276AD3">
      <w:bookmarkStart w:id="430" w:name="BKM_EC69FC11_247D_4B96_A882_7E9D1AD588E0"/>
      <w:bookmarkStart w:id="431" w:name="BKM_ADCD2F69_DA9B_47AD_AAD9_CD10F85583D7"/>
      <w:bookmarkStart w:id="432" w:name="BKM_07E8099B_7BEC_4F52_A9CB_2057EB65CA46"/>
      <w:bookmarkStart w:id="433" w:name="BKM_803B49B5_5346_4ECB_84C0_E9285F22A260"/>
      <w:bookmarkStart w:id="434" w:name="BKM_EF622FE6_F231_4466_80B5_7C9E00C1AF26"/>
      <w:bookmarkStart w:id="435" w:name="BKM_314D3BAE_F7C9_4B36_ADB6_C72D030F3753"/>
      <w:bookmarkStart w:id="436" w:name="BKM_39715309_7964_43D3_8714_66E5FE3F5A42"/>
      <w:bookmarkStart w:id="437" w:name="BKM_154B13F8_8CD9_473E_98B5_93572A0EB3BB"/>
      <w:bookmarkStart w:id="438" w:name="BKM_2C39BB23_51CD_4C07_BC3D_DFD062118A45"/>
      <w:bookmarkStart w:id="439" w:name="BKM_60CAAB90_52E0_4214_AE69_D0060C7423ED"/>
      <w:bookmarkStart w:id="440" w:name="BKM_E7AC1443_775C_4DF5_9107_5B1DF4E1D651"/>
      <w:bookmarkStart w:id="441" w:name="BKM_EF3CAFA8_84A6_43F7_816F_7C74C3A3DFE7"/>
      <w:bookmarkStart w:id="442" w:name="BKM_71BA9B79_BC0A_41B7_9630_0B047D9D4660"/>
      <w:bookmarkStart w:id="443" w:name="BKM_9A13DBF6_70E2_469B_9B7C_F26D7AD812B4"/>
      <w:bookmarkStart w:id="444" w:name="BKM_9A6DFACA_1D0A_423A_BF5D_1157B46A0AC1"/>
      <w:bookmarkStart w:id="445" w:name="BKM_33E68653_BDB1_481F_9DFE_82E9A91DF147"/>
      <w:bookmarkStart w:id="446" w:name="BKM_F3F9B426_BC9F_4BBA_B792_A96166218E9B"/>
      <w:bookmarkStart w:id="447" w:name="BKM_86911221_5DFE_449B_9D0A_484F8F57F8F9"/>
      <w:bookmarkStart w:id="448" w:name="BKM_07EEDF2F_1AA2_45F8_B145_4B7F189B0502"/>
      <w:bookmarkStart w:id="449" w:name="BKM_4A997C54_C45D_4E40_AC91_CE1E1615770B"/>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r>
        <w:br w:type="page"/>
      </w:r>
    </w:p>
    <w:p w14:paraId="76CB06FE" w14:textId="703FBDD5" w:rsidR="009B3BBD" w:rsidRDefault="009B3BBD" w:rsidP="00BA6B31">
      <w:pPr>
        <w:pStyle w:val="Titre2"/>
        <w:rPr>
          <w:lang w:val="en-CA"/>
        </w:rPr>
      </w:pPr>
      <w:bookmarkStart w:id="450" w:name="_Toc452643154"/>
      <w:r w:rsidRPr="00D12552">
        <w:rPr>
          <w:lang w:val="en-CA"/>
        </w:rPr>
        <w:lastRenderedPageBreak/>
        <w:t xml:space="preserve">GeoSciML </w:t>
      </w:r>
      <w:r>
        <w:rPr>
          <w:lang w:val="en-CA"/>
        </w:rPr>
        <w:t>Basic</w:t>
      </w:r>
      <w:r w:rsidRPr="00D12552">
        <w:rPr>
          <w:lang w:val="en-CA"/>
        </w:rPr>
        <w:t xml:space="preserve"> </w:t>
      </w:r>
      <w:r w:rsidR="004F0DC1">
        <w:rPr>
          <w:lang w:val="en-CA"/>
        </w:rPr>
        <w:t xml:space="preserve">Abstract </w:t>
      </w:r>
      <w:r w:rsidRPr="00D12552">
        <w:rPr>
          <w:lang w:val="en-CA"/>
        </w:rPr>
        <w:t xml:space="preserve">Requirements </w:t>
      </w:r>
      <w:r w:rsidR="00785A96" w:rsidRPr="00D12552">
        <w:rPr>
          <w:lang w:val="en-CA"/>
        </w:rPr>
        <w:t>Class</w:t>
      </w:r>
      <w:r w:rsidR="00785A96">
        <w:rPr>
          <w:lang w:val="en-CA"/>
        </w:rPr>
        <w:t xml:space="preserve"> </w:t>
      </w:r>
      <w:r w:rsidR="00785A96">
        <w:t>(</w:t>
      </w:r>
      <w:r w:rsidR="00052694">
        <w:t>Normative)</w:t>
      </w:r>
      <w:bookmarkEnd w:id="450"/>
    </w:p>
    <w:p w14:paraId="3BFE0768" w14:textId="77777777" w:rsidR="008A1AF4" w:rsidRDefault="008A1AF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1563D9" w:rsidRPr="00F8013C" w14:paraId="4CF92E4A" w14:textId="77777777" w:rsidTr="00C447A2">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53CD55" w14:textId="3653CFED" w:rsidR="001563D9" w:rsidRPr="00F8013C" w:rsidRDefault="001563D9" w:rsidP="00513449">
            <w:pPr>
              <w:keepNext/>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Requirements Class</w:t>
            </w:r>
          </w:p>
        </w:tc>
      </w:tr>
      <w:tr w:rsidR="001563D9" w:rsidRPr="00F8013C" w14:paraId="38805F9B" w14:textId="77777777" w:rsidTr="00C447A2">
        <w:tc>
          <w:tcPr>
            <w:tcW w:w="8897" w:type="dxa"/>
            <w:gridSpan w:val="2"/>
            <w:tcBorders>
              <w:top w:val="single" w:sz="12" w:space="0" w:color="auto"/>
              <w:left w:val="single" w:sz="12" w:space="0" w:color="auto"/>
              <w:bottom w:val="single" w:sz="12" w:space="0" w:color="auto"/>
              <w:right w:val="single" w:sz="12" w:space="0" w:color="auto"/>
            </w:tcBorders>
          </w:tcPr>
          <w:p w14:paraId="0E71A2D4" w14:textId="0FDFAD42"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Style w:val="requri"/>
                <w:rFonts w:ascii="Calibri" w:hAnsi="Calibri"/>
                <w:sz w:val="20"/>
                <w:szCs w:val="20"/>
                <w:lang w:val="en-CA"/>
              </w:rPr>
              <w:t>/req/gsml4-basic</w:t>
            </w:r>
          </w:p>
        </w:tc>
      </w:tr>
      <w:tr w:rsidR="001563D9" w:rsidRPr="00F8013C" w14:paraId="58261B8B" w14:textId="77777777" w:rsidTr="00C447A2">
        <w:tc>
          <w:tcPr>
            <w:tcW w:w="1809" w:type="dxa"/>
            <w:tcBorders>
              <w:top w:val="single" w:sz="12" w:space="0" w:color="auto"/>
              <w:left w:val="single" w:sz="12" w:space="0" w:color="auto"/>
              <w:bottom w:val="single" w:sz="4" w:space="0" w:color="auto"/>
              <w:right w:val="single" w:sz="4" w:space="0" w:color="auto"/>
            </w:tcBorders>
          </w:tcPr>
          <w:p w14:paraId="2FE086D1"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3A0BAAB" w14:textId="489CD16E" w:rsidR="001563D9" w:rsidRPr="00F8013C" w:rsidRDefault="005E33CD"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Encoding specification</w:t>
            </w:r>
          </w:p>
        </w:tc>
      </w:tr>
      <w:tr w:rsidR="001563D9" w:rsidRPr="00F8013C" w14:paraId="5A06D194" w14:textId="77777777" w:rsidTr="00C447A2">
        <w:tc>
          <w:tcPr>
            <w:tcW w:w="1809" w:type="dxa"/>
            <w:tcBorders>
              <w:top w:val="single" w:sz="4" w:space="0" w:color="auto"/>
              <w:left w:val="single" w:sz="12" w:space="0" w:color="auto"/>
              <w:bottom w:val="single" w:sz="4" w:space="0" w:color="auto"/>
              <w:right w:val="single" w:sz="4" w:space="0" w:color="auto"/>
            </w:tcBorders>
          </w:tcPr>
          <w:p w14:paraId="48FB9324"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6489847" w14:textId="77777777"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/req/gsml4-core</w:t>
            </w:r>
          </w:p>
        </w:tc>
      </w:tr>
      <w:tr w:rsidR="001563D9" w:rsidRPr="00F8013C" w14:paraId="70EC3365" w14:textId="77777777" w:rsidTr="00C447A2">
        <w:tc>
          <w:tcPr>
            <w:tcW w:w="1809" w:type="dxa"/>
            <w:tcBorders>
              <w:top w:val="single" w:sz="4" w:space="0" w:color="auto"/>
              <w:left w:val="single" w:sz="12" w:space="0" w:color="auto"/>
              <w:bottom w:val="single" w:sz="4" w:space="0" w:color="auto"/>
              <w:right w:val="single" w:sz="4" w:space="0" w:color="auto"/>
            </w:tcBorders>
          </w:tcPr>
          <w:p w14:paraId="52A30949"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3A80C49" w14:textId="351EFEB7"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Spatial Schema ISO19107</w:t>
            </w:r>
          </w:p>
        </w:tc>
      </w:tr>
      <w:tr w:rsidR="001563D9" w:rsidRPr="00F8013C" w14:paraId="567DDC52" w14:textId="77777777" w:rsidTr="00C447A2">
        <w:tc>
          <w:tcPr>
            <w:tcW w:w="1809" w:type="dxa"/>
            <w:tcBorders>
              <w:top w:val="single" w:sz="4" w:space="0" w:color="auto"/>
              <w:left w:val="single" w:sz="12" w:space="0" w:color="auto"/>
              <w:bottom w:val="single" w:sz="4" w:space="0" w:color="auto"/>
              <w:right w:val="single" w:sz="4" w:space="0" w:color="auto"/>
            </w:tcBorders>
          </w:tcPr>
          <w:p w14:paraId="77657AEC" w14:textId="317EE614"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B299D22" w14:textId="300A91D0"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Conceptual schema language ISO19103</w:t>
            </w:r>
          </w:p>
        </w:tc>
      </w:tr>
      <w:tr w:rsidR="001563D9" w:rsidRPr="00F8013C" w14:paraId="1EDD199B"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7704739A"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807AEB1" w14:textId="77777777" w:rsidR="001563D9" w:rsidRPr="00F8013C" w:rsidRDefault="001563D9" w:rsidP="00513449">
            <w:pPr>
              <w:spacing w:before="100" w:beforeAutospacing="1" w:after="100" w:afterAutospacing="1" w:line="230" w:lineRule="atLeast"/>
              <w:rPr>
                <w:rFonts w:ascii="Calibri" w:eastAsia="MS Mincho" w:hAnsi="Calibri"/>
                <w:b/>
                <w:sz w:val="20"/>
                <w:szCs w:val="20"/>
                <w:lang w:val="en-CA"/>
              </w:rPr>
            </w:pPr>
            <w:r w:rsidRPr="00F8013C">
              <w:rPr>
                <w:rFonts w:ascii="Calibri" w:eastAsia="MS Mincho" w:hAnsi="Calibri"/>
                <w:b/>
                <w:sz w:val="20"/>
                <w:szCs w:val="20"/>
                <w:lang w:val="en-CA"/>
              </w:rPr>
              <w:t xml:space="preserve">/req/gsml4-basic/geologicfeature-purpose </w:t>
            </w:r>
          </w:p>
          <w:p w14:paraId="57DEF154" w14:textId="575B5BC7" w:rsidR="001563D9" w:rsidRPr="00C447A2" w:rsidRDefault="001563D9" w:rsidP="00513449">
            <w:pPr>
              <w:spacing w:before="100" w:beforeAutospacing="1" w:after="100" w:afterAutospacing="1" w:line="230" w:lineRule="atLeast"/>
              <w:rPr>
                <w:rFonts w:ascii="Calibri" w:eastAsia="MS Mincho" w:hAnsi="Calibri"/>
                <w:sz w:val="20"/>
                <w:szCs w:val="20"/>
                <w:lang w:val="en-CA"/>
              </w:rPr>
            </w:pPr>
            <w:r w:rsidRPr="00C447A2">
              <w:rPr>
                <w:rFonts w:ascii="Calibri" w:eastAsia="MS Mincho" w:hAnsi="Calibri"/>
                <w:sz w:val="20"/>
                <w:szCs w:val="20"/>
                <w:lang w:val="en-CA"/>
              </w:rPr>
              <w:t xml:space="preserve">Purpose SHALL be a value from Table </w:t>
            </w:r>
            <w:r w:rsidR="00DE425D" w:rsidRPr="00F8013C">
              <w:rPr>
                <w:rFonts w:ascii="Calibri" w:eastAsia="MS Mincho" w:hAnsi="Calibri"/>
                <w:sz w:val="20"/>
                <w:szCs w:val="20"/>
                <w:lang w:val="en-CA"/>
              </w:rPr>
              <w:t>2.</w:t>
            </w:r>
          </w:p>
        </w:tc>
      </w:tr>
      <w:tr w:rsidR="001563D9" w:rsidRPr="00F8013C" w14:paraId="5907DC20"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232C1871"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79C82B3"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 xml:space="preserve">/req/gsml4-basic/compositonPart-proportion </w:t>
            </w:r>
          </w:p>
          <w:p w14:paraId="6FE5AC17" w14:textId="7AC3586A" w:rsidR="001563D9" w:rsidRPr="00C447A2" w:rsidRDefault="00F8013C" w:rsidP="00C447A2">
            <w:pPr>
              <w:spacing w:before="100" w:beforeAutospacing="1" w:after="100" w:afterAutospacing="1" w:line="230" w:lineRule="atLeast"/>
              <w:rPr>
                <w:rFonts w:ascii="Calibri" w:eastAsia="MS Mincho" w:hAnsi="Calibri"/>
                <w:sz w:val="20"/>
                <w:szCs w:val="20"/>
                <w:lang w:val="en-CA"/>
              </w:rPr>
            </w:pPr>
            <w:r w:rsidRPr="00C447A2">
              <w:rPr>
                <w:rFonts w:ascii="Calibri" w:eastAsia="MS Mincho" w:hAnsi="Calibri"/>
                <w:sz w:val="20"/>
                <w:szCs w:val="20"/>
                <w:lang w:val="en-CA"/>
              </w:rPr>
              <w:t xml:space="preserve">Unit of measure of proportion SHALL be </w:t>
            </w:r>
            <w:r w:rsidRPr="00C447A2">
              <w:rPr>
                <w:rFonts w:ascii="Courier New" w:eastAsia="MS Mincho" w:hAnsi="Courier New" w:cs="Courier New"/>
                <w:sz w:val="20"/>
                <w:szCs w:val="20"/>
                <w:lang w:val="en-CA"/>
              </w:rPr>
              <w:t>http://www.opengis.net/def/uom/UCUM/0/percent</w:t>
            </w:r>
          </w:p>
        </w:tc>
      </w:tr>
      <w:tr w:rsidR="001563D9" w:rsidRPr="00F8013C" w14:paraId="3FD24F04"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05735FC8" w14:textId="3E34AA7E"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5A46FFA" w14:textId="77777777" w:rsidR="001563D9" w:rsidRPr="00E1534F" w:rsidRDefault="001563D9" w:rsidP="00513449">
            <w:pPr>
              <w:spacing w:before="100" w:beforeAutospacing="1" w:after="100" w:afterAutospacing="1" w:line="230" w:lineRule="atLeast"/>
              <w:jc w:val="both"/>
              <w:rPr>
                <w:rFonts w:ascii="Calibri" w:eastAsia="MS Mincho" w:hAnsi="Calibri"/>
                <w:b/>
                <w:sz w:val="20"/>
                <w:szCs w:val="20"/>
                <w:lang w:val="en-CA"/>
              </w:rPr>
            </w:pPr>
            <w:r w:rsidRPr="00E1534F">
              <w:rPr>
                <w:rFonts w:ascii="Calibri" w:eastAsia="MS Mincho" w:hAnsi="Calibri"/>
                <w:b/>
                <w:sz w:val="20"/>
                <w:szCs w:val="20"/>
                <w:lang w:val="en-CA"/>
              </w:rPr>
              <w:t xml:space="preserve">/req/gsml4-basic/geologicevent-single </w:t>
            </w:r>
          </w:p>
          <w:p w14:paraId="22B97536" w14:textId="6452C301" w:rsidR="001563D9" w:rsidRPr="00F8013C" w:rsidRDefault="001563D9" w:rsidP="00513449">
            <w:pPr>
              <w:spacing w:before="100" w:beforeAutospacing="1" w:after="100" w:afterAutospacing="1" w:line="230" w:lineRule="atLeast"/>
              <w:jc w:val="both"/>
              <w:rPr>
                <w:rFonts w:ascii="Calibri" w:eastAsia="MS Mincho" w:hAnsi="Calibri"/>
                <w:b/>
                <w:sz w:val="20"/>
                <w:szCs w:val="20"/>
              </w:rPr>
            </w:pPr>
            <w:r w:rsidRPr="00C447A2">
              <w:rPr>
                <w:rFonts w:ascii="Calibri" w:eastAsia="MS Mincho" w:hAnsi="Calibri"/>
                <w:sz w:val="20"/>
                <w:szCs w:val="20"/>
                <w:lang w:val="en-CA"/>
              </w:rPr>
              <w:t xml:space="preserve">An individual event GeologicEvent SHALL only apply to one of {DisplacementEvent, AlterationDescription, </w:t>
            </w:r>
            <w:proofErr w:type="gramStart"/>
            <w:r w:rsidRPr="00C447A2">
              <w:rPr>
                <w:rFonts w:ascii="Calibri" w:eastAsia="MS Mincho" w:hAnsi="Calibri"/>
                <w:sz w:val="20"/>
                <w:szCs w:val="20"/>
                <w:lang w:val="en-CA"/>
              </w:rPr>
              <w:t>MetamorphicDescription</w:t>
            </w:r>
            <w:proofErr w:type="gramEnd"/>
            <w:r w:rsidRPr="00C447A2">
              <w:rPr>
                <w:rFonts w:ascii="Calibri" w:eastAsia="MS Mincho" w:hAnsi="Calibri"/>
                <w:sz w:val="20"/>
                <w:szCs w:val="20"/>
                <w:lang w:val="en-CA"/>
              </w:rPr>
              <w:t>}.</w:t>
            </w:r>
          </w:p>
        </w:tc>
      </w:tr>
      <w:tr w:rsidR="001563D9" w:rsidRPr="00F8013C" w14:paraId="2922FCB0"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022E215A"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53DC78B"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 xml:space="preserve">/req/gsml4-basic/geologicevent-non-null </w:t>
            </w:r>
          </w:p>
          <w:p w14:paraId="3923AFFB" w14:textId="6F266F9D" w:rsidR="001563D9" w:rsidRPr="00F8013C" w:rsidRDefault="001563D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 xml:space="preserve">Either (olderNamedAge + youngerNamedAge) or </w:t>
            </w:r>
            <w:r w:rsidR="00DE425D">
              <w:rPr>
                <w:rFonts w:ascii="Calibri" w:eastAsia="MS Mincho" w:hAnsi="Calibri"/>
                <w:sz w:val="20"/>
                <w:szCs w:val="20"/>
                <w:lang w:val="en-CA"/>
              </w:rPr>
              <w:t>n</w:t>
            </w:r>
            <w:r w:rsidRPr="00F8013C">
              <w:rPr>
                <w:rFonts w:ascii="Calibri" w:eastAsia="MS Mincho" w:hAnsi="Calibri"/>
                <w:sz w:val="20"/>
                <w:szCs w:val="20"/>
                <w:lang w:val="en-CA"/>
              </w:rPr>
              <w:t>umericAge SHALL not be null.</w:t>
            </w:r>
          </w:p>
        </w:tc>
      </w:tr>
      <w:tr w:rsidR="001563D9" w:rsidRPr="00F8013C" w14:paraId="06E227EB"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3E44B0DF"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CE070D9" w14:textId="77777777" w:rsidR="004D1FB3" w:rsidRPr="00F8013C" w:rsidRDefault="004D1FB3" w:rsidP="00513449">
            <w:pPr>
              <w:spacing w:before="100" w:beforeAutospacing="1" w:after="100" w:afterAutospacing="1" w:line="230" w:lineRule="atLeast"/>
              <w:jc w:val="both"/>
              <w:rPr>
                <w:rStyle w:val="requri"/>
                <w:rFonts w:ascii="Calibri" w:eastAsia="MS Mincho" w:hAnsi="Calibri"/>
                <w:sz w:val="20"/>
                <w:szCs w:val="20"/>
                <w:lang w:val="en-CA"/>
              </w:rPr>
            </w:pPr>
            <w:r w:rsidRPr="00F8013C">
              <w:rPr>
                <w:rStyle w:val="requri"/>
                <w:rFonts w:ascii="Calibri" w:hAnsi="Calibri"/>
                <w:sz w:val="20"/>
                <w:szCs w:val="20"/>
                <w:lang w:val="en-CA"/>
              </w:rPr>
              <w:t>/req/gsml4-basic/plane-pol-dip-az-not-null</w:t>
            </w:r>
            <w:r w:rsidRPr="00F8013C">
              <w:rPr>
                <w:rStyle w:val="requri"/>
                <w:rFonts w:ascii="Calibri" w:eastAsia="MS Mincho" w:hAnsi="Calibri"/>
                <w:sz w:val="20"/>
                <w:szCs w:val="20"/>
                <w:lang w:val="en-CA"/>
              </w:rPr>
              <w:t xml:space="preserve"> </w:t>
            </w:r>
          </w:p>
          <w:p w14:paraId="439359A0" w14:textId="7C3007A3" w:rsidR="001563D9" w:rsidRPr="00F8013C" w:rsidRDefault="004D1FB3"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At least one of polarity, azimuth or dip SHALL not be nil.</w:t>
            </w:r>
          </w:p>
        </w:tc>
      </w:tr>
      <w:tr w:rsidR="001563D9" w:rsidRPr="00F8013C" w14:paraId="23075A30"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2D221F37" w14:textId="3094D751" w:rsidR="001563D9" w:rsidRPr="003F0D05" w:rsidRDefault="003F0D05"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78BC8B4" w14:textId="77777777" w:rsidR="004D1FB3" w:rsidRPr="00EE36E7" w:rsidRDefault="004D1FB3" w:rsidP="00513449">
            <w:pPr>
              <w:spacing w:before="100" w:beforeAutospacing="1" w:after="100" w:afterAutospacing="1" w:line="230" w:lineRule="atLeast"/>
              <w:jc w:val="both"/>
              <w:rPr>
                <w:rStyle w:val="requri"/>
                <w:rFonts w:ascii="Calibri" w:eastAsia="MS Mincho" w:hAnsi="Calibri"/>
                <w:sz w:val="20"/>
                <w:szCs w:val="20"/>
                <w:lang w:val="en-CA"/>
              </w:rPr>
            </w:pPr>
            <w:r w:rsidRPr="00496C22">
              <w:rPr>
                <w:rStyle w:val="requri"/>
                <w:rFonts w:ascii="Calibri" w:hAnsi="Calibri"/>
                <w:sz w:val="20"/>
                <w:szCs w:val="20"/>
                <w:lang w:val="en-CA"/>
              </w:rPr>
              <w:t>/req/gsml4-basic/plane-pol-dip-az-range</w:t>
            </w:r>
            <w:r w:rsidRPr="00EE36E7">
              <w:rPr>
                <w:rStyle w:val="requri"/>
                <w:rFonts w:ascii="Calibri" w:eastAsia="MS Mincho" w:hAnsi="Calibri"/>
                <w:sz w:val="20"/>
                <w:szCs w:val="20"/>
                <w:lang w:val="en-CA"/>
              </w:rPr>
              <w:t xml:space="preserve"> </w:t>
            </w:r>
          </w:p>
          <w:p w14:paraId="52019D96" w14:textId="59150CE0" w:rsidR="001563D9" w:rsidRPr="007B3482" w:rsidRDefault="004D1FB3" w:rsidP="00513449">
            <w:pPr>
              <w:spacing w:before="100" w:beforeAutospacing="1" w:after="100" w:afterAutospacing="1" w:line="230" w:lineRule="atLeast"/>
              <w:jc w:val="both"/>
              <w:rPr>
                <w:rFonts w:ascii="Calibri" w:eastAsia="MS Mincho" w:hAnsi="Calibri"/>
                <w:sz w:val="20"/>
                <w:szCs w:val="20"/>
                <w:lang w:val="en-CA"/>
              </w:rPr>
            </w:pPr>
            <w:r w:rsidRPr="00783367">
              <w:rPr>
                <w:rFonts w:ascii="Calibri" w:eastAsia="MS Mincho" w:hAnsi="Calibri"/>
                <w:sz w:val="20"/>
                <w:szCs w:val="20"/>
                <w:lang w:val="en-CA"/>
              </w:rPr>
              <w:t>Azimuth SHALL be values in range [0</w:t>
            </w:r>
            <w:r w:rsidR="00DE425D">
              <w:rPr>
                <w:rFonts w:ascii="Calibri" w:eastAsia="MS Mincho" w:hAnsi="Calibri"/>
                <w:sz w:val="20"/>
                <w:szCs w:val="20"/>
                <w:lang w:val="en-CA"/>
              </w:rPr>
              <w:t xml:space="preserve">, </w:t>
            </w:r>
            <w:r w:rsidRPr="00783367">
              <w:rPr>
                <w:rFonts w:ascii="Calibri" w:eastAsia="MS Mincho" w:hAnsi="Calibri"/>
                <w:sz w:val="20"/>
                <w:szCs w:val="20"/>
                <w:lang w:val="en-CA"/>
              </w:rPr>
              <w:t>360[.</w:t>
            </w:r>
          </w:p>
        </w:tc>
      </w:tr>
      <w:tr w:rsidR="001563D9" w:rsidRPr="00F8013C" w14:paraId="66A43E8A"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6C1B9CFB"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9D6F9B2" w14:textId="77777777" w:rsidR="004D1FB3" w:rsidRPr="00F8013C" w:rsidRDefault="004D1FB3" w:rsidP="00513449">
            <w:pPr>
              <w:spacing w:before="100" w:beforeAutospacing="1" w:after="100" w:afterAutospacing="1" w:line="230" w:lineRule="atLeast"/>
              <w:jc w:val="both"/>
              <w:rPr>
                <w:rStyle w:val="requri"/>
                <w:rFonts w:ascii="Calibri" w:eastAsia="MS Mincho" w:hAnsi="Calibri"/>
                <w:sz w:val="20"/>
                <w:szCs w:val="20"/>
                <w:lang w:val="en-CA"/>
              </w:rPr>
            </w:pPr>
            <w:r w:rsidRPr="00F8013C">
              <w:rPr>
                <w:rStyle w:val="requri"/>
                <w:rFonts w:ascii="Calibri" w:hAnsi="Calibri"/>
                <w:sz w:val="20"/>
                <w:szCs w:val="20"/>
                <w:lang w:val="en-CA"/>
              </w:rPr>
              <w:t>/req/gsml4-basic/plane-dip-degree</w:t>
            </w:r>
            <w:r w:rsidRPr="00F8013C">
              <w:rPr>
                <w:rStyle w:val="requri"/>
                <w:rFonts w:ascii="Calibri" w:eastAsia="MS Mincho" w:hAnsi="Calibri"/>
                <w:sz w:val="20"/>
                <w:szCs w:val="20"/>
                <w:lang w:val="en-CA"/>
              </w:rPr>
              <w:t xml:space="preserve"> </w:t>
            </w:r>
          </w:p>
          <w:p w14:paraId="24C64DD2" w14:textId="2C12DD18" w:rsidR="001563D9" w:rsidRPr="00F8013C" w:rsidRDefault="004D1FB3"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 xml:space="preserve">Dips SHALL be expressed in degree downward from the horizontal.   </w:t>
            </w:r>
          </w:p>
        </w:tc>
      </w:tr>
      <w:tr w:rsidR="001563D9" w:rsidRPr="00F8013C" w14:paraId="39C295A6"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46001863"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0924AD7" w14:textId="77777777" w:rsidR="004D1FB3"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uri"/>
                <w:rFonts w:ascii="Calibri" w:hAnsi="Calibri"/>
                <w:sz w:val="20"/>
                <w:szCs w:val="20"/>
                <w:lang w:val="en-CA"/>
              </w:rPr>
              <w:t xml:space="preserve">/req/gsml4-basic/plane-dip-range </w:t>
            </w:r>
          </w:p>
          <w:p w14:paraId="0032D92F" w14:textId="179BCE09" w:rsidR="001563D9" w:rsidRPr="00C447A2" w:rsidRDefault="004D1FB3" w:rsidP="00513449">
            <w:pPr>
              <w:spacing w:before="100" w:beforeAutospacing="1" w:after="100" w:afterAutospacing="1" w:line="230" w:lineRule="atLeast"/>
              <w:jc w:val="both"/>
              <w:rPr>
                <w:rStyle w:val="requri"/>
                <w:rFonts w:ascii="Calibri" w:hAnsi="Calibri"/>
                <w:b w:val="0"/>
                <w:sz w:val="20"/>
                <w:szCs w:val="20"/>
                <w:lang w:val="en-CA"/>
              </w:rPr>
            </w:pPr>
            <w:r w:rsidRPr="00C447A2">
              <w:rPr>
                <w:rStyle w:val="requri"/>
                <w:rFonts w:ascii="Calibri" w:hAnsi="Calibri"/>
                <w:b w:val="0"/>
                <w:sz w:val="20"/>
                <w:szCs w:val="20"/>
                <w:lang w:val="en-CA"/>
              </w:rPr>
              <w:t>Dips SHALL be values in range [0</w:t>
            </w:r>
            <w:r w:rsidR="00DE425D" w:rsidRPr="003F0D05">
              <w:rPr>
                <w:rStyle w:val="requri"/>
                <w:rFonts w:ascii="Calibri" w:hAnsi="Calibri"/>
                <w:b w:val="0"/>
                <w:sz w:val="20"/>
                <w:szCs w:val="20"/>
                <w:lang w:val="en-CA"/>
              </w:rPr>
              <w:t>, 90</w:t>
            </w:r>
            <w:r w:rsidRPr="00C447A2">
              <w:rPr>
                <w:rStyle w:val="requri"/>
                <w:rFonts w:ascii="Calibri" w:hAnsi="Calibri"/>
                <w:b w:val="0"/>
                <w:sz w:val="20"/>
                <w:szCs w:val="20"/>
                <w:lang w:val="en-CA"/>
              </w:rPr>
              <w:t>].</w:t>
            </w:r>
          </w:p>
        </w:tc>
      </w:tr>
      <w:tr w:rsidR="001563D9" w:rsidRPr="00F8013C" w14:paraId="70165905"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78F3D646"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16E081" w14:textId="77777777" w:rsidR="004D1FB3"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uri"/>
                <w:rFonts w:ascii="Calibri" w:hAnsi="Calibri"/>
                <w:sz w:val="20"/>
                <w:szCs w:val="20"/>
                <w:lang w:val="en-CA"/>
              </w:rPr>
              <w:t xml:space="preserve">/req/gsml4-basic/linear-trenddip-plunge-not-null </w:t>
            </w:r>
          </w:p>
          <w:p w14:paraId="11F7F247" w14:textId="4F3BEEE2" w:rsidR="001563D9" w:rsidRPr="00F8013C" w:rsidRDefault="004D1FB3" w:rsidP="003F0D05">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 xml:space="preserve">At least one of plunge or trend SHALL NOT </w:t>
            </w:r>
            <w:proofErr w:type="gramStart"/>
            <w:r w:rsidRPr="00F8013C">
              <w:rPr>
                <w:rStyle w:val="reqtext"/>
                <w:rFonts w:ascii="Calibri" w:hAnsi="Calibri"/>
                <w:sz w:val="20"/>
                <w:szCs w:val="20"/>
                <w:lang w:val="en-CA"/>
              </w:rPr>
              <w:t>be</w:t>
            </w:r>
            <w:proofErr w:type="gramEnd"/>
            <w:r w:rsidRPr="00F8013C">
              <w:rPr>
                <w:rStyle w:val="reqtext"/>
                <w:rFonts w:ascii="Calibri" w:hAnsi="Calibri"/>
                <w:sz w:val="20"/>
                <w:szCs w:val="20"/>
                <w:lang w:val="en-CA"/>
              </w:rPr>
              <w:t xml:space="preserve"> nil.</w:t>
            </w:r>
          </w:p>
        </w:tc>
      </w:tr>
      <w:tr w:rsidR="001563D9" w:rsidRPr="00F8013C" w14:paraId="7D5374E4"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2461FCBE"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EA433AD" w14:textId="77777777" w:rsidR="004D1FB3" w:rsidRPr="00F8013C" w:rsidRDefault="004D1FB3" w:rsidP="00513449">
            <w:pPr>
              <w:spacing w:before="100" w:beforeAutospacing="1" w:after="100" w:afterAutospacing="1" w:line="230" w:lineRule="atLeast"/>
              <w:jc w:val="both"/>
              <w:rPr>
                <w:rStyle w:val="reqtext"/>
                <w:rFonts w:ascii="Calibri" w:hAnsi="Calibri"/>
                <w:sz w:val="20"/>
                <w:szCs w:val="20"/>
                <w:lang w:val="en-CA"/>
              </w:rPr>
            </w:pPr>
            <w:r w:rsidRPr="00F8013C">
              <w:rPr>
                <w:rStyle w:val="requri"/>
                <w:rFonts w:ascii="Calibri" w:hAnsi="Calibri"/>
                <w:sz w:val="20"/>
                <w:szCs w:val="20"/>
                <w:lang w:val="en-CA"/>
              </w:rPr>
              <w:t>/req/gsml4-basic/linear-plunge-range</w:t>
            </w:r>
            <w:r w:rsidRPr="00F8013C">
              <w:rPr>
                <w:rStyle w:val="reqtext"/>
                <w:rFonts w:ascii="Calibri" w:hAnsi="Calibri"/>
                <w:sz w:val="20"/>
                <w:szCs w:val="20"/>
                <w:lang w:val="en-CA"/>
              </w:rPr>
              <w:t xml:space="preserve"> </w:t>
            </w:r>
          </w:p>
          <w:p w14:paraId="06FB9A19" w14:textId="72509A20" w:rsidR="001563D9" w:rsidRPr="003F0D05" w:rsidRDefault="004D1FB3" w:rsidP="003F0D05">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Plunge SHALL be a value in range [0</w:t>
            </w:r>
            <w:r w:rsidR="00DE425D">
              <w:rPr>
                <w:rStyle w:val="reqtext"/>
                <w:rFonts w:ascii="Calibri" w:hAnsi="Calibri"/>
                <w:sz w:val="20"/>
                <w:szCs w:val="20"/>
                <w:lang w:val="en-CA"/>
              </w:rPr>
              <w:t xml:space="preserve">, </w:t>
            </w:r>
            <w:r w:rsidRPr="003F0D05">
              <w:rPr>
                <w:rStyle w:val="reqtext"/>
                <w:rFonts w:ascii="Calibri" w:hAnsi="Calibri"/>
                <w:sz w:val="20"/>
                <w:szCs w:val="20"/>
                <w:lang w:val="en-CA"/>
              </w:rPr>
              <w:t xml:space="preserve">90].   </w:t>
            </w:r>
          </w:p>
        </w:tc>
      </w:tr>
      <w:tr w:rsidR="001563D9" w:rsidRPr="00F8013C" w14:paraId="653656E2"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05B8376F" w14:textId="1935A22E" w:rsidR="001563D9" w:rsidRPr="003F0D05" w:rsidRDefault="003F0D05"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22FB99BB" w14:textId="77777777" w:rsidR="004D1FB3" w:rsidRPr="00EE36E7" w:rsidRDefault="004D1FB3" w:rsidP="00513449">
            <w:pPr>
              <w:spacing w:before="100" w:beforeAutospacing="1" w:after="100" w:afterAutospacing="1" w:line="230" w:lineRule="atLeast"/>
              <w:jc w:val="both"/>
              <w:rPr>
                <w:rStyle w:val="reqtext"/>
                <w:rFonts w:ascii="Calibri" w:hAnsi="Calibri"/>
                <w:sz w:val="20"/>
                <w:szCs w:val="20"/>
                <w:lang w:val="en-CA"/>
              </w:rPr>
            </w:pPr>
            <w:r w:rsidRPr="00496C22">
              <w:rPr>
                <w:rStyle w:val="requri"/>
                <w:rFonts w:ascii="Calibri" w:hAnsi="Calibri"/>
                <w:sz w:val="20"/>
                <w:szCs w:val="20"/>
                <w:lang w:val="en-CA"/>
              </w:rPr>
              <w:t>/req/gsml4-basic/linear-trend-degree</w:t>
            </w:r>
            <w:r w:rsidRPr="00EE36E7">
              <w:rPr>
                <w:rStyle w:val="reqtext"/>
                <w:rFonts w:ascii="Calibri" w:hAnsi="Calibri"/>
                <w:sz w:val="20"/>
                <w:szCs w:val="20"/>
                <w:lang w:val="en-CA"/>
              </w:rPr>
              <w:t xml:space="preserve"> </w:t>
            </w:r>
          </w:p>
          <w:p w14:paraId="54373698" w14:textId="1FDF3A6A" w:rsidR="001563D9" w:rsidRPr="00F8013C" w:rsidRDefault="004D1FB3" w:rsidP="003F0D05">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 xml:space="preserve">Trend </w:t>
            </w:r>
            <w:r w:rsidR="003F0D05">
              <w:rPr>
                <w:rStyle w:val="reqtext"/>
                <w:rFonts w:ascii="Calibri" w:hAnsi="Calibri"/>
                <w:sz w:val="20"/>
                <w:szCs w:val="20"/>
                <w:lang w:val="en-CA"/>
              </w:rPr>
              <w:t>SHOULD</w:t>
            </w:r>
            <w:r w:rsidR="003F0D05" w:rsidRPr="00F8013C">
              <w:rPr>
                <w:rStyle w:val="reqtext"/>
                <w:rFonts w:ascii="Calibri" w:hAnsi="Calibri"/>
                <w:sz w:val="20"/>
                <w:szCs w:val="20"/>
                <w:lang w:val="en-CA"/>
              </w:rPr>
              <w:t xml:space="preserve"> </w:t>
            </w:r>
            <w:r w:rsidRPr="00F8013C">
              <w:rPr>
                <w:rStyle w:val="reqtext"/>
                <w:rFonts w:ascii="Calibri" w:hAnsi="Calibri"/>
                <w:sz w:val="20"/>
                <w:szCs w:val="20"/>
                <w:lang w:val="en-CA"/>
              </w:rPr>
              <w:t xml:space="preserve">be expressed in clockwise degree from geographic </w:t>
            </w:r>
            <w:r w:rsidR="00DE425D" w:rsidRPr="00F8013C">
              <w:rPr>
                <w:rStyle w:val="reqtext"/>
                <w:rFonts w:ascii="Calibri" w:hAnsi="Calibri"/>
                <w:sz w:val="20"/>
                <w:szCs w:val="20"/>
                <w:lang w:val="en-CA"/>
              </w:rPr>
              <w:t>north.</w:t>
            </w:r>
          </w:p>
        </w:tc>
      </w:tr>
      <w:tr w:rsidR="001563D9" w:rsidRPr="00F8013C" w14:paraId="222B3A28"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70B00AFE"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1DB73A6" w14:textId="77777777" w:rsidR="004D1FB3"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uri"/>
                <w:rFonts w:ascii="Calibri" w:hAnsi="Calibri"/>
                <w:sz w:val="20"/>
                <w:szCs w:val="20"/>
                <w:lang w:val="en-CA"/>
              </w:rPr>
              <w:t xml:space="preserve">/req/gsml4-basic/linear-az-range </w:t>
            </w:r>
          </w:p>
          <w:p w14:paraId="77A8CF72" w14:textId="055C997D" w:rsidR="001563D9"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Trend SHALL be a value between [0,360[.</w:t>
            </w:r>
          </w:p>
        </w:tc>
      </w:tr>
      <w:tr w:rsidR="001563D9" w:rsidRPr="00F8013C" w14:paraId="235FCB7A"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6F62E007"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7AD3828" w14:textId="77777777" w:rsidR="004D1FB3"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uri"/>
                <w:rFonts w:ascii="Calibri" w:hAnsi="Calibri"/>
                <w:sz w:val="20"/>
                <w:szCs w:val="20"/>
                <w:lang w:val="en-CA"/>
              </w:rPr>
              <w:t xml:space="preserve">/req/gsml4-basic/quantity_range_order </w:t>
            </w:r>
          </w:p>
          <w:p w14:paraId="17729F8E" w14:textId="51D6C605" w:rsidR="001563D9"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lastRenderedPageBreak/>
              <w:t>The lowerValue SHALL be less</w:t>
            </w:r>
            <w:r w:rsidR="00DE425D">
              <w:rPr>
                <w:rStyle w:val="reqtext"/>
                <w:rFonts w:ascii="Calibri" w:hAnsi="Calibri"/>
                <w:sz w:val="20"/>
                <w:szCs w:val="20"/>
                <w:lang w:val="en-CA"/>
              </w:rPr>
              <w:t xml:space="preserve"> than</w:t>
            </w:r>
            <w:r w:rsidRPr="00F8013C">
              <w:rPr>
                <w:rStyle w:val="reqtext"/>
                <w:rFonts w:ascii="Calibri" w:hAnsi="Calibri"/>
                <w:sz w:val="20"/>
                <w:szCs w:val="20"/>
                <w:lang w:val="en-CA"/>
              </w:rPr>
              <w:t xml:space="preserve"> </w:t>
            </w:r>
            <w:r w:rsidR="00DE425D" w:rsidRPr="00F8013C">
              <w:rPr>
                <w:rStyle w:val="reqtext"/>
                <w:rFonts w:ascii="Calibri" w:hAnsi="Calibri"/>
                <w:sz w:val="20"/>
                <w:szCs w:val="20"/>
                <w:lang w:val="en-CA"/>
              </w:rPr>
              <w:t>or</w:t>
            </w:r>
            <w:r w:rsidRPr="00F8013C">
              <w:rPr>
                <w:rStyle w:val="reqtext"/>
                <w:rFonts w:ascii="Calibri" w:hAnsi="Calibri"/>
                <w:sz w:val="20"/>
                <w:szCs w:val="20"/>
                <w:lang w:val="en-CA"/>
              </w:rPr>
              <w:t xml:space="preserve"> equal to </w:t>
            </w:r>
            <w:r w:rsidR="00DE425D">
              <w:rPr>
                <w:rStyle w:val="reqtext"/>
                <w:rFonts w:ascii="Calibri" w:hAnsi="Calibri"/>
                <w:sz w:val="20"/>
                <w:szCs w:val="20"/>
                <w:lang w:val="en-CA"/>
              </w:rPr>
              <w:t xml:space="preserve">the </w:t>
            </w:r>
            <w:r w:rsidRPr="00F8013C">
              <w:rPr>
                <w:rStyle w:val="reqtext"/>
                <w:rFonts w:ascii="Calibri" w:hAnsi="Calibri"/>
                <w:sz w:val="20"/>
                <w:szCs w:val="20"/>
                <w:lang w:val="en-CA"/>
              </w:rPr>
              <w:t xml:space="preserve">upperValue.   </w:t>
            </w:r>
          </w:p>
        </w:tc>
      </w:tr>
      <w:tr w:rsidR="001563D9" w:rsidRPr="00F8013C" w14:paraId="736D80CF"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2D0DC656" w14:textId="3777A088" w:rsidR="001563D9" w:rsidRPr="003F0D05" w:rsidRDefault="003F0D05"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4204B0A8" w14:textId="77777777" w:rsidR="004D1FB3" w:rsidRPr="00496C22" w:rsidRDefault="004D1FB3" w:rsidP="00513449">
            <w:pPr>
              <w:spacing w:before="100" w:beforeAutospacing="1" w:after="100" w:afterAutospacing="1" w:line="230" w:lineRule="atLeast"/>
              <w:jc w:val="both"/>
              <w:rPr>
                <w:rStyle w:val="requri"/>
                <w:rFonts w:ascii="Calibri" w:hAnsi="Calibri"/>
                <w:sz w:val="20"/>
                <w:szCs w:val="20"/>
                <w:lang w:val="en-CA"/>
              </w:rPr>
            </w:pPr>
            <w:r w:rsidRPr="00496C22">
              <w:rPr>
                <w:rStyle w:val="requri"/>
                <w:rFonts w:ascii="Calibri" w:hAnsi="Calibri"/>
                <w:sz w:val="20"/>
                <w:szCs w:val="20"/>
                <w:lang w:val="en-CA"/>
              </w:rPr>
              <w:t xml:space="preserve">/req/gsml4-basic/quantity-range-repeat </w:t>
            </w:r>
          </w:p>
          <w:p w14:paraId="09148636" w14:textId="237E6B7B" w:rsidR="001563D9" w:rsidRPr="007B3482" w:rsidRDefault="004D1FB3">
            <w:pPr>
              <w:spacing w:before="100" w:beforeAutospacing="1" w:after="100" w:afterAutospacing="1" w:line="230" w:lineRule="atLeast"/>
              <w:jc w:val="both"/>
              <w:rPr>
                <w:rStyle w:val="requri"/>
                <w:rFonts w:ascii="Calibri" w:hAnsi="Calibri"/>
                <w:sz w:val="20"/>
                <w:szCs w:val="20"/>
              </w:rPr>
            </w:pPr>
            <w:proofErr w:type="gramStart"/>
            <w:r w:rsidRPr="00EE36E7">
              <w:rPr>
                <w:rStyle w:val="reqtext"/>
                <w:rFonts w:ascii="Calibri" w:hAnsi="Calibri"/>
                <w:sz w:val="20"/>
                <w:szCs w:val="20"/>
                <w:lang w:val="en-CA"/>
              </w:rPr>
              <w:t>Value[</w:t>
            </w:r>
            <w:proofErr w:type="gramEnd"/>
            <w:r w:rsidRPr="00EE36E7">
              <w:rPr>
                <w:rStyle w:val="reqtext"/>
                <w:rFonts w:ascii="Calibri" w:hAnsi="Calibri"/>
                <w:sz w:val="20"/>
                <w:szCs w:val="20"/>
                <w:lang w:val="en-CA"/>
              </w:rPr>
              <w:t xml:space="preserve">0] </w:t>
            </w:r>
            <w:r w:rsidRPr="00783367">
              <w:rPr>
                <w:rStyle w:val="reqtext"/>
                <w:rFonts w:ascii="Calibri" w:hAnsi="Calibri"/>
                <w:sz w:val="20"/>
                <w:szCs w:val="20"/>
                <w:lang w:val="en-CA"/>
              </w:rPr>
              <w:t xml:space="preserve">SHALL provide the same value as lowerValue and value[1] </w:t>
            </w:r>
            <w:r w:rsidR="001F2343">
              <w:rPr>
                <w:rStyle w:val="reqtext"/>
                <w:rFonts w:ascii="Calibri" w:hAnsi="Calibri"/>
                <w:sz w:val="20"/>
                <w:szCs w:val="20"/>
                <w:lang w:val="en-CA"/>
              </w:rPr>
              <w:t>SHALL provide</w:t>
            </w:r>
            <w:r w:rsidRPr="00783367">
              <w:rPr>
                <w:rStyle w:val="reqtext"/>
                <w:rFonts w:ascii="Calibri" w:hAnsi="Calibri"/>
                <w:sz w:val="20"/>
                <w:szCs w:val="20"/>
                <w:lang w:val="en-CA"/>
              </w:rPr>
              <w:t xml:space="preserve"> the same</w:t>
            </w:r>
            <w:r w:rsidR="001F2343">
              <w:rPr>
                <w:rStyle w:val="reqtext"/>
                <w:rFonts w:ascii="Calibri" w:hAnsi="Calibri"/>
                <w:sz w:val="20"/>
                <w:szCs w:val="20"/>
                <w:lang w:val="en-CA"/>
              </w:rPr>
              <w:t xml:space="preserve"> value</w:t>
            </w:r>
            <w:r w:rsidRPr="00783367">
              <w:rPr>
                <w:rStyle w:val="reqtext"/>
                <w:rFonts w:ascii="Calibri" w:hAnsi="Calibri"/>
                <w:sz w:val="20"/>
                <w:szCs w:val="20"/>
                <w:lang w:val="en-CA"/>
              </w:rPr>
              <w:t xml:space="preserve"> as upperValue.</w:t>
            </w:r>
          </w:p>
        </w:tc>
      </w:tr>
    </w:tbl>
    <w:p w14:paraId="178C6037" w14:textId="77777777" w:rsidR="001563D9" w:rsidRPr="00C447A2" w:rsidRDefault="001563D9" w:rsidP="00355CAB"/>
    <w:p w14:paraId="65D82287" w14:textId="5C019C2B" w:rsidR="00355CAB" w:rsidRDefault="00355CAB" w:rsidP="00355CAB">
      <w:pPr>
        <w:rPr>
          <w:lang w:val="en-CA"/>
        </w:rPr>
      </w:pPr>
      <w:r>
        <w:rPr>
          <w:lang w:val="en-CA"/>
        </w:rPr>
        <w:t xml:space="preserve">Basic package provides a collection of </w:t>
      </w:r>
      <w:r w:rsidRPr="00355CAB">
        <w:rPr>
          <w:lang w:val="en-CA"/>
        </w:rPr>
        <w:t xml:space="preserve">classes representing fundamental geological </w:t>
      </w:r>
      <w:r w:rsidR="00865F5F">
        <w:rPr>
          <w:lang w:val="en-CA"/>
        </w:rPr>
        <w:t xml:space="preserve">and geomorphological </w:t>
      </w:r>
      <w:r w:rsidRPr="00355CAB">
        <w:rPr>
          <w:lang w:val="en-CA"/>
        </w:rPr>
        <w:t xml:space="preserve">features (units, structures, and events), earth materials, </w:t>
      </w:r>
      <w:r w:rsidR="00865F5F">
        <w:rPr>
          <w:lang w:val="en-CA"/>
        </w:rPr>
        <w:t xml:space="preserve">geologic time, </w:t>
      </w:r>
      <w:r w:rsidRPr="00355CAB">
        <w:rPr>
          <w:lang w:val="en-CA"/>
        </w:rPr>
        <w:t>and the relations between them</w:t>
      </w:r>
      <w:proofErr w:type="gramStart"/>
      <w:r w:rsidRPr="00355CAB">
        <w:rPr>
          <w:lang w:val="en-CA"/>
        </w:rPr>
        <w:t>.</w:t>
      </w:r>
      <w:r w:rsidR="00865F5F">
        <w:rPr>
          <w:lang w:val="en-CA"/>
        </w:rPr>
        <w:t>.</w:t>
      </w:r>
      <w:proofErr w:type="gramEnd"/>
      <w:r w:rsidR="003E1755">
        <w:rPr>
          <w:lang w:val="en-CA"/>
        </w:rPr>
        <w:t xml:space="preserve">  </w:t>
      </w:r>
      <w:commentRangeStart w:id="451"/>
      <w:r w:rsidR="009E67D9">
        <w:rPr>
          <w:lang w:val="en-CA"/>
        </w:rPr>
        <w:t>It</w:t>
      </w:r>
      <w:r w:rsidR="003E1755">
        <w:rPr>
          <w:lang w:val="en-CA"/>
        </w:rPr>
        <w:t xml:space="preserve"> limits the number of descriptive properties </w:t>
      </w:r>
      <w:r w:rsidR="009E67D9">
        <w:rPr>
          <w:lang w:val="en-CA"/>
        </w:rPr>
        <w:t xml:space="preserve">to match </w:t>
      </w:r>
      <w:r w:rsidR="00DE3D18">
        <w:rPr>
          <w:lang w:val="en-CA"/>
        </w:rPr>
        <w:t xml:space="preserve">important common use cases, including </w:t>
      </w:r>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commentRangeEnd w:id="451"/>
      <w:r w:rsidR="00DE3D18">
        <w:rPr>
          <w:rStyle w:val="Marquedecommentaire"/>
        </w:rPr>
        <w:commentReference w:id="451"/>
      </w:r>
    </w:p>
    <w:p w14:paraId="40081889" w14:textId="18A467A8" w:rsidR="008A1AF4" w:rsidRDefault="008A1AF4" w:rsidP="008A1AF4">
      <w:pPr>
        <w:keepNext/>
        <w:rPr>
          <w:noProof/>
          <w:lang w:val="en-CA" w:eastAsia="en-CA"/>
        </w:rPr>
      </w:pPr>
    </w:p>
    <w:p w14:paraId="2A6A1094" w14:textId="7911118D" w:rsidR="000E3D9B" w:rsidRDefault="00F658C5" w:rsidP="000E3D9B">
      <w:pPr>
        <w:keepNext/>
      </w:pPr>
      <w:r>
        <w:rPr>
          <w:noProof/>
          <w:lang w:val="en-CA" w:eastAsia="en-CA"/>
        </w:rPr>
        <w:drawing>
          <wp:inline distT="0" distB="0" distL="0" distR="0" wp14:anchorId="52378BCA" wp14:editId="4BF7B615">
            <wp:extent cx="5476875" cy="41624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76875" cy="4162425"/>
                    </a:xfrm>
                    <a:prstGeom prst="rect">
                      <a:avLst/>
                    </a:prstGeom>
                    <a:noFill/>
                    <a:ln>
                      <a:noFill/>
                    </a:ln>
                  </pic:spPr>
                </pic:pic>
              </a:graphicData>
            </a:graphic>
          </wp:inline>
        </w:drawing>
      </w:r>
    </w:p>
    <w:p w14:paraId="701D18A2" w14:textId="28CEDB36" w:rsidR="000E3D9B" w:rsidRDefault="000E3D9B" w:rsidP="007F03F0">
      <w:pPr>
        <w:pStyle w:val="Lgende"/>
      </w:pPr>
      <w:r>
        <w:t xml:space="preserve">Figure </w:t>
      </w:r>
      <w:r>
        <w:fldChar w:fldCharType="begin"/>
      </w:r>
      <w:r>
        <w:instrText xml:space="preserve"> SEQ Figure \* ARABIC </w:instrText>
      </w:r>
      <w:r>
        <w:fldChar w:fldCharType="separate"/>
      </w:r>
      <w:r w:rsidR="00F02ED9">
        <w:rPr>
          <w:noProof/>
        </w:rPr>
        <w:t>19</w:t>
      </w:r>
      <w:r>
        <w:fldChar w:fldCharType="end"/>
      </w:r>
      <w:r>
        <w:t xml:space="preserve"> </w:t>
      </w:r>
      <w:r w:rsidRPr="00AE78AA">
        <w:t>GeoSciML Basic dependencies</w:t>
      </w:r>
      <w:r w:rsidR="00BF2A41">
        <w:t>.</w:t>
      </w:r>
    </w:p>
    <w:p w14:paraId="4D25A90E" w14:textId="5F8293DE" w:rsidR="003E1755" w:rsidRDefault="00856F51" w:rsidP="00E71F84">
      <w:pPr>
        <w:pStyle w:val="Titre3"/>
        <w:rPr>
          <w:lang w:val="en-CA"/>
        </w:rPr>
      </w:pPr>
      <w:bookmarkStart w:id="452" w:name="BKM_3984A24A_BE4B_45BE_838C_7F640CC5FF3F"/>
      <w:bookmarkStart w:id="453" w:name="BKM_54F8D6E7_019E_4198_A5F7_8396FC39C316"/>
      <w:bookmarkStart w:id="454" w:name="BKM_FF60F6A1_68A6_4CC7_A4D7_1484826F284D"/>
      <w:bookmarkStart w:id="455" w:name="BKM_F6F26F14_293C_49D0_A8BA_E7C8B18052A4"/>
      <w:bookmarkStart w:id="456" w:name="BKM_BFF13014_D294_4162_870D_8C389253B42F"/>
      <w:bookmarkStart w:id="457" w:name="BKM_5E0576AE_899E_4630_AE79_247020186922"/>
      <w:bookmarkStart w:id="458" w:name="BKM_F1BB51E9_D13E_42AE_BE59_3E8556BDCA72"/>
      <w:bookmarkStart w:id="459" w:name="BKM_C0A3056D_FA18_4027_BE04_0AFA3C2B5BD7"/>
      <w:bookmarkStart w:id="460" w:name="BKM_ADC178F9_ED86_418A_BFAF_BD9ADC797FBD"/>
      <w:bookmarkStart w:id="461" w:name="BKM_8E1E3CAB_4A91_4093_A75E_AEF4FCA7FA5B"/>
      <w:bookmarkStart w:id="462" w:name="BKM_64F0A908_3403_4D0B_88AD_EE7134C39157"/>
      <w:bookmarkStart w:id="463" w:name="BKM_F047E096_3391_4C83_A31D_8616A9B842C5"/>
      <w:bookmarkStart w:id="464" w:name="BKM_DA68D8E9_7B0C_48EF_8619_7221101DC5F1"/>
      <w:bookmarkStart w:id="465" w:name="_Toc452643155"/>
      <w:bookmarkEnd w:id="452"/>
      <w:bookmarkEnd w:id="453"/>
      <w:bookmarkEnd w:id="454"/>
      <w:bookmarkEnd w:id="455"/>
      <w:bookmarkEnd w:id="456"/>
      <w:bookmarkEnd w:id="457"/>
      <w:bookmarkEnd w:id="458"/>
      <w:bookmarkEnd w:id="459"/>
      <w:bookmarkEnd w:id="460"/>
      <w:bookmarkEnd w:id="461"/>
      <w:bookmarkEnd w:id="462"/>
      <w:bookmarkEnd w:id="463"/>
      <w:bookmarkEnd w:id="464"/>
      <w:r>
        <w:rPr>
          <w:lang w:val="en-CA"/>
        </w:rPr>
        <w:t xml:space="preserve">Geology </w:t>
      </w:r>
      <w:r w:rsidR="006619B2">
        <w:rPr>
          <w:lang w:val="en-CA"/>
        </w:rPr>
        <w:t>B</w:t>
      </w:r>
      <w:r>
        <w:rPr>
          <w:lang w:val="en-CA"/>
        </w:rPr>
        <w:t>asic</w:t>
      </w:r>
      <w:bookmarkEnd w:id="465"/>
    </w:p>
    <w:p w14:paraId="38D34F62" w14:textId="77777777" w:rsidR="005166DF" w:rsidRDefault="005166DF" w:rsidP="00355CAB">
      <w:pPr>
        <w:rPr>
          <w:lang w:val="en-CA"/>
        </w:rPr>
      </w:pPr>
    </w:p>
    <w:p w14:paraId="5E592361" w14:textId="04087D2D" w:rsidR="00523B00" w:rsidRDefault="00E3407C" w:rsidP="00355CAB">
      <w:pPr>
        <w:rPr>
          <w:lang w:val="en-CA"/>
        </w:rPr>
      </w:pPr>
      <w:r>
        <w:rPr>
          <w:lang w:val="en-CA"/>
        </w:rPr>
        <w:t>Geologic Basic is a</w:t>
      </w:r>
      <w:r w:rsidRPr="00E3407C">
        <w:rPr>
          <w:lang w:val="en-CA"/>
        </w:rPr>
        <w:t xml:space="preserve"> </w:t>
      </w:r>
      <w:commentRangeStart w:id="466"/>
      <w:r w:rsidR="00174A58">
        <w:rPr>
          <w:lang w:val="en-CA"/>
        </w:rPr>
        <w:t>sub-</w:t>
      </w:r>
      <w:r w:rsidRPr="00E3407C">
        <w:rPr>
          <w:lang w:val="en-CA"/>
        </w:rPr>
        <w:t xml:space="preserve">package </w:t>
      </w:r>
      <w:commentRangeEnd w:id="466"/>
      <w:r w:rsidR="00174A58">
        <w:rPr>
          <w:rStyle w:val="Marquedecommentaire"/>
        </w:rPr>
        <w:commentReference w:id="466"/>
      </w:r>
      <w:r w:rsidRPr="00E3407C">
        <w:rPr>
          <w:lang w:val="en-CA"/>
        </w:rPr>
        <w:t>of classes representing fundamental geological map features and the relations between them.</w:t>
      </w:r>
      <w:r>
        <w:rPr>
          <w:lang w:val="en-CA"/>
        </w:rPr>
        <w:t xml:space="preserve">  GeoSciML describes a geologic dataset as a series of GeologicFeature occurrences, spatially </w:t>
      </w:r>
      <w:r w:rsidR="00BA27D0">
        <w:rPr>
          <w:lang w:val="en-CA"/>
        </w:rPr>
        <w:t xml:space="preserve">represented </w:t>
      </w:r>
      <w:r>
        <w:rPr>
          <w:lang w:val="en-CA"/>
        </w:rPr>
        <w:t xml:space="preserve">as MappedFeature.  A map </w:t>
      </w:r>
      <w:r>
        <w:rPr>
          <w:lang w:val="en-CA"/>
        </w:rPr>
        <w:lastRenderedPageBreak/>
        <w:t xml:space="preserve">is a collection of MappedFeature.  The term “map”, generally understood as a map sheet (a given area on the surface of the earth) is only one </w:t>
      </w:r>
      <w:r w:rsidR="004D34D6">
        <w:rPr>
          <w:lang w:val="en-CA"/>
        </w:rPr>
        <w:t xml:space="preserve">of the </w:t>
      </w:r>
      <w:r>
        <w:rPr>
          <w:lang w:val="en-CA"/>
        </w:rPr>
        <w:t>possible collection</w:t>
      </w:r>
      <w:r w:rsidR="004D34D6">
        <w:rPr>
          <w:lang w:val="en-CA"/>
        </w:rPr>
        <w:t>s</w:t>
      </w:r>
      <w:r>
        <w:rPr>
          <w:lang w:val="en-CA"/>
        </w:rPr>
        <w:t xml:space="preserve"> of MappedFeature.  Other examples are </w:t>
      </w:r>
      <w:r w:rsidR="00523B00">
        <w:rPr>
          <w:lang w:val="en-CA"/>
        </w:rPr>
        <w:t>cross-sections, block diagram</w:t>
      </w:r>
      <w:r w:rsidR="00BA27D0">
        <w:rPr>
          <w:lang w:val="en-CA"/>
        </w:rPr>
        <w:t>s</w:t>
      </w:r>
      <w:r w:rsidR="00523B00">
        <w:rPr>
          <w:lang w:val="en-CA"/>
        </w:rPr>
        <w:t xml:space="preserve">, or </w:t>
      </w:r>
      <w:proofErr w:type="gramStart"/>
      <w:r w:rsidR="00523B00">
        <w:rPr>
          <w:lang w:val="en-CA"/>
        </w:rPr>
        <w:t>even  borehole</w:t>
      </w:r>
      <w:proofErr w:type="gramEnd"/>
      <w:r w:rsidR="00523B00">
        <w:rPr>
          <w:lang w:val="en-CA"/>
        </w:rPr>
        <w:t xml:space="preserve"> log</w:t>
      </w:r>
      <w:r w:rsidR="00BA27D0">
        <w:rPr>
          <w:lang w:val="en-CA"/>
        </w:rPr>
        <w:t>s</w:t>
      </w:r>
      <w:r w:rsidR="00523B00">
        <w:rPr>
          <w:lang w:val="en-CA"/>
        </w:rPr>
        <w:t xml:space="preserve"> (a linear map).</w:t>
      </w:r>
      <w:r w:rsidR="009C2685">
        <w:rPr>
          <w:lang w:val="en-CA"/>
        </w:rPr>
        <w:t xml:space="preserve">  MappedFeature can represent any features</w:t>
      </w:r>
      <w:r w:rsidR="004D34D6">
        <w:rPr>
          <w:lang w:val="en-CA"/>
        </w:rPr>
        <w:t xml:space="preserve"> and</w:t>
      </w:r>
      <w:r w:rsidR="009C2685">
        <w:rPr>
          <w:lang w:val="en-CA"/>
        </w:rPr>
        <w:t xml:space="preserve"> GeologicFeatures are </w:t>
      </w:r>
      <w:r w:rsidR="0073072D">
        <w:rPr>
          <w:lang w:val="en-CA"/>
        </w:rPr>
        <w:t>one of the kinds of</w:t>
      </w:r>
      <w:r w:rsidR="00372D01">
        <w:rPr>
          <w:lang w:val="en-CA"/>
        </w:rPr>
        <w:t xml:space="preserve"> </w:t>
      </w:r>
      <w:r w:rsidR="009C2685">
        <w:rPr>
          <w:lang w:val="en-CA"/>
        </w:rPr>
        <w:t>features it can represent.  A MappedFeature identifies what it represents using its “specification” association.</w:t>
      </w:r>
      <w:r w:rsidR="00044F45">
        <w:rPr>
          <w:lang w:val="en-CA"/>
        </w:rPr>
        <w:t xml:space="preserve">  </w:t>
      </w:r>
    </w:p>
    <w:p w14:paraId="21D36523" w14:textId="7D4CEC28" w:rsidR="00E3407C" w:rsidRDefault="009C2685" w:rsidP="00355CAB">
      <w:pPr>
        <w:rPr>
          <w:lang w:val="en-CA"/>
        </w:rPr>
      </w:pPr>
      <w:r>
        <w:rPr>
          <w:lang w:val="en-CA"/>
        </w:rPr>
        <w:fldChar w:fldCharType="begin"/>
      </w:r>
      <w:r>
        <w:rPr>
          <w:lang w:val="en-CA"/>
        </w:rPr>
        <w:instrText xml:space="preserve"> REF _Ref439843623 \h </w:instrText>
      </w:r>
      <w:r>
        <w:rPr>
          <w:lang w:val="en-CA"/>
        </w:rPr>
      </w:r>
      <w:r>
        <w:rPr>
          <w:lang w:val="en-CA"/>
        </w:rPr>
        <w:fldChar w:fldCharType="separate"/>
      </w:r>
      <w:r w:rsidR="00F02ED9">
        <w:t xml:space="preserve">Figure </w:t>
      </w:r>
      <w:r w:rsidR="00F02ED9">
        <w:rPr>
          <w:noProof/>
        </w:rPr>
        <w:t>20</w:t>
      </w:r>
      <w:r>
        <w:rPr>
          <w:lang w:val="en-CA"/>
        </w:rPr>
        <w:fldChar w:fldCharType="end"/>
      </w:r>
      <w:r>
        <w:rPr>
          <w:lang w:val="en-CA"/>
        </w:rPr>
        <w:t xml:space="preserve"> </w:t>
      </w:r>
      <w:r w:rsidR="00E3407C">
        <w:rPr>
          <w:lang w:val="en-CA"/>
        </w:rPr>
        <w:t>show</w:t>
      </w:r>
      <w:r w:rsidR="00523B00">
        <w:rPr>
          <w:lang w:val="en-CA"/>
        </w:rPr>
        <w:t>s</w:t>
      </w:r>
      <w:r w:rsidR="00E3407C">
        <w:rPr>
          <w:lang w:val="en-CA"/>
        </w:rPr>
        <w:t xml:space="preserve"> the fundamental </w:t>
      </w:r>
      <w:r w:rsidR="00523B00">
        <w:rPr>
          <w:lang w:val="en-CA"/>
        </w:rPr>
        <w:t>relationships between a MappedFeature and the GeologicFeature.</w:t>
      </w:r>
      <w:r>
        <w:rPr>
          <w:lang w:val="en-CA"/>
        </w:rPr>
        <w:t xml:space="preserve">  </w:t>
      </w:r>
    </w:p>
    <w:p w14:paraId="1D993F84" w14:textId="45F4755D" w:rsidR="009E67D9" w:rsidRDefault="009E67D9" w:rsidP="009E67D9">
      <w:pPr>
        <w:keepNext/>
        <w:rPr>
          <w:noProof/>
          <w:lang w:val="en-CA" w:eastAsia="en-CA"/>
        </w:rPr>
      </w:pPr>
    </w:p>
    <w:p w14:paraId="52FFBB2B" w14:textId="2B2FF6E2" w:rsidR="00523B00" w:rsidRDefault="00F658C5" w:rsidP="00523B00">
      <w:pPr>
        <w:keepNext/>
      </w:pPr>
      <w:r>
        <w:rPr>
          <w:noProof/>
          <w:lang w:val="en-CA" w:eastAsia="en-CA"/>
        </w:rPr>
        <w:drawing>
          <wp:inline distT="0" distB="0" distL="0" distR="0" wp14:anchorId="3DDD8EA3" wp14:editId="5C6BB5F2">
            <wp:extent cx="5467350" cy="33242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67350" cy="3324225"/>
                    </a:xfrm>
                    <a:prstGeom prst="rect">
                      <a:avLst/>
                    </a:prstGeom>
                    <a:noFill/>
                    <a:ln>
                      <a:noFill/>
                    </a:ln>
                  </pic:spPr>
                </pic:pic>
              </a:graphicData>
            </a:graphic>
          </wp:inline>
        </w:drawing>
      </w:r>
    </w:p>
    <w:p w14:paraId="24FB8F26" w14:textId="42D46AEA" w:rsidR="00523B00" w:rsidRDefault="00523B00" w:rsidP="007F03F0">
      <w:pPr>
        <w:pStyle w:val="Lgende"/>
      </w:pPr>
      <w:bookmarkStart w:id="467" w:name="_Ref439843623"/>
      <w:r>
        <w:t xml:space="preserve">Figure </w:t>
      </w:r>
      <w:r>
        <w:fldChar w:fldCharType="begin"/>
      </w:r>
      <w:r>
        <w:instrText xml:space="preserve"> SEQ Figure \* ARABIC </w:instrText>
      </w:r>
      <w:r>
        <w:fldChar w:fldCharType="separate"/>
      </w:r>
      <w:proofErr w:type="gramStart"/>
      <w:r w:rsidR="00F02ED9">
        <w:rPr>
          <w:noProof/>
        </w:rPr>
        <w:t>20</w:t>
      </w:r>
      <w:r>
        <w:fldChar w:fldCharType="end"/>
      </w:r>
      <w:bookmarkEnd w:id="467"/>
      <w:r>
        <w:t xml:space="preserve"> </w:t>
      </w:r>
      <w:r w:rsidRPr="008617E7">
        <w:t>Geologic Feature</w:t>
      </w:r>
      <w:proofErr w:type="gramEnd"/>
      <w:r w:rsidRPr="008617E7">
        <w:t xml:space="preserve"> and MappedFeature</w:t>
      </w:r>
      <w:r w:rsidR="00BF2A41">
        <w:t>.</w:t>
      </w:r>
    </w:p>
    <w:p w14:paraId="58C68A50" w14:textId="2309E7F2" w:rsidR="00523B00" w:rsidRPr="00523B00" w:rsidRDefault="001D79AD" w:rsidP="007F03F0">
      <w:r>
        <w:t>GeologicFeature are further subtyped into GeologicUnit, GeologicStructure, GeomorphologicFeature and GeologicEvent.</w:t>
      </w:r>
    </w:p>
    <w:p w14:paraId="2B5A641E" w14:textId="77777777" w:rsidR="001050D1" w:rsidRDefault="001050D1" w:rsidP="001050D1">
      <w:pPr>
        <w:pStyle w:val="Titre4"/>
      </w:pPr>
      <w:r>
        <w:t>GeologicFeature</w:t>
      </w:r>
    </w:p>
    <w:p w14:paraId="5D6BEAC4" w14:textId="77777777" w:rsidR="00C97318" w:rsidRDefault="00C97318" w:rsidP="00044F45"/>
    <w:p w14:paraId="68111B3F" w14:textId="36B7D211" w:rsidR="00044F45" w:rsidRDefault="00ED2525" w:rsidP="00044F45">
      <w:pPr>
        <w:rPr>
          <w:lang w:val="en-CA"/>
        </w:rPr>
      </w:pPr>
      <w:r>
        <w:t xml:space="preserve">The abstract GeologicFeature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 </w:t>
      </w:r>
      <w:r w:rsidR="001F2343">
        <w:rPr>
          <w:i/>
        </w:rPr>
        <w:t>t</w:t>
      </w:r>
      <w:r w:rsidRPr="00ED2525">
        <w:rPr>
          <w:i/>
        </w:rPr>
        <w:t>ypicalNorm</w:t>
      </w:r>
      <w:r>
        <w:t xml:space="preserve">, </w:t>
      </w:r>
      <w:r w:rsidR="001F2343">
        <w:rPr>
          <w:i/>
        </w:rPr>
        <w:t>d</w:t>
      </w:r>
      <w:r w:rsidRPr="00ED2525">
        <w:rPr>
          <w:i/>
        </w:rPr>
        <w:t>efiningNorm</w:t>
      </w:r>
      <w:r>
        <w:rPr>
          <w:i/>
        </w:rPr>
        <w:t xml:space="preserve"> or </w:t>
      </w:r>
      <w:r w:rsidR="001F2343">
        <w:rPr>
          <w:i/>
        </w:rPr>
        <w:t>i</w:t>
      </w:r>
      <w:r>
        <w:rPr>
          <w:i/>
        </w:rPr>
        <w:t>nstance</w:t>
      </w:r>
      <w:r>
        <w:t xml:space="preserve">.  </w:t>
      </w:r>
      <w:r w:rsidR="00044F45">
        <w:rPr>
          <w:lang w:val="en-CA"/>
        </w:rPr>
        <w:t xml:space="preserve">GeologicFeature can be used outside the context of a map (it can lack a MappedFeature), for example when describing typical norms (describing expected property from a feature) or defining norms (describing properties required from a feature </w:t>
      </w:r>
      <w:r w:rsidR="00044F45">
        <w:rPr>
          <w:lang w:val="en-CA"/>
        </w:rPr>
        <w:lastRenderedPageBreak/>
        <w:t xml:space="preserve">to be classifying in a group, such as given geologic unit).  </w:t>
      </w:r>
      <w:r w:rsidR="0073072D">
        <w:rPr>
          <w:lang w:val="en-CA"/>
        </w:rPr>
        <w:t xml:space="preserve">A </w:t>
      </w:r>
      <w:r w:rsidR="00044F45">
        <w:rPr>
          <w:lang w:val="en-CA"/>
        </w:rPr>
        <w:t>GeologicFeature appearing on a map is considered as an “instance”.</w:t>
      </w:r>
    </w:p>
    <w:p w14:paraId="45BF8A1F" w14:textId="77777777" w:rsidR="00ED2525" w:rsidRDefault="00ED2525" w:rsidP="00ED2525"/>
    <w:p w14:paraId="4EDD0665" w14:textId="3F637AF5" w:rsidR="001D79AD" w:rsidRDefault="00F658C5" w:rsidP="007F03F0">
      <w:pPr>
        <w:keepNext/>
      </w:pPr>
      <w:r>
        <w:rPr>
          <w:noProof/>
          <w:lang w:val="en-CA" w:eastAsia="en-CA"/>
        </w:rPr>
        <w:drawing>
          <wp:inline distT="0" distB="0" distL="0" distR="0" wp14:anchorId="2F1B3772" wp14:editId="682A71FA">
            <wp:extent cx="5486400" cy="3048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3048000"/>
                    </a:xfrm>
                    <a:prstGeom prst="rect">
                      <a:avLst/>
                    </a:prstGeom>
                    <a:noFill/>
                    <a:ln>
                      <a:noFill/>
                    </a:ln>
                  </pic:spPr>
                </pic:pic>
              </a:graphicData>
            </a:graphic>
          </wp:inline>
        </w:drawing>
      </w:r>
    </w:p>
    <w:p w14:paraId="4E13E83C" w14:textId="35B15D67" w:rsidR="001D79AD" w:rsidRDefault="001D79AD" w:rsidP="007F03F0">
      <w:pPr>
        <w:pStyle w:val="Lgende"/>
      </w:pPr>
      <w:r>
        <w:t xml:space="preserve">Figure </w:t>
      </w:r>
      <w:r>
        <w:fldChar w:fldCharType="begin"/>
      </w:r>
      <w:r>
        <w:instrText xml:space="preserve"> SEQ Figure \* ARABIC </w:instrText>
      </w:r>
      <w:r>
        <w:fldChar w:fldCharType="separate"/>
      </w:r>
      <w:r w:rsidR="00F02ED9">
        <w:rPr>
          <w:noProof/>
        </w:rPr>
        <w:t>21</w:t>
      </w:r>
      <w:r>
        <w:fldChar w:fldCharType="end"/>
      </w:r>
      <w:r>
        <w:t xml:space="preserve"> Geologic Feature context diagram</w:t>
      </w:r>
    </w:p>
    <w:p w14:paraId="60229C14" w14:textId="77777777" w:rsidR="00D10719" w:rsidRDefault="00D10719" w:rsidP="00D10719">
      <w:pPr>
        <w:autoSpaceDE w:val="0"/>
        <w:autoSpaceDN w:val="0"/>
        <w:adjustRightInd w:val="0"/>
        <w:spacing w:after="0"/>
        <w:rPr>
          <w:color w:val="000000"/>
          <w:sz w:val="20"/>
          <w:szCs w:val="20"/>
          <w:lang w:val="en-CA"/>
        </w:rPr>
      </w:pPr>
      <w:bookmarkStart w:id="468" w:name="BKM_6A81087A_0778_4235_8F6A_3CADBB0E9016"/>
      <w:bookmarkEnd w:id="468"/>
    </w:p>
    <w:p w14:paraId="52EAD25C" w14:textId="6D65E81E" w:rsidR="00C97318" w:rsidRDefault="00C97318" w:rsidP="007F03F0">
      <w:pPr>
        <w:pStyle w:val="Titre5"/>
        <w:rPr>
          <w:lang w:val="en-CA"/>
        </w:rPr>
      </w:pPr>
      <w:proofErr w:type="gramStart"/>
      <w:r w:rsidRPr="00D970E9">
        <w:rPr>
          <w:lang w:val="en-CA"/>
        </w:rPr>
        <w:t>observationMethod</w:t>
      </w:r>
      <w:proofErr w:type="gramEnd"/>
    </w:p>
    <w:p w14:paraId="1594E82B" w14:textId="77777777" w:rsidR="00C97318" w:rsidRDefault="00C97318" w:rsidP="00D10719">
      <w:pPr>
        <w:autoSpaceDE w:val="0"/>
        <w:autoSpaceDN w:val="0"/>
        <w:adjustRightInd w:val="0"/>
        <w:spacing w:after="0"/>
        <w:rPr>
          <w:color w:val="000000"/>
          <w:sz w:val="20"/>
          <w:szCs w:val="20"/>
          <w:lang w:val="en-CA"/>
        </w:rPr>
      </w:pPr>
    </w:p>
    <w:p w14:paraId="0C9B7DCF" w14:textId="4B4A1565" w:rsidR="00C97318" w:rsidRDefault="00C97318" w:rsidP="00C447A2">
      <w:pPr>
        <w:rPr>
          <w:lang w:val="en-CA"/>
        </w:rPr>
      </w:pPr>
      <w:r>
        <w:rPr>
          <w:lang w:val="en-CA"/>
        </w:rPr>
        <w:t>The GeologicFeature o</w:t>
      </w:r>
      <w:r w:rsidRPr="00C97318">
        <w:rPr>
          <w:lang w:val="en-CA"/>
        </w:rPr>
        <w:t>bservationMethod</w:t>
      </w:r>
      <w:r>
        <w:rPr>
          <w:lang w:val="en-CA"/>
        </w:rPr>
        <w:t xml:space="preserve"> (swe:Category)</w:t>
      </w:r>
      <w:r w:rsidRPr="00C97318">
        <w:rPr>
          <w:lang w:val="en-CA"/>
        </w:rPr>
        <w:t xml:space="preserve"> </w:t>
      </w:r>
      <w:r>
        <w:rPr>
          <w:lang w:val="en-CA"/>
        </w:rPr>
        <w:t>shall specify</w:t>
      </w:r>
      <w:r w:rsidRPr="00C97318">
        <w:rPr>
          <w:lang w:val="en-CA"/>
        </w:rPr>
        <w:t xml:space="preserve"> the approach to acquiring the collection of attribute values that constitute an individual feature instance (e.g. point count, brunton compass on s</w:t>
      </w:r>
      <w:r>
        <w:rPr>
          <w:lang w:val="en-CA"/>
        </w:rPr>
        <w:t xml:space="preserve">ite, air photo interpretation, </w:t>
      </w:r>
      <w:r w:rsidRPr="00C97318">
        <w:rPr>
          <w:lang w:val="en-CA"/>
        </w:rPr>
        <w:t xml:space="preserve">field observation, hand specimen, laboratory, aerial photography, creative imagination). ObservationMethod is a convenience property that provides a quick and simple approach to observation metadata when data are reported using a feature view (as opposed to observation view). </w:t>
      </w:r>
      <w:r>
        <w:rPr>
          <w:lang w:val="en-CA"/>
        </w:rPr>
        <w:t xml:space="preserve"> </w:t>
      </w:r>
      <w:r w:rsidRPr="00C97318">
        <w:rPr>
          <w:lang w:val="en-CA"/>
        </w:rPr>
        <w:t>This property corresponds (loosely) to ISO19115 Lineage.</w:t>
      </w:r>
      <w:r>
        <w:rPr>
          <w:lang w:val="en-CA"/>
        </w:rPr>
        <w:t xml:space="preserve"> </w:t>
      </w:r>
      <w:commentRangeStart w:id="469"/>
      <w:r w:rsidRPr="00C97318">
        <w:rPr>
          <w:lang w:val="en-CA"/>
        </w:rPr>
        <w:t>For a borehole, the GeologicFeature observation method specifies how the geologic properties were determined (</w:t>
      </w:r>
      <w:r w:rsidR="001F2343" w:rsidRPr="00C97318">
        <w:rPr>
          <w:lang w:val="en-CA"/>
        </w:rPr>
        <w:t>e.g.</w:t>
      </w:r>
      <w:r w:rsidRPr="00C97318">
        <w:rPr>
          <w:lang w:val="en-CA"/>
        </w:rPr>
        <w:t xml:space="preserve">, visual observation, or standard </w:t>
      </w:r>
      <w:r w:rsidR="00372D01">
        <w:rPr>
          <w:lang w:val="en-CA"/>
        </w:rPr>
        <w:t>corporate</w:t>
      </w:r>
      <w:r w:rsidR="00372D01" w:rsidRPr="00C97318">
        <w:rPr>
          <w:lang w:val="en-CA"/>
        </w:rPr>
        <w:t xml:space="preserve"> </w:t>
      </w:r>
      <w:r w:rsidRPr="00C97318">
        <w:rPr>
          <w:lang w:val="en-CA"/>
        </w:rPr>
        <w:t xml:space="preserve">logging procedure (described in detail somewhere else)).  </w:t>
      </w:r>
      <w:commentRangeEnd w:id="469"/>
      <w:r>
        <w:rPr>
          <w:rStyle w:val="Marquedecommentaire"/>
        </w:rPr>
        <w:commentReference w:id="469"/>
      </w:r>
    </w:p>
    <w:p w14:paraId="0B139A58" w14:textId="77777777" w:rsidR="00C97318" w:rsidRDefault="00C97318" w:rsidP="00D10719">
      <w:pPr>
        <w:autoSpaceDE w:val="0"/>
        <w:autoSpaceDN w:val="0"/>
        <w:adjustRightInd w:val="0"/>
        <w:spacing w:after="0"/>
        <w:rPr>
          <w:color w:val="000000"/>
          <w:sz w:val="20"/>
          <w:szCs w:val="20"/>
          <w:lang w:val="en-CA"/>
        </w:rPr>
      </w:pPr>
    </w:p>
    <w:p w14:paraId="0A14CB8F" w14:textId="2A799027" w:rsidR="00C97318" w:rsidRDefault="0016408B" w:rsidP="007F03F0">
      <w:pPr>
        <w:pStyle w:val="Titre5"/>
        <w:rPr>
          <w:lang w:val="en-CA"/>
        </w:rPr>
      </w:pPr>
      <w:bookmarkStart w:id="470" w:name="_Ref440112192"/>
      <w:proofErr w:type="gramStart"/>
      <w:r>
        <w:rPr>
          <w:lang w:val="en-CA"/>
        </w:rPr>
        <w:t>p</w:t>
      </w:r>
      <w:r w:rsidR="00C97318" w:rsidRPr="00C97318">
        <w:rPr>
          <w:lang w:val="en-CA"/>
        </w:rPr>
        <w:t>urpose</w:t>
      </w:r>
      <w:bookmarkEnd w:id="470"/>
      <w:proofErr w:type="gramEnd"/>
    </w:p>
    <w:p w14:paraId="3775DDAC" w14:textId="77777777" w:rsidR="00C97318" w:rsidRDefault="00C97318" w:rsidP="00D10719">
      <w:pPr>
        <w:autoSpaceDE w:val="0"/>
        <w:autoSpaceDN w:val="0"/>
        <w:adjustRightInd w:val="0"/>
        <w:spacing w:after="0"/>
        <w:rPr>
          <w:color w:val="000000"/>
          <w:sz w:val="20"/>
          <w:szCs w:val="20"/>
          <w:lang w:val="en-CA"/>
        </w:rPr>
      </w:pPr>
    </w:p>
    <w:p w14:paraId="156D3CAD" w14:textId="3227BDE7" w:rsidR="00C97318" w:rsidRDefault="00C97318" w:rsidP="00C447A2">
      <w:pPr>
        <w:rPr>
          <w:lang w:val="en-CA"/>
        </w:rPr>
      </w:pPr>
      <w:r>
        <w:rPr>
          <w:lang w:val="en-CA"/>
        </w:rPr>
        <w:t>The property purpose</w:t>
      </w:r>
      <w:proofErr w:type="gramStart"/>
      <w:r>
        <w:rPr>
          <w:lang w:val="en-CA"/>
        </w:rPr>
        <w:t>:DescriptionPurpose</w:t>
      </w:r>
      <w:proofErr w:type="gramEnd"/>
      <w:r>
        <w:rPr>
          <w:lang w:val="en-CA"/>
        </w:rPr>
        <w:t xml:space="preserve"> shall specify t</w:t>
      </w:r>
      <w:r w:rsidRPr="00C97318">
        <w:rPr>
          <w:lang w:val="en-CA"/>
        </w:rPr>
        <w:t xml:space="preserve">he intended purpose/level of abstraction for a given feature or object instance. </w:t>
      </w:r>
      <w:r>
        <w:rPr>
          <w:lang w:val="en-CA"/>
        </w:rPr>
        <w:t xml:space="preserve"> The possible values are:</w:t>
      </w:r>
      <w:r w:rsidRPr="00C97318">
        <w:rPr>
          <w:lang w:val="en-CA"/>
        </w:rPr>
        <w:t xml:space="preserve"> </w:t>
      </w:r>
      <w:r w:rsidRPr="00C447A2">
        <w:rPr>
          <w:b/>
          <w:lang w:val="en-CA"/>
        </w:rPr>
        <w:t>instance</w:t>
      </w:r>
      <w:r w:rsidRPr="00C97318">
        <w:rPr>
          <w:lang w:val="en-CA"/>
        </w:rPr>
        <w:t xml:space="preserve">, </w:t>
      </w:r>
      <w:r w:rsidRPr="00C447A2">
        <w:rPr>
          <w:b/>
          <w:lang w:val="en-CA"/>
        </w:rPr>
        <w:t>typicalNorm</w:t>
      </w:r>
      <w:r w:rsidRPr="00C97318">
        <w:rPr>
          <w:lang w:val="en-CA"/>
        </w:rPr>
        <w:t>,</w:t>
      </w:r>
      <w:r w:rsidR="0073072D">
        <w:rPr>
          <w:lang w:val="en-CA"/>
        </w:rPr>
        <w:t xml:space="preserve"> </w:t>
      </w:r>
      <w:r w:rsidR="001F2343">
        <w:rPr>
          <w:lang w:val="en-CA"/>
        </w:rPr>
        <w:t xml:space="preserve">and </w:t>
      </w:r>
      <w:r w:rsidR="001F2343" w:rsidRPr="00C97318">
        <w:rPr>
          <w:lang w:val="en-CA"/>
        </w:rPr>
        <w:t>definingNorm</w:t>
      </w:r>
      <w:r w:rsidRPr="00C97318">
        <w:rPr>
          <w:lang w:val="en-CA"/>
        </w:rPr>
        <w:t>.</w:t>
      </w:r>
      <w:r>
        <w:rPr>
          <w:lang w:val="en-CA"/>
        </w:rPr>
        <w:t xml:space="preserve">  </w:t>
      </w:r>
    </w:p>
    <w:p w14:paraId="71998346" w14:textId="77777777" w:rsidR="00C97318" w:rsidRDefault="00C97318" w:rsidP="00C447A2">
      <w:pPr>
        <w:rPr>
          <w:lang w:val="en-CA"/>
        </w:rPr>
      </w:pPr>
    </w:p>
    <w:p w14:paraId="294DFDA1" w14:textId="3007E43A" w:rsidR="00C97318" w:rsidRDefault="00C97318" w:rsidP="00C447A2">
      <w:pPr>
        <w:rPr>
          <w:lang w:val="en-CA"/>
        </w:rPr>
      </w:pPr>
      <w:commentRangeStart w:id="471"/>
      <w:proofErr w:type="gramStart"/>
      <w:r w:rsidRPr="00C97318">
        <w:rPr>
          <w:lang w:val="en-CA"/>
        </w:rPr>
        <w:t>Scoped name because intention is asserted by author of the data instance.</w:t>
      </w:r>
      <w:commentRangeEnd w:id="471"/>
      <w:proofErr w:type="gramEnd"/>
      <w:r>
        <w:rPr>
          <w:rStyle w:val="Marquedecommentaire"/>
        </w:rPr>
        <w:commentReference w:id="471"/>
      </w:r>
    </w:p>
    <w:p w14:paraId="101A3A5F" w14:textId="77777777" w:rsidR="00C97318" w:rsidRDefault="00C97318" w:rsidP="00D10719">
      <w:pPr>
        <w:autoSpaceDE w:val="0"/>
        <w:autoSpaceDN w:val="0"/>
        <w:adjustRightInd w:val="0"/>
        <w:spacing w:after="0"/>
        <w:rPr>
          <w:color w:val="000000"/>
          <w:sz w:val="20"/>
          <w:szCs w:val="20"/>
          <w:lang w:val="en-CA"/>
        </w:rPr>
      </w:pPr>
    </w:p>
    <w:p w14:paraId="2FC697F9" w14:textId="0364394E" w:rsidR="0016408B" w:rsidRDefault="0016408B" w:rsidP="007F03F0">
      <w:pPr>
        <w:pStyle w:val="Lgende"/>
        <w:keepNext/>
      </w:pPr>
      <w:bookmarkStart w:id="472" w:name="_Ref440042995"/>
      <w:r>
        <w:t xml:space="preserve">Table </w:t>
      </w:r>
      <w:r w:rsidR="00415E41">
        <w:fldChar w:fldCharType="begin"/>
      </w:r>
      <w:r w:rsidR="00415E41">
        <w:instrText xml:space="preserve"> SEQ Table \* ARABIC </w:instrText>
      </w:r>
      <w:r w:rsidR="00415E41">
        <w:fldChar w:fldCharType="separate"/>
      </w:r>
      <w:r w:rsidR="00F02ED9">
        <w:rPr>
          <w:noProof/>
        </w:rPr>
        <w:t>2</w:t>
      </w:r>
      <w:r w:rsidR="00415E41">
        <w:fldChar w:fldCharType="end"/>
      </w:r>
      <w:bookmarkEnd w:id="472"/>
      <w:r>
        <w:t xml:space="preserve"> valid purpose values</w:t>
      </w:r>
    </w:p>
    <w:tbl>
      <w:tblPr>
        <w:tblW w:w="0" w:type="auto"/>
        <w:tblBorders>
          <w:top w:val="single" w:sz="8" w:space="0" w:color="8064A2"/>
          <w:bottom w:val="single" w:sz="8" w:space="0" w:color="8064A2"/>
        </w:tblBorders>
        <w:tblLook w:val="04A0" w:firstRow="1" w:lastRow="0" w:firstColumn="1" w:lastColumn="0" w:noHBand="0" w:noVBand="1"/>
      </w:tblPr>
      <w:tblGrid>
        <w:gridCol w:w="1386"/>
        <w:gridCol w:w="7470"/>
      </w:tblGrid>
      <w:tr w:rsidR="00A3015F" w:rsidRPr="00A3015F" w14:paraId="50D77BDC" w14:textId="77777777" w:rsidTr="0085775A">
        <w:tc>
          <w:tcPr>
            <w:tcW w:w="1386" w:type="dxa"/>
            <w:tcBorders>
              <w:top w:val="single" w:sz="8" w:space="0" w:color="8064A2"/>
              <w:left w:val="nil"/>
              <w:bottom w:val="single" w:sz="8" w:space="0" w:color="8064A2"/>
              <w:right w:val="nil"/>
            </w:tcBorders>
            <w:shd w:val="clear" w:color="auto" w:fill="auto"/>
          </w:tcPr>
          <w:p w14:paraId="66832624" w14:textId="10EAE197" w:rsidR="00C97318" w:rsidRPr="001E5387" w:rsidRDefault="00C97318" w:rsidP="00A3015F">
            <w:pPr>
              <w:autoSpaceDE w:val="0"/>
              <w:autoSpaceDN w:val="0"/>
              <w:adjustRightInd w:val="0"/>
              <w:spacing w:after="0"/>
              <w:rPr>
                <w:rStyle w:val="reqtext"/>
                <w:b/>
                <w:bCs/>
                <w:color w:val="5F497A"/>
              </w:rPr>
            </w:pPr>
            <w:r w:rsidRPr="00A3015F">
              <w:rPr>
                <w:rStyle w:val="reqtext"/>
                <w:b/>
                <w:bCs/>
                <w:color w:val="5F497A"/>
              </w:rPr>
              <w:t>Purpose</w:t>
            </w:r>
          </w:p>
        </w:tc>
        <w:tc>
          <w:tcPr>
            <w:tcW w:w="7470" w:type="dxa"/>
            <w:tcBorders>
              <w:top w:val="single" w:sz="8" w:space="0" w:color="8064A2"/>
              <w:left w:val="nil"/>
              <w:bottom w:val="single" w:sz="8" w:space="0" w:color="8064A2"/>
              <w:right w:val="nil"/>
            </w:tcBorders>
            <w:shd w:val="clear" w:color="auto" w:fill="auto"/>
          </w:tcPr>
          <w:p w14:paraId="505B123D" w14:textId="1DDD1FB8"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Description</w:t>
            </w:r>
          </w:p>
        </w:tc>
      </w:tr>
      <w:tr w:rsidR="00A3015F" w:rsidRPr="00A3015F" w14:paraId="4E5822D4" w14:textId="77777777" w:rsidTr="00A3015F">
        <w:tc>
          <w:tcPr>
            <w:tcW w:w="1386" w:type="dxa"/>
            <w:tcBorders>
              <w:left w:val="nil"/>
              <w:right w:val="nil"/>
            </w:tcBorders>
            <w:shd w:val="clear" w:color="auto" w:fill="DFD8E8"/>
          </w:tcPr>
          <w:p w14:paraId="75B78E9F" w14:textId="4A6D549E"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instance</w:t>
            </w:r>
          </w:p>
        </w:tc>
        <w:tc>
          <w:tcPr>
            <w:tcW w:w="7470" w:type="dxa"/>
            <w:tcBorders>
              <w:left w:val="nil"/>
              <w:right w:val="nil"/>
            </w:tcBorders>
            <w:shd w:val="clear" w:color="auto" w:fill="DFD8E8"/>
          </w:tcPr>
          <w:p w14:paraId="1DE75297" w14:textId="36B8E89E" w:rsidR="00C97318" w:rsidRPr="00A3015F" w:rsidRDefault="00BD78E8" w:rsidP="00A3015F">
            <w:pPr>
              <w:autoSpaceDE w:val="0"/>
              <w:autoSpaceDN w:val="0"/>
              <w:adjustRightInd w:val="0"/>
              <w:spacing w:after="0"/>
              <w:rPr>
                <w:rStyle w:val="reqtext"/>
                <w:color w:val="5F497A"/>
              </w:rPr>
            </w:pPr>
            <w:r w:rsidRPr="00A3015F">
              <w:rPr>
                <w:rStyle w:val="reqtext"/>
                <w:color w:val="5F497A"/>
              </w:rPr>
              <w:t>And instance is a description that is specific to a particular observed occurrence. This is 'raw data', and its classification may start out as very general. There are kinds of narrowly defined ControlledConcepts that might not allow 'instances' that are different from the DefiningNorm. It might be worth considering a different relationship between MappedFeature and an Instance GeologicEntity, with the GeologicEntity role being 'description'.</w:t>
            </w:r>
          </w:p>
        </w:tc>
      </w:tr>
      <w:tr w:rsidR="00A3015F" w:rsidRPr="00A3015F" w14:paraId="778A076C" w14:textId="77777777" w:rsidTr="00A3015F">
        <w:tc>
          <w:tcPr>
            <w:tcW w:w="1386" w:type="dxa"/>
            <w:shd w:val="clear" w:color="auto" w:fill="auto"/>
          </w:tcPr>
          <w:p w14:paraId="263CECCB" w14:textId="05379ABD"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typicalNorm</w:t>
            </w:r>
          </w:p>
        </w:tc>
        <w:tc>
          <w:tcPr>
            <w:tcW w:w="7470" w:type="dxa"/>
            <w:shd w:val="clear" w:color="auto" w:fill="auto"/>
          </w:tcPr>
          <w:p w14:paraId="0A54F00E" w14:textId="540C3ADE" w:rsidR="00C97318" w:rsidRPr="00A3015F" w:rsidRDefault="00BD78E8" w:rsidP="00A3015F">
            <w:pPr>
              <w:autoSpaceDE w:val="0"/>
              <w:autoSpaceDN w:val="0"/>
              <w:adjustRightInd w:val="0"/>
              <w:spacing w:after="0"/>
              <w:rPr>
                <w:rStyle w:val="reqtext"/>
                <w:color w:val="5F497A"/>
              </w:rPr>
            </w:pPr>
            <w:r w:rsidRPr="00A3015F">
              <w:rPr>
                <w:rStyle w:val="reqtext"/>
                <w:color w:val="5F497A"/>
              </w:rPr>
              <w:t>A typicalNorm is a description that specifies properties to be expected of some occurrence associated with the GeologicEntity.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'This area is within a polygon classified as Podunk Formation; what sort of lithology am I most likely to encounter when I start digging?' The Podunk Formation may be defined by the presence of a certain ammonite... TypicalNorm description would be constructed as a summary over many Instance descriptions.</w:t>
            </w:r>
          </w:p>
        </w:tc>
      </w:tr>
      <w:tr w:rsidR="00A3015F" w:rsidRPr="00A3015F" w14:paraId="421BF7AF" w14:textId="77777777" w:rsidTr="00A3015F">
        <w:tc>
          <w:tcPr>
            <w:tcW w:w="1386" w:type="dxa"/>
            <w:tcBorders>
              <w:left w:val="nil"/>
              <w:right w:val="nil"/>
            </w:tcBorders>
            <w:shd w:val="clear" w:color="auto" w:fill="DFD8E8"/>
          </w:tcPr>
          <w:p w14:paraId="054BBF3C" w14:textId="53EBBC10"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definingNorm</w:t>
            </w:r>
          </w:p>
        </w:tc>
        <w:tc>
          <w:tcPr>
            <w:tcW w:w="7470" w:type="dxa"/>
            <w:tcBorders>
              <w:left w:val="nil"/>
              <w:right w:val="nil"/>
            </w:tcBorders>
            <w:shd w:val="clear" w:color="auto" w:fill="DFD8E8"/>
          </w:tcPr>
          <w:p w14:paraId="45F42428" w14:textId="67725CB0" w:rsidR="00C97318" w:rsidRPr="00A3015F" w:rsidRDefault="00BD78E8" w:rsidP="00A3015F">
            <w:pPr>
              <w:autoSpaceDE w:val="0"/>
              <w:autoSpaceDN w:val="0"/>
              <w:adjustRightInd w:val="0"/>
              <w:spacing w:after="0"/>
              <w:rPr>
                <w:rStyle w:val="reqtext"/>
                <w:color w:val="5F497A"/>
              </w:rPr>
            </w:pPr>
            <w:r w:rsidRPr="00A3015F">
              <w:rPr>
                <w:rStyle w:val="reqtext"/>
                <w:color w:val="5F497A"/>
              </w:rPr>
              <w:t>A defining norm is a description that specifies properties sufficient to identify a new occurrence as belonging to the class represented by the description. Basically these are the 'sufficient conditions' for class membership. Used when presented with a query 'I have an outcrop with these properties; which geologic unit should I assign to the outcrop?' DefiningNorm has to do with the intension of a ControlledConcept.</w:t>
            </w:r>
          </w:p>
        </w:tc>
      </w:tr>
    </w:tbl>
    <w:p w14:paraId="4BBB1450" w14:textId="77777777" w:rsidR="00C97318" w:rsidRDefault="00C97318" w:rsidP="00D10719">
      <w:pPr>
        <w:autoSpaceDE w:val="0"/>
        <w:autoSpaceDN w:val="0"/>
        <w:adjustRightInd w:val="0"/>
        <w:spacing w:after="0"/>
        <w:rPr>
          <w:color w:val="000000"/>
          <w:sz w:val="20"/>
          <w:szCs w:val="20"/>
          <w:lang w:val="en-CA"/>
        </w:rPr>
      </w:pPr>
    </w:p>
    <w:p w14:paraId="2B83D282" w14:textId="77777777" w:rsidR="0016408B" w:rsidRPr="00D10719" w:rsidRDefault="0016408B" w:rsidP="0016408B">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1BF5D598" w14:textId="77777777" w:rsidTr="001E5387">
        <w:trPr>
          <w:cantSplit/>
        </w:trPr>
        <w:tc>
          <w:tcPr>
            <w:tcW w:w="4219" w:type="dxa"/>
            <w:tcBorders>
              <w:right w:val="nil"/>
            </w:tcBorders>
            <w:shd w:val="clear" w:color="auto" w:fill="auto"/>
          </w:tcPr>
          <w:p w14:paraId="7B2F98B2" w14:textId="77777777" w:rsidR="0016408B" w:rsidRPr="00D12552" w:rsidRDefault="0016408B" w:rsidP="001E5387">
            <w:pPr>
              <w:pStyle w:val="Tabletext10"/>
              <w:rPr>
                <w:rStyle w:val="requri"/>
                <w:lang w:val="en-CA"/>
              </w:rPr>
            </w:pPr>
            <w:commentRangeStart w:id="473"/>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6C01CBD7" w14:textId="312DE31E" w:rsidR="0016408B" w:rsidRPr="00D12552" w:rsidRDefault="0016408B" w:rsidP="0016408B">
            <w:pPr>
              <w:pStyle w:val="Tabletext10"/>
              <w:jc w:val="left"/>
              <w:rPr>
                <w:rStyle w:val="reqtext"/>
                <w:lang w:val="en-CA"/>
              </w:rPr>
            </w:pPr>
            <w:r>
              <w:rPr>
                <w:rStyle w:val="reqtext"/>
                <w:lang w:val="en-CA"/>
              </w:rPr>
              <w:t xml:space="preserve">Purpose SHALL be </w:t>
            </w:r>
            <w:proofErr w:type="gramStart"/>
            <w:r>
              <w:rPr>
                <w:rStyle w:val="reqtext"/>
                <w:lang w:val="en-CA"/>
              </w:rPr>
              <w:t>a values</w:t>
            </w:r>
            <w:proofErr w:type="gramEnd"/>
            <w:r>
              <w:rPr>
                <w:rStyle w:val="reqtext"/>
                <w:lang w:val="en-CA"/>
              </w:rPr>
              <w:t xml:space="preserve"> from </w:t>
            </w:r>
            <w:r>
              <w:rPr>
                <w:rStyle w:val="reqtext"/>
                <w:lang w:val="en-CA"/>
              </w:rPr>
              <w:fldChar w:fldCharType="begin"/>
            </w:r>
            <w:r>
              <w:rPr>
                <w:rStyle w:val="reqtext"/>
                <w:lang w:val="en-CA"/>
              </w:rPr>
              <w:instrText xml:space="preserve"> REF _Ref440042995 \h </w:instrText>
            </w:r>
            <w:r>
              <w:rPr>
                <w:rStyle w:val="reqtext"/>
                <w:lang w:val="en-CA"/>
              </w:rPr>
            </w:r>
            <w:r>
              <w:rPr>
                <w:rStyle w:val="reqtext"/>
                <w:lang w:val="en-CA"/>
              </w:rPr>
              <w:fldChar w:fldCharType="separate"/>
            </w:r>
            <w:r w:rsidR="00F02ED9">
              <w:t xml:space="preserve">Table </w:t>
            </w:r>
            <w:r w:rsidR="00F02ED9">
              <w:rPr>
                <w:noProof/>
              </w:rPr>
              <w:t>2</w:t>
            </w:r>
            <w:r>
              <w:rPr>
                <w:rStyle w:val="reqtext"/>
                <w:lang w:val="en-CA"/>
              </w:rPr>
              <w:fldChar w:fldCharType="end"/>
            </w:r>
            <w:r>
              <w:rPr>
                <w:rStyle w:val="reqtext"/>
                <w:lang w:val="en-CA"/>
              </w:rPr>
              <w:t xml:space="preserve"> </w:t>
            </w:r>
            <w:commentRangeEnd w:id="473"/>
            <w:r>
              <w:rPr>
                <w:rStyle w:val="Marquedecommentaire"/>
                <w:rFonts w:ascii="Times New Roman" w:eastAsia="Times New Roman" w:hAnsi="Times New Roman"/>
                <w:lang w:val="en-US" w:eastAsia="en-US"/>
              </w:rPr>
              <w:commentReference w:id="473"/>
            </w:r>
            <w:r w:rsidR="00BA5AB0">
              <w:rPr>
                <w:rStyle w:val="reqtext"/>
                <w:lang w:val="en-CA"/>
              </w:rPr>
              <w:t>.</w:t>
            </w:r>
          </w:p>
        </w:tc>
      </w:tr>
    </w:tbl>
    <w:p w14:paraId="410FDDA5" w14:textId="77777777" w:rsidR="0016408B" w:rsidRDefault="0016408B" w:rsidP="0016408B"/>
    <w:p w14:paraId="41C1310F" w14:textId="77777777" w:rsidR="0016408B" w:rsidRDefault="0016408B" w:rsidP="00D10719">
      <w:pPr>
        <w:autoSpaceDE w:val="0"/>
        <w:autoSpaceDN w:val="0"/>
        <w:adjustRightInd w:val="0"/>
        <w:spacing w:after="0"/>
        <w:rPr>
          <w:color w:val="000000"/>
          <w:sz w:val="20"/>
          <w:szCs w:val="20"/>
          <w:lang w:val="en-CA"/>
        </w:rPr>
      </w:pPr>
    </w:p>
    <w:p w14:paraId="46FC22DD" w14:textId="20ABF3C6" w:rsidR="00C97318" w:rsidRDefault="0016408B" w:rsidP="007F03F0">
      <w:pPr>
        <w:pStyle w:val="Titre5"/>
        <w:rPr>
          <w:lang w:val="en-CA"/>
        </w:rPr>
      </w:pPr>
      <w:proofErr w:type="gramStart"/>
      <w:r>
        <w:rPr>
          <w:lang w:val="en-CA"/>
        </w:rPr>
        <w:t>c</w:t>
      </w:r>
      <w:r w:rsidR="00C97318" w:rsidRPr="00D970E9">
        <w:rPr>
          <w:lang w:val="en-CA"/>
        </w:rPr>
        <w:t>lassifier</w:t>
      </w:r>
      <w:proofErr w:type="gramEnd"/>
    </w:p>
    <w:p w14:paraId="0AB13DCE" w14:textId="77777777" w:rsidR="00C97318" w:rsidRDefault="00C97318" w:rsidP="007F03F0">
      <w:pPr>
        <w:rPr>
          <w:lang w:val="en-CA"/>
        </w:rPr>
      </w:pPr>
    </w:p>
    <w:p w14:paraId="25719583" w14:textId="79810EFA" w:rsidR="00C97318" w:rsidRPr="00D970E9" w:rsidRDefault="00C97318" w:rsidP="007F03F0">
      <w:pPr>
        <w:rPr>
          <w:lang w:val="en-CA"/>
        </w:rPr>
      </w:pPr>
      <w:r>
        <w:rPr>
          <w:lang w:val="en-CA"/>
        </w:rPr>
        <w:t>The classifier (swe</w:t>
      </w:r>
      <w:proofErr w:type="gramStart"/>
      <w:r>
        <w:rPr>
          <w:lang w:val="en-CA"/>
        </w:rPr>
        <w:t>:Category</w:t>
      </w:r>
      <w:proofErr w:type="gramEnd"/>
      <w:r>
        <w:rPr>
          <w:lang w:val="en-CA"/>
        </w:rPr>
        <w:t>) shall contain a</w:t>
      </w:r>
      <w:r w:rsidRPr="00D970E9">
        <w:rPr>
          <w:lang w:val="en-CA"/>
        </w:rPr>
        <w:t xml:space="preserve"> standard description or definition of the feature type (</w:t>
      </w:r>
      <w:r w:rsidR="001F2343" w:rsidRPr="00D970E9">
        <w:rPr>
          <w:lang w:val="en-CA"/>
        </w:rPr>
        <w:t>e.g.</w:t>
      </w:r>
      <w:r w:rsidRPr="00D970E9">
        <w:rPr>
          <w:lang w:val="en-CA"/>
        </w:rPr>
        <w:t>; the definition of a particular Geologic Unit in a stratigraphic lexicon)</w:t>
      </w:r>
      <w:r w:rsidR="00BA5AB0">
        <w:rPr>
          <w:lang w:val="en-CA"/>
        </w:rPr>
        <w:t>.</w:t>
      </w:r>
    </w:p>
    <w:p w14:paraId="5EC1D89E" w14:textId="3F02E95D" w:rsidR="00C97318" w:rsidRDefault="00450B27" w:rsidP="007F03F0">
      <w:pPr>
        <w:pStyle w:val="Titre5"/>
        <w:rPr>
          <w:lang w:val="en-CA"/>
        </w:rPr>
      </w:pPr>
      <w:proofErr w:type="gramStart"/>
      <w:r w:rsidRPr="00D970E9">
        <w:rPr>
          <w:lang w:val="en-CA"/>
        </w:rPr>
        <w:t>occurrence</w:t>
      </w:r>
      <w:proofErr w:type="gramEnd"/>
    </w:p>
    <w:p w14:paraId="41F434FF" w14:textId="77777777" w:rsidR="0016408B" w:rsidRDefault="0016408B" w:rsidP="007F03F0">
      <w:pPr>
        <w:rPr>
          <w:lang w:val="en-CA"/>
        </w:rPr>
      </w:pPr>
    </w:p>
    <w:p w14:paraId="3E1D8A0C" w14:textId="5B52D7CB" w:rsidR="00C97318" w:rsidRDefault="0016408B" w:rsidP="007F03F0">
      <w:pPr>
        <w:rPr>
          <w:lang w:val="en-CA"/>
        </w:rPr>
      </w:pPr>
      <w:r>
        <w:rPr>
          <w:lang w:val="en-CA"/>
        </w:rPr>
        <w:t>The occurrence property is an</w:t>
      </w:r>
      <w:r w:rsidRPr="0016408B">
        <w:rPr>
          <w:lang w:val="en-CA"/>
        </w:rPr>
        <w:t xml:space="preserve"> association that links a notional geologic feature with any number of mapped features</w:t>
      </w:r>
      <w:r>
        <w:rPr>
          <w:lang w:val="en-CA"/>
        </w:rPr>
        <w:t xml:space="preserve"> (MappedFeature)</w:t>
      </w:r>
      <w:r w:rsidRPr="0016408B">
        <w:rPr>
          <w:lang w:val="en-CA"/>
        </w:rPr>
        <w:t>.  A geologic feature, such as a geologic unit may be linked to mapped features from a number of different maps</w:t>
      </w:r>
      <w:r w:rsidR="00BA5AB0">
        <w:rPr>
          <w:lang w:val="en-CA"/>
        </w:rPr>
        <w:t>.</w:t>
      </w:r>
    </w:p>
    <w:p w14:paraId="7DEC8FD4" w14:textId="38A08574" w:rsidR="0016408B" w:rsidRDefault="0016408B" w:rsidP="007F03F0">
      <w:pPr>
        <w:pStyle w:val="Titre5"/>
        <w:rPr>
          <w:lang w:val="en-CA"/>
        </w:rPr>
      </w:pPr>
      <w:proofErr w:type="gramStart"/>
      <w:r w:rsidRPr="00D970E9">
        <w:rPr>
          <w:lang w:val="en-CA"/>
        </w:rPr>
        <w:t>geologicHistory</w:t>
      </w:r>
      <w:proofErr w:type="gramEnd"/>
    </w:p>
    <w:p w14:paraId="012C95E6" w14:textId="77777777" w:rsidR="0016408B" w:rsidRPr="0016408B" w:rsidRDefault="0016408B" w:rsidP="007F03F0">
      <w:pPr>
        <w:rPr>
          <w:lang w:val="en-CA"/>
        </w:rPr>
      </w:pPr>
    </w:p>
    <w:p w14:paraId="7598328E" w14:textId="700C1B8F" w:rsidR="0016408B" w:rsidRDefault="0016408B" w:rsidP="0016408B">
      <w:r>
        <w:rPr>
          <w:lang w:val="en-CA"/>
        </w:rPr>
        <w:lastRenderedPageBreak/>
        <w:t>The geologicHistory is an association that r</w:t>
      </w:r>
      <w:r w:rsidRPr="0016408B">
        <w:rPr>
          <w:lang w:val="en-CA"/>
        </w:rPr>
        <w:t>elates one or more GeologicEvents to a GeologicFeature to describe their age or geologic history</w:t>
      </w:r>
      <w:r>
        <w:rPr>
          <w:lang w:val="en-CA"/>
        </w:rPr>
        <w:t xml:space="preserve">.  </w:t>
      </w:r>
      <w:r>
        <w:t>GeoSciML uses the generic relatedFeature</w:t>
      </w:r>
      <w:r w:rsidR="00372D01">
        <w:t>::</w:t>
      </w:r>
      <w:r>
        <w:t xml:space="preserv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p>
    <w:p w14:paraId="6AD86340" w14:textId="5969CB10" w:rsidR="0016408B" w:rsidRDefault="0016408B" w:rsidP="0016408B">
      <w:r>
        <w:t>To avoid extra complexity, Basic provides an explicit geologicHistory property to associate GeologicFeature with a GeologicEvent without using a GeologicRelation.  The consequence for someone using Extension is that he/she is now offered two ways to link a GeologicFeature and GeologicEvent: through geologicHistory and through a generic GeologicRelation.</w:t>
      </w:r>
    </w:p>
    <w:p w14:paraId="67BDC0BE" w14:textId="71130CEA" w:rsidR="0016408B" w:rsidRDefault="005A7585" w:rsidP="007F03F0">
      <w:pPr>
        <w:rPr>
          <w:lang w:val="en-CA"/>
        </w:rPr>
      </w:pPr>
      <w:r>
        <w:rPr>
          <w:rStyle w:val="Marquedecommentaire"/>
        </w:rPr>
        <w:commentReference w:id="474"/>
      </w:r>
    </w:p>
    <w:p w14:paraId="267F5B78" w14:textId="27C708AD" w:rsidR="0016408B" w:rsidRDefault="0016408B" w:rsidP="007F03F0">
      <w:pPr>
        <w:pStyle w:val="Titre5"/>
        <w:rPr>
          <w:lang w:val="en-CA"/>
        </w:rPr>
      </w:pPr>
      <w:proofErr w:type="gramStart"/>
      <w:r w:rsidRPr="00D970E9">
        <w:rPr>
          <w:lang w:val="en-CA"/>
        </w:rPr>
        <w:t>relatedFeature</w:t>
      </w:r>
      <w:proofErr w:type="gramEnd"/>
      <w:r>
        <w:rPr>
          <w:lang w:val="en-CA"/>
        </w:rPr>
        <w:t xml:space="preserve"> (stub property)</w:t>
      </w:r>
    </w:p>
    <w:p w14:paraId="19A4A4F3" w14:textId="77777777" w:rsidR="0016408B" w:rsidRDefault="0016408B" w:rsidP="007F03F0">
      <w:pPr>
        <w:rPr>
          <w:lang w:val="en-CA"/>
        </w:rPr>
      </w:pPr>
    </w:p>
    <w:p w14:paraId="15485071" w14:textId="16005A62" w:rsidR="0016408B" w:rsidRDefault="0016408B" w:rsidP="007F03F0">
      <w:pPr>
        <w:rPr>
          <w:lang w:val="en-CA"/>
        </w:rPr>
      </w:pPr>
      <w:r>
        <w:rPr>
          <w:lang w:val="en-CA"/>
        </w:rPr>
        <w:t>A relatedFeature is a g</w:t>
      </w:r>
      <w:r w:rsidRPr="0016408B">
        <w:rPr>
          <w:lang w:val="en-CA"/>
        </w:rPr>
        <w:t>eneral structure used to define relationships between any feature</w:t>
      </w:r>
      <w:r w:rsidR="001F2343">
        <w:rPr>
          <w:lang w:val="en-CA"/>
        </w:rPr>
        <w:t>s</w:t>
      </w:r>
      <w:r w:rsidRPr="0016408B">
        <w:rPr>
          <w:lang w:val="en-CA"/>
        </w:rPr>
        <w:t xml:space="preserve"> or object</w:t>
      </w:r>
      <w:r w:rsidR="001F2343">
        <w:rPr>
          <w:lang w:val="en-CA"/>
        </w:rPr>
        <w:t>s</w:t>
      </w:r>
      <w:r w:rsidRPr="0016408B">
        <w:rPr>
          <w:lang w:val="en-CA"/>
        </w:rPr>
        <w:t xml:space="preserve"> within GeoSciML. Relationships are always binary and directional.  </w:t>
      </w:r>
      <w:commentRangeStart w:id="475"/>
      <w:r w:rsidRPr="0016408B">
        <w:rPr>
          <w:lang w:val="en-CA"/>
        </w:rPr>
        <w:t>There is always a single source and a single target</w:t>
      </w:r>
      <w:r w:rsidR="009C6C9E">
        <w:rPr>
          <w:lang w:val="en-CA"/>
        </w:rPr>
        <w:t xml:space="preserve"> for a given FeatureRelation (which is abstract in GeoSciML Basic)</w:t>
      </w:r>
      <w:r w:rsidRPr="0016408B">
        <w:rPr>
          <w:lang w:val="en-CA"/>
        </w:rPr>
        <w:t xml:space="preserve">.  </w:t>
      </w:r>
      <w:commentRangeEnd w:id="475"/>
      <w:r w:rsidR="00D24007">
        <w:rPr>
          <w:rStyle w:val="Marquedecommentaire"/>
        </w:rPr>
        <w:commentReference w:id="475"/>
      </w:r>
      <w:r w:rsidRPr="0016408B">
        <w:rPr>
          <w:lang w:val="en-CA"/>
        </w:rPr>
        <w:t xml:space="preserve">The relationship is always defined from the perspective of the Source and is generally an active verb.  </w:t>
      </w:r>
    </w:p>
    <w:p w14:paraId="65FD56EB" w14:textId="63F1DD70" w:rsidR="0016408B" w:rsidRDefault="0016408B" w:rsidP="007F03F0">
      <w:pPr>
        <w:rPr>
          <w:lang w:val="en-CA"/>
        </w:rPr>
      </w:pPr>
      <w:r w:rsidRPr="0016408B">
        <w:rPr>
          <w:lang w:val="en-CA"/>
        </w:rPr>
        <w:t xml:space="preserve">In </w:t>
      </w:r>
      <w:r>
        <w:rPr>
          <w:lang w:val="en-CA"/>
        </w:rPr>
        <w:t xml:space="preserve">GeoSciML </w:t>
      </w:r>
      <w:r w:rsidRPr="0016408B">
        <w:rPr>
          <w:lang w:val="en-CA"/>
        </w:rPr>
        <w:t>Basic, relatedFeature is a stub associat</w:t>
      </w:r>
      <w:r w:rsidR="00F25A29">
        <w:rPr>
          <w:lang w:val="en-CA"/>
        </w:rPr>
        <w:t xml:space="preserve">ion (see clause 5.2), however some encoding (such as XML) </w:t>
      </w:r>
      <w:commentRangeStart w:id="476"/>
      <w:r w:rsidR="009C6C9E">
        <w:rPr>
          <w:lang w:val="en-CA"/>
        </w:rPr>
        <w:t xml:space="preserve">will </w:t>
      </w:r>
      <w:r w:rsidR="00F25A29">
        <w:rPr>
          <w:lang w:val="en-CA"/>
        </w:rPr>
        <w:t>allow a “by reference” value using a pointer (for example xlink</w:t>
      </w:r>
      <w:proofErr w:type="gramStart"/>
      <w:r w:rsidR="00F25A29">
        <w:rPr>
          <w:lang w:val="en-CA"/>
        </w:rPr>
        <w:t>:href</w:t>
      </w:r>
      <w:proofErr w:type="gramEnd"/>
      <w:r w:rsidR="00F25A29">
        <w:rPr>
          <w:lang w:val="en-CA"/>
        </w:rPr>
        <w:t>) to an external instance.</w:t>
      </w:r>
      <w:commentRangeEnd w:id="476"/>
      <w:r w:rsidR="00F25A29">
        <w:rPr>
          <w:rStyle w:val="Marquedecommentaire"/>
        </w:rPr>
        <w:commentReference w:id="476"/>
      </w:r>
    </w:p>
    <w:p w14:paraId="3E406639" w14:textId="77777777" w:rsidR="00D10719" w:rsidRDefault="00D10719" w:rsidP="00ED2525">
      <w:bookmarkStart w:id="477" w:name="BKM_F1244213_660C_4D77_8475_08F73D4EC81C"/>
      <w:bookmarkStart w:id="478" w:name="BKM_3B089F6A_116B_4A4A_91A0_17A52F7181FF"/>
      <w:bookmarkStart w:id="479" w:name="BKM_26B10141_733E_4FC5_A8B6_E0EA8C9C1A8A"/>
      <w:bookmarkEnd w:id="477"/>
      <w:bookmarkEnd w:id="478"/>
      <w:bookmarkEnd w:id="479"/>
    </w:p>
    <w:p w14:paraId="6F9F37DE" w14:textId="77777777" w:rsidR="00ED2525" w:rsidRDefault="001050D1" w:rsidP="001050D1">
      <w:pPr>
        <w:pStyle w:val="Titre4"/>
      </w:pPr>
      <w:r>
        <w:t>MappedFeature</w:t>
      </w:r>
    </w:p>
    <w:p w14:paraId="4A2F318A" w14:textId="77777777" w:rsidR="00E52A0E" w:rsidRDefault="00E52A0E" w:rsidP="001050D1"/>
    <w:p w14:paraId="0F8C5892" w14:textId="7A8A1E2A" w:rsidR="00FE38C3" w:rsidRDefault="001050D1" w:rsidP="001050D1">
      <w:r>
        <w:t>A MappedFeature is part of a geological interpretation. It provides a link between a notional feature (description package) and one spatial repr</w:t>
      </w:r>
      <w:r w:rsidR="00EA3CAB">
        <w:t>esentation of it, or part of it</w:t>
      </w:r>
      <w:r>
        <w:t xml:space="preserve"> (</w:t>
      </w:r>
      <w:r w:rsidR="00D6680F">
        <w:t>e</w:t>
      </w:r>
      <w:r>
        <w:t xml:space="preserve">xposures, </w:t>
      </w:r>
      <w:r w:rsidR="00D6680F">
        <w:t>s</w:t>
      </w:r>
      <w:r>
        <w:t xml:space="preserve">urface </w:t>
      </w:r>
      <w:r w:rsidR="00D6680F">
        <w:t>t</w:t>
      </w:r>
      <w:r>
        <w:t xml:space="preserve">races and </w:t>
      </w:r>
      <w:r w:rsidR="00D6680F">
        <w:t>i</w:t>
      </w:r>
      <w:r>
        <w:t xml:space="preserve">ntercepts, </w:t>
      </w:r>
      <w:r w:rsidR="00E915AD">
        <w:t>etc.</w:t>
      </w:r>
      <w:commentRangeStart w:id="480"/>
      <w:r>
        <w:t>)</w:t>
      </w:r>
      <w:r w:rsidR="00EA3CAB">
        <w:t xml:space="preserve">.  The </w:t>
      </w:r>
      <w:r w:rsidR="00D6680F">
        <w:t>m</w:t>
      </w:r>
      <w:r w:rsidR="00EA3CAB">
        <w:t xml:space="preserve">apped </w:t>
      </w:r>
      <w:r w:rsidR="00D6680F">
        <w:t xml:space="preserve">features </w:t>
      </w:r>
      <w:r w:rsidR="00FE38C3">
        <w:t>are the elements that compose a map, a cross-section, a borehole log or any other representation.</w:t>
      </w:r>
      <w:commentRangeEnd w:id="480"/>
      <w:r w:rsidR="00BA23FE">
        <w:rPr>
          <w:rStyle w:val="Marquedecommentaire"/>
        </w:rPr>
        <w:commentReference w:id="480"/>
      </w:r>
      <w:r w:rsidR="00FE38C3">
        <w:t xml:space="preserve">  The mappingFrame identifies the domain being mapped by the geometries.  </w:t>
      </w:r>
      <w:r w:rsidR="00E52A0E">
        <w:t>For typical geological maps, the mapping frame is the surface of the earth (the 2.5D interface between the surface of the bedrock and whatever sits on it), but it could be different domains, such as the arbitrary place that forms a mine level or a cross-section, the 3D volume enclosing an ore body or the line that approximate the path of a borehole</w:t>
      </w:r>
      <w:r w:rsidR="00AA535D">
        <w:t>.</w:t>
      </w:r>
    </w:p>
    <w:p w14:paraId="162E9FED" w14:textId="2F31061E" w:rsidR="00E52A0E" w:rsidRDefault="00E52A0E" w:rsidP="001050D1">
      <w:r>
        <w:t xml:space="preserve">The </w:t>
      </w:r>
      <w:r w:rsidR="005C137B">
        <w:t xml:space="preserve">specification </w:t>
      </w:r>
      <w:r>
        <w:t xml:space="preserve">association identifies what notional feature is being mapped.  This specification does not constrain what kind of feature can be represented, but for typical </w:t>
      </w:r>
      <w:r>
        <w:lastRenderedPageBreak/>
        <w:t xml:space="preserve">geological maps (or other representation), the MappedFeature </w:t>
      </w:r>
      <w:r w:rsidR="005C137B">
        <w:t xml:space="preserve">specifications </w:t>
      </w:r>
      <w:r>
        <w:t xml:space="preserve">will </w:t>
      </w:r>
      <w:r w:rsidR="00E915AD">
        <w:t>be Geologic</w:t>
      </w:r>
      <w:r>
        <w:t>Feature</w:t>
      </w:r>
      <w:r w:rsidR="00AA535D">
        <w:t>s</w:t>
      </w:r>
      <w:r>
        <w:t>.</w:t>
      </w:r>
    </w:p>
    <w:p w14:paraId="15B9F422" w14:textId="77777777" w:rsidR="001050D1" w:rsidRDefault="00FE38C3" w:rsidP="001050D1">
      <w:r>
        <w:t xml:space="preserve">  </w:t>
      </w:r>
    </w:p>
    <w:p w14:paraId="19D77633" w14:textId="77777777" w:rsidR="001050D1" w:rsidRDefault="001050D1" w:rsidP="001050D1">
      <w:pPr>
        <w:pStyle w:val="Paragraphedeliste"/>
        <w:numPr>
          <w:ilvl w:val="0"/>
          <w:numId w:val="15"/>
        </w:numPr>
      </w:pPr>
      <w:commentRangeStart w:id="481"/>
      <w:r>
        <w:t>the specific bounded occurrence, such as an outcrop or map polygon</w:t>
      </w:r>
    </w:p>
    <w:p w14:paraId="79DE3EB1" w14:textId="77777777" w:rsidR="001050D1" w:rsidRDefault="001050D1" w:rsidP="001050D1">
      <w:pPr>
        <w:pStyle w:val="Paragraphedeliste"/>
        <w:numPr>
          <w:ilvl w:val="0"/>
          <w:numId w:val="15"/>
        </w:numPr>
      </w:pPr>
      <w:r>
        <w:t>the association with a Geologic Feature (legend item) provides specification of all the other descriptors</w:t>
      </w:r>
    </w:p>
    <w:p w14:paraId="5E180708" w14:textId="77777777" w:rsidR="001050D1" w:rsidRDefault="001050D1" w:rsidP="001050D1">
      <w:pPr>
        <w:pStyle w:val="Paragraphedeliste"/>
        <w:numPr>
          <w:ilvl w:val="0"/>
          <w:numId w:val="15"/>
        </w:numPr>
      </w:pPr>
      <w:r>
        <w:t xml:space="preserve">the association with a Sampling Feature provides the context and dimensionality </w:t>
      </w:r>
      <w:commentRangeEnd w:id="481"/>
      <w:r w:rsidR="00EA3CAB">
        <w:rPr>
          <w:rStyle w:val="Marquedecommentaire"/>
        </w:rPr>
        <w:commentReference w:id="481"/>
      </w:r>
    </w:p>
    <w:p w14:paraId="5AD2AC20" w14:textId="77777777" w:rsidR="001050D1" w:rsidRDefault="001050D1" w:rsidP="001050D1"/>
    <w:p w14:paraId="5F2228E1" w14:textId="77777777" w:rsidR="00ED2525" w:rsidRDefault="001050D1" w:rsidP="001050D1">
      <w:commentRangeStart w:id="482"/>
      <w:r>
        <w:t xml:space="preserve">A Mapped Feature is always associated with some sampling feature - e.g. a mapping surface, a section, a Borehole (see Borehole) etc. </w:t>
      </w:r>
      <w:r w:rsidR="00E52A0E">
        <w:t xml:space="preserve"> </w:t>
      </w:r>
      <w:r>
        <w:t>As noted on the diagram, if the associated sampling feature is a Borehole, then the shape associated with the MappedFeature will usually be either a point or an interval. This reconciles the 2-D ("map", section) and 1-D (borehole, traverse) viewpoints in a common abstraction.</w:t>
      </w:r>
      <w:commentRangeEnd w:id="482"/>
      <w:r w:rsidR="00E52A0E">
        <w:rPr>
          <w:rStyle w:val="Marquedecommentaire"/>
        </w:rPr>
        <w:commentReference w:id="482"/>
      </w:r>
    </w:p>
    <w:p w14:paraId="3C873719" w14:textId="03E9908B" w:rsidR="002E694E" w:rsidRDefault="00507F3E" w:rsidP="007F03F0">
      <w:pPr>
        <w:pStyle w:val="Titre5"/>
        <w:rPr>
          <w:lang w:val="en-CA"/>
        </w:rPr>
      </w:pPr>
      <w:bookmarkStart w:id="483" w:name="BKM_FD0714CD_89E3_4F6A_B187_CB7A50E6C5C0"/>
      <w:bookmarkEnd w:id="483"/>
      <w:proofErr w:type="gramStart"/>
      <w:r w:rsidRPr="00507F3E">
        <w:rPr>
          <w:lang w:val="en-CA"/>
        </w:rPr>
        <w:t>observationMethod</w:t>
      </w:r>
      <w:proofErr w:type="gramEnd"/>
    </w:p>
    <w:p w14:paraId="325AE5FC" w14:textId="77777777" w:rsidR="00507F3E" w:rsidRDefault="00507F3E" w:rsidP="002E694E">
      <w:pPr>
        <w:autoSpaceDE w:val="0"/>
        <w:autoSpaceDN w:val="0"/>
        <w:adjustRightInd w:val="0"/>
        <w:spacing w:after="0"/>
        <w:rPr>
          <w:color w:val="000000"/>
          <w:sz w:val="20"/>
          <w:szCs w:val="20"/>
          <w:lang w:val="en-CA"/>
        </w:rPr>
      </w:pPr>
    </w:p>
    <w:p w14:paraId="0D8A15BE" w14:textId="12D753FD" w:rsidR="00507F3E" w:rsidRDefault="00507F3E" w:rsidP="00F9640E">
      <w:pPr>
        <w:rPr>
          <w:lang w:val="en-CA"/>
        </w:rPr>
      </w:pPr>
      <w:r>
        <w:rPr>
          <w:lang w:val="en-CA"/>
        </w:rPr>
        <w:t>The observationMethod property (swe</w:t>
      </w:r>
      <w:proofErr w:type="gramStart"/>
      <w:r>
        <w:rPr>
          <w:lang w:val="en-CA"/>
        </w:rPr>
        <w:t>:Category</w:t>
      </w:r>
      <w:proofErr w:type="gramEnd"/>
      <w:r>
        <w:rPr>
          <w:lang w:val="en-CA"/>
        </w:rPr>
        <w:t xml:space="preserve">) shall describe </w:t>
      </w:r>
      <w:r w:rsidR="00E915AD">
        <w:rPr>
          <w:lang w:val="en-CA"/>
        </w:rPr>
        <w:t>an</w:t>
      </w:r>
      <w:r>
        <w:rPr>
          <w:lang w:val="en-CA"/>
        </w:rPr>
        <w:t xml:space="preserve"> element in a list of categories (a controlled vocabulary) indicating how </w:t>
      </w:r>
      <w:r w:rsidRPr="00507F3E">
        <w:rPr>
          <w:lang w:val="en-CA"/>
        </w:rPr>
        <w:t>the spatial extent of the mapped feature was determined, and the basis for association of the geometry with some GeologicFeature specification to define a MappedFeature</w:t>
      </w:r>
      <w:r>
        <w:rPr>
          <w:lang w:val="en-CA"/>
        </w:rPr>
        <w:t>.</w:t>
      </w:r>
    </w:p>
    <w:p w14:paraId="1CAD19D5" w14:textId="77777777" w:rsidR="00507F3E" w:rsidRDefault="00507F3E" w:rsidP="00F9640E">
      <w:pPr>
        <w:rPr>
          <w:lang w:val="en-CA"/>
        </w:rPr>
      </w:pPr>
    </w:p>
    <w:p w14:paraId="10517FF2" w14:textId="21A60E07" w:rsidR="00507F3E" w:rsidRDefault="00507F3E" w:rsidP="00F9640E">
      <w:pPr>
        <w:rPr>
          <w:lang w:val="en-CA"/>
        </w:rPr>
      </w:pPr>
      <w:r w:rsidRPr="007F03F0">
        <w:rPr>
          <w:highlight w:val="yellow"/>
          <w:lang w:val="en-CA"/>
        </w:rPr>
        <w:t>(</w:t>
      </w:r>
      <w:proofErr w:type="gramStart"/>
      <w:r w:rsidRPr="007F03F0">
        <w:rPr>
          <w:highlight w:val="yellow"/>
          <w:lang w:val="en-CA"/>
        </w:rPr>
        <w:t>below</w:t>
      </w:r>
      <w:proofErr w:type="gramEnd"/>
      <w:r w:rsidRPr="007F03F0">
        <w:rPr>
          <w:highlight w:val="yellow"/>
          <w:lang w:val="en-CA"/>
        </w:rPr>
        <w:t xml:space="preserve"> is the original scope notes: does not make sense for a Category)</w:t>
      </w:r>
    </w:p>
    <w:p w14:paraId="6435C4F1" w14:textId="142D5EB7" w:rsidR="00507F3E" w:rsidRDefault="00507F3E" w:rsidP="00F9640E">
      <w:pPr>
        <w:rPr>
          <w:lang w:val="en-CA"/>
        </w:rPr>
      </w:pPr>
      <w:commentRangeStart w:id="484"/>
      <w:r w:rsidRPr="00507F3E">
        <w:rPr>
          <w:lang w:val="en-CA"/>
        </w:rPr>
        <w:t>MappedFeature ObservationMethod is a metadata snippet indicating how the spatial extent of the mapped feature was determined, and the basis for association of the geometry with some GeologicFeature specification to define a MappedFeature. For a borehole, the MappedInterval observation method indicates how the boundaries of the interval were defined (eg, linear measurement from borehole collar). ObservationMethod is a convenience property that provides a quick and dirty approach to observation metadata when data are reported using a feature view (as opposed to observation view). This property corresponds (loosely) to ISO19115 Lineage.  (</w:t>
      </w:r>
      <w:proofErr w:type="gramStart"/>
      <w:r w:rsidRPr="00507F3E">
        <w:rPr>
          <w:lang w:val="en-CA"/>
        </w:rPr>
        <w:t>eg</w:t>
      </w:r>
      <w:proofErr w:type="gramEnd"/>
      <w:r w:rsidRPr="00507F3E">
        <w:rPr>
          <w:lang w:val="en-CA"/>
        </w:rPr>
        <w:t>: digitised, Global Positioning System, published map, fieldObservation, downhole survey, aerial photography, field survey)</w:t>
      </w:r>
      <w:r w:rsidR="00BA5AB0">
        <w:rPr>
          <w:lang w:val="en-CA"/>
        </w:rPr>
        <w:t>.</w:t>
      </w:r>
    </w:p>
    <w:commentRangeEnd w:id="484"/>
    <w:p w14:paraId="56AA3756" w14:textId="77777777" w:rsidR="00507F3E" w:rsidRDefault="00507F3E" w:rsidP="002E694E">
      <w:pPr>
        <w:autoSpaceDE w:val="0"/>
        <w:autoSpaceDN w:val="0"/>
        <w:adjustRightInd w:val="0"/>
        <w:spacing w:after="0"/>
        <w:rPr>
          <w:color w:val="000000"/>
          <w:sz w:val="20"/>
          <w:szCs w:val="20"/>
          <w:lang w:val="en-CA"/>
        </w:rPr>
      </w:pPr>
      <w:r>
        <w:rPr>
          <w:rStyle w:val="Marquedecommentaire"/>
        </w:rPr>
        <w:commentReference w:id="484"/>
      </w:r>
    </w:p>
    <w:p w14:paraId="5D17E594" w14:textId="77777777" w:rsidR="002546ED" w:rsidRDefault="002546ED" w:rsidP="002E694E">
      <w:pPr>
        <w:autoSpaceDE w:val="0"/>
        <w:autoSpaceDN w:val="0"/>
        <w:adjustRightInd w:val="0"/>
        <w:spacing w:after="0"/>
        <w:rPr>
          <w:color w:val="000000"/>
          <w:sz w:val="20"/>
          <w:szCs w:val="20"/>
          <w:lang w:val="en-CA"/>
        </w:rPr>
      </w:pPr>
    </w:p>
    <w:p w14:paraId="7094D360" w14:textId="04BFA937" w:rsidR="00507F3E" w:rsidRDefault="00507F3E" w:rsidP="007F03F0">
      <w:pPr>
        <w:pStyle w:val="Titre5"/>
        <w:rPr>
          <w:lang w:val="en-CA"/>
        </w:rPr>
      </w:pPr>
      <w:proofErr w:type="gramStart"/>
      <w:r w:rsidRPr="00507F3E">
        <w:rPr>
          <w:lang w:val="en-CA"/>
        </w:rPr>
        <w:t>positionalAccuracy</w:t>
      </w:r>
      <w:proofErr w:type="gramEnd"/>
    </w:p>
    <w:p w14:paraId="6C9A70A8" w14:textId="77777777" w:rsidR="00507F3E" w:rsidRDefault="00507F3E" w:rsidP="002E694E">
      <w:pPr>
        <w:autoSpaceDE w:val="0"/>
        <w:autoSpaceDN w:val="0"/>
        <w:adjustRightInd w:val="0"/>
        <w:spacing w:after="0"/>
        <w:rPr>
          <w:color w:val="000000"/>
          <w:sz w:val="20"/>
          <w:szCs w:val="20"/>
          <w:lang w:val="en-CA"/>
        </w:rPr>
      </w:pPr>
    </w:p>
    <w:p w14:paraId="47CB56FB" w14:textId="5806D03B" w:rsidR="00507F3E" w:rsidRDefault="00507F3E" w:rsidP="00F9640E">
      <w:pPr>
        <w:rPr>
          <w:lang w:val="en-CA"/>
        </w:rPr>
      </w:pPr>
      <w:r>
        <w:rPr>
          <w:lang w:val="en-CA"/>
        </w:rPr>
        <w:t>The positionalAccuracy property (</w:t>
      </w:r>
      <w:r w:rsidR="00253146">
        <w:rPr>
          <w:lang w:val="en-CA"/>
        </w:rPr>
        <w:t>SWE::Quantity</w:t>
      </w:r>
      <w:r>
        <w:rPr>
          <w:lang w:val="en-CA"/>
        </w:rPr>
        <w:t>) shall provide a quantitative value defining</w:t>
      </w:r>
      <w:r w:rsidRPr="00507F3E">
        <w:rPr>
          <w:lang w:val="en-CA"/>
        </w:rPr>
        <w:t xml:space="preserve"> the radius of an uncertainty buffer around a </w:t>
      </w:r>
      <w:r w:rsidR="005A42FB">
        <w:rPr>
          <w:lang w:val="en-CA"/>
        </w:rPr>
        <w:t>M</w:t>
      </w:r>
      <w:r w:rsidRPr="00507F3E">
        <w:rPr>
          <w:lang w:val="en-CA"/>
        </w:rPr>
        <w:t>appedFeature (</w:t>
      </w:r>
      <w:r w:rsidR="005A42FB" w:rsidRPr="00507F3E">
        <w:rPr>
          <w:lang w:val="en-CA"/>
        </w:rPr>
        <w:t>e.g.</w:t>
      </w:r>
      <w:r w:rsidRPr="00507F3E">
        <w:rPr>
          <w:lang w:val="en-CA"/>
        </w:rPr>
        <w:t xml:space="preserve">: a </w:t>
      </w:r>
      <w:r w:rsidRPr="00507F3E">
        <w:rPr>
          <w:lang w:val="en-CA"/>
        </w:rPr>
        <w:lastRenderedPageBreak/>
        <w:t>position</w:t>
      </w:r>
      <w:r w:rsidR="005A42FB">
        <w:rPr>
          <w:lang w:val="en-CA"/>
        </w:rPr>
        <w:t>al</w:t>
      </w:r>
      <w:r w:rsidRPr="00507F3E">
        <w:rPr>
          <w:lang w:val="en-CA"/>
        </w:rPr>
        <w:t>Accuracy of 100 m for a line feature defines a buffer polygon of total width 200 m centred on the line).</w:t>
      </w:r>
      <w:r>
        <w:rPr>
          <w:lang w:val="en-CA"/>
        </w:rPr>
        <w:t xml:space="preserve">  The property is equivalent </w:t>
      </w:r>
      <w:r w:rsidR="001A2D7E">
        <w:rPr>
          <w:lang w:val="en-CA"/>
        </w:rPr>
        <w:t xml:space="preserve">to </w:t>
      </w:r>
      <w:r w:rsidR="001A2D7E" w:rsidRPr="00507F3E">
        <w:rPr>
          <w:lang w:val="en-CA"/>
        </w:rPr>
        <w:t>ISO19115</w:t>
      </w:r>
      <w:r w:rsidRPr="00507F3E">
        <w:rPr>
          <w:lang w:val="en-CA"/>
        </w:rPr>
        <w:t xml:space="preserve"> DQ_PositionalAccuracy.</w:t>
      </w:r>
    </w:p>
    <w:p w14:paraId="56AB1FA8" w14:textId="77777777" w:rsidR="00507F3E" w:rsidRDefault="00507F3E" w:rsidP="002E694E">
      <w:pPr>
        <w:autoSpaceDE w:val="0"/>
        <w:autoSpaceDN w:val="0"/>
        <w:adjustRightInd w:val="0"/>
        <w:spacing w:after="0"/>
        <w:rPr>
          <w:color w:val="000000"/>
          <w:sz w:val="20"/>
          <w:szCs w:val="20"/>
          <w:lang w:val="en-CA"/>
        </w:rPr>
      </w:pPr>
    </w:p>
    <w:p w14:paraId="6E36854D" w14:textId="79E3A107" w:rsidR="00507F3E" w:rsidRDefault="00507F3E" w:rsidP="007F03F0">
      <w:pPr>
        <w:pStyle w:val="Titre5"/>
        <w:rPr>
          <w:lang w:val="en-CA"/>
        </w:rPr>
      </w:pPr>
      <w:proofErr w:type="gramStart"/>
      <w:r w:rsidRPr="00507F3E">
        <w:rPr>
          <w:lang w:val="en-CA"/>
        </w:rPr>
        <w:t>resolutionRepresentativeFraction</w:t>
      </w:r>
      <w:proofErr w:type="gramEnd"/>
    </w:p>
    <w:p w14:paraId="7ED63182" w14:textId="77777777" w:rsidR="00507F3E" w:rsidRDefault="00507F3E" w:rsidP="002E694E">
      <w:pPr>
        <w:autoSpaceDE w:val="0"/>
        <w:autoSpaceDN w:val="0"/>
        <w:adjustRightInd w:val="0"/>
        <w:spacing w:after="0"/>
        <w:rPr>
          <w:color w:val="000000"/>
          <w:sz w:val="20"/>
          <w:szCs w:val="20"/>
          <w:lang w:val="en-CA"/>
        </w:rPr>
      </w:pPr>
    </w:p>
    <w:p w14:paraId="6294594F" w14:textId="2012CA1F" w:rsidR="00507F3E" w:rsidRDefault="00507F3E" w:rsidP="00F9640E">
      <w:pPr>
        <w:rPr>
          <w:lang w:val="en-CA"/>
        </w:rPr>
      </w:pPr>
      <w:r>
        <w:rPr>
          <w:lang w:val="en-CA"/>
        </w:rPr>
        <w:t>The property res</w:t>
      </w:r>
      <w:r w:rsidR="001A2D7E">
        <w:rPr>
          <w:lang w:val="en-CA"/>
        </w:rPr>
        <w:t>o</w:t>
      </w:r>
      <w:r>
        <w:rPr>
          <w:lang w:val="en-CA"/>
        </w:rPr>
        <w:t>l</w:t>
      </w:r>
      <w:r w:rsidR="005C137B">
        <w:rPr>
          <w:lang w:val="en-CA"/>
        </w:rPr>
        <w:t>u</w:t>
      </w:r>
      <w:r>
        <w:rPr>
          <w:lang w:val="en-CA"/>
        </w:rPr>
        <w:t>tionRepresentativeFraction</w:t>
      </w:r>
      <w:proofErr w:type="gramStart"/>
      <w:r>
        <w:rPr>
          <w:lang w:val="en-CA"/>
        </w:rPr>
        <w:t>:Integer</w:t>
      </w:r>
      <w:proofErr w:type="gramEnd"/>
      <w:r>
        <w:rPr>
          <w:lang w:val="en-CA"/>
        </w:rPr>
        <w:t xml:space="preserve"> is an</w:t>
      </w:r>
      <w:r w:rsidRPr="00507F3E">
        <w:rPr>
          <w:lang w:val="en-CA"/>
        </w:rPr>
        <w:t xml:space="preserve"> integer</w:t>
      </w:r>
      <w:r>
        <w:rPr>
          <w:lang w:val="en-CA"/>
        </w:rPr>
        <w:t xml:space="preserve"> value</w:t>
      </w:r>
      <w:r w:rsidRPr="00507F3E">
        <w:rPr>
          <w:lang w:val="en-CA"/>
        </w:rPr>
        <w:t xml:space="preserve"> representing the denominator of the representative scale of the spatial feature.  (</w:t>
      </w:r>
      <w:r w:rsidR="001A2D7E" w:rsidRPr="00507F3E">
        <w:rPr>
          <w:lang w:val="en-CA"/>
        </w:rPr>
        <w:t>i.e.</w:t>
      </w:r>
      <w:r w:rsidRPr="00507F3E">
        <w:rPr>
          <w:lang w:val="en-CA"/>
        </w:rPr>
        <w:t>, 10000 = the spatial feature is represented at 1:10</w:t>
      </w:r>
      <w:r>
        <w:rPr>
          <w:lang w:val="en-CA"/>
        </w:rPr>
        <w:t>,</w:t>
      </w:r>
      <w:r w:rsidRPr="00507F3E">
        <w:rPr>
          <w:lang w:val="en-CA"/>
        </w:rPr>
        <w:t>000 scale)</w:t>
      </w:r>
      <w:r w:rsidR="00337EC6">
        <w:rPr>
          <w:lang w:val="en-CA"/>
        </w:rPr>
        <w:t>.</w:t>
      </w:r>
    </w:p>
    <w:p w14:paraId="03A8B0B4" w14:textId="77777777" w:rsidR="00337EC6" w:rsidRDefault="00337EC6" w:rsidP="002E694E">
      <w:pPr>
        <w:autoSpaceDE w:val="0"/>
        <w:autoSpaceDN w:val="0"/>
        <w:adjustRightInd w:val="0"/>
        <w:spacing w:after="0"/>
        <w:rPr>
          <w:color w:val="000000"/>
          <w:sz w:val="20"/>
          <w:szCs w:val="20"/>
          <w:lang w:val="en-CA"/>
        </w:rPr>
      </w:pPr>
    </w:p>
    <w:p w14:paraId="798FA6AE" w14:textId="333B762B" w:rsidR="00337EC6" w:rsidRDefault="00337EC6" w:rsidP="007F03F0">
      <w:pPr>
        <w:pStyle w:val="Titre5"/>
        <w:rPr>
          <w:lang w:val="en-CA"/>
        </w:rPr>
      </w:pPr>
      <w:proofErr w:type="gramStart"/>
      <w:r w:rsidRPr="00337EC6">
        <w:rPr>
          <w:lang w:val="en-CA"/>
        </w:rPr>
        <w:t>mappingFrame</w:t>
      </w:r>
      <w:proofErr w:type="gramEnd"/>
    </w:p>
    <w:p w14:paraId="68054125" w14:textId="77777777" w:rsidR="00337EC6" w:rsidRDefault="00337EC6" w:rsidP="002E694E">
      <w:pPr>
        <w:autoSpaceDE w:val="0"/>
        <w:autoSpaceDN w:val="0"/>
        <w:adjustRightInd w:val="0"/>
        <w:spacing w:after="0"/>
        <w:rPr>
          <w:color w:val="000000"/>
          <w:sz w:val="20"/>
          <w:szCs w:val="20"/>
          <w:lang w:val="en-CA"/>
        </w:rPr>
      </w:pPr>
    </w:p>
    <w:p w14:paraId="0B311DC6" w14:textId="66F64EDD" w:rsidR="00337EC6" w:rsidRDefault="00337EC6" w:rsidP="00F9640E">
      <w:pPr>
        <w:rPr>
          <w:lang w:val="en-CA"/>
        </w:rPr>
      </w:pPr>
      <w:r>
        <w:rPr>
          <w:lang w:val="en-CA"/>
        </w:rPr>
        <w:t>The mappingFrame</w:t>
      </w:r>
      <w:proofErr w:type="gramStart"/>
      <w:r>
        <w:rPr>
          <w:lang w:val="en-CA"/>
        </w:rPr>
        <w:t>:MappingFrameTerm</w:t>
      </w:r>
      <w:proofErr w:type="gramEnd"/>
      <w:r>
        <w:rPr>
          <w:lang w:val="en-CA"/>
        </w:rPr>
        <w:t xml:space="preserve"> shall provide a t</w:t>
      </w:r>
      <w:r w:rsidRPr="00337EC6">
        <w:rPr>
          <w:lang w:val="en-CA"/>
        </w:rPr>
        <w:t>erm</w:t>
      </w:r>
      <w:r>
        <w:rPr>
          <w:lang w:val="en-CA"/>
        </w:rPr>
        <w:t xml:space="preserve"> from a vocabulary</w:t>
      </w:r>
      <w:r w:rsidRPr="00337EC6">
        <w:rPr>
          <w:lang w:val="en-CA"/>
        </w:rPr>
        <w:t xml:space="preserve"> indicating the </w:t>
      </w:r>
      <w:r>
        <w:rPr>
          <w:lang w:val="en-CA"/>
        </w:rPr>
        <w:t>geometric frame</w:t>
      </w:r>
      <w:r w:rsidRPr="00337EC6">
        <w:rPr>
          <w:lang w:val="en-CA"/>
        </w:rPr>
        <w:t xml:space="preserve"> on which the MappedFeature is projected.</w:t>
      </w:r>
      <w:r>
        <w:rPr>
          <w:lang w:val="en-CA"/>
        </w:rPr>
        <w:t xml:space="preserve">  Is most situation, mapped features are projected on the earth surface, but there are other contexts, such a mine level or </w:t>
      </w:r>
      <w:r w:rsidR="000A1C4C">
        <w:rPr>
          <w:lang w:val="en-CA"/>
        </w:rPr>
        <w:t xml:space="preserve">a </w:t>
      </w:r>
      <w:r>
        <w:rPr>
          <w:lang w:val="en-CA"/>
        </w:rPr>
        <w:t>cross section</w:t>
      </w:r>
      <w:r w:rsidR="000A1C4C">
        <w:rPr>
          <w:lang w:val="en-CA"/>
        </w:rPr>
        <w:t>.</w:t>
      </w:r>
    </w:p>
    <w:p w14:paraId="25CB1E8B" w14:textId="77777777" w:rsidR="000A1C4C" w:rsidRDefault="000A1C4C" w:rsidP="002E694E">
      <w:pPr>
        <w:autoSpaceDE w:val="0"/>
        <w:autoSpaceDN w:val="0"/>
        <w:adjustRightInd w:val="0"/>
        <w:spacing w:after="0"/>
        <w:rPr>
          <w:color w:val="000000"/>
          <w:sz w:val="20"/>
          <w:szCs w:val="20"/>
          <w:lang w:val="en-CA"/>
        </w:rPr>
      </w:pPr>
    </w:p>
    <w:p w14:paraId="7C5F7B02" w14:textId="64F479C0" w:rsidR="000A1C4C" w:rsidRDefault="000A1C4C" w:rsidP="007F03F0">
      <w:pPr>
        <w:pStyle w:val="Titre5"/>
        <w:rPr>
          <w:lang w:val="en-CA"/>
        </w:rPr>
      </w:pPr>
      <w:proofErr w:type="gramStart"/>
      <w:r w:rsidRPr="000A1C4C">
        <w:rPr>
          <w:lang w:val="en-CA"/>
        </w:rPr>
        <w:t>exposure</w:t>
      </w:r>
      <w:proofErr w:type="gramEnd"/>
    </w:p>
    <w:p w14:paraId="1F324EC9" w14:textId="77777777" w:rsidR="00337EC6" w:rsidRDefault="00337EC6" w:rsidP="002E694E">
      <w:pPr>
        <w:autoSpaceDE w:val="0"/>
        <w:autoSpaceDN w:val="0"/>
        <w:adjustRightInd w:val="0"/>
        <w:spacing w:after="0"/>
        <w:rPr>
          <w:color w:val="000000"/>
          <w:sz w:val="20"/>
          <w:szCs w:val="20"/>
          <w:lang w:val="en-CA"/>
        </w:rPr>
      </w:pPr>
    </w:p>
    <w:p w14:paraId="7A363817" w14:textId="3E57071A" w:rsidR="00507F3E" w:rsidRDefault="000A1C4C" w:rsidP="00F9640E">
      <w:pPr>
        <w:rPr>
          <w:lang w:val="en-CA"/>
        </w:rPr>
      </w:pPr>
      <w:r>
        <w:rPr>
          <w:lang w:val="en-CA"/>
        </w:rPr>
        <w:t>The exposure</w:t>
      </w:r>
      <w:proofErr w:type="gramStart"/>
      <w:r>
        <w:rPr>
          <w:lang w:val="en-CA"/>
        </w:rPr>
        <w:t>:ExposureTerm</w:t>
      </w:r>
      <w:proofErr w:type="gramEnd"/>
      <w:r>
        <w:rPr>
          <w:lang w:val="en-CA"/>
        </w:rPr>
        <w:t xml:space="preserve"> property shall provide a term for </w:t>
      </w:r>
      <w:r w:rsidRPr="000A1C4C">
        <w:rPr>
          <w:lang w:val="en-CA"/>
        </w:rPr>
        <w:t>the nature of the expression of the mapped feature at the earth's surface (</w:t>
      </w:r>
      <w:r w:rsidR="001A2D7E" w:rsidRPr="000A1C4C">
        <w:rPr>
          <w:lang w:val="en-CA"/>
        </w:rPr>
        <w:t>e.g.</w:t>
      </w:r>
      <w:r w:rsidRPr="000A1C4C">
        <w:rPr>
          <w:lang w:val="en-CA"/>
        </w:rPr>
        <w:t>, exposed, concealed)</w:t>
      </w:r>
      <w:r>
        <w:rPr>
          <w:lang w:val="en-CA"/>
        </w:rPr>
        <w:t>.</w:t>
      </w:r>
    </w:p>
    <w:p w14:paraId="46A49F8D" w14:textId="77777777" w:rsidR="000A1C4C" w:rsidRDefault="000A1C4C" w:rsidP="002E694E">
      <w:pPr>
        <w:autoSpaceDE w:val="0"/>
        <w:autoSpaceDN w:val="0"/>
        <w:adjustRightInd w:val="0"/>
        <w:spacing w:after="0"/>
        <w:rPr>
          <w:color w:val="000000"/>
          <w:sz w:val="20"/>
          <w:szCs w:val="20"/>
          <w:lang w:val="en-CA"/>
        </w:rPr>
      </w:pPr>
    </w:p>
    <w:p w14:paraId="228CA627" w14:textId="5CBA9841" w:rsidR="000A1C4C" w:rsidRDefault="001E5387" w:rsidP="007F03F0">
      <w:pPr>
        <w:pStyle w:val="Titre5"/>
        <w:rPr>
          <w:lang w:val="en-CA"/>
        </w:rPr>
      </w:pPr>
      <w:proofErr w:type="gramStart"/>
      <w:r>
        <w:rPr>
          <w:lang w:val="en-CA"/>
        </w:rPr>
        <w:t>s</w:t>
      </w:r>
      <w:r w:rsidR="001A44F0" w:rsidRPr="001A44F0">
        <w:rPr>
          <w:lang w:val="en-CA"/>
        </w:rPr>
        <w:t>hape</w:t>
      </w:r>
      <w:proofErr w:type="gramEnd"/>
    </w:p>
    <w:p w14:paraId="20CAFADD" w14:textId="77777777" w:rsidR="001A44F0" w:rsidRDefault="001A44F0" w:rsidP="002E694E">
      <w:pPr>
        <w:autoSpaceDE w:val="0"/>
        <w:autoSpaceDN w:val="0"/>
        <w:adjustRightInd w:val="0"/>
        <w:spacing w:after="0"/>
        <w:rPr>
          <w:color w:val="000000"/>
          <w:sz w:val="20"/>
          <w:szCs w:val="20"/>
          <w:lang w:val="en-CA"/>
        </w:rPr>
      </w:pPr>
    </w:p>
    <w:p w14:paraId="54660DF7" w14:textId="24EFEB9F" w:rsidR="001A44F0" w:rsidRDefault="001A44F0" w:rsidP="00F9640E">
      <w:pPr>
        <w:rPr>
          <w:lang w:val="en-CA"/>
        </w:rPr>
      </w:pPr>
      <w:r>
        <w:rPr>
          <w:lang w:val="en-CA"/>
        </w:rPr>
        <w:t>The shape</w:t>
      </w:r>
      <w:proofErr w:type="gramStart"/>
      <w:r>
        <w:rPr>
          <w:lang w:val="en-CA"/>
        </w:rPr>
        <w:t>:GM</w:t>
      </w:r>
      <w:proofErr w:type="gramEnd"/>
      <w:r>
        <w:rPr>
          <w:lang w:val="en-CA"/>
        </w:rPr>
        <w:t xml:space="preserve">_Object property shall contain the </w:t>
      </w:r>
      <w:r w:rsidRPr="001A44F0">
        <w:rPr>
          <w:lang w:val="en-CA"/>
        </w:rPr>
        <w:t>geometry</w:t>
      </w:r>
      <w:r>
        <w:rPr>
          <w:lang w:val="en-CA"/>
        </w:rPr>
        <w:t xml:space="preserve"> delimiting the mapped feature.  Note that while </w:t>
      </w:r>
      <w:r w:rsidR="001A2D7E">
        <w:rPr>
          <w:lang w:val="en-CA"/>
        </w:rPr>
        <w:t>in most</w:t>
      </w:r>
      <w:r>
        <w:rPr>
          <w:lang w:val="en-CA"/>
        </w:rPr>
        <w:t xml:space="preserve"> cases, the geometry will be a 2D </w:t>
      </w:r>
      <w:proofErr w:type="gramStart"/>
      <w:r>
        <w:rPr>
          <w:lang w:val="en-CA"/>
        </w:rPr>
        <w:t>polygon,</w:t>
      </w:r>
      <w:proofErr w:type="gramEnd"/>
      <w:r>
        <w:rPr>
          <w:lang w:val="en-CA"/>
        </w:rPr>
        <w:t xml:space="preserve"> it is not </w:t>
      </w:r>
      <w:r w:rsidR="001A2D7E">
        <w:rPr>
          <w:lang w:val="en-CA"/>
        </w:rPr>
        <w:t>restricted</w:t>
      </w:r>
      <w:r>
        <w:rPr>
          <w:lang w:val="en-CA"/>
        </w:rPr>
        <w:t xml:space="preserve"> to any dimension.  For instance, a lithological log can be represented using of 1D geometries (expressed linearly from the borehole origin) or a mine will be represented using 3D geometries.</w:t>
      </w:r>
    </w:p>
    <w:p w14:paraId="2FFE03E6" w14:textId="77777777" w:rsidR="001A44F0" w:rsidRDefault="001A44F0" w:rsidP="00F9640E">
      <w:pPr>
        <w:rPr>
          <w:lang w:val="en-CA"/>
        </w:rPr>
      </w:pPr>
    </w:p>
    <w:p w14:paraId="08CEE0C4" w14:textId="46791B2C" w:rsidR="000A1C4C" w:rsidRDefault="001E5387" w:rsidP="007F03F0">
      <w:pPr>
        <w:pStyle w:val="Titre5"/>
        <w:rPr>
          <w:lang w:val="en-CA"/>
        </w:rPr>
      </w:pPr>
      <w:proofErr w:type="gramStart"/>
      <w:r>
        <w:rPr>
          <w:lang w:val="en-CA"/>
        </w:rPr>
        <w:t>s</w:t>
      </w:r>
      <w:r w:rsidR="001A44F0" w:rsidRPr="001A44F0">
        <w:rPr>
          <w:lang w:val="en-CA"/>
        </w:rPr>
        <w:t>pecification</w:t>
      </w:r>
      <w:proofErr w:type="gramEnd"/>
    </w:p>
    <w:p w14:paraId="18A6D19C" w14:textId="77777777" w:rsidR="001A44F0" w:rsidRDefault="001A44F0" w:rsidP="002E694E">
      <w:pPr>
        <w:autoSpaceDE w:val="0"/>
        <w:autoSpaceDN w:val="0"/>
        <w:adjustRightInd w:val="0"/>
        <w:spacing w:after="0"/>
        <w:rPr>
          <w:color w:val="000000"/>
          <w:sz w:val="20"/>
          <w:szCs w:val="20"/>
          <w:lang w:val="en-CA"/>
        </w:rPr>
      </w:pPr>
    </w:p>
    <w:p w14:paraId="65247BAA" w14:textId="19185A05" w:rsidR="001A44F0" w:rsidRDefault="001A44F0" w:rsidP="00F9640E">
      <w:pPr>
        <w:rPr>
          <w:lang w:val="en-CA"/>
        </w:rPr>
      </w:pPr>
      <w:r>
        <w:rPr>
          <w:lang w:val="en-CA"/>
        </w:rPr>
        <w:t xml:space="preserve">The specification association shall link an instance of MappedFeature to the </w:t>
      </w:r>
      <w:r w:rsidR="005C137B">
        <w:rPr>
          <w:lang w:val="en-CA"/>
        </w:rPr>
        <w:t xml:space="preserve">GFI_Feature </w:t>
      </w:r>
      <w:r>
        <w:rPr>
          <w:lang w:val="en-CA"/>
        </w:rPr>
        <w:t xml:space="preserve">being mapped. </w:t>
      </w:r>
      <w:r w:rsidRPr="001A44F0">
        <w:rPr>
          <w:lang w:val="en-CA"/>
        </w:rPr>
        <w:t>In a geological map, MappedFeature are used to represent GeologicFeature, but other features from other domains could be represented.</w:t>
      </w:r>
    </w:p>
    <w:p w14:paraId="43A926DD" w14:textId="77777777" w:rsidR="001A44F0" w:rsidRDefault="001A44F0" w:rsidP="002E694E">
      <w:pPr>
        <w:autoSpaceDE w:val="0"/>
        <w:autoSpaceDN w:val="0"/>
        <w:adjustRightInd w:val="0"/>
        <w:spacing w:after="0"/>
        <w:rPr>
          <w:color w:val="000000"/>
          <w:sz w:val="20"/>
          <w:szCs w:val="20"/>
          <w:lang w:val="en-CA"/>
        </w:rPr>
      </w:pPr>
    </w:p>
    <w:p w14:paraId="02ADB57C" w14:textId="77777777" w:rsidR="001A44F0" w:rsidRDefault="001A44F0" w:rsidP="007F03F0">
      <w:pPr>
        <w:rPr>
          <w:rFonts w:ascii="Calibri" w:hAnsi="Calibri"/>
          <w:color w:val="000000"/>
          <w:sz w:val="20"/>
          <w:szCs w:val="20"/>
          <w:lang w:val="en-CA"/>
        </w:rPr>
      </w:pPr>
      <w:bookmarkStart w:id="485" w:name="BKM_37DE5892_2942_443B_A8C3_8C1AB5CBE877"/>
      <w:bookmarkStart w:id="486" w:name="BKM_6B3E10C1_3AAE_4196_94F0_B9A235705FCC"/>
      <w:bookmarkStart w:id="487" w:name="BKM_1FCE659F_6DE4_40C1_996C_C1E6E981D3A0"/>
      <w:bookmarkStart w:id="488" w:name="BKM_E9804216_8300_4609_B607_127F0178BAB6"/>
      <w:bookmarkStart w:id="489" w:name="BKM_E3A6BA8A_712F_4182_95C4_285048E21544"/>
      <w:bookmarkStart w:id="490" w:name="BKM_2EB23880_DDF1_4995_AB7F_3DC0E40E7A89"/>
      <w:bookmarkEnd w:id="485"/>
      <w:bookmarkEnd w:id="486"/>
      <w:bookmarkEnd w:id="487"/>
      <w:bookmarkEnd w:id="488"/>
      <w:bookmarkEnd w:id="489"/>
      <w:bookmarkEnd w:id="490"/>
    </w:p>
    <w:p w14:paraId="7D4ABF8F" w14:textId="77777777" w:rsidR="00884FA7" w:rsidRDefault="00F92942" w:rsidP="00856F51">
      <w:pPr>
        <w:pStyle w:val="Titre4"/>
      </w:pPr>
      <w:bookmarkStart w:id="491" w:name="_Ref440800006"/>
      <w:r>
        <w:lastRenderedPageBreak/>
        <w:t>GeologicUnit</w:t>
      </w:r>
      <w:bookmarkEnd w:id="491"/>
    </w:p>
    <w:p w14:paraId="37A3D1FA" w14:textId="77777777" w:rsidR="00F92942" w:rsidRDefault="00F92942" w:rsidP="00F92942"/>
    <w:p w14:paraId="1F8B0457" w14:textId="2C36F141" w:rsidR="00965167" w:rsidRDefault="00F92942" w:rsidP="00965167">
      <w:r>
        <w:t xml:space="preserve">Conceptually, </w:t>
      </w:r>
      <w:r w:rsidR="001E5387">
        <w:t xml:space="preserve">a </w:t>
      </w:r>
      <w:r w:rsidR="001A2D7E">
        <w:t>GeologicUnit may</w:t>
      </w:r>
      <w:r>
        <w:t xml:space="preserve"> represent a body of material in the Earth whose complete and precise extent is inferred to exist (North American Data Model GeologicUnit, Stratigraphic unit in sense of NACSN or International Stratigraphic Code), or a classifier used to characterize parts of the Earth (e.g. lithologic map unit like 'granitic rock' or 'alluvial deposit', surficial units like 'till' or 'old alluvium').</w:t>
      </w:r>
      <w:r w:rsidR="001E2A9F">
        <w:t xml:space="preserve"> It includes both formal units (i.e. formally adopted and named in the official lexicon) and informal units (i.e. named but not promoted to the lexicon) and unnamed units (i.e. recognisable and described and delineable in the field but not otherwise formalised). </w:t>
      </w:r>
      <w:r w:rsidR="00965167">
        <w:t xml:space="preserve"> In simpler terms, a geologic unit is a package of earth material (generally rock). </w:t>
      </w:r>
    </w:p>
    <w:p w14:paraId="43D27398" w14:textId="772D4A5F" w:rsidR="001E2A9F" w:rsidRDefault="001E2A9F" w:rsidP="001E2A9F"/>
    <w:p w14:paraId="212F4F0C" w14:textId="7F64F74B" w:rsidR="001E2A9F" w:rsidRDefault="001E2A9F" w:rsidP="001E2A9F"/>
    <w:p w14:paraId="143DC968" w14:textId="531EF2EE" w:rsidR="00CE526C" w:rsidRDefault="00F658C5" w:rsidP="007F03F0">
      <w:pPr>
        <w:keepNext/>
      </w:pPr>
      <w:r>
        <w:rPr>
          <w:noProof/>
          <w:lang w:val="en-CA" w:eastAsia="en-CA"/>
        </w:rPr>
        <w:drawing>
          <wp:inline distT="0" distB="0" distL="0" distR="0" wp14:anchorId="75B7A484" wp14:editId="15AE19C2">
            <wp:extent cx="5476875" cy="3352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76875" cy="3352800"/>
                    </a:xfrm>
                    <a:prstGeom prst="rect">
                      <a:avLst/>
                    </a:prstGeom>
                    <a:noFill/>
                    <a:ln>
                      <a:noFill/>
                    </a:ln>
                  </pic:spPr>
                </pic:pic>
              </a:graphicData>
            </a:graphic>
          </wp:inline>
        </w:drawing>
      </w:r>
    </w:p>
    <w:p w14:paraId="21645D9F" w14:textId="65E2FA9E" w:rsidR="00CE526C" w:rsidRDefault="00CE526C" w:rsidP="00CE526C">
      <w:pPr>
        <w:pStyle w:val="Lgende"/>
      </w:pPr>
      <w:r>
        <w:t xml:space="preserve">Figure </w:t>
      </w:r>
      <w:r>
        <w:fldChar w:fldCharType="begin"/>
      </w:r>
      <w:r>
        <w:instrText xml:space="preserve"> SEQ Figure \* ARABIC </w:instrText>
      </w:r>
      <w:r>
        <w:fldChar w:fldCharType="separate"/>
      </w:r>
      <w:r w:rsidR="00F02ED9">
        <w:rPr>
          <w:noProof/>
        </w:rPr>
        <w:t>22</w:t>
      </w:r>
      <w:r>
        <w:fldChar w:fldCharType="end"/>
      </w:r>
      <w:r>
        <w:t xml:space="preserve"> Geologic Unit context diagram</w:t>
      </w:r>
      <w:r w:rsidR="00BA5AB0">
        <w:t>.</w:t>
      </w:r>
    </w:p>
    <w:p w14:paraId="40DC187A" w14:textId="7BB9577C" w:rsidR="001E5387" w:rsidRDefault="001E5387" w:rsidP="00F92942">
      <w:r>
        <w:t>Operationally, a GeologicUnit is a container used to associate geologic properties with some mapped occurrence (through GeologicFeature</w:t>
      </w:r>
      <w:r w:rsidR="00965167">
        <w:t>:</w:t>
      </w:r>
      <w:proofErr w:type="gramStart"/>
      <w:r w:rsidR="00965167">
        <w:t>:</w:t>
      </w:r>
      <w:r>
        <w:t>occurrence</w:t>
      </w:r>
      <w:proofErr w:type="gramEnd"/>
      <w:r w:rsidR="00965167">
        <w:t>::</w:t>
      </w:r>
      <w:r>
        <w:t>MappedFeature link), or with a geologic unit with a vocabulary (through the GeologicUnit</w:t>
      </w:r>
      <w:r w:rsidR="00965167">
        <w:t>::</w:t>
      </w:r>
      <w:r w:rsidR="001A2D7E">
        <w:t>classifier)</w:t>
      </w:r>
      <w:r>
        <w:t>.</w:t>
      </w:r>
    </w:p>
    <w:p w14:paraId="502864DD" w14:textId="133646EF" w:rsidR="00322A93" w:rsidRDefault="00F92942" w:rsidP="007F03F0">
      <w:r>
        <w:t>Spatial properties are only available through association with a MappedFeature</w:t>
      </w:r>
      <w:r w:rsidR="001E2A9F">
        <w:t xml:space="preserve"> (although geologic unit does have a boundedBy property inherited from GFI_Feature)</w:t>
      </w:r>
      <w:r>
        <w:t xml:space="preserve">. </w:t>
      </w:r>
    </w:p>
    <w:p w14:paraId="544577D3" w14:textId="435BA685" w:rsidR="00884FA7" w:rsidRDefault="00CE526C" w:rsidP="007F03F0">
      <w:pPr>
        <w:pStyle w:val="Titre5"/>
        <w:rPr>
          <w:lang w:val="en-CA"/>
        </w:rPr>
      </w:pPr>
      <w:proofErr w:type="gramStart"/>
      <w:r w:rsidRPr="00D970E9">
        <w:rPr>
          <w:lang w:val="en-CA"/>
        </w:rPr>
        <w:t>geologicUnitType</w:t>
      </w:r>
      <w:proofErr w:type="gramEnd"/>
    </w:p>
    <w:p w14:paraId="0A6725B2" w14:textId="77777777" w:rsidR="00CE526C" w:rsidRDefault="00CE526C" w:rsidP="00ED2525"/>
    <w:p w14:paraId="2E100333" w14:textId="25FA2855" w:rsidR="00CE526C" w:rsidRDefault="00CE526C" w:rsidP="00ED2525">
      <w:r>
        <w:t>The property geologicUnitType</w:t>
      </w:r>
      <w:proofErr w:type="gramStart"/>
      <w:r>
        <w:t>:GeologicUnitTypeTerm</w:t>
      </w:r>
      <w:proofErr w:type="gramEnd"/>
      <w:r>
        <w:t xml:space="preserve"> shall provide a</w:t>
      </w:r>
      <w:r w:rsidRPr="00CE526C">
        <w:t xml:space="preserve"> term from a controlled vocabulary defining the type of geologic unit. Logical constraints of definition of unit and valid property cardinalities should be contained in the definition. Use of the CGI Geologic Unit Type vocabulary (</w:t>
      </w:r>
      <w:r w:rsidR="001A2D7E" w:rsidRPr="00CE526C">
        <w:t>e.g.</w:t>
      </w:r>
      <w:r w:rsidRPr="00CE526C">
        <w:t>: something like http://geosciml.org/classifierScheme/CGI/GeologicUnitType/200811) is preferred.</w:t>
      </w:r>
    </w:p>
    <w:p w14:paraId="05FE5DF5" w14:textId="2AD0AA1B" w:rsidR="00CE526C" w:rsidRDefault="002004D2" w:rsidP="007F03F0">
      <w:pPr>
        <w:pStyle w:val="Titre5"/>
        <w:rPr>
          <w:lang w:val="en-CA"/>
        </w:rPr>
      </w:pPr>
      <w:proofErr w:type="gramStart"/>
      <w:r>
        <w:rPr>
          <w:lang w:val="en-CA"/>
        </w:rPr>
        <w:t>r</w:t>
      </w:r>
      <w:r w:rsidR="00CE526C" w:rsidRPr="00D970E9">
        <w:rPr>
          <w:lang w:val="en-CA"/>
        </w:rPr>
        <w:t>ank</w:t>
      </w:r>
      <w:proofErr w:type="gramEnd"/>
    </w:p>
    <w:p w14:paraId="492EA3BE" w14:textId="77777777" w:rsidR="00E72E0A" w:rsidRDefault="00E72E0A" w:rsidP="00CE526C"/>
    <w:p w14:paraId="7582C67B" w14:textId="1AC8316B" w:rsidR="00CE526C" w:rsidRDefault="00CE526C" w:rsidP="00CE526C">
      <w:r>
        <w:t>The property rank</w:t>
      </w:r>
      <w:proofErr w:type="gramStart"/>
      <w:r>
        <w:t>:RankTerm</w:t>
      </w:r>
      <w:proofErr w:type="gramEnd"/>
      <w:r>
        <w:t xml:space="preserve"> s</w:t>
      </w:r>
      <w:r w:rsidR="00965167">
        <w:t>h</w:t>
      </w:r>
      <w:r>
        <w:t xml:space="preserve">all contain a term that classifies the geologic unit in a generalization hierarchy from most local/smallest volume to most regional. </w:t>
      </w:r>
      <w:commentRangeStart w:id="492"/>
      <w:proofErr w:type="gramStart"/>
      <w:r>
        <w:t>Scoped name because classification is asserted, not based on observational data.</w:t>
      </w:r>
      <w:commentRangeEnd w:id="492"/>
      <w:proofErr w:type="gramEnd"/>
      <w:r>
        <w:rPr>
          <w:rStyle w:val="Marquedecommentaire"/>
        </w:rPr>
        <w:commentReference w:id="492"/>
      </w:r>
    </w:p>
    <w:p w14:paraId="55BAC2B5" w14:textId="35056461" w:rsidR="00CE526C" w:rsidRDefault="00CE526C" w:rsidP="00CE526C">
      <w:r>
        <w:t>Examples: group, subgroup, formation, member, bed, intrusion, complex, batholith</w:t>
      </w:r>
    </w:p>
    <w:p w14:paraId="3AD4A32E" w14:textId="0A84EC7D" w:rsidR="00CE526C" w:rsidRDefault="00CE526C" w:rsidP="007F03F0">
      <w:pPr>
        <w:pStyle w:val="Titre5"/>
        <w:rPr>
          <w:lang w:val="en-CA"/>
        </w:rPr>
      </w:pPr>
      <w:proofErr w:type="gramStart"/>
      <w:r w:rsidRPr="00D970E9">
        <w:rPr>
          <w:lang w:val="en-CA"/>
        </w:rPr>
        <w:t>hirearchyLink</w:t>
      </w:r>
      <w:proofErr w:type="gramEnd"/>
    </w:p>
    <w:p w14:paraId="4F79FA40" w14:textId="77777777" w:rsidR="00291871" w:rsidRPr="007F03F0" w:rsidRDefault="00291871">
      <w:pPr>
        <w:rPr>
          <w:lang w:val="en-CA"/>
        </w:rPr>
      </w:pPr>
    </w:p>
    <w:p w14:paraId="2871238B" w14:textId="5AEC7DA4" w:rsidR="00CE526C" w:rsidRDefault="00CE526C" w:rsidP="00CE526C">
      <w:r>
        <w:t xml:space="preserve">The property hierarchyLink is an association that links a GeologicUnit </w:t>
      </w:r>
      <w:r w:rsidR="00291871">
        <w:t xml:space="preserve">with a </w:t>
      </w:r>
      <w:r w:rsidR="00291871" w:rsidRPr="00291871">
        <w:t>GeologicUnitHierarchy</w:t>
      </w:r>
      <w:r w:rsidR="00291871">
        <w:t xml:space="preserve"> (</w:t>
      </w:r>
      <w:r w:rsidR="00291871">
        <w:fldChar w:fldCharType="begin"/>
      </w:r>
      <w:r w:rsidR="00291871">
        <w:instrText xml:space="preserve"> REF _Ref440064217 \r \h </w:instrText>
      </w:r>
      <w:r w:rsidR="00291871">
        <w:fldChar w:fldCharType="separate"/>
      </w:r>
      <w:r w:rsidR="00F02ED9">
        <w:t>7.4.1.4</w:t>
      </w:r>
      <w:r w:rsidR="00291871">
        <w:fldChar w:fldCharType="end"/>
      </w:r>
      <w:r w:rsidR="00291871">
        <w:t>)</w:t>
      </w:r>
      <w:r w:rsidR="00291871" w:rsidRPr="00291871">
        <w:t xml:space="preserve"> </w:t>
      </w:r>
      <w:r w:rsidR="00291871">
        <w:t>to</w:t>
      </w:r>
      <w:r>
        <w:t xml:space="preserve"> </w:t>
      </w:r>
      <w:r w:rsidR="00291871">
        <w:t>r</w:t>
      </w:r>
      <w:r w:rsidRPr="00CE526C">
        <w:t>epresents containment of a part GeologicUnit within another GeologicUnit</w:t>
      </w:r>
      <w:r w:rsidR="00291871">
        <w:t xml:space="preserve"> through the GeologicUnitHierarchy class</w:t>
      </w:r>
      <w:r w:rsidRPr="00CE526C">
        <w:t xml:space="preserve">. </w:t>
      </w:r>
      <w:r w:rsidR="00291871">
        <w:t xml:space="preserve">It </w:t>
      </w:r>
      <w:r w:rsidRPr="00CE526C">
        <w:t xml:space="preserve">indicates a </w:t>
      </w:r>
      <w:r w:rsidR="001A2D7E" w:rsidRPr="00CE526C">
        <w:t>subsidiary</w:t>
      </w:r>
      <w:r w:rsidRPr="00CE526C">
        <w:t xml:space="preserve"> unit with its role and proportion with respect to the container unit</w:t>
      </w:r>
      <w:r w:rsidR="00291871">
        <w:t>, for example m</w:t>
      </w:r>
      <w:r w:rsidR="002004D2">
        <w:t>embers being part of formations or different facies composing of a unit.</w:t>
      </w:r>
    </w:p>
    <w:p w14:paraId="4FB22BB7" w14:textId="1632890F" w:rsidR="00291871" w:rsidRDefault="00291871" w:rsidP="007F03F0">
      <w:pPr>
        <w:pStyle w:val="Titre5"/>
      </w:pPr>
      <w:proofErr w:type="gramStart"/>
      <w:r>
        <w:t>c</w:t>
      </w:r>
      <w:r w:rsidRPr="00291871">
        <w:t>omposition</w:t>
      </w:r>
      <w:proofErr w:type="gramEnd"/>
    </w:p>
    <w:p w14:paraId="2BC0CD35" w14:textId="77777777" w:rsidR="00291871" w:rsidRDefault="00291871" w:rsidP="00CE526C"/>
    <w:p w14:paraId="4C7BD6C9" w14:textId="6ECF6270" w:rsidR="00291871" w:rsidRDefault="00291871" w:rsidP="00CE526C">
      <w:r>
        <w:t xml:space="preserve">The </w:t>
      </w:r>
      <w:r w:rsidR="001A2D7E">
        <w:t>property</w:t>
      </w:r>
      <w:r>
        <w:t xml:space="preserve"> composition is an association that links a GeologicUnit with CompositionParts to d</w:t>
      </w:r>
      <w:r w:rsidRPr="00291871">
        <w:t>escribes the</w:t>
      </w:r>
      <w:r w:rsidR="00965167">
        <w:t xml:space="preserve"> material</w:t>
      </w:r>
      <w:r w:rsidRPr="00291871">
        <w:t xml:space="preserve"> composition (detailed, instance specific, lithologic description) of the GeologicUnit</w:t>
      </w:r>
    </w:p>
    <w:p w14:paraId="0143DFDB" w14:textId="5BAF08CF" w:rsidR="00291871" w:rsidRDefault="00540089" w:rsidP="007F03F0">
      <w:pPr>
        <w:pStyle w:val="Titre5"/>
      </w:pPr>
      <w:proofErr w:type="gramStart"/>
      <w:r w:rsidRPr="00540089">
        <w:t>gbMaterialDescription</w:t>
      </w:r>
      <w:proofErr w:type="gramEnd"/>
      <w:r>
        <w:t xml:space="preserve"> (stub property)</w:t>
      </w:r>
    </w:p>
    <w:p w14:paraId="700DD81B" w14:textId="77777777" w:rsidR="00895888" w:rsidRPr="00895888" w:rsidRDefault="00895888"/>
    <w:p w14:paraId="0C3155A3" w14:textId="60D9271B" w:rsidR="00540089" w:rsidRDefault="00540089" w:rsidP="00CE526C">
      <w:r>
        <w:t xml:space="preserve">The property </w:t>
      </w:r>
      <w:r w:rsidRPr="00540089">
        <w:t>gbMaterialDescription</w:t>
      </w:r>
      <w:proofErr w:type="gramStart"/>
      <w:r w:rsidR="001540B1">
        <w:t>:</w:t>
      </w:r>
      <w:r w:rsidR="00895888">
        <w:t>EarthMaterialAbstractDescription</w:t>
      </w:r>
      <w:proofErr w:type="gramEnd"/>
      <w:r w:rsidR="00895888">
        <w:t xml:space="preserve"> </w:t>
      </w:r>
      <w:r w:rsidR="001540B1">
        <w:t xml:space="preserve">is a placeholder that </w:t>
      </w:r>
      <w:r w:rsidR="00895888">
        <w:t>shall provide d</w:t>
      </w:r>
      <w:r w:rsidRPr="00540089">
        <w:t xml:space="preserve">etailed material description.  This is a stub property </w:t>
      </w:r>
      <w:r w:rsidR="00895888">
        <w:t xml:space="preserve">(See </w:t>
      </w:r>
      <w:r w:rsidR="00895888">
        <w:fldChar w:fldCharType="begin"/>
      </w:r>
      <w:r w:rsidR="00895888">
        <w:instrText xml:space="preserve"> REF _Ref440065627 \r \h </w:instrText>
      </w:r>
      <w:r w:rsidR="00895888">
        <w:fldChar w:fldCharType="separate"/>
      </w:r>
      <w:r w:rsidR="00F02ED9">
        <w:t>5.2.1</w:t>
      </w:r>
      <w:r w:rsidR="00895888">
        <w:fldChar w:fldCharType="end"/>
      </w:r>
      <w:r w:rsidR="00895888">
        <w:t xml:space="preserve">) </w:t>
      </w:r>
      <w:r w:rsidRPr="00540089">
        <w:t>in GeoSciML Basic</w:t>
      </w:r>
      <w:r w:rsidR="00895888">
        <w:t xml:space="preserve"> as EarthMaterialAbstractDescription is abstract and subtypes </w:t>
      </w:r>
      <w:r w:rsidR="00965167">
        <w:t xml:space="preserve">are defined </w:t>
      </w:r>
      <w:r w:rsidR="00895888">
        <w:t xml:space="preserve">in GeoSciML </w:t>
      </w:r>
      <w:r w:rsidR="00965167">
        <w:t>Extension</w:t>
      </w:r>
      <w:r w:rsidR="00895888">
        <w:t xml:space="preserve">.  </w:t>
      </w:r>
    </w:p>
    <w:p w14:paraId="6A24DC74" w14:textId="7F27575A" w:rsidR="00895888" w:rsidRDefault="00895888" w:rsidP="007F03F0">
      <w:pPr>
        <w:pStyle w:val="Titre5"/>
      </w:pPr>
      <w:proofErr w:type="gramStart"/>
      <w:r w:rsidRPr="00895888">
        <w:t>gbUnitDescription</w:t>
      </w:r>
      <w:proofErr w:type="gramEnd"/>
      <w:r w:rsidR="001A2D7E">
        <w:t xml:space="preserve"> </w:t>
      </w:r>
      <w:r w:rsidR="002004D2">
        <w:t>(stub property)</w:t>
      </w:r>
    </w:p>
    <w:p w14:paraId="1281E35F" w14:textId="2C6EE3CB" w:rsidR="00895888" w:rsidRPr="00895888" w:rsidRDefault="00895888"/>
    <w:p w14:paraId="6390DCD1" w14:textId="16D115FA" w:rsidR="00895888" w:rsidRDefault="00895888" w:rsidP="00895888">
      <w:r>
        <w:t xml:space="preserve">The property </w:t>
      </w:r>
      <w:r w:rsidRPr="00895888">
        <w:t>gbUnitDescription</w:t>
      </w:r>
      <w:proofErr w:type="gramStart"/>
      <w:r w:rsidR="00A47566">
        <w:t>:</w:t>
      </w:r>
      <w:r>
        <w:t>GeologicUnit</w:t>
      </w:r>
      <w:r w:rsidR="001540B1">
        <w:t>AbstractDescriptio</w:t>
      </w:r>
      <w:proofErr w:type="gramEnd"/>
      <w:r w:rsidR="001540B1">
        <w:t xml:space="preserve"> is a placeholder that </w:t>
      </w:r>
      <w:r>
        <w:t>shall provide d</w:t>
      </w:r>
      <w:r w:rsidRPr="00540089">
        <w:t xml:space="preserve">etailed material description.  This is a stub property </w:t>
      </w:r>
      <w:r>
        <w:t xml:space="preserve">(See </w:t>
      </w:r>
      <w:r>
        <w:fldChar w:fldCharType="begin"/>
      </w:r>
      <w:r>
        <w:instrText xml:space="preserve"> REF _Ref440065627 \r \h </w:instrText>
      </w:r>
      <w:r>
        <w:fldChar w:fldCharType="separate"/>
      </w:r>
      <w:r w:rsidR="00F02ED9">
        <w:t>5.2.1</w:t>
      </w:r>
      <w:r>
        <w:fldChar w:fldCharType="end"/>
      </w:r>
      <w:r>
        <w:t xml:space="preserve">) </w:t>
      </w:r>
      <w:r w:rsidRPr="00540089">
        <w:t xml:space="preserve">in </w:t>
      </w:r>
      <w:r w:rsidRPr="00540089">
        <w:lastRenderedPageBreak/>
        <w:t>GeoSciML Basic</w:t>
      </w:r>
      <w:r>
        <w:t xml:space="preserve"> as GeologicUnitAbstractDescription is abstract and subtypes</w:t>
      </w:r>
      <w:r w:rsidR="00965167">
        <w:t xml:space="preserve"> are defined</w:t>
      </w:r>
      <w:r>
        <w:t xml:space="preserve"> in GeoSciML </w:t>
      </w:r>
      <w:r w:rsidR="00965167">
        <w:t>Extension</w:t>
      </w:r>
      <w:r>
        <w:t xml:space="preserve">.  </w:t>
      </w:r>
    </w:p>
    <w:p w14:paraId="426A44E0" w14:textId="77777777" w:rsidR="00895888" w:rsidRDefault="00895888" w:rsidP="00895888"/>
    <w:p w14:paraId="7804C30B" w14:textId="77777777" w:rsidR="00A07C65" w:rsidRDefault="00A07C65" w:rsidP="00A07C65">
      <w:pPr>
        <w:pStyle w:val="Titre4"/>
      </w:pPr>
      <w:bookmarkStart w:id="493" w:name="BKM_A1329A5F_042F_4AF8_BF84_0B471B65BC55"/>
      <w:bookmarkStart w:id="494" w:name="BKM_7F4D7787_7293_418E_8B38_1A72EA1F4CC0"/>
      <w:bookmarkStart w:id="495" w:name="_Ref440064217"/>
      <w:bookmarkEnd w:id="493"/>
      <w:bookmarkEnd w:id="494"/>
      <w:r>
        <w:t>GeologicUnitHierarchy</w:t>
      </w:r>
      <w:bookmarkEnd w:id="495"/>
    </w:p>
    <w:p w14:paraId="69BB7268" w14:textId="77777777" w:rsidR="00A07C65" w:rsidRDefault="00A07C65" w:rsidP="00ED2525"/>
    <w:p w14:paraId="4A6EC43A" w14:textId="44994958" w:rsidR="00B62995" w:rsidRDefault="00B62995" w:rsidP="00B62995">
      <w:r w:rsidRPr="00F92942">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r w:rsidR="00EE36E7">
        <w:t xml:space="preserve">.  </w:t>
      </w:r>
    </w:p>
    <w:p w14:paraId="7B6AC75A" w14:textId="2EE4382F" w:rsidR="00B62995" w:rsidRDefault="00924939" w:rsidP="007F03F0">
      <w:pPr>
        <w:pStyle w:val="Titre5"/>
      </w:pPr>
      <w:proofErr w:type="gramStart"/>
      <w:r>
        <w:t>r</w:t>
      </w:r>
      <w:r w:rsidRPr="00924939">
        <w:t>ole</w:t>
      </w:r>
      <w:proofErr w:type="gramEnd"/>
    </w:p>
    <w:p w14:paraId="4638CA43" w14:textId="77777777" w:rsidR="003842F3" w:rsidRDefault="003842F3" w:rsidP="00ED2525"/>
    <w:p w14:paraId="6A782BC1" w14:textId="5EA6C48C" w:rsidR="00924939" w:rsidRDefault="00924939" w:rsidP="00ED2525">
      <w:commentRangeStart w:id="496"/>
      <w:r>
        <w:t>The role</w:t>
      </w:r>
      <w:proofErr w:type="gramStart"/>
      <w:r>
        <w:t>:</w:t>
      </w:r>
      <w:r w:rsidRPr="00924939">
        <w:t>GeologicUnitHierarchyRoleTerm</w:t>
      </w:r>
      <w:proofErr w:type="gramEnd"/>
      <w:r>
        <w:t xml:space="preserve"> property shall provide a term describing the n</w:t>
      </w:r>
      <w:r w:rsidRPr="00924939">
        <w:t>ature of the parts, e.g. facies, stratigraphic, interbeds, geographic, eastern facies</w:t>
      </w:r>
      <w:r w:rsidR="00BA5AB0">
        <w:t>.</w:t>
      </w:r>
      <w:commentRangeEnd w:id="496"/>
      <w:r w:rsidR="007B3482">
        <w:rPr>
          <w:rStyle w:val="Marquedecommentaire"/>
        </w:rPr>
        <w:commentReference w:id="496"/>
      </w:r>
    </w:p>
    <w:p w14:paraId="1B4CFD25" w14:textId="659350ED" w:rsidR="00924939" w:rsidRDefault="00924939" w:rsidP="007F03F0">
      <w:pPr>
        <w:pStyle w:val="Titre5"/>
      </w:pPr>
      <w:proofErr w:type="gramStart"/>
      <w:r>
        <w:t>p</w:t>
      </w:r>
      <w:r w:rsidRPr="00924939">
        <w:t>roportion</w:t>
      </w:r>
      <w:proofErr w:type="gramEnd"/>
    </w:p>
    <w:p w14:paraId="5F948F81" w14:textId="77777777" w:rsidR="00924939" w:rsidRDefault="00924939" w:rsidP="00ED2525"/>
    <w:p w14:paraId="09C12C6D" w14:textId="4EA85F2D" w:rsidR="00924939" w:rsidRDefault="00924939" w:rsidP="00ED2525">
      <w:r>
        <w:t>The proportion property (</w:t>
      </w:r>
      <w:r w:rsidR="00253146">
        <w:t>SWE::Quantity</w:t>
      </w:r>
      <w:r>
        <w:t>Range) shall provide a q</w:t>
      </w:r>
      <w:r w:rsidRPr="00924939">
        <w:t xml:space="preserve">uantity that </w:t>
      </w:r>
      <w:r w:rsidR="003842F3">
        <w:t>represents</w:t>
      </w:r>
      <w:r w:rsidRPr="00924939">
        <w:t xml:space="preserve"> the fraction of the geologic unit formed by the part.</w:t>
      </w:r>
    </w:p>
    <w:p w14:paraId="615227EB" w14:textId="4C533C20" w:rsidR="00924939" w:rsidRDefault="00924939" w:rsidP="007F03F0">
      <w:pPr>
        <w:pStyle w:val="Titre5"/>
        <w:rPr>
          <w:lang w:val="en-CA"/>
        </w:rPr>
      </w:pPr>
      <w:proofErr w:type="gramStart"/>
      <w:r w:rsidRPr="00D970E9">
        <w:rPr>
          <w:lang w:val="en-CA"/>
        </w:rPr>
        <w:t>targetUnit</w:t>
      </w:r>
      <w:proofErr w:type="gramEnd"/>
    </w:p>
    <w:p w14:paraId="082CA945" w14:textId="77777777" w:rsidR="00924939" w:rsidRDefault="00924939" w:rsidP="00ED2525"/>
    <w:p w14:paraId="6AC05A6F" w14:textId="70262815" w:rsidR="00515E43" w:rsidRDefault="00924939" w:rsidP="00515E43">
      <w:r>
        <w:t xml:space="preserve">The property target unit </w:t>
      </w:r>
      <w:r w:rsidR="00515E43">
        <w:t>is an association</w:t>
      </w:r>
      <w:r>
        <w:t xml:space="preserve"> </w:t>
      </w:r>
      <w:bookmarkStart w:id="497" w:name="BKM_F1AE88A3_ADC1_4E05_8AA4_DF5F90DB4C60"/>
      <w:bookmarkStart w:id="498" w:name="BKM_C5C77165_16DE_4DA6_948B_748CCB10594C"/>
      <w:bookmarkEnd w:id="497"/>
      <w:bookmarkEnd w:id="498"/>
      <w:r w:rsidR="00515E43">
        <w:t>that</w:t>
      </w:r>
      <w:r w:rsidR="00515E43" w:rsidRPr="00515E43">
        <w:t xml:space="preserve"> </w:t>
      </w:r>
      <w:r w:rsidR="00515E43">
        <w:t xml:space="preserve">shall </w:t>
      </w:r>
      <w:r w:rsidR="00515E43" w:rsidRPr="00515E43">
        <w:t>specifies exactly one GeologicUnit that is a proper part of another GeologicUnit.</w:t>
      </w:r>
    </w:p>
    <w:p w14:paraId="50F7186B" w14:textId="77777777" w:rsidR="00515E43" w:rsidRDefault="00515E43" w:rsidP="00515E43"/>
    <w:p w14:paraId="07EA2DEF" w14:textId="705A3D85" w:rsidR="00A07C65" w:rsidRDefault="00A07C65" w:rsidP="007F03F0">
      <w:pPr>
        <w:pStyle w:val="Titre4"/>
      </w:pPr>
      <w:r>
        <w:t>CompositionPart</w:t>
      </w:r>
    </w:p>
    <w:p w14:paraId="69BACF1D" w14:textId="77777777" w:rsidR="00856F51" w:rsidRDefault="00856F51" w:rsidP="00ED2525"/>
    <w:p w14:paraId="2DBFC270" w14:textId="2CF81EEE" w:rsidR="00856F51" w:rsidRDefault="00B62995" w:rsidP="00ED2525">
      <w:r>
        <w:t xml:space="preserve">CompositionPart </w:t>
      </w:r>
      <w:r w:rsidRPr="00F3223D">
        <w:t>represent</w:t>
      </w:r>
      <w:r>
        <w:t>s</w:t>
      </w:r>
      <w:r w:rsidRPr="00F3223D">
        <w:t xml:space="preserve"> </w:t>
      </w:r>
      <w:r w:rsidR="003842F3">
        <w:t xml:space="preserve">the </w:t>
      </w:r>
      <w:r w:rsidRPr="00F3223D">
        <w:t>composition of a geologic unit in terms</w:t>
      </w:r>
      <w:r>
        <w:t xml:space="preserve"> of earth material constituents (CompoundMaterial)</w:t>
      </w:r>
      <w:r w:rsidR="00A56B9D">
        <w:t>.  It decomposes the material making of the unit into parts having distinct roles and proportions.</w:t>
      </w:r>
    </w:p>
    <w:p w14:paraId="2D31093B" w14:textId="2A2DBDDB" w:rsidR="00A56B9D" w:rsidRDefault="00A56B9D" w:rsidP="007F03F0">
      <w:pPr>
        <w:pStyle w:val="Titre5"/>
      </w:pPr>
      <w:proofErr w:type="gramStart"/>
      <w:r>
        <w:t>r</w:t>
      </w:r>
      <w:r w:rsidRPr="00A56B9D">
        <w:t>ole</w:t>
      </w:r>
      <w:proofErr w:type="gramEnd"/>
    </w:p>
    <w:p w14:paraId="37D944F7" w14:textId="77777777" w:rsidR="00A56B9D" w:rsidRDefault="00A56B9D" w:rsidP="00ED2525"/>
    <w:p w14:paraId="668D900E" w14:textId="2537795F" w:rsidR="00A56B9D" w:rsidRDefault="00A56B9D" w:rsidP="00ED2525">
      <w:r>
        <w:lastRenderedPageBreak/>
        <w:t>The property role</w:t>
      </w:r>
      <w:proofErr w:type="gramStart"/>
      <w:r>
        <w:t>:</w:t>
      </w:r>
      <w:r w:rsidRPr="00A56B9D">
        <w:t>CompositionPartRoleTerm</w:t>
      </w:r>
      <w:proofErr w:type="gramEnd"/>
      <w:r w:rsidRPr="00A56B9D">
        <w:t xml:space="preserve"> </w:t>
      </w:r>
      <w:r>
        <w:t>shall define</w:t>
      </w:r>
      <w:r w:rsidRPr="00A56B9D">
        <w:t xml:space="preserve"> the relationship of the CompoundMaterial constituent in the geologic unit, e.g. vein, interbedded constituent, layers, dominant constituent. </w:t>
      </w:r>
    </w:p>
    <w:p w14:paraId="24AEC99E" w14:textId="1FD17CF6" w:rsidR="00A56B9D" w:rsidRDefault="00A56B9D" w:rsidP="007F03F0">
      <w:pPr>
        <w:pStyle w:val="Titre5"/>
      </w:pPr>
      <w:proofErr w:type="gramStart"/>
      <w:r>
        <w:t>p</w:t>
      </w:r>
      <w:r w:rsidRPr="00A56B9D">
        <w:t>roportion</w:t>
      </w:r>
      <w:proofErr w:type="gramEnd"/>
    </w:p>
    <w:p w14:paraId="260C4B5C" w14:textId="77777777" w:rsidR="00A56B9D" w:rsidRDefault="00A56B9D" w:rsidP="00ED2525"/>
    <w:p w14:paraId="3F2D39FA" w14:textId="3B0AEF61" w:rsidR="00A56B9D" w:rsidRDefault="00A56B9D" w:rsidP="00ED2525">
      <w:r>
        <w:t>The proportion property (</w:t>
      </w:r>
      <w:r w:rsidR="00253146">
        <w:t>SWE::Quantity</w:t>
      </w:r>
      <w:r>
        <w:t xml:space="preserve">Range) shall </w:t>
      </w:r>
      <w:r w:rsidR="001A2D7E" w:rsidRPr="00A56B9D">
        <w:t>specify</w:t>
      </w:r>
      <w:r w:rsidRPr="00A56B9D">
        <w:t xml:space="preserve"> the fraction of the geologic unit composed of the compound material.</w:t>
      </w:r>
      <w:r>
        <w:t xml:space="preserve">  </w:t>
      </w:r>
      <w:r w:rsidR="00F8013C">
        <w:t>This specification requires that UCUM percent (</w:t>
      </w:r>
      <w:hyperlink r:id="rId43" w:history="1">
        <w:r w:rsidR="00F8013C" w:rsidRPr="00712BBC">
          <w:rPr>
            <w:rStyle w:val="Lienhypertexte"/>
          </w:rPr>
          <w:t>http://www.opengis.net/def/uom/UCUM/0/percent</w:t>
        </w:r>
      </w:hyperlink>
      <w:r w:rsidR="00F8013C">
        <w:t>) is used</w:t>
      </w:r>
    </w:p>
    <w:p w14:paraId="7B36834D" w14:textId="75582D63" w:rsidR="00715186" w:rsidRDefault="00715186" w:rsidP="00ED25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56B9D" w:rsidRPr="00D12552" w14:paraId="53B482E7" w14:textId="77777777" w:rsidTr="005D6D19">
        <w:trPr>
          <w:cantSplit/>
        </w:trPr>
        <w:tc>
          <w:tcPr>
            <w:tcW w:w="4219" w:type="dxa"/>
            <w:tcBorders>
              <w:right w:val="nil"/>
            </w:tcBorders>
            <w:shd w:val="clear" w:color="auto" w:fill="auto"/>
          </w:tcPr>
          <w:p w14:paraId="42B39C8B" w14:textId="015DA71A" w:rsidR="00A56B9D" w:rsidRPr="00D12552" w:rsidRDefault="00A56B9D" w:rsidP="00A56B9D">
            <w:pPr>
              <w:pStyle w:val="Tabletext10"/>
              <w:rPr>
                <w:rStyle w:val="requri"/>
                <w:lang w:val="en-CA"/>
              </w:rPr>
            </w:pPr>
            <w:r>
              <w:rPr>
                <w:rStyle w:val="requri"/>
                <w:lang w:val="en-CA"/>
              </w:rPr>
              <w:t>/req/gsml4-basic</w:t>
            </w:r>
            <w:r w:rsidRPr="00D12552">
              <w:rPr>
                <w:rStyle w:val="requri"/>
                <w:lang w:val="en-CA"/>
              </w:rPr>
              <w:t>/</w:t>
            </w:r>
            <w:r>
              <w:rPr>
                <w:rStyle w:val="requri"/>
                <w:lang w:val="en-CA"/>
              </w:rPr>
              <w:t>compositonPart-proportion</w:t>
            </w:r>
          </w:p>
        </w:tc>
        <w:tc>
          <w:tcPr>
            <w:tcW w:w="4678" w:type="dxa"/>
            <w:tcBorders>
              <w:left w:val="nil"/>
            </w:tcBorders>
            <w:shd w:val="clear" w:color="auto" w:fill="auto"/>
          </w:tcPr>
          <w:p w14:paraId="7F895CA8" w14:textId="2D8E3D0C" w:rsidR="00A56B9D" w:rsidRPr="00D12552" w:rsidRDefault="00F8013C" w:rsidP="005D6D19">
            <w:pPr>
              <w:pStyle w:val="Tabletext10"/>
              <w:jc w:val="left"/>
              <w:rPr>
                <w:rStyle w:val="reqtext"/>
                <w:lang w:val="en-CA"/>
              </w:rPr>
            </w:pPr>
            <w:r>
              <w:rPr>
                <w:rStyle w:val="reqtext"/>
                <w:lang w:val="en-CA"/>
              </w:rPr>
              <w:t xml:space="preserve">Unit of measure of proportion SHALL be </w:t>
            </w:r>
            <w:r w:rsidRPr="00F8013C">
              <w:rPr>
                <w:rStyle w:val="reqtext"/>
                <w:lang w:val="en-CA"/>
              </w:rPr>
              <w:t>http://www.opengis.net/def/uom/UCUM/0/</w:t>
            </w:r>
            <w:r>
              <w:rPr>
                <w:rStyle w:val="reqtext"/>
                <w:lang w:val="en-CA"/>
              </w:rPr>
              <w:t>percent</w:t>
            </w:r>
          </w:p>
        </w:tc>
      </w:tr>
    </w:tbl>
    <w:p w14:paraId="78DEB61B" w14:textId="77777777" w:rsidR="00A56B9D" w:rsidRDefault="00A56B9D" w:rsidP="00ED2525"/>
    <w:p w14:paraId="1C1D2B21" w14:textId="28914CED" w:rsidR="00A56B9D" w:rsidRDefault="00A56B9D" w:rsidP="007F03F0">
      <w:pPr>
        <w:pStyle w:val="Titre5"/>
      </w:pPr>
      <w:r w:rsidRPr="00A56B9D">
        <w:t>Material</w:t>
      </w:r>
    </w:p>
    <w:p w14:paraId="61F49B4A" w14:textId="77777777" w:rsidR="00A56B9D" w:rsidRDefault="00A56B9D" w:rsidP="00ED2525"/>
    <w:p w14:paraId="6940E003" w14:textId="61E108D9" w:rsidR="00A56B9D" w:rsidRDefault="00A56B9D" w:rsidP="00ED2525">
      <w:r>
        <w:t>The material</w:t>
      </w:r>
      <w:proofErr w:type="gramStart"/>
      <w:r>
        <w:t>:EarthMaterial</w:t>
      </w:r>
      <w:proofErr w:type="gramEnd"/>
      <w:r>
        <w:t xml:space="preserve"> property shall contain the material description of </w:t>
      </w:r>
      <w:r w:rsidR="001A2D7E">
        <w:t>the composing</w:t>
      </w:r>
      <w:r w:rsidRPr="00A56B9D">
        <w:t xml:space="preserve"> part.</w:t>
      </w:r>
    </w:p>
    <w:p w14:paraId="7619CEFE" w14:textId="2972A20E" w:rsidR="00856F51" w:rsidRDefault="00856F51" w:rsidP="00B537EA">
      <w:pPr>
        <w:pStyle w:val="Titre4"/>
      </w:pPr>
      <w:bookmarkStart w:id="499" w:name="BKM_D0CF8372_E2E7_44FE_8452_567F1CFF1C66"/>
      <w:bookmarkStart w:id="500" w:name="BKM_F115EB74_32B6_4EFC_8D26_C2D2AD40E6EB"/>
      <w:bookmarkStart w:id="501" w:name="_Ref440800018"/>
      <w:bookmarkEnd w:id="499"/>
      <w:bookmarkEnd w:id="500"/>
      <w:r>
        <w:t>EarthMaterial</w:t>
      </w:r>
      <w:bookmarkEnd w:id="501"/>
    </w:p>
    <w:p w14:paraId="6AC292D5" w14:textId="77777777" w:rsidR="00856F51" w:rsidRDefault="00856F51" w:rsidP="00856F51"/>
    <w:p w14:paraId="1A8FBB7D" w14:textId="1D4C7E2D" w:rsidR="00856F51" w:rsidRPr="00856F51" w:rsidRDefault="00856F51" w:rsidP="00856F51">
      <w:r w:rsidRPr="00856F51">
        <w:t xml:space="preserve">The Earth Material class holds a description of a naturally occurring substance in the Earth.  Earth </w:t>
      </w:r>
      <w:r w:rsidR="005D6D19">
        <w:t>m</w:t>
      </w:r>
      <w:r w:rsidRPr="00856F51">
        <w:t xml:space="preserve">aterial represents material composition or substance, and is thus independent of quantity or location. Ideally, </w:t>
      </w:r>
      <w:r w:rsidR="00E72E0A">
        <w:t>E</w:t>
      </w:r>
      <w:r w:rsidRPr="00856F51">
        <w:t xml:space="preserve">arth </w:t>
      </w:r>
      <w:r w:rsidR="00A47566">
        <w:t>m</w:t>
      </w:r>
      <w:r w:rsidRPr="00856F51">
        <w:t xml:space="preserve">aterials are defined strictly based on physical properties, but because of standard geological usage, genetic interpretations </w:t>
      </w:r>
      <w:r w:rsidR="00A47566">
        <w:t>enters</w:t>
      </w:r>
      <w:r w:rsidRPr="00856F51">
        <w:t xml:space="preserve"> into the description as well.   </w:t>
      </w:r>
    </w:p>
    <w:p w14:paraId="4732600B" w14:textId="58191142" w:rsidR="00856F51" w:rsidRDefault="00F658C5" w:rsidP="00856F51">
      <w:pPr>
        <w:keepNext/>
      </w:pPr>
      <w:r>
        <w:rPr>
          <w:noProof/>
          <w:lang w:val="en-CA" w:eastAsia="en-CA"/>
        </w:rPr>
        <w:lastRenderedPageBreak/>
        <w:drawing>
          <wp:inline distT="0" distB="0" distL="0" distR="0" wp14:anchorId="7395DB86" wp14:editId="3F346525">
            <wp:extent cx="5391150" cy="4191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1150" cy="4191000"/>
                    </a:xfrm>
                    <a:prstGeom prst="rect">
                      <a:avLst/>
                    </a:prstGeom>
                    <a:noFill/>
                    <a:ln>
                      <a:noFill/>
                    </a:ln>
                  </pic:spPr>
                </pic:pic>
              </a:graphicData>
            </a:graphic>
          </wp:inline>
        </w:drawing>
      </w:r>
    </w:p>
    <w:p w14:paraId="0D050E87" w14:textId="3FF9D21A" w:rsidR="00A07C65" w:rsidRDefault="00856F51" w:rsidP="00856F51">
      <w:pPr>
        <w:pStyle w:val="Lgende"/>
      </w:pPr>
      <w:r>
        <w:t xml:space="preserve">Figure </w:t>
      </w:r>
      <w:r w:rsidR="00673E83">
        <w:fldChar w:fldCharType="begin"/>
      </w:r>
      <w:r w:rsidR="00673E83">
        <w:instrText xml:space="preserve"> SEQ Figure \* ARABIC </w:instrText>
      </w:r>
      <w:r w:rsidR="00673E83">
        <w:fldChar w:fldCharType="separate"/>
      </w:r>
      <w:r w:rsidR="00F02ED9">
        <w:rPr>
          <w:noProof/>
        </w:rPr>
        <w:t>23</w:t>
      </w:r>
      <w:r w:rsidR="00673E83">
        <w:rPr>
          <w:noProof/>
        </w:rPr>
        <w:fldChar w:fldCharType="end"/>
      </w:r>
      <w:r>
        <w:t xml:space="preserve"> : EarthMaterial and related classes</w:t>
      </w:r>
      <w:r w:rsidR="00BA5AB0">
        <w:t>.</w:t>
      </w:r>
    </w:p>
    <w:p w14:paraId="70C0F642" w14:textId="1B5C8030" w:rsidR="00A47566" w:rsidRDefault="00A47566" w:rsidP="007F03F0">
      <w:pPr>
        <w:pStyle w:val="Titre5"/>
      </w:pPr>
      <w:proofErr w:type="gramStart"/>
      <w:r w:rsidRPr="00A47566">
        <w:t>color</w:t>
      </w:r>
      <w:proofErr w:type="gramEnd"/>
    </w:p>
    <w:p w14:paraId="12D2BA9E" w14:textId="77777777" w:rsidR="00A47566" w:rsidRDefault="00A47566" w:rsidP="007F03F0"/>
    <w:p w14:paraId="35B42721" w14:textId="7ECBA98A" w:rsidR="00A47566" w:rsidRDefault="00A47566" w:rsidP="007F03F0">
      <w:r>
        <w:t>The color property (</w:t>
      </w:r>
      <w:r w:rsidR="00E72E0A">
        <w:t>SWE:</w:t>
      </w:r>
      <w:r>
        <w:t>:Category) shall be a term from a controlled vocabulary that specifies the</w:t>
      </w:r>
      <w:r w:rsidRPr="00A47566">
        <w:t xml:space="preserve"> colo</w:t>
      </w:r>
      <w:r>
        <w:t>u</w:t>
      </w:r>
      <w:r w:rsidRPr="00A47566">
        <w:t>r of the earth material. Color schemes such as the Munsell rock and soil color schemes could be used.</w:t>
      </w:r>
    </w:p>
    <w:p w14:paraId="394DEBD5" w14:textId="77777777" w:rsidR="00A47566" w:rsidRDefault="00A47566" w:rsidP="007F03F0"/>
    <w:p w14:paraId="7D5D1933" w14:textId="0819EBB3" w:rsidR="00A47566" w:rsidRDefault="00A47566" w:rsidP="00F9640E">
      <w:pPr>
        <w:pStyle w:val="Titre5"/>
        <w:rPr>
          <w:lang w:val="en-CA"/>
        </w:rPr>
      </w:pPr>
      <w:r w:rsidRPr="00D970E9">
        <w:rPr>
          <w:lang w:val="en-CA"/>
        </w:rPr>
        <w:t>Purpose</w:t>
      </w:r>
    </w:p>
    <w:p w14:paraId="22A382D6" w14:textId="047886A4" w:rsidR="00A47566" w:rsidRPr="00A47566" w:rsidRDefault="00A47566" w:rsidP="007F03F0">
      <w:r>
        <w:t>The purpose</w:t>
      </w:r>
      <w:proofErr w:type="gramStart"/>
      <w:r>
        <w:t>:DescriptionPurpose</w:t>
      </w:r>
      <w:proofErr w:type="gramEnd"/>
      <w:r>
        <w:t xml:space="preserve"> property shall provide a specification of the intended purpose/level of abstraction for the given EarthMaterial. The intent is the same a GeologicFeature’s purpose (see </w:t>
      </w:r>
      <w:r>
        <w:fldChar w:fldCharType="begin"/>
      </w:r>
      <w:r>
        <w:instrText xml:space="preserve"> REF _Ref440112192 \r \h </w:instrText>
      </w:r>
      <w:r>
        <w:fldChar w:fldCharType="separate"/>
      </w:r>
      <w:r w:rsidR="00F02ED9">
        <w:t>7.4.1.1.2</w:t>
      </w:r>
      <w:r>
        <w:fldChar w:fldCharType="end"/>
      </w:r>
      <w:r>
        <w:t xml:space="preserve">) </w:t>
      </w:r>
      <w:commentRangeStart w:id="502"/>
      <w:r>
        <w:t>and it shares the same vocabulary (instance, typicalNorm, identifyingNorm)</w:t>
      </w:r>
      <w:commentRangeEnd w:id="502"/>
      <w:r>
        <w:rPr>
          <w:rStyle w:val="Marquedecommentaire"/>
        </w:rPr>
        <w:commentReference w:id="502"/>
      </w:r>
      <w:r w:rsidR="00BA5AB0">
        <w:t>.</w:t>
      </w:r>
    </w:p>
    <w:p w14:paraId="3E150316" w14:textId="1FA1E64B" w:rsidR="00A47566" w:rsidRPr="00D970E9" w:rsidRDefault="005F410E" w:rsidP="007F03F0">
      <w:pPr>
        <w:pStyle w:val="Titre5"/>
        <w:rPr>
          <w:lang w:val="en-CA"/>
        </w:rPr>
      </w:pPr>
      <w:bookmarkStart w:id="503" w:name="BKM_BD5C03BF_666A_4A06_9108_21CA3469AFBC"/>
      <w:bookmarkEnd w:id="503"/>
      <w:proofErr w:type="gramStart"/>
      <w:r w:rsidRPr="00D970E9">
        <w:rPr>
          <w:lang w:val="en-CA"/>
        </w:rPr>
        <w:t>gbEarthMaterialDescription</w:t>
      </w:r>
      <w:proofErr w:type="gramEnd"/>
      <w:r>
        <w:rPr>
          <w:lang w:val="en-CA"/>
        </w:rPr>
        <w:t xml:space="preserve"> (</w:t>
      </w:r>
      <w:r w:rsidR="00B3415C">
        <w:rPr>
          <w:lang w:val="en-CA"/>
        </w:rPr>
        <w:t>stub property)</w:t>
      </w:r>
    </w:p>
    <w:p w14:paraId="1E644CDF" w14:textId="2CED2FE6" w:rsidR="00856F51" w:rsidRDefault="00856F51" w:rsidP="00856F51">
      <w:pPr>
        <w:autoSpaceDE w:val="0"/>
        <w:autoSpaceDN w:val="0"/>
        <w:adjustRightInd w:val="0"/>
        <w:spacing w:after="0" w:line="240" w:lineRule="atLeast"/>
        <w:rPr>
          <w:rFonts w:cs="Arial"/>
          <w:color w:val="000000"/>
          <w:sz w:val="20"/>
          <w:lang w:val="en-CA"/>
        </w:rPr>
      </w:pPr>
    </w:p>
    <w:p w14:paraId="37F05BF1" w14:textId="0B9D40DC" w:rsidR="00B3415C" w:rsidRDefault="00B3415C" w:rsidP="007F03F0">
      <w:pPr>
        <w:rPr>
          <w:lang w:val="en-CA"/>
        </w:rPr>
      </w:pPr>
      <w:r>
        <w:rPr>
          <w:lang w:val="en-CA"/>
        </w:rPr>
        <w:t xml:space="preserve">The property </w:t>
      </w:r>
      <w:r w:rsidRPr="00B3415C">
        <w:rPr>
          <w:lang w:val="en-CA"/>
        </w:rPr>
        <w:t>gbEarthMaterialDescription</w:t>
      </w:r>
      <w:proofErr w:type="gramStart"/>
      <w:r>
        <w:rPr>
          <w:lang w:val="en-CA"/>
        </w:rPr>
        <w:t>:</w:t>
      </w:r>
      <w:r w:rsidRPr="00B3415C">
        <w:rPr>
          <w:lang w:val="en-CA"/>
        </w:rPr>
        <w:t>EarthMaterialAbstractDescription</w:t>
      </w:r>
      <w:proofErr w:type="gramEnd"/>
      <w:r>
        <w:rPr>
          <w:lang w:val="en-CA"/>
        </w:rPr>
        <w:t xml:space="preserve"> shall provide a detailed earth material description of the part.  This property is a stub in GeoSciML </w:t>
      </w:r>
      <w:r>
        <w:rPr>
          <w:lang w:val="en-CA"/>
        </w:rPr>
        <w:lastRenderedPageBreak/>
        <w:t xml:space="preserve">Basic as </w:t>
      </w:r>
      <w:r w:rsidRPr="00B3415C">
        <w:rPr>
          <w:lang w:val="en-CA"/>
        </w:rPr>
        <w:t>EarthMaterialAbstractDescription</w:t>
      </w:r>
      <w:r>
        <w:rPr>
          <w:lang w:val="en-CA"/>
        </w:rPr>
        <w:t xml:space="preserve"> is abstract </w:t>
      </w:r>
      <w:r w:rsidR="000056AB">
        <w:rPr>
          <w:lang w:val="en-CA"/>
        </w:rPr>
        <w:t>and has</w:t>
      </w:r>
      <w:r>
        <w:rPr>
          <w:lang w:val="en-CA"/>
        </w:rPr>
        <w:t xml:space="preserve"> subtypes in GeoSciML </w:t>
      </w:r>
      <w:r w:rsidR="000056AB">
        <w:rPr>
          <w:lang w:val="en-CA"/>
        </w:rPr>
        <w:t>Extension</w:t>
      </w:r>
      <w:r>
        <w:rPr>
          <w:lang w:val="en-CA"/>
        </w:rPr>
        <w:t>.</w:t>
      </w:r>
    </w:p>
    <w:p w14:paraId="6D7B53A7" w14:textId="15ECDE7C" w:rsidR="00856F51" w:rsidRDefault="00856F51" w:rsidP="00B537EA">
      <w:pPr>
        <w:pStyle w:val="Titre4"/>
        <w:rPr>
          <w:lang w:val="en-CA"/>
        </w:rPr>
      </w:pPr>
      <w:bookmarkStart w:id="504" w:name="BKM_18D25AC3_6FC0_4C65_A8A5_F0142E2E6CE0"/>
      <w:bookmarkStart w:id="505" w:name="BKM_18EC1705_589B_4DEF_A044_9A1610E567B6"/>
      <w:bookmarkStart w:id="506" w:name="BKM_69643EA7_2142_46B5_9F91_BA2962E773C2"/>
      <w:bookmarkEnd w:id="504"/>
      <w:bookmarkEnd w:id="505"/>
      <w:bookmarkEnd w:id="506"/>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07A6DE76" w:rsidR="00856F51" w:rsidRDefault="003A3838" w:rsidP="00856F51">
      <w:pPr>
        <w:rPr>
          <w:lang w:val="en-CA"/>
        </w:rPr>
      </w:pPr>
      <w:r>
        <w:rPr>
          <w:lang w:val="en-CA"/>
        </w:rPr>
        <w:t>A CompoundMaterial is a</w:t>
      </w:r>
      <w:r w:rsidR="00856F51" w:rsidRPr="00856F51">
        <w:rPr>
          <w:lang w:val="en-CA"/>
        </w:rPr>
        <w:t xml:space="preserve">n EarthMaterial composed of particles composed of EarthMaterials, possibly including other CompoundMaterials. </w:t>
      </w:r>
      <w:r w:rsidR="00856F51">
        <w:rPr>
          <w:lang w:val="en-CA"/>
        </w:rPr>
        <w:t xml:space="preserve"> </w:t>
      </w:r>
      <w:r w:rsidR="00856F51" w:rsidRPr="00856F51">
        <w:rPr>
          <w:lang w:val="en-CA"/>
        </w:rPr>
        <w:t xml:space="preserve">This class is provided primarily as an extensibility point for related domain models that wish to import and build on GeoSciML, and wish to define material types that are compound but are not rock or rock-like material. </w:t>
      </w:r>
      <w:r>
        <w:rPr>
          <w:lang w:val="en-CA"/>
        </w:rPr>
        <w:t>In the context of</w:t>
      </w:r>
      <w:r w:rsidR="00856F51" w:rsidRPr="00856F51">
        <w:rPr>
          <w:lang w:val="en-CA"/>
        </w:rPr>
        <w:t xml:space="preserve"> GeoSciML "RockMaterial" should be used</w:t>
      </w:r>
      <w:r>
        <w:rPr>
          <w:lang w:val="en-CA"/>
        </w:rPr>
        <w:t xml:space="preserve"> to describe units made of rock</w:t>
      </w:r>
      <w:r w:rsidR="00856F51" w:rsidRPr="00856F51">
        <w:rPr>
          <w:lang w:val="en-CA"/>
        </w:rPr>
        <w:t>.</w:t>
      </w:r>
      <w:r w:rsidR="005F1086">
        <w:rPr>
          <w:lang w:val="en-CA"/>
        </w:rPr>
        <w:t xml:space="preserve">  </w:t>
      </w:r>
    </w:p>
    <w:p w14:paraId="6300E44C" w14:textId="77777777" w:rsidR="00856F51" w:rsidRDefault="00856F51" w:rsidP="00B537EA">
      <w:pPr>
        <w:pStyle w:val="Titre4"/>
        <w:rPr>
          <w:lang w:val="en-CA"/>
        </w:rPr>
      </w:pPr>
      <w:r w:rsidRPr="00856F51">
        <w:rPr>
          <w:lang w:val="en-CA"/>
        </w:rPr>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0843FF37" w:rsidR="00856F51" w:rsidRDefault="00856F51" w:rsidP="00856F51">
      <w:pPr>
        <w:autoSpaceDE w:val="0"/>
        <w:autoSpaceDN w:val="0"/>
        <w:adjustRightInd w:val="0"/>
        <w:spacing w:after="0" w:line="240" w:lineRule="atLeast"/>
      </w:pPr>
      <w:r>
        <w:t>Rock material is a specialized CompoundMaterial that includes consolidated and unconsolidated materials</w:t>
      </w:r>
      <w:r w:rsidR="003A3838">
        <w:t xml:space="preserve"> (such as surficial sediments)</w:t>
      </w:r>
      <w:r>
        <w:t xml:space="preserve"> as well as mixtures of consolidated and unconsolidated materials.</w:t>
      </w:r>
      <w:r w:rsidR="005F1086">
        <w:t xml:space="preserve">  In GeoSciML Basic, Rock Material is essentially a link to a controlled vocabulary (lithology property) and a colour (inherited from EarthMaterial).  Specific material properties (and CompoundMaterial nesting) are available </w:t>
      </w:r>
      <w:r w:rsidR="000056AB">
        <w:t xml:space="preserve">in </w:t>
      </w:r>
      <w:r w:rsidR="005F1086">
        <w:t>GeoSciML Extension</w:t>
      </w:r>
      <w:r w:rsidR="00BA5AB0">
        <w:t>.</w:t>
      </w:r>
    </w:p>
    <w:p w14:paraId="377A2F93" w14:textId="77777777" w:rsidR="005F1086" w:rsidRDefault="005F1086" w:rsidP="00856F51">
      <w:pPr>
        <w:autoSpaceDE w:val="0"/>
        <w:autoSpaceDN w:val="0"/>
        <w:adjustRightInd w:val="0"/>
        <w:spacing w:after="0" w:line="240" w:lineRule="atLeast"/>
      </w:pPr>
    </w:p>
    <w:p w14:paraId="657FFC8E" w14:textId="288C14BD" w:rsidR="005F1086" w:rsidRDefault="005F1086" w:rsidP="007F03F0">
      <w:pPr>
        <w:pStyle w:val="Titre5"/>
        <w:rPr>
          <w:lang w:val="en-CA"/>
        </w:rPr>
      </w:pPr>
      <w:proofErr w:type="gramStart"/>
      <w:r>
        <w:rPr>
          <w:lang w:val="en-CA"/>
        </w:rPr>
        <w:t>l</w:t>
      </w:r>
      <w:r w:rsidRPr="00D970E9">
        <w:rPr>
          <w:lang w:val="en-CA"/>
        </w:rPr>
        <w:t>ithology</w:t>
      </w:r>
      <w:proofErr w:type="gramEnd"/>
    </w:p>
    <w:p w14:paraId="3A6004A2" w14:textId="77777777" w:rsidR="005F1086" w:rsidRDefault="005F1086" w:rsidP="00856F51">
      <w:pPr>
        <w:autoSpaceDE w:val="0"/>
        <w:autoSpaceDN w:val="0"/>
        <w:adjustRightInd w:val="0"/>
        <w:spacing w:after="0" w:line="240" w:lineRule="atLeast"/>
      </w:pPr>
    </w:p>
    <w:p w14:paraId="70A99D2A" w14:textId="499A94C4" w:rsidR="005F1086" w:rsidRDefault="005F1086" w:rsidP="00856F51">
      <w:pPr>
        <w:autoSpaceDE w:val="0"/>
        <w:autoSpaceDN w:val="0"/>
        <w:adjustRightInd w:val="0"/>
        <w:spacing w:after="0" w:line="240" w:lineRule="atLeast"/>
      </w:pPr>
      <w:r>
        <w:t>The lithology</w:t>
      </w:r>
      <w:proofErr w:type="gramStart"/>
      <w:r>
        <w:t>:LithologyTerm</w:t>
      </w:r>
      <w:proofErr w:type="gramEnd"/>
      <w:r>
        <w:t xml:space="preserve"> property shall provide a term identif</w:t>
      </w:r>
      <w:r w:rsidR="000056AB">
        <w:t>ying</w:t>
      </w:r>
      <w:r>
        <w:t xml:space="preserve"> the </w:t>
      </w:r>
      <w:r w:rsidRPr="005F1086">
        <w:t>lithology class from a controlled vocabulary</w:t>
      </w:r>
      <w:r w:rsidR="00BA5AB0">
        <w:t>.</w:t>
      </w:r>
    </w:p>
    <w:p w14:paraId="21045FB8" w14:textId="77777777" w:rsidR="005F1086" w:rsidRDefault="005F1086" w:rsidP="00856F51">
      <w:pPr>
        <w:autoSpaceDE w:val="0"/>
        <w:autoSpaceDN w:val="0"/>
        <w:adjustRightInd w:val="0"/>
        <w:spacing w:after="0" w:line="240" w:lineRule="atLeast"/>
      </w:pPr>
    </w:p>
    <w:p w14:paraId="59154230" w14:textId="2D53B5DE" w:rsidR="00EA4029" w:rsidRDefault="00B537EA" w:rsidP="00DB2D3A">
      <w:pPr>
        <w:pStyle w:val="Titre3"/>
      </w:pPr>
      <w:bookmarkStart w:id="507" w:name="BKM_0198932B_28DD_424D_8B50_FABE0D235C84"/>
      <w:bookmarkStart w:id="508" w:name="BKM_7A5570E9_5272_4DAD_BC83_4E0D06E5C57A"/>
      <w:bookmarkStart w:id="509" w:name="_Toc452643156"/>
      <w:bookmarkEnd w:id="507"/>
      <w:bookmarkEnd w:id="508"/>
      <w:r>
        <w:t>Geologic Event</w:t>
      </w:r>
      <w:bookmarkEnd w:id="509"/>
    </w:p>
    <w:p w14:paraId="61E87169" w14:textId="77777777" w:rsidR="00EA4029" w:rsidRPr="00EA4029" w:rsidRDefault="00EA4029" w:rsidP="00EA4029"/>
    <w:p w14:paraId="1AB278F4" w14:textId="12C1AACF" w:rsidR="00DA45AF" w:rsidRDefault="00DA45AF" w:rsidP="00DA45AF">
      <w:r>
        <w:t xml:space="preserve">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processes the age related to (age of a pluton without explicitly specifying the age is the age of crystallization). The GeologicEvent class allows to explicitly </w:t>
      </w:r>
      <w:proofErr w:type="gramStart"/>
      <w:r>
        <w:t>document</w:t>
      </w:r>
      <w:proofErr w:type="gramEnd"/>
      <w:r>
        <w:t xml:space="preserve"> the process and environment without imposing it.</w:t>
      </w:r>
    </w:p>
    <w:p w14:paraId="71C41147" w14:textId="7EEF80A1" w:rsidR="00DA45AF" w:rsidRDefault="00DA45AF" w:rsidP="00DA45AF">
      <w:r>
        <w:t>Geological history is an ordered aggregation of Geological Event objects, each of which may have an associated geological Age, geological environment, and one or more geological process</w:t>
      </w:r>
      <w:r w:rsidR="00BA5AB0">
        <w:t>.</w:t>
      </w:r>
    </w:p>
    <w:p w14:paraId="6C961A9E" w14:textId="0039B69D" w:rsidR="00F20F81" w:rsidRDefault="00DA45AF" w:rsidP="00DA45AF">
      <w:r>
        <w:t>The age attributes are age representation</w:t>
      </w:r>
      <w:r w:rsidR="0034572C">
        <w:t>s</w:t>
      </w:r>
      <w:r>
        <w:t xml:space="preserve">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xml:space="preserve">, or by comparison with </w:t>
      </w:r>
      <w:r>
        <w:lastRenderedPageBreak/>
        <w:t>other geological events or features (relative age). An event</w:t>
      </w:r>
      <w:r w:rsidR="00EA4029">
        <w:t xml:space="preserve"> a</w:t>
      </w:r>
      <w:r>
        <w:t xml:space="preserve">ge can represent an instant in time, an interval of time, or any combination of multiple instants or intervals. </w:t>
      </w:r>
    </w:p>
    <w:p w14:paraId="0148B653" w14:textId="4526A1D1" w:rsidR="00DA45AF" w:rsidRPr="00DA45AF" w:rsidRDefault="00DA45AF" w:rsidP="00DA45AF">
      <w:r>
        <w:t>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r w:rsidR="00F20F81">
        <w:t xml:space="preserve"> </w:t>
      </w:r>
      <w:commentRangeStart w:id="510"/>
      <w:r w:rsidR="00F20F81">
        <w:t>(a.k.a, Steno laws; Steno, 1669)</w:t>
      </w:r>
      <w:commentRangeEnd w:id="510"/>
      <w:r w:rsidR="0034572C">
        <w:rPr>
          <w:rStyle w:val="Marquedecommentaire"/>
        </w:rPr>
        <w:commentReference w:id="510"/>
      </w:r>
      <w:r w:rsidR="00BA5AB0">
        <w:t>.</w:t>
      </w:r>
    </w:p>
    <w:p w14:paraId="03FE6CA6" w14:textId="77777777" w:rsidR="00B537EA" w:rsidRDefault="00B537EA" w:rsidP="00856F51"/>
    <w:p w14:paraId="3DACF261" w14:textId="08902189" w:rsidR="00B537EA" w:rsidRDefault="00F658C5" w:rsidP="00B537EA">
      <w:pPr>
        <w:keepNext/>
      </w:pPr>
      <w:r>
        <w:rPr>
          <w:noProof/>
          <w:lang w:val="en-CA" w:eastAsia="en-CA"/>
        </w:rPr>
        <w:drawing>
          <wp:inline distT="0" distB="0" distL="0" distR="0" wp14:anchorId="5D71EB40" wp14:editId="23AB956C">
            <wp:extent cx="5476875" cy="4629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76875" cy="4629150"/>
                    </a:xfrm>
                    <a:prstGeom prst="rect">
                      <a:avLst/>
                    </a:prstGeom>
                    <a:noFill/>
                    <a:ln>
                      <a:noFill/>
                    </a:ln>
                  </pic:spPr>
                </pic:pic>
              </a:graphicData>
            </a:graphic>
          </wp:inline>
        </w:drawing>
      </w:r>
    </w:p>
    <w:p w14:paraId="634E7DC8" w14:textId="3F571021" w:rsidR="00B537EA" w:rsidRDefault="00B537EA" w:rsidP="00B537EA">
      <w:pPr>
        <w:pStyle w:val="Lgende"/>
      </w:pPr>
      <w:r>
        <w:t xml:space="preserve">Figure </w:t>
      </w:r>
      <w:r w:rsidR="00673E83">
        <w:fldChar w:fldCharType="begin"/>
      </w:r>
      <w:r w:rsidR="00673E83">
        <w:instrText xml:space="preserve"> SEQ Figure \* ARABIC </w:instrText>
      </w:r>
      <w:r w:rsidR="00673E83">
        <w:fldChar w:fldCharType="separate"/>
      </w:r>
      <w:r w:rsidR="00F02ED9">
        <w:rPr>
          <w:noProof/>
        </w:rPr>
        <w:t>24</w:t>
      </w:r>
      <w:r w:rsidR="00673E83">
        <w:rPr>
          <w:noProof/>
        </w:rPr>
        <w:fldChar w:fldCharType="end"/>
      </w:r>
      <w:r>
        <w:t>: Geologic Event</w:t>
      </w:r>
      <w:r w:rsidR="00BA5AB0">
        <w:t xml:space="preserve"> summary diagram.</w:t>
      </w:r>
    </w:p>
    <w:p w14:paraId="59870292" w14:textId="00E80337" w:rsidR="00EA4029" w:rsidRDefault="00DB2D3A" w:rsidP="00DB2D3A">
      <w:pPr>
        <w:pStyle w:val="Titre4"/>
        <w:rPr>
          <w:lang w:val="en-CA"/>
        </w:rPr>
      </w:pPr>
      <w:bookmarkStart w:id="511" w:name="BKM_0E4402F5_70D7_41B4_8F46_2909F6D349A5"/>
      <w:bookmarkEnd w:id="511"/>
      <w:r>
        <w:rPr>
          <w:lang w:val="en-CA"/>
        </w:rPr>
        <w:t>GeologicEvent</w:t>
      </w:r>
    </w:p>
    <w:p w14:paraId="6402E0D6" w14:textId="77777777" w:rsidR="00980C8A" w:rsidRDefault="00980C8A" w:rsidP="007F03F0">
      <w:pPr>
        <w:rPr>
          <w:lang w:val="en-CA"/>
        </w:rPr>
      </w:pPr>
    </w:p>
    <w:p w14:paraId="5D785E50" w14:textId="4087EC44" w:rsidR="00980C8A" w:rsidRDefault="00D70F03" w:rsidP="00980C8A">
      <w:pPr>
        <w:rPr>
          <w:lang w:val="en-CA"/>
        </w:rPr>
      </w:pPr>
      <w:r>
        <w:rPr>
          <w:lang w:val="en-CA"/>
        </w:rPr>
        <w:t xml:space="preserve">A GeologicEvent is </w:t>
      </w:r>
      <w:r w:rsidR="005F410E">
        <w:rPr>
          <w:lang w:val="en-CA"/>
        </w:rPr>
        <w:t>an</w:t>
      </w:r>
      <w:r w:rsidR="00980C8A" w:rsidRPr="00980C8A">
        <w:rPr>
          <w:lang w:val="en-CA"/>
        </w:rPr>
        <w:t xml:space="preserve"> identifiable event during which one or more geological processes act to modify geological entities. </w:t>
      </w:r>
      <w:r w:rsidR="00980C8A">
        <w:rPr>
          <w:lang w:val="en-CA"/>
        </w:rPr>
        <w:t xml:space="preserve"> </w:t>
      </w:r>
      <w:r>
        <w:rPr>
          <w:lang w:val="en-CA"/>
        </w:rPr>
        <w:t>It</w:t>
      </w:r>
      <w:r w:rsidR="00980C8A" w:rsidRPr="00980C8A">
        <w:rPr>
          <w:lang w:val="en-CA"/>
        </w:rPr>
        <w:t xml:space="preserve"> </w:t>
      </w:r>
      <w:r w:rsidR="00980C8A">
        <w:rPr>
          <w:lang w:val="en-CA"/>
        </w:rPr>
        <w:t>may</w:t>
      </w:r>
      <w:r w:rsidR="00980C8A" w:rsidRPr="00980C8A">
        <w:rPr>
          <w:lang w:val="en-CA"/>
        </w:rPr>
        <w:t xml:space="preserve"> have a specified </w:t>
      </w:r>
      <w:r w:rsidR="00980C8A">
        <w:rPr>
          <w:lang w:val="en-CA"/>
        </w:rPr>
        <w:t xml:space="preserve">geologic age (numeric age or </w:t>
      </w:r>
      <w:r w:rsidR="00980C8A">
        <w:rPr>
          <w:lang w:val="en-CA"/>
        </w:rPr>
        <w:lastRenderedPageBreak/>
        <w:t>GeochologicEraTerm)</w:t>
      </w:r>
      <w:r w:rsidR="00980C8A" w:rsidRPr="00980C8A">
        <w:rPr>
          <w:lang w:val="en-CA"/>
        </w:rPr>
        <w:t xml:space="preserve"> and may have specified environments and processes. An example might be a cratonic uplift event during which erosion, sedimentation, and volcanism all take place.</w:t>
      </w:r>
    </w:p>
    <w:p w14:paraId="41328DF4" w14:textId="6C425111" w:rsidR="00C9272B" w:rsidRDefault="0034572C" w:rsidP="00F9640E">
      <w:pPr>
        <w:rPr>
          <w:lang w:val="en-CA"/>
        </w:rPr>
      </w:pPr>
      <w:r>
        <w:rPr>
          <w:lang w:val="en-CA"/>
        </w:rPr>
        <w:t>Because associated processes are incompatible, a</w:t>
      </w:r>
      <w:r w:rsidR="00C9272B">
        <w:rPr>
          <w:lang w:val="en-CA"/>
        </w:rPr>
        <w:t xml:space="preserve"> single event cannot be shared between DisplacementEvent, AlterationDescription of MetamorphicDescription.  </w:t>
      </w:r>
    </w:p>
    <w:p w14:paraId="4B7C971E"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1185D38D" w14:textId="77777777" w:rsidTr="005D6D19">
        <w:trPr>
          <w:cantSplit/>
        </w:trPr>
        <w:tc>
          <w:tcPr>
            <w:tcW w:w="4219" w:type="dxa"/>
            <w:tcBorders>
              <w:right w:val="nil"/>
            </w:tcBorders>
            <w:shd w:val="clear" w:color="auto" w:fill="auto"/>
          </w:tcPr>
          <w:p w14:paraId="05BE2CB3"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6BC5777C" w14:textId="51A43AF2" w:rsidR="00C9272B" w:rsidRPr="00D12552" w:rsidRDefault="00C9272B" w:rsidP="00592027">
            <w:pPr>
              <w:pStyle w:val="Tabletext10"/>
              <w:jc w:val="left"/>
              <w:rPr>
                <w:rStyle w:val="reqtext"/>
                <w:lang w:val="en-CA"/>
              </w:rPr>
            </w:pPr>
            <w:r w:rsidRPr="00481AF6">
              <w:rPr>
                <w:rStyle w:val="reqtext"/>
                <w:lang w:val="en-CA"/>
              </w:rPr>
              <w:t xml:space="preserve">An individual </w:t>
            </w:r>
            <w:r w:rsidR="00592027">
              <w:rPr>
                <w:rStyle w:val="reqtext"/>
                <w:lang w:val="en-CA"/>
              </w:rPr>
              <w:t>GeologicEvent</w:t>
            </w:r>
            <w:r w:rsidR="00592027" w:rsidRPr="00481AF6">
              <w:rPr>
                <w:rStyle w:val="reqtext"/>
                <w:lang w:val="en-CA"/>
              </w:rPr>
              <w:t xml:space="preserve"> </w:t>
            </w:r>
            <w:r>
              <w:rPr>
                <w:rStyle w:val="reqtext"/>
                <w:lang w:val="en-CA"/>
              </w:rPr>
              <w:t>SHALL</w:t>
            </w:r>
            <w:r w:rsidRPr="00481AF6">
              <w:rPr>
                <w:rStyle w:val="reqtext"/>
                <w:lang w:val="en-CA"/>
              </w:rPr>
              <w:t xml:space="preserve"> only apply to one of {DisplacementEvent, AlterationDescription, </w:t>
            </w:r>
            <w:proofErr w:type="gramStart"/>
            <w:r w:rsidRPr="00481AF6">
              <w:rPr>
                <w:rStyle w:val="reqtext"/>
                <w:lang w:val="en-CA"/>
              </w:rPr>
              <w:t>MetamorphicDescription</w:t>
            </w:r>
            <w:proofErr w:type="gramEnd"/>
            <w:r w:rsidRPr="00481AF6">
              <w:rPr>
                <w:rStyle w:val="reqtext"/>
                <w:lang w:val="en-CA"/>
              </w:rPr>
              <w:t>}</w:t>
            </w:r>
            <w:r w:rsidR="00BA5AB0">
              <w:rPr>
                <w:rStyle w:val="reqtext"/>
                <w:lang w:val="en-CA"/>
              </w:rPr>
              <w:t>.</w:t>
            </w:r>
          </w:p>
        </w:tc>
      </w:tr>
    </w:tbl>
    <w:p w14:paraId="5611734E" w14:textId="77777777" w:rsidR="00C9272B" w:rsidRDefault="00C9272B" w:rsidP="00C9272B">
      <w:pPr>
        <w:autoSpaceDE w:val="0"/>
        <w:autoSpaceDN w:val="0"/>
        <w:adjustRightInd w:val="0"/>
        <w:spacing w:after="0"/>
        <w:rPr>
          <w:color w:val="000000"/>
          <w:sz w:val="20"/>
          <w:szCs w:val="20"/>
          <w:lang w:val="en-CA"/>
        </w:rPr>
      </w:pPr>
    </w:p>
    <w:p w14:paraId="7681622E" w14:textId="77777777" w:rsidR="00C9272B" w:rsidRDefault="00C9272B" w:rsidP="00F9640E">
      <w:pPr>
        <w:rPr>
          <w:lang w:val="en-CA"/>
        </w:rPr>
      </w:pPr>
      <w:r>
        <w:rPr>
          <w:lang w:val="en-CA"/>
        </w:rPr>
        <w:t>A geologic event must at least have one age representation, either numerical or named.</w:t>
      </w:r>
    </w:p>
    <w:p w14:paraId="5CA07FA9"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2A961217" w14:textId="77777777" w:rsidTr="005D6D19">
        <w:trPr>
          <w:cantSplit/>
        </w:trPr>
        <w:tc>
          <w:tcPr>
            <w:tcW w:w="4219" w:type="dxa"/>
            <w:tcBorders>
              <w:right w:val="nil"/>
            </w:tcBorders>
            <w:shd w:val="clear" w:color="auto" w:fill="auto"/>
          </w:tcPr>
          <w:p w14:paraId="144E6777"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1EE3F761" w14:textId="4B35CCCA" w:rsidR="00C9272B" w:rsidRPr="00D12552" w:rsidRDefault="00C9272B" w:rsidP="005D6D19">
            <w:pPr>
              <w:pStyle w:val="Tabletext10"/>
              <w:jc w:val="left"/>
              <w:rPr>
                <w:rStyle w:val="reqtext"/>
                <w:lang w:val="en-CA"/>
              </w:rPr>
            </w:pPr>
            <w:r w:rsidRPr="00481AF6">
              <w:rPr>
                <w:rStyle w:val="reqtext"/>
                <w:lang w:val="en-CA"/>
              </w:rPr>
              <w:t xml:space="preserve">Either (olderNamedAge + youngerNamedAge) or </w:t>
            </w:r>
            <w:r w:rsidR="00507476">
              <w:rPr>
                <w:rStyle w:val="reqtext"/>
                <w:lang w:val="en-CA"/>
              </w:rPr>
              <w:t>n</w:t>
            </w:r>
            <w:r w:rsidRPr="00481AF6">
              <w:rPr>
                <w:rStyle w:val="reqtext"/>
                <w:lang w:val="en-CA"/>
              </w:rPr>
              <w:t xml:space="preserve">umericAge </w:t>
            </w:r>
            <w:r>
              <w:rPr>
                <w:rStyle w:val="reqtext"/>
                <w:lang w:val="en-CA"/>
              </w:rPr>
              <w:t>SHALL</w:t>
            </w:r>
            <w:r w:rsidRPr="00481AF6">
              <w:rPr>
                <w:rStyle w:val="reqtext"/>
                <w:lang w:val="en-CA"/>
              </w:rPr>
              <w:t xml:space="preserve"> not be null.</w:t>
            </w:r>
          </w:p>
        </w:tc>
      </w:tr>
    </w:tbl>
    <w:p w14:paraId="5A40CBA1" w14:textId="77777777" w:rsidR="00C9272B" w:rsidRDefault="00C9272B" w:rsidP="00C9272B">
      <w:pPr>
        <w:autoSpaceDE w:val="0"/>
        <w:autoSpaceDN w:val="0"/>
        <w:adjustRightInd w:val="0"/>
        <w:spacing w:after="0"/>
        <w:rPr>
          <w:color w:val="000000"/>
          <w:sz w:val="20"/>
          <w:szCs w:val="20"/>
          <w:lang w:val="en-CA"/>
        </w:rPr>
      </w:pPr>
    </w:p>
    <w:p w14:paraId="11E2B47B" w14:textId="77777777" w:rsidR="00C9272B" w:rsidRDefault="00C9272B" w:rsidP="00980C8A">
      <w:pPr>
        <w:rPr>
          <w:lang w:val="en-CA"/>
        </w:rPr>
      </w:pPr>
    </w:p>
    <w:p w14:paraId="5D0256CB" w14:textId="27DB155F" w:rsidR="006D6AC1" w:rsidRDefault="006D6AC1" w:rsidP="007F03F0">
      <w:pPr>
        <w:pStyle w:val="Titre5"/>
        <w:rPr>
          <w:lang w:val="en-CA"/>
        </w:rPr>
      </w:pPr>
      <w:proofErr w:type="gramStart"/>
      <w:r w:rsidRPr="006D6AC1">
        <w:rPr>
          <w:lang w:val="en-CA"/>
        </w:rPr>
        <w:t>eventProcess</w:t>
      </w:r>
      <w:proofErr w:type="gramEnd"/>
    </w:p>
    <w:p w14:paraId="25E1A4AD" w14:textId="77777777" w:rsidR="006D6AC1" w:rsidRDefault="006D6AC1" w:rsidP="00980C8A">
      <w:pPr>
        <w:rPr>
          <w:lang w:val="en-CA"/>
        </w:rPr>
      </w:pPr>
    </w:p>
    <w:p w14:paraId="2C26E7C5" w14:textId="4F663C86" w:rsidR="006D6AC1" w:rsidRDefault="006D6AC1" w:rsidP="00980C8A">
      <w:pPr>
        <w:rPr>
          <w:lang w:val="en-CA"/>
        </w:rPr>
      </w:pPr>
      <w:r w:rsidRPr="006D6AC1">
        <w:rPr>
          <w:lang w:val="en-CA"/>
        </w:rPr>
        <w:t>The eventProcess</w:t>
      </w:r>
      <w:proofErr w:type="gramStart"/>
      <w:r>
        <w:rPr>
          <w:lang w:val="en-CA"/>
        </w:rPr>
        <w:t>:EventProcessTerm</w:t>
      </w:r>
      <w:proofErr w:type="gramEnd"/>
      <w:r>
        <w:rPr>
          <w:lang w:val="en-CA"/>
        </w:rPr>
        <w:t xml:space="preserve"> property shall</w:t>
      </w:r>
      <w:r w:rsidRPr="006D6AC1">
        <w:rPr>
          <w:lang w:val="en-CA"/>
        </w:rPr>
        <w:t xml:space="preserve"> </w:t>
      </w:r>
      <w:r>
        <w:rPr>
          <w:lang w:val="en-CA"/>
        </w:rPr>
        <w:t>provide a term from a controlled vocabulary specifying</w:t>
      </w:r>
      <w:r w:rsidRPr="006D6AC1">
        <w:rPr>
          <w:lang w:val="en-CA"/>
        </w:rPr>
        <w:t xml:space="preserve"> the process or processes that occurred during the event. Examples include deposition, extrusion, intrusion, cooling.</w:t>
      </w:r>
    </w:p>
    <w:p w14:paraId="6B9637D2" w14:textId="6E895729" w:rsidR="006D6AC1" w:rsidRDefault="006D6AC1" w:rsidP="007F03F0">
      <w:pPr>
        <w:pStyle w:val="Titre5"/>
      </w:pPr>
      <w:proofErr w:type="gramStart"/>
      <w:r w:rsidRPr="00D970E9">
        <w:t>numericAge</w:t>
      </w:r>
      <w:proofErr w:type="gramEnd"/>
    </w:p>
    <w:p w14:paraId="4F1C2872" w14:textId="77777777" w:rsidR="00D70F03" w:rsidRDefault="00D70F03" w:rsidP="00980C8A">
      <w:pPr>
        <w:rPr>
          <w:lang w:val="en-CA"/>
        </w:rPr>
      </w:pPr>
    </w:p>
    <w:p w14:paraId="26535E7B" w14:textId="38BED244" w:rsidR="006D6AC1" w:rsidRDefault="006D6AC1" w:rsidP="00BA5AB0">
      <w:pPr>
        <w:pStyle w:val="Titre5"/>
        <w:rPr>
          <w:lang w:val="en-CA"/>
        </w:rPr>
      </w:pPr>
      <w:r>
        <w:rPr>
          <w:lang w:val="en-CA"/>
        </w:rPr>
        <w:t>The numericAge</w:t>
      </w:r>
      <w:proofErr w:type="gramStart"/>
      <w:r>
        <w:rPr>
          <w:lang w:val="en-CA"/>
        </w:rPr>
        <w:t>:NumericAgeRange</w:t>
      </w:r>
      <w:proofErr w:type="gramEnd"/>
      <w:r>
        <w:rPr>
          <w:lang w:val="en-CA"/>
        </w:rPr>
        <w:t xml:space="preserve"> property shall provide an a</w:t>
      </w:r>
      <w:r w:rsidRPr="006D6AC1">
        <w:rPr>
          <w:lang w:val="en-CA"/>
        </w:rPr>
        <w:t>ge in absolute year before present</w:t>
      </w:r>
      <w:r w:rsidR="00D050CC">
        <w:rPr>
          <w:lang w:val="en-CA"/>
        </w:rPr>
        <w:t xml:space="preserve"> (BP)</w:t>
      </w:r>
      <w:r>
        <w:rPr>
          <w:lang w:val="en-CA"/>
        </w:rPr>
        <w:t>.</w:t>
      </w:r>
      <w:r w:rsidR="00D050CC">
        <w:rPr>
          <w:lang w:val="en-CA"/>
        </w:rPr>
        <w:t xml:space="preserve">  Present is defined by convention to be January 1</w:t>
      </w:r>
      <w:r w:rsidR="00D050CC" w:rsidRPr="00F9640E">
        <w:rPr>
          <w:vertAlign w:val="superscript"/>
          <w:lang w:val="en-CA"/>
        </w:rPr>
        <w:t>st</w:t>
      </w:r>
      <w:r w:rsidR="00D050CC">
        <w:rPr>
          <w:lang w:val="en-CA"/>
        </w:rPr>
        <w:t xml:space="preserve"> 1950 (although van der Plitch &amp; Hogg, 2006 suggests this convention to be restricted to radiocarbon estimations)</w:t>
      </w:r>
      <w:r w:rsidR="0034572C">
        <w:rPr>
          <w:lang w:val="en-CA"/>
        </w:rPr>
        <w:t>.</w:t>
      </w:r>
      <w:r w:rsidRPr="00D970E9">
        <w:rPr>
          <w:lang w:val="en-CA"/>
        </w:rPr>
        <w:t>olderNamedAge</w:t>
      </w:r>
    </w:p>
    <w:p w14:paraId="0263D662" w14:textId="77777777" w:rsidR="006D6AC1" w:rsidRPr="007F03F0" w:rsidRDefault="006D6AC1">
      <w:pPr>
        <w:rPr>
          <w:lang w:val="en-CA"/>
        </w:rPr>
      </w:pPr>
    </w:p>
    <w:p w14:paraId="4B241730" w14:textId="60BA6AE4" w:rsidR="006D6AC1" w:rsidRDefault="006D6AC1" w:rsidP="00980C8A">
      <w:pPr>
        <w:rPr>
          <w:lang w:val="en-CA"/>
        </w:rPr>
      </w:pPr>
      <w:r>
        <w:rPr>
          <w:lang w:val="en-CA"/>
        </w:rPr>
        <w:t>The property olderNamedAge</w:t>
      </w:r>
      <w:proofErr w:type="gramStart"/>
      <w:r>
        <w:rPr>
          <w:lang w:val="en-CA"/>
        </w:rPr>
        <w:t>:GeochronologicalEraTerm</w:t>
      </w:r>
      <w:proofErr w:type="gramEnd"/>
      <w:r>
        <w:rPr>
          <w:lang w:val="en-CA"/>
        </w:rPr>
        <w:t xml:space="preserve"> shall define the o</w:t>
      </w:r>
      <w:r w:rsidRPr="006D6AC1">
        <w:rPr>
          <w:lang w:val="en-CA"/>
        </w:rPr>
        <w:t>lder boundary of age of event expressed using a geochronologic era defined according to a geologic time scale per GeologicTime schema</w:t>
      </w:r>
      <w:r w:rsidR="0034572C">
        <w:rPr>
          <w:lang w:val="en-CA"/>
        </w:rPr>
        <w:t>.</w:t>
      </w:r>
    </w:p>
    <w:p w14:paraId="1A882E67" w14:textId="7E53FC88" w:rsidR="006D6AC1" w:rsidRDefault="006D6AC1" w:rsidP="007F03F0">
      <w:pPr>
        <w:pStyle w:val="Titre5"/>
        <w:rPr>
          <w:lang w:val="en-CA"/>
        </w:rPr>
      </w:pPr>
      <w:proofErr w:type="gramStart"/>
      <w:r w:rsidRPr="006D6AC1">
        <w:rPr>
          <w:lang w:val="en-CA"/>
        </w:rPr>
        <w:t>youngerNamedAge</w:t>
      </w:r>
      <w:proofErr w:type="gramEnd"/>
    </w:p>
    <w:p w14:paraId="5A437021" w14:textId="77777777" w:rsidR="006D6AC1" w:rsidRDefault="006D6AC1" w:rsidP="00980C8A">
      <w:pPr>
        <w:rPr>
          <w:lang w:val="en-CA"/>
        </w:rPr>
      </w:pPr>
    </w:p>
    <w:p w14:paraId="6C5946D2" w14:textId="147720F5" w:rsidR="006D6AC1" w:rsidRDefault="006D6AC1" w:rsidP="00980C8A">
      <w:pPr>
        <w:rPr>
          <w:lang w:val="en-CA"/>
        </w:rPr>
      </w:pPr>
      <w:r w:rsidRPr="006D6AC1">
        <w:rPr>
          <w:lang w:val="en-CA"/>
        </w:rPr>
        <w:t xml:space="preserve">The property </w:t>
      </w:r>
      <w:r>
        <w:rPr>
          <w:lang w:val="en-CA"/>
        </w:rPr>
        <w:t>younger</w:t>
      </w:r>
      <w:r w:rsidRPr="006D6AC1">
        <w:rPr>
          <w:lang w:val="en-CA"/>
        </w:rPr>
        <w:t>NamedAge</w:t>
      </w:r>
      <w:proofErr w:type="gramStart"/>
      <w:r w:rsidRPr="006D6AC1">
        <w:rPr>
          <w:lang w:val="en-CA"/>
        </w:rPr>
        <w:t>:GeochronologicalEraTerm</w:t>
      </w:r>
      <w:proofErr w:type="gramEnd"/>
      <w:r w:rsidRPr="006D6AC1">
        <w:rPr>
          <w:lang w:val="en-CA"/>
        </w:rPr>
        <w:t xml:space="preserve"> shall define the </w:t>
      </w:r>
      <w:r w:rsidR="00BF6A2E">
        <w:rPr>
          <w:lang w:val="en-CA"/>
        </w:rPr>
        <w:t>younger</w:t>
      </w:r>
      <w:r w:rsidRPr="006D6AC1">
        <w:rPr>
          <w:lang w:val="en-CA"/>
        </w:rPr>
        <w:t xml:space="preserve"> boundary of age of event expressed using a geochronologic era defined according to a geologic time scale per GeologicTime schema</w:t>
      </w:r>
      <w:r w:rsidR="0034572C">
        <w:rPr>
          <w:lang w:val="en-CA"/>
        </w:rPr>
        <w:t>.</w:t>
      </w:r>
    </w:p>
    <w:p w14:paraId="2DDEDFFB" w14:textId="7391E238" w:rsidR="006D6AC1" w:rsidRDefault="006D6AC1" w:rsidP="007F03F0">
      <w:pPr>
        <w:pStyle w:val="Titre5"/>
        <w:rPr>
          <w:lang w:val="en-CA"/>
        </w:rPr>
      </w:pPr>
      <w:proofErr w:type="gramStart"/>
      <w:r w:rsidRPr="006D6AC1">
        <w:rPr>
          <w:lang w:val="en-CA"/>
        </w:rPr>
        <w:t>eventEnvironment</w:t>
      </w:r>
      <w:proofErr w:type="gramEnd"/>
    </w:p>
    <w:p w14:paraId="0E8A52EA" w14:textId="77777777" w:rsidR="0034572C" w:rsidRDefault="0034572C" w:rsidP="00980C8A">
      <w:pPr>
        <w:rPr>
          <w:lang w:val="en-CA"/>
        </w:rPr>
      </w:pPr>
    </w:p>
    <w:p w14:paraId="3EA06765" w14:textId="65A2F333" w:rsidR="006D6AC1" w:rsidRDefault="006D6AC1" w:rsidP="00980C8A">
      <w:pPr>
        <w:rPr>
          <w:lang w:val="en-CA"/>
        </w:rPr>
      </w:pPr>
      <w:r>
        <w:rPr>
          <w:lang w:val="en-CA"/>
        </w:rPr>
        <w:t>The even</w:t>
      </w:r>
      <w:r w:rsidR="00BF6A2E">
        <w:rPr>
          <w:lang w:val="en-CA"/>
        </w:rPr>
        <w:t>t</w:t>
      </w:r>
      <w:r>
        <w:rPr>
          <w:lang w:val="en-CA"/>
        </w:rPr>
        <w:t>Environment proper</w:t>
      </w:r>
      <w:r w:rsidR="00290617">
        <w:rPr>
          <w:lang w:val="en-CA"/>
        </w:rPr>
        <w:t>ty (swe</w:t>
      </w:r>
      <w:proofErr w:type="gramStart"/>
      <w:r w:rsidR="00290617">
        <w:rPr>
          <w:lang w:val="en-CA"/>
        </w:rPr>
        <w:t>:Category</w:t>
      </w:r>
      <w:proofErr w:type="gramEnd"/>
      <w:r w:rsidR="00290617">
        <w:rPr>
          <w:lang w:val="en-CA"/>
        </w:rPr>
        <w:t>) shall be a category from a controlled vocabulary identif</w:t>
      </w:r>
      <w:r>
        <w:rPr>
          <w:lang w:val="en-CA"/>
        </w:rPr>
        <w:t>y</w:t>
      </w:r>
      <w:r w:rsidR="00290617">
        <w:rPr>
          <w:lang w:val="en-CA"/>
        </w:rPr>
        <w:t>ing</w:t>
      </w:r>
      <w:r>
        <w:rPr>
          <w:lang w:val="en-CA"/>
        </w:rPr>
        <w:t xml:space="preserve"> t</w:t>
      </w:r>
      <w:r w:rsidRPr="006D6AC1">
        <w:rPr>
          <w:lang w:val="en-CA"/>
        </w:rPr>
        <w:t xml:space="preserve">he physical setting within which a GeologicEvent takes place. </w:t>
      </w:r>
      <w:r>
        <w:rPr>
          <w:lang w:val="en-CA"/>
        </w:rPr>
        <w:t>Event environment</w:t>
      </w:r>
      <w:r w:rsidRPr="006D6AC1">
        <w:rPr>
          <w:lang w:val="en-CA"/>
        </w:rPr>
        <w:t xml:space="preserve"> is construed broadly to include physical settings on the Earth surface specified by climate, tectonics, physiography or geography, and settings in the Earth’s interior specified by pressure, temperature, chemical environment, or tectonics.</w:t>
      </w:r>
    </w:p>
    <w:p w14:paraId="18BE0E4E" w14:textId="72600B50" w:rsidR="00290617" w:rsidRDefault="00C9272B" w:rsidP="007F03F0">
      <w:pPr>
        <w:pStyle w:val="Titre5"/>
        <w:rPr>
          <w:lang w:val="en-CA"/>
        </w:rPr>
      </w:pPr>
      <w:proofErr w:type="gramStart"/>
      <w:r w:rsidRPr="00C9272B">
        <w:rPr>
          <w:lang w:val="en-CA"/>
        </w:rPr>
        <w:t>geEventDescription</w:t>
      </w:r>
      <w:proofErr w:type="gramEnd"/>
      <w:r>
        <w:rPr>
          <w:lang w:val="en-CA"/>
        </w:rPr>
        <w:t xml:space="preserve"> (stub property)</w:t>
      </w:r>
    </w:p>
    <w:p w14:paraId="40A9B143" w14:textId="77777777" w:rsidR="00C9272B" w:rsidRDefault="00C9272B" w:rsidP="00980C8A">
      <w:pPr>
        <w:rPr>
          <w:lang w:val="en-CA"/>
        </w:rPr>
      </w:pPr>
    </w:p>
    <w:p w14:paraId="16ADAFA0" w14:textId="218C6741" w:rsidR="00C9272B" w:rsidRPr="00980C8A" w:rsidRDefault="00C9272B" w:rsidP="00980C8A">
      <w:pPr>
        <w:rPr>
          <w:lang w:val="en-CA"/>
        </w:rPr>
      </w:pPr>
      <w:r>
        <w:rPr>
          <w:lang w:val="en-CA"/>
        </w:rPr>
        <w:t>The property geEventDescription</w:t>
      </w:r>
      <w:proofErr w:type="gramStart"/>
      <w:r>
        <w:rPr>
          <w:lang w:val="en-CA"/>
        </w:rPr>
        <w:t>:</w:t>
      </w:r>
      <w:r w:rsidRPr="00C9272B">
        <w:rPr>
          <w:lang w:val="en-CA"/>
        </w:rPr>
        <w:t>GeologicEventAbstractDescription</w:t>
      </w:r>
      <w:proofErr w:type="gramEnd"/>
      <w:r>
        <w:rPr>
          <w:lang w:val="en-CA"/>
        </w:rPr>
        <w:t xml:space="preserve"> shall contain a d</w:t>
      </w:r>
      <w:r w:rsidRPr="00C9272B">
        <w:rPr>
          <w:lang w:val="en-CA"/>
        </w:rPr>
        <w:t>etailed event description.  This is a stub property in GeoSciML Basic</w:t>
      </w:r>
      <w:r>
        <w:rPr>
          <w:lang w:val="en-CA"/>
        </w:rPr>
        <w:t xml:space="preserve"> since </w:t>
      </w:r>
      <w:r w:rsidRPr="00C9272B">
        <w:rPr>
          <w:lang w:val="en-CA"/>
        </w:rPr>
        <w:t>GeologicEventAbstractDescription</w:t>
      </w:r>
      <w:r>
        <w:rPr>
          <w:lang w:val="en-CA"/>
        </w:rPr>
        <w:t xml:space="preserve"> is abstract and </w:t>
      </w:r>
      <w:r w:rsidR="0034572C">
        <w:rPr>
          <w:lang w:val="en-CA"/>
        </w:rPr>
        <w:t>only has</w:t>
      </w:r>
      <w:r>
        <w:rPr>
          <w:lang w:val="en-CA"/>
        </w:rPr>
        <w:t xml:space="preserve"> concrete subtype</w:t>
      </w:r>
      <w:r w:rsidR="0034572C">
        <w:rPr>
          <w:lang w:val="en-CA"/>
        </w:rPr>
        <w:t>s</w:t>
      </w:r>
      <w:r>
        <w:rPr>
          <w:lang w:val="en-CA"/>
        </w:rPr>
        <w:t xml:space="preserve"> in GeoSciML </w:t>
      </w:r>
      <w:r w:rsidR="0034572C">
        <w:rPr>
          <w:lang w:val="en-CA"/>
        </w:rPr>
        <w:t>Extension</w:t>
      </w:r>
      <w:r>
        <w:rPr>
          <w:lang w:val="en-CA"/>
        </w:rPr>
        <w:t>.</w:t>
      </w:r>
    </w:p>
    <w:p w14:paraId="0BFCCF8F" w14:textId="77777777" w:rsidR="00EA4029" w:rsidRDefault="00EA4029" w:rsidP="00DB2D3A">
      <w:pPr>
        <w:pStyle w:val="Titre4"/>
        <w:rPr>
          <w:lang w:val="en-CA"/>
        </w:rPr>
      </w:pPr>
      <w:bookmarkStart w:id="512" w:name="BKM_E578F2B2_741C_4353_B7F8_02F0AE878A52"/>
      <w:bookmarkStart w:id="513" w:name="BKM_B4649898_DB40_445B_BA02_FB50DB166B1F"/>
      <w:bookmarkStart w:id="514" w:name="BKM_97F5720D_724D_44A6_8C82_6D7A6D6B5F0E"/>
      <w:bookmarkStart w:id="515" w:name="BKM_94B4A111_399A_4144_8BC6_D1BBA5249175"/>
      <w:bookmarkStart w:id="516" w:name="BKM_23198178_9024_4323_9F34_11F193914E4D"/>
      <w:bookmarkStart w:id="517" w:name="BKM_669B19C2_AABA_42AD_8B76_978659231695"/>
      <w:bookmarkEnd w:id="512"/>
      <w:bookmarkEnd w:id="513"/>
      <w:bookmarkEnd w:id="514"/>
      <w:bookmarkEnd w:id="515"/>
      <w:bookmarkEnd w:id="516"/>
      <w:bookmarkEnd w:id="517"/>
      <w:r w:rsidRPr="00EA4029">
        <w:rPr>
          <w:lang w:val="en-CA"/>
        </w:rPr>
        <w:t>NumericAgeRange</w:t>
      </w:r>
    </w:p>
    <w:p w14:paraId="5299F188" w14:textId="77777777" w:rsidR="00DB2D3A" w:rsidRDefault="00DB2D3A" w:rsidP="00EA4029">
      <w:pPr>
        <w:autoSpaceDE w:val="0"/>
        <w:autoSpaceDN w:val="0"/>
        <w:adjustRightInd w:val="0"/>
        <w:spacing w:after="0"/>
      </w:pPr>
    </w:p>
    <w:p w14:paraId="7BC68556" w14:textId="2A39A017" w:rsidR="00DB2D3A" w:rsidRDefault="002C1CE4" w:rsidP="00EA4029">
      <w:pPr>
        <w:autoSpaceDE w:val="0"/>
        <w:autoSpaceDN w:val="0"/>
        <w:adjustRightInd w:val="0"/>
        <w:spacing w:after="0"/>
      </w:pPr>
      <w:r>
        <w:t xml:space="preserve">The </w:t>
      </w:r>
      <w:r w:rsidR="00DB2D3A">
        <w:t>Numeric</w:t>
      </w:r>
      <w:r>
        <w:t>A</w:t>
      </w:r>
      <w:r w:rsidR="00DB2D3A">
        <w:t xml:space="preserve">geRange class </w:t>
      </w:r>
      <w:r>
        <w:t xml:space="preserve">represents an </w:t>
      </w:r>
      <w:r w:rsidR="00DB2D3A">
        <w:t xml:space="preserve">absolute age assignment using numeric measurement results. </w:t>
      </w:r>
    </w:p>
    <w:p w14:paraId="345F0F1A" w14:textId="77777777" w:rsidR="00DB2D3A" w:rsidRDefault="00DB2D3A" w:rsidP="00EA4029">
      <w:pPr>
        <w:autoSpaceDE w:val="0"/>
        <w:autoSpaceDN w:val="0"/>
        <w:adjustRightInd w:val="0"/>
        <w:spacing w:after="0"/>
        <w:rPr>
          <w:color w:val="000000"/>
          <w:sz w:val="20"/>
          <w:szCs w:val="20"/>
          <w:lang w:val="en-CA"/>
        </w:rPr>
      </w:pPr>
    </w:p>
    <w:p w14:paraId="4382B7A0" w14:textId="77B2ED27" w:rsidR="00B43D07" w:rsidRDefault="00B43D07" w:rsidP="007F03F0">
      <w:pPr>
        <w:pStyle w:val="Titre5"/>
        <w:rPr>
          <w:lang w:val="en-CA"/>
        </w:rPr>
      </w:pPr>
      <w:proofErr w:type="gramStart"/>
      <w:r>
        <w:rPr>
          <w:lang w:val="en-CA"/>
        </w:rPr>
        <w:t>reportingDate</w:t>
      </w:r>
      <w:proofErr w:type="gramEnd"/>
    </w:p>
    <w:p w14:paraId="08CB3B69" w14:textId="77777777" w:rsidR="00B43D07" w:rsidRDefault="00B43D07" w:rsidP="00EA4029">
      <w:pPr>
        <w:autoSpaceDE w:val="0"/>
        <w:autoSpaceDN w:val="0"/>
        <w:adjustRightInd w:val="0"/>
        <w:spacing w:after="0"/>
        <w:rPr>
          <w:color w:val="000000"/>
          <w:sz w:val="20"/>
          <w:szCs w:val="20"/>
          <w:lang w:val="en-CA"/>
        </w:rPr>
      </w:pPr>
    </w:p>
    <w:p w14:paraId="5B79940A" w14:textId="5200DBFD" w:rsidR="00B43D07" w:rsidRDefault="00B43D07" w:rsidP="007F03F0">
      <w:pPr>
        <w:rPr>
          <w:lang w:val="en-CA"/>
        </w:rPr>
      </w:pPr>
      <w:r>
        <w:rPr>
          <w:lang w:val="en-CA"/>
        </w:rPr>
        <w:t>The reportingDate (</w:t>
      </w:r>
      <w:r w:rsidR="00253146">
        <w:rPr>
          <w:lang w:val="en-CA"/>
        </w:rPr>
        <w:t>SWE::Quantity</w:t>
      </w:r>
      <w:r>
        <w:rPr>
          <w:lang w:val="en-CA"/>
        </w:rPr>
        <w:t>) property shall report a s</w:t>
      </w:r>
      <w:r w:rsidRPr="00B43D07">
        <w:rPr>
          <w:lang w:val="en-CA"/>
        </w:rPr>
        <w:t>ingle time coordinate value to report as representative for this NumericAge assignment</w:t>
      </w:r>
      <w:r w:rsidR="0034572C">
        <w:rPr>
          <w:lang w:val="en-CA"/>
        </w:rPr>
        <w:t>.</w:t>
      </w:r>
    </w:p>
    <w:p w14:paraId="6096F5D4" w14:textId="3EA4561B" w:rsidR="000841A4" w:rsidRDefault="000841A4" w:rsidP="007F03F0">
      <w:pPr>
        <w:pStyle w:val="Titre5"/>
        <w:rPr>
          <w:lang w:val="en-CA"/>
        </w:rPr>
      </w:pPr>
      <w:proofErr w:type="gramStart"/>
      <w:r w:rsidRPr="00D970E9">
        <w:rPr>
          <w:lang w:val="en-CA"/>
        </w:rPr>
        <w:t>olderBoundDate</w:t>
      </w:r>
      <w:proofErr w:type="gramEnd"/>
    </w:p>
    <w:p w14:paraId="16FC4502" w14:textId="77777777" w:rsidR="000841A4" w:rsidRDefault="000841A4" w:rsidP="007F03F0">
      <w:pPr>
        <w:rPr>
          <w:lang w:val="en-CA"/>
        </w:rPr>
      </w:pPr>
    </w:p>
    <w:p w14:paraId="1A619D9C" w14:textId="35F86284" w:rsidR="000841A4" w:rsidRDefault="000841A4" w:rsidP="007F03F0">
      <w:pPr>
        <w:rPr>
          <w:lang w:val="en-CA"/>
        </w:rPr>
      </w:pPr>
      <w:r>
        <w:rPr>
          <w:lang w:val="en-CA"/>
        </w:rPr>
        <w:t>The olderBoundDate (</w:t>
      </w:r>
      <w:r w:rsidR="00253146">
        <w:rPr>
          <w:lang w:val="en-CA"/>
        </w:rPr>
        <w:t>SWE::Quantity</w:t>
      </w:r>
      <w:r>
        <w:rPr>
          <w:lang w:val="en-CA"/>
        </w:rPr>
        <w:t>) property shall report t</w:t>
      </w:r>
      <w:r w:rsidRPr="000841A4">
        <w:rPr>
          <w:lang w:val="en-CA"/>
        </w:rPr>
        <w:t>he older bounding time coordinate in an age range</w:t>
      </w:r>
      <w:r w:rsidR="0034572C">
        <w:rPr>
          <w:lang w:val="en-CA"/>
        </w:rPr>
        <w:t>.</w:t>
      </w:r>
    </w:p>
    <w:p w14:paraId="403FC1AA" w14:textId="26969E1C" w:rsidR="00B43D07" w:rsidRDefault="000841A4" w:rsidP="007F03F0">
      <w:pPr>
        <w:pStyle w:val="Titre5"/>
        <w:rPr>
          <w:lang w:val="en-CA"/>
        </w:rPr>
      </w:pPr>
      <w:proofErr w:type="gramStart"/>
      <w:r w:rsidRPr="00D970E9">
        <w:rPr>
          <w:lang w:val="en-CA"/>
        </w:rPr>
        <w:t>youngerBoundDate</w:t>
      </w:r>
      <w:proofErr w:type="gramEnd"/>
    </w:p>
    <w:p w14:paraId="7B3C6DF6" w14:textId="77777777" w:rsidR="000841A4" w:rsidRDefault="000841A4" w:rsidP="00EA4029">
      <w:pPr>
        <w:autoSpaceDE w:val="0"/>
        <w:autoSpaceDN w:val="0"/>
        <w:adjustRightInd w:val="0"/>
        <w:spacing w:after="0"/>
        <w:rPr>
          <w:rFonts w:ascii="Calibri" w:hAnsi="Calibri"/>
          <w:b/>
          <w:bCs/>
          <w:color w:val="000000"/>
          <w:sz w:val="20"/>
          <w:szCs w:val="20"/>
          <w:lang w:val="en-CA"/>
        </w:rPr>
      </w:pPr>
    </w:p>
    <w:p w14:paraId="585375BE" w14:textId="3FEA8082" w:rsidR="000841A4" w:rsidRDefault="000841A4" w:rsidP="007F03F0">
      <w:pPr>
        <w:rPr>
          <w:lang w:val="en-CA"/>
        </w:rPr>
      </w:pPr>
      <w:r>
        <w:rPr>
          <w:lang w:val="en-CA"/>
        </w:rPr>
        <w:t>The youngerBoundDat</w:t>
      </w:r>
      <w:r w:rsidR="00BF6A2E">
        <w:rPr>
          <w:lang w:val="en-CA"/>
        </w:rPr>
        <w:t>e</w:t>
      </w:r>
      <w:r>
        <w:rPr>
          <w:lang w:val="en-CA"/>
        </w:rPr>
        <w:t xml:space="preserve"> (</w:t>
      </w:r>
      <w:r w:rsidR="00253146">
        <w:rPr>
          <w:lang w:val="en-CA"/>
        </w:rPr>
        <w:t>SWE::Quantity</w:t>
      </w:r>
      <w:r>
        <w:rPr>
          <w:lang w:val="en-CA"/>
        </w:rPr>
        <w:t>) property shall report t</w:t>
      </w:r>
      <w:r w:rsidRPr="000841A4">
        <w:rPr>
          <w:lang w:val="en-CA"/>
        </w:rPr>
        <w:t>he younger bounding time coordinate in an age range</w:t>
      </w:r>
      <w:r w:rsidR="0034572C">
        <w:rPr>
          <w:lang w:val="en-CA"/>
        </w:rPr>
        <w:t>.</w:t>
      </w:r>
    </w:p>
    <w:p w14:paraId="038F5FA1" w14:textId="5AAD5342" w:rsidR="00B537EA" w:rsidRDefault="00CF6174" w:rsidP="00CF6174">
      <w:pPr>
        <w:pStyle w:val="Titre3"/>
      </w:pPr>
      <w:bookmarkStart w:id="518" w:name="BKM_6B9E4BC3_EF2C_43B8_97EF_B6AD57F690A4"/>
      <w:bookmarkStart w:id="519" w:name="BKM_2ED006FF_62EF_4E32_BE1A_054C3322F7C1"/>
      <w:bookmarkStart w:id="520" w:name="BKM_BE4D4818_8828_40DD_8E59_5906619F59A7"/>
      <w:bookmarkStart w:id="521" w:name="_Toc452643157"/>
      <w:bookmarkEnd w:id="518"/>
      <w:bookmarkEnd w:id="519"/>
      <w:bookmarkEnd w:id="520"/>
      <w:r>
        <w:t>Geologic Structure</w:t>
      </w:r>
      <w:bookmarkEnd w:id="521"/>
    </w:p>
    <w:p w14:paraId="62EC08DC" w14:textId="77777777" w:rsidR="00CF6174" w:rsidRDefault="00CF6174" w:rsidP="00856F51"/>
    <w:p w14:paraId="2267C6CA" w14:textId="77777777" w:rsidR="00CF6174" w:rsidRDefault="00CF6174" w:rsidP="00856F51">
      <w:r w:rsidRPr="00CF6174">
        <w:t xml:space="preserve">GeologicStructures are a configuration of matter in the Earth based on describable inhomogeneity, pattern, or fracture in an Earth Material.  The scale of geological structures ranges from microscopic (micron-scale) to megascopic (km-scale). Examples of such </w:t>
      </w:r>
      <w:commentRangeStart w:id="522"/>
      <w:r w:rsidRPr="00CF6174">
        <w:t xml:space="preserve">inhomogeneities </w:t>
      </w:r>
      <w:commentRangeEnd w:id="522"/>
      <w:r>
        <w:rPr>
          <w:rStyle w:val="Marquedecommentaire"/>
        </w:rPr>
        <w:commentReference w:id="522"/>
      </w:r>
      <w:r w:rsidRPr="00CF6174">
        <w:t xml:space="preserve">include fractures, mineral grain boundaries, and boundaries between parts of the rock with different particle geometry (texture) or composition. </w:t>
      </w:r>
    </w:p>
    <w:p w14:paraId="381C76BF" w14:textId="481FE312" w:rsidR="00CF6174" w:rsidRDefault="00CF6174" w:rsidP="00856F51">
      <w:r w:rsidRPr="00CF6174">
        <w:lastRenderedPageBreak/>
        <w:t>Geologic structure is grounded in relationships between parts of a rock or rock body. As used here, it includes sedimentary structures. The identity of a Geologic Structure is independent of the material that is the substrate for the structure</w:t>
      </w:r>
      <w:r w:rsidR="0034572C">
        <w:t xml:space="preserve"> </w:t>
      </w:r>
      <w:r w:rsidR="00BF6A2E">
        <w:t xml:space="preserve">although </w:t>
      </w:r>
      <w:r w:rsidR="0034572C">
        <w:t>t</w:t>
      </w:r>
      <w:r w:rsidRPr="00CF6174">
        <w:t xml:space="preserve">here are almost always strong dependencies between the nature of the Earth Material substrate and the kinds of Geological Structure that may be present. </w:t>
      </w:r>
    </w:p>
    <w:p w14:paraId="415E5345" w14:textId="37044BD7" w:rsidR="00CF6174" w:rsidRDefault="00CF6174" w:rsidP="00856F51">
      <w:r w:rsidRPr="00CF6174">
        <w:t>A disaggregated heap of particles does not have structure, and can only be described in terms of the mineralogy and geometrical character of the constituent particles.  Geologic Structures are more likely to be found in, and are more persistent in, consolidated materials than in unconsolidated materials. Properties like "clast-supported", "matrix-supported", and "graded bed" that do not involve orientation are considered kinds of Geologic Structure because they depend on the configuration of parts of a rock body.</w:t>
      </w:r>
    </w:p>
    <w:p w14:paraId="3ADE4867" w14:textId="77777777" w:rsidR="00CF6174" w:rsidRDefault="00CF6174" w:rsidP="00856F51"/>
    <w:p w14:paraId="25B5C978" w14:textId="61D30957" w:rsidR="00415CBF" w:rsidRDefault="00F658C5" w:rsidP="00415CBF">
      <w:pPr>
        <w:keepNext/>
      </w:pPr>
      <w:r>
        <w:rPr>
          <w:noProof/>
          <w:lang w:val="en-CA" w:eastAsia="en-CA"/>
        </w:rPr>
        <w:drawing>
          <wp:inline distT="0" distB="0" distL="0" distR="0" wp14:anchorId="102324F8" wp14:editId="00FF6BB1">
            <wp:extent cx="5495925" cy="3333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95925" cy="3333750"/>
                    </a:xfrm>
                    <a:prstGeom prst="rect">
                      <a:avLst/>
                    </a:prstGeom>
                    <a:noFill/>
                    <a:ln>
                      <a:noFill/>
                    </a:ln>
                  </pic:spPr>
                </pic:pic>
              </a:graphicData>
            </a:graphic>
          </wp:inline>
        </w:drawing>
      </w:r>
    </w:p>
    <w:p w14:paraId="679021F4" w14:textId="5B46B61A" w:rsidR="00CF6174" w:rsidRDefault="00415CBF" w:rsidP="00415CBF">
      <w:pPr>
        <w:pStyle w:val="Lgende"/>
      </w:pPr>
      <w:r>
        <w:t xml:space="preserve">Figure </w:t>
      </w:r>
      <w:r w:rsidR="00673E83">
        <w:fldChar w:fldCharType="begin"/>
      </w:r>
      <w:r w:rsidR="00673E83">
        <w:instrText xml:space="preserve"> SEQ Figure \* ARABIC </w:instrText>
      </w:r>
      <w:r w:rsidR="00673E83">
        <w:fldChar w:fldCharType="separate"/>
      </w:r>
      <w:r w:rsidR="00F02ED9">
        <w:rPr>
          <w:noProof/>
        </w:rPr>
        <w:t>25</w:t>
      </w:r>
      <w:r w:rsidR="00673E83">
        <w:rPr>
          <w:noProof/>
        </w:rPr>
        <w:fldChar w:fldCharType="end"/>
      </w:r>
      <w:r>
        <w:t xml:space="preserve">: </w:t>
      </w:r>
      <w:r w:rsidRPr="009A428B">
        <w:t>Summary diagram of Geologic structures</w:t>
      </w:r>
      <w:r w:rsidR="00853941">
        <w:t>.</w:t>
      </w:r>
    </w:p>
    <w:p w14:paraId="61BB8E46" w14:textId="1C007F79" w:rsidR="00CF6174" w:rsidRDefault="008B7091" w:rsidP="008B7091">
      <w:pPr>
        <w:pStyle w:val="Titre4"/>
      </w:pPr>
      <w:bookmarkStart w:id="523" w:name="_Ref440800034"/>
      <w:r>
        <w:t>GeologicStructure</w:t>
      </w:r>
      <w:bookmarkEnd w:id="523"/>
    </w:p>
    <w:p w14:paraId="5B470527" w14:textId="77777777" w:rsidR="008B7091" w:rsidRDefault="008B7091" w:rsidP="008B7091"/>
    <w:p w14:paraId="4C420682" w14:textId="1F0A5C58" w:rsidR="008B7091" w:rsidRDefault="005D6D19" w:rsidP="008B7091">
      <w:r>
        <w:t>A geologic structure is a</w:t>
      </w:r>
      <w:r w:rsidR="008B7091">
        <w:t xml:space="preserve"> configuration of matter in the Earth based on describable inhomogeneity, pattern, or fracture in an </w:t>
      </w:r>
      <w:r>
        <w:t>e</w:t>
      </w:r>
      <w:r w:rsidR="008B7091">
        <w:t>arth</w:t>
      </w:r>
      <w:r>
        <w:t xml:space="preserve"> m</w:t>
      </w:r>
      <w:r w:rsidR="008B7091">
        <w:t>aterial.  The identity of a GeologicStructure is independent of the material that is the substrate for the structure.  The general Geologic</w:t>
      </w:r>
      <w:r>
        <w:t>Feature</w:t>
      </w:r>
      <w:r w:rsidR="008B7091">
        <w:t>Relation</w:t>
      </w:r>
      <w:r>
        <w:t xml:space="preserve"> (available in the Extension package – see </w:t>
      </w:r>
      <w:r>
        <w:fldChar w:fldCharType="begin"/>
      </w:r>
      <w:r>
        <w:instrText xml:space="preserve"> REF _Ref440187941 \r \h </w:instrText>
      </w:r>
      <w:r>
        <w:fldChar w:fldCharType="separate"/>
      </w:r>
      <w:r w:rsidR="00F02ED9">
        <w:t>7.5</w:t>
      </w:r>
      <w:r>
        <w:fldChar w:fldCharType="end"/>
      </w:r>
      <w:r>
        <w:t>)</w:t>
      </w:r>
      <w:r w:rsidR="008B7091">
        <w:t xml:space="preserve"> is used to associate penetrative GeologicStructures with GeologicUnits.</w:t>
      </w:r>
      <w:r w:rsidR="00F011FC">
        <w:t xml:space="preserve">  GeoSciML Basic only provide</w:t>
      </w:r>
      <w:r w:rsidR="0034572C">
        <w:t>s</w:t>
      </w:r>
      <w:r w:rsidR="00F011FC">
        <w:t xml:space="preserve"> a limited set of core structures (Contact, Fold, ShearDisplacementStructure and Foliation) with a single property to categorise them.  Supplemental properties </w:t>
      </w:r>
      <w:r w:rsidR="00F011FC">
        <w:lastRenderedPageBreak/>
        <w:t xml:space="preserve">(through the pattern described in </w:t>
      </w:r>
      <w:r w:rsidR="00F011FC">
        <w:fldChar w:fldCharType="begin"/>
      </w:r>
      <w:r w:rsidR="00F011FC">
        <w:instrText xml:space="preserve"> REF _Ref440065627 \r \h </w:instrText>
      </w:r>
      <w:r w:rsidR="00F011FC">
        <w:fldChar w:fldCharType="separate"/>
      </w:r>
      <w:r w:rsidR="00F02ED9">
        <w:t>5.2.1</w:t>
      </w:r>
      <w:r w:rsidR="00F011FC">
        <w:fldChar w:fldCharType="end"/>
      </w:r>
      <w:r w:rsidR="00F011FC">
        <w:t>) and geologic structure types are available from the Extension package</w:t>
      </w:r>
      <w:r w:rsidR="00853941">
        <w:t>.</w:t>
      </w:r>
    </w:p>
    <w:p w14:paraId="7D773C4E" w14:textId="4EC2F8A8" w:rsidR="008B7091" w:rsidRDefault="008B7091" w:rsidP="008B7091">
      <w:pPr>
        <w:pStyle w:val="Titre4"/>
      </w:pPr>
      <w:r>
        <w:t>Contact</w:t>
      </w:r>
    </w:p>
    <w:p w14:paraId="0ED54E79" w14:textId="77777777" w:rsidR="008B7091" w:rsidRDefault="008B7091" w:rsidP="008B7091"/>
    <w:p w14:paraId="59C92C48" w14:textId="5B62628F" w:rsidR="008B7091" w:rsidRDefault="005D6D19" w:rsidP="008B7091">
      <w:r>
        <w:t>A contact is a v</w:t>
      </w:r>
      <w:r w:rsidR="008B7091">
        <w:t>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8E4DB6F" w14:textId="4F1FB7A7" w:rsidR="008B7091" w:rsidRDefault="008B7091" w:rsidP="008B7091">
      <w:commentRangeStart w:id="524"/>
      <w:r>
        <w:t>Bedding measured as discrete surfaces in the case that those are the feature of interest (e.g. individual cross set surfaces for paleocurrent analysis) should be represented here.</w:t>
      </w:r>
      <w:commentRangeEnd w:id="524"/>
      <w:r w:rsidR="005D6D19">
        <w:rPr>
          <w:rStyle w:val="Marquedecommentaire"/>
        </w:rPr>
        <w:commentReference w:id="524"/>
      </w:r>
    </w:p>
    <w:p w14:paraId="0051FF29" w14:textId="1258F699" w:rsidR="008B7091" w:rsidRDefault="00F658C5" w:rsidP="008B7091">
      <w:pPr>
        <w:keepNext/>
      </w:pPr>
      <w:r>
        <w:rPr>
          <w:noProof/>
          <w:lang w:val="en-CA" w:eastAsia="en-CA"/>
        </w:rPr>
        <w:drawing>
          <wp:inline distT="0" distB="0" distL="0" distR="0" wp14:anchorId="7B25B21D" wp14:editId="336A5C05">
            <wp:extent cx="4067175" cy="4362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67175" cy="4362450"/>
                    </a:xfrm>
                    <a:prstGeom prst="rect">
                      <a:avLst/>
                    </a:prstGeom>
                    <a:noFill/>
                    <a:ln>
                      <a:noFill/>
                    </a:ln>
                  </pic:spPr>
                </pic:pic>
              </a:graphicData>
            </a:graphic>
          </wp:inline>
        </w:drawing>
      </w:r>
    </w:p>
    <w:p w14:paraId="28CA1BE0" w14:textId="3009CB0A" w:rsidR="008B7091" w:rsidRDefault="008B7091" w:rsidP="008B7091">
      <w:pPr>
        <w:pStyle w:val="Lgende"/>
      </w:pPr>
      <w:r>
        <w:t xml:space="preserve">Figure </w:t>
      </w:r>
      <w:r w:rsidR="00673E83">
        <w:fldChar w:fldCharType="begin"/>
      </w:r>
      <w:r w:rsidR="00673E83">
        <w:instrText xml:space="preserve"> SEQ Figure \* ARABIC </w:instrText>
      </w:r>
      <w:r w:rsidR="00673E83">
        <w:fldChar w:fldCharType="separate"/>
      </w:r>
      <w:r w:rsidR="00F02ED9">
        <w:rPr>
          <w:noProof/>
        </w:rPr>
        <w:t>26</w:t>
      </w:r>
      <w:r w:rsidR="00673E83">
        <w:rPr>
          <w:noProof/>
        </w:rPr>
        <w:fldChar w:fldCharType="end"/>
      </w:r>
      <w:r>
        <w:t>: Contact</w:t>
      </w:r>
      <w:r w:rsidR="00853941">
        <w:t xml:space="preserve"> context diagram.</w:t>
      </w:r>
    </w:p>
    <w:p w14:paraId="192D30EB" w14:textId="647C994E" w:rsidR="008B7091" w:rsidRDefault="005D6D19" w:rsidP="007F03F0">
      <w:pPr>
        <w:pStyle w:val="Titre5"/>
        <w:rPr>
          <w:lang w:val="en-CA"/>
        </w:rPr>
      </w:pPr>
      <w:bookmarkStart w:id="525" w:name="BKM_1A59C48F_A7B9_4BDC_B008_53504A772FCF"/>
      <w:bookmarkEnd w:id="525"/>
      <w:proofErr w:type="gramStart"/>
      <w:r w:rsidRPr="00D970E9">
        <w:rPr>
          <w:lang w:val="en-CA"/>
        </w:rPr>
        <w:t>contactType</w:t>
      </w:r>
      <w:proofErr w:type="gramEnd"/>
    </w:p>
    <w:p w14:paraId="1B123F8C" w14:textId="77777777" w:rsidR="005D6D19" w:rsidRDefault="005D6D19" w:rsidP="008B7091">
      <w:pPr>
        <w:autoSpaceDE w:val="0"/>
        <w:autoSpaceDN w:val="0"/>
        <w:adjustRightInd w:val="0"/>
        <w:spacing w:after="0"/>
        <w:rPr>
          <w:rFonts w:ascii="Calibri" w:hAnsi="Calibri"/>
          <w:b/>
          <w:bCs/>
          <w:color w:val="000000"/>
          <w:sz w:val="20"/>
          <w:szCs w:val="20"/>
          <w:lang w:val="en-CA"/>
        </w:rPr>
      </w:pPr>
    </w:p>
    <w:p w14:paraId="261C9B27" w14:textId="27ADB104" w:rsidR="005D6D19" w:rsidRDefault="005D6D19" w:rsidP="007F03F0">
      <w:pPr>
        <w:rPr>
          <w:lang w:val="en-CA"/>
        </w:rPr>
      </w:pPr>
      <w:r>
        <w:rPr>
          <w:lang w:val="en-CA"/>
        </w:rPr>
        <w:t>The property contactType</w:t>
      </w:r>
      <w:proofErr w:type="gramStart"/>
      <w:r>
        <w:rPr>
          <w:lang w:val="en-CA"/>
        </w:rPr>
        <w:t>:ContactTypeTerm</w:t>
      </w:r>
      <w:proofErr w:type="gramEnd"/>
      <w:r>
        <w:rPr>
          <w:lang w:val="en-CA"/>
        </w:rPr>
        <w:t xml:space="preserve"> c</w:t>
      </w:r>
      <w:r w:rsidRPr="005D6D19">
        <w:rPr>
          <w:lang w:val="en-CA"/>
        </w:rPr>
        <w:t>lassifies the contact (</w:t>
      </w:r>
      <w:r w:rsidR="00BF6A2E" w:rsidRPr="005D6D19">
        <w:rPr>
          <w:lang w:val="en-CA"/>
        </w:rPr>
        <w:t>e.g.</w:t>
      </w:r>
      <w:r w:rsidRPr="005D6D19">
        <w:rPr>
          <w:lang w:val="en-CA"/>
        </w:rPr>
        <w:t xml:space="preserve"> intrusive, unconformity, bedding surface, lithologic boundary, phase boundary)</w:t>
      </w:r>
      <w:r>
        <w:rPr>
          <w:lang w:val="en-CA"/>
        </w:rPr>
        <w:t xml:space="preserve"> and shall be a term from a controlled vocabulary.</w:t>
      </w:r>
    </w:p>
    <w:p w14:paraId="0477617C" w14:textId="11CA93A1" w:rsidR="005D6D19" w:rsidRDefault="005D6D19" w:rsidP="007F03F0">
      <w:pPr>
        <w:pStyle w:val="Titre5"/>
        <w:rPr>
          <w:lang w:val="en-CA"/>
        </w:rPr>
      </w:pPr>
      <w:proofErr w:type="gramStart"/>
      <w:r w:rsidRPr="00D970E9">
        <w:rPr>
          <w:lang w:val="en-CA"/>
        </w:rPr>
        <w:lastRenderedPageBreak/>
        <w:t>stContactDescription</w:t>
      </w:r>
      <w:proofErr w:type="gramEnd"/>
      <w:r>
        <w:rPr>
          <w:lang w:val="en-CA"/>
        </w:rPr>
        <w:t xml:space="preserve"> (stub property)</w:t>
      </w:r>
    </w:p>
    <w:p w14:paraId="1440346A" w14:textId="77777777" w:rsidR="005D6D19" w:rsidRPr="007F03F0" w:rsidRDefault="005D6D19" w:rsidP="007F03F0">
      <w:pPr>
        <w:rPr>
          <w:lang w:val="en-CA"/>
        </w:rPr>
      </w:pPr>
    </w:p>
    <w:p w14:paraId="60DC6028" w14:textId="137896DC" w:rsidR="005D6D19" w:rsidRDefault="005D6D19" w:rsidP="007F03F0">
      <w:pPr>
        <w:rPr>
          <w:lang w:val="en-CA"/>
        </w:rPr>
      </w:pPr>
      <w:r>
        <w:rPr>
          <w:lang w:val="en-CA"/>
        </w:rPr>
        <w:t>The property stContactDescription</w:t>
      </w:r>
      <w:proofErr w:type="gramStart"/>
      <w:r>
        <w:rPr>
          <w:lang w:val="en-CA"/>
        </w:rPr>
        <w:t>:ContactAbstractDescription</w:t>
      </w:r>
      <w:proofErr w:type="gramEnd"/>
      <w:r>
        <w:rPr>
          <w:lang w:val="en-CA"/>
        </w:rPr>
        <w:t xml:space="preserve"> shall provide d</w:t>
      </w:r>
      <w:r w:rsidRPr="005D6D19">
        <w:rPr>
          <w:lang w:val="en-CA"/>
        </w:rPr>
        <w:t>etailed contact description.  This is a stub property in GeoSciML Basic</w:t>
      </w:r>
      <w:r>
        <w:rPr>
          <w:lang w:val="en-CA"/>
        </w:rPr>
        <w:t xml:space="preserve"> since C</w:t>
      </w:r>
      <w:r w:rsidRPr="005D6D19">
        <w:rPr>
          <w:lang w:val="en-CA"/>
        </w:rPr>
        <w:t>ontactAbstractDescription</w:t>
      </w:r>
      <w:r>
        <w:rPr>
          <w:lang w:val="en-CA"/>
        </w:rPr>
        <w:t xml:space="preserve"> is an abstract class with no concrete subtype in GeoSciML Basic.</w:t>
      </w:r>
    </w:p>
    <w:p w14:paraId="3C0F655E" w14:textId="549E35C3" w:rsidR="008B7091" w:rsidRDefault="008B7091" w:rsidP="008B7091">
      <w:pPr>
        <w:pStyle w:val="Titre4"/>
      </w:pPr>
      <w:bookmarkStart w:id="526" w:name="BKM_F722D1E4_88A1_4807_BB66_32AB9BD44381"/>
      <w:bookmarkEnd w:id="526"/>
      <w:r>
        <w:t>Fold</w:t>
      </w:r>
    </w:p>
    <w:p w14:paraId="63EB48F3" w14:textId="77777777" w:rsidR="008B7091" w:rsidRDefault="008B7091" w:rsidP="00856F51"/>
    <w:p w14:paraId="54815999" w14:textId="6D034D9C" w:rsidR="008B7091" w:rsidRDefault="008B7091" w:rsidP="00856F51">
      <w:r>
        <w:t>A fold is formed by o</w:t>
      </w:r>
      <w:r w:rsidRPr="008B7091">
        <w:t xml:space="preserve">ne or more systematically curved layers, surfaces, or lines in a rock body. Fold denotes a structure formed by the deformation of a </w:t>
      </w:r>
      <w:commentRangeStart w:id="527"/>
      <w:r w:rsidRPr="008B7091">
        <w:t xml:space="preserve">GeologicStructure </w:t>
      </w:r>
      <w:commentRangeEnd w:id="527"/>
      <w:r w:rsidR="005D6D19">
        <w:rPr>
          <w:rStyle w:val="Marquedecommentaire"/>
        </w:rPr>
        <w:commentReference w:id="527"/>
      </w:r>
      <w:r w:rsidRPr="008B7091">
        <w:t xml:space="preserve">to form a structure that may be described by the translation of an abstract line (the fold axis) parallel to itself along some curvilinear path (the fold profile). Folds have a hinge zone (zone of 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64C63771" w14:textId="77777777" w:rsidR="00F011FC" w:rsidRDefault="00F011FC" w:rsidP="00856F51"/>
    <w:p w14:paraId="7C8993E2" w14:textId="57812263" w:rsidR="008B7091" w:rsidRDefault="00F658C5" w:rsidP="008B7091">
      <w:pPr>
        <w:keepNext/>
      </w:pPr>
      <w:r>
        <w:rPr>
          <w:noProof/>
          <w:lang w:val="en-CA" w:eastAsia="en-CA"/>
        </w:rPr>
        <w:lastRenderedPageBreak/>
        <w:drawing>
          <wp:inline distT="0" distB="0" distL="0" distR="0" wp14:anchorId="14420536" wp14:editId="5EFE293E">
            <wp:extent cx="4352925" cy="4572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52925" cy="4572000"/>
                    </a:xfrm>
                    <a:prstGeom prst="rect">
                      <a:avLst/>
                    </a:prstGeom>
                    <a:noFill/>
                    <a:ln>
                      <a:noFill/>
                    </a:ln>
                  </pic:spPr>
                </pic:pic>
              </a:graphicData>
            </a:graphic>
          </wp:inline>
        </w:drawing>
      </w:r>
    </w:p>
    <w:p w14:paraId="10BE36B7" w14:textId="605327DC" w:rsidR="008B7091" w:rsidRDefault="008B7091" w:rsidP="008B7091">
      <w:pPr>
        <w:pStyle w:val="Lgende"/>
      </w:pPr>
      <w:r>
        <w:t xml:space="preserve">Figure </w:t>
      </w:r>
      <w:r w:rsidR="00673E83">
        <w:fldChar w:fldCharType="begin"/>
      </w:r>
      <w:r w:rsidR="00673E83">
        <w:instrText xml:space="preserve"> SEQ Figure \* ARABIC </w:instrText>
      </w:r>
      <w:r w:rsidR="00673E83">
        <w:fldChar w:fldCharType="separate"/>
      </w:r>
      <w:r w:rsidR="00F02ED9">
        <w:rPr>
          <w:noProof/>
        </w:rPr>
        <w:t>27</w:t>
      </w:r>
      <w:r w:rsidR="00673E83">
        <w:rPr>
          <w:noProof/>
        </w:rPr>
        <w:fldChar w:fldCharType="end"/>
      </w:r>
      <w:r>
        <w:t>: Fold</w:t>
      </w:r>
      <w:r w:rsidR="00853941">
        <w:t xml:space="preserve"> context diagram.</w:t>
      </w:r>
    </w:p>
    <w:p w14:paraId="1B7ED5D9" w14:textId="2D1BCAB0" w:rsidR="005D6D19" w:rsidRDefault="005D6D19" w:rsidP="007F03F0">
      <w:pPr>
        <w:pStyle w:val="Titre5"/>
      </w:pPr>
      <w:proofErr w:type="gramStart"/>
      <w:r w:rsidRPr="005D6D19">
        <w:t>profileType</w:t>
      </w:r>
      <w:proofErr w:type="gramEnd"/>
    </w:p>
    <w:p w14:paraId="29837698" w14:textId="77777777" w:rsidR="00F011FC" w:rsidRPr="00F011FC" w:rsidRDefault="00F011FC" w:rsidP="007F03F0"/>
    <w:p w14:paraId="1E3B8CCB" w14:textId="00F30268" w:rsidR="005D6D19" w:rsidRDefault="005D6D19" w:rsidP="007F03F0">
      <w:r>
        <w:t>The property profileType</w:t>
      </w:r>
      <w:proofErr w:type="gramStart"/>
      <w:r>
        <w:t>:FoldProfileTypeTerm</w:t>
      </w:r>
      <w:proofErr w:type="gramEnd"/>
      <w:r>
        <w:t xml:space="preserve"> shall contain a term from a controlled vocabulary</w:t>
      </w:r>
      <w:r w:rsidRPr="005D6D19">
        <w:t xml:space="preserve"> specifying </w:t>
      </w:r>
      <w:r w:rsidR="00F011FC">
        <w:t xml:space="preserve">the </w:t>
      </w:r>
      <w:r w:rsidRPr="005D6D19">
        <w:t xml:space="preserve">concave/convex geometry of fold relative to earth surface, and relationship to younging direction in folded strata if known. </w:t>
      </w:r>
      <w:proofErr w:type="gramStart"/>
      <w:r w:rsidRPr="005D6D19">
        <w:t>(</w:t>
      </w:r>
      <w:r w:rsidR="00BF6A2E" w:rsidRPr="005D6D19">
        <w:t>e.g.</w:t>
      </w:r>
      <w:r w:rsidRPr="005D6D19">
        <w:t>; antiform, synform, neutral, anticline, syncline, monocline, ptygmatic)</w:t>
      </w:r>
      <w:r w:rsidR="00853941">
        <w:t>.</w:t>
      </w:r>
      <w:proofErr w:type="gramEnd"/>
    </w:p>
    <w:p w14:paraId="6FBB0573" w14:textId="77777777" w:rsidR="00F011FC" w:rsidRDefault="00F011FC" w:rsidP="007F03F0"/>
    <w:p w14:paraId="74CCF54D" w14:textId="452A6C37" w:rsidR="00F011FC" w:rsidRDefault="00F011FC" w:rsidP="007F03F0">
      <w:pPr>
        <w:pStyle w:val="Titre5"/>
        <w:rPr>
          <w:lang w:val="en-CA"/>
        </w:rPr>
      </w:pPr>
      <w:proofErr w:type="gramStart"/>
      <w:r w:rsidRPr="00D970E9">
        <w:rPr>
          <w:lang w:val="en-CA"/>
        </w:rPr>
        <w:t>stFoldDescription</w:t>
      </w:r>
      <w:proofErr w:type="gramEnd"/>
      <w:r w:rsidR="00174A58">
        <w:rPr>
          <w:lang w:val="en-CA"/>
        </w:rPr>
        <w:t xml:space="preserve"> (stub property)</w:t>
      </w:r>
    </w:p>
    <w:p w14:paraId="2DC107BC" w14:textId="77777777" w:rsidR="00E00E31" w:rsidRPr="00E00E31" w:rsidRDefault="00E00E31" w:rsidP="007F03F0">
      <w:pPr>
        <w:rPr>
          <w:lang w:val="en-CA"/>
        </w:rPr>
      </w:pPr>
    </w:p>
    <w:p w14:paraId="3BC7DCC5" w14:textId="0876403A" w:rsidR="00F011FC" w:rsidRDefault="00F011FC" w:rsidP="00F011FC">
      <w:pPr>
        <w:rPr>
          <w:lang w:val="en-CA"/>
        </w:rPr>
      </w:pPr>
      <w:r>
        <w:rPr>
          <w:lang w:val="en-CA"/>
        </w:rPr>
        <w:t xml:space="preserve">The property </w:t>
      </w:r>
      <w:r w:rsidRPr="00F011FC">
        <w:rPr>
          <w:lang w:val="en-CA"/>
        </w:rPr>
        <w:t>stFoldDescription</w:t>
      </w:r>
      <w:proofErr w:type="gramStart"/>
      <w:r>
        <w:rPr>
          <w:lang w:val="en-CA"/>
        </w:rPr>
        <w:t>:</w:t>
      </w:r>
      <w:r w:rsidRPr="00F011FC">
        <w:rPr>
          <w:lang w:val="en-CA"/>
        </w:rPr>
        <w:t>FoldAbstractDescription</w:t>
      </w:r>
      <w:proofErr w:type="gramEnd"/>
      <w:r w:rsidRPr="00F011FC">
        <w:rPr>
          <w:lang w:val="en-CA"/>
        </w:rPr>
        <w:t xml:space="preserve"> </w:t>
      </w:r>
      <w:r>
        <w:rPr>
          <w:lang w:val="en-CA"/>
        </w:rPr>
        <w:t xml:space="preserve">shall provide </w:t>
      </w:r>
      <w:r w:rsidR="003D7505">
        <w:rPr>
          <w:lang w:val="en-CA"/>
        </w:rPr>
        <w:t xml:space="preserve">a </w:t>
      </w:r>
      <w:r>
        <w:rPr>
          <w:lang w:val="en-CA"/>
        </w:rPr>
        <w:t>d</w:t>
      </w:r>
      <w:r w:rsidRPr="005D6D19">
        <w:rPr>
          <w:lang w:val="en-CA"/>
        </w:rPr>
        <w:t xml:space="preserve">etailed </w:t>
      </w:r>
      <w:r>
        <w:rPr>
          <w:lang w:val="en-CA"/>
        </w:rPr>
        <w:t>fold</w:t>
      </w:r>
      <w:r w:rsidRPr="005D6D19">
        <w:rPr>
          <w:lang w:val="en-CA"/>
        </w:rPr>
        <w:t xml:space="preserve"> description.  This is a stub property in GeoSciML Basic</w:t>
      </w:r>
      <w:r>
        <w:rPr>
          <w:lang w:val="en-CA"/>
        </w:rPr>
        <w:t xml:space="preserve"> since </w:t>
      </w:r>
      <w:r w:rsidRPr="00F011FC">
        <w:rPr>
          <w:lang w:val="en-CA"/>
        </w:rPr>
        <w:t xml:space="preserve">FoldAbstractDescription </w:t>
      </w:r>
      <w:r>
        <w:rPr>
          <w:lang w:val="en-CA"/>
        </w:rPr>
        <w:t>is an abstract class with no concrete subtype in GeoSciML Basic.</w:t>
      </w:r>
    </w:p>
    <w:p w14:paraId="16BF388F" w14:textId="5B84927F" w:rsidR="00415CBF" w:rsidRDefault="00415CBF" w:rsidP="00415CBF">
      <w:pPr>
        <w:pStyle w:val="Titre4"/>
      </w:pPr>
      <w:bookmarkStart w:id="528" w:name="BKM_1562D6E5_754D_41F1_8BCA_821E81C1C77B"/>
      <w:bookmarkStart w:id="529" w:name="BKM_2577AA17_B965_493F_8575_D32112AD8348"/>
      <w:bookmarkEnd w:id="528"/>
      <w:bookmarkEnd w:id="529"/>
      <w:r>
        <w:lastRenderedPageBreak/>
        <w:t>Foliation</w:t>
      </w:r>
    </w:p>
    <w:p w14:paraId="2C1613B9" w14:textId="77777777" w:rsidR="00415CBF" w:rsidRDefault="00415CBF" w:rsidP="00415CBF"/>
    <w:p w14:paraId="49E18747" w14:textId="525ABC58" w:rsidR="00415CBF" w:rsidRDefault="00415CBF" w:rsidP="00415CBF">
      <w:r>
        <w:t>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w:t>
      </w:r>
      <w:r w:rsidR="00F011FC">
        <w:t xml:space="preserve"> (NADM, 2004)</w:t>
      </w:r>
      <w:r>
        <w:t xml:space="preserve">, penetrative planar foliation defined by layers &gt; 5 mm thick is considered Layering. </w:t>
      </w:r>
    </w:p>
    <w:p w14:paraId="40E991A1" w14:textId="6C0F900C" w:rsidR="00415CBF" w:rsidRDefault="00415CBF" w:rsidP="00415CBF">
      <w:r>
        <w:t>Bedding as a fabric representing the average orientation of paleodepositional surface should be encoded through the foliationType; might apply to bedding that is layering or a foliation without layering (e.g. clast alignment in amalgamated beds).</w:t>
      </w:r>
    </w:p>
    <w:p w14:paraId="44666C1A" w14:textId="4FD0AC68" w:rsidR="00415CBF" w:rsidRDefault="00F658C5" w:rsidP="00415CBF">
      <w:pPr>
        <w:keepNext/>
      </w:pPr>
      <w:r>
        <w:rPr>
          <w:noProof/>
          <w:lang w:val="en-CA" w:eastAsia="en-CA"/>
        </w:rPr>
        <w:drawing>
          <wp:inline distT="0" distB="0" distL="0" distR="0" wp14:anchorId="063E3F96" wp14:editId="13E192FD">
            <wp:extent cx="4095750" cy="4286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95750" cy="4286250"/>
                    </a:xfrm>
                    <a:prstGeom prst="rect">
                      <a:avLst/>
                    </a:prstGeom>
                    <a:noFill/>
                    <a:ln>
                      <a:noFill/>
                    </a:ln>
                  </pic:spPr>
                </pic:pic>
              </a:graphicData>
            </a:graphic>
          </wp:inline>
        </w:drawing>
      </w:r>
    </w:p>
    <w:p w14:paraId="7217E5C7" w14:textId="7F89BF14" w:rsidR="00415CBF" w:rsidRDefault="00415CBF" w:rsidP="00415CBF">
      <w:pPr>
        <w:pStyle w:val="Lgende"/>
      </w:pPr>
      <w:r>
        <w:t xml:space="preserve">Figure </w:t>
      </w:r>
      <w:r w:rsidR="00673E83">
        <w:fldChar w:fldCharType="begin"/>
      </w:r>
      <w:r w:rsidR="00673E83">
        <w:instrText xml:space="preserve"> SEQ Figure \* ARABIC </w:instrText>
      </w:r>
      <w:r w:rsidR="00673E83">
        <w:fldChar w:fldCharType="separate"/>
      </w:r>
      <w:r w:rsidR="00F02ED9">
        <w:rPr>
          <w:noProof/>
        </w:rPr>
        <w:t>28</w:t>
      </w:r>
      <w:r w:rsidR="00673E83">
        <w:rPr>
          <w:noProof/>
        </w:rPr>
        <w:fldChar w:fldCharType="end"/>
      </w:r>
      <w:r>
        <w:t>: Foliation</w:t>
      </w:r>
      <w:r w:rsidR="00853941">
        <w:t xml:space="preserve"> context diagram.</w:t>
      </w:r>
    </w:p>
    <w:p w14:paraId="2F639981" w14:textId="4E6D1442" w:rsidR="00415CBF" w:rsidRDefault="00F011FC" w:rsidP="007F03F0">
      <w:pPr>
        <w:pStyle w:val="Titre5"/>
        <w:rPr>
          <w:lang w:val="en-CA"/>
        </w:rPr>
      </w:pPr>
      <w:bookmarkStart w:id="530" w:name="BKM_22F72D69_6FF6_4012_89A7_3FFAC0091563"/>
      <w:bookmarkEnd w:id="530"/>
      <w:proofErr w:type="gramStart"/>
      <w:r w:rsidRPr="00F011FC">
        <w:rPr>
          <w:lang w:val="en-CA"/>
        </w:rPr>
        <w:t>foliationType</w:t>
      </w:r>
      <w:proofErr w:type="gramEnd"/>
    </w:p>
    <w:p w14:paraId="44B4B6C7" w14:textId="77777777" w:rsidR="00F011FC" w:rsidRDefault="00F011FC" w:rsidP="00415CBF">
      <w:pPr>
        <w:autoSpaceDE w:val="0"/>
        <w:autoSpaceDN w:val="0"/>
        <w:adjustRightInd w:val="0"/>
        <w:spacing w:after="0"/>
        <w:rPr>
          <w:color w:val="000000"/>
          <w:sz w:val="20"/>
          <w:szCs w:val="20"/>
          <w:lang w:val="en-CA"/>
        </w:rPr>
      </w:pPr>
    </w:p>
    <w:p w14:paraId="63D4DB37" w14:textId="5F3BD391" w:rsidR="00F011FC" w:rsidRDefault="00F011FC" w:rsidP="007F03F0">
      <w:pPr>
        <w:rPr>
          <w:lang w:val="en-CA"/>
        </w:rPr>
      </w:pPr>
      <w:r>
        <w:rPr>
          <w:lang w:val="en-CA"/>
        </w:rPr>
        <w:t>The foliationType</w:t>
      </w:r>
      <w:proofErr w:type="gramStart"/>
      <w:r>
        <w:rPr>
          <w:lang w:val="en-CA"/>
        </w:rPr>
        <w:t>:FoliationTypeTerm</w:t>
      </w:r>
      <w:proofErr w:type="gramEnd"/>
      <w:r>
        <w:rPr>
          <w:lang w:val="en-CA"/>
        </w:rPr>
        <w:t xml:space="preserve"> property shall specify</w:t>
      </w:r>
      <w:r w:rsidRPr="00F011FC">
        <w:rPr>
          <w:lang w:val="en-CA"/>
        </w:rPr>
        <w:t xml:space="preserve"> the type of foliation</w:t>
      </w:r>
      <w:r w:rsidR="00624F7C">
        <w:rPr>
          <w:lang w:val="en-CA"/>
        </w:rPr>
        <w:t xml:space="preserve"> from a controlled vocabulary</w:t>
      </w:r>
      <w:r w:rsidRPr="00F011FC">
        <w:rPr>
          <w:lang w:val="en-CA"/>
        </w:rPr>
        <w:t>.  Examples include crenulation clea</w:t>
      </w:r>
      <w:r w:rsidR="00624F7C">
        <w:rPr>
          <w:lang w:val="en-CA"/>
        </w:rPr>
        <w:t>vage, slaty cleavage and</w:t>
      </w:r>
      <w:r w:rsidRPr="00F011FC">
        <w:rPr>
          <w:lang w:val="en-CA"/>
        </w:rPr>
        <w:t xml:space="preserve"> schistosity</w:t>
      </w:r>
      <w:r w:rsidR="00853941">
        <w:rPr>
          <w:lang w:val="en-CA"/>
        </w:rPr>
        <w:t>.</w:t>
      </w:r>
    </w:p>
    <w:p w14:paraId="6D6B6AB2" w14:textId="2896B8C9" w:rsidR="00F011FC" w:rsidRDefault="00624F7C" w:rsidP="007F03F0">
      <w:pPr>
        <w:pStyle w:val="Titre5"/>
        <w:rPr>
          <w:lang w:val="en-CA"/>
        </w:rPr>
      </w:pPr>
      <w:proofErr w:type="gramStart"/>
      <w:r w:rsidRPr="00624F7C">
        <w:rPr>
          <w:lang w:val="en-CA"/>
        </w:rPr>
        <w:lastRenderedPageBreak/>
        <w:t>stFoliationDescription</w:t>
      </w:r>
      <w:proofErr w:type="gramEnd"/>
      <w:r w:rsidR="00174A58">
        <w:rPr>
          <w:lang w:val="en-CA"/>
        </w:rPr>
        <w:t xml:space="preserve"> (stub property)</w:t>
      </w:r>
    </w:p>
    <w:p w14:paraId="2E85BD48" w14:textId="77777777" w:rsidR="00624F7C" w:rsidRDefault="00624F7C" w:rsidP="00415CBF">
      <w:pPr>
        <w:autoSpaceDE w:val="0"/>
        <w:autoSpaceDN w:val="0"/>
        <w:adjustRightInd w:val="0"/>
        <w:spacing w:after="0"/>
        <w:rPr>
          <w:color w:val="000000"/>
          <w:sz w:val="20"/>
          <w:szCs w:val="20"/>
          <w:lang w:val="en-CA"/>
        </w:rPr>
      </w:pPr>
    </w:p>
    <w:p w14:paraId="5BBB3EAF" w14:textId="32C93823" w:rsidR="00624F7C" w:rsidRDefault="00624F7C" w:rsidP="00F9640E">
      <w:pPr>
        <w:rPr>
          <w:color w:val="000000"/>
          <w:sz w:val="20"/>
          <w:szCs w:val="20"/>
          <w:lang w:val="en-CA"/>
        </w:rPr>
      </w:pPr>
      <w:r>
        <w:rPr>
          <w:lang w:val="en-CA"/>
        </w:rPr>
        <w:t xml:space="preserve">The property </w:t>
      </w:r>
      <w:r w:rsidRPr="00624F7C">
        <w:rPr>
          <w:lang w:val="en-CA"/>
        </w:rPr>
        <w:t>stFoliationDescription</w:t>
      </w:r>
      <w:proofErr w:type="gramStart"/>
      <w:r>
        <w:rPr>
          <w:lang w:val="en-CA"/>
        </w:rPr>
        <w:t>:</w:t>
      </w:r>
      <w:r w:rsidRPr="00624F7C">
        <w:rPr>
          <w:lang w:val="en-CA"/>
        </w:rPr>
        <w:t>Foliation</w:t>
      </w:r>
      <w:r w:rsidR="000427E6">
        <w:rPr>
          <w:lang w:val="en-CA"/>
        </w:rPr>
        <w:t>AbstractDescription</w:t>
      </w:r>
      <w:proofErr w:type="gramEnd"/>
      <w:r w:rsidRPr="00624F7C">
        <w:rPr>
          <w:lang w:val="en-CA"/>
        </w:rPr>
        <w:t xml:space="preserve"> </w:t>
      </w:r>
      <w:r>
        <w:rPr>
          <w:lang w:val="en-CA"/>
        </w:rPr>
        <w:t>shall provide d</w:t>
      </w:r>
      <w:r w:rsidRPr="005D6D19">
        <w:rPr>
          <w:lang w:val="en-CA"/>
        </w:rPr>
        <w:t xml:space="preserve">etailed </w:t>
      </w:r>
      <w:r>
        <w:rPr>
          <w:lang w:val="en-CA"/>
        </w:rPr>
        <w:t>foliation</w:t>
      </w:r>
      <w:r w:rsidRPr="005D6D19">
        <w:rPr>
          <w:lang w:val="en-CA"/>
        </w:rPr>
        <w:t xml:space="preserve"> description.  This is a stub property in GeoSciML Basic</w:t>
      </w:r>
      <w:r>
        <w:rPr>
          <w:lang w:val="en-CA"/>
        </w:rPr>
        <w:t xml:space="preserve"> since </w:t>
      </w:r>
      <w:r w:rsidR="000427E6" w:rsidRPr="000427E6">
        <w:rPr>
          <w:lang w:val="en-CA"/>
        </w:rPr>
        <w:t xml:space="preserve">FoliationAbstractDescription </w:t>
      </w:r>
      <w:r>
        <w:rPr>
          <w:lang w:val="en-CA"/>
        </w:rPr>
        <w:t>is an abstract class with no concrete subtype in GeoSciML Basic.</w:t>
      </w:r>
    </w:p>
    <w:p w14:paraId="4428B379" w14:textId="230A3945" w:rsidR="00415CBF" w:rsidRDefault="00415CBF" w:rsidP="00415CBF">
      <w:pPr>
        <w:pStyle w:val="Titre4"/>
      </w:pPr>
      <w:bookmarkStart w:id="531" w:name="BKM_D602E51F_1A69_4732_803D_A550C06800AD"/>
      <w:bookmarkStart w:id="532" w:name="_Ref440799060"/>
      <w:bookmarkEnd w:id="531"/>
      <w:r>
        <w:t>ShearDisplacementStructure</w:t>
      </w:r>
      <w:bookmarkEnd w:id="532"/>
    </w:p>
    <w:p w14:paraId="22DD68CD" w14:textId="77777777" w:rsidR="00415CBF" w:rsidRDefault="00415CBF" w:rsidP="00415CBF"/>
    <w:p w14:paraId="18F972D4" w14:textId="70C76EE6"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fault system comprised of </w:t>
      </w:r>
      <w:r w:rsidR="00624F7C">
        <w:t>ten</w:t>
      </w:r>
      <w:r w:rsidR="00624F7C" w:rsidRPr="00415CBF">
        <w:t xml:space="preserve">s </w:t>
      </w:r>
      <w:r w:rsidRPr="00415CBF">
        <w:t xml:space="preserve">of strands of both brittle and ductile nature. This structure may have some significant thickness (a deformation zone) and have an associated body of deformed rock that may be considered a </w:t>
      </w:r>
      <w:r>
        <w:t>deformation unit (</w:t>
      </w:r>
      <w:r w:rsidR="004631F8">
        <w:t xml:space="preserve">which </w:t>
      </w:r>
      <w:r>
        <w:t xml:space="preserve">geologicUnitType </w:t>
      </w:r>
      <w:r w:rsidR="00BF6A2E">
        <w:t>is ‘DeformationUnit’</w:t>
      </w:r>
      <w:r>
        <w:t>)</w:t>
      </w:r>
      <w:r w:rsidR="00624F7C">
        <w:t xml:space="preserve"> which can be associated to the ShearDisplacementStructure using GeologicFeatureRelation from the Extension package</w:t>
      </w:r>
      <w:r w:rsidR="004631F8">
        <w:t xml:space="preserve"> (</w:t>
      </w:r>
      <w:r w:rsidR="004631F8">
        <w:fldChar w:fldCharType="begin"/>
      </w:r>
      <w:r w:rsidR="004631F8">
        <w:instrText xml:space="preserve"> REF _Ref440189613 \r \h </w:instrText>
      </w:r>
      <w:r w:rsidR="004631F8">
        <w:fldChar w:fldCharType="separate"/>
      </w:r>
      <w:r w:rsidR="00F02ED9">
        <w:t>7.5.1.2</w:t>
      </w:r>
      <w:r w:rsidR="004631F8">
        <w:fldChar w:fldCharType="end"/>
      </w:r>
      <w:r w:rsidR="004631F8">
        <w:t>)</w:t>
      </w:r>
      <w:r w:rsidR="00624F7C">
        <w:t>.</w:t>
      </w:r>
    </w:p>
    <w:p w14:paraId="6E425B04" w14:textId="34FFCCEF" w:rsidR="00415CBF" w:rsidRDefault="00F658C5" w:rsidP="00415CBF">
      <w:pPr>
        <w:keepNext/>
      </w:pPr>
      <w:r>
        <w:rPr>
          <w:noProof/>
          <w:lang w:val="en-CA" w:eastAsia="en-CA"/>
        </w:rPr>
        <w:drawing>
          <wp:inline distT="0" distB="0" distL="0" distR="0" wp14:anchorId="485212EB" wp14:editId="3F4AD5FB">
            <wp:extent cx="3971925" cy="43148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71925" cy="4314825"/>
                    </a:xfrm>
                    <a:prstGeom prst="rect">
                      <a:avLst/>
                    </a:prstGeom>
                    <a:noFill/>
                    <a:ln>
                      <a:noFill/>
                    </a:ln>
                  </pic:spPr>
                </pic:pic>
              </a:graphicData>
            </a:graphic>
          </wp:inline>
        </w:drawing>
      </w:r>
    </w:p>
    <w:p w14:paraId="34B6DF0C" w14:textId="59609E5B" w:rsidR="00415CBF" w:rsidRDefault="00415CBF" w:rsidP="00415CBF">
      <w:pPr>
        <w:pStyle w:val="Lgende"/>
      </w:pPr>
      <w:r>
        <w:t xml:space="preserve">Figure </w:t>
      </w:r>
      <w:r w:rsidR="00673E83">
        <w:fldChar w:fldCharType="begin"/>
      </w:r>
      <w:r w:rsidR="00673E83">
        <w:instrText xml:space="preserve"> SEQ Figure \* ARABIC </w:instrText>
      </w:r>
      <w:r w:rsidR="00673E83">
        <w:fldChar w:fldCharType="separate"/>
      </w:r>
      <w:r w:rsidR="00F02ED9">
        <w:rPr>
          <w:noProof/>
        </w:rPr>
        <w:t>29</w:t>
      </w:r>
      <w:r w:rsidR="00673E83">
        <w:rPr>
          <w:noProof/>
        </w:rPr>
        <w:fldChar w:fldCharType="end"/>
      </w:r>
      <w:r>
        <w:t xml:space="preserve"> : ShearDisplacementStructure</w:t>
      </w:r>
      <w:r w:rsidR="00853941">
        <w:t xml:space="preserve"> context diagram.</w:t>
      </w:r>
    </w:p>
    <w:p w14:paraId="0A7D20B1" w14:textId="2F0E0A73" w:rsidR="00415CBF" w:rsidRDefault="00415CBF" w:rsidP="00415CBF">
      <w:pPr>
        <w:autoSpaceDE w:val="0"/>
        <w:autoSpaceDN w:val="0"/>
        <w:adjustRightInd w:val="0"/>
        <w:spacing w:after="0"/>
        <w:rPr>
          <w:color w:val="000000"/>
          <w:sz w:val="20"/>
          <w:szCs w:val="20"/>
          <w:lang w:val="en-CA"/>
        </w:rPr>
      </w:pPr>
      <w:bookmarkStart w:id="533" w:name="BKM_2C0BAC72_25F4_4403_B6F3_8CD29CC45162"/>
      <w:bookmarkEnd w:id="533"/>
    </w:p>
    <w:p w14:paraId="2DF78B31" w14:textId="7F6BAD5C" w:rsidR="000427E6" w:rsidRDefault="000427E6" w:rsidP="007F03F0">
      <w:pPr>
        <w:pStyle w:val="Titre5"/>
        <w:rPr>
          <w:lang w:val="en-CA"/>
        </w:rPr>
      </w:pPr>
      <w:proofErr w:type="gramStart"/>
      <w:r>
        <w:rPr>
          <w:lang w:val="en-CA"/>
        </w:rPr>
        <w:lastRenderedPageBreak/>
        <w:t>faultType</w:t>
      </w:r>
      <w:proofErr w:type="gramEnd"/>
    </w:p>
    <w:p w14:paraId="0D826869" w14:textId="77777777" w:rsidR="000427E6" w:rsidRDefault="000427E6" w:rsidP="00415CBF">
      <w:pPr>
        <w:autoSpaceDE w:val="0"/>
        <w:autoSpaceDN w:val="0"/>
        <w:adjustRightInd w:val="0"/>
        <w:spacing w:after="0"/>
        <w:rPr>
          <w:color w:val="000000"/>
          <w:sz w:val="20"/>
          <w:szCs w:val="20"/>
          <w:lang w:val="en-CA"/>
        </w:rPr>
      </w:pPr>
    </w:p>
    <w:p w14:paraId="0CA3B537" w14:textId="51CC8EB7" w:rsidR="000427E6" w:rsidRDefault="000427E6" w:rsidP="007F03F0">
      <w:pPr>
        <w:rPr>
          <w:lang w:val="en-CA"/>
        </w:rPr>
      </w:pPr>
      <w:r>
        <w:rPr>
          <w:lang w:val="en-CA"/>
        </w:rPr>
        <w:t>The faultType</w:t>
      </w:r>
      <w:proofErr w:type="gramStart"/>
      <w:r>
        <w:rPr>
          <w:lang w:val="en-CA"/>
        </w:rPr>
        <w:t>:FaultTypeTerm</w:t>
      </w:r>
      <w:proofErr w:type="gramEnd"/>
      <w:r>
        <w:rPr>
          <w:lang w:val="en-CA"/>
        </w:rPr>
        <w:t xml:space="preserve"> property shall refer</w:t>
      </w:r>
      <w:r w:rsidRPr="000427E6">
        <w:rPr>
          <w:lang w:val="en-CA"/>
        </w:rPr>
        <w:t xml:space="preserve"> to a </w:t>
      </w:r>
      <w:r>
        <w:rPr>
          <w:lang w:val="en-CA"/>
        </w:rPr>
        <w:t xml:space="preserve">controlled </w:t>
      </w:r>
      <w:r w:rsidRPr="000427E6">
        <w:rPr>
          <w:lang w:val="en-CA"/>
        </w:rPr>
        <w:t xml:space="preserve">vocabulary of terms describing the type of shear displacement structure </w:t>
      </w:r>
      <w:r>
        <w:rPr>
          <w:lang w:val="en-CA"/>
        </w:rPr>
        <w:t>(</w:t>
      </w:r>
      <w:r w:rsidR="00BF6A2E">
        <w:rPr>
          <w:lang w:val="en-CA"/>
        </w:rPr>
        <w:t>e.g.</w:t>
      </w:r>
      <w:r>
        <w:rPr>
          <w:lang w:val="en-CA"/>
        </w:rPr>
        <w:t>; thrust fault, normal fault or</w:t>
      </w:r>
      <w:r w:rsidRPr="000427E6">
        <w:rPr>
          <w:lang w:val="en-CA"/>
        </w:rPr>
        <w:t xml:space="preserve"> wrench fault).</w:t>
      </w:r>
    </w:p>
    <w:p w14:paraId="28E291D7" w14:textId="11517889" w:rsidR="000427E6" w:rsidRDefault="000427E6" w:rsidP="007F03F0">
      <w:pPr>
        <w:pStyle w:val="Titre5"/>
        <w:rPr>
          <w:lang w:val="en-CA"/>
        </w:rPr>
      </w:pPr>
      <w:proofErr w:type="gramStart"/>
      <w:r w:rsidRPr="000427E6">
        <w:rPr>
          <w:lang w:val="en-CA"/>
        </w:rPr>
        <w:t>stStructureDescription</w:t>
      </w:r>
      <w:proofErr w:type="gramEnd"/>
    </w:p>
    <w:p w14:paraId="3CE72375" w14:textId="77777777" w:rsidR="000427E6" w:rsidRDefault="000427E6" w:rsidP="00415CBF">
      <w:pPr>
        <w:autoSpaceDE w:val="0"/>
        <w:autoSpaceDN w:val="0"/>
        <w:adjustRightInd w:val="0"/>
        <w:spacing w:after="0"/>
        <w:rPr>
          <w:color w:val="000000"/>
          <w:sz w:val="20"/>
          <w:szCs w:val="20"/>
          <w:lang w:val="en-CA"/>
        </w:rPr>
      </w:pPr>
    </w:p>
    <w:p w14:paraId="0AF59729" w14:textId="5BC6E17F" w:rsidR="000427E6" w:rsidRDefault="000427E6" w:rsidP="000427E6">
      <w:pPr>
        <w:rPr>
          <w:lang w:val="en-CA"/>
        </w:rPr>
      </w:pPr>
      <w:r>
        <w:rPr>
          <w:lang w:val="en-CA"/>
        </w:rPr>
        <w:t xml:space="preserve">The property </w:t>
      </w:r>
      <w:r w:rsidRPr="000427E6">
        <w:rPr>
          <w:lang w:val="en-CA"/>
        </w:rPr>
        <w:t>stStructureDescription</w:t>
      </w:r>
      <w:proofErr w:type="gramStart"/>
      <w:r>
        <w:rPr>
          <w:lang w:val="en-CA"/>
        </w:rPr>
        <w:t>:</w:t>
      </w:r>
      <w:r w:rsidRPr="000427E6">
        <w:rPr>
          <w:lang w:val="en-CA"/>
        </w:rPr>
        <w:t>ShearDisplacementStructureAbstractDescription</w:t>
      </w:r>
      <w:proofErr w:type="gramEnd"/>
      <w:r w:rsidRPr="000427E6">
        <w:rPr>
          <w:lang w:val="en-CA"/>
        </w:rPr>
        <w:t xml:space="preserve"> </w:t>
      </w:r>
      <w:r>
        <w:rPr>
          <w:lang w:val="en-CA"/>
        </w:rPr>
        <w:t>shall provide d</w:t>
      </w:r>
      <w:r w:rsidRPr="005D6D19">
        <w:rPr>
          <w:lang w:val="en-CA"/>
        </w:rPr>
        <w:t xml:space="preserve">etailed </w:t>
      </w:r>
      <w:r>
        <w:rPr>
          <w:lang w:val="en-CA"/>
        </w:rPr>
        <w:t>structure</w:t>
      </w:r>
      <w:r w:rsidRPr="005D6D19">
        <w:rPr>
          <w:lang w:val="en-CA"/>
        </w:rPr>
        <w:t xml:space="preserve"> description.  This is a stub property in GeoSciML Basic</w:t>
      </w:r>
      <w:r>
        <w:rPr>
          <w:lang w:val="en-CA"/>
        </w:rPr>
        <w:t xml:space="preserve"> since </w:t>
      </w:r>
      <w:r w:rsidRPr="000427E6">
        <w:rPr>
          <w:lang w:val="en-CA"/>
        </w:rPr>
        <w:t xml:space="preserve">ShearDisplacementStructureAbstractDescription </w:t>
      </w:r>
      <w:r>
        <w:rPr>
          <w:lang w:val="en-CA"/>
        </w:rPr>
        <w:t>is an abstract class with no concrete subtype in GeoSciML Basic.</w:t>
      </w:r>
    </w:p>
    <w:p w14:paraId="0A48190C" w14:textId="77777777" w:rsidR="000427E6" w:rsidRDefault="000427E6" w:rsidP="00415CBF">
      <w:pPr>
        <w:autoSpaceDE w:val="0"/>
        <w:autoSpaceDN w:val="0"/>
        <w:adjustRightInd w:val="0"/>
        <w:spacing w:after="0"/>
        <w:rPr>
          <w:color w:val="000000"/>
          <w:sz w:val="20"/>
          <w:szCs w:val="20"/>
          <w:lang w:val="en-CA"/>
        </w:rPr>
      </w:pPr>
    </w:p>
    <w:p w14:paraId="37C47BAE" w14:textId="5BF03658" w:rsidR="008E711C" w:rsidRDefault="008E711C" w:rsidP="005A7580">
      <w:pPr>
        <w:pStyle w:val="Titre3"/>
      </w:pPr>
      <w:bookmarkStart w:id="534" w:name="BKM_6D164D9B_00C6_4467_A49F_201E1DB05D3E"/>
      <w:bookmarkStart w:id="535" w:name="_Toc452643158"/>
      <w:bookmarkEnd w:id="534"/>
      <w:r>
        <w:t>Geomorphology</w:t>
      </w:r>
      <w:bookmarkEnd w:id="535"/>
    </w:p>
    <w:p w14:paraId="54B0C7D1" w14:textId="77777777" w:rsidR="00FB057B" w:rsidRDefault="00FB057B" w:rsidP="00415CBF"/>
    <w:p w14:paraId="07C9989B" w14:textId="6FA1516C" w:rsidR="008E711C" w:rsidRDefault="00FB057B" w:rsidP="00415CBF">
      <w:r w:rsidRPr="00FB057B">
        <w:t xml:space="preserve">The Geomorphology </w:t>
      </w:r>
      <w:r w:rsidR="00174A58">
        <w:t>sub-</w:t>
      </w:r>
      <w:r w:rsidRPr="00FB057B">
        <w:t>package describes features that comprise the shape and nature of the Earth's land surface (</w:t>
      </w:r>
      <w:r w:rsidR="00BF6A2E" w:rsidRPr="00FB057B">
        <w:t>i.e.</w:t>
      </w:r>
      <w:r w:rsidRPr="00FB057B">
        <w:t xml:space="preserve">, landforms).  These landforms may be created by natural Earth </w:t>
      </w:r>
      <w:proofErr w:type="gramStart"/>
      <w:r w:rsidRPr="00FB057B">
        <w:t>processes  activity</w:t>
      </w:r>
      <w:proofErr w:type="gramEnd"/>
      <w:r w:rsidRPr="00FB057B">
        <w:t>.</w:t>
      </w:r>
    </w:p>
    <w:p w14:paraId="294AE53A" w14:textId="77777777" w:rsidR="00415CBF" w:rsidRDefault="00415CBF" w:rsidP="00415CBF"/>
    <w:p w14:paraId="618391C0" w14:textId="0DE7E87E" w:rsidR="00FB057B" w:rsidRDefault="00F658C5" w:rsidP="00FB057B">
      <w:pPr>
        <w:keepNext/>
      </w:pPr>
      <w:r>
        <w:rPr>
          <w:noProof/>
          <w:lang w:val="en-CA" w:eastAsia="en-CA"/>
        </w:rPr>
        <w:drawing>
          <wp:inline distT="0" distB="0" distL="0" distR="0" wp14:anchorId="3C9AC551" wp14:editId="0A8AE7B6">
            <wp:extent cx="5486400" cy="37814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3781425"/>
                    </a:xfrm>
                    <a:prstGeom prst="rect">
                      <a:avLst/>
                    </a:prstGeom>
                    <a:noFill/>
                    <a:ln>
                      <a:noFill/>
                    </a:ln>
                  </pic:spPr>
                </pic:pic>
              </a:graphicData>
            </a:graphic>
          </wp:inline>
        </w:drawing>
      </w:r>
    </w:p>
    <w:p w14:paraId="77BC1D0D" w14:textId="3844955E" w:rsidR="00FB057B" w:rsidRDefault="00FB057B" w:rsidP="00FB057B">
      <w:pPr>
        <w:pStyle w:val="Lgende"/>
      </w:pPr>
      <w:r>
        <w:t xml:space="preserve">Figure </w:t>
      </w:r>
      <w:r w:rsidR="00673E83">
        <w:fldChar w:fldCharType="begin"/>
      </w:r>
      <w:r w:rsidR="00673E83">
        <w:instrText xml:space="preserve"> SEQ Figure \* ARABIC </w:instrText>
      </w:r>
      <w:r w:rsidR="00673E83">
        <w:fldChar w:fldCharType="separate"/>
      </w:r>
      <w:r w:rsidR="00F02ED9">
        <w:rPr>
          <w:noProof/>
        </w:rPr>
        <w:t>30</w:t>
      </w:r>
      <w:r w:rsidR="00673E83">
        <w:rPr>
          <w:noProof/>
        </w:rPr>
        <w:fldChar w:fldCharType="end"/>
      </w:r>
      <w:r>
        <w:t xml:space="preserve"> : Geomorphologic feature</w:t>
      </w:r>
      <w:r w:rsidR="00174A58">
        <w:t xml:space="preserve"> summary diagram</w:t>
      </w:r>
      <w:r w:rsidR="00853941">
        <w:t>.</w:t>
      </w:r>
    </w:p>
    <w:p w14:paraId="1CEE7DF6" w14:textId="77777777" w:rsidR="00FB057B" w:rsidRDefault="00FB057B" w:rsidP="00FB057B"/>
    <w:p w14:paraId="04630277" w14:textId="03C8C0E6" w:rsidR="00FB057B" w:rsidRDefault="00FB057B" w:rsidP="00FB057B">
      <w:pPr>
        <w:pStyle w:val="Titre4"/>
      </w:pPr>
      <w:r>
        <w:t>GeomorphologicFeature</w:t>
      </w:r>
    </w:p>
    <w:p w14:paraId="04EC2E61" w14:textId="77777777" w:rsidR="00FB057B" w:rsidRDefault="00FB057B" w:rsidP="00FB057B"/>
    <w:p w14:paraId="65623644" w14:textId="427C2DB6" w:rsidR="00FB057B" w:rsidRDefault="00FB057B" w:rsidP="00FB057B">
      <w:r>
        <w:t>A geomorphologic feature is a</w:t>
      </w:r>
      <w:r w:rsidRPr="00FB057B">
        <w:t xml:space="preserve"> </w:t>
      </w:r>
      <w:r w:rsidR="003D7505">
        <w:t>kind of Geologic Feature</w:t>
      </w:r>
      <w:r w:rsidRPr="00FB057B">
        <w:t xml:space="preserve"> describing the shape and nature of the Earth's land surface (</w:t>
      </w:r>
      <w:r w:rsidR="00BF6A2E" w:rsidRPr="00FB057B">
        <w:t>i.e.</w:t>
      </w:r>
      <w:r w:rsidRPr="00FB057B">
        <w:t>, a landform).  These landforms may be created by natural Earth processes (</w:t>
      </w:r>
      <w:r w:rsidR="00BF6A2E" w:rsidRPr="00FB057B">
        <w:t>e.g.</w:t>
      </w:r>
      <w:r w:rsidRPr="00FB057B">
        <w:t>, river channel, beach, moraine</w:t>
      </w:r>
      <w:r w:rsidR="00ED4EA5">
        <w:t xml:space="preserve"> or</w:t>
      </w:r>
      <w:r w:rsidRPr="00FB057B">
        <w:t xml:space="preserve"> mountain) or through human (anthropogenic) activity (</w:t>
      </w:r>
      <w:r w:rsidR="00BF6A2E" w:rsidRPr="00FB057B">
        <w:t>e.g.</w:t>
      </w:r>
      <w:r w:rsidRPr="00FB057B">
        <w:t>, dredged channel, reclaimed land, mine waste dumps).</w:t>
      </w:r>
      <w:r w:rsidR="00174A58">
        <w:t xml:space="preserve">  In GeoSciML, the geomorphologic feature is modelled as a feature related (through unitDescription property) to a GeologicUnit that composes the form.</w:t>
      </w:r>
    </w:p>
    <w:p w14:paraId="1F321A67" w14:textId="77777777" w:rsidR="00ED4EA5" w:rsidRDefault="00ED4EA5" w:rsidP="00FB057B"/>
    <w:p w14:paraId="602BB184" w14:textId="56B7DEFE" w:rsidR="00ED4EA5" w:rsidRDefault="00ED4EA5" w:rsidP="00FB057B">
      <w:proofErr w:type="gramStart"/>
      <w:r>
        <w:t xml:space="preserve">Example describing </w:t>
      </w:r>
      <w:r w:rsidR="00C01850">
        <w:t>Etna volcano</w:t>
      </w:r>
      <w:r w:rsidR="00853941">
        <w:t>.</w:t>
      </w:r>
      <w:proofErr w:type="gramEnd"/>
    </w:p>
    <w:p w14:paraId="4464C7AB" w14:textId="42776701" w:rsidR="00C01850" w:rsidRDefault="00F658C5" w:rsidP="007F03F0">
      <w:pPr>
        <w:keepNext/>
      </w:pPr>
      <w:r>
        <w:rPr>
          <w:noProof/>
          <w:lang w:val="en-CA" w:eastAsia="en-CA"/>
        </w:rPr>
        <w:drawing>
          <wp:inline distT="0" distB="0" distL="0" distR="0" wp14:anchorId="5A6095A9" wp14:editId="0C2A010F">
            <wp:extent cx="5495925" cy="26193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95925" cy="2619375"/>
                    </a:xfrm>
                    <a:prstGeom prst="rect">
                      <a:avLst/>
                    </a:prstGeom>
                    <a:noFill/>
                    <a:ln>
                      <a:noFill/>
                    </a:ln>
                  </pic:spPr>
                </pic:pic>
              </a:graphicData>
            </a:graphic>
          </wp:inline>
        </w:drawing>
      </w:r>
    </w:p>
    <w:p w14:paraId="0745F577" w14:textId="2ED0B23B" w:rsidR="00ED4EA5" w:rsidRDefault="00C01850" w:rsidP="007F03F0">
      <w:pPr>
        <w:pStyle w:val="Lgende"/>
      </w:pPr>
      <w:bookmarkStart w:id="536" w:name="_Ref440194521"/>
      <w:r>
        <w:t xml:space="preserve">Figure </w:t>
      </w:r>
      <w:r>
        <w:fldChar w:fldCharType="begin"/>
      </w:r>
      <w:r>
        <w:instrText xml:space="preserve"> SEQ Figure \* ARABIC </w:instrText>
      </w:r>
      <w:r>
        <w:fldChar w:fldCharType="separate"/>
      </w:r>
      <w:r w:rsidR="00F02ED9">
        <w:rPr>
          <w:noProof/>
        </w:rPr>
        <w:t>31</w:t>
      </w:r>
      <w:r>
        <w:fldChar w:fldCharType="end"/>
      </w:r>
      <w:bookmarkEnd w:id="536"/>
      <w:r>
        <w:t xml:space="preserve"> </w:t>
      </w:r>
      <w:proofErr w:type="gramStart"/>
      <w:r>
        <w:t>Partial</w:t>
      </w:r>
      <w:proofErr w:type="gramEnd"/>
      <w:r>
        <w:t xml:space="preserve"> encoding of Etna volcano geomorphological unit (</w:t>
      </w:r>
      <w:r w:rsidR="003D7505">
        <w:t xml:space="preserve">encoded from a map </w:t>
      </w:r>
      <w:r>
        <w:t>from Branca et al, 2011)</w:t>
      </w:r>
      <w:r w:rsidR="00853941">
        <w:t>.</w:t>
      </w:r>
    </w:p>
    <w:p w14:paraId="56DFE2E4" w14:textId="5273F7EC" w:rsidR="0070194D" w:rsidRPr="0070194D" w:rsidRDefault="0070194D">
      <w:r>
        <w:fldChar w:fldCharType="begin"/>
      </w:r>
      <w:r>
        <w:instrText xml:space="preserve"> REF _Ref440194521 \h </w:instrText>
      </w:r>
      <w:r>
        <w:fldChar w:fldCharType="separate"/>
      </w:r>
      <w:r w:rsidR="00F02ED9">
        <w:t xml:space="preserve">Figure </w:t>
      </w:r>
      <w:r w:rsidR="00F02ED9">
        <w:rPr>
          <w:noProof/>
        </w:rPr>
        <w:t>31</w:t>
      </w:r>
      <w:r>
        <w:fldChar w:fldCharType="end"/>
      </w:r>
      <w:r>
        <w:t xml:space="preserve"> shows an example of GeoSciML encoding of Etna volcano geomorphologic unit (From Branca et al, 2011)</w:t>
      </w:r>
      <w:r w:rsidR="00F829B5">
        <w:t xml:space="preserve"> showing how the geomorphologic feature is separated from the geologic units it is made of.</w:t>
      </w:r>
    </w:p>
    <w:p w14:paraId="5523A843" w14:textId="2D74B903" w:rsidR="00174A58" w:rsidRDefault="00174A58" w:rsidP="007F03F0">
      <w:pPr>
        <w:pStyle w:val="Titre5"/>
      </w:pPr>
      <w:proofErr w:type="gramStart"/>
      <w:r w:rsidRPr="00174A58">
        <w:t>unitDescription</w:t>
      </w:r>
      <w:proofErr w:type="gramEnd"/>
    </w:p>
    <w:p w14:paraId="1CDEFE6F" w14:textId="77777777" w:rsidR="00174A58" w:rsidRPr="00174A58" w:rsidRDefault="00174A58"/>
    <w:p w14:paraId="612BBE8C" w14:textId="5EFB8805" w:rsidR="00174A58" w:rsidRDefault="00174A58" w:rsidP="00FB057B">
      <w:r>
        <w:t>The unitDescri</w:t>
      </w:r>
      <w:r w:rsidR="00BF6A2E">
        <w:t>p</w:t>
      </w:r>
      <w:r>
        <w:t>tion property is an association that shall link the geomorphologic feature to a g</w:t>
      </w:r>
      <w:r w:rsidRPr="00174A58">
        <w:t>eologic description (</w:t>
      </w:r>
      <w:r w:rsidR="001A0D52" w:rsidRPr="00174A58">
        <w:t>e.g.</w:t>
      </w:r>
      <w:r w:rsidRPr="00174A58">
        <w:t>, related stratigraphic units and earth materials</w:t>
      </w:r>
      <w:r>
        <w:t>)</w:t>
      </w:r>
      <w:r w:rsidR="008D422E">
        <w:t>.</w:t>
      </w:r>
    </w:p>
    <w:p w14:paraId="5A3420E6" w14:textId="4D1E0836" w:rsidR="00174A58" w:rsidRDefault="00174A58" w:rsidP="007F03F0">
      <w:pPr>
        <w:pStyle w:val="Titre5"/>
      </w:pPr>
      <w:proofErr w:type="gramStart"/>
      <w:r w:rsidRPr="00D970E9">
        <w:rPr>
          <w:lang w:val="en-CA"/>
        </w:rPr>
        <w:t>gmFeatureDescription</w:t>
      </w:r>
      <w:proofErr w:type="gramEnd"/>
      <w:r>
        <w:rPr>
          <w:lang w:val="en-CA"/>
        </w:rPr>
        <w:t xml:space="preserve"> (stub property)</w:t>
      </w:r>
    </w:p>
    <w:p w14:paraId="4E8843D9" w14:textId="77777777" w:rsidR="00ED4EA5" w:rsidRDefault="00ED4EA5" w:rsidP="00174A58">
      <w:pPr>
        <w:rPr>
          <w:lang w:val="en-CA"/>
        </w:rPr>
      </w:pPr>
    </w:p>
    <w:p w14:paraId="6C52269B" w14:textId="6181C7F6" w:rsidR="00174A58" w:rsidRDefault="00174A58" w:rsidP="00174A58">
      <w:pPr>
        <w:rPr>
          <w:lang w:val="en-CA"/>
        </w:rPr>
      </w:pPr>
      <w:r>
        <w:rPr>
          <w:lang w:val="en-CA"/>
        </w:rPr>
        <w:lastRenderedPageBreak/>
        <w:t xml:space="preserve">The property </w:t>
      </w:r>
      <w:r w:rsidRPr="00174A58">
        <w:rPr>
          <w:lang w:val="en-CA"/>
        </w:rPr>
        <w:t>gmFeatureDescription</w:t>
      </w:r>
      <w:proofErr w:type="gramStart"/>
      <w:r>
        <w:rPr>
          <w:lang w:val="en-CA"/>
        </w:rPr>
        <w:t>:</w:t>
      </w:r>
      <w:r w:rsidRPr="00174A58">
        <w:rPr>
          <w:lang w:val="en-CA"/>
        </w:rPr>
        <w:t>GeomorphologicUnitAbstractDescription</w:t>
      </w:r>
      <w:proofErr w:type="gramEnd"/>
      <w:r w:rsidRPr="00174A58">
        <w:rPr>
          <w:lang w:val="en-CA"/>
        </w:rPr>
        <w:t xml:space="preserve"> </w:t>
      </w:r>
      <w:r>
        <w:rPr>
          <w:lang w:val="en-CA"/>
        </w:rPr>
        <w:t>shall provide d</w:t>
      </w:r>
      <w:r w:rsidRPr="005D6D19">
        <w:rPr>
          <w:lang w:val="en-CA"/>
        </w:rPr>
        <w:t xml:space="preserve">etailed </w:t>
      </w:r>
      <w:r>
        <w:rPr>
          <w:lang w:val="en-CA"/>
        </w:rPr>
        <w:t>morphologic</w:t>
      </w:r>
      <w:r w:rsidRPr="005D6D19">
        <w:rPr>
          <w:lang w:val="en-CA"/>
        </w:rPr>
        <w:t xml:space="preserve"> description.  This is a stub property in GeoSciML Basic</w:t>
      </w:r>
      <w:r>
        <w:rPr>
          <w:lang w:val="en-CA"/>
        </w:rPr>
        <w:t xml:space="preserve"> since </w:t>
      </w:r>
      <w:r w:rsidRPr="00174A58">
        <w:rPr>
          <w:lang w:val="en-CA"/>
        </w:rPr>
        <w:t>GeomorphologicUnitAbstractDescription</w:t>
      </w:r>
      <w:r>
        <w:rPr>
          <w:lang w:val="en-CA"/>
        </w:rPr>
        <w:t xml:space="preserve"> is an abstract class with no concrete subtype in GeoSciML Basic.</w:t>
      </w:r>
    </w:p>
    <w:p w14:paraId="7B2C70FE" w14:textId="06D0BC36" w:rsidR="00E1402F" w:rsidRDefault="00E1402F" w:rsidP="00E1402F">
      <w:pPr>
        <w:pStyle w:val="Titre4"/>
      </w:pPr>
      <w:r w:rsidRPr="00E1402F">
        <w:t>NaturalGeomorphologicFeature</w:t>
      </w:r>
    </w:p>
    <w:p w14:paraId="10D105A3" w14:textId="77777777" w:rsidR="00E1402F" w:rsidRDefault="00E1402F" w:rsidP="00FB057B"/>
    <w:p w14:paraId="2CA06FD3" w14:textId="77963E2A" w:rsidR="00E1402F" w:rsidRDefault="00E1402F" w:rsidP="00FB057B">
      <w:r w:rsidRPr="00E1402F">
        <w:t xml:space="preserve">A </w:t>
      </w:r>
      <w:r w:rsidR="00ED4EA5">
        <w:t xml:space="preserve">natural geomorphologic feature is a </w:t>
      </w:r>
      <w:r w:rsidRPr="00E1402F">
        <w:t>geomorphologic feature (</w:t>
      </w:r>
      <w:r w:rsidR="007B5B87" w:rsidRPr="00E1402F">
        <w:t>i.e.</w:t>
      </w:r>
      <w:r w:rsidRPr="00E1402F">
        <w:t>, landform) that has been created by natural Earth processes. For example, river channel, beach ridge, caldera, canyon, moraine</w:t>
      </w:r>
      <w:r w:rsidR="00ED4EA5">
        <w:t xml:space="preserve"> or</w:t>
      </w:r>
      <w:r w:rsidRPr="00E1402F">
        <w:t xml:space="preserve"> mud flat.</w:t>
      </w:r>
    </w:p>
    <w:p w14:paraId="33961CF1" w14:textId="13F89D98" w:rsidR="003D6337" w:rsidRDefault="003D6337" w:rsidP="007F03F0">
      <w:pPr>
        <w:pStyle w:val="Titre5"/>
      </w:pPr>
      <w:proofErr w:type="gramStart"/>
      <w:r w:rsidRPr="003D6337">
        <w:t>naturalGeomorphologicFeatureType</w:t>
      </w:r>
      <w:proofErr w:type="gramEnd"/>
    </w:p>
    <w:p w14:paraId="1C2A3388" w14:textId="77777777" w:rsidR="003D6337" w:rsidRPr="003D6337" w:rsidRDefault="003D6337"/>
    <w:p w14:paraId="19689FAF" w14:textId="485807BD" w:rsidR="003D6337" w:rsidRDefault="003D6337" w:rsidP="00FB057B">
      <w:r>
        <w:t>The property naturalGeomorphologicFeatureType:</w:t>
      </w:r>
      <w:r w:rsidRPr="003D6337">
        <w:t xml:space="preserve"> NaturalGeomorphologicFeatureTypeTerm</w:t>
      </w:r>
      <w:r>
        <w:t xml:space="preserve"> shall be</w:t>
      </w:r>
      <w:r w:rsidRPr="003D6337">
        <w:t xml:space="preserve"> </w:t>
      </w:r>
      <w:r>
        <w:t>a term from</w:t>
      </w:r>
      <w:r w:rsidRPr="003D6337">
        <w:t xml:space="preserve"> a dictionary of terms describing the type of geomorphologic feature</w:t>
      </w:r>
      <w:r w:rsidR="008D422E">
        <w:t>.</w:t>
      </w:r>
    </w:p>
    <w:p w14:paraId="7A5651AC" w14:textId="378AA02B" w:rsidR="00E1402F" w:rsidRDefault="00E1402F" w:rsidP="00E1402F">
      <w:pPr>
        <w:autoSpaceDE w:val="0"/>
        <w:autoSpaceDN w:val="0"/>
        <w:adjustRightInd w:val="0"/>
        <w:spacing w:after="0"/>
        <w:rPr>
          <w:color w:val="000000"/>
          <w:sz w:val="20"/>
          <w:szCs w:val="20"/>
          <w:lang w:val="en-CA"/>
        </w:rPr>
      </w:pPr>
      <w:bookmarkStart w:id="537" w:name="BKM_4E3AD03A_F983_4BE7_BAD7_D46FA41454DA"/>
      <w:bookmarkEnd w:id="537"/>
    </w:p>
    <w:p w14:paraId="566339D6" w14:textId="42589F72" w:rsidR="003D6337" w:rsidRDefault="008D422E" w:rsidP="007F03F0">
      <w:pPr>
        <w:pStyle w:val="Titre5"/>
        <w:rPr>
          <w:lang w:val="en-CA"/>
        </w:rPr>
      </w:pPr>
      <w:proofErr w:type="gramStart"/>
      <w:r>
        <w:rPr>
          <w:lang w:val="en-CA"/>
        </w:rPr>
        <w:t>a</w:t>
      </w:r>
      <w:r w:rsidR="003D6337" w:rsidRPr="00D970E9">
        <w:rPr>
          <w:lang w:val="en-CA"/>
        </w:rPr>
        <w:t>ctivity</w:t>
      </w:r>
      <w:proofErr w:type="gramEnd"/>
    </w:p>
    <w:p w14:paraId="4D045EDB" w14:textId="77777777" w:rsidR="003D6337" w:rsidRDefault="003D6337" w:rsidP="00E1402F">
      <w:pPr>
        <w:autoSpaceDE w:val="0"/>
        <w:autoSpaceDN w:val="0"/>
        <w:adjustRightInd w:val="0"/>
        <w:spacing w:after="0"/>
        <w:rPr>
          <w:color w:val="000000"/>
          <w:sz w:val="20"/>
          <w:szCs w:val="20"/>
          <w:lang w:val="en-CA"/>
        </w:rPr>
      </w:pPr>
    </w:p>
    <w:p w14:paraId="457AD5F3" w14:textId="5EC1F212" w:rsidR="003D6337" w:rsidRDefault="003D6337" w:rsidP="007F03F0">
      <w:pPr>
        <w:rPr>
          <w:lang w:val="en-CA"/>
        </w:rPr>
      </w:pPr>
      <w:r>
        <w:rPr>
          <w:lang w:val="en-CA"/>
        </w:rPr>
        <w:t>The activity property (swe</w:t>
      </w:r>
      <w:proofErr w:type="gramStart"/>
      <w:r>
        <w:rPr>
          <w:lang w:val="en-CA"/>
        </w:rPr>
        <w:t>:</w:t>
      </w:r>
      <w:r w:rsidRPr="003D6337">
        <w:rPr>
          <w:lang w:val="en-CA"/>
        </w:rPr>
        <w:t>Category</w:t>
      </w:r>
      <w:proofErr w:type="gramEnd"/>
      <w:r>
        <w:rPr>
          <w:lang w:val="en-CA"/>
        </w:rPr>
        <w:t>) shall contain a category term from a controlled vocabulary describing</w:t>
      </w:r>
      <w:r w:rsidRPr="003D6337">
        <w:rPr>
          <w:lang w:val="en-CA"/>
        </w:rPr>
        <w:t xml:space="preserve"> the current activity status of the geomorphologic feature (</w:t>
      </w:r>
      <w:r w:rsidR="007B5B87" w:rsidRPr="003D6337">
        <w:rPr>
          <w:lang w:val="en-CA"/>
        </w:rPr>
        <w:t>e.g.</w:t>
      </w:r>
      <w:r w:rsidRPr="003D6337">
        <w:rPr>
          <w:lang w:val="en-CA"/>
        </w:rPr>
        <w:t xml:space="preserve">, currently active, dormant, inactive, reactivated, </w:t>
      </w:r>
      <w:r w:rsidR="007B5B87" w:rsidRPr="003D6337">
        <w:rPr>
          <w:lang w:val="en-CA"/>
        </w:rPr>
        <w:t>etc.</w:t>
      </w:r>
      <w:r w:rsidRPr="003D6337">
        <w:rPr>
          <w:lang w:val="en-CA"/>
        </w:rPr>
        <w:t>)</w:t>
      </w:r>
      <w:r w:rsidR="008D422E">
        <w:rPr>
          <w:lang w:val="en-CA"/>
        </w:rPr>
        <w:t>.</w:t>
      </w:r>
    </w:p>
    <w:p w14:paraId="7601DBAC" w14:textId="22D988BA" w:rsidR="00E1402F" w:rsidRDefault="00E1402F" w:rsidP="00E1402F">
      <w:pPr>
        <w:pStyle w:val="Titre4"/>
      </w:pPr>
      <w:bookmarkStart w:id="538" w:name="BKM_D58E407D_6BD7_451C_AC84_ED75498146C5"/>
      <w:bookmarkStart w:id="539" w:name="BKM_60D7A041_DA67_4836_A9CF_067E59A5AD76"/>
      <w:bookmarkEnd w:id="538"/>
      <w:bookmarkEnd w:id="539"/>
      <w:r w:rsidRPr="00E1402F">
        <w:t>AnthropogenicGeomorphologicFeature</w:t>
      </w:r>
    </w:p>
    <w:p w14:paraId="003D96E3" w14:textId="77777777" w:rsidR="00E1402F" w:rsidRPr="00E1402F" w:rsidRDefault="00E1402F" w:rsidP="00E1402F"/>
    <w:p w14:paraId="0E5F08C3" w14:textId="00847889" w:rsidR="00E1402F" w:rsidRDefault="00E1402F" w:rsidP="00FB057B">
      <w:r w:rsidRPr="00E1402F">
        <w:t>A</w:t>
      </w:r>
      <w:r w:rsidR="00F829B5">
        <w:t>n ant</w:t>
      </w:r>
      <w:r w:rsidR="007B5B87">
        <w:t>h</w:t>
      </w:r>
      <w:r w:rsidR="00F829B5">
        <w:t>ropogenic</w:t>
      </w:r>
      <w:r w:rsidR="007B5B87">
        <w:t xml:space="preserve"> </w:t>
      </w:r>
      <w:r w:rsidRPr="00E1402F">
        <w:t xml:space="preserve">geomorphologic feature </w:t>
      </w:r>
      <w:r w:rsidR="00F829B5">
        <w:t xml:space="preserve">is a geomorphologic feature </w:t>
      </w:r>
      <w:r w:rsidR="00F829B5" w:rsidRPr="00E1402F">
        <w:t>(</w:t>
      </w:r>
      <w:r w:rsidR="007B5B87" w:rsidRPr="00E1402F">
        <w:t>i.e.</w:t>
      </w:r>
      <w:r w:rsidR="00F829B5" w:rsidRPr="00E1402F">
        <w:t xml:space="preserve">, landform) </w:t>
      </w:r>
      <w:r w:rsidRPr="00E1402F">
        <w:t xml:space="preserve">which has been created by human activity. </w:t>
      </w:r>
      <w:r w:rsidR="001A53ED">
        <w:t xml:space="preserve"> </w:t>
      </w:r>
      <w:r w:rsidRPr="00E1402F">
        <w:t>For example</w:t>
      </w:r>
      <w:r w:rsidR="008D422E">
        <w:t xml:space="preserve">, </w:t>
      </w:r>
      <w:r w:rsidR="007B5B87">
        <w:t>a</w:t>
      </w:r>
      <w:r w:rsidR="007B5B87" w:rsidRPr="00E1402F">
        <w:t xml:space="preserve"> dredged</w:t>
      </w:r>
      <w:r w:rsidRPr="00E1402F">
        <w:t xml:space="preserve"> </w:t>
      </w:r>
      <w:proofErr w:type="gramStart"/>
      <w:r w:rsidRPr="00E1402F">
        <w:t>channel</w:t>
      </w:r>
      <w:proofErr w:type="gramEnd"/>
      <w:r w:rsidRPr="00E1402F">
        <w:t>, midden, open pit</w:t>
      </w:r>
      <w:r w:rsidR="00F829B5">
        <w:t xml:space="preserve"> or</w:t>
      </w:r>
      <w:r w:rsidRPr="00E1402F">
        <w:t xml:space="preserve"> reclaimed land.</w:t>
      </w:r>
    </w:p>
    <w:p w14:paraId="59C8F558" w14:textId="77777777" w:rsidR="008D422E" w:rsidRDefault="008D422E" w:rsidP="00FB057B"/>
    <w:p w14:paraId="166A1728" w14:textId="32D0A4F7" w:rsidR="00F829B5" w:rsidRDefault="00F829B5" w:rsidP="007F03F0">
      <w:pPr>
        <w:pStyle w:val="Titre5"/>
        <w:rPr>
          <w:lang w:val="en-CA"/>
        </w:rPr>
      </w:pPr>
      <w:proofErr w:type="gramStart"/>
      <w:r w:rsidRPr="00D970E9">
        <w:rPr>
          <w:lang w:val="en-CA"/>
        </w:rPr>
        <w:t>anthropogenicGeomorphologicFeatureType</w:t>
      </w:r>
      <w:proofErr w:type="gramEnd"/>
    </w:p>
    <w:p w14:paraId="095558B2" w14:textId="447AE1FB" w:rsidR="00F829B5" w:rsidRDefault="00F829B5" w:rsidP="00F829B5">
      <w:r>
        <w:t xml:space="preserve">The </w:t>
      </w:r>
      <w:r w:rsidRPr="00F829B5">
        <w:t>anthropogenicGeomorphologicFeatureType</w:t>
      </w:r>
      <w:r>
        <w:t>: AnthropogenicGeomorphologicFeatureTypeTerm shall be a</w:t>
      </w:r>
      <w:r w:rsidRPr="00F829B5">
        <w:t xml:space="preserve"> reference </w:t>
      </w:r>
      <w:r>
        <w:t xml:space="preserve">from a controlled vocabulary </w:t>
      </w:r>
      <w:r w:rsidRPr="00F829B5">
        <w:t>describing the type of geomorphologic feature</w:t>
      </w:r>
      <w:r>
        <w:t>.</w:t>
      </w:r>
    </w:p>
    <w:p w14:paraId="4FD597A6" w14:textId="77777777" w:rsidR="008D422E" w:rsidRDefault="008D422E" w:rsidP="00F829B5"/>
    <w:p w14:paraId="5E8855AE" w14:textId="77777777" w:rsidR="00390DF7" w:rsidRDefault="00390DF7" w:rsidP="00DB2D3A">
      <w:pPr>
        <w:pStyle w:val="Titre3"/>
        <w:rPr>
          <w:lang w:val="en-CA"/>
        </w:rPr>
      </w:pPr>
      <w:bookmarkStart w:id="540" w:name="BKM_226E2406_CB91_4741_B565_53E336A2E054"/>
      <w:bookmarkStart w:id="541" w:name="BKM_FB2680F3_627E_464F_82B9_677F1AC277D7"/>
      <w:bookmarkStart w:id="542" w:name="_Toc452643159"/>
      <w:bookmarkEnd w:id="540"/>
      <w:bookmarkEnd w:id="541"/>
      <w:r>
        <w:rPr>
          <w:lang w:val="en-CA"/>
        </w:rPr>
        <w:t>Collection</w:t>
      </w:r>
      <w:bookmarkEnd w:id="542"/>
    </w:p>
    <w:p w14:paraId="5027A8ED" w14:textId="77777777" w:rsidR="008D422E" w:rsidRDefault="008D422E" w:rsidP="00390DF7"/>
    <w:p w14:paraId="43EFB6DB" w14:textId="5E4BC38D" w:rsidR="00390DF7" w:rsidRDefault="00F829B5" w:rsidP="00390DF7">
      <w:r>
        <w:lastRenderedPageBreak/>
        <w:t>A GeoSciML collection is a convenience class to manage sets of feature</w:t>
      </w:r>
      <w:r w:rsidR="00241C7C">
        <w:t xml:space="preserve"> </w:t>
      </w:r>
      <w:r>
        <w:t>or type instance</w:t>
      </w:r>
      <w:r w:rsidR="00241C7C">
        <w:t>s</w:t>
      </w:r>
      <w:r>
        <w:t>.  A c</w:t>
      </w:r>
      <w:r w:rsidR="00390DF7">
        <w:t xml:space="preserve">ollection contains facade classes that facilitate the structuring of WFS response documents and other application uses.   </w:t>
      </w:r>
    </w:p>
    <w:p w14:paraId="709CBDB4" w14:textId="0E7D12A3" w:rsidR="00390DF7" w:rsidRDefault="00F658C5" w:rsidP="00390DF7">
      <w:pPr>
        <w:keepNext/>
      </w:pPr>
      <w:r>
        <w:rPr>
          <w:noProof/>
          <w:lang w:val="en-CA" w:eastAsia="en-CA"/>
        </w:rPr>
        <w:drawing>
          <wp:inline distT="0" distB="0" distL="0" distR="0" wp14:anchorId="2908CF57" wp14:editId="68332E1E">
            <wp:extent cx="5486400" cy="49053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4905375"/>
                    </a:xfrm>
                    <a:prstGeom prst="rect">
                      <a:avLst/>
                    </a:prstGeom>
                    <a:noFill/>
                    <a:ln>
                      <a:noFill/>
                    </a:ln>
                  </pic:spPr>
                </pic:pic>
              </a:graphicData>
            </a:graphic>
          </wp:inline>
        </w:drawing>
      </w:r>
    </w:p>
    <w:p w14:paraId="16086824" w14:textId="03CFC970" w:rsidR="00390DF7" w:rsidRDefault="00390DF7" w:rsidP="00390DF7">
      <w:pPr>
        <w:pStyle w:val="Lgende"/>
      </w:pPr>
      <w:bookmarkStart w:id="543" w:name="_Ref432749513"/>
      <w:r>
        <w:t xml:space="preserve">Figure </w:t>
      </w:r>
      <w:r w:rsidR="00673E83">
        <w:fldChar w:fldCharType="begin"/>
      </w:r>
      <w:r w:rsidR="00673E83">
        <w:instrText xml:space="preserve"> SEQ Figure \* ARABIC </w:instrText>
      </w:r>
      <w:r w:rsidR="00673E83">
        <w:fldChar w:fldCharType="separate"/>
      </w:r>
      <w:r w:rsidR="00F02ED9">
        <w:rPr>
          <w:noProof/>
        </w:rPr>
        <w:t>32</w:t>
      </w:r>
      <w:r w:rsidR="00673E83">
        <w:rPr>
          <w:noProof/>
        </w:rPr>
        <w:fldChar w:fldCharType="end"/>
      </w:r>
      <w:bookmarkEnd w:id="543"/>
      <w:r>
        <w:t xml:space="preserve">: GSML collection </w:t>
      </w:r>
      <w:r w:rsidR="00853941">
        <w:t xml:space="preserve">summary </w:t>
      </w:r>
      <w:r>
        <w:t>diagram</w:t>
      </w:r>
      <w:r w:rsidR="00853941">
        <w:t>.</w:t>
      </w:r>
    </w:p>
    <w:p w14:paraId="30502326" w14:textId="66CAEB2C" w:rsidR="00C800D0" w:rsidRDefault="00C800D0" w:rsidP="007F03F0">
      <w:pPr>
        <w:pStyle w:val="Titre4"/>
      </w:pPr>
      <w:r>
        <w:t>GSML</w:t>
      </w:r>
    </w:p>
    <w:p w14:paraId="1C885BF9" w14:textId="77777777" w:rsidR="008D422E" w:rsidRDefault="008D422E" w:rsidP="00390DF7"/>
    <w:p w14:paraId="0D613F6D" w14:textId="307EF9F6" w:rsidR="00C800D0" w:rsidRDefault="00C800D0" w:rsidP="00390DF7">
      <w:r>
        <w:t xml:space="preserve">GSML is a collection class with two properties; member and collectionType.  </w:t>
      </w:r>
    </w:p>
    <w:p w14:paraId="6FB553B7" w14:textId="1AD3E5C2" w:rsidR="00C800D0" w:rsidRDefault="00C800D0" w:rsidP="007F03F0">
      <w:pPr>
        <w:pStyle w:val="Titre5"/>
      </w:pPr>
      <w:r>
        <w:t>Member</w:t>
      </w:r>
    </w:p>
    <w:p w14:paraId="04F35559" w14:textId="77777777" w:rsidR="00C800D0" w:rsidRPr="00C800D0" w:rsidRDefault="00C800D0"/>
    <w:p w14:paraId="76339AA8" w14:textId="2C8DF99D" w:rsidR="00C800D0" w:rsidRDefault="00C800D0" w:rsidP="00C800D0">
      <w:r>
        <w:t>The member property is an a</w:t>
      </w:r>
      <w:r w:rsidRPr="00C800D0">
        <w:t xml:space="preserve">ssociation that allows </w:t>
      </w:r>
      <w:r>
        <w:t xml:space="preserve">links a GSML instance to </w:t>
      </w:r>
      <w:r w:rsidRPr="00C800D0">
        <w:t>features and object</w:t>
      </w:r>
      <w:r>
        <w:t>s to be included as members of the collection</w:t>
      </w:r>
      <w:r w:rsidRPr="00C800D0">
        <w:t>.</w:t>
      </w:r>
      <w:r>
        <w:t xml:space="preserve">  A collection can be made of </w:t>
      </w:r>
      <w:r w:rsidR="007B5B87">
        <w:t>heterogeneous</w:t>
      </w:r>
      <w:r>
        <w:t xml:space="preserve"> items.</w:t>
      </w:r>
    </w:p>
    <w:p w14:paraId="061DFC7F" w14:textId="1E075A9A" w:rsidR="00C800D0" w:rsidRDefault="00C800D0" w:rsidP="007F03F0">
      <w:pPr>
        <w:pStyle w:val="Titre5"/>
      </w:pPr>
      <w:proofErr w:type="gramStart"/>
      <w:r>
        <w:lastRenderedPageBreak/>
        <w:t>collectionType</w:t>
      </w:r>
      <w:proofErr w:type="gramEnd"/>
    </w:p>
    <w:p w14:paraId="69DA2835" w14:textId="77777777" w:rsidR="003B49DD" w:rsidRPr="003B49DD" w:rsidRDefault="003B49DD"/>
    <w:p w14:paraId="56D37AFB" w14:textId="6E258CDE" w:rsidR="00C800D0" w:rsidRDefault="00C800D0" w:rsidP="00390DF7">
      <w:commentRangeStart w:id="544"/>
      <w:r>
        <w:t>The collectionType</w:t>
      </w:r>
      <w:proofErr w:type="gramStart"/>
      <w:r>
        <w:t>:CollectionTypeTerm</w:t>
      </w:r>
      <w:proofErr w:type="gramEnd"/>
      <w:r>
        <w:t xml:space="preserve"> property shall be a term from a controlled vocabulary describing th</w:t>
      </w:r>
      <w:r w:rsidR="003B49DD">
        <w:t>e type of collection.</w:t>
      </w:r>
      <w:commentRangeEnd w:id="544"/>
      <w:r w:rsidR="003B49DD">
        <w:rPr>
          <w:rStyle w:val="Marquedecommentaire"/>
        </w:rPr>
        <w:commentReference w:id="544"/>
      </w:r>
    </w:p>
    <w:p w14:paraId="476C3A5A" w14:textId="6DE0D5C6" w:rsidR="00C800D0" w:rsidRDefault="00C800D0" w:rsidP="007F03F0">
      <w:pPr>
        <w:pStyle w:val="Titre4"/>
      </w:pPr>
      <w:r>
        <w:t>GSMLItem</w:t>
      </w:r>
    </w:p>
    <w:p w14:paraId="77334CF6" w14:textId="77777777" w:rsidR="00C800D0" w:rsidRDefault="00C800D0" w:rsidP="00390DF7"/>
    <w:p w14:paraId="0A1E3B0B" w14:textId="69300B2A" w:rsidR="00390DF7" w:rsidRDefault="00390DF7" w:rsidP="00390DF7">
      <w:r>
        <w:t>GSML</w:t>
      </w:r>
      <w:r w:rsidR="00C800D0">
        <w:t>Item</w:t>
      </w:r>
      <w:r>
        <w:t xml:space="preserve"> (</w:t>
      </w:r>
      <w:r>
        <w:fldChar w:fldCharType="begin"/>
      </w:r>
      <w:r>
        <w:instrText xml:space="preserve"> REF _Ref432749513 \h </w:instrText>
      </w:r>
      <w:r>
        <w:fldChar w:fldCharType="separate"/>
      </w:r>
      <w:r w:rsidR="00F02ED9">
        <w:t xml:space="preserve">Figure </w:t>
      </w:r>
      <w:r w:rsidR="00F02ED9">
        <w:rPr>
          <w:noProof/>
        </w:rPr>
        <w:t>32</w:t>
      </w:r>
      <w:r>
        <w:fldChar w:fldCharType="end"/>
      </w:r>
      <w:r>
        <w:t xml:space="preserve">) constrains the collection members to instances of EarthMaterial, GeologicFeature, GM_Object, MappedFeature, AbstractFeatureRelation and </w:t>
      </w:r>
      <w:r w:rsidR="0099305B">
        <w:t>OM::</w:t>
      </w:r>
      <w:r>
        <w:t xml:space="preserve">SF_SamplingFeature.  </w:t>
      </w:r>
      <w:r w:rsidR="003E7F91">
        <w:t xml:space="preserve">GSMLItem has the stereotype &lt;&lt;Union&gt;&gt; and according to ISO19103 (Clause 6.8.2), only one of the properties can be materialized at the time. </w:t>
      </w:r>
      <w:r>
        <w:t>It is important to note that the &lt;&lt;Union&gt;&gt; stereotype can be encoded in two distinct ways</w:t>
      </w:r>
      <w:r w:rsidR="00853941">
        <w:t>.</w:t>
      </w:r>
    </w:p>
    <w:p w14:paraId="44CBDCA1" w14:textId="50D8F69F" w:rsidR="00390DF7" w:rsidRPr="00390DF7" w:rsidRDefault="00390DF7" w:rsidP="00292781">
      <w:pPr>
        <w:pStyle w:val="Paragraphedeliste"/>
        <w:numPr>
          <w:ilvl w:val="0"/>
          <w:numId w:val="17"/>
        </w:numPr>
        <w:rPr>
          <w:lang w:val="en-CA"/>
        </w:rPr>
      </w:pPr>
      <w:r>
        <w:t>by materializing the GSMLItem  (as prescribed by ISO 19136)</w:t>
      </w:r>
      <w:r>
        <w:br/>
      </w:r>
      <w:r>
        <w:br/>
      </w:r>
      <w:r w:rsidR="00F658C5">
        <w:rPr>
          <w:noProof/>
          <w:lang w:val="en-CA" w:eastAsia="en-CA"/>
        </w:rPr>
        <w:drawing>
          <wp:inline distT="0" distB="0" distL="0" distR="0" wp14:anchorId="469BCCD1" wp14:editId="688DFCFB">
            <wp:extent cx="4229100" cy="6000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29100" cy="600075"/>
                    </a:xfrm>
                    <a:prstGeom prst="rect">
                      <a:avLst/>
                    </a:prstGeom>
                    <a:noFill/>
                    <a:ln>
                      <a:noFill/>
                    </a:ln>
                  </pic:spPr>
                </pic:pic>
              </a:graphicData>
            </a:graphic>
          </wp:inline>
        </w:drawing>
      </w:r>
      <w:r>
        <w:br/>
      </w:r>
    </w:p>
    <w:p w14:paraId="5BDBD8D7" w14:textId="01BAA336" w:rsidR="00390DF7" w:rsidRPr="00390DF7" w:rsidRDefault="00390DF7" w:rsidP="002D131D">
      <w:pPr>
        <w:pStyle w:val="Paragraphedeliste"/>
        <w:numPr>
          <w:ilvl w:val="0"/>
          <w:numId w:val="17"/>
        </w:numPr>
        <w:rPr>
          <w:rFonts w:ascii="Courier New" w:hAnsi="Courier New" w:cs="Courier New"/>
          <w:lang w:val="en-CA"/>
        </w:rPr>
      </w:pPr>
      <w:r>
        <w:t xml:space="preserve">using GSMLItem as a validation constrain </w:t>
      </w:r>
      <w:commentRangeStart w:id="545"/>
      <w:r>
        <w:t xml:space="preserve">(as prescribed by </w:t>
      </w:r>
      <w:r w:rsidR="004818C8">
        <w:t xml:space="preserve">ISO19136-2:2015 </w:t>
      </w:r>
      <w:r w:rsidR="00241C7C">
        <w:t>GML 3.3</w:t>
      </w:r>
      <w:r>
        <w:t xml:space="preserve">) </w:t>
      </w:r>
      <w:r>
        <w:br/>
      </w:r>
      <w:commentRangeEnd w:id="545"/>
      <w:r>
        <w:rPr>
          <w:rStyle w:val="Marquedecommentaire"/>
        </w:rPr>
        <w:commentReference w:id="545"/>
      </w:r>
      <w:r>
        <w:br/>
      </w:r>
      <w:r w:rsidR="00F658C5">
        <w:rPr>
          <w:rFonts w:ascii="Courier New" w:hAnsi="Courier New" w:cs="Courier New"/>
          <w:noProof/>
          <w:lang w:val="en-CA" w:eastAsia="en-CA"/>
        </w:rPr>
        <w:drawing>
          <wp:inline distT="0" distB="0" distL="0" distR="0" wp14:anchorId="7623DFC3" wp14:editId="6C6F37C0">
            <wp:extent cx="2628900" cy="742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28900" cy="742950"/>
                    </a:xfrm>
                    <a:prstGeom prst="rect">
                      <a:avLst/>
                    </a:prstGeom>
                    <a:noFill/>
                    <a:ln>
                      <a:noFill/>
                    </a:ln>
                  </pic:spPr>
                </pic:pic>
              </a:graphicData>
            </a:graphic>
          </wp:inline>
        </w:drawing>
      </w:r>
    </w:p>
    <w:p w14:paraId="1C1A8D78" w14:textId="2C0270F5" w:rsidR="00390DF7" w:rsidRDefault="00390DF7" w:rsidP="00390DF7">
      <w:pPr>
        <w:rPr>
          <w:lang w:val="en-CA"/>
        </w:rPr>
      </w:pPr>
      <w:r>
        <w:rPr>
          <w:lang w:val="en-CA"/>
        </w:rPr>
        <w:t xml:space="preserve">This requirements class does not impose any encoding style for Union stereotype, although </w:t>
      </w:r>
      <w:r w:rsidR="00241C7C">
        <w:rPr>
          <w:lang w:val="en-CA"/>
        </w:rPr>
        <w:t xml:space="preserve">in </w:t>
      </w:r>
      <w:r>
        <w:rPr>
          <w:lang w:val="en-CA"/>
        </w:rPr>
        <w:t xml:space="preserve">XML encoding requirements class </w:t>
      </w:r>
      <w:r w:rsidR="00E13DE0">
        <w:rPr>
          <w:lang w:val="en-CA"/>
        </w:rPr>
        <w:t>(</w:t>
      </w:r>
      <w:r w:rsidR="007B5B87">
        <w:rPr>
          <w:lang w:val="en-CA"/>
        </w:rPr>
        <w:t xml:space="preserve">See </w:t>
      </w:r>
      <w:r w:rsidR="00E13DE0">
        <w:rPr>
          <w:lang w:val="en-CA"/>
        </w:rPr>
        <w:fldChar w:fldCharType="begin"/>
      </w:r>
      <w:r w:rsidR="00E13DE0">
        <w:rPr>
          <w:lang w:val="en-CA"/>
        </w:rPr>
        <w:instrText xml:space="preserve"> REF _Ref446664275 \r \h </w:instrText>
      </w:r>
      <w:r w:rsidR="00E13DE0">
        <w:rPr>
          <w:lang w:val="en-CA"/>
        </w:rPr>
      </w:r>
      <w:r w:rsidR="00E13DE0">
        <w:rPr>
          <w:lang w:val="en-CA"/>
        </w:rPr>
        <w:fldChar w:fldCharType="separate"/>
      </w:r>
      <w:r w:rsidR="00F02ED9">
        <w:rPr>
          <w:lang w:val="en-CA"/>
        </w:rPr>
        <w:t>8.5</w:t>
      </w:r>
      <w:r w:rsidR="00E13DE0">
        <w:rPr>
          <w:lang w:val="en-CA"/>
        </w:rPr>
        <w:fldChar w:fldCharType="end"/>
      </w:r>
      <w:r w:rsidR="00E13DE0">
        <w:rPr>
          <w:lang w:val="en-CA"/>
        </w:rPr>
        <w:t xml:space="preserve">) </w:t>
      </w:r>
      <w:r w:rsidR="00241C7C">
        <w:rPr>
          <w:lang w:val="en-CA"/>
        </w:rPr>
        <w:t xml:space="preserve">we </w:t>
      </w:r>
      <w:r>
        <w:rPr>
          <w:lang w:val="en-CA"/>
        </w:rPr>
        <w:t xml:space="preserve">chose the second </w:t>
      </w:r>
      <w:r w:rsidR="00856F51">
        <w:rPr>
          <w:lang w:val="en-CA"/>
        </w:rPr>
        <w:t>option</w:t>
      </w:r>
      <w:r>
        <w:rPr>
          <w:lang w:val="en-CA"/>
        </w:rPr>
        <w:t>.</w:t>
      </w:r>
    </w:p>
    <w:p w14:paraId="6B933B62" w14:textId="49D25D50" w:rsidR="00292781" w:rsidRDefault="00292781" w:rsidP="007F03F0">
      <w:r>
        <w:fldChar w:fldCharType="begin"/>
      </w:r>
      <w:r>
        <w:instrText xml:space="preserve"> REF _Ref440205961 \h </w:instrText>
      </w:r>
      <w:r>
        <w:fldChar w:fldCharType="separate"/>
      </w:r>
      <w:r w:rsidR="00F02ED9">
        <w:t xml:space="preserve">Table </w:t>
      </w:r>
      <w:r w:rsidR="00F02ED9">
        <w:rPr>
          <w:noProof/>
        </w:rPr>
        <w:t>3</w:t>
      </w:r>
      <w:r w:rsidR="00F02ED9">
        <w:t xml:space="preserve"> GSMLItem property</w:t>
      </w:r>
      <w:r>
        <w:fldChar w:fldCharType="end"/>
      </w:r>
      <w:r>
        <w:t xml:space="preserve"> describes the each of the GSMLItem properties</w:t>
      </w:r>
      <w:r w:rsidR="00853941">
        <w:t>.</w:t>
      </w:r>
    </w:p>
    <w:p w14:paraId="0ACFC2A5" w14:textId="74B44496" w:rsidR="00292781" w:rsidRDefault="00292781" w:rsidP="007F03F0">
      <w:pPr>
        <w:pStyle w:val="Lgende"/>
        <w:keepNext/>
      </w:pPr>
      <w:bookmarkStart w:id="546" w:name="_Ref440205961"/>
      <w:proofErr w:type="gramStart"/>
      <w:r>
        <w:t xml:space="preserve">Table </w:t>
      </w:r>
      <w:r w:rsidR="00415E41">
        <w:fldChar w:fldCharType="begin"/>
      </w:r>
      <w:r w:rsidR="00415E41">
        <w:instrText xml:space="preserve"> SEQ Table \* ARABIC </w:instrText>
      </w:r>
      <w:r w:rsidR="00415E41">
        <w:fldChar w:fldCharType="separate"/>
      </w:r>
      <w:r w:rsidR="00F02ED9">
        <w:rPr>
          <w:noProof/>
        </w:rPr>
        <w:t>3</w:t>
      </w:r>
      <w:r w:rsidR="00415E41">
        <w:fldChar w:fldCharType="end"/>
      </w:r>
      <w:r>
        <w:t xml:space="preserve"> GSMLItem property</w:t>
      </w:r>
      <w:bookmarkEnd w:id="546"/>
      <w:r w:rsidR="00853941">
        <w:t>.</w:t>
      </w:r>
      <w:proofErr w:type="gramEnd"/>
    </w:p>
    <w:tbl>
      <w:tblPr>
        <w:tblW w:w="0" w:type="auto"/>
        <w:tblBorders>
          <w:top w:val="single" w:sz="8" w:space="0" w:color="4F81BD"/>
          <w:bottom w:val="single" w:sz="8" w:space="0" w:color="4F81BD"/>
        </w:tblBorders>
        <w:tblLook w:val="04A0" w:firstRow="1" w:lastRow="0" w:firstColumn="1" w:lastColumn="0" w:noHBand="0" w:noVBand="1"/>
      </w:tblPr>
      <w:tblGrid>
        <w:gridCol w:w="2256"/>
        <w:gridCol w:w="6600"/>
      </w:tblGrid>
      <w:tr w:rsidR="002E6CBA" w:rsidRPr="002E6CBA" w14:paraId="5DEA3B56" w14:textId="77777777" w:rsidTr="002E6CBA">
        <w:tc>
          <w:tcPr>
            <w:tcW w:w="2256" w:type="dxa"/>
            <w:tcBorders>
              <w:top w:val="single" w:sz="8" w:space="0" w:color="4F81BD"/>
              <w:left w:val="nil"/>
              <w:bottom w:val="single" w:sz="8" w:space="0" w:color="4F81BD"/>
              <w:right w:val="nil"/>
            </w:tcBorders>
            <w:shd w:val="clear" w:color="auto" w:fill="auto"/>
          </w:tcPr>
          <w:p w14:paraId="2A0185E8" w14:textId="1FEBA96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Property</w:t>
            </w:r>
          </w:p>
        </w:tc>
        <w:tc>
          <w:tcPr>
            <w:tcW w:w="6600" w:type="dxa"/>
            <w:tcBorders>
              <w:top w:val="single" w:sz="8" w:space="0" w:color="4F81BD"/>
              <w:left w:val="nil"/>
              <w:bottom w:val="single" w:sz="8" w:space="0" w:color="4F81BD"/>
              <w:right w:val="nil"/>
            </w:tcBorders>
            <w:shd w:val="clear" w:color="auto" w:fill="auto"/>
          </w:tcPr>
          <w:p w14:paraId="177AD280" w14:textId="3CBBC4CD"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Description</w:t>
            </w:r>
          </w:p>
        </w:tc>
      </w:tr>
      <w:tr w:rsidR="002E6CBA" w:rsidRPr="002E6CBA" w14:paraId="3945A133" w14:textId="77777777" w:rsidTr="002E6CBA">
        <w:tc>
          <w:tcPr>
            <w:tcW w:w="2256" w:type="dxa"/>
            <w:tcBorders>
              <w:left w:val="nil"/>
              <w:right w:val="nil"/>
            </w:tcBorders>
            <w:shd w:val="clear" w:color="auto" w:fill="D3DFEE"/>
          </w:tcPr>
          <w:p w14:paraId="7DF32CFA" w14:textId="651253D8"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earthMaterialItem</w:t>
            </w:r>
          </w:p>
        </w:tc>
        <w:tc>
          <w:tcPr>
            <w:tcW w:w="6600" w:type="dxa"/>
            <w:tcBorders>
              <w:left w:val="nil"/>
              <w:right w:val="nil"/>
            </w:tcBorders>
            <w:shd w:val="clear" w:color="auto" w:fill="D3DFEE"/>
          </w:tcPr>
          <w:p w14:paraId="751171BF" w14:textId="7BDF28F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earthMaterialItem attribute is a placeholder for the EarthMaterial class that is included as a member of a GSML Collection.</w:t>
            </w:r>
          </w:p>
        </w:tc>
      </w:tr>
      <w:tr w:rsidR="002E6CBA" w:rsidRPr="002E6CBA" w14:paraId="30CB5D9F" w14:textId="77777777" w:rsidTr="002E6CBA">
        <w:tc>
          <w:tcPr>
            <w:tcW w:w="2256" w:type="dxa"/>
            <w:shd w:val="clear" w:color="auto" w:fill="auto"/>
          </w:tcPr>
          <w:p w14:paraId="3F460243" w14:textId="0B275F16"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featureItem</w:t>
            </w:r>
          </w:p>
        </w:tc>
        <w:tc>
          <w:tcPr>
            <w:tcW w:w="6600" w:type="dxa"/>
            <w:shd w:val="clear" w:color="auto" w:fill="auto"/>
          </w:tcPr>
          <w:p w14:paraId="7BD18AEB" w14:textId="753654B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featureItem attribute is a placeholder for the GeologicFeature class that is included as a member of a GSML Collection.</w:t>
            </w:r>
          </w:p>
        </w:tc>
      </w:tr>
      <w:tr w:rsidR="002E6CBA" w:rsidRPr="002E6CBA" w14:paraId="00A92851" w14:textId="77777777" w:rsidTr="002E6CBA">
        <w:tc>
          <w:tcPr>
            <w:tcW w:w="2256" w:type="dxa"/>
            <w:tcBorders>
              <w:left w:val="nil"/>
              <w:right w:val="nil"/>
            </w:tcBorders>
            <w:shd w:val="clear" w:color="auto" w:fill="D3DFEE"/>
          </w:tcPr>
          <w:p w14:paraId="04D3672B" w14:textId="00778BC3"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geometryItem</w:t>
            </w:r>
          </w:p>
        </w:tc>
        <w:tc>
          <w:tcPr>
            <w:tcW w:w="6600" w:type="dxa"/>
            <w:tcBorders>
              <w:left w:val="nil"/>
              <w:right w:val="nil"/>
            </w:tcBorders>
            <w:shd w:val="clear" w:color="auto" w:fill="D3DFEE"/>
          </w:tcPr>
          <w:p w14:paraId="3D299E42" w14:textId="2373C99A"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geometryItem attribute is a placeholder for the AbstractGeometry class that is included as a member of a GSML Collection.</w:t>
            </w:r>
          </w:p>
        </w:tc>
      </w:tr>
      <w:tr w:rsidR="002E6CBA" w:rsidRPr="002E6CBA" w14:paraId="149C0E77" w14:textId="77777777" w:rsidTr="002E6CBA">
        <w:tc>
          <w:tcPr>
            <w:tcW w:w="2256" w:type="dxa"/>
            <w:shd w:val="clear" w:color="auto" w:fill="auto"/>
          </w:tcPr>
          <w:p w14:paraId="747C52D6" w14:textId="0539773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lastRenderedPageBreak/>
              <w:t>mappedItem</w:t>
            </w:r>
          </w:p>
        </w:tc>
        <w:tc>
          <w:tcPr>
            <w:tcW w:w="6600" w:type="dxa"/>
            <w:shd w:val="clear" w:color="auto" w:fill="auto"/>
          </w:tcPr>
          <w:p w14:paraId="6082CA69" w14:textId="10EEFC6E"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mappedItem attribute is a placeholder for the MappedFeature class that is included as a member of a GSML Collection.</w:t>
            </w:r>
          </w:p>
        </w:tc>
      </w:tr>
      <w:tr w:rsidR="002E6CBA" w:rsidRPr="002E6CBA" w14:paraId="2917F05B" w14:textId="77777777" w:rsidTr="002E6CBA">
        <w:tc>
          <w:tcPr>
            <w:tcW w:w="2256" w:type="dxa"/>
            <w:tcBorders>
              <w:left w:val="nil"/>
              <w:right w:val="nil"/>
            </w:tcBorders>
            <w:shd w:val="clear" w:color="auto" w:fill="D3DFEE"/>
          </w:tcPr>
          <w:p w14:paraId="41E3A96C" w14:textId="089FDF8A"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relationItem</w:t>
            </w:r>
          </w:p>
        </w:tc>
        <w:tc>
          <w:tcPr>
            <w:tcW w:w="6600" w:type="dxa"/>
            <w:tcBorders>
              <w:left w:val="nil"/>
              <w:right w:val="nil"/>
            </w:tcBorders>
            <w:shd w:val="clear" w:color="auto" w:fill="D3DFEE"/>
          </w:tcPr>
          <w:p w14:paraId="55E764EE" w14:textId="2F001B9C"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relationItem attribute is a placeholder for the GeologicRelation class that is included as a member of a GSML Collection.</w:t>
            </w:r>
          </w:p>
        </w:tc>
      </w:tr>
      <w:tr w:rsidR="002E6CBA" w:rsidRPr="002E6CBA" w14:paraId="4AC82E31" w14:textId="77777777" w:rsidTr="002E6CBA">
        <w:trPr>
          <w:trHeight w:val="497"/>
        </w:trPr>
        <w:tc>
          <w:tcPr>
            <w:tcW w:w="2256" w:type="dxa"/>
            <w:shd w:val="clear" w:color="auto" w:fill="auto"/>
          </w:tcPr>
          <w:p w14:paraId="166C8A22" w14:textId="784F6C95"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samplingFeatureItem</w:t>
            </w:r>
          </w:p>
        </w:tc>
        <w:tc>
          <w:tcPr>
            <w:tcW w:w="6600" w:type="dxa"/>
            <w:shd w:val="clear" w:color="auto" w:fill="auto"/>
          </w:tcPr>
          <w:p w14:paraId="5CFC013B" w14:textId="6A73344C" w:rsidR="00292781" w:rsidRPr="002E6CBA" w:rsidRDefault="00BE13EB" w:rsidP="00292781">
            <w:pPr>
              <w:rPr>
                <w:rFonts w:ascii="Calibri" w:hAnsi="Calibri"/>
                <w:color w:val="365F91"/>
                <w:sz w:val="20"/>
                <w:szCs w:val="20"/>
              </w:rPr>
            </w:pPr>
            <w:r w:rsidRPr="002E6CBA">
              <w:rPr>
                <w:rFonts w:ascii="Calibri" w:hAnsi="Calibri"/>
                <w:color w:val="365F91"/>
                <w:sz w:val="20"/>
                <w:szCs w:val="20"/>
              </w:rPr>
              <w:t>The s</w:t>
            </w:r>
            <w:r w:rsidR="00292781" w:rsidRPr="002E6CBA">
              <w:rPr>
                <w:rFonts w:ascii="Calibri" w:hAnsi="Calibri"/>
                <w:color w:val="365F91"/>
                <w:sz w:val="20"/>
                <w:szCs w:val="20"/>
              </w:rPr>
              <w:t>amplingFeatureItem attribute is a placeholder for the SamplingFeature class that is included as a member of a GSML Collection.</w:t>
            </w:r>
          </w:p>
        </w:tc>
      </w:tr>
    </w:tbl>
    <w:p w14:paraId="34C9254F" w14:textId="77777777" w:rsidR="00292781" w:rsidRPr="007F03F0" w:rsidRDefault="00292781" w:rsidP="007F03F0"/>
    <w:p w14:paraId="53CF4537" w14:textId="77777777" w:rsidR="00657E64" w:rsidRDefault="00657E64" w:rsidP="00657E64">
      <w:pPr>
        <w:pStyle w:val="Titre3"/>
        <w:rPr>
          <w:lang w:val="en-CA"/>
        </w:rPr>
      </w:pPr>
      <w:bookmarkStart w:id="547" w:name="_Toc452643160"/>
      <w:r>
        <w:rPr>
          <w:lang w:val="en-CA"/>
        </w:rPr>
        <w:t>GeoSciML Data Types</w:t>
      </w:r>
      <w:bookmarkEnd w:id="547"/>
    </w:p>
    <w:p w14:paraId="519F32B6" w14:textId="77777777" w:rsidR="00657E64" w:rsidRDefault="00657E64" w:rsidP="00657E64">
      <w:pPr>
        <w:rPr>
          <w:lang w:val="en-CA"/>
        </w:rPr>
      </w:pPr>
    </w:p>
    <w:p w14:paraId="57EB3D53" w14:textId="1993EE90" w:rsidR="00657E64" w:rsidRDefault="00657E64" w:rsidP="00657E64">
      <w:pPr>
        <w:rPr>
          <w:lang w:val="en-CA"/>
        </w:rPr>
      </w:pPr>
      <w:r>
        <w:rPr>
          <w:lang w:val="en-CA"/>
        </w:rPr>
        <w:t>GeoSciML Data is a</w:t>
      </w:r>
      <w:r w:rsidRPr="004A7E4D">
        <w:rPr>
          <w:lang w:val="en-CA"/>
        </w:rPr>
        <w:t xml:space="preserve"> package of </w:t>
      </w:r>
      <w:r w:rsidR="007C5519">
        <w:rPr>
          <w:lang w:val="en-CA"/>
        </w:rPr>
        <w:t>data types</w:t>
      </w:r>
      <w:r w:rsidR="007C5519" w:rsidRPr="004A7E4D">
        <w:rPr>
          <w:lang w:val="en-CA"/>
        </w:rPr>
        <w:t xml:space="preserve"> </w:t>
      </w:r>
      <w:r w:rsidRPr="004A7E4D">
        <w:rPr>
          <w:lang w:val="en-CA"/>
        </w:rPr>
        <w:t>t</w:t>
      </w:r>
      <w:r w:rsidR="007C5519">
        <w:rPr>
          <w:lang w:val="en-CA"/>
        </w:rPr>
        <w:t>hat</w:t>
      </w:r>
      <w:r w:rsidRPr="004A7E4D">
        <w:rPr>
          <w:lang w:val="en-CA"/>
        </w:rPr>
        <w:t xml:space="preserve"> describe</w:t>
      </w:r>
      <w:r w:rsidR="007C5519">
        <w:rPr>
          <w:lang w:val="en-CA"/>
        </w:rPr>
        <w:t>s</w:t>
      </w:r>
      <w:r w:rsidRPr="004A7E4D">
        <w:rPr>
          <w:lang w:val="en-CA"/>
        </w:rPr>
        <w:t xml:space="preserve"> the planar or linear orientation of a geologic feature. </w:t>
      </w:r>
      <w:r>
        <w:rPr>
          <w:lang w:val="en-CA"/>
        </w:rPr>
        <w:t>They allow</w:t>
      </w:r>
      <w:r w:rsidRPr="004A7E4D">
        <w:rPr>
          <w:lang w:val="en-CA"/>
        </w:rPr>
        <w:t xml:space="preserve"> specifying direction by a numerical direction vector (</w:t>
      </w:r>
      <w:r w:rsidR="007B5B87" w:rsidRPr="004A7E4D">
        <w:rPr>
          <w:lang w:val="en-CA"/>
        </w:rPr>
        <w:t>e.g.</w:t>
      </w:r>
      <w:r w:rsidRPr="004A7E4D">
        <w:rPr>
          <w:lang w:val="en-CA"/>
        </w:rPr>
        <w:t>; dip/dip direction), or a description (</w:t>
      </w:r>
      <w:r w:rsidR="007B5B87" w:rsidRPr="004A7E4D">
        <w:rPr>
          <w:lang w:val="en-CA"/>
        </w:rPr>
        <w:t>e.g.</w:t>
      </w:r>
      <w:r w:rsidRPr="004A7E4D">
        <w:rPr>
          <w:lang w:val="en-CA"/>
        </w:rPr>
        <w:t>; compass point (NE), or other text - "toward fold hinge", "below").</w:t>
      </w:r>
      <w:r w:rsidR="007C5519">
        <w:rPr>
          <w:lang w:val="en-CA"/>
        </w:rPr>
        <w:t xml:space="preserve">  </w:t>
      </w:r>
      <w:r w:rsidRPr="00C034E3">
        <w:rPr>
          <w:lang w:val="en-CA"/>
        </w:rPr>
        <w:t xml:space="preserve">An additional GSML_QuantityRange class extends </w:t>
      </w:r>
      <w:r w:rsidR="00253146">
        <w:rPr>
          <w:lang w:val="en-CA"/>
        </w:rPr>
        <w:t>SWE::Quantity</w:t>
      </w:r>
      <w:r w:rsidRPr="00C034E3">
        <w:rPr>
          <w:lang w:val="en-CA"/>
        </w:rPr>
        <w:t xml:space="preserve">Range to allow upper and lower values </w:t>
      </w:r>
      <w:r w:rsidR="007C5519">
        <w:rPr>
          <w:lang w:val="en-CA"/>
        </w:rPr>
        <w:t>of</w:t>
      </w:r>
      <w:r w:rsidR="007C5519" w:rsidRPr="00C034E3">
        <w:rPr>
          <w:lang w:val="en-CA"/>
        </w:rPr>
        <w:t xml:space="preserve"> </w:t>
      </w:r>
      <w:r w:rsidRPr="00C034E3">
        <w:rPr>
          <w:lang w:val="en-CA"/>
        </w:rPr>
        <w:t>a numerical range to be delivered as two separate at</w:t>
      </w:r>
      <w:r>
        <w:rPr>
          <w:lang w:val="en-CA"/>
        </w:rPr>
        <w:t>tributes. This is to facilitate</w:t>
      </w:r>
      <w:r w:rsidRPr="00C034E3">
        <w:rPr>
          <w:lang w:val="en-CA"/>
        </w:rPr>
        <w:t xml:space="preserve"> query</w:t>
      </w:r>
      <w:r>
        <w:rPr>
          <w:lang w:val="en-CA"/>
        </w:rPr>
        <w:t xml:space="preserve"> operations on upper and lower values by providing explicit names for these values (which are</w:t>
      </w:r>
      <w:r w:rsidR="002570EB">
        <w:rPr>
          <w:lang w:val="en-CA"/>
        </w:rPr>
        <w:t xml:space="preserve"> otherwise</w:t>
      </w:r>
      <w:r>
        <w:rPr>
          <w:lang w:val="en-CA"/>
        </w:rPr>
        <w:t xml:space="preserve"> encoded as anonymous members of an array in SWE common).</w:t>
      </w:r>
    </w:p>
    <w:p w14:paraId="769C7277" w14:textId="03A2AA11" w:rsidR="00657E64" w:rsidRDefault="00F658C5" w:rsidP="00657E64">
      <w:pPr>
        <w:keepNext/>
      </w:pPr>
      <w:r>
        <w:rPr>
          <w:noProof/>
          <w:lang w:val="en-CA" w:eastAsia="en-CA"/>
        </w:rPr>
        <w:lastRenderedPageBreak/>
        <w:drawing>
          <wp:inline distT="0" distB="0" distL="0" distR="0" wp14:anchorId="74C7BFF3" wp14:editId="14FB3165">
            <wp:extent cx="5486400" cy="6267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6267450"/>
                    </a:xfrm>
                    <a:prstGeom prst="rect">
                      <a:avLst/>
                    </a:prstGeom>
                    <a:noFill/>
                    <a:ln>
                      <a:noFill/>
                    </a:ln>
                  </pic:spPr>
                </pic:pic>
              </a:graphicData>
            </a:graphic>
          </wp:inline>
        </w:drawing>
      </w:r>
    </w:p>
    <w:p w14:paraId="6AE02CD9" w14:textId="60166783" w:rsidR="00657E64" w:rsidRDefault="00657E64" w:rsidP="00657E64">
      <w:pPr>
        <w:pStyle w:val="Lgende"/>
      </w:pPr>
      <w:r>
        <w:t xml:space="preserve">Figure </w:t>
      </w:r>
      <w:r>
        <w:fldChar w:fldCharType="begin"/>
      </w:r>
      <w:r>
        <w:instrText xml:space="preserve"> SEQ Figure \* ARABIC </w:instrText>
      </w:r>
      <w:r>
        <w:fldChar w:fldCharType="separate"/>
      </w:r>
      <w:r w:rsidR="00F02ED9">
        <w:rPr>
          <w:noProof/>
        </w:rPr>
        <w:t>33</w:t>
      </w:r>
      <w:r>
        <w:rPr>
          <w:noProof/>
        </w:rPr>
        <w:fldChar w:fldCharType="end"/>
      </w:r>
      <w:r>
        <w:t xml:space="preserve"> : </w:t>
      </w:r>
      <w:r w:rsidR="00853941">
        <w:t>Summary diagram of s</w:t>
      </w:r>
      <w:r>
        <w:t>pecialised GeoSciML data types</w:t>
      </w:r>
      <w:r w:rsidR="00853941">
        <w:t>.</w:t>
      </w:r>
    </w:p>
    <w:p w14:paraId="35257725" w14:textId="77777777" w:rsidR="00657E64" w:rsidRDefault="00657E64" w:rsidP="00657E64">
      <w:pPr>
        <w:pStyle w:val="Titre4"/>
      </w:pPr>
      <w:r>
        <w:t>GSML_GeometricDescriptionValue</w:t>
      </w:r>
    </w:p>
    <w:p w14:paraId="79589916" w14:textId="77777777" w:rsidR="00657E64" w:rsidRDefault="00657E64" w:rsidP="00657E64"/>
    <w:p w14:paraId="56F5C83E" w14:textId="20CA4DB9" w:rsidR="00657E64" w:rsidRDefault="00657E64" w:rsidP="00657E64">
      <w:r>
        <w:t>GSML_GeometricDescriptionValue is a special abstract data types for descriptions of planar or linear orientations of a geologic feature.   They allow specifying direction by DirectionVector (</w:t>
      </w:r>
      <w:r w:rsidR="007B5B87">
        <w:t>e.g.</w:t>
      </w:r>
      <w:r>
        <w:t xml:space="preserve"> Dip/Dip Direction), compass point (NE), description ("toward fold hinge", "below')</w:t>
      </w:r>
      <w:r w:rsidR="00853941">
        <w:t>.</w:t>
      </w:r>
    </w:p>
    <w:p w14:paraId="2E0FD80D" w14:textId="56B7D24D" w:rsidR="00657E64" w:rsidRDefault="002570EB" w:rsidP="007F03F0">
      <w:pPr>
        <w:pStyle w:val="Titre5"/>
        <w:rPr>
          <w:lang w:val="en-CA"/>
        </w:rPr>
      </w:pPr>
      <w:proofErr w:type="gramStart"/>
      <w:r w:rsidRPr="00D970E9">
        <w:rPr>
          <w:lang w:val="en-CA"/>
        </w:rPr>
        <w:lastRenderedPageBreak/>
        <w:t>determinationMethod</w:t>
      </w:r>
      <w:proofErr w:type="gramEnd"/>
    </w:p>
    <w:p w14:paraId="650BB035" w14:textId="77777777" w:rsidR="002570EB" w:rsidRDefault="002570EB" w:rsidP="00657E64">
      <w:pPr>
        <w:autoSpaceDE w:val="0"/>
        <w:autoSpaceDN w:val="0"/>
        <w:adjustRightInd w:val="0"/>
        <w:spacing w:after="0" w:line="240" w:lineRule="atLeast"/>
        <w:rPr>
          <w:rFonts w:cs="Arial"/>
          <w:color w:val="000000"/>
          <w:sz w:val="20"/>
          <w:lang w:val="en-CA"/>
        </w:rPr>
      </w:pPr>
    </w:p>
    <w:p w14:paraId="5B2C2726" w14:textId="2685D8A1" w:rsidR="002570EB" w:rsidRDefault="002570EB" w:rsidP="007F03F0">
      <w:pPr>
        <w:rPr>
          <w:lang w:val="en-CA"/>
        </w:rPr>
      </w:pPr>
      <w:r>
        <w:rPr>
          <w:lang w:val="en-CA"/>
        </w:rPr>
        <w:t>The determinationMethod</w:t>
      </w:r>
      <w:proofErr w:type="gramStart"/>
      <w:r>
        <w:rPr>
          <w:lang w:val="en-CA"/>
        </w:rPr>
        <w:t>:</w:t>
      </w:r>
      <w:r w:rsidRPr="002570EB">
        <w:rPr>
          <w:lang w:val="en-CA"/>
        </w:rPr>
        <w:t>DeterminationMethodTerm</w:t>
      </w:r>
      <w:proofErr w:type="gramEnd"/>
      <w:r w:rsidRPr="002570EB">
        <w:rPr>
          <w:lang w:val="en-CA"/>
        </w:rPr>
        <w:t xml:space="preserve"> </w:t>
      </w:r>
      <w:r>
        <w:rPr>
          <w:lang w:val="en-CA"/>
        </w:rPr>
        <w:t xml:space="preserve"> property shall d</w:t>
      </w:r>
      <w:r w:rsidRPr="002570EB">
        <w:rPr>
          <w:lang w:val="en-CA"/>
        </w:rPr>
        <w:t>escribe the way the orientation value was determined (</w:t>
      </w:r>
      <w:r w:rsidR="007B5B87" w:rsidRPr="002570EB">
        <w:rPr>
          <w:lang w:val="en-CA"/>
        </w:rPr>
        <w:t>e.g.</w:t>
      </w:r>
      <w:r w:rsidRPr="002570EB">
        <w:rPr>
          <w:lang w:val="en-CA"/>
        </w:rPr>
        <w:t xml:space="preserve"> measured, inferred from dip slope, </w:t>
      </w:r>
      <w:r w:rsidR="007B5B87" w:rsidRPr="002570EB">
        <w:rPr>
          <w:lang w:val="en-CA"/>
        </w:rPr>
        <w:t>etc.</w:t>
      </w:r>
      <w:r w:rsidRPr="002570EB">
        <w:rPr>
          <w:lang w:val="en-CA"/>
        </w:rPr>
        <w:t>)</w:t>
      </w:r>
      <w:r>
        <w:rPr>
          <w:lang w:val="en-CA"/>
        </w:rPr>
        <w:t xml:space="preserve"> using a term from a controlled vocabulary.</w:t>
      </w:r>
    </w:p>
    <w:p w14:paraId="1AE73B5D" w14:textId="20F32E8A" w:rsidR="002570EB" w:rsidRDefault="002570EB" w:rsidP="007F03F0">
      <w:pPr>
        <w:pStyle w:val="Titre5"/>
        <w:rPr>
          <w:lang w:val="en-CA"/>
        </w:rPr>
      </w:pPr>
      <w:proofErr w:type="gramStart"/>
      <w:r w:rsidRPr="00D970E9">
        <w:rPr>
          <w:lang w:val="en-CA"/>
        </w:rPr>
        <w:t>descriptiveOrientation</w:t>
      </w:r>
      <w:proofErr w:type="gramEnd"/>
    </w:p>
    <w:p w14:paraId="2C4D3043" w14:textId="77777777" w:rsidR="002570EB" w:rsidRDefault="002570EB" w:rsidP="007F03F0">
      <w:pPr>
        <w:rPr>
          <w:lang w:val="en-CA"/>
        </w:rPr>
      </w:pPr>
    </w:p>
    <w:p w14:paraId="284142CC" w14:textId="5FF43B01" w:rsidR="002570EB" w:rsidRDefault="002570EB" w:rsidP="007F03F0">
      <w:pPr>
        <w:rPr>
          <w:lang w:val="en-CA"/>
        </w:rPr>
      </w:pPr>
      <w:r>
        <w:rPr>
          <w:lang w:val="en-CA"/>
        </w:rPr>
        <w:t>The descriptionOrientation</w:t>
      </w:r>
      <w:proofErr w:type="gramStart"/>
      <w:r w:rsidR="00253146">
        <w:rPr>
          <w:lang w:val="en-CA"/>
        </w:rPr>
        <w:t>:Primitive</w:t>
      </w:r>
      <w:proofErr w:type="gramEnd"/>
      <w:r w:rsidR="00253146">
        <w:rPr>
          <w:lang w:val="en-CA"/>
        </w:rPr>
        <w:t>::CharacterString</w:t>
      </w:r>
      <w:r>
        <w:rPr>
          <w:lang w:val="en-CA"/>
        </w:rPr>
        <w:t xml:space="preserve"> shall contain a t</w:t>
      </w:r>
      <w:r w:rsidRPr="002570EB">
        <w:rPr>
          <w:lang w:val="en-CA"/>
        </w:rPr>
        <w:t>extual specification of orientation, possibly referencing some local geography</w:t>
      </w:r>
      <w:r w:rsidR="00224214">
        <w:rPr>
          <w:lang w:val="en-CA"/>
        </w:rPr>
        <w:t xml:space="preserve"> </w:t>
      </w:r>
      <w:r w:rsidR="008B01F3">
        <w:t>(e.g.</w:t>
      </w:r>
      <w:r w:rsidR="00224214">
        <w:t xml:space="preserve"> "toward fold hinge", "below')</w:t>
      </w:r>
      <w:r w:rsidR="007C5519">
        <w:rPr>
          <w:lang w:val="en-CA"/>
        </w:rPr>
        <w:t>.</w:t>
      </w:r>
    </w:p>
    <w:p w14:paraId="79CAF32E" w14:textId="77777777" w:rsidR="00657E64" w:rsidRDefault="00657E64" w:rsidP="00657E64">
      <w:pPr>
        <w:pStyle w:val="Titre4"/>
        <w:rPr>
          <w:lang w:val="en-CA"/>
        </w:rPr>
      </w:pPr>
      <w:r>
        <w:rPr>
          <w:lang w:val="en-CA"/>
        </w:rPr>
        <w:t>GSML_PlanarOrientation</w:t>
      </w:r>
    </w:p>
    <w:p w14:paraId="79E02371" w14:textId="77777777" w:rsidR="00657E64" w:rsidRPr="000C4224" w:rsidRDefault="00657E64" w:rsidP="00657E64">
      <w:pPr>
        <w:rPr>
          <w:lang w:val="en-CA"/>
        </w:rPr>
      </w:pPr>
    </w:p>
    <w:p w14:paraId="26BCB072" w14:textId="49CA72C2" w:rsidR="00657E64" w:rsidRDefault="00657E64" w:rsidP="00657E64">
      <w:pPr>
        <w:rPr>
          <w:lang w:val="en-CA"/>
        </w:rPr>
      </w:pPr>
      <w:r>
        <w:rPr>
          <w:lang w:val="en-CA"/>
        </w:rPr>
        <w:t>A planar orientation is composed of two values; the azimuth (a compass point) and a dip (the angle from the horizontal).  Polarity of the plane i</w:t>
      </w:r>
      <w:r w:rsidRPr="001A7909">
        <w:rPr>
          <w:lang w:val="en-CA"/>
        </w:rPr>
        <w:t>ndicates whether the planar orientation is associated with a directed feature that is overturned, upright, vertical</w:t>
      </w:r>
      <w:r w:rsidR="00224214">
        <w:rPr>
          <w:lang w:val="en-CA"/>
        </w:rPr>
        <w:t>,</w:t>
      </w:r>
      <w:r w:rsidRPr="001A7909">
        <w:rPr>
          <w:lang w:val="en-CA"/>
        </w:rPr>
        <w:t xml:space="preserve"> etc.</w:t>
      </w:r>
      <w:r>
        <w:rPr>
          <w:lang w:val="en-CA"/>
        </w:rPr>
        <w:t xml:space="preserve">  There are several conventions to encode a planar orientation and this specification does </w:t>
      </w:r>
      <w:commentRangeStart w:id="548"/>
      <w:r>
        <w:rPr>
          <w:lang w:val="en-CA"/>
        </w:rPr>
        <w:t xml:space="preserve">not impose one </w:t>
      </w:r>
      <w:commentRangeEnd w:id="548"/>
      <w:r w:rsidR="00DD26B8">
        <w:rPr>
          <w:rStyle w:val="Marquedecommentaire"/>
        </w:rPr>
        <w:commentReference w:id="548"/>
      </w:r>
      <w:r>
        <w:rPr>
          <w:lang w:val="en-CA"/>
        </w:rPr>
        <w:t>but provide</w:t>
      </w:r>
      <w:r w:rsidR="00224214">
        <w:rPr>
          <w:lang w:val="en-CA"/>
        </w:rPr>
        <w:t>s</w:t>
      </w:r>
      <w:r>
        <w:rPr>
          <w:lang w:val="en-CA"/>
        </w:rPr>
        <w:t xml:space="preserve"> a convention property to report it. </w:t>
      </w:r>
      <w:commentRangeStart w:id="549"/>
      <w:r>
        <w:rPr>
          <w:lang w:val="en-CA"/>
        </w:rPr>
        <w:t>It must be noted that a</w:t>
      </w:r>
      <w:r w:rsidRPr="001A7909">
        <w:rPr>
          <w:lang w:val="en-CA"/>
        </w:rPr>
        <w:t xml:space="preserve">llowance of different convention makes </w:t>
      </w:r>
      <w:r>
        <w:rPr>
          <w:lang w:val="en-CA"/>
        </w:rPr>
        <w:t>manipulation of the data</w:t>
      </w:r>
      <w:r w:rsidRPr="001A7909">
        <w:rPr>
          <w:lang w:val="en-CA"/>
        </w:rPr>
        <w:t xml:space="preserve"> more difficult.</w:t>
      </w:r>
      <w:commentRangeEnd w:id="549"/>
      <w:r>
        <w:rPr>
          <w:rStyle w:val="Marquedecommentaire"/>
        </w:rPr>
        <w:commentReference w:id="549"/>
      </w:r>
    </w:p>
    <w:p w14:paraId="4AE3F870" w14:textId="77777777" w:rsidR="00245451" w:rsidRDefault="00245451" w:rsidP="00245451">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6E59E97C" w14:textId="77777777" w:rsidTr="00DE367C">
        <w:trPr>
          <w:cantSplit/>
        </w:trPr>
        <w:tc>
          <w:tcPr>
            <w:tcW w:w="4219" w:type="dxa"/>
            <w:tcBorders>
              <w:right w:val="nil"/>
            </w:tcBorders>
            <w:shd w:val="clear" w:color="auto" w:fill="auto"/>
          </w:tcPr>
          <w:p w14:paraId="26BECB3D"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plane-pol-dip-az-not-null</w:t>
            </w:r>
          </w:p>
        </w:tc>
        <w:tc>
          <w:tcPr>
            <w:tcW w:w="4678" w:type="dxa"/>
            <w:tcBorders>
              <w:left w:val="nil"/>
            </w:tcBorders>
            <w:shd w:val="clear" w:color="auto" w:fill="auto"/>
          </w:tcPr>
          <w:p w14:paraId="0087A1E1" w14:textId="714A5353" w:rsidR="00245451" w:rsidRPr="00D12552" w:rsidRDefault="00245451" w:rsidP="00DE367C">
            <w:pPr>
              <w:pStyle w:val="Tabletext10"/>
              <w:jc w:val="left"/>
              <w:rPr>
                <w:rStyle w:val="reqtext"/>
                <w:lang w:val="en-CA"/>
              </w:rPr>
            </w:pPr>
            <w:r>
              <w:t>At least one of polarity, azimuth or dip SHALL not be nil</w:t>
            </w:r>
            <w:r w:rsidR="00853941">
              <w:t>.</w:t>
            </w:r>
          </w:p>
        </w:tc>
      </w:tr>
    </w:tbl>
    <w:p w14:paraId="0A5F3575" w14:textId="77777777" w:rsidR="00245451" w:rsidRDefault="00245451" w:rsidP="00245451"/>
    <w:p w14:paraId="1827D35B" w14:textId="65E3D060" w:rsidR="00245451" w:rsidRDefault="00245451" w:rsidP="00245451">
      <w:pPr>
        <w:rPr>
          <w:lang w:val="en-CA"/>
        </w:rPr>
      </w:pPr>
      <w:r>
        <w:rPr>
          <w:lang w:val="en-CA"/>
        </w:rPr>
        <w:t>The Planar orientation shall have at least a value for polarity, azimuth or dip</w:t>
      </w:r>
      <w:r w:rsidR="00224214">
        <w:rPr>
          <w:lang w:val="en-CA"/>
        </w:rPr>
        <w:t>.</w:t>
      </w:r>
    </w:p>
    <w:p w14:paraId="6ACF1A83" w14:textId="5A61EC2B" w:rsidR="002570EB" w:rsidRDefault="002570EB" w:rsidP="007F03F0">
      <w:pPr>
        <w:pStyle w:val="Titre5"/>
        <w:rPr>
          <w:lang w:val="en-CA"/>
        </w:rPr>
      </w:pPr>
      <w:bookmarkStart w:id="550" w:name="_Ref440279067"/>
      <w:proofErr w:type="gramStart"/>
      <w:r>
        <w:rPr>
          <w:lang w:val="en-CA"/>
        </w:rPr>
        <w:t>c</w:t>
      </w:r>
      <w:r w:rsidRPr="00D970E9">
        <w:rPr>
          <w:lang w:val="en-CA"/>
        </w:rPr>
        <w:t>onvention</w:t>
      </w:r>
      <w:bookmarkEnd w:id="550"/>
      <w:proofErr w:type="gramEnd"/>
    </w:p>
    <w:p w14:paraId="6736304F" w14:textId="77777777" w:rsidR="002570EB" w:rsidRDefault="002570EB">
      <w:pPr>
        <w:rPr>
          <w:lang w:val="en-CA"/>
        </w:rPr>
      </w:pPr>
    </w:p>
    <w:p w14:paraId="21A12EF1" w14:textId="36672762" w:rsidR="002570EB" w:rsidRDefault="002570EB">
      <w:pPr>
        <w:rPr>
          <w:lang w:val="en-CA"/>
        </w:rPr>
      </w:pPr>
      <w:r>
        <w:rPr>
          <w:lang w:val="en-CA"/>
        </w:rPr>
        <w:t>The property convention</w:t>
      </w:r>
      <w:proofErr w:type="gramStart"/>
      <w:r>
        <w:rPr>
          <w:lang w:val="en-CA"/>
        </w:rPr>
        <w:t>:ConventionCode</w:t>
      </w:r>
      <w:proofErr w:type="gramEnd"/>
      <w:r>
        <w:rPr>
          <w:lang w:val="en-CA"/>
        </w:rPr>
        <w:t xml:space="preserve"> shall contain t</w:t>
      </w:r>
      <w:r w:rsidRPr="002570EB">
        <w:rPr>
          <w:lang w:val="en-CA"/>
        </w:rPr>
        <w:t>he convention used for the measurement</w:t>
      </w:r>
      <w:r>
        <w:rPr>
          <w:lang w:val="en-CA"/>
        </w:rPr>
        <w:t xml:space="preserve"> from a controlled vocabulary.</w:t>
      </w:r>
    </w:p>
    <w:p w14:paraId="2D659CF8" w14:textId="61603AE3" w:rsidR="00245451" w:rsidRDefault="00245451" w:rsidP="007F03F0">
      <w:pPr>
        <w:pStyle w:val="Titre5"/>
        <w:rPr>
          <w:lang w:val="en-CA"/>
        </w:rPr>
      </w:pPr>
      <w:proofErr w:type="gramStart"/>
      <w:r>
        <w:rPr>
          <w:lang w:val="en-CA"/>
        </w:rPr>
        <w:t>azimuth</w:t>
      </w:r>
      <w:proofErr w:type="gramEnd"/>
    </w:p>
    <w:p w14:paraId="0ECA6EC5" w14:textId="77777777" w:rsidR="00245451" w:rsidRPr="00245451" w:rsidRDefault="00245451">
      <w:pPr>
        <w:rPr>
          <w:lang w:val="en-CA"/>
        </w:rPr>
      </w:pPr>
    </w:p>
    <w:p w14:paraId="2E43A43F" w14:textId="608753B9" w:rsidR="00245451" w:rsidRDefault="00245451">
      <w:pPr>
        <w:rPr>
          <w:lang w:val="en-CA"/>
        </w:rPr>
      </w:pPr>
      <w:r w:rsidRPr="00245451">
        <w:rPr>
          <w:lang w:val="en-CA"/>
        </w:rPr>
        <w:t>The azimuth</w:t>
      </w:r>
      <w:r>
        <w:rPr>
          <w:lang w:val="en-CA"/>
        </w:rPr>
        <w:t xml:space="preserve"> (</w:t>
      </w:r>
      <w:r w:rsidR="00253146">
        <w:rPr>
          <w:lang w:val="en-CA"/>
        </w:rPr>
        <w:t>SWE::Quantity</w:t>
      </w:r>
      <w:r>
        <w:rPr>
          <w:lang w:val="en-CA"/>
        </w:rPr>
        <w:t>Range) property</w:t>
      </w:r>
      <w:r w:rsidRPr="00245451">
        <w:rPr>
          <w:lang w:val="en-CA"/>
        </w:rPr>
        <w:t xml:space="preserve"> (compass point, bearing </w:t>
      </w:r>
      <w:r w:rsidR="008B01F3" w:rsidRPr="00245451">
        <w:rPr>
          <w:lang w:val="en-CA"/>
        </w:rPr>
        <w:t>etc.</w:t>
      </w:r>
      <w:r w:rsidRPr="00245451">
        <w:rPr>
          <w:lang w:val="en-CA"/>
        </w:rPr>
        <w:t xml:space="preserve">) </w:t>
      </w:r>
      <w:r>
        <w:rPr>
          <w:lang w:val="en-CA"/>
        </w:rPr>
        <w:t>shall contain the valu</w:t>
      </w:r>
      <w:r w:rsidR="00224214">
        <w:rPr>
          <w:lang w:val="en-CA"/>
        </w:rPr>
        <w:t>e</w:t>
      </w:r>
      <w:r w:rsidRPr="00245451">
        <w:rPr>
          <w:lang w:val="en-CA"/>
        </w:rPr>
        <w:t xml:space="preserve"> of the orientation. </w:t>
      </w:r>
      <w:r>
        <w:rPr>
          <w:lang w:val="en-CA"/>
        </w:rPr>
        <w:t>The c</w:t>
      </w:r>
      <w:r w:rsidRPr="00245451">
        <w:rPr>
          <w:lang w:val="en-CA"/>
        </w:rPr>
        <w:t>onvention</w:t>
      </w:r>
      <w:r>
        <w:rPr>
          <w:lang w:val="en-CA"/>
        </w:rPr>
        <w:t xml:space="preserve"> property (</w:t>
      </w:r>
      <w:r>
        <w:rPr>
          <w:lang w:val="en-CA"/>
        </w:rPr>
        <w:fldChar w:fldCharType="begin"/>
      </w:r>
      <w:r>
        <w:rPr>
          <w:lang w:val="en-CA"/>
        </w:rPr>
        <w:instrText xml:space="preserve"> REF _Ref440279067 \r \h </w:instrText>
      </w:r>
      <w:r>
        <w:rPr>
          <w:lang w:val="en-CA"/>
        </w:rPr>
      </w:r>
      <w:r>
        <w:rPr>
          <w:lang w:val="en-CA"/>
        </w:rPr>
        <w:fldChar w:fldCharType="separate"/>
      </w:r>
      <w:r w:rsidR="00F02ED9">
        <w:rPr>
          <w:lang w:val="en-CA"/>
        </w:rPr>
        <w:t>7.4.6.2.1</w:t>
      </w:r>
      <w:r>
        <w:rPr>
          <w:lang w:val="en-CA"/>
        </w:rPr>
        <w:fldChar w:fldCharType="end"/>
      </w:r>
      <w:r>
        <w:rPr>
          <w:lang w:val="en-CA"/>
        </w:rPr>
        <w:t>)</w:t>
      </w:r>
      <w:r w:rsidRPr="00245451">
        <w:rPr>
          <w:lang w:val="en-CA"/>
        </w:rPr>
        <w:t xml:space="preserve"> reports how azimuth is interpreted; if is quadrant. Allowance of different convention</w:t>
      </w:r>
      <w:r w:rsidR="00224214">
        <w:rPr>
          <w:lang w:val="en-CA"/>
        </w:rPr>
        <w:t>s</w:t>
      </w:r>
      <w:r w:rsidRPr="00245451">
        <w:rPr>
          <w:lang w:val="en-CA"/>
        </w:rPr>
        <w:t xml:space="preserve"> makes querying more difficult.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0986226B" w14:textId="77777777" w:rsidTr="00DE367C">
        <w:trPr>
          <w:cantSplit/>
        </w:trPr>
        <w:tc>
          <w:tcPr>
            <w:tcW w:w="4219" w:type="dxa"/>
            <w:tcBorders>
              <w:right w:val="nil"/>
            </w:tcBorders>
            <w:shd w:val="clear" w:color="auto" w:fill="auto"/>
          </w:tcPr>
          <w:p w14:paraId="51A43DD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plane-pol-dip-az-range</w:t>
            </w:r>
          </w:p>
        </w:tc>
        <w:tc>
          <w:tcPr>
            <w:tcW w:w="4678" w:type="dxa"/>
            <w:tcBorders>
              <w:left w:val="nil"/>
            </w:tcBorders>
            <w:shd w:val="clear" w:color="auto" w:fill="auto"/>
          </w:tcPr>
          <w:p w14:paraId="24E53DF2" w14:textId="4B6B9508" w:rsidR="00245451" w:rsidRPr="00D12552" w:rsidRDefault="00245451" w:rsidP="00DE367C">
            <w:pPr>
              <w:pStyle w:val="Tabletext10"/>
              <w:jc w:val="left"/>
              <w:rPr>
                <w:rStyle w:val="reqtext"/>
                <w:lang w:val="en-CA"/>
              </w:rPr>
            </w:pPr>
            <w:r>
              <w:t>Azimuth SHALL be values in range [0,360[</w:t>
            </w:r>
            <w:r w:rsidR="00853941">
              <w:t>.</w:t>
            </w:r>
          </w:p>
        </w:tc>
      </w:tr>
    </w:tbl>
    <w:p w14:paraId="79E30A81" w14:textId="77777777" w:rsidR="00245451" w:rsidRDefault="00245451" w:rsidP="00245451">
      <w:pPr>
        <w:rPr>
          <w:lang w:val="en-CA"/>
        </w:rPr>
      </w:pPr>
    </w:p>
    <w:p w14:paraId="0A3919D0" w14:textId="05FC0684" w:rsidR="00245451" w:rsidRDefault="00245451" w:rsidP="00245451">
      <w:pPr>
        <w:rPr>
          <w:lang w:val="en-CA"/>
        </w:rPr>
      </w:pPr>
      <w:r>
        <w:rPr>
          <w:lang w:val="en-CA"/>
        </w:rPr>
        <w:lastRenderedPageBreak/>
        <w:t>The azimuth values shall be a value &gt;= 0 and &lt; 360.</w:t>
      </w:r>
    </w:p>
    <w:p w14:paraId="55CAFC19" w14:textId="0B5DBCB2" w:rsidR="002570EB" w:rsidRDefault="002570EB" w:rsidP="007F03F0">
      <w:pPr>
        <w:pStyle w:val="Titre5"/>
        <w:rPr>
          <w:lang w:val="en-CA"/>
        </w:rPr>
      </w:pPr>
      <w:proofErr w:type="gramStart"/>
      <w:r>
        <w:rPr>
          <w:lang w:val="en-CA"/>
        </w:rPr>
        <w:t>d</w:t>
      </w:r>
      <w:r w:rsidRPr="002570EB">
        <w:rPr>
          <w:lang w:val="en-CA"/>
        </w:rPr>
        <w:t>ip</w:t>
      </w:r>
      <w:proofErr w:type="gramEnd"/>
    </w:p>
    <w:p w14:paraId="5DC1C1F7" w14:textId="77777777" w:rsidR="002570EB" w:rsidRPr="002570EB" w:rsidRDefault="002570EB">
      <w:pPr>
        <w:rPr>
          <w:lang w:val="en-CA"/>
        </w:rPr>
      </w:pPr>
    </w:p>
    <w:p w14:paraId="5AA5120F" w14:textId="19D6D215" w:rsidR="00245451" w:rsidRDefault="002570EB" w:rsidP="00245451">
      <w:pPr>
        <w:rPr>
          <w:lang w:val="en-CA"/>
        </w:rPr>
      </w:pPr>
      <w:r>
        <w:rPr>
          <w:lang w:val="en-CA"/>
        </w:rPr>
        <w:t>The dip (</w:t>
      </w:r>
      <w:r w:rsidR="00253146">
        <w:rPr>
          <w:lang w:val="en-CA"/>
        </w:rPr>
        <w:t>SWE::Quantity</w:t>
      </w:r>
      <w:r>
        <w:rPr>
          <w:lang w:val="en-CA"/>
        </w:rPr>
        <w:t xml:space="preserve">Range) shall report the </w:t>
      </w:r>
      <w:r w:rsidRPr="002570EB">
        <w:rPr>
          <w:lang w:val="en-CA"/>
        </w:rPr>
        <w:t>angle that the structural surface (</w:t>
      </w:r>
      <w:r w:rsidR="008B01F3" w:rsidRPr="002570EB">
        <w:rPr>
          <w:lang w:val="en-CA"/>
        </w:rPr>
        <w:t>e.g.</w:t>
      </w:r>
      <w:r w:rsidRPr="002570EB">
        <w:rPr>
          <w:lang w:val="en-CA"/>
        </w:rPr>
        <w:t xml:space="preserve"> bedding, fault plane) makes with the horizontal measured perpendicular to the strike of the structure and in the vertical plane as a numeric value or term</w:t>
      </w:r>
      <w:r w:rsidR="00853941">
        <w:rPr>
          <w:lang w:val="en-CA"/>
        </w:rPr>
        <w:t>.</w:t>
      </w:r>
    </w:p>
    <w:p w14:paraId="2D4FB9C1" w14:textId="3B251D62" w:rsidR="00245451" w:rsidRDefault="00245451" w:rsidP="00245451">
      <w:r>
        <w:t xml:space="preserve">Dips are always downward. </w:t>
      </w:r>
      <w:r w:rsidR="00F8013C">
        <w:t xml:space="preserve">Therefore, negative dips (the logical representation of an upward dip) </w:t>
      </w:r>
      <w:r>
        <w:t xml:space="preserve">are equivalent </w:t>
      </w:r>
      <w:r w:rsidR="00F8013C">
        <w:t xml:space="preserve">to </w:t>
      </w:r>
      <w:r>
        <w:t xml:space="preserve">downward </w:t>
      </w:r>
      <w:r w:rsidR="00F8013C">
        <w:t xml:space="preserve">dip </w:t>
      </w:r>
      <w:r>
        <w:t>for the azimuth flipped 180 degrees.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247D3391" w14:textId="77777777" w:rsidTr="00DE367C">
        <w:trPr>
          <w:cantSplit/>
        </w:trPr>
        <w:tc>
          <w:tcPr>
            <w:tcW w:w="4219" w:type="dxa"/>
            <w:tcBorders>
              <w:top w:val="single" w:sz="4" w:space="0" w:color="auto"/>
              <w:left w:val="single" w:sz="4" w:space="0" w:color="auto"/>
              <w:bottom w:val="single" w:sz="4" w:space="0" w:color="auto"/>
              <w:right w:val="nil"/>
            </w:tcBorders>
            <w:shd w:val="clear" w:color="auto" w:fill="auto"/>
          </w:tcPr>
          <w:p w14:paraId="6695DEC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plane-dip-range</w:t>
            </w:r>
          </w:p>
        </w:tc>
        <w:tc>
          <w:tcPr>
            <w:tcW w:w="4678" w:type="dxa"/>
            <w:tcBorders>
              <w:top w:val="single" w:sz="4" w:space="0" w:color="auto"/>
              <w:left w:val="nil"/>
              <w:bottom w:val="single" w:sz="4" w:space="0" w:color="auto"/>
              <w:right w:val="single" w:sz="4" w:space="0" w:color="auto"/>
            </w:tcBorders>
            <w:shd w:val="clear" w:color="auto" w:fill="auto"/>
          </w:tcPr>
          <w:p w14:paraId="1E9064F1" w14:textId="056E714E" w:rsidR="00245451" w:rsidRPr="004A7E4D" w:rsidRDefault="00245451" w:rsidP="00DE367C">
            <w:pPr>
              <w:pStyle w:val="Tabletext10"/>
              <w:jc w:val="left"/>
              <w:rPr>
                <w:rStyle w:val="reqtext"/>
                <w:rFonts w:cs="Times New Roman"/>
                <w:sz w:val="20"/>
              </w:rPr>
            </w:pPr>
            <w:r>
              <w:t>Dips SHALL be values in range [0</w:t>
            </w:r>
            <w:r w:rsidR="008B01F3">
              <w:t>, 90</w:t>
            </w:r>
            <w:r>
              <w:t>]</w:t>
            </w:r>
            <w:r w:rsidR="00853941">
              <w:t>.</w:t>
            </w:r>
          </w:p>
        </w:tc>
      </w:tr>
    </w:tbl>
    <w:p w14:paraId="722FF61F" w14:textId="77777777" w:rsidR="00245451" w:rsidRDefault="00245451" w:rsidP="00245451"/>
    <w:p w14:paraId="77F705C3" w14:textId="4F38E682" w:rsidR="00245451" w:rsidRPr="007F03F0" w:rsidRDefault="00245451" w:rsidP="00245451">
      <w:r>
        <w:t>Dip values shall be between 0 (horizontal) and 90 (vertical downward).</w:t>
      </w:r>
    </w:p>
    <w:p w14:paraId="261CB8BB" w14:textId="34081D3A" w:rsidR="002570EB" w:rsidRDefault="002570EB" w:rsidP="007F03F0">
      <w:pPr>
        <w:pStyle w:val="Titre5"/>
        <w:rPr>
          <w:lang w:val="en-CA"/>
        </w:rPr>
      </w:pPr>
      <w:proofErr w:type="gramStart"/>
      <w:r>
        <w:rPr>
          <w:lang w:val="en-CA"/>
        </w:rPr>
        <w:t>p</w:t>
      </w:r>
      <w:r w:rsidRPr="002570EB">
        <w:rPr>
          <w:lang w:val="en-CA"/>
        </w:rPr>
        <w:t>olarity</w:t>
      </w:r>
      <w:proofErr w:type="gramEnd"/>
    </w:p>
    <w:p w14:paraId="36561269" w14:textId="77777777" w:rsidR="002570EB" w:rsidRPr="002570EB" w:rsidRDefault="002570EB">
      <w:pPr>
        <w:rPr>
          <w:lang w:val="en-CA"/>
        </w:rPr>
      </w:pPr>
    </w:p>
    <w:p w14:paraId="60E15A81" w14:textId="21085682" w:rsidR="002570EB" w:rsidRDefault="002570EB">
      <w:pPr>
        <w:rPr>
          <w:lang w:val="en-CA"/>
        </w:rPr>
      </w:pPr>
      <w:r>
        <w:rPr>
          <w:lang w:val="en-CA"/>
        </w:rPr>
        <w:t>The polarity</w:t>
      </w:r>
      <w:proofErr w:type="gramStart"/>
      <w:r>
        <w:rPr>
          <w:lang w:val="en-CA"/>
        </w:rPr>
        <w:t>:PolarityCode</w:t>
      </w:r>
      <w:proofErr w:type="gramEnd"/>
      <w:r>
        <w:rPr>
          <w:lang w:val="en-CA"/>
        </w:rPr>
        <w:t xml:space="preserve"> shall i</w:t>
      </w:r>
      <w:r w:rsidRPr="002570EB">
        <w:rPr>
          <w:lang w:val="en-CA"/>
        </w:rPr>
        <w:t>ndicates whether the planar orientation is associated with a directed feature that is ov</w:t>
      </w:r>
      <w:r>
        <w:rPr>
          <w:lang w:val="en-CA"/>
        </w:rPr>
        <w:t xml:space="preserve">erturned, upright, vertical </w:t>
      </w:r>
      <w:r w:rsidR="008B01F3">
        <w:rPr>
          <w:lang w:val="en-CA"/>
        </w:rPr>
        <w:t>etc.</w:t>
      </w:r>
      <w:r>
        <w:rPr>
          <w:lang w:val="en-CA"/>
        </w:rPr>
        <w:t>, using a controlled vocabulary.</w:t>
      </w:r>
    </w:p>
    <w:p w14:paraId="01A3426F" w14:textId="77777777" w:rsidR="00245451" w:rsidRDefault="00245451">
      <w:pPr>
        <w:rPr>
          <w:lang w:val="en-CA"/>
        </w:rPr>
      </w:pPr>
    </w:p>
    <w:p w14:paraId="18517CBC" w14:textId="77777777" w:rsidR="00657E64" w:rsidRDefault="00657E64" w:rsidP="00657E64">
      <w:pPr>
        <w:pStyle w:val="Titre4"/>
      </w:pPr>
      <w:r>
        <w:t>GSML_LinearOrientation</w:t>
      </w:r>
    </w:p>
    <w:p w14:paraId="092AF12C" w14:textId="77777777" w:rsidR="00657E64" w:rsidRDefault="00657E64" w:rsidP="00657E64"/>
    <w:p w14:paraId="04F40CC3" w14:textId="77777777" w:rsidR="00185884" w:rsidRPr="00C034E3" w:rsidRDefault="00657E64" w:rsidP="00185884">
      <w:r>
        <w:t>Linear orientation is composed of a trend (the compass orientation of the line) and a plunge (the angle from the horizontal).  This vector can be oriented (pointing in a specific direction) or not.</w:t>
      </w:r>
      <w:r w:rsidR="00185884">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10EEEED8" w14:textId="77777777" w:rsidTr="00DE367C">
        <w:trPr>
          <w:cantSplit/>
        </w:trPr>
        <w:tc>
          <w:tcPr>
            <w:tcW w:w="4219" w:type="dxa"/>
            <w:tcBorders>
              <w:right w:val="nil"/>
            </w:tcBorders>
            <w:shd w:val="clear" w:color="auto" w:fill="auto"/>
          </w:tcPr>
          <w:p w14:paraId="219A54C2" w14:textId="3D55D840"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w:t>
            </w:r>
            <w:r w:rsidR="00FC044E">
              <w:rPr>
                <w:rStyle w:val="requri"/>
                <w:lang w:val="en-CA"/>
              </w:rPr>
              <w:t>trend</w:t>
            </w:r>
            <w:r>
              <w:rPr>
                <w:rStyle w:val="requri"/>
                <w:lang w:val="en-CA"/>
              </w:rPr>
              <w:t>-plunge-not-null</w:t>
            </w:r>
          </w:p>
        </w:tc>
        <w:tc>
          <w:tcPr>
            <w:tcW w:w="4678" w:type="dxa"/>
            <w:tcBorders>
              <w:left w:val="nil"/>
            </w:tcBorders>
            <w:shd w:val="clear" w:color="auto" w:fill="auto"/>
          </w:tcPr>
          <w:p w14:paraId="38B247A1" w14:textId="2155D157" w:rsidR="00185884" w:rsidRPr="0046445D" w:rsidRDefault="00185884" w:rsidP="00DE367C">
            <w:pPr>
              <w:autoSpaceDE w:val="0"/>
              <w:autoSpaceDN w:val="0"/>
              <w:adjustRightInd w:val="0"/>
              <w:spacing w:after="1"/>
              <w:rPr>
                <w:rFonts w:ascii="Segoe UI" w:hAnsi="Segoe UI" w:cs="Segoe UI"/>
                <w:sz w:val="18"/>
                <w:szCs w:val="18"/>
                <w:lang w:val="en-CA"/>
              </w:rPr>
            </w:pPr>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w:t>
            </w:r>
            <w:r w:rsidR="00DD26B8">
              <w:rPr>
                <w:rFonts w:ascii="Segoe UI" w:hAnsi="Segoe UI" w:cs="Segoe UI"/>
                <w:sz w:val="18"/>
                <w:szCs w:val="18"/>
                <w:lang w:val="en-CA"/>
              </w:rPr>
              <w:t>NOT</w:t>
            </w:r>
            <w:r w:rsidR="00DD26B8" w:rsidRPr="0046445D">
              <w:rPr>
                <w:rFonts w:ascii="Segoe UI" w:hAnsi="Segoe UI" w:cs="Segoe UI"/>
                <w:sz w:val="18"/>
                <w:szCs w:val="18"/>
                <w:lang w:val="en-CA"/>
              </w:rPr>
              <w:t xml:space="preserve"> </w:t>
            </w:r>
            <w:proofErr w:type="gramStart"/>
            <w:r w:rsidRPr="0046445D">
              <w:rPr>
                <w:rFonts w:ascii="Segoe UI" w:hAnsi="Segoe UI" w:cs="Segoe UI"/>
                <w:sz w:val="18"/>
                <w:szCs w:val="18"/>
                <w:lang w:val="en-CA"/>
              </w:rPr>
              <w:t>be</w:t>
            </w:r>
            <w:proofErr w:type="gramEnd"/>
            <w:r w:rsidRPr="0046445D">
              <w:rPr>
                <w:rFonts w:ascii="Segoe UI" w:hAnsi="Segoe UI" w:cs="Segoe UI"/>
                <w:sz w:val="18"/>
                <w:szCs w:val="18"/>
                <w:lang w:val="en-CA"/>
              </w:rPr>
              <w:t xml:space="preserve"> nil.</w:t>
            </w:r>
          </w:p>
          <w:p w14:paraId="2A72CB53" w14:textId="77777777" w:rsidR="00185884" w:rsidRPr="00D12552" w:rsidRDefault="00185884" w:rsidP="00DE367C">
            <w:pPr>
              <w:pStyle w:val="Tabletext10"/>
              <w:jc w:val="left"/>
              <w:rPr>
                <w:rStyle w:val="reqtext"/>
                <w:lang w:val="en-CA"/>
              </w:rPr>
            </w:pPr>
          </w:p>
        </w:tc>
      </w:tr>
    </w:tbl>
    <w:p w14:paraId="394D9715" w14:textId="77777777" w:rsidR="00185884" w:rsidRDefault="00185884" w:rsidP="00185884">
      <w:pPr>
        <w:spacing w:after="0"/>
        <w:rPr>
          <w:lang w:val="en-CA"/>
        </w:rPr>
      </w:pPr>
    </w:p>
    <w:p w14:paraId="70A9C676" w14:textId="77777777" w:rsidR="00185884" w:rsidRDefault="00185884" w:rsidP="00185884">
      <w:pPr>
        <w:spacing w:after="0"/>
        <w:rPr>
          <w:lang w:val="en-CA"/>
        </w:rPr>
      </w:pPr>
      <w:r>
        <w:t>An instance of Linear Orientation shall at least have a trend or a plunge value.</w:t>
      </w:r>
    </w:p>
    <w:p w14:paraId="4F72D34A" w14:textId="28D16A9F" w:rsidR="00657E64" w:rsidRDefault="00657E64" w:rsidP="00657E64"/>
    <w:p w14:paraId="6F385D82" w14:textId="0512F997" w:rsidR="00245451" w:rsidRDefault="00245451" w:rsidP="007F03F0">
      <w:pPr>
        <w:pStyle w:val="Titre5"/>
      </w:pPr>
      <w:proofErr w:type="gramStart"/>
      <w:r>
        <w:t>directed</w:t>
      </w:r>
      <w:proofErr w:type="gramEnd"/>
    </w:p>
    <w:p w14:paraId="10C30DC1" w14:textId="77777777" w:rsidR="00245451" w:rsidRPr="00245451" w:rsidRDefault="00245451"/>
    <w:p w14:paraId="3FE0D3AA" w14:textId="744CB205" w:rsidR="00245451" w:rsidRDefault="00245451" w:rsidP="00657E64">
      <w:r>
        <w:t>The directed</w:t>
      </w:r>
      <w:proofErr w:type="gramStart"/>
      <w:r>
        <w:t>:</w:t>
      </w:r>
      <w:r w:rsidRPr="00245451">
        <w:t>LinearDirectedCode</w:t>
      </w:r>
      <w:proofErr w:type="gramEnd"/>
      <w:r>
        <w:t xml:space="preserve"> property shall </w:t>
      </w:r>
      <w:r w:rsidRPr="00245451">
        <w:t xml:space="preserve">indicate if orientation represents linear feature that is directed, e.g. clast imbrication, mylonitic lineation with sense of shear, slickenlines with displacement direction, rather than undirected (like a fold hinge line or intersection lineations).  A code list </w:t>
      </w:r>
      <w:r w:rsidR="00224214">
        <w:t>will</w:t>
      </w:r>
      <w:r w:rsidR="00224214" w:rsidRPr="00245451">
        <w:t xml:space="preserve"> </w:t>
      </w:r>
      <w:r w:rsidRPr="00245451">
        <w:t xml:space="preserve">indicate which </w:t>
      </w:r>
      <w:proofErr w:type="gramStart"/>
      <w:r w:rsidRPr="00245451">
        <w:t>is the directed end of the linear orientation</w:t>
      </w:r>
      <w:proofErr w:type="gramEnd"/>
      <w:r>
        <w:t>.  The value of the property shall come from a controlled vocabulary.</w:t>
      </w:r>
    </w:p>
    <w:p w14:paraId="6F529850" w14:textId="77777777" w:rsidR="00245451" w:rsidRDefault="00245451" w:rsidP="00657E64"/>
    <w:p w14:paraId="4EAA19B1" w14:textId="647ECF6A" w:rsidR="00245451" w:rsidRPr="007F03F0" w:rsidRDefault="00245451" w:rsidP="007F03F0">
      <w:pPr>
        <w:pStyle w:val="Titre5"/>
      </w:pPr>
      <w:proofErr w:type="gramStart"/>
      <w:r w:rsidRPr="007F03F0">
        <w:t>plunge</w:t>
      </w:r>
      <w:proofErr w:type="gramEnd"/>
    </w:p>
    <w:p w14:paraId="1F457156" w14:textId="77777777" w:rsidR="00245451" w:rsidRPr="007F03F0" w:rsidRDefault="00245451">
      <w:pPr>
        <w:rPr>
          <w:lang w:val="en-CA"/>
        </w:rPr>
      </w:pPr>
    </w:p>
    <w:p w14:paraId="24CAD536" w14:textId="0AAC9E0B" w:rsidR="00185884" w:rsidRDefault="00245451" w:rsidP="00185884">
      <w:r>
        <w:t>The property plunge (</w:t>
      </w:r>
      <w:r w:rsidR="00253146">
        <w:t>SWE::Quantity</w:t>
      </w:r>
      <w:r>
        <w:t>Range) shall report the m</w:t>
      </w:r>
      <w:r w:rsidRPr="00245451">
        <w:t>agnitude of the plunge.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6BC9DEFA" w14:textId="77777777" w:rsidTr="00DE367C">
        <w:trPr>
          <w:cantSplit/>
        </w:trPr>
        <w:tc>
          <w:tcPr>
            <w:tcW w:w="4219" w:type="dxa"/>
            <w:tcBorders>
              <w:right w:val="nil"/>
            </w:tcBorders>
            <w:shd w:val="clear" w:color="auto" w:fill="auto"/>
          </w:tcPr>
          <w:p w14:paraId="14624546" w14:textId="77777777"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linear-plunge-range</w:t>
            </w:r>
          </w:p>
        </w:tc>
        <w:tc>
          <w:tcPr>
            <w:tcW w:w="4678" w:type="dxa"/>
            <w:tcBorders>
              <w:left w:val="nil"/>
            </w:tcBorders>
            <w:shd w:val="clear" w:color="auto" w:fill="auto"/>
          </w:tcPr>
          <w:p w14:paraId="19083AF1" w14:textId="7B499217" w:rsidR="00185884" w:rsidRPr="00D12552" w:rsidRDefault="00185884" w:rsidP="00DE367C">
            <w:pPr>
              <w:pStyle w:val="Tabletext10"/>
              <w:jc w:val="left"/>
              <w:rPr>
                <w:rStyle w:val="reqtext"/>
                <w:lang w:val="en-CA"/>
              </w:rPr>
            </w:pPr>
            <w:r>
              <w:t>Plunge SHALL be a value in range [0 and 90]</w:t>
            </w:r>
            <w:r w:rsidR="00853941">
              <w:t>.</w:t>
            </w:r>
            <w:r>
              <w:t xml:space="preserve">   </w:t>
            </w:r>
          </w:p>
        </w:tc>
      </w:tr>
    </w:tbl>
    <w:p w14:paraId="3A7C1C33" w14:textId="77777777" w:rsidR="00185884" w:rsidRDefault="00185884" w:rsidP="00185884"/>
    <w:p w14:paraId="6FE7FD0E" w14:textId="26FE67BC" w:rsidR="00245451" w:rsidRDefault="00185884" w:rsidP="00657E64">
      <w:r>
        <w:t xml:space="preserve">Plunges shall be a value </w:t>
      </w:r>
      <w:r w:rsidR="00224214">
        <w:t xml:space="preserve">&gt;= </w:t>
      </w:r>
      <w:r>
        <w:t xml:space="preserve">0 and </w:t>
      </w:r>
      <w:r w:rsidR="00224214">
        <w:t>&lt;=</w:t>
      </w:r>
      <w:r>
        <w:t>90 (pointing up or down, depe</w:t>
      </w:r>
      <w:r w:rsidR="00D97666">
        <w:t>nding of the directed property)</w:t>
      </w:r>
      <w:r w:rsidR="00853941">
        <w:t>.</w:t>
      </w:r>
    </w:p>
    <w:p w14:paraId="31E40357" w14:textId="2B224764" w:rsidR="00245451" w:rsidRDefault="00185884" w:rsidP="007F03F0">
      <w:pPr>
        <w:pStyle w:val="Titre5"/>
      </w:pPr>
      <w:proofErr w:type="gramStart"/>
      <w:r>
        <w:t>t</w:t>
      </w:r>
      <w:r w:rsidR="00245451">
        <w:t>rend</w:t>
      </w:r>
      <w:proofErr w:type="gramEnd"/>
    </w:p>
    <w:p w14:paraId="5D199B40" w14:textId="77777777" w:rsidR="00185884" w:rsidRPr="00185884" w:rsidRDefault="00185884"/>
    <w:p w14:paraId="4B96871B" w14:textId="3211C51C" w:rsidR="00657E64" w:rsidRDefault="00245451" w:rsidP="00657E64">
      <w:r>
        <w:t>The property trend (</w:t>
      </w:r>
      <w:r w:rsidR="00253146">
        <w:t>SWE::Quantity</w:t>
      </w:r>
      <w:r>
        <w:t xml:space="preserve">Range) </w:t>
      </w:r>
      <w:r w:rsidR="00185884">
        <w:t>shall report t</w:t>
      </w:r>
      <w:r w:rsidRPr="00245451">
        <w:t xml:space="preserve">he azimuth (compass bearing) value of the linear orientation.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5973E0FD" w14:textId="77777777" w:rsidTr="00C17A19">
        <w:trPr>
          <w:cantSplit/>
        </w:trPr>
        <w:tc>
          <w:tcPr>
            <w:tcW w:w="4219" w:type="dxa"/>
            <w:tcBorders>
              <w:right w:val="nil"/>
            </w:tcBorders>
            <w:shd w:val="clear" w:color="auto" w:fill="auto"/>
          </w:tcPr>
          <w:p w14:paraId="68C9F0CC" w14:textId="52013F9C" w:rsidR="00657E64" w:rsidRPr="00D12552" w:rsidRDefault="00657E64" w:rsidP="00C17A19">
            <w:pPr>
              <w:pStyle w:val="Tabletext10"/>
              <w:rPr>
                <w:rStyle w:val="requri"/>
                <w:lang w:val="en-CA"/>
              </w:rPr>
            </w:pPr>
            <w:commentRangeStart w:id="551"/>
            <w:r>
              <w:rPr>
                <w:rStyle w:val="requri"/>
                <w:lang w:val="en-CA"/>
              </w:rPr>
              <w:t>/req/gsml4-basic</w:t>
            </w:r>
            <w:r w:rsidRPr="00D12552">
              <w:rPr>
                <w:rStyle w:val="requri"/>
                <w:lang w:val="en-CA"/>
              </w:rPr>
              <w:t>/</w:t>
            </w:r>
            <w:r>
              <w:rPr>
                <w:rStyle w:val="requri"/>
                <w:lang w:val="en-CA"/>
              </w:rPr>
              <w:t>linear-</w:t>
            </w:r>
            <w:r w:rsidR="00AA08C5">
              <w:rPr>
                <w:rStyle w:val="requri"/>
                <w:lang w:val="en-CA"/>
              </w:rPr>
              <w:t>trend</w:t>
            </w:r>
            <w:r>
              <w:rPr>
                <w:rStyle w:val="requri"/>
                <w:lang w:val="en-CA"/>
              </w:rPr>
              <w:t>-degree</w:t>
            </w:r>
          </w:p>
        </w:tc>
        <w:tc>
          <w:tcPr>
            <w:tcW w:w="4678" w:type="dxa"/>
            <w:tcBorders>
              <w:left w:val="nil"/>
            </w:tcBorders>
            <w:shd w:val="clear" w:color="auto" w:fill="auto"/>
          </w:tcPr>
          <w:p w14:paraId="2627A1B8" w14:textId="0CC171A6" w:rsidR="00657E64" w:rsidRPr="00D12552" w:rsidRDefault="00657E64" w:rsidP="00590D50">
            <w:pPr>
              <w:pStyle w:val="Tabletext10"/>
              <w:jc w:val="left"/>
              <w:rPr>
                <w:rStyle w:val="reqtext"/>
                <w:lang w:val="en-CA"/>
              </w:rPr>
            </w:pPr>
            <w:r>
              <w:t xml:space="preserve">Trend </w:t>
            </w:r>
            <w:r w:rsidR="00590D50">
              <w:t xml:space="preserve">SHOULD </w:t>
            </w:r>
            <w:r>
              <w:t>be expressed in clockwise degree from geographic north</w:t>
            </w:r>
            <w:commentRangeEnd w:id="551"/>
            <w:r>
              <w:rPr>
                <w:rStyle w:val="Marquedecommentaire"/>
                <w:rFonts w:ascii="Times New Roman" w:eastAsia="Times New Roman" w:hAnsi="Times New Roman"/>
                <w:lang w:val="en-US" w:eastAsia="en-US"/>
              </w:rPr>
              <w:commentReference w:id="551"/>
            </w:r>
            <w:r w:rsidR="00853941">
              <w:t>.</w:t>
            </w:r>
          </w:p>
        </w:tc>
      </w:tr>
    </w:tbl>
    <w:p w14:paraId="4D8B3F3F" w14:textId="77777777" w:rsidR="00657E64" w:rsidRDefault="00657E64" w:rsidP="00657E64"/>
    <w:p w14:paraId="74AA2C7F" w14:textId="33127B58" w:rsidR="00657E64" w:rsidRDefault="00657E64" w:rsidP="00657E64">
      <w:r>
        <w:t>The bearing shall be expressed as clockwise angle in degree from the geographic north (90</w:t>
      </w:r>
      <w:r w:rsidRPr="00B21787">
        <w:rPr>
          <w:rFonts w:hint="cs"/>
        </w:rPr>
        <w:t>°</w:t>
      </w:r>
      <w:r w:rsidR="00D97666">
        <w:t xml:space="preserve"> is pointing east)</w:t>
      </w:r>
      <w:r w:rsidR="00853941">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2C89D84A" w14:textId="77777777" w:rsidTr="00C17A19">
        <w:trPr>
          <w:cantSplit/>
        </w:trPr>
        <w:tc>
          <w:tcPr>
            <w:tcW w:w="4219" w:type="dxa"/>
            <w:tcBorders>
              <w:right w:val="nil"/>
            </w:tcBorders>
            <w:shd w:val="clear" w:color="auto" w:fill="auto"/>
          </w:tcPr>
          <w:p w14:paraId="3F79E8C4" w14:textId="09BE242A" w:rsidR="00657E64" w:rsidRPr="00D12552" w:rsidRDefault="00657E64" w:rsidP="00C17A19">
            <w:pPr>
              <w:pStyle w:val="Tabletext10"/>
              <w:rPr>
                <w:rStyle w:val="requri"/>
                <w:lang w:val="en-CA"/>
              </w:rPr>
            </w:pPr>
            <w:r>
              <w:rPr>
                <w:rStyle w:val="requri"/>
                <w:lang w:val="en-CA"/>
              </w:rPr>
              <w:t>/req/gsml4-basic</w:t>
            </w:r>
            <w:r w:rsidRPr="00D12552">
              <w:rPr>
                <w:rStyle w:val="requri"/>
                <w:lang w:val="en-CA"/>
              </w:rPr>
              <w:t>/</w:t>
            </w:r>
            <w:r>
              <w:rPr>
                <w:rStyle w:val="requri"/>
                <w:lang w:val="en-CA"/>
              </w:rPr>
              <w:t>linear-az-range</w:t>
            </w:r>
          </w:p>
        </w:tc>
        <w:tc>
          <w:tcPr>
            <w:tcW w:w="4678" w:type="dxa"/>
            <w:tcBorders>
              <w:left w:val="nil"/>
            </w:tcBorders>
            <w:shd w:val="clear" w:color="auto" w:fill="auto"/>
          </w:tcPr>
          <w:p w14:paraId="42E37EF2" w14:textId="6712BC41" w:rsidR="00657E64" w:rsidRPr="00D12552" w:rsidRDefault="00657E64" w:rsidP="00C17A19">
            <w:pPr>
              <w:pStyle w:val="Tabletext10"/>
              <w:jc w:val="left"/>
              <w:rPr>
                <w:rStyle w:val="reqtext"/>
                <w:lang w:val="en-CA"/>
              </w:rPr>
            </w:pPr>
            <w:r>
              <w:t>Trend SHALL be a value between [0,360[</w:t>
            </w:r>
            <w:r w:rsidR="00853941">
              <w:t>.</w:t>
            </w:r>
          </w:p>
        </w:tc>
      </w:tr>
    </w:tbl>
    <w:p w14:paraId="3F3B6893" w14:textId="77777777" w:rsidR="00657E64" w:rsidRDefault="00657E64" w:rsidP="00657E64"/>
    <w:p w14:paraId="65279323" w14:textId="5DB9F9C5" w:rsidR="00657E64" w:rsidRDefault="00D97666" w:rsidP="00657E64">
      <w:r>
        <w:t>The trend values</w:t>
      </w:r>
      <w:r w:rsidR="00657E64">
        <w:t xml:space="preserve"> shall be normalised to a value &gt;=0 and &lt; 360. </w:t>
      </w:r>
    </w:p>
    <w:p w14:paraId="74A73D73" w14:textId="77777777" w:rsidR="00657E64" w:rsidRDefault="00657E64" w:rsidP="00657E64">
      <w:pPr>
        <w:pStyle w:val="Titre4"/>
        <w:rPr>
          <w:lang w:val="en-CA"/>
        </w:rPr>
      </w:pPr>
      <w:r w:rsidRPr="00996BEA">
        <w:rPr>
          <w:lang w:val="en-CA"/>
        </w:rPr>
        <w:t>GSML_Vector</w:t>
      </w:r>
    </w:p>
    <w:p w14:paraId="1A15C03A" w14:textId="77777777" w:rsidR="00476D1D" w:rsidRPr="00476D1D" w:rsidRDefault="00476D1D" w:rsidP="007F03F0">
      <w:pPr>
        <w:rPr>
          <w:lang w:val="en-CA"/>
        </w:rPr>
      </w:pPr>
    </w:p>
    <w:p w14:paraId="3003BA7B" w14:textId="54CCE8EC" w:rsidR="00476D1D" w:rsidRDefault="00476D1D" w:rsidP="00476D1D">
      <w:r>
        <w:rPr>
          <w:lang w:val="en-CA"/>
        </w:rPr>
        <w:t xml:space="preserve">A Vector is a </w:t>
      </w:r>
      <w:r w:rsidRPr="00996BEA">
        <w:rPr>
          <w:lang w:val="en-CA"/>
        </w:rPr>
        <w:t xml:space="preserve">data type for linear orientation with </w:t>
      </w:r>
      <w:r>
        <w:rPr>
          <w:lang w:val="en-CA"/>
        </w:rPr>
        <w:t xml:space="preserve">a </w:t>
      </w:r>
      <w:r w:rsidRPr="00996BEA">
        <w:rPr>
          <w:lang w:val="en-CA"/>
        </w:rPr>
        <w:t>magnitude</w:t>
      </w:r>
      <w:r>
        <w:rPr>
          <w:lang w:val="en-CA"/>
        </w:rPr>
        <w:t>.   If magnitude is unknown, a GSML</w:t>
      </w:r>
      <w:r w:rsidRPr="00996BEA">
        <w:rPr>
          <w:lang w:val="en-CA"/>
        </w:rPr>
        <w:t>_LinearOrientation</w:t>
      </w:r>
      <w:r>
        <w:rPr>
          <w:lang w:val="en-CA"/>
        </w:rPr>
        <w:t xml:space="preserve"> shall be used</w:t>
      </w:r>
      <w:r w:rsidR="00853941">
        <w:rPr>
          <w:lang w:val="en-CA"/>
        </w:rPr>
        <w:t>.</w:t>
      </w:r>
    </w:p>
    <w:p w14:paraId="4EED6D4C" w14:textId="0AAC5C64" w:rsidR="00657E64" w:rsidRDefault="00476D1D" w:rsidP="007F03F0">
      <w:pPr>
        <w:pStyle w:val="Titre5"/>
        <w:rPr>
          <w:lang w:val="en-CA"/>
        </w:rPr>
      </w:pPr>
      <w:proofErr w:type="gramStart"/>
      <w:r>
        <w:rPr>
          <w:lang w:val="en-CA"/>
        </w:rPr>
        <w:t>magnitude</w:t>
      </w:r>
      <w:proofErr w:type="gramEnd"/>
    </w:p>
    <w:p w14:paraId="11612FAA" w14:textId="77777777" w:rsidR="00476D1D" w:rsidRPr="00476D1D" w:rsidRDefault="00476D1D">
      <w:pPr>
        <w:rPr>
          <w:lang w:val="en-CA"/>
        </w:rPr>
      </w:pPr>
    </w:p>
    <w:p w14:paraId="4F7C25BF" w14:textId="1AD4463E" w:rsidR="00476D1D" w:rsidRDefault="00476D1D" w:rsidP="00657E64">
      <w:pPr>
        <w:rPr>
          <w:lang w:val="en-CA"/>
        </w:rPr>
      </w:pPr>
      <w:r>
        <w:rPr>
          <w:lang w:val="en-CA"/>
        </w:rPr>
        <w:t>The magnitude property (</w:t>
      </w:r>
      <w:r w:rsidR="00253146">
        <w:rPr>
          <w:lang w:val="en-CA"/>
        </w:rPr>
        <w:t>SWE::Quantity</w:t>
      </w:r>
      <w:r>
        <w:rPr>
          <w:lang w:val="en-CA"/>
        </w:rPr>
        <w:t>Range) shall report the magnitude of the vector.</w:t>
      </w:r>
    </w:p>
    <w:p w14:paraId="19AB8B5C" w14:textId="77777777" w:rsidR="00657E64" w:rsidRDefault="00657E64" w:rsidP="00657E64"/>
    <w:p w14:paraId="650E0E2E" w14:textId="77777777" w:rsidR="00657E64" w:rsidRDefault="00657E64" w:rsidP="00657E64">
      <w:pPr>
        <w:pStyle w:val="Titre4"/>
      </w:pPr>
      <w:bookmarkStart w:id="552" w:name="_Ref446254520"/>
      <w:r>
        <w:t>GSML_QuantityRange</w:t>
      </w:r>
      <w:bookmarkEnd w:id="552"/>
    </w:p>
    <w:p w14:paraId="6742D8AB" w14:textId="77777777" w:rsidR="00657E64" w:rsidRDefault="00657E64" w:rsidP="00657E64"/>
    <w:p w14:paraId="0A7F0FC9" w14:textId="4153D540" w:rsidR="00657E64" w:rsidRPr="000D2673" w:rsidRDefault="00657E64" w:rsidP="00657E64">
      <w:r>
        <w:lastRenderedPageBreak/>
        <w:t>GSML_QuantityRange range is a specialization of SWE Common (OGC 08-094r1, Clause 7.2.13</w:t>
      </w:r>
      <w:r w:rsidR="008B01F3">
        <w:t>) where</w:t>
      </w:r>
      <w:r>
        <w:t xml:space="preserve"> lower and upper values are made explicit, instead of using an array of values (RealPair, see Clause 7.2.1) where the lowest value is the first element and the highest the second.  This convenience </w:t>
      </w:r>
      <w:r w:rsidR="00DD26B8">
        <w:t xml:space="preserve">Data Type </w:t>
      </w:r>
      <w:r>
        <w:t>has been created as an alternative encoding for implementation</w:t>
      </w:r>
      <w:r w:rsidR="00476D1D">
        <w:t>s</w:t>
      </w:r>
      <w:r>
        <w:t xml:space="preserve"> that do no support encoding of arrays </w:t>
      </w:r>
      <w:r w:rsidR="00476D1D">
        <w:t xml:space="preserve">in a single field </w:t>
      </w:r>
      <w:r>
        <w:t>(</w:t>
      </w:r>
      <w:r w:rsidR="008B01F3">
        <w:t>e.g.</w:t>
      </w:r>
      <w:r>
        <w:t xml:space="preserve"> DBF) or reference to elements in string encoded arrays</w:t>
      </w:r>
      <w:r>
        <w:rPr>
          <w:rStyle w:val="Appelnotedebasdep"/>
        </w:rPr>
        <w:footnoteReference w:id="2"/>
      </w:r>
      <w:r>
        <w:t xml:space="preserve"> (eg. </w:t>
      </w:r>
      <w:proofErr w:type="gramStart"/>
      <w:r>
        <w:t>Filter Encoding Specification 2.0 – OGC 09-029r2)</w:t>
      </w:r>
      <w:r w:rsidR="00853941">
        <w:t>.</w:t>
      </w:r>
      <w:proofErr w:type="gramEnd"/>
    </w:p>
    <w:p w14:paraId="478D4891" w14:textId="3E2E4DC2" w:rsidR="00657E64" w:rsidRDefault="00F658C5" w:rsidP="00657E64">
      <w:pPr>
        <w:keepNext/>
        <w:spacing w:after="0"/>
      </w:pPr>
      <w:r>
        <w:rPr>
          <w:rFonts w:cs="Arial"/>
          <w:b/>
          <w:noProof/>
          <w:szCs w:val="26"/>
          <w:lang w:val="en-CA" w:eastAsia="en-CA"/>
        </w:rPr>
        <w:drawing>
          <wp:inline distT="0" distB="0" distL="0" distR="0" wp14:anchorId="2E1BD1C1" wp14:editId="260F90AF">
            <wp:extent cx="2000250" cy="49815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00250" cy="4981575"/>
                    </a:xfrm>
                    <a:prstGeom prst="rect">
                      <a:avLst/>
                    </a:prstGeom>
                    <a:noFill/>
                    <a:ln>
                      <a:noFill/>
                    </a:ln>
                  </pic:spPr>
                </pic:pic>
              </a:graphicData>
            </a:graphic>
          </wp:inline>
        </w:drawing>
      </w:r>
    </w:p>
    <w:p w14:paraId="1225C582" w14:textId="00E0C7F7" w:rsidR="00657E64" w:rsidRDefault="00657E64" w:rsidP="00657E64">
      <w:pPr>
        <w:pStyle w:val="Lgende"/>
      </w:pPr>
      <w:r>
        <w:t xml:space="preserve">Figure </w:t>
      </w:r>
      <w:r>
        <w:fldChar w:fldCharType="begin"/>
      </w:r>
      <w:r>
        <w:instrText xml:space="preserve"> SEQ Figure \* ARABIC </w:instrText>
      </w:r>
      <w:r>
        <w:fldChar w:fldCharType="separate"/>
      </w:r>
      <w:r w:rsidR="00F02ED9">
        <w:rPr>
          <w:noProof/>
        </w:rPr>
        <w:t>34</w:t>
      </w:r>
      <w:r>
        <w:rPr>
          <w:noProof/>
        </w:rPr>
        <w:fldChar w:fldCharType="end"/>
      </w:r>
      <w:r>
        <w:t xml:space="preserve"> : </w:t>
      </w:r>
      <w:r w:rsidR="00853941">
        <w:t xml:space="preserve">Context diagram for </w:t>
      </w:r>
      <w:r>
        <w:t>QuantityRange making lower and upper values explicit</w:t>
      </w:r>
      <w:r w:rsidR="00853941">
        <w:t>.</w:t>
      </w:r>
    </w:p>
    <w:p w14:paraId="26984151" w14:textId="3B50AFFA" w:rsidR="00806192" w:rsidRPr="007F0841" w:rsidRDefault="00806192" w:rsidP="00806192">
      <w:r>
        <w:t xml:space="preserve">The lowerValue shall be less </w:t>
      </w:r>
      <w:r w:rsidR="008B01F3">
        <w:t xml:space="preserve">than </w:t>
      </w:r>
      <w:r>
        <w:t xml:space="preserve">or equal to </w:t>
      </w:r>
      <w:r w:rsidR="008B01F3">
        <w:t xml:space="preserve">the </w:t>
      </w:r>
      <w:r>
        <w:t>upperValue.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56A436D3" w14:textId="77777777" w:rsidTr="00DE367C">
        <w:trPr>
          <w:cantSplit/>
        </w:trPr>
        <w:tc>
          <w:tcPr>
            <w:tcW w:w="4219" w:type="dxa"/>
            <w:tcBorders>
              <w:right w:val="nil"/>
            </w:tcBorders>
            <w:shd w:val="clear" w:color="auto" w:fill="auto"/>
          </w:tcPr>
          <w:p w14:paraId="3A0E9758" w14:textId="77777777" w:rsidR="00806192" w:rsidRPr="00D12552" w:rsidRDefault="00806192" w:rsidP="00DE367C">
            <w:pPr>
              <w:pStyle w:val="Tabletext10"/>
              <w:rPr>
                <w:rStyle w:val="requri"/>
                <w:lang w:val="en-CA"/>
              </w:rPr>
            </w:pPr>
            <w:r>
              <w:rPr>
                <w:rStyle w:val="requri"/>
                <w:lang w:val="en-CA"/>
              </w:rPr>
              <w:lastRenderedPageBreak/>
              <w:t>/req/gsml4-basic</w:t>
            </w:r>
            <w:r w:rsidRPr="00D12552">
              <w:rPr>
                <w:rStyle w:val="requri"/>
                <w:lang w:val="en-CA"/>
              </w:rPr>
              <w:t>/</w:t>
            </w:r>
            <w:r>
              <w:rPr>
                <w:rStyle w:val="requri"/>
                <w:lang w:val="en-CA"/>
              </w:rPr>
              <w:t>quantity_range_order</w:t>
            </w:r>
          </w:p>
        </w:tc>
        <w:tc>
          <w:tcPr>
            <w:tcW w:w="4678" w:type="dxa"/>
            <w:tcBorders>
              <w:left w:val="nil"/>
            </w:tcBorders>
            <w:shd w:val="clear" w:color="auto" w:fill="auto"/>
          </w:tcPr>
          <w:p w14:paraId="5CD0F06C" w14:textId="1D5C5790" w:rsidR="00806192" w:rsidRPr="00D12552" w:rsidRDefault="00DD26B8" w:rsidP="00DE367C">
            <w:pPr>
              <w:pStyle w:val="Tabletext10"/>
              <w:jc w:val="left"/>
              <w:rPr>
                <w:rStyle w:val="reqtext"/>
                <w:lang w:val="en-CA"/>
              </w:rPr>
            </w:pPr>
            <w:r>
              <w:t xml:space="preserve">The </w:t>
            </w:r>
            <w:r w:rsidR="00806192">
              <w:t>lowerValue SHALL be less</w:t>
            </w:r>
            <w:r w:rsidR="008B01F3">
              <w:t xml:space="preserve"> than</w:t>
            </w:r>
            <w:r w:rsidR="00806192">
              <w:t xml:space="preserve"> o</w:t>
            </w:r>
            <w:r>
              <w:t>r</w:t>
            </w:r>
            <w:r w:rsidR="00806192">
              <w:t xml:space="preserve"> equal to </w:t>
            </w:r>
            <w:r w:rsidR="008B01F3">
              <w:t xml:space="preserve">the </w:t>
            </w:r>
            <w:r w:rsidR="00806192">
              <w:t>upperValue</w:t>
            </w:r>
            <w:r w:rsidR="00853941">
              <w:t>.</w:t>
            </w:r>
            <w:r w:rsidR="00806192">
              <w:t xml:space="preserve">   </w:t>
            </w:r>
          </w:p>
        </w:tc>
      </w:tr>
    </w:tbl>
    <w:p w14:paraId="02703B1C" w14:textId="77777777" w:rsidR="00806192" w:rsidRDefault="00806192" w:rsidP="007F03F0"/>
    <w:p w14:paraId="61C84521" w14:textId="1F54A42D" w:rsidR="00806192" w:rsidRDefault="00806192" w:rsidP="007F03F0">
      <w:r>
        <w:t>The values reported in lowerValue and upperValue shall be the same as the pair of values in inherited values property.</w:t>
      </w:r>
    </w:p>
    <w:p w14:paraId="5118EA5F" w14:textId="77777777" w:rsidR="00806192" w:rsidRDefault="00806192" w:rsidP="00806192"/>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33B55304" w14:textId="77777777" w:rsidTr="00DE367C">
        <w:trPr>
          <w:cantSplit/>
        </w:trPr>
        <w:tc>
          <w:tcPr>
            <w:tcW w:w="4219" w:type="dxa"/>
            <w:tcBorders>
              <w:right w:val="nil"/>
            </w:tcBorders>
            <w:shd w:val="clear" w:color="auto" w:fill="auto"/>
          </w:tcPr>
          <w:p w14:paraId="43E427C9"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quantity-range-repeat</w:t>
            </w:r>
          </w:p>
        </w:tc>
        <w:tc>
          <w:tcPr>
            <w:tcW w:w="4678" w:type="dxa"/>
            <w:tcBorders>
              <w:left w:val="nil"/>
            </w:tcBorders>
            <w:shd w:val="clear" w:color="auto" w:fill="auto"/>
          </w:tcPr>
          <w:p w14:paraId="22D72BBA" w14:textId="7ECCDBBA" w:rsidR="00806192" w:rsidRPr="00D12552" w:rsidRDefault="00806192" w:rsidP="00DD26B8">
            <w:pPr>
              <w:pStyle w:val="Tabletext10"/>
              <w:jc w:val="left"/>
              <w:rPr>
                <w:rStyle w:val="reqtext"/>
                <w:lang w:val="en-CA"/>
              </w:rPr>
            </w:pPr>
            <w:proofErr w:type="gramStart"/>
            <w:r>
              <w:t>Value[</w:t>
            </w:r>
            <w:proofErr w:type="gramEnd"/>
            <w:r>
              <w:t xml:space="preserve">0] </w:t>
            </w:r>
            <w:r w:rsidR="00DD26B8">
              <w:t xml:space="preserve">SHALL </w:t>
            </w:r>
            <w:r>
              <w:t xml:space="preserve">provide the same value as lowerValue and value[1] </w:t>
            </w:r>
            <w:r w:rsidR="008B01F3">
              <w:t>SHALL provide</w:t>
            </w:r>
            <w:r>
              <w:t xml:space="preserve"> the same</w:t>
            </w:r>
            <w:r w:rsidR="008B01F3">
              <w:t xml:space="preserve"> value</w:t>
            </w:r>
            <w:r>
              <w:t xml:space="preserve"> as upperValue.</w:t>
            </w:r>
          </w:p>
        </w:tc>
      </w:tr>
    </w:tbl>
    <w:p w14:paraId="4E3E8F21" w14:textId="77777777" w:rsidR="00806192" w:rsidRDefault="00806192" w:rsidP="00806192"/>
    <w:p w14:paraId="3219B57F" w14:textId="77777777" w:rsidR="00806192" w:rsidRPr="00806192" w:rsidRDefault="00806192" w:rsidP="007F03F0"/>
    <w:p w14:paraId="1C58DB7D" w14:textId="632F5ECE" w:rsidR="00476D1D" w:rsidRDefault="00476D1D" w:rsidP="007F03F0">
      <w:pPr>
        <w:pStyle w:val="Titre5"/>
        <w:rPr>
          <w:lang w:val="en-CA"/>
        </w:rPr>
      </w:pPr>
      <w:proofErr w:type="gramStart"/>
      <w:r w:rsidRPr="00D970E9">
        <w:rPr>
          <w:lang w:val="en-CA"/>
        </w:rPr>
        <w:t>lowerValue</w:t>
      </w:r>
      <w:proofErr w:type="gramEnd"/>
    </w:p>
    <w:p w14:paraId="153558E3" w14:textId="77777777" w:rsidR="00476D1D" w:rsidRPr="00476D1D" w:rsidRDefault="00476D1D" w:rsidP="007F03F0">
      <w:pPr>
        <w:rPr>
          <w:lang w:val="en-CA"/>
        </w:rPr>
      </w:pPr>
    </w:p>
    <w:p w14:paraId="2B54E3C6" w14:textId="317002C1" w:rsidR="00476D1D" w:rsidRDefault="00476D1D" w:rsidP="007F03F0">
      <w:r>
        <w:t>The property lowerValue</w:t>
      </w:r>
      <w:proofErr w:type="gramStart"/>
      <w:r>
        <w:t>:Real</w:t>
      </w:r>
      <w:proofErr w:type="gramEnd"/>
      <w:r>
        <w:t xml:space="preserve"> shall contain the l</w:t>
      </w:r>
      <w:r w:rsidRPr="00476D1D">
        <w:t xml:space="preserve">ower bound of the range. </w:t>
      </w:r>
      <w:r>
        <w:t>It shall be a copy of</w:t>
      </w:r>
      <w:r w:rsidRPr="00476D1D">
        <w:t xml:space="preserve"> </w:t>
      </w:r>
      <w:proofErr w:type="gramStart"/>
      <w:r w:rsidRPr="00476D1D">
        <w:t>value[</w:t>
      </w:r>
      <w:proofErr w:type="gramEnd"/>
      <w:r w:rsidRPr="00476D1D">
        <w:t>0].</w:t>
      </w:r>
    </w:p>
    <w:p w14:paraId="09FEF623" w14:textId="1A5BABAB" w:rsidR="00476D1D" w:rsidRDefault="00476D1D" w:rsidP="007F03F0">
      <w:pPr>
        <w:pStyle w:val="Titre5"/>
      </w:pPr>
      <w:proofErr w:type="gramStart"/>
      <w:r>
        <w:t>upperValue</w:t>
      </w:r>
      <w:proofErr w:type="gramEnd"/>
    </w:p>
    <w:p w14:paraId="7DB40154" w14:textId="77777777" w:rsidR="00476D1D" w:rsidRPr="00476D1D" w:rsidRDefault="00476D1D" w:rsidP="007F03F0"/>
    <w:p w14:paraId="2E46812A" w14:textId="0185A8D8" w:rsidR="00657E64" w:rsidRDefault="00476D1D" w:rsidP="00657E64">
      <w:r>
        <w:t>The property upperValue</w:t>
      </w:r>
      <w:proofErr w:type="gramStart"/>
      <w:r>
        <w:t>:Real</w:t>
      </w:r>
      <w:proofErr w:type="gramEnd"/>
      <w:r>
        <w:t xml:space="preserve"> shall contain the u</w:t>
      </w:r>
      <w:r w:rsidRPr="00476D1D">
        <w:t xml:space="preserve">pper bound of the range. </w:t>
      </w:r>
      <w:r>
        <w:t>It should be a copy of</w:t>
      </w:r>
      <w:r w:rsidRPr="00476D1D">
        <w:t xml:space="preserve"> the </w:t>
      </w:r>
      <w:proofErr w:type="gramStart"/>
      <w:r w:rsidRPr="00476D1D">
        <w:t>value[</w:t>
      </w:r>
      <w:proofErr w:type="gramEnd"/>
      <w:r w:rsidRPr="00476D1D">
        <w:t>1].</w:t>
      </w:r>
    </w:p>
    <w:p w14:paraId="692EC08D" w14:textId="7E58DAAA" w:rsidR="00806192" w:rsidRDefault="00DE367C" w:rsidP="00657E64">
      <w:r>
        <w:t>Example</w:t>
      </w:r>
    </w:p>
    <w:p w14:paraId="1CD77FBE" w14:textId="0677B0BF" w:rsidR="00DE367C" w:rsidRDefault="00F658C5" w:rsidP="007F03F0">
      <w:pPr>
        <w:keepNext/>
      </w:pPr>
      <w:r>
        <w:rPr>
          <w:noProof/>
          <w:lang w:val="en-CA" w:eastAsia="en-CA"/>
        </w:rPr>
        <w:drawing>
          <wp:inline distT="0" distB="0" distL="0" distR="0" wp14:anchorId="5F85BE3D" wp14:editId="1ABAAC7B">
            <wp:extent cx="1495425" cy="11620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95425" cy="1162050"/>
                    </a:xfrm>
                    <a:prstGeom prst="rect">
                      <a:avLst/>
                    </a:prstGeom>
                    <a:noFill/>
                    <a:ln>
                      <a:noFill/>
                    </a:ln>
                  </pic:spPr>
                </pic:pic>
              </a:graphicData>
            </a:graphic>
          </wp:inline>
        </w:drawing>
      </w:r>
    </w:p>
    <w:p w14:paraId="7A252712" w14:textId="406C7E81" w:rsidR="00DE367C" w:rsidRDefault="00DE367C" w:rsidP="007F03F0">
      <w:pPr>
        <w:pStyle w:val="Lgende"/>
      </w:pPr>
      <w:r>
        <w:t xml:space="preserve">Figure </w:t>
      </w:r>
      <w:r>
        <w:fldChar w:fldCharType="begin"/>
      </w:r>
      <w:r>
        <w:instrText xml:space="preserve"> SEQ Figure \* ARABIC </w:instrText>
      </w:r>
      <w:r>
        <w:fldChar w:fldCharType="separate"/>
      </w:r>
      <w:r w:rsidR="00F02ED9">
        <w:rPr>
          <w:noProof/>
        </w:rPr>
        <w:t>35</w:t>
      </w:r>
      <w:r>
        <w:fldChar w:fldCharType="end"/>
      </w:r>
      <w:r>
        <w:t xml:space="preserve"> Encoding of a quantity range of [15.6</w:t>
      </w:r>
      <w:proofErr w:type="gramStart"/>
      <w:r>
        <w:t>,26.7</w:t>
      </w:r>
      <w:proofErr w:type="gramEnd"/>
      <w:r>
        <w:t xml:space="preserve">].  Note that the value is encoded in both </w:t>
      </w:r>
      <w:r w:rsidR="008B01F3">
        <w:t>lowerValue, upperValue</w:t>
      </w:r>
      <w:r>
        <w:t xml:space="preserve"> and in value as an array</w:t>
      </w:r>
      <w:r w:rsidR="00853941">
        <w:t>.</w:t>
      </w:r>
    </w:p>
    <w:p w14:paraId="7D9C0A36" w14:textId="6640A48A" w:rsidR="00856F51" w:rsidRDefault="00856F51">
      <w:pPr>
        <w:spacing w:after="0"/>
        <w:rPr>
          <w:lang w:val="en-CA"/>
        </w:rPr>
      </w:pPr>
    </w:p>
    <w:p w14:paraId="58F523C3" w14:textId="27F21DD5" w:rsidR="00856F51" w:rsidRDefault="00DB2D3A" w:rsidP="00DB2D3A">
      <w:pPr>
        <w:pStyle w:val="Titre3"/>
        <w:rPr>
          <w:lang w:val="en-CA"/>
        </w:rPr>
      </w:pPr>
      <w:bookmarkStart w:id="553" w:name="_Toc452643161"/>
      <w:r>
        <w:rPr>
          <w:lang w:val="en-CA"/>
        </w:rPr>
        <w:t>GeoSciML basic vocabularies</w:t>
      </w:r>
      <w:bookmarkEnd w:id="553"/>
    </w:p>
    <w:p w14:paraId="1BEB2B8A" w14:textId="77777777" w:rsidR="00DB2D3A" w:rsidRDefault="00DB2D3A" w:rsidP="00ED2525">
      <w:pPr>
        <w:rPr>
          <w:lang w:val="en-CA"/>
        </w:rPr>
      </w:pPr>
    </w:p>
    <w:p w14:paraId="72DBCE36" w14:textId="7E8D758B" w:rsidR="00DB2D3A" w:rsidRPr="00853941"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F02ED9">
        <w:t xml:space="preserve">Table </w:t>
      </w:r>
      <w:r w:rsidR="00F02ED9">
        <w:rPr>
          <w:noProof/>
        </w:rPr>
        <w:t>4</w:t>
      </w:r>
      <w:r w:rsidR="003C190E">
        <w:rPr>
          <w:lang w:val="en-CA"/>
        </w:rPr>
        <w:fldChar w:fldCharType="end"/>
      </w:r>
      <w:r w:rsidR="003C190E">
        <w:rPr>
          <w:lang w:val="en-CA"/>
        </w:rPr>
        <w:t xml:space="preserve"> lists the vocabularies used in </w:t>
      </w:r>
      <w:r w:rsidR="00DD26B8">
        <w:rPr>
          <w:lang w:val="en-CA"/>
        </w:rPr>
        <w:t xml:space="preserve">GeoSciML </w:t>
      </w:r>
      <w:r w:rsidR="003C190E">
        <w:rPr>
          <w:lang w:val="en-CA"/>
        </w:rPr>
        <w:t xml:space="preserve">Basic.  Each of those vocabularies should be implemented using </w:t>
      </w:r>
      <w:r w:rsidR="001453F6">
        <w:rPr>
          <w:lang w:val="en-CA"/>
        </w:rPr>
        <w:t>externally managed vocabularies</w:t>
      </w:r>
      <w:r w:rsidR="003C190E">
        <w:rPr>
          <w:lang w:val="en-CA"/>
        </w:rPr>
        <w:t xml:space="preserve"> as specified in clause</w:t>
      </w:r>
      <w:r w:rsidR="005A7585">
        <w:rPr>
          <w:lang w:val="en-CA"/>
        </w:rPr>
        <w:fldChar w:fldCharType="begin"/>
      </w:r>
      <w:r w:rsidR="005A7585">
        <w:rPr>
          <w:lang w:val="en-CA"/>
        </w:rPr>
        <w:instrText xml:space="preserve"> REF _Ref446671865 \r \h </w:instrText>
      </w:r>
      <w:r w:rsidR="005A7585">
        <w:rPr>
          <w:lang w:val="en-CA"/>
        </w:rPr>
      </w:r>
      <w:r w:rsidR="005A7585">
        <w:rPr>
          <w:lang w:val="en-CA"/>
        </w:rPr>
        <w:fldChar w:fldCharType="separate"/>
      </w:r>
      <w:r w:rsidR="00F02ED9">
        <w:rPr>
          <w:lang w:val="en-CA"/>
        </w:rPr>
        <w:t>7.2.7</w:t>
      </w:r>
      <w:r w:rsidR="005A7585">
        <w:rPr>
          <w:lang w:val="en-CA"/>
        </w:rPr>
        <w:fldChar w:fldCharType="end"/>
      </w:r>
    </w:p>
    <w:p w14:paraId="090C5302" w14:textId="1ECB529C" w:rsidR="003C190E" w:rsidRDefault="003C190E" w:rsidP="003C190E">
      <w:pPr>
        <w:pStyle w:val="Lgende"/>
        <w:keepNext/>
      </w:pPr>
      <w:bookmarkStart w:id="554" w:name="_Ref432861594"/>
      <w:proofErr w:type="gramStart"/>
      <w:r>
        <w:lastRenderedPageBreak/>
        <w:t xml:space="preserve">Table </w:t>
      </w:r>
      <w:r w:rsidR="00415E41">
        <w:fldChar w:fldCharType="begin"/>
      </w:r>
      <w:r w:rsidR="00415E41">
        <w:instrText xml:space="preserve"> SEQ Table \* ARABIC </w:instrText>
      </w:r>
      <w:r w:rsidR="00415E41">
        <w:fldChar w:fldCharType="separate"/>
      </w:r>
      <w:r w:rsidR="00F02ED9">
        <w:rPr>
          <w:noProof/>
        </w:rPr>
        <w:t>4</w:t>
      </w:r>
      <w:r w:rsidR="00415E41">
        <w:fldChar w:fldCharType="end"/>
      </w:r>
      <w:bookmarkEnd w:id="554"/>
      <w:r>
        <w:t>: Vocabularies used in GeoSciML Basic</w:t>
      </w:r>
      <w:r w:rsidR="00853941">
        <w:t>.</w:t>
      </w:r>
      <w:proofErr w:type="gramEnd"/>
    </w:p>
    <w:tbl>
      <w:tblPr>
        <w:tblW w:w="0" w:type="auto"/>
        <w:tblBorders>
          <w:top w:val="single" w:sz="8" w:space="0" w:color="000000"/>
          <w:bottom w:val="single" w:sz="8" w:space="0" w:color="000000"/>
        </w:tblBorders>
        <w:tblLook w:val="04A0" w:firstRow="1" w:lastRow="0" w:firstColumn="1" w:lastColumn="0" w:noHBand="0" w:noVBand="1"/>
      </w:tblPr>
      <w:tblGrid>
        <w:gridCol w:w="2951"/>
        <w:gridCol w:w="5804"/>
      </w:tblGrid>
      <w:tr w:rsidR="003F5AA4" w:rsidRPr="003F5AA4" w14:paraId="6B17D9AE" w14:textId="77777777" w:rsidTr="00A1785C">
        <w:tc>
          <w:tcPr>
            <w:tcW w:w="2951" w:type="dxa"/>
            <w:tcBorders>
              <w:top w:val="nil"/>
              <w:bottom w:val="single" w:sz="8" w:space="0" w:color="000000"/>
            </w:tcBorders>
            <w:shd w:val="clear" w:color="auto" w:fill="auto"/>
          </w:tcPr>
          <w:p w14:paraId="4B8236BA" w14:textId="54E280AF" w:rsidR="00CF6174" w:rsidRPr="003F5AA4" w:rsidRDefault="00CF6174" w:rsidP="003F5AA4">
            <w:pPr>
              <w:jc w:val="center"/>
              <w:rPr>
                <w:rFonts w:ascii="Calibri" w:eastAsia="MS Gothic" w:hAnsi="Calibri"/>
                <w:color w:val="000000"/>
                <w:sz w:val="18"/>
                <w:szCs w:val="18"/>
                <w:lang w:val="en-CA"/>
              </w:rPr>
            </w:pPr>
            <w:r w:rsidRPr="003F5AA4">
              <w:rPr>
                <w:rFonts w:ascii="Calibri" w:eastAsia="MS Gothic" w:hAnsi="Calibri"/>
                <w:color w:val="000000"/>
                <w:sz w:val="18"/>
                <w:szCs w:val="18"/>
                <w:lang w:val="en-CA"/>
              </w:rPr>
              <w:t>Vocabulary</w:t>
            </w:r>
          </w:p>
        </w:tc>
        <w:tc>
          <w:tcPr>
            <w:tcW w:w="5804" w:type="dxa"/>
            <w:tcBorders>
              <w:top w:val="nil"/>
              <w:bottom w:val="single" w:sz="8" w:space="0" w:color="000000"/>
            </w:tcBorders>
            <w:shd w:val="clear" w:color="auto" w:fill="auto"/>
          </w:tcPr>
          <w:p w14:paraId="5D7A621F" w14:textId="106F9D9B" w:rsidR="00CF6174" w:rsidRPr="003F5AA4" w:rsidRDefault="00CF6174" w:rsidP="003F5AA4">
            <w:pPr>
              <w:jc w:val="center"/>
              <w:rPr>
                <w:rFonts w:ascii="Calibri" w:eastAsia="MS Gothic" w:hAnsi="Calibri"/>
                <w:b/>
                <w:bCs/>
                <w:color w:val="000000"/>
                <w:sz w:val="18"/>
                <w:szCs w:val="18"/>
                <w:lang w:val="en-CA"/>
              </w:rPr>
            </w:pPr>
            <w:r w:rsidRPr="003F5AA4">
              <w:rPr>
                <w:rFonts w:ascii="Calibri" w:eastAsia="MS Gothic" w:hAnsi="Calibri"/>
                <w:b/>
                <w:bCs/>
                <w:color w:val="000000"/>
                <w:sz w:val="18"/>
                <w:szCs w:val="18"/>
                <w:lang w:val="en-CA"/>
              </w:rPr>
              <w:t>Description</w:t>
            </w:r>
          </w:p>
        </w:tc>
      </w:tr>
      <w:tr w:rsidR="003F5AA4" w:rsidRPr="003F5AA4" w14:paraId="7831D5D5" w14:textId="77777777" w:rsidTr="003F5AA4">
        <w:tc>
          <w:tcPr>
            <w:tcW w:w="2951" w:type="dxa"/>
            <w:shd w:val="clear" w:color="auto" w:fill="C0C0C0"/>
          </w:tcPr>
          <w:p w14:paraId="7835A179" w14:textId="65F65787"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CompositionPartRoleTerm</w:t>
            </w:r>
          </w:p>
        </w:tc>
        <w:tc>
          <w:tcPr>
            <w:tcW w:w="5804" w:type="dxa"/>
            <w:shd w:val="clear" w:color="auto" w:fill="C0C0C0"/>
          </w:tcPr>
          <w:p w14:paraId="3C80A83A" w14:textId="69A307B0"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rPr>
              <w:t>This class is a blank placeholder for a vocabulary of terms to describe the role that a compositional part plays in a geologic unit.</w:t>
            </w:r>
          </w:p>
        </w:tc>
      </w:tr>
      <w:tr w:rsidR="00BE2485" w:rsidRPr="003F5AA4" w14:paraId="29394C21" w14:textId="77777777" w:rsidTr="003F5AA4">
        <w:tc>
          <w:tcPr>
            <w:tcW w:w="2951" w:type="dxa"/>
            <w:shd w:val="clear" w:color="auto" w:fill="auto"/>
          </w:tcPr>
          <w:p w14:paraId="0D161FD5" w14:textId="77F8DD8D" w:rsidR="00CF6174" w:rsidRPr="003F5AA4" w:rsidRDefault="00CF6174" w:rsidP="00ED2525">
            <w:pPr>
              <w:rPr>
                <w:rFonts w:ascii="Calibri" w:hAnsi="Calibri"/>
                <w:color w:val="000000"/>
                <w:sz w:val="18"/>
                <w:szCs w:val="18"/>
                <w:lang w:val="en-CA"/>
              </w:rPr>
            </w:pPr>
            <w:commentRangeStart w:id="555"/>
            <w:r w:rsidRPr="003F5AA4">
              <w:rPr>
                <w:rFonts w:ascii="Calibri" w:hAnsi="Calibri"/>
                <w:color w:val="000000"/>
                <w:sz w:val="18"/>
                <w:szCs w:val="18"/>
                <w:lang w:val="en-CA"/>
              </w:rPr>
              <w:t>DescriptionPurpose</w:t>
            </w:r>
          </w:p>
        </w:tc>
        <w:tc>
          <w:tcPr>
            <w:tcW w:w="5804" w:type="dxa"/>
            <w:shd w:val="clear" w:color="auto" w:fill="auto"/>
          </w:tcPr>
          <w:p w14:paraId="65BF3F4E" w14:textId="5260DEEE"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Codes used for the specification of the intended purpose/level of abstraction for a given feature or object instance, </w:t>
            </w:r>
            <w:r w:rsidR="008B01F3" w:rsidRPr="003F5AA4">
              <w:rPr>
                <w:rFonts w:ascii="Calibri" w:hAnsi="Calibri" w:cs="Segoe UI"/>
                <w:color w:val="000000"/>
                <w:sz w:val="18"/>
                <w:szCs w:val="18"/>
                <w:lang w:val="en-CA"/>
              </w:rPr>
              <w:t>i.e.</w:t>
            </w:r>
            <w:r w:rsidRPr="003F5AA4">
              <w:rPr>
                <w:rFonts w:ascii="Calibri" w:hAnsi="Calibri" w:cs="Segoe UI"/>
                <w:color w:val="000000"/>
                <w:sz w:val="18"/>
                <w:szCs w:val="18"/>
                <w:lang w:val="en-CA"/>
              </w:rPr>
              <w:t xml:space="preserve"> the reason for the existence of the GeologicFeature. </w:t>
            </w:r>
          </w:p>
          <w:p w14:paraId="24CFEEAB" w14:textId="74EC762A" w:rsidR="00CF6174" w:rsidRPr="003F5AA4" w:rsidRDefault="00CF6174" w:rsidP="00DB2D3A">
            <w:pPr>
              <w:rPr>
                <w:rFonts w:ascii="Calibri" w:hAnsi="Calibri"/>
                <w:color w:val="000000"/>
                <w:sz w:val="18"/>
                <w:szCs w:val="18"/>
                <w:lang w:val="en-CA"/>
              </w:rPr>
            </w:pPr>
            <w:r w:rsidRPr="003F5AA4">
              <w:rPr>
                <w:rFonts w:ascii="Calibri" w:hAnsi="Calibri" w:cs="Segoe UI"/>
                <w:color w:val="000000"/>
                <w:sz w:val="18"/>
                <w:szCs w:val="18"/>
                <w:lang w:val="en-CA"/>
              </w:rPr>
              <w:t>Values: instance, typicalNorm, definingNorm.</w:t>
            </w:r>
            <w:commentRangeEnd w:id="555"/>
            <w:r w:rsidRPr="003F5AA4">
              <w:rPr>
                <w:rStyle w:val="Marquedecommentaire"/>
                <w:rFonts w:ascii="Calibri" w:hAnsi="Calibri"/>
                <w:color w:val="000000"/>
                <w:sz w:val="18"/>
                <w:szCs w:val="18"/>
              </w:rPr>
              <w:commentReference w:id="555"/>
            </w:r>
          </w:p>
        </w:tc>
      </w:tr>
      <w:tr w:rsidR="003F5AA4" w:rsidRPr="003F5AA4" w14:paraId="3D45611F" w14:textId="77777777" w:rsidTr="003F5AA4">
        <w:tc>
          <w:tcPr>
            <w:tcW w:w="2951" w:type="dxa"/>
            <w:shd w:val="clear" w:color="auto" w:fill="C0C0C0"/>
          </w:tcPr>
          <w:p w14:paraId="162A4F8E" w14:textId="3F7FEDFB"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ExposureTerm</w:t>
            </w:r>
          </w:p>
        </w:tc>
        <w:tc>
          <w:tcPr>
            <w:tcW w:w="5804" w:type="dxa"/>
            <w:shd w:val="clear" w:color="auto" w:fill="C0C0C0"/>
          </w:tcPr>
          <w:p w14:paraId="703AAB96" w14:textId="14E9E675"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This class is a blank placeholder for a vocabulary of terms describing the nature of the expression of the mapped feature at the earth's surface (</w:t>
            </w:r>
            <w:r w:rsidR="008B01F3" w:rsidRPr="003F5AA4">
              <w:rPr>
                <w:rFonts w:ascii="Calibri" w:hAnsi="Calibri" w:cs="Segoe UI"/>
                <w:color w:val="000000"/>
                <w:sz w:val="18"/>
                <w:szCs w:val="18"/>
                <w:lang w:val="en-CA"/>
              </w:rPr>
              <w:t>e.g.</w:t>
            </w:r>
            <w:r w:rsidRPr="003F5AA4">
              <w:rPr>
                <w:rFonts w:ascii="Calibri" w:hAnsi="Calibri" w:cs="Segoe UI"/>
                <w:color w:val="000000"/>
                <w:sz w:val="18"/>
                <w:szCs w:val="18"/>
                <w:lang w:val="en-CA"/>
              </w:rPr>
              <w:t>, exposed, concealed)</w:t>
            </w:r>
            <w:r w:rsidR="00853941" w:rsidRPr="003F5AA4">
              <w:rPr>
                <w:rFonts w:ascii="Calibri" w:hAnsi="Calibri" w:cs="Segoe UI"/>
                <w:color w:val="000000"/>
                <w:sz w:val="18"/>
                <w:szCs w:val="18"/>
                <w:lang w:val="en-CA"/>
              </w:rPr>
              <w:t>.</w:t>
            </w:r>
          </w:p>
        </w:tc>
      </w:tr>
      <w:tr w:rsidR="00BE2485" w:rsidRPr="003F5AA4" w14:paraId="148923BA" w14:textId="77777777" w:rsidTr="003F5AA4">
        <w:tc>
          <w:tcPr>
            <w:tcW w:w="2951" w:type="dxa"/>
            <w:shd w:val="clear" w:color="auto" w:fill="auto"/>
          </w:tcPr>
          <w:p w14:paraId="263F1A15" w14:textId="6BE91966"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GeologicUnitHierarchyRoleTerm</w:t>
            </w:r>
          </w:p>
        </w:tc>
        <w:tc>
          <w:tcPr>
            <w:tcW w:w="5804" w:type="dxa"/>
            <w:shd w:val="clear" w:color="auto" w:fill="auto"/>
          </w:tcPr>
          <w:p w14:paraId="5DD85D29" w14:textId="73EA365F"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Role of the unit in the hierarchy</w:t>
            </w:r>
            <w:r w:rsidR="00853941" w:rsidRPr="003F5AA4">
              <w:rPr>
                <w:rFonts w:ascii="Calibri" w:hAnsi="Calibri" w:cs="Segoe UI"/>
                <w:color w:val="000000"/>
                <w:sz w:val="18"/>
                <w:szCs w:val="18"/>
                <w:lang w:val="en-CA"/>
              </w:rPr>
              <w:t>.</w:t>
            </w:r>
          </w:p>
        </w:tc>
      </w:tr>
      <w:tr w:rsidR="003F5AA4" w:rsidRPr="003F5AA4" w14:paraId="7A88332E" w14:textId="77777777" w:rsidTr="003F5AA4">
        <w:trPr>
          <w:trHeight w:val="2278"/>
        </w:trPr>
        <w:tc>
          <w:tcPr>
            <w:tcW w:w="2951" w:type="dxa"/>
            <w:shd w:val="clear" w:color="auto" w:fill="C0C0C0"/>
          </w:tcPr>
          <w:p w14:paraId="6C2C4BFE" w14:textId="00D1538A"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GeologicUnitTypeTerm</w:t>
            </w:r>
          </w:p>
        </w:tc>
        <w:tc>
          <w:tcPr>
            <w:tcW w:w="5804" w:type="dxa"/>
            <w:shd w:val="clear" w:color="auto" w:fill="C0C0C0"/>
          </w:tcPr>
          <w:p w14:paraId="11F30104"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p w14:paraId="1910B054" w14:textId="3FFFEF7D"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Example </w:t>
            </w:r>
            <w:r w:rsidR="00315E3F">
              <w:rPr>
                <w:rFonts w:ascii="Calibri" w:hAnsi="Calibri" w:cs="Segoe UI"/>
                <w:color w:val="000000"/>
                <w:sz w:val="18"/>
                <w:szCs w:val="18"/>
                <w:lang w:val="en-CA"/>
              </w:rPr>
              <w:t xml:space="preserve">of </w:t>
            </w:r>
            <w:r w:rsidRPr="003F5AA4">
              <w:rPr>
                <w:rFonts w:ascii="Calibri" w:hAnsi="Calibri" w:cs="Segoe UI"/>
                <w:color w:val="000000"/>
                <w:sz w:val="18"/>
                <w:szCs w:val="18"/>
                <w:lang w:val="en-CA"/>
              </w:rPr>
              <w:t xml:space="preserve">values: GeologicUnit, AllostratigraphicUnit, </w:t>
            </w:r>
          </w:p>
          <w:p w14:paraId="7A6C3CAA" w14:textId="2E5C97C7" w:rsidR="00CF6174" w:rsidRPr="003F5AA4" w:rsidRDefault="00CF6174" w:rsidP="00ED2525">
            <w:pPr>
              <w:rPr>
                <w:rFonts w:ascii="Calibri" w:hAnsi="Calibri"/>
                <w:color w:val="000000"/>
                <w:sz w:val="18"/>
                <w:szCs w:val="18"/>
                <w:lang w:val="en-CA"/>
              </w:rPr>
            </w:pPr>
            <w:r w:rsidRPr="003F5AA4">
              <w:rPr>
                <w:rFonts w:ascii="Calibri" w:hAnsi="Calibri" w:cs="Segoe UI"/>
                <w:color w:val="000000"/>
                <w:sz w:val="18"/>
                <w:szCs w:val="18"/>
                <w:lang w:val="en-CA"/>
              </w:rPr>
              <w:t xml:space="preserve">AlterationUnit, ArtificialGround, BiostratigraphicUnit, </w:t>
            </w:r>
            <w:r w:rsidR="008B01F3" w:rsidRPr="003F5AA4">
              <w:rPr>
                <w:rFonts w:ascii="Calibri" w:hAnsi="Calibri" w:cs="Segoe UI"/>
                <w:color w:val="000000"/>
                <w:sz w:val="18"/>
                <w:szCs w:val="18"/>
                <w:lang w:val="en-CA"/>
              </w:rPr>
              <w:t>ChronostratigraphicUnit,</w:t>
            </w:r>
            <w:r w:rsidR="00315E3F">
              <w:rPr>
                <w:rFonts w:ascii="Calibri" w:hAnsi="Calibri" w:cs="Segoe UI"/>
                <w:color w:val="000000"/>
                <w:sz w:val="18"/>
                <w:szCs w:val="18"/>
                <w:lang w:val="en-CA"/>
              </w:rPr>
              <w:t xml:space="preserve"> </w:t>
            </w:r>
            <w:r w:rsidRPr="003F5AA4">
              <w:rPr>
                <w:rFonts w:ascii="Calibri" w:hAnsi="Calibri" w:cs="Segoe UI"/>
                <w:color w:val="000000"/>
                <w:sz w:val="18"/>
                <w:szCs w:val="18"/>
                <w:lang w:val="en-CA"/>
              </w:rPr>
              <w:t>DeformationUnit,</w:t>
            </w:r>
            <w:r w:rsidR="00315E3F">
              <w:rPr>
                <w:rFonts w:ascii="Calibri" w:hAnsi="Calibri" w:cs="Segoe UI"/>
                <w:color w:val="000000"/>
                <w:sz w:val="18"/>
                <w:szCs w:val="18"/>
                <w:lang w:val="en-CA"/>
              </w:rPr>
              <w:t xml:space="preserve"> </w:t>
            </w:r>
            <w:r w:rsidRPr="003F5AA4">
              <w:rPr>
                <w:rFonts w:ascii="Calibri" w:hAnsi="Calibri" w:cs="Segoe UI"/>
                <w:color w:val="000000"/>
                <w:sz w:val="18"/>
                <w:szCs w:val="18"/>
                <w:lang w:val="en-CA"/>
              </w:rPr>
              <w:t>ExcavationUnit, GeophysicalUnit, LithodemicUnit, LithogeneticUnit, LithologicUnit, LithostratigraphicUnit, LithotectonicUnit, MagnetostratigraphicUnit, MassMovementUnit, Pedoderm, PedostratigraphicUnit, PolarityChronostratigraphicUnit</w:t>
            </w:r>
            <w:r w:rsidR="00853941" w:rsidRPr="003F5AA4">
              <w:rPr>
                <w:rFonts w:ascii="Calibri" w:hAnsi="Calibri" w:cs="Segoe UI"/>
                <w:color w:val="000000"/>
                <w:sz w:val="18"/>
                <w:szCs w:val="18"/>
                <w:lang w:val="en-CA"/>
              </w:rPr>
              <w:t>.</w:t>
            </w:r>
          </w:p>
        </w:tc>
      </w:tr>
      <w:tr w:rsidR="00BE2485" w:rsidRPr="003F5AA4" w14:paraId="59312F8A" w14:textId="77777777" w:rsidTr="003F5AA4">
        <w:trPr>
          <w:trHeight w:val="732"/>
        </w:trPr>
        <w:tc>
          <w:tcPr>
            <w:tcW w:w="2951" w:type="dxa"/>
            <w:shd w:val="clear" w:color="auto" w:fill="auto"/>
          </w:tcPr>
          <w:p w14:paraId="562055F5" w14:textId="7BF28E86"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GeologicUnitPartRoleTerm</w:t>
            </w:r>
          </w:p>
        </w:tc>
        <w:tc>
          <w:tcPr>
            <w:tcW w:w="5804" w:type="dxa"/>
            <w:shd w:val="clear" w:color="auto" w:fill="auto"/>
          </w:tcPr>
          <w:p w14:paraId="318E87B9" w14:textId="221C6F85"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 xml:space="preserve">This class is a blank placeholder for a vocabulary of terms describing the nature of the parts of a geologic unit, e.g. facies, stratigraphic, interbeds, </w:t>
            </w:r>
            <w:proofErr w:type="gramStart"/>
            <w:r w:rsidRPr="003F5AA4">
              <w:rPr>
                <w:rFonts w:ascii="Calibri" w:hAnsi="Calibri" w:cs="Segoe UI"/>
                <w:color w:val="000000"/>
                <w:sz w:val="18"/>
                <w:szCs w:val="18"/>
                <w:lang w:val="en-CA"/>
              </w:rPr>
              <w:t>geographic</w:t>
            </w:r>
            <w:proofErr w:type="gramEnd"/>
            <w:r w:rsidRPr="003F5AA4">
              <w:rPr>
                <w:rFonts w:ascii="Calibri" w:hAnsi="Calibri" w:cs="Segoe UI"/>
                <w:color w:val="000000"/>
                <w:sz w:val="18"/>
                <w:szCs w:val="18"/>
                <w:lang w:val="en-CA"/>
              </w:rPr>
              <w:t>, eastern facies</w:t>
            </w:r>
            <w:r w:rsidR="00853941" w:rsidRPr="003F5AA4">
              <w:rPr>
                <w:rFonts w:ascii="Calibri" w:hAnsi="Calibri" w:cs="Segoe UI"/>
                <w:color w:val="000000"/>
                <w:sz w:val="18"/>
                <w:szCs w:val="18"/>
                <w:lang w:val="en-CA"/>
              </w:rPr>
              <w:t>.</w:t>
            </w:r>
          </w:p>
        </w:tc>
      </w:tr>
      <w:tr w:rsidR="003F5AA4" w:rsidRPr="003F5AA4" w14:paraId="681ED370" w14:textId="77777777" w:rsidTr="003F5AA4">
        <w:tc>
          <w:tcPr>
            <w:tcW w:w="2951" w:type="dxa"/>
            <w:shd w:val="clear" w:color="auto" w:fill="C0C0C0"/>
          </w:tcPr>
          <w:p w14:paraId="4EF9B007" w14:textId="409BF1C2"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LithologyTerm</w:t>
            </w:r>
          </w:p>
        </w:tc>
        <w:tc>
          <w:tcPr>
            <w:tcW w:w="5804" w:type="dxa"/>
            <w:shd w:val="clear" w:color="auto" w:fill="C0C0C0"/>
          </w:tcPr>
          <w:p w14:paraId="5BE2CFC9" w14:textId="5B3246E0"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Refers to a vocabulary of terms describing the lithology of the compound earth material (</w:t>
            </w:r>
            <w:r w:rsidR="008B01F3" w:rsidRPr="003F5AA4">
              <w:rPr>
                <w:rFonts w:ascii="Calibri" w:hAnsi="Calibri" w:cs="Segoe UI"/>
                <w:color w:val="000000"/>
                <w:sz w:val="18"/>
                <w:szCs w:val="18"/>
                <w:lang w:val="en-CA"/>
              </w:rPr>
              <w:t>e.g.</w:t>
            </w:r>
            <w:r w:rsidRPr="003F5AA4">
              <w:rPr>
                <w:rFonts w:ascii="Calibri" w:hAnsi="Calibri" w:cs="Segoe UI"/>
                <w:color w:val="000000"/>
                <w:sz w:val="18"/>
                <w:szCs w:val="18"/>
                <w:lang w:val="en-CA"/>
              </w:rPr>
              <w:t>, granite, sandstone, schist)</w:t>
            </w:r>
          </w:p>
        </w:tc>
      </w:tr>
      <w:tr w:rsidR="00BE2485" w:rsidRPr="003F5AA4" w14:paraId="31EED7B7" w14:textId="77777777" w:rsidTr="003F5AA4">
        <w:tc>
          <w:tcPr>
            <w:tcW w:w="2951" w:type="dxa"/>
            <w:shd w:val="clear" w:color="auto" w:fill="auto"/>
          </w:tcPr>
          <w:p w14:paraId="1CF195B1" w14:textId="151F1C15"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MappingFrameTerm</w:t>
            </w:r>
          </w:p>
        </w:tc>
        <w:tc>
          <w:tcPr>
            <w:tcW w:w="5804" w:type="dxa"/>
            <w:shd w:val="clear" w:color="auto" w:fill="auto"/>
          </w:tcPr>
          <w:p w14:paraId="7B085C6C" w14:textId="1190884A" w:rsidR="00CF6174" w:rsidRPr="003F5AA4" w:rsidRDefault="00CF6174" w:rsidP="00740F77">
            <w:pPr>
              <w:rPr>
                <w:rFonts w:ascii="Calibri" w:hAnsi="Calibri"/>
                <w:color w:val="000000"/>
                <w:sz w:val="18"/>
                <w:szCs w:val="18"/>
                <w:lang w:val="en-CA"/>
              </w:rPr>
            </w:pPr>
            <w:r w:rsidRPr="003F5AA4">
              <w:rPr>
                <w:rStyle w:val="apple-converted-space"/>
                <w:rFonts w:ascii="Calibri" w:hAnsi="Calibri"/>
                <w:color w:val="1A1A1A"/>
                <w:sz w:val="18"/>
                <w:szCs w:val="18"/>
                <w:shd w:val="clear" w:color="auto" w:fill="FAFAFA"/>
              </w:rPr>
              <w:t xml:space="preserve">A </w:t>
            </w:r>
            <w:r w:rsidRPr="003F5AA4">
              <w:rPr>
                <w:rFonts w:ascii="Calibri" w:hAnsi="Calibri"/>
                <w:color w:val="1A1A1A"/>
                <w:sz w:val="18"/>
                <w:szCs w:val="18"/>
                <w:shd w:val="clear" w:color="auto" w:fill="FAFAFA"/>
              </w:rPr>
              <w:t xml:space="preserve">mapping surface, a section, a </w:t>
            </w:r>
            <w:r w:rsidR="008B01F3" w:rsidRPr="003F5AA4">
              <w:rPr>
                <w:rFonts w:ascii="Calibri" w:hAnsi="Calibri"/>
                <w:color w:val="1A1A1A"/>
                <w:sz w:val="18"/>
                <w:szCs w:val="18"/>
                <w:shd w:val="clear" w:color="auto" w:fill="FAFAFA"/>
              </w:rPr>
              <w:t>Borehole.</w:t>
            </w:r>
          </w:p>
        </w:tc>
      </w:tr>
      <w:tr w:rsidR="003F5AA4" w:rsidRPr="003F5AA4" w14:paraId="4A911914" w14:textId="77777777" w:rsidTr="003F5AA4">
        <w:tc>
          <w:tcPr>
            <w:tcW w:w="2951" w:type="dxa"/>
            <w:shd w:val="clear" w:color="auto" w:fill="C0C0C0"/>
          </w:tcPr>
          <w:p w14:paraId="32D65DF3" w14:textId="30C02777"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RankTerm</w:t>
            </w:r>
          </w:p>
        </w:tc>
        <w:tc>
          <w:tcPr>
            <w:tcW w:w="5804" w:type="dxa"/>
            <w:shd w:val="clear" w:color="auto" w:fill="C0C0C0"/>
          </w:tcPr>
          <w:p w14:paraId="650A819C" w14:textId="36D91C3F"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class is a blank placeholder for a vocabulary of terms describing the rank of a geologic unit (</w:t>
            </w:r>
            <w:r w:rsidR="008B01F3" w:rsidRPr="003F5AA4">
              <w:rPr>
                <w:rFonts w:ascii="Calibri" w:hAnsi="Calibri" w:cs="Segoe UI"/>
                <w:color w:val="000000"/>
                <w:sz w:val="18"/>
                <w:szCs w:val="18"/>
                <w:lang w:val="en-CA"/>
              </w:rPr>
              <w:t>e.g.</w:t>
            </w:r>
            <w:r w:rsidRPr="003F5AA4">
              <w:rPr>
                <w:rFonts w:ascii="Calibri" w:hAnsi="Calibri" w:cs="Segoe UI"/>
                <w:color w:val="000000"/>
                <w:sz w:val="18"/>
                <w:szCs w:val="18"/>
                <w:lang w:val="en-CA"/>
              </w:rPr>
              <w:t xml:space="preserve">, Group, Formation, Member, </w:t>
            </w:r>
            <w:r w:rsidR="008B01F3" w:rsidRPr="003F5AA4">
              <w:rPr>
                <w:rFonts w:ascii="Calibri" w:hAnsi="Calibri" w:cs="Segoe UI"/>
                <w:color w:val="000000"/>
                <w:sz w:val="18"/>
                <w:szCs w:val="18"/>
                <w:lang w:val="en-CA"/>
              </w:rPr>
              <w:t>etc.</w:t>
            </w:r>
            <w:r w:rsidRPr="003F5AA4">
              <w:rPr>
                <w:rFonts w:ascii="Calibri" w:hAnsi="Calibri" w:cs="Segoe UI"/>
                <w:color w:val="000000"/>
                <w:sz w:val="18"/>
                <w:szCs w:val="18"/>
                <w:lang w:val="en-CA"/>
              </w:rPr>
              <w:t>)</w:t>
            </w:r>
            <w:r w:rsidR="00853941" w:rsidRPr="003F5AA4">
              <w:rPr>
                <w:rFonts w:ascii="Calibri" w:hAnsi="Calibri" w:cs="Segoe UI"/>
                <w:color w:val="000000"/>
                <w:sz w:val="18"/>
                <w:szCs w:val="18"/>
                <w:lang w:val="en-CA"/>
              </w:rPr>
              <w:t>.</w:t>
            </w:r>
          </w:p>
          <w:p w14:paraId="64DEFE47" w14:textId="77777777" w:rsidR="00CF6174" w:rsidRPr="003F5AA4" w:rsidRDefault="00CF6174" w:rsidP="00ED2525">
            <w:pPr>
              <w:rPr>
                <w:rFonts w:ascii="Calibri" w:hAnsi="Calibri"/>
                <w:color w:val="000000"/>
                <w:sz w:val="18"/>
                <w:szCs w:val="18"/>
                <w:lang w:val="en-CA"/>
              </w:rPr>
            </w:pPr>
          </w:p>
        </w:tc>
      </w:tr>
      <w:tr w:rsidR="00BE2485" w:rsidRPr="003F5AA4" w14:paraId="46CD1198" w14:textId="77777777" w:rsidTr="003F5AA4">
        <w:tc>
          <w:tcPr>
            <w:tcW w:w="2951" w:type="dxa"/>
            <w:shd w:val="clear" w:color="auto" w:fill="auto"/>
          </w:tcPr>
          <w:p w14:paraId="3B7BE50A" w14:textId="28D96779"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CollectionTypeTerm</w:t>
            </w:r>
          </w:p>
        </w:tc>
        <w:tc>
          <w:tcPr>
            <w:tcW w:w="5804" w:type="dxa"/>
            <w:shd w:val="clear" w:color="auto" w:fill="auto"/>
          </w:tcPr>
          <w:p w14:paraId="1B0E8322" w14:textId="7C7986EF" w:rsidR="00CF6174" w:rsidRPr="003F5AA4" w:rsidRDefault="00980C8A" w:rsidP="00ED2525">
            <w:pPr>
              <w:rPr>
                <w:rFonts w:ascii="Calibri" w:hAnsi="Calibri"/>
                <w:color w:val="000000"/>
                <w:sz w:val="18"/>
                <w:szCs w:val="18"/>
                <w:lang w:val="en-CA"/>
              </w:rPr>
            </w:pPr>
            <w:r w:rsidRPr="003F5AA4">
              <w:rPr>
                <w:rFonts w:ascii="Calibri" w:hAnsi="Calibri"/>
                <w:color w:val="000000"/>
                <w:sz w:val="18"/>
                <w:szCs w:val="18"/>
                <w:lang w:val="en-CA"/>
              </w:rPr>
              <w:t>Types of collections of geological and geophysical objects.</w:t>
            </w:r>
          </w:p>
        </w:tc>
      </w:tr>
      <w:tr w:rsidR="003F5AA4" w:rsidRPr="003F5AA4" w14:paraId="5FAC4EEC" w14:textId="77777777" w:rsidTr="003F5AA4">
        <w:tc>
          <w:tcPr>
            <w:tcW w:w="2951" w:type="dxa"/>
            <w:shd w:val="clear" w:color="auto" w:fill="C0C0C0"/>
          </w:tcPr>
          <w:p w14:paraId="4428C418" w14:textId="15005D83"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EventProcessTerm</w:t>
            </w:r>
          </w:p>
        </w:tc>
        <w:tc>
          <w:tcPr>
            <w:tcW w:w="5804" w:type="dxa"/>
            <w:shd w:val="clear" w:color="auto" w:fill="C0C0C0"/>
          </w:tcPr>
          <w:p w14:paraId="6AF79852" w14:textId="759B2BF9"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Refers to a vocabulary of terms specifying the process or processes that occurred during an event. Examples include deposition, extrusion, intrusion, cooling.</w:t>
            </w:r>
          </w:p>
        </w:tc>
      </w:tr>
      <w:tr w:rsidR="00BE2485" w:rsidRPr="003F5AA4" w14:paraId="783DBEBB" w14:textId="77777777" w:rsidTr="003F5AA4">
        <w:tc>
          <w:tcPr>
            <w:tcW w:w="2951" w:type="dxa"/>
            <w:shd w:val="clear" w:color="auto" w:fill="auto"/>
          </w:tcPr>
          <w:p w14:paraId="705CADDD" w14:textId="0A28C1F1"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GeochronologicEraTerm</w:t>
            </w:r>
          </w:p>
        </w:tc>
        <w:tc>
          <w:tcPr>
            <w:tcW w:w="5804" w:type="dxa"/>
            <w:shd w:val="clear" w:color="auto" w:fill="auto"/>
          </w:tcPr>
          <w:p w14:paraId="2E86FA56" w14:textId="25D4FBFD" w:rsidR="00CF6174" w:rsidRPr="003F5AA4" w:rsidRDefault="00CF6174" w:rsidP="00004AA5">
            <w:pPr>
              <w:rPr>
                <w:rFonts w:ascii="Calibri" w:hAnsi="Calibri"/>
                <w:color w:val="000000"/>
                <w:sz w:val="18"/>
                <w:szCs w:val="18"/>
                <w:lang w:val="en-CA"/>
              </w:rPr>
            </w:pPr>
            <w:r w:rsidRPr="003F5AA4">
              <w:rPr>
                <w:rFonts w:ascii="Calibri" w:hAnsi="Calibri"/>
                <w:color w:val="000000"/>
                <w:sz w:val="18"/>
                <w:szCs w:val="18"/>
                <w:lang w:val="en-CA"/>
              </w:rPr>
              <w:t xml:space="preserve">Term from a </w:t>
            </w:r>
            <w:r w:rsidR="00004AA5" w:rsidRPr="003F5AA4">
              <w:rPr>
                <w:rFonts w:ascii="Calibri" w:hAnsi="Calibri"/>
                <w:color w:val="000000"/>
                <w:sz w:val="18"/>
                <w:szCs w:val="18"/>
                <w:lang w:val="en-CA"/>
              </w:rPr>
              <w:t>Geochronological vocabulary</w:t>
            </w:r>
          </w:p>
        </w:tc>
      </w:tr>
      <w:tr w:rsidR="003F5AA4" w:rsidRPr="003F5AA4" w14:paraId="0BCBD5FE" w14:textId="77777777" w:rsidTr="003F5AA4">
        <w:tc>
          <w:tcPr>
            <w:tcW w:w="2951" w:type="dxa"/>
            <w:shd w:val="clear" w:color="auto" w:fill="C0C0C0"/>
          </w:tcPr>
          <w:p w14:paraId="73CB0AA2" w14:textId="212DE9FD"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ContactTypeTerm</w:t>
            </w:r>
          </w:p>
        </w:tc>
        <w:tc>
          <w:tcPr>
            <w:tcW w:w="5804" w:type="dxa"/>
            <w:shd w:val="clear" w:color="auto" w:fill="C0C0C0"/>
          </w:tcPr>
          <w:p w14:paraId="4F63EF0C" w14:textId="4D91FF59"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Refers to a vocabulary of terms describing types of geological contacts</w:t>
            </w:r>
          </w:p>
        </w:tc>
      </w:tr>
      <w:tr w:rsidR="00BE2485" w:rsidRPr="003F5AA4" w14:paraId="151879E1" w14:textId="77777777" w:rsidTr="003F5AA4">
        <w:tc>
          <w:tcPr>
            <w:tcW w:w="2951" w:type="dxa"/>
            <w:shd w:val="clear" w:color="auto" w:fill="auto"/>
          </w:tcPr>
          <w:p w14:paraId="25DD32FD" w14:textId="47AA8F81"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FaultTypeTerm</w:t>
            </w:r>
          </w:p>
        </w:tc>
        <w:tc>
          <w:tcPr>
            <w:tcW w:w="5804" w:type="dxa"/>
            <w:shd w:val="clear" w:color="auto" w:fill="auto"/>
          </w:tcPr>
          <w:p w14:paraId="31F9D2DA" w14:textId="5FD7B476"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A vocabulary of terms describing the type of shear displacement structure (</w:t>
            </w:r>
            <w:r w:rsidR="008B01F3" w:rsidRPr="003F5AA4">
              <w:rPr>
                <w:rFonts w:ascii="Calibri" w:hAnsi="Calibri" w:cs="Segoe UI"/>
                <w:color w:val="000000"/>
                <w:sz w:val="18"/>
                <w:szCs w:val="18"/>
                <w:lang w:val="en-CA"/>
              </w:rPr>
              <w:t>e.g.</w:t>
            </w:r>
            <w:r w:rsidRPr="003F5AA4">
              <w:rPr>
                <w:rFonts w:ascii="Calibri" w:hAnsi="Calibri" w:cs="Segoe UI"/>
                <w:color w:val="000000"/>
                <w:sz w:val="18"/>
                <w:szCs w:val="18"/>
                <w:lang w:val="en-CA"/>
              </w:rPr>
              <w:t>; thrust fault, normal fault, wrench fault)</w:t>
            </w:r>
          </w:p>
        </w:tc>
      </w:tr>
      <w:tr w:rsidR="003F5AA4" w:rsidRPr="003F5AA4" w14:paraId="090DC88D" w14:textId="77777777" w:rsidTr="003F5AA4">
        <w:tc>
          <w:tcPr>
            <w:tcW w:w="2951" w:type="dxa"/>
            <w:shd w:val="clear" w:color="auto" w:fill="C0C0C0"/>
          </w:tcPr>
          <w:p w14:paraId="6708678E" w14:textId="6CD64810"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FoldProfileTypeTerm</w:t>
            </w:r>
          </w:p>
        </w:tc>
        <w:tc>
          <w:tcPr>
            <w:tcW w:w="5804" w:type="dxa"/>
            <w:shd w:val="clear" w:color="auto" w:fill="C0C0C0"/>
          </w:tcPr>
          <w:p w14:paraId="4879A2FA" w14:textId="75DD136D"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Refers to a vocabulary of terms specifying concave/convex geometry of fold relative to earth surface, and relationship to younging direction in folded strata if known. antiform, synform, neutral, anticline, syncline, monocline, ptygmatic</w:t>
            </w:r>
          </w:p>
        </w:tc>
      </w:tr>
      <w:tr w:rsidR="00BE2485" w:rsidRPr="003F5AA4" w14:paraId="16096F75" w14:textId="77777777" w:rsidTr="003F5AA4">
        <w:tc>
          <w:tcPr>
            <w:tcW w:w="2951" w:type="dxa"/>
            <w:shd w:val="clear" w:color="auto" w:fill="auto"/>
          </w:tcPr>
          <w:p w14:paraId="275F91BE" w14:textId="34735E74"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FoliationTypeTerm</w:t>
            </w:r>
          </w:p>
        </w:tc>
        <w:tc>
          <w:tcPr>
            <w:tcW w:w="5804" w:type="dxa"/>
            <w:shd w:val="clear" w:color="auto" w:fill="auto"/>
          </w:tcPr>
          <w:p w14:paraId="783C3EA6" w14:textId="2F1E91C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Refers to a </w:t>
            </w:r>
            <w:r w:rsidR="008B01F3" w:rsidRPr="003F5AA4">
              <w:rPr>
                <w:rFonts w:ascii="Calibri" w:hAnsi="Calibri" w:cs="Segoe UI"/>
                <w:color w:val="000000"/>
                <w:sz w:val="18"/>
                <w:szCs w:val="18"/>
                <w:lang w:val="en-CA"/>
              </w:rPr>
              <w:t>vocabulary</w:t>
            </w:r>
            <w:r w:rsidRPr="003F5AA4">
              <w:rPr>
                <w:rFonts w:ascii="Calibri" w:hAnsi="Calibri" w:cs="Segoe UI"/>
                <w:color w:val="000000"/>
                <w:sz w:val="18"/>
                <w:szCs w:val="18"/>
                <w:lang w:val="en-CA"/>
              </w:rPr>
              <w:t xml:space="preserve"> of terms defining the type of foliation (</w:t>
            </w:r>
            <w:r w:rsidR="008B01F3" w:rsidRPr="003F5AA4">
              <w:rPr>
                <w:rFonts w:ascii="Calibri" w:hAnsi="Calibri" w:cs="Segoe UI"/>
                <w:color w:val="000000"/>
                <w:sz w:val="18"/>
                <w:szCs w:val="18"/>
                <w:lang w:val="en-CA"/>
              </w:rPr>
              <w:t>e.g.</w:t>
            </w:r>
            <w:r w:rsidRPr="003F5AA4">
              <w:rPr>
                <w:rFonts w:ascii="Calibri" w:hAnsi="Calibri" w:cs="Segoe UI"/>
                <w:color w:val="000000"/>
                <w:sz w:val="18"/>
                <w:szCs w:val="18"/>
                <w:lang w:val="en-CA"/>
              </w:rPr>
              <w:t xml:space="preserve">, crenulation cleavage, gneissic layering, slaty cleavage, schistosity, </w:t>
            </w:r>
            <w:r w:rsidR="008B01F3" w:rsidRPr="003F5AA4">
              <w:rPr>
                <w:rFonts w:ascii="Calibri" w:hAnsi="Calibri" w:cs="Segoe UI"/>
                <w:color w:val="000000"/>
                <w:sz w:val="18"/>
                <w:szCs w:val="18"/>
                <w:lang w:val="en-CA"/>
              </w:rPr>
              <w:t>etc.</w:t>
            </w:r>
            <w:r w:rsidRPr="003F5AA4">
              <w:rPr>
                <w:rFonts w:ascii="Calibri" w:hAnsi="Calibri" w:cs="Segoe UI"/>
                <w:color w:val="000000"/>
                <w:sz w:val="18"/>
                <w:szCs w:val="18"/>
                <w:lang w:val="en-CA"/>
              </w:rPr>
              <w:t>)</w:t>
            </w:r>
          </w:p>
          <w:p w14:paraId="1866DCE0"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3F5AA4" w:rsidRPr="003F5AA4" w14:paraId="40BC23B1" w14:textId="77777777" w:rsidTr="003F5AA4">
        <w:tc>
          <w:tcPr>
            <w:tcW w:w="2951" w:type="dxa"/>
            <w:shd w:val="clear" w:color="auto" w:fill="C0C0C0"/>
          </w:tcPr>
          <w:p w14:paraId="0305943B" w14:textId="2735745C"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lastRenderedPageBreak/>
              <w:t>AnthropogenicGeomorphologic</w:t>
            </w:r>
            <w:r w:rsidRPr="003F5AA4">
              <w:rPr>
                <w:rFonts w:ascii="Calibri" w:hAnsi="Calibri"/>
                <w:color w:val="000000"/>
                <w:sz w:val="18"/>
                <w:szCs w:val="18"/>
                <w:lang w:val="en-CA"/>
              </w:rPr>
              <w:br/>
              <w:t>FeatureTypeTerm</w:t>
            </w:r>
          </w:p>
        </w:tc>
        <w:tc>
          <w:tcPr>
            <w:tcW w:w="5804" w:type="dxa"/>
            <w:shd w:val="clear" w:color="auto" w:fill="C0C0C0"/>
          </w:tcPr>
          <w:p w14:paraId="2480A4C2"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describing the type of anthropogenic geomorphologic feature</w:t>
            </w:r>
          </w:p>
          <w:p w14:paraId="08143BCE"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BE2485" w:rsidRPr="003F5AA4" w14:paraId="27249E36" w14:textId="77777777" w:rsidTr="003F5AA4">
        <w:tc>
          <w:tcPr>
            <w:tcW w:w="2951" w:type="dxa"/>
            <w:shd w:val="clear" w:color="auto" w:fill="auto"/>
          </w:tcPr>
          <w:p w14:paraId="0CB206C3" w14:textId="19139A70" w:rsidR="00CF6174" w:rsidRPr="003F5AA4" w:rsidRDefault="00CF6174" w:rsidP="00ED2525">
            <w:pPr>
              <w:rPr>
                <w:rFonts w:ascii="Calibri" w:hAnsi="Calibri"/>
                <w:color w:val="000000"/>
                <w:sz w:val="18"/>
                <w:szCs w:val="18"/>
                <w:lang w:val="en-CA"/>
              </w:rPr>
            </w:pPr>
            <w:r w:rsidRPr="003F5AA4">
              <w:rPr>
                <w:rFonts w:ascii="Calibri" w:hAnsi="Calibri" w:cs="Segoe UI"/>
                <w:color w:val="000000"/>
                <w:sz w:val="18"/>
                <w:szCs w:val="18"/>
                <w:lang w:val="en-CA"/>
              </w:rPr>
              <w:t>NaturalGeomorphologic</w:t>
            </w:r>
            <w:r w:rsidRPr="003F5AA4">
              <w:rPr>
                <w:rFonts w:ascii="Calibri" w:hAnsi="Calibri" w:cs="Segoe UI"/>
                <w:color w:val="000000"/>
                <w:sz w:val="18"/>
                <w:szCs w:val="18"/>
                <w:lang w:val="en-CA"/>
              </w:rPr>
              <w:br/>
              <w:t>FeatureTypeTerm</w:t>
            </w:r>
          </w:p>
        </w:tc>
        <w:tc>
          <w:tcPr>
            <w:tcW w:w="5804" w:type="dxa"/>
            <w:shd w:val="clear" w:color="auto" w:fill="auto"/>
          </w:tcPr>
          <w:p w14:paraId="61BFE07A"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describing the type of natural geomorphologic feature</w:t>
            </w:r>
          </w:p>
          <w:p w14:paraId="24BA2209"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3F5AA4" w:rsidRPr="003F5AA4" w14:paraId="34CFBA11" w14:textId="77777777" w:rsidTr="003F5AA4">
        <w:tc>
          <w:tcPr>
            <w:tcW w:w="2951" w:type="dxa"/>
            <w:shd w:val="clear" w:color="auto" w:fill="C0C0C0"/>
          </w:tcPr>
          <w:p w14:paraId="42D64C11" w14:textId="26EB8D04"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ConventionCode</w:t>
            </w:r>
          </w:p>
        </w:tc>
        <w:tc>
          <w:tcPr>
            <w:tcW w:w="5804" w:type="dxa"/>
            <w:shd w:val="clear" w:color="auto" w:fill="C0C0C0"/>
          </w:tcPr>
          <w:p w14:paraId="6A4C3EB9" w14:textId="39425EE9"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Suggested values: "dip dip direction", "strike dip right hand rule" (The strike and dip of planar data is listed according to the ‘right-hand rule’ or, as one looks along the strike direction, the surface dips to the right.) </w:t>
            </w:r>
          </w:p>
          <w:p w14:paraId="0A0F202B"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list is an indicative list only of terms used to describe the convention used for the orientation measurement.  Users are encouraged to use a vocabulary of terms managed by the CGI vocabularies working group outside of this model.</w:t>
            </w:r>
          </w:p>
          <w:p w14:paraId="323108D6"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BE2485" w:rsidRPr="003F5AA4" w14:paraId="60B3C8B1" w14:textId="77777777" w:rsidTr="003F5AA4">
        <w:tc>
          <w:tcPr>
            <w:tcW w:w="2951" w:type="dxa"/>
            <w:shd w:val="clear" w:color="auto" w:fill="auto"/>
          </w:tcPr>
          <w:p w14:paraId="2021E822" w14:textId="2A8F8D63"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DeterminationMethodTerm</w:t>
            </w:r>
          </w:p>
        </w:tc>
        <w:tc>
          <w:tcPr>
            <w:tcW w:w="5804" w:type="dxa"/>
            <w:shd w:val="clear" w:color="auto" w:fill="auto"/>
          </w:tcPr>
          <w:p w14:paraId="1B550A1C"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3F5AA4" w:rsidRPr="003F5AA4" w14:paraId="754D4DC6" w14:textId="77777777" w:rsidTr="003F5AA4">
        <w:tc>
          <w:tcPr>
            <w:tcW w:w="2951" w:type="dxa"/>
            <w:shd w:val="clear" w:color="auto" w:fill="C0C0C0"/>
          </w:tcPr>
          <w:p w14:paraId="6C270BBC" w14:textId="31D51F34"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LinearDirectedCode</w:t>
            </w:r>
          </w:p>
        </w:tc>
        <w:tc>
          <w:tcPr>
            <w:tcW w:w="5804" w:type="dxa"/>
            <w:shd w:val="clear" w:color="auto" w:fill="C0C0C0"/>
          </w:tcPr>
          <w:p w14:paraId="68B00FAE" w14:textId="232FDAB0" w:rsidR="00CF6174" w:rsidRPr="003F5AA4" w:rsidRDefault="00853941"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Examples</w:t>
            </w:r>
          </w:p>
          <w:p w14:paraId="45567255" w14:textId="77777777" w:rsidR="00CF6174" w:rsidRPr="003F5AA4" w:rsidRDefault="00CF6174" w:rsidP="003F5AA4">
            <w:pPr>
              <w:numPr>
                <w:ilvl w:val="0"/>
                <w:numId w:val="54"/>
              </w:num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"directed" (indicates that the orientation is directed)</w:t>
            </w:r>
          </w:p>
          <w:p w14:paraId="206D04D7" w14:textId="77777777" w:rsidR="00CF6174" w:rsidRPr="003F5AA4" w:rsidRDefault="00CF6174" w:rsidP="003F5AA4">
            <w:pPr>
              <w:numPr>
                <w:ilvl w:val="0"/>
                <w:numId w:val="54"/>
              </w:num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"directed down" (indicates that the linear orientation is directed below the horizon)</w:t>
            </w:r>
          </w:p>
          <w:p w14:paraId="115F7D68" w14:textId="77777777" w:rsidR="00CF6174" w:rsidRPr="003F5AA4" w:rsidRDefault="00CF6174" w:rsidP="003F5AA4">
            <w:pPr>
              <w:numPr>
                <w:ilvl w:val="0"/>
                <w:numId w:val="54"/>
              </w:num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"directed up" (indicates that the linear orientation is directed above the horizon)</w:t>
            </w:r>
          </w:p>
          <w:p w14:paraId="175AB555"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p w14:paraId="0DEB3A59"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BE2485" w:rsidRPr="003F5AA4" w14:paraId="2CAA505F" w14:textId="77777777" w:rsidTr="003F5AA4">
        <w:tc>
          <w:tcPr>
            <w:tcW w:w="2951" w:type="dxa"/>
            <w:shd w:val="clear" w:color="auto" w:fill="auto"/>
          </w:tcPr>
          <w:p w14:paraId="31ADA595" w14:textId="62A19CDF"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PlanarPolarityCode</w:t>
            </w:r>
          </w:p>
        </w:tc>
        <w:tc>
          <w:tcPr>
            <w:tcW w:w="5804" w:type="dxa"/>
            <w:shd w:val="clear" w:color="auto" w:fill="auto"/>
          </w:tcPr>
          <w:p w14:paraId="024F5DA6" w14:textId="2FBDE1A1" w:rsidR="00CF6174" w:rsidRPr="003F5AA4" w:rsidRDefault="008B01F3"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e.g.</w:t>
            </w:r>
            <w:r w:rsidR="00CF6174" w:rsidRPr="003F5AA4">
              <w:rPr>
                <w:rFonts w:ascii="Calibri" w:hAnsi="Calibri" w:cs="Segoe UI"/>
                <w:color w:val="000000"/>
                <w:sz w:val="18"/>
                <w:szCs w:val="18"/>
                <w:lang w:val="en-CA"/>
              </w:rPr>
              <w:t>: "upright", "overturned", "vertical"</w:t>
            </w:r>
          </w:p>
          <w:p w14:paraId="39C84E65"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p w14:paraId="54744F29"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6DB61A52"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bl>
    <w:p w14:paraId="7582DBAF" w14:textId="77777777" w:rsidR="00DB2D3A" w:rsidRDefault="00DB2D3A" w:rsidP="00ED2525">
      <w:pPr>
        <w:rPr>
          <w:lang w:val="en-CA"/>
        </w:rPr>
      </w:pPr>
    </w:p>
    <w:p w14:paraId="6A9E6E7B" w14:textId="77777777" w:rsidR="00CF6174" w:rsidRDefault="00CF6174" w:rsidP="00ED2525">
      <w:pPr>
        <w:rPr>
          <w:lang w:val="en-CA"/>
        </w:rPr>
      </w:pPr>
    </w:p>
    <w:p w14:paraId="2C10175D" w14:textId="0FB4C6EA" w:rsidR="001A44F0" w:rsidRDefault="001A44F0" w:rsidP="007F03F0">
      <w:pPr>
        <w:pStyle w:val="Titre3"/>
        <w:rPr>
          <w:lang w:val="en-CA"/>
        </w:rPr>
      </w:pPr>
      <w:bookmarkStart w:id="556" w:name="_Toc452643162"/>
      <w:r>
        <w:rPr>
          <w:lang w:val="en-CA"/>
        </w:rPr>
        <w:t>Instance example</w:t>
      </w:r>
      <w:bookmarkEnd w:id="556"/>
    </w:p>
    <w:p w14:paraId="005D2082" w14:textId="77777777" w:rsidR="001A44F0" w:rsidRDefault="001A44F0" w:rsidP="00ED2525">
      <w:pPr>
        <w:rPr>
          <w:lang w:val="en-CA"/>
        </w:rPr>
      </w:pPr>
    </w:p>
    <w:p w14:paraId="6C5300BA" w14:textId="3CF27479" w:rsidR="001A44F0" w:rsidRDefault="00A05D5D" w:rsidP="00ED2525">
      <w:pPr>
        <w:rPr>
          <w:lang w:val="en-CA"/>
        </w:rPr>
      </w:pPr>
      <w:r>
        <w:rPr>
          <w:lang w:val="en-CA"/>
        </w:rPr>
        <w:t>The following figure shows a partial</w:t>
      </w:r>
      <w:r w:rsidR="001A44F0">
        <w:rPr>
          <w:lang w:val="en-CA"/>
        </w:rPr>
        <w:t xml:space="preserve"> encodin</w:t>
      </w:r>
      <w:r w:rsidR="006F2329">
        <w:rPr>
          <w:lang w:val="en-CA"/>
        </w:rPr>
        <w:t>g of an existing map from Drewes (Drewes, 1998)</w:t>
      </w:r>
      <w:r>
        <w:rPr>
          <w:lang w:val="en-CA"/>
        </w:rPr>
        <w:t>.</w:t>
      </w:r>
      <w:r w:rsidR="007F03F0">
        <w:rPr>
          <w:lang w:val="en-CA"/>
        </w:rPr>
        <w:t xml:space="preserve">  </w:t>
      </w:r>
      <w:commentRangeStart w:id="557"/>
      <w:r w:rsidR="007F03F0">
        <w:rPr>
          <w:lang w:val="en-CA"/>
        </w:rPr>
        <w:t>This example has been chosen because it was selected for a similar exercise for the North American Data Model (</w:t>
      </w:r>
      <w:hyperlink r:id="rId59" w:history="1">
        <w:r w:rsidR="0032727A" w:rsidRPr="00334BF0">
          <w:rPr>
            <w:rStyle w:val="Lienhypertexte"/>
            <w:lang w:val="en-CA"/>
          </w:rPr>
          <w:t>http://ngmdb.usgs.gov/www-nadm/dmdt/</w:t>
        </w:r>
      </w:hyperlink>
      <w:r w:rsidR="007F03F0">
        <w:rPr>
          <w:lang w:val="en-CA"/>
        </w:rPr>
        <w:t>)</w:t>
      </w:r>
      <w:r w:rsidR="0032727A">
        <w:rPr>
          <w:lang w:val="en-CA"/>
        </w:rPr>
        <w:t>.</w:t>
      </w:r>
      <w:r>
        <w:rPr>
          <w:lang w:val="en-CA"/>
        </w:rPr>
        <w:t xml:space="preserve">  </w:t>
      </w:r>
      <w:commentRangeEnd w:id="557"/>
      <w:r w:rsidR="0032727A">
        <w:rPr>
          <w:rStyle w:val="Marquedecommentaire"/>
        </w:rPr>
        <w:commentReference w:id="557"/>
      </w:r>
      <w:r>
        <w:rPr>
          <w:lang w:val="en-CA"/>
        </w:rPr>
        <w:fldChar w:fldCharType="begin"/>
      </w:r>
      <w:r>
        <w:rPr>
          <w:lang w:val="en-CA"/>
        </w:rPr>
        <w:instrText xml:space="preserve"> REF _Ref440297651 \h </w:instrText>
      </w:r>
      <w:r>
        <w:rPr>
          <w:lang w:val="en-CA"/>
        </w:rPr>
      </w:r>
      <w:r>
        <w:rPr>
          <w:lang w:val="en-CA"/>
        </w:rPr>
        <w:fldChar w:fldCharType="separate"/>
      </w:r>
      <w:r w:rsidR="00F02ED9">
        <w:t xml:space="preserve">Figure </w:t>
      </w:r>
      <w:r w:rsidR="00F02ED9">
        <w:rPr>
          <w:noProof/>
        </w:rPr>
        <w:t>36</w:t>
      </w:r>
      <w:r>
        <w:rPr>
          <w:lang w:val="en-CA"/>
        </w:rPr>
        <w:fldChar w:fldCharType="end"/>
      </w:r>
      <w:r>
        <w:rPr>
          <w:lang w:val="en-CA"/>
        </w:rPr>
        <w:t xml:space="preserve"> show a small section of a map showing unit Ttv (Dacitic vent breccia) from a quadrangle in Arizona, USA.  The original legend description is shown in </w:t>
      </w:r>
      <w:r>
        <w:rPr>
          <w:lang w:val="en-CA"/>
        </w:rPr>
        <w:fldChar w:fldCharType="begin"/>
      </w:r>
      <w:r>
        <w:rPr>
          <w:lang w:val="en-CA"/>
        </w:rPr>
        <w:instrText xml:space="preserve"> REF _Ref440297725 \h </w:instrText>
      </w:r>
      <w:r>
        <w:rPr>
          <w:lang w:val="en-CA"/>
        </w:rPr>
      </w:r>
      <w:r>
        <w:rPr>
          <w:lang w:val="en-CA"/>
        </w:rPr>
        <w:fldChar w:fldCharType="separate"/>
      </w:r>
      <w:r w:rsidR="00F02ED9">
        <w:t xml:space="preserve">Figure </w:t>
      </w:r>
      <w:r w:rsidR="00F02ED9">
        <w:rPr>
          <w:noProof/>
        </w:rPr>
        <w:t>37</w:t>
      </w:r>
      <w:r>
        <w:rPr>
          <w:lang w:val="en-CA"/>
        </w:rPr>
        <w:fldChar w:fldCharType="end"/>
      </w:r>
      <w:r>
        <w:rPr>
          <w:lang w:val="en-CA"/>
        </w:rPr>
        <w:t>.</w:t>
      </w:r>
    </w:p>
    <w:p w14:paraId="48F69C95" w14:textId="36F43841" w:rsidR="006F2329" w:rsidRDefault="00F658C5" w:rsidP="007F03F0">
      <w:pPr>
        <w:keepNext/>
      </w:pPr>
      <w:r>
        <w:rPr>
          <w:noProof/>
          <w:lang w:val="en-CA" w:eastAsia="en-CA"/>
        </w:rPr>
        <w:lastRenderedPageBreak/>
        <w:drawing>
          <wp:inline distT="0" distB="0" distL="0" distR="0" wp14:anchorId="2BB35D0D" wp14:editId="0804B083">
            <wp:extent cx="4800600" cy="31527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00600" cy="3152775"/>
                    </a:xfrm>
                    <a:prstGeom prst="rect">
                      <a:avLst/>
                    </a:prstGeom>
                    <a:noFill/>
                    <a:ln>
                      <a:noFill/>
                    </a:ln>
                  </pic:spPr>
                </pic:pic>
              </a:graphicData>
            </a:graphic>
          </wp:inline>
        </w:drawing>
      </w:r>
    </w:p>
    <w:p w14:paraId="223D74AC" w14:textId="62DA31EA" w:rsidR="006F2329" w:rsidRDefault="006F2329" w:rsidP="007F03F0">
      <w:pPr>
        <w:pStyle w:val="Lgende"/>
      </w:pPr>
      <w:bookmarkStart w:id="558" w:name="_Ref440297651"/>
      <w:r>
        <w:t xml:space="preserve">Figure </w:t>
      </w:r>
      <w:r>
        <w:fldChar w:fldCharType="begin"/>
      </w:r>
      <w:r>
        <w:instrText xml:space="preserve"> SEQ Figure \* ARABIC </w:instrText>
      </w:r>
      <w:r>
        <w:fldChar w:fldCharType="separate"/>
      </w:r>
      <w:r w:rsidR="00F02ED9">
        <w:rPr>
          <w:noProof/>
        </w:rPr>
        <w:t>36</w:t>
      </w:r>
      <w:r>
        <w:fldChar w:fldCharType="end"/>
      </w:r>
      <w:bookmarkEnd w:id="558"/>
      <w:r w:rsidR="00A05D5D">
        <w:t xml:space="preserve"> : </w:t>
      </w:r>
      <w:r w:rsidR="008B01F3">
        <w:t>Excerpt</w:t>
      </w:r>
      <w:r w:rsidR="00A05D5D">
        <w:t xml:space="preserve"> from Drewes</w:t>
      </w:r>
      <w:r>
        <w:t xml:space="preserve"> map with Dacitic vent highlighted (Ttv)</w:t>
      </w:r>
    </w:p>
    <w:p w14:paraId="6B28618A" w14:textId="0D3B2DF6" w:rsidR="006F2329" w:rsidRDefault="00F658C5" w:rsidP="007F03F0">
      <w:pPr>
        <w:keepNext/>
      </w:pPr>
      <w:r>
        <w:rPr>
          <w:noProof/>
          <w:lang w:val="en-CA" w:eastAsia="en-CA"/>
        </w:rPr>
        <w:drawing>
          <wp:inline distT="0" distB="0" distL="0" distR="0" wp14:anchorId="3774E021" wp14:editId="2B3E39C6">
            <wp:extent cx="3343275" cy="14192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43275" cy="1419225"/>
                    </a:xfrm>
                    <a:prstGeom prst="rect">
                      <a:avLst/>
                    </a:prstGeom>
                    <a:noFill/>
                    <a:ln>
                      <a:noFill/>
                    </a:ln>
                  </pic:spPr>
                </pic:pic>
              </a:graphicData>
            </a:graphic>
          </wp:inline>
        </w:drawing>
      </w:r>
    </w:p>
    <w:p w14:paraId="0A3BF8D1" w14:textId="069E7CBF" w:rsidR="006F2329" w:rsidRDefault="006F2329" w:rsidP="007F03F0">
      <w:pPr>
        <w:pStyle w:val="Lgende"/>
      </w:pPr>
      <w:bookmarkStart w:id="559" w:name="_Ref440297725"/>
      <w:r>
        <w:t xml:space="preserve">Figure </w:t>
      </w:r>
      <w:r>
        <w:fldChar w:fldCharType="begin"/>
      </w:r>
      <w:r>
        <w:instrText xml:space="preserve"> SEQ Figure \* ARABIC </w:instrText>
      </w:r>
      <w:r>
        <w:fldChar w:fldCharType="separate"/>
      </w:r>
      <w:r w:rsidR="00F02ED9">
        <w:rPr>
          <w:noProof/>
        </w:rPr>
        <w:t>37</w:t>
      </w:r>
      <w:r>
        <w:fldChar w:fldCharType="end"/>
      </w:r>
      <w:bookmarkEnd w:id="559"/>
      <w:r>
        <w:t xml:space="preserve"> : Original description from map legend.  This legend item is represented as a GeologicFeature (specifically, a GeologicUnit)</w:t>
      </w:r>
    </w:p>
    <w:p w14:paraId="49BAA496" w14:textId="56A606A9" w:rsidR="006F2329" w:rsidRDefault="00A05D5D">
      <w:commentRangeStart w:id="560"/>
      <w:r>
        <w:t>The map also has a cross section through the same Ttv unit (</w:t>
      </w:r>
      <w:r>
        <w:fldChar w:fldCharType="begin"/>
      </w:r>
      <w:r>
        <w:instrText xml:space="preserve"> REF _Ref440297766 \h </w:instrText>
      </w:r>
      <w:r>
        <w:fldChar w:fldCharType="separate"/>
      </w:r>
      <w:r w:rsidR="00F02ED9">
        <w:t xml:space="preserve">Figure </w:t>
      </w:r>
      <w:r w:rsidR="00F02ED9">
        <w:rPr>
          <w:noProof/>
        </w:rPr>
        <w:t>38</w:t>
      </w:r>
      <w:r>
        <w:fldChar w:fldCharType="end"/>
      </w:r>
      <w:r>
        <w:t>) showing an example of a non-map mapping frame.</w:t>
      </w:r>
      <w:r w:rsidR="00E11331">
        <w:t xml:space="preserve"> </w:t>
      </w:r>
      <w:commentRangeEnd w:id="560"/>
      <w:r w:rsidR="00E11331">
        <w:rPr>
          <w:rStyle w:val="Marquedecommentaire"/>
        </w:rPr>
        <w:commentReference w:id="560"/>
      </w:r>
    </w:p>
    <w:p w14:paraId="471F9977" w14:textId="5F78F7F8" w:rsidR="006F2329" w:rsidRDefault="00F658C5" w:rsidP="007F03F0">
      <w:pPr>
        <w:keepNext/>
      </w:pPr>
      <w:r>
        <w:rPr>
          <w:noProof/>
          <w:lang w:val="en-CA" w:eastAsia="en-CA"/>
        </w:rPr>
        <w:drawing>
          <wp:inline distT="0" distB="0" distL="0" distR="0" wp14:anchorId="0F292D58" wp14:editId="6E2012AA">
            <wp:extent cx="2524125" cy="10858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24125" cy="1085850"/>
                    </a:xfrm>
                    <a:prstGeom prst="rect">
                      <a:avLst/>
                    </a:prstGeom>
                    <a:noFill/>
                    <a:ln>
                      <a:noFill/>
                    </a:ln>
                  </pic:spPr>
                </pic:pic>
              </a:graphicData>
            </a:graphic>
          </wp:inline>
        </w:drawing>
      </w:r>
    </w:p>
    <w:p w14:paraId="1848DBBF" w14:textId="28DBCBAF" w:rsidR="006F2329" w:rsidRDefault="006F2329" w:rsidP="007F03F0">
      <w:pPr>
        <w:pStyle w:val="Lgende"/>
      </w:pPr>
      <w:bookmarkStart w:id="561" w:name="_Ref440297766"/>
      <w:r>
        <w:t xml:space="preserve">Figure </w:t>
      </w:r>
      <w:r>
        <w:fldChar w:fldCharType="begin"/>
      </w:r>
      <w:r>
        <w:instrText xml:space="preserve"> SEQ Figure \* ARABIC </w:instrText>
      </w:r>
      <w:r>
        <w:fldChar w:fldCharType="separate"/>
      </w:r>
      <w:r w:rsidR="00F02ED9">
        <w:rPr>
          <w:noProof/>
        </w:rPr>
        <w:t>38</w:t>
      </w:r>
      <w:r>
        <w:fldChar w:fldCharType="end"/>
      </w:r>
      <w:bookmarkEnd w:id="561"/>
      <w:r>
        <w:t xml:space="preserve"> : The same unit, shown in a cross section (a different MappingFrame)</w:t>
      </w:r>
    </w:p>
    <w:p w14:paraId="313E970B" w14:textId="77777777" w:rsidR="006F2329" w:rsidRDefault="006F2329"/>
    <w:p w14:paraId="49355B96" w14:textId="77777777" w:rsidR="006F2329" w:rsidRPr="007F03F0" w:rsidRDefault="006F2329"/>
    <w:p w14:paraId="7477FB3F" w14:textId="3976A3EF" w:rsidR="006F2329" w:rsidRDefault="00F658C5" w:rsidP="007F03F0">
      <w:pPr>
        <w:keepNext/>
      </w:pPr>
      <w:r>
        <w:rPr>
          <w:noProof/>
          <w:lang w:val="en-CA" w:eastAsia="en-CA"/>
        </w:rPr>
        <w:lastRenderedPageBreak/>
        <w:drawing>
          <wp:inline distT="0" distB="0" distL="0" distR="0" wp14:anchorId="696916B7" wp14:editId="47CA5DA0">
            <wp:extent cx="5467350" cy="43719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67350" cy="4371975"/>
                    </a:xfrm>
                    <a:prstGeom prst="rect">
                      <a:avLst/>
                    </a:prstGeom>
                    <a:noFill/>
                    <a:ln>
                      <a:noFill/>
                    </a:ln>
                  </pic:spPr>
                </pic:pic>
              </a:graphicData>
            </a:graphic>
          </wp:inline>
        </w:drawing>
      </w:r>
    </w:p>
    <w:p w14:paraId="474FCCD1" w14:textId="0D3D8CB3" w:rsidR="001A44F0" w:rsidRDefault="006F2329" w:rsidP="007F03F0">
      <w:pPr>
        <w:pStyle w:val="Lgende"/>
        <w:rPr>
          <w:lang w:val="en-CA"/>
        </w:rPr>
      </w:pPr>
      <w:r>
        <w:t xml:space="preserve">Figure </w:t>
      </w:r>
      <w:r>
        <w:fldChar w:fldCharType="begin"/>
      </w:r>
      <w:r>
        <w:instrText xml:space="preserve"> SEQ Figure \* ARABIC </w:instrText>
      </w:r>
      <w:r>
        <w:fldChar w:fldCharType="separate"/>
      </w:r>
      <w:r w:rsidR="00F02ED9">
        <w:rPr>
          <w:noProof/>
        </w:rPr>
        <w:t>39</w:t>
      </w:r>
      <w:r>
        <w:fldChar w:fldCharType="end"/>
      </w:r>
      <w:r>
        <w:t xml:space="preserve"> : Partia</w:t>
      </w:r>
      <w:r w:rsidR="00A05D5D">
        <w:t>l encoding of Drewe</w:t>
      </w:r>
      <w:r>
        <w:t xml:space="preserve">s </w:t>
      </w:r>
      <w:r w:rsidR="008B01F3">
        <w:t>partitioned</w:t>
      </w:r>
      <w:r>
        <w:t xml:space="preserve"> into GeoSciML instances.</w:t>
      </w:r>
    </w:p>
    <w:p w14:paraId="22E986BE" w14:textId="0C327949" w:rsidR="001A44F0" w:rsidRPr="00390DF7" w:rsidRDefault="007F03F0" w:rsidP="00ED2525">
      <w:pPr>
        <w:rPr>
          <w:lang w:val="en-CA"/>
        </w:rPr>
      </w:pPr>
      <w:r>
        <w:rPr>
          <w:lang w:val="en-CA"/>
        </w:rPr>
        <w:br w:type="page"/>
      </w:r>
    </w:p>
    <w:p w14:paraId="160AFAA2" w14:textId="6E606589" w:rsidR="009B3BBD" w:rsidRDefault="009B3BBD" w:rsidP="009B3BBD">
      <w:pPr>
        <w:pStyle w:val="Titre2"/>
        <w:rPr>
          <w:lang w:val="en-CA"/>
        </w:rPr>
      </w:pPr>
      <w:bookmarkStart w:id="562" w:name="_Ref440187941"/>
      <w:bookmarkStart w:id="563" w:name="_Toc452643163"/>
      <w:r w:rsidRPr="00D12552">
        <w:rPr>
          <w:lang w:val="en-CA"/>
        </w:rPr>
        <w:lastRenderedPageBreak/>
        <w:t xml:space="preserve">GeoSciML </w:t>
      </w:r>
      <w:r>
        <w:rPr>
          <w:lang w:val="en-CA"/>
        </w:rPr>
        <w:t>Extension</w:t>
      </w:r>
      <w:r w:rsidRPr="00D12552">
        <w:rPr>
          <w:lang w:val="en-CA"/>
        </w:rPr>
        <w:t xml:space="preserve"> Requirements </w:t>
      </w:r>
      <w:bookmarkEnd w:id="562"/>
      <w:r w:rsidR="008B01F3" w:rsidRPr="00D12552">
        <w:rPr>
          <w:lang w:val="en-CA"/>
        </w:rPr>
        <w:t>Class</w:t>
      </w:r>
      <w:r w:rsidR="008B01F3">
        <w:rPr>
          <w:lang w:val="en-CA"/>
        </w:rPr>
        <w:t xml:space="preserve"> </w:t>
      </w:r>
      <w:r w:rsidR="008B01F3">
        <w:t>(</w:t>
      </w:r>
      <w:r w:rsidR="00052694">
        <w:t>Normative)</w:t>
      </w:r>
      <w:bookmarkEnd w:id="563"/>
    </w:p>
    <w:p w14:paraId="43B21534" w14:textId="77777777" w:rsidR="00FD3D73" w:rsidRDefault="00FD3D73"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FB2691" w:rsidRPr="00513449" w14:paraId="3E3CB280"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BF1970D" w14:textId="2C105E9F" w:rsidR="00FB2691" w:rsidRPr="001E7133" w:rsidRDefault="00FB2691"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FB2691" w:rsidRPr="00513449" w14:paraId="33C1D0F9"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3998BE1A" w14:textId="07D700E0"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/req/gsml4-extension</w:t>
            </w:r>
          </w:p>
        </w:tc>
      </w:tr>
      <w:tr w:rsidR="00FB2691" w:rsidRPr="00513449" w14:paraId="44C2FDA8" w14:textId="77777777" w:rsidTr="00513449">
        <w:tc>
          <w:tcPr>
            <w:tcW w:w="1809" w:type="dxa"/>
            <w:tcBorders>
              <w:top w:val="single" w:sz="12" w:space="0" w:color="auto"/>
              <w:left w:val="single" w:sz="12" w:space="0" w:color="auto"/>
              <w:bottom w:val="single" w:sz="4" w:space="0" w:color="auto"/>
              <w:right w:val="single" w:sz="4" w:space="0" w:color="auto"/>
            </w:tcBorders>
          </w:tcPr>
          <w:p w14:paraId="2D7ABF05"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8FEDF22" w14:textId="431B474C" w:rsidR="00FB2691" w:rsidRPr="00513449" w:rsidRDefault="005E33CD"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Encoding specification</w:t>
            </w:r>
          </w:p>
        </w:tc>
      </w:tr>
      <w:tr w:rsidR="00FB2691" w:rsidRPr="00513449" w14:paraId="559CB478" w14:textId="77777777" w:rsidTr="00513449">
        <w:tc>
          <w:tcPr>
            <w:tcW w:w="1809" w:type="dxa"/>
            <w:tcBorders>
              <w:top w:val="single" w:sz="4" w:space="0" w:color="auto"/>
              <w:left w:val="single" w:sz="12" w:space="0" w:color="auto"/>
              <w:bottom w:val="single" w:sz="4" w:space="0" w:color="auto"/>
              <w:right w:val="single" w:sz="4" w:space="0" w:color="auto"/>
            </w:tcBorders>
          </w:tcPr>
          <w:p w14:paraId="0789FBDD"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38FFAFE" w14:textId="137A16A0" w:rsidR="00FB2691" w:rsidRPr="00513449" w:rsidRDefault="00FB2691"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/req/gsml4-basic</w:t>
            </w:r>
          </w:p>
        </w:tc>
      </w:tr>
      <w:tr w:rsidR="00845595" w:rsidRPr="00513449" w14:paraId="05C9C8EA" w14:textId="77777777" w:rsidTr="00513449">
        <w:tc>
          <w:tcPr>
            <w:tcW w:w="1809" w:type="dxa"/>
            <w:tcBorders>
              <w:top w:val="single" w:sz="4" w:space="0" w:color="auto"/>
              <w:left w:val="single" w:sz="12" w:space="0" w:color="auto"/>
              <w:bottom w:val="single" w:sz="4" w:space="0" w:color="auto"/>
              <w:right w:val="single" w:sz="4" w:space="0" w:color="auto"/>
            </w:tcBorders>
          </w:tcPr>
          <w:p w14:paraId="2C1D38D1" w14:textId="5332D68B" w:rsidR="00845595" w:rsidRPr="00513449" w:rsidRDefault="00845595"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819832A" w14:textId="605D6A9C" w:rsidR="00845595" w:rsidRPr="00513449" w:rsidRDefault="00845595"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/req!gsml4-geologictime</w:t>
            </w:r>
          </w:p>
        </w:tc>
      </w:tr>
      <w:tr w:rsidR="00FB2691" w:rsidRPr="00513449" w14:paraId="594E3007"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0FBA8000"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F54CF31" w14:textId="77777777" w:rsidR="00FB2691" w:rsidRPr="00513449" w:rsidRDefault="00FB2691" w:rsidP="00513449">
            <w:pPr>
              <w:spacing w:before="100" w:beforeAutospacing="1" w:after="100" w:afterAutospacing="1" w:line="230" w:lineRule="atLeast"/>
              <w:rPr>
                <w:rFonts w:ascii="Calibri" w:eastAsia="MS Mincho" w:hAnsi="Calibri"/>
                <w:b/>
                <w:sz w:val="20"/>
                <w:szCs w:val="20"/>
                <w:lang w:val="en-CA"/>
              </w:rPr>
            </w:pPr>
            <w:r w:rsidRPr="00513449">
              <w:rPr>
                <w:rFonts w:ascii="Calibri" w:eastAsia="MS Mincho" w:hAnsi="Calibri"/>
                <w:b/>
                <w:sz w:val="20"/>
                <w:szCs w:val="20"/>
                <w:lang w:val="en-CA"/>
              </w:rPr>
              <w:t xml:space="preserve">/req/gsml4-extension/geologicfeature-history </w:t>
            </w:r>
          </w:p>
          <w:p w14:paraId="5CD7AE7F" w14:textId="13B9395D" w:rsidR="00FB2691" w:rsidRPr="00791B66" w:rsidRDefault="00FB2691" w:rsidP="00513449">
            <w:pPr>
              <w:spacing w:before="100" w:beforeAutospacing="1" w:after="100" w:afterAutospacing="1" w:line="230" w:lineRule="atLeast"/>
              <w:rPr>
                <w:rFonts w:ascii="Calibri" w:eastAsia="MS Mincho" w:hAnsi="Calibri"/>
                <w:sz w:val="20"/>
                <w:szCs w:val="20"/>
                <w:lang w:val="en-CA"/>
              </w:rPr>
            </w:pPr>
            <w:r w:rsidRPr="00791B66">
              <w:rPr>
                <w:rFonts w:ascii="Calibri" w:eastAsia="MS Mincho" w:hAnsi="Calibri"/>
                <w:sz w:val="20"/>
                <w:szCs w:val="20"/>
                <w:lang w:val="en-CA"/>
              </w:rPr>
              <w:t xml:space="preserve">A GeologicFeatureRelation SHALL not </w:t>
            </w:r>
            <w:proofErr w:type="gramStart"/>
            <w:r w:rsidRPr="00791B66">
              <w:rPr>
                <w:rFonts w:ascii="Calibri" w:eastAsia="MS Mincho" w:hAnsi="Calibri"/>
                <w:sz w:val="20"/>
                <w:szCs w:val="20"/>
                <w:lang w:val="en-CA"/>
              </w:rPr>
              <w:t>be</w:t>
            </w:r>
            <w:proofErr w:type="gramEnd"/>
            <w:r w:rsidRPr="00791B66">
              <w:rPr>
                <w:rFonts w:ascii="Calibri" w:eastAsia="MS Mincho" w:hAnsi="Calibri"/>
                <w:sz w:val="20"/>
                <w:szCs w:val="20"/>
                <w:lang w:val="en-CA"/>
              </w:rPr>
              <w:t xml:space="preserve"> used between a GeologicFeature and GeologicEvent if GeologicFeature.geologicHistory can fulfill the same semantic.</w:t>
            </w:r>
          </w:p>
        </w:tc>
      </w:tr>
      <w:tr w:rsidR="00FB2691" w:rsidRPr="00513449" w14:paraId="012746FE"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88A5BDF"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F36DEE"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/req/gsml4-core/uml-abstract</w:t>
            </w:r>
            <w:r w:rsidRPr="00513449" w:rsidDel="00DA41F8">
              <w:rPr>
                <w:rFonts w:ascii="Calibri" w:eastAsia="MS Mincho" w:hAnsi="Calibri"/>
                <w:b/>
                <w:sz w:val="20"/>
                <w:szCs w:val="20"/>
                <w:lang w:val="en-CA"/>
              </w:rPr>
              <w:t xml:space="preserve"> </w:t>
            </w:r>
          </w:p>
          <w:p w14:paraId="7BCCF6DC"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rPr>
            </w:pPr>
            <w:r w:rsidRPr="00791B66">
              <w:rPr>
                <w:rFonts w:ascii="Calibri" w:eastAsia="MS Mincho" w:hAnsi="Calibri"/>
                <w:sz w:val="20"/>
                <w:szCs w:val="20"/>
                <w:lang w:val="en-CA"/>
              </w:rPr>
              <w:t>Abstract classes SHALL NOT be materialised.</w:t>
            </w:r>
          </w:p>
        </w:tc>
      </w:tr>
      <w:tr w:rsidR="00FB2691" w:rsidRPr="00513449" w14:paraId="0332AAB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5ADB357F"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381D945"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/req/gsml4-extension/contact-chronoboundary </w:t>
            </w:r>
          </w:p>
          <w:p w14:paraId="67AA169E" w14:textId="4DE0B377" w:rsidR="00FB2691" w:rsidRPr="00513449" w:rsidRDefault="00FB2691" w:rsidP="00513449">
            <w:pPr>
              <w:spacing w:before="100" w:beforeAutospacing="1" w:after="100" w:afterAutospacing="1" w:line="230" w:lineRule="atLeast"/>
              <w:jc w:val="both"/>
              <w:rPr>
                <w:rFonts w:ascii="Calibri" w:eastAsia="MS Mincho" w:hAnsi="Calibri"/>
                <w:b/>
                <w:sz w:val="20"/>
                <w:szCs w:val="20"/>
              </w:rPr>
            </w:pPr>
            <w:proofErr w:type="gramStart"/>
            <w:r w:rsidRPr="00791B66">
              <w:rPr>
                <w:rFonts w:ascii="Calibri" w:eastAsia="MS Mincho" w:hAnsi="Calibri"/>
                <w:sz w:val="20"/>
                <w:szCs w:val="20"/>
                <w:lang w:val="en-CA"/>
              </w:rPr>
              <w:t>correlatesWith</w:t>
            </w:r>
            <w:proofErr w:type="gramEnd"/>
            <w:r w:rsidRPr="00791B66">
              <w:rPr>
                <w:rFonts w:ascii="Calibri" w:eastAsia="MS Mincho" w:hAnsi="Calibri"/>
                <w:sz w:val="20"/>
                <w:szCs w:val="20"/>
                <w:lang w:val="en-CA"/>
              </w:rPr>
              <w:t xml:space="preserve"> association to a GeochronologicBondary SHALL be allowed only when contactType = ChronostratigraphicBoundary.</w:t>
            </w:r>
          </w:p>
        </w:tc>
      </w:tr>
      <w:tr w:rsidR="00FB2691" w:rsidRPr="00513449" w14:paraId="03E5BD4C"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49CB862B"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06BB929"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/req/gsml4-extension/contact-boundary </w:t>
            </w:r>
          </w:p>
          <w:p w14:paraId="7C953A2D" w14:textId="41D5DDC8" w:rsidR="00FB2691" w:rsidRPr="00513449" w:rsidRDefault="002A494E" w:rsidP="00513449">
            <w:pPr>
              <w:spacing w:before="100" w:beforeAutospacing="1" w:after="100" w:afterAutospacing="1" w:line="230" w:lineRule="atLeast"/>
              <w:jc w:val="both"/>
              <w:rPr>
                <w:rFonts w:ascii="Calibri" w:eastAsia="MS Mincho" w:hAnsi="Calibri"/>
                <w:sz w:val="20"/>
                <w:szCs w:val="20"/>
              </w:rPr>
            </w:pPr>
            <w:r w:rsidRPr="00513449">
              <w:rPr>
                <w:rStyle w:val="reqtext"/>
                <w:lang w:val="en-CA"/>
              </w:rPr>
              <w:t xml:space="preserve">A contact SHALL have 2 and only 2 two instances of GeologicFeatureRelation which roles are boundaries and targets are GeologicUnit. </w:t>
            </w:r>
          </w:p>
        </w:tc>
      </w:tr>
    </w:tbl>
    <w:p w14:paraId="477DB0B9" w14:textId="77777777" w:rsidR="00FB2691" w:rsidRPr="00513449" w:rsidRDefault="00FB2691" w:rsidP="00355CAB"/>
    <w:p w14:paraId="3E3DC50F" w14:textId="01D8DD74"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w:t>
      </w:r>
      <w:r w:rsidR="00FD3D73">
        <w:rPr>
          <w:lang w:val="en-CA"/>
        </w:rPr>
        <w:t>s</w:t>
      </w:r>
      <w:r w:rsidR="00CD7325">
        <w:rPr>
          <w:lang w:val="en-CA"/>
        </w:rPr>
        <w:t xml:space="preserve">.  It extends </w:t>
      </w:r>
      <w:r w:rsidR="00FD3D73">
        <w:rPr>
          <w:lang w:val="en-CA"/>
        </w:rPr>
        <w:t xml:space="preserve">abstract description </w:t>
      </w:r>
      <w:r w:rsidR="00CD7325">
        <w:rPr>
          <w:lang w:val="en-CA"/>
        </w:rPr>
        <w:t>stubs declared in basic package</w:t>
      </w:r>
      <w:r w:rsidR="00FD3D73">
        <w:rPr>
          <w:lang w:val="en-CA"/>
        </w:rPr>
        <w:t xml:space="preserve"> </w:t>
      </w:r>
      <w:r w:rsidR="00300910">
        <w:rPr>
          <w:lang w:val="en-CA"/>
        </w:rPr>
        <w:t>and introduces</w:t>
      </w:r>
      <w:r w:rsidR="003E1755">
        <w:rPr>
          <w:lang w:val="en-CA"/>
        </w:rPr>
        <w:t xml:space="preserve"> new GeologicStructure features.</w:t>
      </w:r>
    </w:p>
    <w:p w14:paraId="5E31202F" w14:textId="77777777" w:rsidR="00364200" w:rsidRDefault="00364200" w:rsidP="00355CAB">
      <w:pPr>
        <w:rPr>
          <w:lang w:val="en-CA"/>
        </w:rPr>
      </w:pPr>
    </w:p>
    <w:p w14:paraId="365797E6" w14:textId="2972003B" w:rsidR="00364200" w:rsidRDefault="00364200" w:rsidP="00364200">
      <w:pPr>
        <w:keepNext/>
        <w:rPr>
          <w:noProof/>
          <w:lang w:val="en-CA" w:eastAsia="en-CA"/>
        </w:rPr>
      </w:pPr>
    </w:p>
    <w:p w14:paraId="077DDBF5" w14:textId="55A5A572" w:rsidR="00845595" w:rsidRDefault="00F658C5" w:rsidP="00364200">
      <w:pPr>
        <w:keepNext/>
      </w:pPr>
      <w:r>
        <w:rPr>
          <w:noProof/>
          <w:lang w:val="en-CA" w:eastAsia="en-CA"/>
        </w:rPr>
        <w:drawing>
          <wp:inline distT="0" distB="0" distL="0" distR="0" wp14:anchorId="467C970F" wp14:editId="45046BBA">
            <wp:extent cx="5295900" cy="54387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95900" cy="5438775"/>
                    </a:xfrm>
                    <a:prstGeom prst="rect">
                      <a:avLst/>
                    </a:prstGeom>
                    <a:noFill/>
                    <a:ln>
                      <a:noFill/>
                    </a:ln>
                  </pic:spPr>
                </pic:pic>
              </a:graphicData>
            </a:graphic>
          </wp:inline>
        </w:drawing>
      </w:r>
    </w:p>
    <w:p w14:paraId="1DAC8896" w14:textId="0C683031" w:rsidR="00364200" w:rsidRDefault="00364200" w:rsidP="00364200">
      <w:pPr>
        <w:pStyle w:val="Lgende"/>
        <w:rPr>
          <w:lang w:val="en-CA"/>
        </w:rPr>
      </w:pPr>
      <w:r>
        <w:t xml:space="preserve">Figure </w:t>
      </w:r>
      <w:r w:rsidR="00673E83">
        <w:fldChar w:fldCharType="begin"/>
      </w:r>
      <w:r w:rsidR="00673E83">
        <w:instrText xml:space="preserve"> SEQ Figure \* ARABIC </w:instrText>
      </w:r>
      <w:r w:rsidR="00673E83">
        <w:fldChar w:fldCharType="separate"/>
      </w:r>
      <w:r w:rsidR="00F02ED9">
        <w:rPr>
          <w:noProof/>
        </w:rPr>
        <w:t>40</w:t>
      </w:r>
      <w:r w:rsidR="00673E83">
        <w:rPr>
          <w:noProof/>
        </w:rPr>
        <w:fldChar w:fldCharType="end"/>
      </w:r>
      <w:r>
        <w:t xml:space="preserve">: GeoSciML extension </w:t>
      </w:r>
      <w:r w:rsidR="00853941">
        <w:t xml:space="preserve">package </w:t>
      </w:r>
      <w:r>
        <w:t>dependencies</w:t>
      </w:r>
      <w:r w:rsidR="00853941">
        <w:t>.</w:t>
      </w:r>
    </w:p>
    <w:p w14:paraId="2412EAF9" w14:textId="77777777" w:rsidR="00463AE7" w:rsidRDefault="00463AE7" w:rsidP="00355CAB">
      <w:pPr>
        <w:rPr>
          <w:lang w:val="en-CA"/>
        </w:rPr>
      </w:pPr>
    </w:p>
    <w:p w14:paraId="4B135537" w14:textId="021FADE3" w:rsidR="00390DF7" w:rsidRDefault="000D4260" w:rsidP="000D4260">
      <w:pPr>
        <w:pStyle w:val="Titre3"/>
        <w:rPr>
          <w:lang w:val="en-CA"/>
        </w:rPr>
      </w:pPr>
      <w:bookmarkStart w:id="564" w:name="_Toc452643164"/>
      <w:r>
        <w:rPr>
          <w:lang w:val="en-CA"/>
        </w:rPr>
        <w:t>Geologic Relations</w:t>
      </w:r>
      <w:bookmarkEnd w:id="564"/>
    </w:p>
    <w:p w14:paraId="05E3DBF0" w14:textId="77777777" w:rsidR="000D4260" w:rsidRPr="000D4260" w:rsidRDefault="000D4260" w:rsidP="000D4260">
      <w:pPr>
        <w:rPr>
          <w:lang w:val="en-CA"/>
        </w:rPr>
      </w:pPr>
    </w:p>
    <w:p w14:paraId="11E3941A" w14:textId="58AF171C" w:rsidR="009C64B2" w:rsidRDefault="00F658C5" w:rsidP="009C64B2">
      <w:pPr>
        <w:keepNext/>
      </w:pPr>
      <w:r>
        <w:rPr>
          <w:noProof/>
          <w:lang w:val="en-CA" w:eastAsia="en-CA"/>
        </w:rPr>
        <w:lastRenderedPageBreak/>
        <w:drawing>
          <wp:inline distT="0" distB="0" distL="0" distR="0" wp14:anchorId="0C19CB7D" wp14:editId="2BC25121">
            <wp:extent cx="5486400" cy="59340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86400" cy="5934075"/>
                    </a:xfrm>
                    <a:prstGeom prst="rect">
                      <a:avLst/>
                    </a:prstGeom>
                    <a:noFill/>
                    <a:ln>
                      <a:noFill/>
                    </a:ln>
                  </pic:spPr>
                </pic:pic>
              </a:graphicData>
            </a:graphic>
          </wp:inline>
        </w:drawing>
      </w:r>
    </w:p>
    <w:p w14:paraId="6AC44A74" w14:textId="1A3EC803" w:rsidR="009C64B2" w:rsidRDefault="009C64B2" w:rsidP="009C64B2">
      <w:pPr>
        <w:pStyle w:val="Lgende"/>
      </w:pPr>
      <w:r>
        <w:t xml:space="preserve">Figure </w:t>
      </w:r>
      <w:r w:rsidR="00673E83">
        <w:fldChar w:fldCharType="begin"/>
      </w:r>
      <w:r w:rsidR="00673E83">
        <w:instrText xml:space="preserve"> SEQ Figure \* ARABIC </w:instrText>
      </w:r>
      <w:r w:rsidR="00673E83">
        <w:fldChar w:fldCharType="separate"/>
      </w:r>
      <w:r w:rsidR="00F02ED9">
        <w:rPr>
          <w:noProof/>
        </w:rPr>
        <w:t>41</w:t>
      </w:r>
      <w:r w:rsidR="00673E83">
        <w:rPr>
          <w:noProof/>
        </w:rPr>
        <w:fldChar w:fldCharType="end"/>
      </w:r>
      <w:r>
        <w:t xml:space="preserve">: </w:t>
      </w:r>
      <w:r w:rsidR="00853941">
        <w:t xml:space="preserve">Summary diagram of </w:t>
      </w:r>
      <w:r w:rsidRPr="00077DFC">
        <w:t xml:space="preserve">GeologicFeatureRelation </w:t>
      </w:r>
      <w:r w:rsidR="00853941">
        <w:t>a</w:t>
      </w:r>
      <w:r w:rsidRPr="00077DFC">
        <w:t>s a concrete subtype of AbstractFeatureRelation stub class</w:t>
      </w:r>
    </w:p>
    <w:p w14:paraId="6BED8677" w14:textId="77777777" w:rsidR="00390DF7" w:rsidRDefault="00390DF7" w:rsidP="00355CAB">
      <w:pPr>
        <w:rPr>
          <w:lang w:val="en-CA"/>
        </w:rPr>
      </w:pPr>
    </w:p>
    <w:p w14:paraId="39D9E0D7" w14:textId="769373BD" w:rsidR="009D650C" w:rsidRDefault="009D650C" w:rsidP="00791B66">
      <w:pPr>
        <w:pStyle w:val="Titre4"/>
        <w:rPr>
          <w:lang w:val="en-CA"/>
        </w:rPr>
      </w:pPr>
      <w:commentRangeStart w:id="565"/>
      <w:r>
        <w:rPr>
          <w:lang w:val="en-CA"/>
        </w:rPr>
        <w:t>GeologicHistory</w:t>
      </w:r>
      <w:commentRangeEnd w:id="565"/>
      <w:r w:rsidR="000944A6">
        <w:rPr>
          <w:rStyle w:val="Marquedecommentaire"/>
        </w:rPr>
        <w:commentReference w:id="565"/>
      </w:r>
    </w:p>
    <w:p w14:paraId="043C07F0" w14:textId="77777777" w:rsidR="00853941" w:rsidRDefault="00853941" w:rsidP="00894DAA"/>
    <w:p w14:paraId="4B693FF2" w14:textId="44976C7A" w:rsidR="00894DAA" w:rsidRDefault="00894DAA" w:rsidP="00894DAA">
      <w:r>
        <w:t>GeoSciML uses the generic relatedFeature/Geologic</w:t>
      </w:r>
      <w:r w:rsidR="000944A6">
        <w:t>Feature</w:t>
      </w:r>
      <w:r>
        <w:t xml:space="preserve">Relation to associate GeologicFeature with other GeologicFeatures.  However, this functionality is only available from the Extension package because it adds extra complexity that is not required for Basic.  </w:t>
      </w:r>
    </w:p>
    <w:p w14:paraId="1FC71297" w14:textId="5C229106" w:rsidR="00894DAA" w:rsidRDefault="009D650C" w:rsidP="00894DAA">
      <w:r>
        <w:lastRenderedPageBreak/>
        <w:t>To allow geologic age description in GeoSciML Basic without GeologicFeatureRelation, GeologicFeature</w:t>
      </w:r>
      <w:r w:rsidR="00894DAA">
        <w:t xml:space="preserve"> </w:t>
      </w:r>
      <w:r>
        <w:t>has</w:t>
      </w:r>
      <w:r w:rsidR="00894DAA">
        <w:t xml:space="preserve"> an explicit geologicHistory property to associate GeologicFeature with a</w:t>
      </w:r>
      <w:r>
        <w:t xml:space="preserve"> GeologicEvent. </w:t>
      </w:r>
      <w:r w:rsidR="00894DAA">
        <w:t xml:space="preserve">.  The consequence for someone using Extension is that </w:t>
      </w:r>
      <w:r>
        <w:t>there are</w:t>
      </w:r>
      <w:r w:rsidR="00894DAA">
        <w:t xml:space="preserve"> two </w:t>
      </w:r>
      <w:r>
        <w:t xml:space="preserve">different </w:t>
      </w:r>
      <w:r w:rsidR="00894DAA">
        <w:t>ways to link a GeologicFeature and GeologicEvent: through geologicHistory and through a generic Geologic</w:t>
      </w:r>
      <w:r>
        <w:t>Feature</w:t>
      </w:r>
      <w:r w:rsidR="00894DAA">
        <w:t>Relation.</w:t>
      </w:r>
    </w:p>
    <w:p w14:paraId="3320DF02" w14:textId="6A08FE8A" w:rsidR="00894DAA" w:rsidRDefault="00894DAA" w:rsidP="00894DAA">
      <w:r>
        <w:t>To prevent confusion and promote consistency, association between GeologicFeature and GeologicEvent, for the purpose of describing geologic history, and therefore geologic age, shall use geologicHistory property.</w:t>
      </w:r>
      <w:r w:rsidR="00DD6CCE">
        <w:t xml:space="preserve">  A GeologicFeatureRelation can be use in any other circumstances.</w:t>
      </w:r>
      <w:r w:rsidR="005A7585">
        <w:t xml:space="preserve">  The consequence of this business rule is that GeologicEvent associated to a GeologicFeature through a GeologicRelation will be not be considered as describing the age of GeologicFeature.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35228239" w:rsidR="00894DAA" w:rsidRPr="00D12552" w:rsidRDefault="00DD6CCE" w:rsidP="00DD6CCE">
            <w:pPr>
              <w:pStyle w:val="Tabletext10"/>
              <w:jc w:val="left"/>
              <w:rPr>
                <w:rStyle w:val="reqtext"/>
                <w:lang w:val="en-CA"/>
              </w:rPr>
            </w:pPr>
            <w:r>
              <w:rPr>
                <w:rStyle w:val="reqtext"/>
                <w:lang w:val="en-CA"/>
              </w:rPr>
              <w:t xml:space="preserve">A GeologicFeatureRelation SHALL not </w:t>
            </w:r>
            <w:proofErr w:type="gramStart"/>
            <w:r>
              <w:rPr>
                <w:rStyle w:val="reqtext"/>
                <w:lang w:val="en-CA"/>
              </w:rPr>
              <w:t>be</w:t>
            </w:r>
            <w:proofErr w:type="gramEnd"/>
            <w:r>
              <w:rPr>
                <w:rStyle w:val="reqtext"/>
                <w:lang w:val="en-CA"/>
              </w:rPr>
              <w:t xml:space="preserve"> used between a GeologicFeature and GeologicEvent if GeologicFeature.geologicHistory can fulfill the same semantic.</w:t>
            </w:r>
          </w:p>
        </w:tc>
      </w:tr>
    </w:tbl>
    <w:p w14:paraId="4065976A" w14:textId="77777777" w:rsidR="00894DAA" w:rsidRDefault="00894DAA" w:rsidP="00894DAA"/>
    <w:p w14:paraId="35279AC5" w14:textId="7B6D8570" w:rsidR="00894DAA" w:rsidRDefault="000D4260" w:rsidP="000D4260">
      <w:pPr>
        <w:pStyle w:val="Titre4"/>
        <w:rPr>
          <w:lang w:val="en-CA"/>
        </w:rPr>
      </w:pPr>
      <w:bookmarkStart w:id="566" w:name="_Ref440189613"/>
      <w:r>
        <w:rPr>
          <w:lang w:val="en-CA"/>
        </w:rPr>
        <w:t>GeologicFeatureRelation</w:t>
      </w:r>
      <w:bookmarkEnd w:id="566"/>
    </w:p>
    <w:p w14:paraId="40EA6690" w14:textId="77777777" w:rsidR="000D4260" w:rsidRDefault="000D4260" w:rsidP="00355CAB">
      <w:pPr>
        <w:rPr>
          <w:lang w:val="en-CA"/>
        </w:rPr>
      </w:pPr>
    </w:p>
    <w:p w14:paraId="20B29203" w14:textId="33815003" w:rsidR="000D4260" w:rsidRPr="000D4260" w:rsidRDefault="000D4260" w:rsidP="000D4260">
      <w:pPr>
        <w:rPr>
          <w:lang w:val="en-CA"/>
        </w:rPr>
      </w:pPr>
      <w:r w:rsidRPr="000D4260">
        <w:rPr>
          <w:lang w:val="en-CA"/>
        </w:rPr>
        <w:t>The Geologic</w:t>
      </w:r>
      <w:r w:rsidR="000944A6">
        <w:rPr>
          <w:lang w:val="en-CA"/>
        </w:rPr>
        <w:t>Feature</w:t>
      </w:r>
      <w:r w:rsidRPr="000D4260">
        <w:rPr>
          <w:lang w:val="en-CA"/>
        </w:rPr>
        <w:t xml:space="preserve">Relation class defines the general structure used to define relationships between any </w:t>
      </w:r>
      <w:r w:rsidR="000944A6" w:rsidRPr="000D4260">
        <w:rPr>
          <w:lang w:val="en-CA"/>
        </w:rPr>
        <w:t xml:space="preserve">GeoSciML </w:t>
      </w:r>
      <w:r w:rsidRPr="000D4260">
        <w:rPr>
          <w:lang w:val="en-CA"/>
        </w:rPr>
        <w:t>feature type</w:t>
      </w:r>
      <w:r w:rsidR="000944A6">
        <w:rPr>
          <w:lang w:val="en-CA"/>
        </w:rPr>
        <w:t>s</w:t>
      </w:r>
      <w:r w:rsidRPr="000D4260">
        <w:rPr>
          <w:lang w:val="en-CA"/>
        </w:rPr>
        <w:t>.  Relationships are always binary and directional.  There is always a single source and a single target.  The relationship is always defined from the perspective of the Source and is generally an active verb.</w:t>
      </w:r>
      <w:r>
        <w:rPr>
          <w:lang w:val="en-CA"/>
        </w:rPr>
        <w:t xml:space="preserve">  </w:t>
      </w: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375A3713" w:rsidR="000D4260" w:rsidRDefault="000D4260" w:rsidP="000D4260">
      <w:pPr>
        <w:rPr>
          <w:lang w:val="en-CA"/>
        </w:rPr>
      </w:pPr>
      <w:r w:rsidRPr="000D4260">
        <w:rPr>
          <w:lang w:val="en-CA"/>
        </w:rPr>
        <w:t xml:space="preserve">Many other types of relationships can also be accommodated via GeologicRelation, for example, topological relations </w:t>
      </w:r>
      <w:r w:rsidR="000944A6">
        <w:rPr>
          <w:rStyle w:val="Marquedecommentaire"/>
        </w:rPr>
        <w:commentReference w:id="567"/>
      </w:r>
      <w:r w:rsidRPr="000D4260">
        <w:rPr>
          <w:lang w:val="en-CA"/>
        </w:rPr>
        <w:t>could be described where they are scientifically significant.</w:t>
      </w:r>
    </w:p>
    <w:p w14:paraId="2E642AFC" w14:textId="23170D88" w:rsidR="000D4260" w:rsidRDefault="00F658C5" w:rsidP="000D4260">
      <w:pPr>
        <w:keepNext/>
      </w:pPr>
      <w:r>
        <w:rPr>
          <w:noProof/>
          <w:lang w:val="en-CA" w:eastAsia="en-CA"/>
        </w:rPr>
        <w:lastRenderedPageBreak/>
        <w:drawing>
          <wp:inline distT="0" distB="0" distL="0" distR="0" wp14:anchorId="7FED2D0D" wp14:editId="129617AD">
            <wp:extent cx="4857750" cy="34385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57750" cy="3438525"/>
                    </a:xfrm>
                    <a:prstGeom prst="rect">
                      <a:avLst/>
                    </a:prstGeom>
                    <a:noFill/>
                    <a:ln>
                      <a:noFill/>
                    </a:ln>
                  </pic:spPr>
                </pic:pic>
              </a:graphicData>
            </a:graphic>
          </wp:inline>
        </w:drawing>
      </w:r>
    </w:p>
    <w:p w14:paraId="146E8FDB" w14:textId="09D82D29" w:rsidR="00894DAA" w:rsidRDefault="000D4260" w:rsidP="000D4260">
      <w:pPr>
        <w:pStyle w:val="Lgende"/>
        <w:rPr>
          <w:lang w:val="en-CA"/>
        </w:rPr>
      </w:pPr>
      <w:r>
        <w:t xml:space="preserve">Figure </w:t>
      </w:r>
      <w:r w:rsidR="00673E83">
        <w:fldChar w:fldCharType="begin"/>
      </w:r>
      <w:r w:rsidR="00673E83">
        <w:instrText xml:space="preserve"> SEQ Figure \* ARABIC </w:instrText>
      </w:r>
      <w:r w:rsidR="00673E83">
        <w:fldChar w:fldCharType="separate"/>
      </w:r>
      <w:r w:rsidR="00F02ED9">
        <w:rPr>
          <w:noProof/>
        </w:rPr>
        <w:t>42</w:t>
      </w:r>
      <w:r w:rsidR="00673E83">
        <w:rPr>
          <w:noProof/>
        </w:rPr>
        <w:fldChar w:fldCharType="end"/>
      </w:r>
      <w:r>
        <w:t>: Generic geologic feature relation</w:t>
      </w:r>
    </w:p>
    <w:p w14:paraId="00113C7F" w14:textId="5121EB99" w:rsidR="000D4260" w:rsidRDefault="000944A6" w:rsidP="00D20646">
      <w:pPr>
        <w:pStyle w:val="Titre5"/>
        <w:rPr>
          <w:lang w:val="en-CA"/>
        </w:rPr>
      </w:pPr>
      <w:proofErr w:type="gramStart"/>
      <w:r w:rsidRPr="00D970E9">
        <w:rPr>
          <w:lang w:val="en-CA"/>
        </w:rPr>
        <w:t>relationship</w:t>
      </w:r>
      <w:proofErr w:type="gramEnd"/>
    </w:p>
    <w:p w14:paraId="6123B248" w14:textId="77777777" w:rsidR="000944A6" w:rsidRDefault="000944A6" w:rsidP="000D4260">
      <w:pPr>
        <w:autoSpaceDE w:val="0"/>
        <w:autoSpaceDN w:val="0"/>
        <w:adjustRightInd w:val="0"/>
        <w:spacing w:after="0"/>
        <w:rPr>
          <w:color w:val="000000"/>
          <w:sz w:val="20"/>
          <w:szCs w:val="20"/>
          <w:lang w:val="en-CA"/>
        </w:rPr>
      </w:pPr>
      <w:bookmarkStart w:id="568" w:name="BKM_D050A55A_5C1C_4F4B_986C_7C31687F2ED2"/>
      <w:bookmarkEnd w:id="568"/>
    </w:p>
    <w:p w14:paraId="29C61658" w14:textId="0BCE78C9" w:rsidR="000D4260" w:rsidRDefault="000944A6" w:rsidP="00D20646">
      <w:pPr>
        <w:rPr>
          <w:lang w:val="en-CA"/>
        </w:rPr>
      </w:pPr>
      <w:r>
        <w:rPr>
          <w:lang w:val="en-CA"/>
        </w:rPr>
        <w:t>The relationship</w:t>
      </w:r>
      <w:proofErr w:type="gramStart"/>
      <w:r>
        <w:rPr>
          <w:lang w:val="en-CA"/>
        </w:rPr>
        <w:t>:GeologicRelationshipTerm</w:t>
      </w:r>
      <w:proofErr w:type="gramEnd"/>
      <w:r>
        <w:rPr>
          <w:lang w:val="en-CA"/>
        </w:rPr>
        <w:t xml:space="preserve"> property shall contain a</w:t>
      </w:r>
      <w:r w:rsidRPr="000944A6">
        <w:rPr>
          <w:lang w:val="en-CA"/>
        </w:rPr>
        <w:t xml:space="preserve"> term from a controlled vocabulary to describe the geologic relationship (</w:t>
      </w:r>
      <w:r w:rsidR="00166987" w:rsidRPr="000944A6">
        <w:rPr>
          <w:lang w:val="en-CA"/>
        </w:rPr>
        <w:t>e.g.</w:t>
      </w:r>
      <w:r w:rsidRPr="000944A6">
        <w:rPr>
          <w:lang w:val="en-CA"/>
        </w:rPr>
        <w:t>; stratigraphic relation, structural relation, intrusive relation)</w:t>
      </w:r>
      <w:r w:rsidR="00853941">
        <w:rPr>
          <w:lang w:val="en-CA"/>
        </w:rPr>
        <w:t>.</w:t>
      </w:r>
    </w:p>
    <w:p w14:paraId="2DC3A804" w14:textId="05A4C1F6" w:rsidR="000944A6" w:rsidRDefault="000944A6" w:rsidP="00D20646">
      <w:pPr>
        <w:pStyle w:val="Titre5"/>
        <w:rPr>
          <w:lang w:val="en-CA"/>
        </w:rPr>
      </w:pPr>
      <w:proofErr w:type="gramStart"/>
      <w:r w:rsidRPr="000944A6">
        <w:rPr>
          <w:lang w:val="en-CA"/>
        </w:rPr>
        <w:t>sourceRole</w:t>
      </w:r>
      <w:proofErr w:type="gramEnd"/>
    </w:p>
    <w:p w14:paraId="4313B805" w14:textId="77777777" w:rsidR="000944A6" w:rsidRDefault="000944A6" w:rsidP="000D4260">
      <w:pPr>
        <w:autoSpaceDE w:val="0"/>
        <w:autoSpaceDN w:val="0"/>
        <w:adjustRightInd w:val="0"/>
        <w:spacing w:after="0"/>
        <w:rPr>
          <w:color w:val="000000"/>
          <w:sz w:val="20"/>
          <w:szCs w:val="20"/>
          <w:lang w:val="en-CA"/>
        </w:rPr>
      </w:pPr>
    </w:p>
    <w:p w14:paraId="1CB1BEA1" w14:textId="1EE8F8B1" w:rsidR="000944A6" w:rsidRDefault="000944A6" w:rsidP="00D20646">
      <w:pPr>
        <w:rPr>
          <w:lang w:val="en-CA"/>
        </w:rPr>
      </w:pPr>
      <w:r>
        <w:rPr>
          <w:lang w:val="en-CA"/>
        </w:rPr>
        <w:t>The property sourceRole</w:t>
      </w:r>
      <w:proofErr w:type="gramStart"/>
      <w:r>
        <w:rPr>
          <w:lang w:val="en-CA"/>
        </w:rPr>
        <w:t>:RelationRoleProperry</w:t>
      </w:r>
      <w:proofErr w:type="gramEnd"/>
      <w:r>
        <w:rPr>
          <w:lang w:val="en-CA"/>
        </w:rPr>
        <w:t xml:space="preserve"> shall contain a term from a controlled vocabulary describing t</w:t>
      </w:r>
      <w:r w:rsidRPr="000944A6">
        <w:rPr>
          <w:lang w:val="en-CA"/>
        </w:rPr>
        <w:t>he role played by the source geologic feature or object (</w:t>
      </w:r>
      <w:r w:rsidR="00166987" w:rsidRPr="000944A6">
        <w:rPr>
          <w:lang w:val="en-CA"/>
        </w:rPr>
        <w:t>e.g.</w:t>
      </w:r>
      <w:r w:rsidRPr="000944A6">
        <w:rPr>
          <w:lang w:val="en-CA"/>
        </w:rPr>
        <w:t>, overlying unit, underlying unit</w:t>
      </w:r>
      <w:r w:rsidR="00166987" w:rsidRPr="000944A6">
        <w:rPr>
          <w:lang w:val="en-CA"/>
        </w:rPr>
        <w:t>)</w:t>
      </w:r>
      <w:r w:rsidR="00166987">
        <w:rPr>
          <w:lang w:val="en-CA"/>
        </w:rPr>
        <w:t>.</w:t>
      </w:r>
    </w:p>
    <w:p w14:paraId="01448E3E" w14:textId="77777777" w:rsidR="000944A6" w:rsidRDefault="000944A6" w:rsidP="000D4260">
      <w:pPr>
        <w:autoSpaceDE w:val="0"/>
        <w:autoSpaceDN w:val="0"/>
        <w:adjustRightInd w:val="0"/>
        <w:spacing w:after="0"/>
        <w:rPr>
          <w:color w:val="000000"/>
          <w:sz w:val="20"/>
          <w:szCs w:val="20"/>
          <w:lang w:val="en-CA"/>
        </w:rPr>
      </w:pPr>
    </w:p>
    <w:p w14:paraId="68F947D3" w14:textId="055466C1" w:rsidR="000944A6" w:rsidRDefault="000944A6" w:rsidP="00D20646">
      <w:pPr>
        <w:pStyle w:val="Titre5"/>
        <w:rPr>
          <w:lang w:val="en-CA"/>
        </w:rPr>
      </w:pPr>
      <w:proofErr w:type="gramStart"/>
      <w:r w:rsidRPr="00D970E9">
        <w:rPr>
          <w:lang w:val="en-CA"/>
        </w:rPr>
        <w:t>targetRole</w:t>
      </w:r>
      <w:proofErr w:type="gramEnd"/>
    </w:p>
    <w:p w14:paraId="11F6BAA1" w14:textId="77777777" w:rsidR="000944A6" w:rsidRDefault="000944A6" w:rsidP="000D4260">
      <w:pPr>
        <w:autoSpaceDE w:val="0"/>
        <w:autoSpaceDN w:val="0"/>
        <w:adjustRightInd w:val="0"/>
        <w:spacing w:after="0"/>
        <w:rPr>
          <w:rFonts w:ascii="Calibri" w:hAnsi="Calibri"/>
          <w:b/>
          <w:bCs/>
          <w:color w:val="000000"/>
          <w:sz w:val="20"/>
          <w:szCs w:val="20"/>
          <w:lang w:val="en-CA"/>
        </w:rPr>
      </w:pPr>
    </w:p>
    <w:p w14:paraId="41627506" w14:textId="03509FBF" w:rsidR="000944A6" w:rsidRDefault="000944A6" w:rsidP="00D20646">
      <w:pPr>
        <w:rPr>
          <w:lang w:val="en-CA"/>
        </w:rPr>
      </w:pPr>
      <w:r>
        <w:rPr>
          <w:lang w:val="en-CA"/>
        </w:rPr>
        <w:t>The property targetRole</w:t>
      </w:r>
      <w:proofErr w:type="gramStart"/>
      <w:r>
        <w:rPr>
          <w:lang w:val="en-CA"/>
        </w:rPr>
        <w:t>:RelationRoleTerm</w:t>
      </w:r>
      <w:proofErr w:type="gramEnd"/>
      <w:r>
        <w:rPr>
          <w:lang w:val="en-CA"/>
        </w:rPr>
        <w:t xml:space="preserve"> shall contain a term from a controlled vocabulary describing t</w:t>
      </w:r>
      <w:r w:rsidRPr="000944A6">
        <w:rPr>
          <w:lang w:val="en-CA"/>
        </w:rPr>
        <w:t>he role played by the target geologic feature or object. (</w:t>
      </w:r>
      <w:r w:rsidR="00166987" w:rsidRPr="000944A6">
        <w:rPr>
          <w:lang w:val="en-CA"/>
        </w:rPr>
        <w:t>e.g.</w:t>
      </w:r>
      <w:r w:rsidRPr="000944A6">
        <w:rPr>
          <w:lang w:val="en-CA"/>
        </w:rPr>
        <w:t>, overlying unit, underlying unit)</w:t>
      </w:r>
    </w:p>
    <w:p w14:paraId="0C850F85" w14:textId="1094149E" w:rsidR="000D4260" w:rsidRDefault="000D4260" w:rsidP="000D4260">
      <w:pPr>
        <w:pStyle w:val="Titre4"/>
        <w:rPr>
          <w:lang w:val="en-CA"/>
        </w:rPr>
      </w:pPr>
      <w:bookmarkStart w:id="569" w:name="BKM_18C9D12A_7280_4CA8_9066_431A68398F08"/>
      <w:bookmarkStart w:id="570" w:name="BKM_B740241F_3BC0_40B4_9972_D590F470452B"/>
      <w:bookmarkStart w:id="571" w:name="BKM_38727CDD_F0E8_4D00_A48C_555F0912BF41"/>
      <w:bookmarkEnd w:id="569"/>
      <w:bookmarkEnd w:id="570"/>
      <w:bookmarkEnd w:id="571"/>
      <w:r>
        <w:rPr>
          <w:lang w:val="en-CA"/>
        </w:rPr>
        <w:t>MaterialRelation</w:t>
      </w:r>
    </w:p>
    <w:p w14:paraId="58666531" w14:textId="77777777" w:rsidR="00AE357E" w:rsidRDefault="00AE357E" w:rsidP="000D4260">
      <w:pPr>
        <w:rPr>
          <w:lang w:val="en-CA"/>
        </w:rPr>
      </w:pPr>
    </w:p>
    <w:p w14:paraId="472F088D" w14:textId="08B918CE" w:rsidR="000D4260" w:rsidRPr="000D4260" w:rsidRDefault="000D4260" w:rsidP="000D4260">
      <w:pPr>
        <w:rPr>
          <w:lang w:val="en-CA"/>
        </w:rPr>
      </w:pPr>
      <w:r w:rsidRPr="000D4260">
        <w:rPr>
          <w:lang w:val="en-CA"/>
        </w:rPr>
        <w:t>The MaterialRelation class describes the relationships between constituent parts in an Earth Material (</w:t>
      </w:r>
      <w:r w:rsidR="00166987" w:rsidRPr="000D4260">
        <w:rPr>
          <w:lang w:val="en-CA"/>
        </w:rPr>
        <w:t>e.g.</w:t>
      </w:r>
      <w:r w:rsidRPr="000D4260">
        <w:rPr>
          <w:lang w:val="en-CA"/>
        </w:rPr>
        <w:t xml:space="preserve">: A mineral overgrowth on a phenocryst within </w:t>
      </w:r>
      <w:proofErr w:type="gramStart"/>
      <w:r w:rsidRPr="000D4260">
        <w:rPr>
          <w:lang w:val="en-CA"/>
        </w:rPr>
        <w:t>a granite</w:t>
      </w:r>
      <w:proofErr w:type="gramEnd"/>
      <w:r w:rsidRPr="000D4260">
        <w:rPr>
          <w:lang w:val="en-CA"/>
        </w:rPr>
        <w:t>).</w:t>
      </w:r>
      <w:r>
        <w:rPr>
          <w:lang w:val="en-CA"/>
        </w:rPr>
        <w:t xml:space="preserve">  </w:t>
      </w:r>
    </w:p>
    <w:p w14:paraId="67B11C35" w14:textId="2FB4EE26" w:rsidR="000D4260" w:rsidRDefault="000D4260" w:rsidP="000D4260">
      <w:pPr>
        <w:rPr>
          <w:lang w:val="en-CA"/>
        </w:rPr>
      </w:pPr>
      <w:r w:rsidRPr="000D4260">
        <w:rPr>
          <w:lang w:val="en-CA"/>
        </w:rPr>
        <w:lastRenderedPageBreak/>
        <w:t xml:space="preserve">Example:  Consider an overgrowth of albite on plagioclase in </w:t>
      </w:r>
      <w:proofErr w:type="gramStart"/>
      <w:r w:rsidRPr="000D4260">
        <w:rPr>
          <w:lang w:val="en-CA"/>
        </w:rPr>
        <w:t>a granite</w:t>
      </w:r>
      <w:proofErr w:type="gramEnd"/>
      <w:r w:rsidRPr="000D4260">
        <w:rPr>
          <w:lang w:val="en-CA"/>
        </w:rPr>
        <w:t xml:space="preserve">. </w:t>
      </w:r>
      <w:r w:rsidR="00166987" w:rsidRPr="000D4260">
        <w:rPr>
          <w:lang w:val="en-CA"/>
        </w:rPr>
        <w:t>The Source</w:t>
      </w:r>
      <w:r w:rsidRPr="000D4260">
        <w:rPr>
          <w:lang w:val="en-CA"/>
        </w:rPr>
        <w:t xml:space="preserve"> would originate with the albite constituentPart description.  In this case, the Target would point to the plagioclase constituentPart description and the relationship attribute would be 'overgrowth' and the sourceRole is 'overgrows'.  Other appropriate role attributes might include: crosscuts, replaces, etc. for crosscutting</w:t>
      </w:r>
      <w:r w:rsidR="00AE357E">
        <w:rPr>
          <w:lang w:val="en-CA"/>
        </w:rPr>
        <w:t xml:space="preserve"> and replacement relationships.  </w:t>
      </w:r>
      <w:r w:rsidRPr="000D4260">
        <w:rPr>
          <w:lang w:val="en-CA"/>
        </w:rPr>
        <w:t>Inverse relationships must be explicitly recorded as well or else they are invisible.</w:t>
      </w:r>
    </w:p>
    <w:p w14:paraId="4973FE14" w14:textId="77777777" w:rsidR="000D4260" w:rsidRDefault="000D4260" w:rsidP="00355CAB">
      <w:pPr>
        <w:rPr>
          <w:lang w:val="en-CA"/>
        </w:rPr>
      </w:pPr>
    </w:p>
    <w:p w14:paraId="26AF2964" w14:textId="69F20687" w:rsidR="000D4260" w:rsidRDefault="00F658C5" w:rsidP="000D4260">
      <w:pPr>
        <w:keepNext/>
      </w:pPr>
      <w:r>
        <w:rPr>
          <w:noProof/>
          <w:lang w:val="en-CA" w:eastAsia="en-CA"/>
        </w:rPr>
        <w:drawing>
          <wp:inline distT="0" distB="0" distL="0" distR="0" wp14:anchorId="34D80D6D" wp14:editId="4432BFB9">
            <wp:extent cx="4724400" cy="48101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24400" cy="4810125"/>
                    </a:xfrm>
                    <a:prstGeom prst="rect">
                      <a:avLst/>
                    </a:prstGeom>
                    <a:noFill/>
                    <a:ln>
                      <a:noFill/>
                    </a:ln>
                  </pic:spPr>
                </pic:pic>
              </a:graphicData>
            </a:graphic>
          </wp:inline>
        </w:drawing>
      </w:r>
    </w:p>
    <w:p w14:paraId="01E71704" w14:textId="0B763B27" w:rsidR="000D4260" w:rsidRDefault="000D4260" w:rsidP="000D4260">
      <w:pPr>
        <w:pStyle w:val="Lgende"/>
        <w:rPr>
          <w:lang w:val="en-CA"/>
        </w:rPr>
      </w:pPr>
      <w:r>
        <w:t xml:space="preserve">Figure </w:t>
      </w:r>
      <w:r w:rsidR="00673E83">
        <w:fldChar w:fldCharType="begin"/>
      </w:r>
      <w:r w:rsidR="00673E83">
        <w:instrText xml:space="preserve"> SEQ Figure \* ARABIC </w:instrText>
      </w:r>
      <w:r w:rsidR="00673E83">
        <w:fldChar w:fldCharType="separate"/>
      </w:r>
      <w:r w:rsidR="00F02ED9">
        <w:rPr>
          <w:noProof/>
        </w:rPr>
        <w:t>43</w:t>
      </w:r>
      <w:r w:rsidR="00673E83">
        <w:rPr>
          <w:noProof/>
        </w:rPr>
        <w:fldChar w:fldCharType="end"/>
      </w:r>
      <w:r>
        <w:t>: Material relation</w:t>
      </w:r>
      <w:r w:rsidR="00853941">
        <w:t xml:space="preserve"> context diagram.</w:t>
      </w:r>
    </w:p>
    <w:p w14:paraId="2487E3B1" w14:textId="6ECBFB72" w:rsidR="000D4260" w:rsidRDefault="001150E2" w:rsidP="00D20646">
      <w:pPr>
        <w:pStyle w:val="Titre5"/>
        <w:rPr>
          <w:lang w:val="en-CA"/>
        </w:rPr>
      </w:pPr>
      <w:bookmarkStart w:id="572" w:name="BKM_C0695B09_DC02_4BDD_AE59_38E8AE1F4632"/>
      <w:bookmarkEnd w:id="572"/>
      <w:proofErr w:type="gramStart"/>
      <w:r>
        <w:rPr>
          <w:lang w:val="en-CA"/>
        </w:rPr>
        <w:t>relationship</w:t>
      </w:r>
      <w:proofErr w:type="gramEnd"/>
    </w:p>
    <w:p w14:paraId="358C8498" w14:textId="77777777" w:rsidR="001150E2" w:rsidRDefault="001150E2" w:rsidP="000D4260">
      <w:pPr>
        <w:autoSpaceDE w:val="0"/>
        <w:autoSpaceDN w:val="0"/>
        <w:adjustRightInd w:val="0"/>
        <w:spacing w:after="0"/>
        <w:rPr>
          <w:color w:val="000000"/>
          <w:sz w:val="20"/>
          <w:szCs w:val="20"/>
          <w:lang w:val="en-CA"/>
        </w:rPr>
      </w:pPr>
    </w:p>
    <w:p w14:paraId="7FCB3E9F" w14:textId="40F105CA" w:rsidR="001150E2" w:rsidRDefault="001150E2" w:rsidP="00D20646">
      <w:pPr>
        <w:rPr>
          <w:lang w:val="en-CA"/>
        </w:rPr>
      </w:pPr>
      <w:r>
        <w:rPr>
          <w:lang w:val="en-CA"/>
        </w:rPr>
        <w:t>The property relationship</w:t>
      </w:r>
      <w:proofErr w:type="gramStart"/>
      <w:r>
        <w:rPr>
          <w:lang w:val="en-CA"/>
        </w:rPr>
        <w:t>:</w:t>
      </w:r>
      <w:r w:rsidRPr="001150E2">
        <w:rPr>
          <w:lang w:val="en-CA"/>
        </w:rPr>
        <w:t>GeologicRelationshipTerm</w:t>
      </w:r>
      <w:proofErr w:type="gramEnd"/>
      <w:r>
        <w:rPr>
          <w:lang w:val="en-CA"/>
        </w:rPr>
        <w:t xml:space="preserve"> shall contain a</w:t>
      </w:r>
      <w:r w:rsidRPr="001150E2">
        <w:rPr>
          <w:lang w:val="en-CA"/>
        </w:rPr>
        <w:t xml:space="preserve"> term from a controlled vocabulary to describe the geologic relationship (</w:t>
      </w:r>
      <w:r w:rsidR="00166987" w:rsidRPr="001150E2">
        <w:rPr>
          <w:lang w:val="en-CA"/>
        </w:rPr>
        <w:t>e.g.</w:t>
      </w:r>
      <w:r w:rsidRPr="001150E2">
        <w:rPr>
          <w:lang w:val="en-CA"/>
        </w:rPr>
        <w:t>; sedimentary relation, igneous relation)</w:t>
      </w:r>
      <w:r w:rsidR="00853941">
        <w:rPr>
          <w:lang w:val="en-CA"/>
        </w:rPr>
        <w:t>.</w:t>
      </w:r>
    </w:p>
    <w:p w14:paraId="180C502E" w14:textId="2B6CA378" w:rsidR="001150E2" w:rsidRDefault="001150E2" w:rsidP="00D20646">
      <w:pPr>
        <w:pStyle w:val="Titre5"/>
        <w:rPr>
          <w:lang w:val="en-CA"/>
        </w:rPr>
      </w:pPr>
      <w:proofErr w:type="gramStart"/>
      <w:r w:rsidRPr="00D970E9">
        <w:rPr>
          <w:lang w:val="en-CA"/>
        </w:rPr>
        <w:t>sourceRole</w:t>
      </w:r>
      <w:proofErr w:type="gramEnd"/>
    </w:p>
    <w:p w14:paraId="227A47C5" w14:textId="5542DCE8" w:rsidR="001150E2" w:rsidRDefault="001150E2" w:rsidP="00D20646">
      <w:pPr>
        <w:rPr>
          <w:lang w:val="en-CA"/>
        </w:rPr>
      </w:pPr>
      <w:r>
        <w:rPr>
          <w:lang w:val="en-CA"/>
        </w:rPr>
        <w:lastRenderedPageBreak/>
        <w:t>The property sourceRole</w:t>
      </w:r>
      <w:proofErr w:type="gramStart"/>
      <w:r>
        <w:rPr>
          <w:lang w:val="en-CA"/>
        </w:rPr>
        <w:t>:</w:t>
      </w:r>
      <w:r w:rsidRPr="001150E2">
        <w:rPr>
          <w:lang w:val="en-CA"/>
        </w:rPr>
        <w:t>RelationRoleTerm</w:t>
      </w:r>
      <w:proofErr w:type="gramEnd"/>
      <w:r>
        <w:rPr>
          <w:lang w:val="en-CA"/>
        </w:rPr>
        <w:t xml:space="preserve"> shall contain a term that describes t</w:t>
      </w:r>
      <w:r w:rsidRPr="001150E2">
        <w:rPr>
          <w:lang w:val="en-CA"/>
        </w:rPr>
        <w:t>he role played by the source earth material part (</w:t>
      </w:r>
      <w:r w:rsidR="00166987" w:rsidRPr="001150E2">
        <w:rPr>
          <w:lang w:val="en-CA"/>
        </w:rPr>
        <w:t>e.g.</w:t>
      </w:r>
      <w:r w:rsidRPr="001150E2">
        <w:rPr>
          <w:lang w:val="en-CA"/>
        </w:rPr>
        <w:t>, matrix, clast, overgrowth)</w:t>
      </w:r>
      <w:r w:rsidR="00853941">
        <w:rPr>
          <w:lang w:val="en-CA"/>
        </w:rPr>
        <w:t>.</w:t>
      </w:r>
    </w:p>
    <w:p w14:paraId="0DF31BBC" w14:textId="57845DEE" w:rsidR="001150E2" w:rsidRDefault="001150E2" w:rsidP="00D20646">
      <w:pPr>
        <w:pStyle w:val="Titre5"/>
        <w:rPr>
          <w:lang w:val="en-CA"/>
        </w:rPr>
      </w:pPr>
      <w:proofErr w:type="gramStart"/>
      <w:r w:rsidRPr="001150E2">
        <w:rPr>
          <w:lang w:val="en-CA"/>
        </w:rPr>
        <w:t>targetRole</w:t>
      </w:r>
      <w:proofErr w:type="gramEnd"/>
    </w:p>
    <w:p w14:paraId="31B3F423" w14:textId="77777777" w:rsidR="001150E2" w:rsidRPr="001150E2" w:rsidRDefault="001150E2" w:rsidP="00D20646">
      <w:pPr>
        <w:rPr>
          <w:lang w:val="en-CA"/>
        </w:rPr>
      </w:pPr>
    </w:p>
    <w:p w14:paraId="52BB40AC" w14:textId="7CD9090B" w:rsidR="000D4260" w:rsidRDefault="001150E2" w:rsidP="00355CAB">
      <w:pPr>
        <w:rPr>
          <w:lang w:val="en-CA"/>
        </w:rPr>
      </w:pPr>
      <w:r>
        <w:rPr>
          <w:lang w:val="en-CA"/>
        </w:rPr>
        <w:t>The targetRole</w:t>
      </w:r>
      <w:proofErr w:type="gramStart"/>
      <w:r>
        <w:rPr>
          <w:lang w:val="en-CA"/>
        </w:rPr>
        <w:t>:RelationRoleTerm</w:t>
      </w:r>
      <w:proofErr w:type="gramEnd"/>
      <w:r>
        <w:rPr>
          <w:lang w:val="en-CA"/>
        </w:rPr>
        <w:t xml:space="preserve"> shall contain a term describing t</w:t>
      </w:r>
      <w:r w:rsidRPr="001150E2">
        <w:rPr>
          <w:lang w:val="en-CA"/>
        </w:rPr>
        <w:t>he role played by the target earth material part (</w:t>
      </w:r>
      <w:r w:rsidR="00166987" w:rsidRPr="001150E2">
        <w:rPr>
          <w:lang w:val="en-CA"/>
        </w:rPr>
        <w:t>e.g.</w:t>
      </w:r>
      <w:r w:rsidRPr="001150E2">
        <w:rPr>
          <w:lang w:val="en-CA"/>
        </w:rPr>
        <w:t>, matrix, clast, overgrowth)</w:t>
      </w:r>
      <w:bookmarkStart w:id="573" w:name="BKM_F11CCC02_4943_439C_97BD_3878F0BA0970"/>
      <w:bookmarkStart w:id="574" w:name="BKM_8ABBD347_C257_4419_A3F6_0485375DCF7F"/>
      <w:bookmarkStart w:id="575" w:name="BKM_40919ABF_3C16_41E1_8906_0D3CE189EB1B"/>
      <w:bookmarkEnd w:id="573"/>
      <w:bookmarkEnd w:id="574"/>
      <w:bookmarkEnd w:id="575"/>
      <w:r w:rsidR="00853941">
        <w:rPr>
          <w:lang w:val="en-CA"/>
        </w:rPr>
        <w:t>.</w:t>
      </w:r>
    </w:p>
    <w:p w14:paraId="74ACF777" w14:textId="5B50C3FD" w:rsidR="000D4260" w:rsidRDefault="00AE357E" w:rsidP="00AE357E">
      <w:pPr>
        <w:pStyle w:val="Titre3"/>
        <w:rPr>
          <w:lang w:val="en-CA"/>
        </w:rPr>
      </w:pPr>
      <w:bookmarkStart w:id="576" w:name="_Toc452643165"/>
      <w:r>
        <w:rPr>
          <w:lang w:val="en-CA"/>
        </w:rPr>
        <w:t xml:space="preserve">Earth material </w:t>
      </w:r>
      <w:r w:rsidR="00481AF6">
        <w:rPr>
          <w:lang w:val="en-CA"/>
        </w:rPr>
        <w:t>details</w:t>
      </w:r>
      <w:bookmarkEnd w:id="576"/>
    </w:p>
    <w:p w14:paraId="5D73C1E8" w14:textId="77777777" w:rsidR="00AE357E" w:rsidRDefault="00AE357E" w:rsidP="00355CAB">
      <w:pPr>
        <w:rPr>
          <w:lang w:val="en-CA"/>
        </w:rPr>
      </w:pPr>
    </w:p>
    <w:p w14:paraId="06F8AE77" w14:textId="77777777" w:rsidR="009B560C" w:rsidRDefault="009B560C" w:rsidP="00355CAB">
      <w:pPr>
        <w:rPr>
          <w:lang w:val="en-CA"/>
        </w:rPr>
      </w:pPr>
      <w:r>
        <w:rPr>
          <w:lang w:val="en-CA"/>
        </w:rPr>
        <w:t>EarthMaterialDescription abstract class is materialised into a series of concrete classes to address various aspects of EarthMaterial descriptions:</w:t>
      </w:r>
    </w:p>
    <w:p w14:paraId="7D168D6E" w14:textId="44667C77" w:rsidR="009B560C" w:rsidRDefault="009B560C" w:rsidP="00D20646">
      <w:pPr>
        <w:numPr>
          <w:ilvl w:val="0"/>
          <w:numId w:val="34"/>
        </w:numPr>
        <w:spacing w:after="0"/>
        <w:rPr>
          <w:lang w:val="en-CA"/>
        </w:rPr>
      </w:pPr>
      <w:r>
        <w:rPr>
          <w:lang w:val="en-CA"/>
        </w:rPr>
        <w:t xml:space="preserve">CompositionDescription </w:t>
      </w:r>
    </w:p>
    <w:p w14:paraId="7C1DF0CC" w14:textId="33B13367" w:rsidR="009B560C" w:rsidRDefault="009B560C" w:rsidP="00D20646">
      <w:pPr>
        <w:numPr>
          <w:ilvl w:val="0"/>
          <w:numId w:val="34"/>
        </w:numPr>
        <w:spacing w:after="0"/>
        <w:rPr>
          <w:lang w:val="en-CA"/>
        </w:rPr>
      </w:pPr>
      <w:r>
        <w:rPr>
          <w:lang w:val="en-CA"/>
        </w:rPr>
        <w:t xml:space="preserve">FabricDescription </w:t>
      </w:r>
    </w:p>
    <w:p w14:paraId="0F7566F3" w14:textId="2E4C0DFD" w:rsidR="009B560C" w:rsidRDefault="009B560C" w:rsidP="00D20646">
      <w:pPr>
        <w:numPr>
          <w:ilvl w:val="0"/>
          <w:numId w:val="34"/>
        </w:numPr>
        <w:spacing w:after="0"/>
        <w:rPr>
          <w:lang w:val="en-CA"/>
        </w:rPr>
      </w:pPr>
      <w:r>
        <w:rPr>
          <w:lang w:val="en-CA"/>
        </w:rPr>
        <w:t>RockMaterialDescription</w:t>
      </w:r>
    </w:p>
    <w:p w14:paraId="2AC1BDB2" w14:textId="6F1B322D" w:rsidR="009B560C" w:rsidRDefault="009B560C" w:rsidP="00D20646">
      <w:pPr>
        <w:numPr>
          <w:ilvl w:val="0"/>
          <w:numId w:val="34"/>
        </w:numPr>
        <w:spacing w:after="0"/>
        <w:rPr>
          <w:lang w:val="en-CA"/>
        </w:rPr>
      </w:pPr>
      <w:r>
        <w:rPr>
          <w:lang w:val="en-CA"/>
        </w:rPr>
        <w:t>AlterationDescription</w:t>
      </w:r>
    </w:p>
    <w:p w14:paraId="65970EAF" w14:textId="7DFFB861" w:rsidR="009B560C" w:rsidRDefault="009B560C" w:rsidP="00D20646">
      <w:pPr>
        <w:numPr>
          <w:ilvl w:val="0"/>
          <w:numId w:val="34"/>
        </w:numPr>
        <w:spacing w:after="0"/>
        <w:rPr>
          <w:lang w:val="en-CA"/>
        </w:rPr>
      </w:pPr>
      <w:r>
        <w:rPr>
          <w:lang w:val="en-CA"/>
        </w:rPr>
        <w:t>PhysicalDescription</w:t>
      </w:r>
    </w:p>
    <w:p w14:paraId="0160EA0D" w14:textId="0B33A7D8" w:rsidR="009B560C" w:rsidRDefault="009B560C" w:rsidP="00D20646">
      <w:pPr>
        <w:numPr>
          <w:ilvl w:val="0"/>
          <w:numId w:val="34"/>
        </w:numPr>
        <w:spacing w:after="0"/>
        <w:rPr>
          <w:lang w:val="en-CA"/>
        </w:rPr>
      </w:pPr>
      <w:r>
        <w:rPr>
          <w:lang w:val="en-CA"/>
        </w:rPr>
        <w:t>MetamorphicDescription</w:t>
      </w:r>
    </w:p>
    <w:p w14:paraId="56516244" w14:textId="30AA9033" w:rsidR="009B560C" w:rsidRDefault="009B560C" w:rsidP="00D20646">
      <w:pPr>
        <w:numPr>
          <w:ilvl w:val="0"/>
          <w:numId w:val="34"/>
        </w:numPr>
        <w:spacing w:after="0"/>
        <w:rPr>
          <w:lang w:val="en-CA"/>
        </w:rPr>
      </w:pPr>
      <w:r>
        <w:rPr>
          <w:lang w:val="en-CA"/>
        </w:rPr>
        <w:t>CompoundMaterialDescription</w:t>
      </w:r>
    </w:p>
    <w:p w14:paraId="57BAB47A" w14:textId="77777777" w:rsidR="009B560C" w:rsidRDefault="009B560C" w:rsidP="00D20646">
      <w:pPr>
        <w:ind w:left="720"/>
        <w:rPr>
          <w:lang w:val="en-CA"/>
        </w:rPr>
      </w:pPr>
    </w:p>
    <w:p w14:paraId="36F243C1" w14:textId="6F19DD14" w:rsidR="00AE357E" w:rsidRDefault="009B560C" w:rsidP="00355CAB">
      <w:pPr>
        <w:rPr>
          <w:lang w:val="en-CA"/>
        </w:rPr>
      </w:pPr>
      <w:r>
        <w:rPr>
          <w:lang w:val="en-CA"/>
        </w:rPr>
        <w:t xml:space="preserve"> </w:t>
      </w:r>
    </w:p>
    <w:p w14:paraId="4FF40A3A" w14:textId="3FB5A7DF" w:rsidR="00AE357E" w:rsidRDefault="00F658C5" w:rsidP="00AE357E">
      <w:pPr>
        <w:keepNext/>
      </w:pPr>
      <w:r>
        <w:rPr>
          <w:noProof/>
          <w:lang w:val="en-CA" w:eastAsia="en-CA"/>
        </w:rPr>
        <w:drawing>
          <wp:inline distT="0" distB="0" distL="0" distR="0" wp14:anchorId="78508E6C" wp14:editId="3D2B42FD">
            <wp:extent cx="5495925" cy="33051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95925" cy="3305175"/>
                    </a:xfrm>
                    <a:prstGeom prst="rect">
                      <a:avLst/>
                    </a:prstGeom>
                    <a:noFill/>
                    <a:ln>
                      <a:noFill/>
                    </a:ln>
                  </pic:spPr>
                </pic:pic>
              </a:graphicData>
            </a:graphic>
          </wp:inline>
        </w:drawing>
      </w:r>
    </w:p>
    <w:p w14:paraId="787DD0D7" w14:textId="709E326C" w:rsidR="00AE357E" w:rsidRDefault="00AE357E" w:rsidP="00AE357E">
      <w:pPr>
        <w:pStyle w:val="Lgende"/>
      </w:pPr>
      <w:r>
        <w:t xml:space="preserve">Figure </w:t>
      </w:r>
      <w:r w:rsidR="00673E83">
        <w:fldChar w:fldCharType="begin"/>
      </w:r>
      <w:r w:rsidR="00673E83">
        <w:instrText xml:space="preserve"> SEQ Figure \* ARABIC </w:instrText>
      </w:r>
      <w:r w:rsidR="00673E83">
        <w:fldChar w:fldCharType="separate"/>
      </w:r>
      <w:r w:rsidR="00F02ED9">
        <w:rPr>
          <w:noProof/>
        </w:rPr>
        <w:t>44</w:t>
      </w:r>
      <w:r w:rsidR="00673E83">
        <w:rPr>
          <w:noProof/>
        </w:rPr>
        <w:fldChar w:fldCharType="end"/>
      </w:r>
      <w:r>
        <w:t>: Overview of earth material description</w:t>
      </w:r>
      <w:r w:rsidR="00853941">
        <w:t>.</w:t>
      </w:r>
    </w:p>
    <w:p w14:paraId="6A6B155F" w14:textId="2A473E63" w:rsidR="00AE357E" w:rsidRDefault="00AE357E" w:rsidP="00AE357E">
      <w:pPr>
        <w:pStyle w:val="Titre4"/>
      </w:pPr>
      <w:r>
        <w:lastRenderedPageBreak/>
        <w:t>Alteration description</w:t>
      </w:r>
    </w:p>
    <w:p w14:paraId="601C9881" w14:textId="77777777" w:rsidR="00853941" w:rsidRDefault="00853941" w:rsidP="00AE357E"/>
    <w:p w14:paraId="2051B298" w14:textId="01D3D57E" w:rsidR="001150E2" w:rsidRDefault="00AE357E" w:rsidP="00AE357E">
      <w:r>
        <w:t xml:space="preserve">AlterationDescription </w:t>
      </w:r>
      <w:r w:rsidR="00166987">
        <w:t>describes</w:t>
      </w:r>
      <w:r>
        <w:t xml:space="preserve"> aspects of a geologic unit or earth material that are the result of bulk chemical, mineralogical or physical changes related to change in the physical or chemical environment. </w:t>
      </w:r>
      <w:r w:rsidR="001150E2">
        <w:t>It</w:t>
      </w:r>
      <w:r>
        <w:t xml:space="preserve"> </w:t>
      </w:r>
      <w:r w:rsidR="001150E2">
        <w:t>i</w:t>
      </w:r>
      <w:r>
        <w:t xml:space="preserve">ncludes weathering, supergene alteration, hydrothermal alteration and metasomatic effects not considered metamorphic. </w:t>
      </w:r>
      <w:r w:rsidR="001150E2">
        <w:t>For example</w:t>
      </w:r>
      <w:r w:rsidR="00166987">
        <w:t>, a</w:t>
      </w:r>
      <w:r>
        <w:t xml:space="preserve"> soil profile description would have to be constructed as a GeologicUnit </w:t>
      </w:r>
      <w:r w:rsidR="0016580A">
        <w:t xml:space="preserve">(geologicUnitType = PedologicUnit) </w:t>
      </w:r>
      <w:r>
        <w:t xml:space="preserve">with unit parts representing the various horizons in the profile.  Thickness of a weathering profile can be delivered as unitThickness of a </w:t>
      </w:r>
      <w:r w:rsidR="001150E2">
        <w:t>GeologicUnit which geologicUnitType property is set to “AlterationUnit”.</w:t>
      </w:r>
    </w:p>
    <w:p w14:paraId="3B5FCAA3" w14:textId="77777777" w:rsidR="00853941" w:rsidRDefault="00853941" w:rsidP="00AE357E"/>
    <w:p w14:paraId="5FF06BE6" w14:textId="51068B31" w:rsidR="0016580A" w:rsidRDefault="0016580A" w:rsidP="0016580A">
      <w:pPr>
        <w:keepNext/>
      </w:pPr>
      <w:r w:rsidRPr="0016580A">
        <w:rPr>
          <w:noProof/>
          <w:lang w:val="en-CA" w:eastAsia="en-CA"/>
        </w:rPr>
        <w:t xml:space="preserve"> </w:t>
      </w:r>
      <w:r w:rsidR="00F658C5">
        <w:rPr>
          <w:noProof/>
          <w:lang w:val="en-CA" w:eastAsia="en-CA"/>
        </w:rPr>
        <w:drawing>
          <wp:inline distT="0" distB="0" distL="0" distR="0" wp14:anchorId="4387B44A" wp14:editId="2AAD2F91">
            <wp:extent cx="4333875" cy="12858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33875" cy="1285875"/>
                    </a:xfrm>
                    <a:prstGeom prst="rect">
                      <a:avLst/>
                    </a:prstGeom>
                    <a:noFill/>
                    <a:ln>
                      <a:noFill/>
                    </a:ln>
                  </pic:spPr>
                </pic:pic>
              </a:graphicData>
            </a:graphic>
          </wp:inline>
        </w:drawing>
      </w:r>
    </w:p>
    <w:p w14:paraId="7FAEF6A0" w14:textId="453DC5E6" w:rsidR="0016580A" w:rsidRDefault="0016580A" w:rsidP="00D20646">
      <w:pPr>
        <w:pStyle w:val="Lgende"/>
      </w:pPr>
      <w:r>
        <w:t xml:space="preserve">Figure </w:t>
      </w:r>
      <w:r>
        <w:fldChar w:fldCharType="begin"/>
      </w:r>
      <w:r>
        <w:instrText xml:space="preserve"> SEQ Figure \* ARABIC </w:instrText>
      </w:r>
      <w:r>
        <w:fldChar w:fldCharType="separate"/>
      </w:r>
      <w:r w:rsidR="00F02ED9">
        <w:rPr>
          <w:noProof/>
        </w:rPr>
        <w:t>45</w:t>
      </w:r>
      <w:r>
        <w:fldChar w:fldCharType="end"/>
      </w:r>
      <w:r>
        <w:t xml:space="preserve"> </w:t>
      </w:r>
      <w:r w:rsidRPr="000D2BCF">
        <w:t>Example of a weathering profile</w:t>
      </w:r>
      <w:r w:rsidR="00853941">
        <w:t>.</w:t>
      </w:r>
    </w:p>
    <w:p w14:paraId="56717D41" w14:textId="616106BA" w:rsidR="0043586C" w:rsidRPr="00791B66" w:rsidRDefault="00F658C5" w:rsidP="00D20646">
      <w:pPr>
        <w:keepNext/>
        <w:rPr>
          <w:lang w:val="en-CA"/>
        </w:rPr>
      </w:pPr>
      <w:r>
        <w:rPr>
          <w:noProof/>
          <w:lang w:val="en-CA" w:eastAsia="en-CA"/>
        </w:rPr>
        <w:lastRenderedPageBreak/>
        <w:drawing>
          <wp:inline distT="0" distB="0" distL="0" distR="0" wp14:anchorId="379383D8" wp14:editId="0430DB7D">
            <wp:extent cx="5486400" cy="58864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86400" cy="5886450"/>
                    </a:xfrm>
                    <a:prstGeom prst="rect">
                      <a:avLst/>
                    </a:prstGeom>
                    <a:noFill/>
                    <a:ln>
                      <a:noFill/>
                    </a:ln>
                  </pic:spPr>
                </pic:pic>
              </a:graphicData>
            </a:graphic>
          </wp:inline>
        </w:drawing>
      </w:r>
    </w:p>
    <w:p w14:paraId="0A31306A" w14:textId="67EFFC58" w:rsidR="00AE357E" w:rsidRPr="006064ED" w:rsidRDefault="0043586C" w:rsidP="00D20646">
      <w:pPr>
        <w:pStyle w:val="Lgende"/>
        <w:rPr>
          <w:noProof/>
          <w:lang w:val="fr-CA" w:eastAsia="en-CA"/>
        </w:rPr>
      </w:pPr>
      <w:r w:rsidRPr="006064ED">
        <w:rPr>
          <w:lang w:val="fr-CA"/>
        </w:rPr>
        <w:t xml:space="preserve">Figure </w:t>
      </w:r>
      <w:r w:rsidRPr="00791B66">
        <w:rPr>
          <w:lang w:val="en-CA"/>
        </w:rPr>
        <w:fldChar w:fldCharType="begin"/>
      </w:r>
      <w:r w:rsidRPr="00345D65">
        <w:rPr>
          <w:lang w:val="fr-CA"/>
        </w:rPr>
        <w:instrText xml:space="preserve"> SEQ Figure \* ARABIC </w:instrText>
      </w:r>
      <w:r w:rsidRPr="00791B66">
        <w:rPr>
          <w:lang w:val="en-CA"/>
        </w:rPr>
        <w:fldChar w:fldCharType="separate"/>
      </w:r>
      <w:r w:rsidR="00F02ED9">
        <w:rPr>
          <w:noProof/>
          <w:lang w:val="fr-CA"/>
        </w:rPr>
        <w:t>46</w:t>
      </w:r>
      <w:r w:rsidRPr="00791B66">
        <w:rPr>
          <w:lang w:val="en-CA"/>
        </w:rPr>
        <w:fldChar w:fldCharType="end"/>
      </w:r>
      <w:r w:rsidRPr="006064ED">
        <w:rPr>
          <w:lang w:val="fr-CA"/>
        </w:rPr>
        <w:t xml:space="preserve"> Alteration description context diagram</w:t>
      </w:r>
      <w:r w:rsidR="00853941" w:rsidRPr="006064ED">
        <w:rPr>
          <w:lang w:val="fr-CA"/>
        </w:rPr>
        <w:t>.</w:t>
      </w:r>
    </w:p>
    <w:p w14:paraId="2230D1EF" w14:textId="01D45D3C" w:rsidR="0043586C" w:rsidRPr="00791B66" w:rsidRDefault="00F658C5" w:rsidP="00D20646">
      <w:pPr>
        <w:keepNext/>
        <w:rPr>
          <w:lang w:val="en-CA"/>
        </w:rPr>
      </w:pPr>
      <w:r>
        <w:rPr>
          <w:noProof/>
          <w:lang w:val="en-CA" w:eastAsia="en-CA"/>
        </w:rPr>
        <w:lastRenderedPageBreak/>
        <w:drawing>
          <wp:inline distT="0" distB="0" distL="0" distR="0" wp14:anchorId="42D9FBAE" wp14:editId="27ABB891">
            <wp:extent cx="5476875" cy="35623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76875" cy="3562350"/>
                    </a:xfrm>
                    <a:prstGeom prst="rect">
                      <a:avLst/>
                    </a:prstGeom>
                    <a:noFill/>
                    <a:ln>
                      <a:noFill/>
                    </a:ln>
                  </pic:spPr>
                </pic:pic>
              </a:graphicData>
            </a:graphic>
          </wp:inline>
        </w:drawing>
      </w:r>
    </w:p>
    <w:p w14:paraId="2DEBC792" w14:textId="43205BA0" w:rsidR="0043586C" w:rsidRDefault="0043586C" w:rsidP="00D20646">
      <w:pPr>
        <w:pStyle w:val="Lgende"/>
        <w:rPr>
          <w:noProof/>
          <w:lang w:val="en-CA" w:eastAsia="en-CA"/>
        </w:rPr>
      </w:pPr>
      <w:r w:rsidRPr="00791B66">
        <w:rPr>
          <w:lang w:val="en-CA"/>
        </w:rPr>
        <w:t>F</w:t>
      </w:r>
      <w:r>
        <w:t xml:space="preserve">igure </w:t>
      </w:r>
      <w:r>
        <w:fldChar w:fldCharType="begin"/>
      </w:r>
      <w:r>
        <w:instrText xml:space="preserve"> SEQ Figure \* ARABIC </w:instrText>
      </w:r>
      <w:r>
        <w:fldChar w:fldCharType="separate"/>
      </w:r>
      <w:r w:rsidR="00F02ED9">
        <w:rPr>
          <w:noProof/>
        </w:rPr>
        <w:t>47</w:t>
      </w:r>
      <w:r>
        <w:fldChar w:fldCharType="end"/>
      </w:r>
      <w:r>
        <w:t xml:space="preserve"> : Example of describing alteration halo from Drewes</w:t>
      </w:r>
      <w:r w:rsidR="00BF4178">
        <w:t>.</w:t>
      </w:r>
    </w:p>
    <w:p w14:paraId="4953FB17" w14:textId="77777777" w:rsidR="0043586C" w:rsidRDefault="0043586C" w:rsidP="00AE357E"/>
    <w:p w14:paraId="291FCC1C" w14:textId="36A63B3B" w:rsidR="00AE357E" w:rsidRDefault="0016580A" w:rsidP="00D20646">
      <w:pPr>
        <w:pStyle w:val="Titre5"/>
      </w:pPr>
      <w:proofErr w:type="gramStart"/>
      <w:r>
        <w:t>alterationType</w:t>
      </w:r>
      <w:proofErr w:type="gramEnd"/>
    </w:p>
    <w:p w14:paraId="006AABF8" w14:textId="77777777" w:rsidR="0016580A" w:rsidRPr="0016580A" w:rsidRDefault="0016580A"/>
    <w:p w14:paraId="36214D7B" w14:textId="652CC253" w:rsidR="0016580A" w:rsidRDefault="0016580A" w:rsidP="00AE357E">
      <w:r>
        <w:t>The property alterationType</w:t>
      </w:r>
      <w:proofErr w:type="gramStart"/>
      <w:r>
        <w:t>:</w:t>
      </w:r>
      <w:r w:rsidRPr="0016580A">
        <w:t>AlterationTypeTerm</w:t>
      </w:r>
      <w:proofErr w:type="gramEnd"/>
      <w:r>
        <w:t xml:space="preserve"> shall contain a term </w:t>
      </w:r>
      <w:r w:rsidRPr="0016580A">
        <w:t>from a controlled vocabulary of alteration types (</w:t>
      </w:r>
      <w:r w:rsidR="00166987" w:rsidRPr="0016580A">
        <w:t>e.g.</w:t>
      </w:r>
      <w:r w:rsidRPr="0016580A">
        <w:t>; potassic, argillic, advanced argillic)</w:t>
      </w:r>
      <w:r w:rsidR="00CB122C">
        <w:t>.</w:t>
      </w:r>
    </w:p>
    <w:p w14:paraId="5998506E" w14:textId="435263F7" w:rsidR="0016580A" w:rsidRDefault="0016580A" w:rsidP="00D20646">
      <w:pPr>
        <w:pStyle w:val="Titre5"/>
        <w:rPr>
          <w:lang w:val="en-CA"/>
        </w:rPr>
      </w:pPr>
      <w:proofErr w:type="gramStart"/>
      <w:r w:rsidRPr="00D970E9">
        <w:rPr>
          <w:lang w:val="en-CA"/>
        </w:rPr>
        <w:t>alterationProduct</w:t>
      </w:r>
      <w:proofErr w:type="gramEnd"/>
    </w:p>
    <w:p w14:paraId="218938D1" w14:textId="77777777" w:rsidR="0016580A" w:rsidRPr="00D20646" w:rsidRDefault="0016580A">
      <w:pPr>
        <w:rPr>
          <w:lang w:val="en-CA"/>
        </w:rPr>
      </w:pPr>
    </w:p>
    <w:p w14:paraId="6F237C1F" w14:textId="0DC5D9FE" w:rsidR="0016580A" w:rsidRDefault="0016580A" w:rsidP="00AE357E">
      <w:r>
        <w:t>The property a</w:t>
      </w:r>
      <w:r w:rsidRPr="0016580A">
        <w:t>lterationProduct</w:t>
      </w:r>
      <w:r>
        <w:t xml:space="preserve"> shall be an association between the AlterationDescripton and EarthMaterial describing</w:t>
      </w:r>
      <w:r w:rsidRPr="0016580A">
        <w:t xml:space="preserve"> the material result</w:t>
      </w:r>
      <w:r>
        <w:t>ing from the</w:t>
      </w:r>
      <w:r w:rsidRPr="0016580A">
        <w:t xml:space="preserve"> alteration processes, e.g. alteration minerals, saprolite, ferricrete, clay, calcrete, skarn, etc. Materials observed in a soil profile could be identified using this property.</w:t>
      </w:r>
    </w:p>
    <w:p w14:paraId="3F5D99F0" w14:textId="04E75C97" w:rsidR="0016580A" w:rsidRDefault="0016580A" w:rsidP="00D20646">
      <w:pPr>
        <w:pStyle w:val="Titre5"/>
        <w:rPr>
          <w:lang w:val="en-CA"/>
        </w:rPr>
      </w:pPr>
      <w:proofErr w:type="gramStart"/>
      <w:r w:rsidRPr="00D970E9">
        <w:rPr>
          <w:lang w:val="en-CA"/>
        </w:rPr>
        <w:t>alterationDistribution</w:t>
      </w:r>
      <w:proofErr w:type="gramEnd"/>
    </w:p>
    <w:p w14:paraId="03CE8B1A" w14:textId="77777777" w:rsidR="0016580A" w:rsidRPr="00D20646" w:rsidRDefault="0016580A">
      <w:pPr>
        <w:rPr>
          <w:lang w:val="en-CA"/>
        </w:rPr>
      </w:pPr>
    </w:p>
    <w:p w14:paraId="0167B527" w14:textId="368B0DD7" w:rsidR="0016580A" w:rsidRDefault="0016580A" w:rsidP="00AE357E">
      <w:r>
        <w:t>The alterationDistribution (swe</w:t>
      </w:r>
      <w:proofErr w:type="gramStart"/>
      <w:r>
        <w:t>:Category</w:t>
      </w:r>
      <w:proofErr w:type="gramEnd"/>
      <w:r>
        <w:t xml:space="preserve">) property shall </w:t>
      </w:r>
      <w:r w:rsidRPr="0016580A">
        <w:t>describes the spatial distribution or geometry of alteration zones</w:t>
      </w:r>
      <w:r>
        <w:t xml:space="preserve"> using a term from a controlled vocabulary</w:t>
      </w:r>
      <w:r w:rsidRPr="0016580A">
        <w:t xml:space="preserve">. </w:t>
      </w:r>
      <w:r w:rsidR="00166987" w:rsidRPr="0016580A">
        <w:t>e.g.</w:t>
      </w:r>
      <w:r w:rsidRPr="0016580A">
        <w:t xml:space="preserve">: patchy, spotted, banded, </w:t>
      </w:r>
      <w:r w:rsidR="00166987" w:rsidRPr="0016580A">
        <w:t>veins</w:t>
      </w:r>
      <w:r w:rsidRPr="0016580A">
        <w:t>, vein breccia, pervasive, disseminated, etc</w:t>
      </w:r>
      <w:r w:rsidR="00CB122C">
        <w:t>.</w:t>
      </w:r>
    </w:p>
    <w:p w14:paraId="3BB9444D" w14:textId="12CB8A5A" w:rsidR="00AE357E" w:rsidRDefault="0016580A" w:rsidP="00D20646">
      <w:pPr>
        <w:pStyle w:val="Titre5"/>
        <w:rPr>
          <w:lang w:val="en-CA"/>
        </w:rPr>
      </w:pPr>
      <w:bookmarkStart w:id="577" w:name="BKM_8201810A_8593_4A0C_A4FE_B4A134FDF11D"/>
      <w:bookmarkEnd w:id="577"/>
      <w:proofErr w:type="gramStart"/>
      <w:r w:rsidRPr="00D970E9">
        <w:rPr>
          <w:lang w:val="en-CA"/>
        </w:rPr>
        <w:t>alterationDegree</w:t>
      </w:r>
      <w:proofErr w:type="gramEnd"/>
    </w:p>
    <w:p w14:paraId="2587662E" w14:textId="77777777" w:rsidR="0016580A" w:rsidRDefault="0016580A" w:rsidP="00AE357E">
      <w:pPr>
        <w:autoSpaceDE w:val="0"/>
        <w:autoSpaceDN w:val="0"/>
        <w:adjustRightInd w:val="0"/>
        <w:spacing w:after="0"/>
        <w:rPr>
          <w:rFonts w:ascii="Calibri" w:hAnsi="Calibri"/>
          <w:b/>
          <w:bCs/>
          <w:color w:val="000000"/>
          <w:sz w:val="20"/>
          <w:szCs w:val="20"/>
          <w:lang w:val="en-CA"/>
        </w:rPr>
      </w:pPr>
    </w:p>
    <w:p w14:paraId="5667B120" w14:textId="7935D18A" w:rsidR="0016580A" w:rsidRDefault="0016580A" w:rsidP="00D20646">
      <w:pPr>
        <w:rPr>
          <w:lang w:val="en-CA"/>
        </w:rPr>
      </w:pPr>
      <w:r>
        <w:rPr>
          <w:lang w:val="en-CA"/>
        </w:rPr>
        <w:t>The property alterationDegree (swe</w:t>
      </w:r>
      <w:proofErr w:type="gramStart"/>
      <w:r>
        <w:rPr>
          <w:lang w:val="en-CA"/>
        </w:rPr>
        <w:t>:Category</w:t>
      </w:r>
      <w:proofErr w:type="gramEnd"/>
      <w:r>
        <w:rPr>
          <w:lang w:val="en-CA"/>
        </w:rPr>
        <w:t xml:space="preserve">) shall </w:t>
      </w:r>
      <w:r w:rsidR="0083280E">
        <w:rPr>
          <w:lang w:val="en-CA"/>
        </w:rPr>
        <w:t>be a t</w:t>
      </w:r>
      <w:r w:rsidR="0083280E" w:rsidRPr="0083280E">
        <w:rPr>
          <w:lang w:val="en-CA"/>
        </w:rPr>
        <w:t>erm from a controlled vocabulary to indicate the strength of observed alteration.</w:t>
      </w:r>
    </w:p>
    <w:p w14:paraId="06D9839A" w14:textId="53B6DE00" w:rsidR="0083280E" w:rsidRDefault="0083280E" w:rsidP="00D20646">
      <w:pPr>
        <w:pStyle w:val="Titre5"/>
        <w:rPr>
          <w:lang w:val="en-CA"/>
        </w:rPr>
      </w:pPr>
      <w:proofErr w:type="gramStart"/>
      <w:r w:rsidRPr="0083280E">
        <w:rPr>
          <w:lang w:val="en-CA"/>
        </w:rPr>
        <w:t>alterationEvent</w:t>
      </w:r>
      <w:proofErr w:type="gramEnd"/>
    </w:p>
    <w:p w14:paraId="5C1A8975" w14:textId="77777777" w:rsidR="0083280E" w:rsidRDefault="0083280E" w:rsidP="00D20646">
      <w:pPr>
        <w:rPr>
          <w:lang w:val="en-CA"/>
        </w:rPr>
      </w:pPr>
    </w:p>
    <w:p w14:paraId="296F9AAA" w14:textId="331EAA66" w:rsidR="0083280E" w:rsidRDefault="0083280E" w:rsidP="00D20646">
      <w:pPr>
        <w:rPr>
          <w:lang w:val="en-CA"/>
        </w:rPr>
      </w:pPr>
      <w:r>
        <w:rPr>
          <w:lang w:val="en-CA"/>
        </w:rPr>
        <w:t>The property alterationEvent shall be an association between an AlterationDescri</w:t>
      </w:r>
      <w:r w:rsidR="00166987">
        <w:rPr>
          <w:lang w:val="en-CA"/>
        </w:rPr>
        <w:t>p</w:t>
      </w:r>
      <w:r>
        <w:rPr>
          <w:lang w:val="en-CA"/>
        </w:rPr>
        <w:t>tion and a GeologicEvent describing the GeologicEvent associated with the alteration.</w:t>
      </w:r>
    </w:p>
    <w:p w14:paraId="2697A4C6" w14:textId="1579B09A" w:rsidR="00604E1E" w:rsidRDefault="00604E1E" w:rsidP="00604E1E">
      <w:pPr>
        <w:pStyle w:val="Titre4"/>
      </w:pPr>
      <w:bookmarkStart w:id="578" w:name="BKM_7C508FBF_33D9_484F_911B_6377C69AD667"/>
      <w:bookmarkStart w:id="579" w:name="BKM_ED5D19E5_9BBB_4493_91D3_D708625FA37A"/>
      <w:bookmarkStart w:id="580" w:name="BKM_E45C3931_F3F9_4BB2_B916_F57604E1D027"/>
      <w:bookmarkStart w:id="581" w:name="BKM_26449531_DA00_4286_BEAD_53641C8C6B18"/>
      <w:bookmarkEnd w:id="578"/>
      <w:bookmarkEnd w:id="579"/>
      <w:bookmarkEnd w:id="580"/>
      <w:bookmarkEnd w:id="581"/>
      <w:r>
        <w:t>Chemical Composition</w:t>
      </w:r>
    </w:p>
    <w:p w14:paraId="599250ED" w14:textId="77777777" w:rsidR="009B560C" w:rsidRDefault="009B560C" w:rsidP="00AE357E"/>
    <w:p w14:paraId="22990790" w14:textId="325D11F6" w:rsidR="00604E1E" w:rsidRDefault="009B560C" w:rsidP="00AE357E">
      <w:r>
        <w:t xml:space="preserve">ChemicalComposition is </w:t>
      </w:r>
      <w:r w:rsidR="00A02014">
        <w:t xml:space="preserve">a </w:t>
      </w:r>
      <w:r w:rsidR="00A02014" w:rsidRPr="00604E1E">
        <w:t>kind</w:t>
      </w:r>
      <w:r>
        <w:t xml:space="preserve"> of EarthMaterialDescription</w:t>
      </w:r>
      <w:r w:rsidRPr="00604E1E">
        <w:t xml:space="preserve"> </w:t>
      </w:r>
      <w:r>
        <w:t>that</w:t>
      </w:r>
      <w:r w:rsidRPr="00604E1E">
        <w:t xml:space="preserve"> </w:t>
      </w:r>
      <w:r w:rsidR="00604E1E" w:rsidRPr="00604E1E">
        <w:t>deliver</w:t>
      </w:r>
      <w:r>
        <w:t>s</w:t>
      </w:r>
      <w:r w:rsidR="00604E1E" w:rsidRPr="00604E1E">
        <w:t xml:space="preserve"> the chemical composition of a geological unit or earth material, as a list of element or oxide concentrations.</w:t>
      </w:r>
    </w:p>
    <w:p w14:paraId="1ECEDC1B" w14:textId="01033814" w:rsidR="00604E1E" w:rsidRDefault="00F658C5" w:rsidP="00604E1E">
      <w:pPr>
        <w:keepNext/>
      </w:pPr>
      <w:r>
        <w:rPr>
          <w:noProof/>
          <w:lang w:val="en-CA" w:eastAsia="en-CA"/>
        </w:rPr>
        <w:drawing>
          <wp:inline distT="0" distB="0" distL="0" distR="0" wp14:anchorId="30B53D03" wp14:editId="27123836">
            <wp:extent cx="4667250" cy="3048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67250" cy="3048000"/>
                    </a:xfrm>
                    <a:prstGeom prst="rect">
                      <a:avLst/>
                    </a:prstGeom>
                    <a:noFill/>
                    <a:ln>
                      <a:noFill/>
                    </a:ln>
                  </pic:spPr>
                </pic:pic>
              </a:graphicData>
            </a:graphic>
          </wp:inline>
        </w:drawing>
      </w:r>
    </w:p>
    <w:p w14:paraId="63C3EBAA" w14:textId="0705A371" w:rsidR="00604E1E" w:rsidRDefault="00604E1E" w:rsidP="00604E1E">
      <w:pPr>
        <w:pStyle w:val="Lgende"/>
      </w:pPr>
      <w:r>
        <w:t xml:space="preserve">Figure </w:t>
      </w:r>
      <w:r w:rsidR="00673E83">
        <w:fldChar w:fldCharType="begin"/>
      </w:r>
      <w:r w:rsidR="00673E83">
        <w:instrText xml:space="preserve"> SEQ Figure \* ARABIC </w:instrText>
      </w:r>
      <w:r w:rsidR="00673E83">
        <w:fldChar w:fldCharType="separate"/>
      </w:r>
      <w:r w:rsidR="00F02ED9">
        <w:rPr>
          <w:noProof/>
        </w:rPr>
        <w:t>48</w:t>
      </w:r>
      <w:r w:rsidR="00673E83">
        <w:rPr>
          <w:noProof/>
        </w:rPr>
        <w:fldChar w:fldCharType="end"/>
      </w:r>
      <w:r>
        <w:t>: Chemical composition</w:t>
      </w:r>
      <w:r w:rsidR="00CB122C">
        <w:t xml:space="preserve"> context diagram.</w:t>
      </w:r>
    </w:p>
    <w:p w14:paraId="6EB7E3F8" w14:textId="3222DDB4" w:rsidR="00604E1E" w:rsidRDefault="00BF4178" w:rsidP="00D20646">
      <w:pPr>
        <w:pStyle w:val="Titre5"/>
        <w:rPr>
          <w:lang w:val="en-CA"/>
        </w:rPr>
      </w:pPr>
      <w:bookmarkStart w:id="582" w:name="BKM_D4FBCA43_958A_4AEF_8332_5F96792672DF"/>
      <w:bookmarkEnd w:id="582"/>
      <w:proofErr w:type="gramStart"/>
      <w:r w:rsidRPr="00D970E9">
        <w:rPr>
          <w:lang w:val="en-CA"/>
        </w:rPr>
        <w:t>chemicalAnalysis</w:t>
      </w:r>
      <w:proofErr w:type="gramEnd"/>
    </w:p>
    <w:p w14:paraId="75970A9E" w14:textId="77777777" w:rsidR="00BF4178" w:rsidRDefault="00BF4178" w:rsidP="00604E1E">
      <w:pPr>
        <w:autoSpaceDE w:val="0"/>
        <w:autoSpaceDN w:val="0"/>
        <w:adjustRightInd w:val="0"/>
        <w:spacing w:after="0"/>
        <w:rPr>
          <w:rFonts w:ascii="Calibri" w:hAnsi="Calibri"/>
          <w:b/>
          <w:bCs/>
          <w:color w:val="000000"/>
          <w:sz w:val="20"/>
          <w:szCs w:val="20"/>
          <w:lang w:val="en-CA"/>
        </w:rPr>
      </w:pPr>
    </w:p>
    <w:p w14:paraId="3E7F39CC" w14:textId="2EC5E539" w:rsidR="00BF4178" w:rsidRDefault="00BF4178" w:rsidP="00D20646">
      <w:pPr>
        <w:rPr>
          <w:lang w:val="en-CA"/>
        </w:rPr>
      </w:pPr>
      <w:r>
        <w:rPr>
          <w:lang w:val="en-CA"/>
        </w:rPr>
        <w:t>The chemicalAnalysis property (swe</w:t>
      </w:r>
      <w:proofErr w:type="gramStart"/>
      <w:r>
        <w:rPr>
          <w:lang w:val="en-CA"/>
        </w:rPr>
        <w:t>:DataRecord</w:t>
      </w:r>
      <w:proofErr w:type="gramEnd"/>
      <w:r>
        <w:rPr>
          <w:lang w:val="en-CA"/>
        </w:rPr>
        <w:t>) shall contain a collection of geochemical results in a form of a DataRecord (a collection of fields composed of description and values)</w:t>
      </w:r>
      <w:r w:rsidR="00CB122C">
        <w:rPr>
          <w:lang w:val="en-CA"/>
        </w:rPr>
        <w:t>.</w:t>
      </w:r>
    </w:p>
    <w:p w14:paraId="6A6F8840" w14:textId="77777777" w:rsidR="00AE357E" w:rsidRDefault="00AE357E" w:rsidP="00AE357E">
      <w:bookmarkStart w:id="583" w:name="BKM_7DA6E39E_93F3_43B7_9C51_9F05A691932A"/>
      <w:bookmarkEnd w:id="583"/>
    </w:p>
    <w:p w14:paraId="583096FB" w14:textId="33A26E7A" w:rsidR="00604E1E" w:rsidRDefault="00604E1E" w:rsidP="00604E1E">
      <w:pPr>
        <w:pStyle w:val="Titre4"/>
      </w:pPr>
      <w:r>
        <w:t>Compound material description</w:t>
      </w:r>
    </w:p>
    <w:p w14:paraId="564F09F0" w14:textId="77777777" w:rsidR="00604E1E" w:rsidRDefault="00604E1E" w:rsidP="00AE357E"/>
    <w:p w14:paraId="769178AA" w14:textId="5B5AE85C" w:rsidR="00604E1E" w:rsidRDefault="00224DF5" w:rsidP="00AE357E">
      <w:r>
        <w:lastRenderedPageBreak/>
        <w:t xml:space="preserve">The CompoundMaterialDescription class is a </w:t>
      </w:r>
      <w:r w:rsidR="00A02014">
        <w:t>kind</w:t>
      </w:r>
      <w:r>
        <w:t xml:space="preserve"> of EarthMaterialDescription that provides e</w:t>
      </w:r>
      <w:r w:rsidR="00604E1E" w:rsidRPr="00604E1E">
        <w:t>xtended description of a compound earth material (</w:t>
      </w:r>
      <w:r w:rsidR="00A02014" w:rsidRPr="00604E1E">
        <w:t>i.e.</w:t>
      </w:r>
      <w:r w:rsidR="00604E1E" w:rsidRPr="00604E1E">
        <w:t>, rocks and unconsolidated solid earth materials).</w:t>
      </w:r>
    </w:p>
    <w:p w14:paraId="79751289" w14:textId="77777777" w:rsidR="00604E1E" w:rsidRDefault="00604E1E" w:rsidP="00AE357E"/>
    <w:p w14:paraId="15980233" w14:textId="352D571F" w:rsidR="00604E1E" w:rsidRDefault="00F658C5" w:rsidP="00604E1E">
      <w:pPr>
        <w:keepNext/>
      </w:pPr>
      <w:r>
        <w:rPr>
          <w:noProof/>
          <w:lang w:val="en-CA" w:eastAsia="en-CA"/>
        </w:rPr>
        <w:drawing>
          <wp:inline distT="0" distB="0" distL="0" distR="0" wp14:anchorId="28B167D3" wp14:editId="24B0FED7">
            <wp:extent cx="5486400" cy="48577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86400" cy="4857750"/>
                    </a:xfrm>
                    <a:prstGeom prst="rect">
                      <a:avLst/>
                    </a:prstGeom>
                    <a:noFill/>
                    <a:ln>
                      <a:noFill/>
                    </a:ln>
                  </pic:spPr>
                </pic:pic>
              </a:graphicData>
            </a:graphic>
          </wp:inline>
        </w:drawing>
      </w:r>
    </w:p>
    <w:p w14:paraId="34F96725" w14:textId="5B30C923" w:rsidR="00604E1E" w:rsidRDefault="00604E1E" w:rsidP="00604E1E">
      <w:pPr>
        <w:pStyle w:val="Lgende"/>
      </w:pPr>
      <w:r>
        <w:t xml:space="preserve">Figure </w:t>
      </w:r>
      <w:r w:rsidR="00673E83">
        <w:fldChar w:fldCharType="begin"/>
      </w:r>
      <w:r w:rsidR="00673E83">
        <w:instrText xml:space="preserve"> SEQ Figure \* ARABIC </w:instrText>
      </w:r>
      <w:r w:rsidR="00673E83">
        <w:fldChar w:fldCharType="separate"/>
      </w:r>
      <w:r w:rsidR="00F02ED9">
        <w:rPr>
          <w:noProof/>
        </w:rPr>
        <w:t>49</w:t>
      </w:r>
      <w:r w:rsidR="00673E83">
        <w:rPr>
          <w:noProof/>
        </w:rPr>
        <w:fldChar w:fldCharType="end"/>
      </w:r>
      <w:r>
        <w:t>: Compound material description</w:t>
      </w:r>
      <w:r w:rsidR="00CB122C">
        <w:t xml:space="preserve"> context diagram.</w:t>
      </w:r>
    </w:p>
    <w:p w14:paraId="1817E2F9" w14:textId="12994A65" w:rsidR="00604E1E" w:rsidRDefault="00224DF5" w:rsidP="00D20646">
      <w:pPr>
        <w:pStyle w:val="Titre5"/>
        <w:rPr>
          <w:lang w:val="en-CA"/>
        </w:rPr>
      </w:pPr>
      <w:bookmarkStart w:id="584" w:name="BKM_0126A46B_77F6_4F3D_8366_99D7292A119E"/>
      <w:bookmarkEnd w:id="584"/>
      <w:proofErr w:type="gramStart"/>
      <w:r w:rsidRPr="00D970E9">
        <w:rPr>
          <w:lang w:val="en-CA"/>
        </w:rPr>
        <w:t>compositionCategory</w:t>
      </w:r>
      <w:proofErr w:type="gramEnd"/>
    </w:p>
    <w:p w14:paraId="1DC7B4CC" w14:textId="77777777" w:rsidR="00224DF5" w:rsidRDefault="00224DF5" w:rsidP="00604E1E">
      <w:pPr>
        <w:autoSpaceDE w:val="0"/>
        <w:autoSpaceDN w:val="0"/>
        <w:adjustRightInd w:val="0"/>
        <w:spacing w:after="0"/>
        <w:rPr>
          <w:color w:val="000000"/>
          <w:sz w:val="20"/>
          <w:szCs w:val="20"/>
          <w:lang w:val="en-CA"/>
        </w:rPr>
      </w:pPr>
    </w:p>
    <w:p w14:paraId="2DFC5351" w14:textId="39124EDC" w:rsidR="00224DF5" w:rsidRDefault="00224DF5" w:rsidP="00D20646">
      <w:pPr>
        <w:rPr>
          <w:lang w:val="en-CA"/>
        </w:rPr>
      </w:pPr>
      <w:r>
        <w:rPr>
          <w:lang w:val="en-CA"/>
        </w:rPr>
        <w:t>The compositionCategory property (swe</w:t>
      </w:r>
      <w:proofErr w:type="gramStart"/>
      <w:r>
        <w:rPr>
          <w:lang w:val="en-CA"/>
        </w:rPr>
        <w:t>:Category</w:t>
      </w:r>
      <w:proofErr w:type="gramEnd"/>
      <w:r>
        <w:rPr>
          <w:lang w:val="en-CA"/>
        </w:rPr>
        <w:t>) shall provide a t</w:t>
      </w:r>
      <w:r w:rsidRPr="00224DF5">
        <w:rPr>
          <w:lang w:val="en-CA"/>
        </w:rPr>
        <w:t xml:space="preserve">erm </w:t>
      </w:r>
      <w:r>
        <w:rPr>
          <w:lang w:val="en-CA"/>
        </w:rPr>
        <w:t xml:space="preserve">from a controlled vocabulary </w:t>
      </w:r>
      <w:r w:rsidRPr="00224DF5">
        <w:rPr>
          <w:lang w:val="en-CA"/>
        </w:rPr>
        <w:t xml:space="preserve">to specify the gross compositional character of a compound material. Composition as used here is loosely construed to include both chemical composition and </w:t>
      </w:r>
      <w:r w:rsidR="00A02014" w:rsidRPr="00224DF5">
        <w:rPr>
          <w:lang w:val="en-CA"/>
        </w:rPr>
        <w:t>petrographic</w:t>
      </w:r>
      <w:r w:rsidRPr="00224DF5">
        <w:rPr>
          <w:lang w:val="en-CA"/>
        </w:rPr>
        <w:t xml:space="preserve">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example sandstone petrographic classification terms (e.g. feldspathic) might be placed here.</w:t>
      </w:r>
    </w:p>
    <w:p w14:paraId="7FBB821A" w14:textId="77777777" w:rsidR="00224DF5" w:rsidRDefault="00224DF5" w:rsidP="00D20646">
      <w:pPr>
        <w:rPr>
          <w:lang w:val="en-CA"/>
        </w:rPr>
      </w:pPr>
    </w:p>
    <w:p w14:paraId="577B0BA4" w14:textId="267A7782" w:rsidR="00224DF5" w:rsidRDefault="00224DF5" w:rsidP="00D20646">
      <w:pPr>
        <w:pStyle w:val="Titre5"/>
        <w:rPr>
          <w:lang w:val="en-CA"/>
        </w:rPr>
      </w:pPr>
      <w:proofErr w:type="gramStart"/>
      <w:r w:rsidRPr="00D970E9">
        <w:rPr>
          <w:lang w:val="en-CA"/>
        </w:rPr>
        <w:t>geneticCategory</w:t>
      </w:r>
      <w:proofErr w:type="gramEnd"/>
    </w:p>
    <w:p w14:paraId="415E7D5A" w14:textId="77777777" w:rsidR="00224DF5" w:rsidRPr="00D20646" w:rsidRDefault="00224DF5" w:rsidP="00D20646">
      <w:pPr>
        <w:rPr>
          <w:lang w:val="en-CA"/>
        </w:rPr>
      </w:pPr>
    </w:p>
    <w:p w14:paraId="43478367" w14:textId="4813DD75" w:rsidR="00224DF5" w:rsidRDefault="00224DF5" w:rsidP="00D20646">
      <w:pPr>
        <w:rPr>
          <w:lang w:val="en-CA"/>
        </w:rPr>
      </w:pPr>
      <w:r>
        <w:rPr>
          <w:lang w:val="en-CA"/>
        </w:rPr>
        <w:t>The property geneticCategory (swe</w:t>
      </w:r>
      <w:proofErr w:type="gramStart"/>
      <w:r>
        <w:rPr>
          <w:lang w:val="en-CA"/>
        </w:rPr>
        <w:t>:Category</w:t>
      </w:r>
      <w:proofErr w:type="gramEnd"/>
      <w:r>
        <w:rPr>
          <w:lang w:val="en-CA"/>
        </w:rPr>
        <w:t>) shall provide a</w:t>
      </w:r>
      <w:r w:rsidRPr="00224DF5">
        <w:rPr>
          <w:lang w:val="en-CA"/>
        </w:rPr>
        <w:t xml:space="preserve"> term </w:t>
      </w:r>
      <w:r>
        <w:rPr>
          <w:lang w:val="en-CA"/>
        </w:rPr>
        <w:t xml:space="preserve">from a controlled vocabulary </w:t>
      </w:r>
      <w:r w:rsidRPr="00224DF5">
        <w:rPr>
          <w:lang w:val="en-CA"/>
        </w:rPr>
        <w:t xml:space="preserve">that represents a summary geologic history of the material. </w:t>
      </w:r>
      <w:proofErr w:type="gramStart"/>
      <w:r w:rsidRPr="00224DF5">
        <w:rPr>
          <w:lang w:val="en-CA"/>
        </w:rPr>
        <w:t>(</w:t>
      </w:r>
      <w:r w:rsidR="00A02014" w:rsidRPr="00224DF5">
        <w:rPr>
          <w:lang w:val="en-CA"/>
        </w:rPr>
        <w:t>i.e.</w:t>
      </w:r>
      <w:r w:rsidRPr="00224DF5">
        <w:rPr>
          <w:lang w:val="en-CA"/>
        </w:rPr>
        <w:t>, a genetic process classifier term).</w:t>
      </w:r>
      <w:proofErr w:type="gramEnd"/>
      <w:r w:rsidRPr="00224DF5">
        <w:rPr>
          <w:lang w:val="en-CA"/>
        </w:rPr>
        <w:t xml:space="preserve"> Examples include igneous, sedimentary, metamorphic, shock metamorphic, volcanic, </w:t>
      </w:r>
      <w:proofErr w:type="gramStart"/>
      <w:r w:rsidRPr="00224DF5">
        <w:rPr>
          <w:lang w:val="en-CA"/>
        </w:rPr>
        <w:t>pyroclastic</w:t>
      </w:r>
      <w:proofErr w:type="gramEnd"/>
      <w:r w:rsidRPr="00224DF5">
        <w:rPr>
          <w:lang w:val="en-CA"/>
        </w:rPr>
        <w:t>.</w:t>
      </w:r>
    </w:p>
    <w:p w14:paraId="2988E3B5" w14:textId="1D1E09FE" w:rsidR="00224DF5" w:rsidRDefault="00224DF5" w:rsidP="00D20646">
      <w:pPr>
        <w:pStyle w:val="Titre5"/>
        <w:rPr>
          <w:lang w:val="en-CA"/>
        </w:rPr>
      </w:pPr>
      <w:proofErr w:type="gramStart"/>
      <w:r w:rsidRPr="00224DF5">
        <w:rPr>
          <w:lang w:val="en-CA"/>
        </w:rPr>
        <w:t>particleGeometry</w:t>
      </w:r>
      <w:proofErr w:type="gramEnd"/>
    </w:p>
    <w:p w14:paraId="1C023176" w14:textId="77777777" w:rsidR="00224DF5" w:rsidRPr="00224DF5" w:rsidRDefault="00224DF5" w:rsidP="00D20646">
      <w:pPr>
        <w:rPr>
          <w:lang w:val="en-CA"/>
        </w:rPr>
      </w:pPr>
    </w:p>
    <w:p w14:paraId="247216FD" w14:textId="70D6D2C2" w:rsidR="00224DF5" w:rsidRDefault="00224DF5" w:rsidP="00D20646">
      <w:pPr>
        <w:rPr>
          <w:lang w:val="en-CA"/>
        </w:rPr>
      </w:pPr>
      <w:r>
        <w:rPr>
          <w:lang w:val="en-CA"/>
        </w:rPr>
        <w:t>The particleGeometry</w:t>
      </w:r>
      <w:proofErr w:type="gramStart"/>
      <w:r>
        <w:rPr>
          <w:lang w:val="en-CA"/>
        </w:rPr>
        <w:t>:ParticleGeometryDescription</w:t>
      </w:r>
      <w:proofErr w:type="gramEnd"/>
      <w:r>
        <w:rPr>
          <w:lang w:val="en-CA"/>
        </w:rPr>
        <w:t xml:space="preserve"> shall contain an instance of ParticleGeometryDescription.</w:t>
      </w:r>
    </w:p>
    <w:p w14:paraId="4B1E1EC7" w14:textId="77777777" w:rsidR="00224DF5" w:rsidRDefault="00224DF5" w:rsidP="00D20646">
      <w:pPr>
        <w:rPr>
          <w:lang w:val="en-CA"/>
        </w:rPr>
      </w:pPr>
    </w:p>
    <w:p w14:paraId="5D8F8ACA" w14:textId="4203D84B" w:rsidR="00224DF5" w:rsidRDefault="00224DF5" w:rsidP="00D20646">
      <w:pPr>
        <w:pStyle w:val="Titre5"/>
        <w:rPr>
          <w:lang w:val="en-CA"/>
        </w:rPr>
      </w:pPr>
      <w:r w:rsidRPr="00D970E9">
        <w:rPr>
          <w:lang w:val="en-CA"/>
        </w:rPr>
        <w:t>Constituent</w:t>
      </w:r>
    </w:p>
    <w:p w14:paraId="31B6F5E2" w14:textId="77777777" w:rsidR="004B1BCF" w:rsidRPr="00D20646" w:rsidRDefault="004B1BCF" w:rsidP="00D20646">
      <w:pPr>
        <w:rPr>
          <w:lang w:val="en-CA"/>
        </w:rPr>
      </w:pPr>
    </w:p>
    <w:p w14:paraId="44DADA49" w14:textId="32676D49" w:rsidR="00224DF5" w:rsidRDefault="00224DF5" w:rsidP="00D20646">
      <w:pPr>
        <w:rPr>
          <w:lang w:val="en-CA"/>
        </w:rPr>
      </w:pPr>
      <w:r>
        <w:rPr>
          <w:lang w:val="en-CA"/>
        </w:rPr>
        <w:t xml:space="preserve">The property constituent shall be an association between a </w:t>
      </w:r>
      <w:r w:rsidR="004B1BCF">
        <w:rPr>
          <w:lang w:val="en-CA"/>
        </w:rPr>
        <w:t xml:space="preserve">CompoundMaterialDescription and a ConstituentPart that </w:t>
      </w:r>
      <w:r w:rsidR="004B1BCF" w:rsidRPr="004B1BCF">
        <w:rPr>
          <w:lang w:val="en-CA"/>
        </w:rPr>
        <w:t>makes up part of the CompoundMaterial</w:t>
      </w:r>
      <w:r w:rsidR="004B1BCF">
        <w:rPr>
          <w:lang w:val="en-CA"/>
        </w:rPr>
        <w:t>.</w:t>
      </w:r>
    </w:p>
    <w:p w14:paraId="7ED6961E" w14:textId="1C7BC235" w:rsidR="00604E1E" w:rsidRDefault="00E66A9E" w:rsidP="00E66A9E">
      <w:pPr>
        <w:pStyle w:val="Titre4"/>
      </w:pPr>
      <w:bookmarkStart w:id="585" w:name="BKM_68F68CA6_F7FB_411D_8560_851B7315C00E"/>
      <w:bookmarkStart w:id="586" w:name="BKM_F5243BEF_0ABC_4433_AFCB_2FCD01906472"/>
      <w:bookmarkEnd w:id="585"/>
      <w:bookmarkEnd w:id="586"/>
      <w:r>
        <w:t>ParticleGeometryDescription</w:t>
      </w:r>
    </w:p>
    <w:p w14:paraId="125F1862" w14:textId="77777777" w:rsidR="00E66A9E" w:rsidRDefault="00E66A9E" w:rsidP="00AE357E"/>
    <w:p w14:paraId="705F8B9C" w14:textId="47FF1925" w:rsidR="00E66A9E" w:rsidRDefault="00E66A9E" w:rsidP="00AE357E">
      <w:r w:rsidRPr="00E66A9E">
        <w:t xml:space="preserve">ParticleGeometryDescription describes particles in a CompoundMaterial independent of their relationship to each other or orientation. It is distinguished from Fabric in that the ParticleGeometryDescription remains constant if the material is disaggregated into its constituent particles, whereas Fabric is lost if the material is disaggregated.  Properties include the particle size (grainsize), particle sorting (size distribution, </w:t>
      </w:r>
      <w:r w:rsidR="00A02014" w:rsidRPr="00E66A9E">
        <w:t>e.g.</w:t>
      </w:r>
      <w:r w:rsidRPr="00E66A9E">
        <w:t xml:space="preserve">: well sorted, poorly sorted, bimodal sorting), particle shape (surface rounding or crystal face development, </w:t>
      </w:r>
      <w:r w:rsidR="00A02014" w:rsidRPr="00E66A9E">
        <w:t>e.g.</w:t>
      </w:r>
      <w:r w:rsidRPr="00E66A9E">
        <w:t>: well rounded, euhedral, anhedral), and particle aspectRatio (</w:t>
      </w:r>
      <w:r w:rsidR="00797CDE" w:rsidRPr="00E66A9E">
        <w:t>e.g.</w:t>
      </w:r>
      <w:r w:rsidRPr="00E66A9E">
        <w:t>: elongated, platy, bladed, compact, acicular).</w:t>
      </w:r>
    </w:p>
    <w:p w14:paraId="7E62D424" w14:textId="7A134A8C" w:rsidR="00DE657E" w:rsidRDefault="00F658C5" w:rsidP="00D20646">
      <w:pPr>
        <w:keepNext/>
      </w:pPr>
      <w:r>
        <w:rPr>
          <w:noProof/>
          <w:lang w:val="en-CA" w:eastAsia="en-CA"/>
        </w:rPr>
        <w:lastRenderedPageBreak/>
        <w:drawing>
          <wp:inline distT="0" distB="0" distL="0" distR="0" wp14:anchorId="7928CF19" wp14:editId="2210D049">
            <wp:extent cx="2419350" cy="4038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419350" cy="4038600"/>
                    </a:xfrm>
                    <a:prstGeom prst="rect">
                      <a:avLst/>
                    </a:prstGeom>
                    <a:noFill/>
                    <a:ln>
                      <a:noFill/>
                    </a:ln>
                  </pic:spPr>
                </pic:pic>
              </a:graphicData>
            </a:graphic>
          </wp:inline>
        </w:drawing>
      </w:r>
    </w:p>
    <w:p w14:paraId="516FE13B" w14:textId="07A39A57" w:rsidR="00DE657E" w:rsidRDefault="00DE657E" w:rsidP="00D20646">
      <w:pPr>
        <w:pStyle w:val="Lgende"/>
      </w:pPr>
      <w:r>
        <w:t xml:space="preserve">Figure </w:t>
      </w:r>
      <w:r>
        <w:fldChar w:fldCharType="begin"/>
      </w:r>
      <w:r>
        <w:instrText xml:space="preserve"> SEQ Figure \* ARABIC </w:instrText>
      </w:r>
      <w:r>
        <w:fldChar w:fldCharType="separate"/>
      </w:r>
      <w:r w:rsidR="00F02ED9">
        <w:rPr>
          <w:noProof/>
        </w:rPr>
        <w:t>50</w:t>
      </w:r>
      <w:r>
        <w:fldChar w:fldCharType="end"/>
      </w:r>
      <w:r>
        <w:t>: ParticleGeometry</w:t>
      </w:r>
      <w:r w:rsidR="004B1BCF">
        <w:t xml:space="preserve"> context diagram</w:t>
      </w:r>
    </w:p>
    <w:p w14:paraId="4C206BCD" w14:textId="58BA27BB" w:rsidR="00DE657E" w:rsidRDefault="004B1BCF" w:rsidP="00791B66">
      <w:pPr>
        <w:pStyle w:val="Titre5"/>
      </w:pPr>
      <w:proofErr w:type="gramStart"/>
      <w:r w:rsidRPr="004B1BCF">
        <w:t>particleType</w:t>
      </w:r>
      <w:proofErr w:type="gramEnd"/>
    </w:p>
    <w:p w14:paraId="5796C57D" w14:textId="77777777" w:rsidR="00E105E6" w:rsidRDefault="00E105E6" w:rsidP="00791B66"/>
    <w:p w14:paraId="4C292BE9" w14:textId="288426AA" w:rsidR="0032727A" w:rsidRPr="0032727A" w:rsidRDefault="004B1BCF" w:rsidP="00791B66">
      <w:pPr>
        <w:pStyle w:val="Titre5"/>
      </w:pPr>
      <w:r>
        <w:t>The particleType</w:t>
      </w:r>
      <w:proofErr w:type="gramStart"/>
      <w:r>
        <w:t>:ParticleTypeTerm</w:t>
      </w:r>
      <w:proofErr w:type="gramEnd"/>
      <w:r>
        <w:t xml:space="preserve"> shall provide a term from a controlled vocabulary to specify the nature of individual particles of each constituent in an Earth Material aggregation, bas</w:t>
      </w:r>
      <w:r w:rsidR="007F03F0">
        <w:t xml:space="preserve">ed mostly on their genesis.  When </w:t>
      </w:r>
      <w:r>
        <w:t xml:space="preserve">applied on ParticleDescription for CompoundMaterial, then </w:t>
      </w:r>
      <w:r w:rsidR="007F03F0">
        <w:t xml:space="preserve">it </w:t>
      </w:r>
      <w:r>
        <w:t>would characteri</w:t>
      </w:r>
      <w:r w:rsidR="004D2792">
        <w:t>s</w:t>
      </w:r>
      <w:r>
        <w:t>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w:t>
      </w:r>
      <w:r w:rsidR="0032727A">
        <w:t xml:space="preserve"> compound material aggregation.</w:t>
      </w:r>
      <w:r w:rsidR="0032727A" w:rsidRPr="0032727A">
        <w:t>aspectRatio</w:t>
      </w:r>
      <w:r w:rsidR="00CB122C">
        <w:t>.</w:t>
      </w:r>
      <w:r w:rsidR="00E105E6">
        <w:t>aspectRatio</w:t>
      </w:r>
    </w:p>
    <w:p w14:paraId="6FF52C91" w14:textId="77777777" w:rsidR="00E105E6" w:rsidRDefault="00E105E6" w:rsidP="004B1BCF"/>
    <w:p w14:paraId="6E5DDB30" w14:textId="0BFEE913" w:rsidR="0032727A" w:rsidRDefault="0032727A" w:rsidP="004B1BCF">
      <w:r>
        <w:t>The aspectRatio property (</w:t>
      </w:r>
      <w:r w:rsidR="0057428A">
        <w:t>SWE:</w:t>
      </w:r>
      <w:r>
        <w:t>:Category) shall contain a term from a controlled concept describing</w:t>
      </w:r>
      <w:r w:rsidRPr="0032727A">
        <w:t xml:space="preserve"> the geometry of particles based on the ratios of lengths of long, intermediate and short axes of grains. </w:t>
      </w:r>
      <w:r>
        <w:t>It e</w:t>
      </w:r>
      <w:r w:rsidRPr="0032727A">
        <w:t>quates to sphericity in sedimentary rocks (</w:t>
      </w:r>
      <w:r w:rsidR="00797CDE" w:rsidRPr="0032727A">
        <w:t>i.e.</w:t>
      </w:r>
      <w:r w:rsidRPr="0032727A">
        <w:t xml:space="preserve">: the degree to which the shape of a particle approximates a sphere).  </w:t>
      </w:r>
      <w:r>
        <w:t>The formal definition is “</w:t>
      </w:r>
      <w:r w:rsidRPr="00D20646">
        <w:rPr>
          <w:i/>
        </w:rPr>
        <w:t>A quantitative specification based on the ratio of lengths of long, intermediate and short axes of grain shape</w:t>
      </w:r>
      <w:r>
        <w:t>”</w:t>
      </w:r>
      <w:r w:rsidRPr="0032727A">
        <w:t xml:space="preserve"> (Sneed and Folk, 1958; Zingg, 1935). (</w:t>
      </w:r>
      <w:r w:rsidR="00797CDE" w:rsidRPr="0032727A">
        <w:t>e.g.</w:t>
      </w:r>
      <w:r w:rsidRPr="0032727A">
        <w:t>: prolate, slightly flattened, very bladed, equant, acicular, tabular)</w:t>
      </w:r>
      <w:r w:rsidR="00CB122C">
        <w:t>.</w:t>
      </w:r>
    </w:p>
    <w:p w14:paraId="578F6A22" w14:textId="480E655F" w:rsidR="0032727A" w:rsidRDefault="0032727A" w:rsidP="00D20646">
      <w:pPr>
        <w:pStyle w:val="Titre5"/>
      </w:pPr>
      <w:commentRangeStart w:id="587"/>
      <w:proofErr w:type="gramStart"/>
      <w:r>
        <w:lastRenderedPageBreak/>
        <w:t>s</w:t>
      </w:r>
      <w:r w:rsidRPr="0032727A">
        <w:t>hape</w:t>
      </w:r>
      <w:commentRangeEnd w:id="587"/>
      <w:proofErr w:type="gramEnd"/>
      <w:r>
        <w:rPr>
          <w:rStyle w:val="Marquedecommentaire"/>
          <w:b w:val="0"/>
          <w:bCs w:val="0"/>
          <w:i w:val="0"/>
          <w:iCs w:val="0"/>
        </w:rPr>
        <w:commentReference w:id="587"/>
      </w:r>
    </w:p>
    <w:p w14:paraId="6B53B85D" w14:textId="77777777" w:rsidR="0032727A" w:rsidRPr="0032727A" w:rsidRDefault="0032727A"/>
    <w:p w14:paraId="028A1B0E" w14:textId="492E19CB" w:rsidR="0032727A" w:rsidRDefault="0032727A" w:rsidP="004B1BCF">
      <w:r>
        <w:t>The s</w:t>
      </w:r>
      <w:r w:rsidRPr="0032727A">
        <w:t xml:space="preserve">hape </w:t>
      </w:r>
      <w:r>
        <w:t>property (</w:t>
      </w:r>
      <w:r w:rsidR="0057428A">
        <w:t>SWE</w:t>
      </w:r>
      <w:proofErr w:type="gramStart"/>
      <w:r>
        <w:t>:Category</w:t>
      </w:r>
      <w:proofErr w:type="gramEnd"/>
      <w:r>
        <w:t>) shall</w:t>
      </w:r>
      <w:r w:rsidRPr="0032727A">
        <w:t xml:space="preserve"> describe, </w:t>
      </w:r>
    </w:p>
    <w:p w14:paraId="3890B2DD" w14:textId="46597D69" w:rsidR="0032727A" w:rsidRDefault="0032727A" w:rsidP="00D20646">
      <w:pPr>
        <w:numPr>
          <w:ilvl w:val="0"/>
          <w:numId w:val="36"/>
        </w:numPr>
        <w:spacing w:after="0"/>
      </w:pPr>
      <w:r w:rsidRPr="0032727A">
        <w:t xml:space="preserve">the development of crystal faces bounding particles in crystalline </w:t>
      </w:r>
      <w:r w:rsidR="00797CDE" w:rsidRPr="0032727A">
        <w:t>compound</w:t>
      </w:r>
      <w:r w:rsidRPr="0032727A">
        <w:t xml:space="preserve"> materials, and </w:t>
      </w:r>
    </w:p>
    <w:p w14:paraId="552A82DC" w14:textId="7BA75131" w:rsidR="0032727A" w:rsidRDefault="0057428A" w:rsidP="00D20646">
      <w:pPr>
        <w:numPr>
          <w:ilvl w:val="0"/>
          <w:numId w:val="36"/>
        </w:numPr>
        <w:spacing w:after="0"/>
      </w:pPr>
      <w:proofErr w:type="gramStart"/>
      <w:r>
        <w:t>the</w:t>
      </w:r>
      <w:proofErr w:type="gramEnd"/>
      <w:r>
        <w:t xml:space="preserve"> </w:t>
      </w:r>
      <w:r w:rsidR="0032727A" w:rsidRPr="0032727A">
        <w:t xml:space="preserve">surface rounding of grains in sedimentary rocks. Roundness is a measure of the sharpness of the edges between surfaces bounding a particle (see Jackson, 1997; Wadell, 1932). </w:t>
      </w:r>
    </w:p>
    <w:p w14:paraId="6A27B492" w14:textId="77777777" w:rsidR="0032727A" w:rsidRDefault="0032727A" w:rsidP="00D20646">
      <w:pPr>
        <w:spacing w:after="0"/>
      </w:pPr>
    </w:p>
    <w:p w14:paraId="65D11AD8" w14:textId="3120A1CA" w:rsidR="0032727A" w:rsidRDefault="0032727A" w:rsidP="004B1BCF">
      <w:r>
        <w:t>The terms</w:t>
      </w:r>
      <w:r w:rsidRPr="0032727A">
        <w:t xml:space="preserve"> </w:t>
      </w:r>
      <w:r>
        <w:t>shall</w:t>
      </w:r>
      <w:r w:rsidRPr="0032727A">
        <w:t xml:space="preserve"> </w:t>
      </w:r>
      <w:r w:rsidR="003F0D05">
        <w:t xml:space="preserve">be a term from a controlled vocabulary and </w:t>
      </w:r>
      <w:r w:rsidRPr="0032727A">
        <w:t>be appropriate for the kind of compound material (</w:t>
      </w:r>
      <w:r w:rsidR="00797CDE" w:rsidRPr="0032727A">
        <w:t>e.g.</w:t>
      </w:r>
      <w:r w:rsidRPr="0032727A">
        <w:t>: for crystalline rocks- euhedral, ideoblastic, subhedral, anhedral, xenoblastic; for sedimentary rocks - angular, rounded)</w:t>
      </w:r>
      <w:r w:rsidR="00CB122C">
        <w:t>.</w:t>
      </w:r>
    </w:p>
    <w:p w14:paraId="46FC7ABE" w14:textId="1D65A5A4" w:rsidR="00DE441D" w:rsidRDefault="00DE441D" w:rsidP="00D20646">
      <w:pPr>
        <w:pStyle w:val="Titre5"/>
      </w:pPr>
      <w:proofErr w:type="gramStart"/>
      <w:r>
        <w:t>s</w:t>
      </w:r>
      <w:r w:rsidRPr="00DE441D">
        <w:t>ize</w:t>
      </w:r>
      <w:proofErr w:type="gramEnd"/>
    </w:p>
    <w:p w14:paraId="3F26D7A1" w14:textId="77777777" w:rsidR="00DE441D" w:rsidRDefault="00DE441D" w:rsidP="004B1BCF"/>
    <w:p w14:paraId="67A0AB71" w14:textId="404DFDC9" w:rsidR="00DE441D" w:rsidRDefault="00DE441D" w:rsidP="004B1BCF">
      <w:r>
        <w:t>The property size (</w:t>
      </w:r>
      <w:r w:rsidR="00253146">
        <w:t>SWE::Quantity</w:t>
      </w:r>
      <w:r>
        <w:t>Range) shall report the s</w:t>
      </w:r>
      <w:r w:rsidRPr="00DE441D">
        <w:t xml:space="preserve">ize </w:t>
      </w:r>
      <w:r>
        <w:t>that</w:t>
      </w:r>
      <w:r w:rsidRPr="00DE441D">
        <w:t xml:space="preserve"> specifies particle grainsize</w:t>
      </w:r>
      <w:commentRangeStart w:id="588"/>
      <w:r w:rsidRPr="00DE441D">
        <w:t>.  Values may be reported using absolute measurements (</w:t>
      </w:r>
      <w:r w:rsidR="00797CDE" w:rsidRPr="00DE441D">
        <w:t>e.g.</w:t>
      </w:r>
      <w:r w:rsidRPr="00DE441D">
        <w:t>: range, mean, median, mode, maximum) or as descriptive terms from a schema appropriate to the type of Compound Material (</w:t>
      </w:r>
      <w:r w:rsidR="00797CDE" w:rsidRPr="00DE441D">
        <w:t>e.g.</w:t>
      </w:r>
      <w:r w:rsidRPr="00DE441D">
        <w:t>: the Udden-Wentworth sheme for clastic sedimentary rocks - silt, sand, gravel; volcaniclastic rocks - ash, lapilli, bomb; crystalline rocks - fine, medium, coarse, cryptocrystalline)</w:t>
      </w:r>
      <w:commentRangeEnd w:id="588"/>
      <w:r>
        <w:rPr>
          <w:rStyle w:val="Marquedecommentaire"/>
        </w:rPr>
        <w:commentReference w:id="588"/>
      </w:r>
      <w:r w:rsidR="00CB122C">
        <w:t>.</w:t>
      </w:r>
    </w:p>
    <w:p w14:paraId="25C08882" w14:textId="206DA40E" w:rsidR="00DE441D" w:rsidRDefault="00DE441D" w:rsidP="00D20646">
      <w:pPr>
        <w:pStyle w:val="Titre5"/>
        <w:rPr>
          <w:lang w:val="en-CA"/>
        </w:rPr>
      </w:pPr>
      <w:proofErr w:type="gramStart"/>
      <w:r>
        <w:rPr>
          <w:lang w:val="en-CA"/>
        </w:rPr>
        <w:t>s</w:t>
      </w:r>
      <w:r w:rsidRPr="00D970E9">
        <w:rPr>
          <w:lang w:val="en-CA"/>
        </w:rPr>
        <w:t>orting</w:t>
      </w:r>
      <w:proofErr w:type="gramEnd"/>
    </w:p>
    <w:p w14:paraId="5B3BEB1A" w14:textId="77777777" w:rsidR="00DE441D" w:rsidRPr="00D20646" w:rsidRDefault="00DE441D">
      <w:pPr>
        <w:rPr>
          <w:lang w:val="en-CA"/>
        </w:rPr>
      </w:pPr>
    </w:p>
    <w:p w14:paraId="4FD88E0A" w14:textId="47F0E786" w:rsidR="00DE441D" w:rsidRDefault="00DE441D">
      <w:pPr>
        <w:rPr>
          <w:lang w:val="en-CA"/>
        </w:rPr>
      </w:pPr>
      <w:r>
        <w:rPr>
          <w:lang w:val="en-CA"/>
        </w:rPr>
        <w:t>The sorting property (swe</w:t>
      </w:r>
      <w:proofErr w:type="gramStart"/>
      <w:r>
        <w:rPr>
          <w:lang w:val="en-CA"/>
        </w:rPr>
        <w:t>:Category</w:t>
      </w:r>
      <w:proofErr w:type="gramEnd"/>
      <w:r>
        <w:rPr>
          <w:lang w:val="en-CA"/>
        </w:rPr>
        <w:t>) shall hold</w:t>
      </w:r>
      <w:r w:rsidRPr="00DE441D">
        <w:rPr>
          <w:lang w:val="en-CA"/>
        </w:rPr>
        <w:t xml:space="preserve"> </w:t>
      </w:r>
      <w:r>
        <w:rPr>
          <w:lang w:val="en-CA"/>
        </w:rPr>
        <w:t xml:space="preserve">a </w:t>
      </w:r>
      <w:r w:rsidRPr="00DE441D">
        <w:rPr>
          <w:lang w:val="en-CA"/>
        </w:rPr>
        <w:t>term</w:t>
      </w:r>
      <w:r>
        <w:rPr>
          <w:lang w:val="en-CA"/>
        </w:rPr>
        <w:t xml:space="preserve"> from a vocabulary that specifies the</w:t>
      </w:r>
      <w:r w:rsidRPr="00DE441D">
        <w:rPr>
          <w:lang w:val="en-CA"/>
        </w:rPr>
        <w:t xml:space="preserve"> size distribution of particles in a CompoundMaterial. Terminology for sorting in sedimentary rocks is based on the quantitative Graphic Standard Deviation (IGSD) scheme proposed by Folk (1968, 1974).  Example terms for this attribute may include sedimentary terms such as well sorted and poorly </w:t>
      </w:r>
      <w:proofErr w:type="gramStart"/>
      <w:r w:rsidRPr="00DE441D">
        <w:rPr>
          <w:lang w:val="en-CA"/>
        </w:rPr>
        <w:t>sorted,</w:t>
      </w:r>
      <w:proofErr w:type="gramEnd"/>
      <w:r w:rsidRPr="00DE441D">
        <w:rPr>
          <w:lang w:val="en-CA"/>
        </w:rPr>
        <w:t xml:space="preserve"> or igneous terms such as porphyritic, equigranuilar, seriate.</w:t>
      </w:r>
    </w:p>
    <w:p w14:paraId="0086F799" w14:textId="54D55251" w:rsidR="003B691E" w:rsidRDefault="003B691E" w:rsidP="00D20646">
      <w:pPr>
        <w:pStyle w:val="Titre5"/>
        <w:rPr>
          <w:lang w:val="en-CA"/>
        </w:rPr>
      </w:pPr>
      <w:proofErr w:type="gramStart"/>
      <w:r w:rsidRPr="00D970E9">
        <w:rPr>
          <w:lang w:val="en-CA"/>
        </w:rPr>
        <w:t>sourceOrganism</w:t>
      </w:r>
      <w:proofErr w:type="gramEnd"/>
    </w:p>
    <w:p w14:paraId="13061897" w14:textId="77777777" w:rsidR="003B691E" w:rsidRPr="00D20646" w:rsidRDefault="003B691E">
      <w:pPr>
        <w:rPr>
          <w:lang w:val="en-CA"/>
        </w:rPr>
      </w:pPr>
    </w:p>
    <w:p w14:paraId="2C6007F3" w14:textId="1B9E1856" w:rsidR="003B691E" w:rsidRDefault="003B691E">
      <w:r>
        <w:t xml:space="preserve">The sourceOrganism property shall be an association between a ParticleGeometryDescription and an </w:t>
      </w:r>
      <w:r w:rsidRPr="003B691E">
        <w:t xml:space="preserve">Organism that </w:t>
      </w:r>
      <w:r w:rsidR="00AC23CF">
        <w:t>is</w:t>
      </w:r>
      <w:r w:rsidR="00AC23CF" w:rsidRPr="003B691E">
        <w:t xml:space="preserve"> </w:t>
      </w:r>
      <w:r w:rsidRPr="003B691E">
        <w:t xml:space="preserve">the source of the particles (sponge spicules, bivalvia shells, </w:t>
      </w:r>
      <w:r w:rsidR="00797CDE" w:rsidRPr="003B691E">
        <w:t>etc.</w:t>
      </w:r>
      <w:r w:rsidRPr="003B691E">
        <w:t>)</w:t>
      </w:r>
      <w:r w:rsidR="00CB122C">
        <w:t>.</w:t>
      </w:r>
    </w:p>
    <w:p w14:paraId="0949F96F" w14:textId="7FD35FD5" w:rsidR="00604E1E" w:rsidRDefault="00E66A9E" w:rsidP="00E66A9E">
      <w:pPr>
        <w:pStyle w:val="Titre4"/>
      </w:pPr>
      <w:bookmarkStart w:id="589" w:name="BKM_D2D5D1B2_3FF4_4650_95E3_DA08EE4A7DFF"/>
      <w:bookmarkStart w:id="590" w:name="BKM_7D2E3FD4_C90D_40DB_8BA1_3E5458C981C0"/>
      <w:bookmarkStart w:id="591" w:name="BKM_13EF909A_AB70_4901_8CA1_C3BA3F992378"/>
      <w:bookmarkStart w:id="592" w:name="BKM_A7128990_6B6B_49DD_9D88_9E8D7207A879"/>
      <w:bookmarkStart w:id="593" w:name="BKM_92F07FBA_BBCD_4C39_9112_B2569C6076C8"/>
      <w:bookmarkStart w:id="594" w:name="BKM_02F24C6F_6A70_4304_88F6_978891E8D391"/>
      <w:bookmarkEnd w:id="589"/>
      <w:bookmarkEnd w:id="590"/>
      <w:bookmarkEnd w:id="591"/>
      <w:bookmarkEnd w:id="592"/>
      <w:bookmarkEnd w:id="593"/>
      <w:bookmarkEnd w:id="594"/>
      <w:r w:rsidRPr="00E66A9E">
        <w:t>ConstituentPart</w:t>
      </w:r>
    </w:p>
    <w:p w14:paraId="6B1069C9" w14:textId="77777777" w:rsidR="00E66A9E" w:rsidRDefault="00E66A9E" w:rsidP="00AE357E"/>
    <w:p w14:paraId="58AC1117" w14:textId="651AC79A" w:rsidR="00E66A9E" w:rsidRDefault="00E66A9E" w:rsidP="00E66A9E">
      <w:r>
        <w:t>The Constituent Part class describes how Earth Materials may be made up of other Earth Materials, including the proportion of the constituent part in the whole (</w:t>
      </w:r>
      <w:r w:rsidR="00797CDE">
        <w:t>e.g.</w:t>
      </w:r>
      <w:r>
        <w:t xml:space="preserve">: 20%, minor, </w:t>
      </w:r>
      <w:r>
        <w:lastRenderedPageBreak/>
        <w:t xml:space="preserve">dominant); </w:t>
      </w:r>
      <w:r w:rsidR="00D16D48">
        <w:t xml:space="preserve">and </w:t>
      </w:r>
      <w:r>
        <w:t>the role that the constituent plays in the whole (</w:t>
      </w:r>
      <w:r w:rsidR="00797CDE">
        <w:t>e.g.</w:t>
      </w:r>
      <w:r>
        <w:t xml:space="preserve">: matrix, groundmass, framework, phenocryst, xenolith, vein). </w:t>
      </w:r>
    </w:p>
    <w:p w14:paraId="5C188B7A" w14:textId="5CE9174A" w:rsidR="00E66A9E" w:rsidRDefault="00E66A9E" w:rsidP="00E66A9E">
      <w:r>
        <w:t xml:space="preserve">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w:t>
      </w:r>
      <w:r w:rsidR="00D16D48">
        <w:t>Readers should c</w:t>
      </w:r>
      <w:r>
        <w:t>onsider Dunham's textural classification of carbonate rocks (wackestone, packstone, grainstone...) in the description of carbonate rocks.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0AAE8D3D" w14:textId="61CF1440" w:rsidR="008E4068" w:rsidRDefault="00D16D48" w:rsidP="00D20646">
      <w:pPr>
        <w:pStyle w:val="Titre5"/>
        <w:rPr>
          <w:lang w:val="en-CA"/>
        </w:rPr>
      </w:pPr>
      <w:bookmarkStart w:id="595" w:name="BKM_D2385579_8CEC_41FC_ACD0_1242C0AEF96E"/>
      <w:bookmarkEnd w:id="595"/>
      <w:proofErr w:type="gramStart"/>
      <w:r>
        <w:rPr>
          <w:lang w:val="en-CA"/>
        </w:rPr>
        <w:t>role</w:t>
      </w:r>
      <w:proofErr w:type="gramEnd"/>
    </w:p>
    <w:p w14:paraId="54F3EC68" w14:textId="77777777" w:rsidR="00D16D48" w:rsidRDefault="00D16D48" w:rsidP="008E4068">
      <w:pPr>
        <w:autoSpaceDE w:val="0"/>
        <w:autoSpaceDN w:val="0"/>
        <w:adjustRightInd w:val="0"/>
        <w:spacing w:after="0"/>
        <w:rPr>
          <w:color w:val="000000"/>
          <w:sz w:val="20"/>
          <w:szCs w:val="20"/>
          <w:lang w:val="en-CA"/>
        </w:rPr>
      </w:pPr>
    </w:p>
    <w:p w14:paraId="3E1D77AF" w14:textId="4E0A0987" w:rsidR="00D16D48" w:rsidRDefault="00D16D48" w:rsidP="00D20646">
      <w:pPr>
        <w:rPr>
          <w:lang w:val="en-CA"/>
        </w:rPr>
      </w:pPr>
      <w:r>
        <w:rPr>
          <w:lang w:val="en-CA"/>
        </w:rPr>
        <w:t>The role:</w:t>
      </w:r>
      <w:r w:rsidRPr="00D16D48">
        <w:t xml:space="preserve"> </w:t>
      </w:r>
      <w:r w:rsidRPr="00D16D48">
        <w:rPr>
          <w:lang w:val="en-CA"/>
        </w:rPr>
        <w:t>ConstituentPartRoleTerm</w:t>
      </w:r>
      <w:r>
        <w:rPr>
          <w:lang w:val="en-CA"/>
        </w:rPr>
        <w:t xml:space="preserve"> property shall contain a term from a controlled vocabulary that describes t</w:t>
      </w:r>
      <w:r w:rsidRPr="00D16D48">
        <w:rPr>
          <w:lang w:val="en-CA"/>
        </w:rPr>
        <w:t>he role a ConstituentPart plays in a CompoundMaterial aggregation. The same EarthMaterial may occur as different ConstituentParts playing different roles within the same CompoundMaterial.  For example, feldspar may be present as</w:t>
      </w:r>
      <w:r>
        <w:rPr>
          <w:lang w:val="en-CA"/>
        </w:rPr>
        <w:t xml:space="preserve"> groundmass </w:t>
      </w:r>
      <w:commentRangeStart w:id="596"/>
      <w:r>
        <w:rPr>
          <w:lang w:val="en-CA"/>
        </w:rPr>
        <w:t>(</w:t>
      </w:r>
      <w:r w:rsidR="00AC23CF">
        <w:rPr>
          <w:lang w:val="en-CA"/>
        </w:rPr>
        <w:t xml:space="preserve">“groundmass” is </w:t>
      </w:r>
      <w:r>
        <w:rPr>
          <w:lang w:val="en-CA"/>
        </w:rPr>
        <w:t>a ConstituentPart</w:t>
      </w:r>
      <w:r w:rsidR="00AC23CF">
        <w:rPr>
          <w:lang w:val="en-CA"/>
        </w:rPr>
        <w:t>::</w:t>
      </w:r>
      <w:r w:rsidRPr="00D16D48">
        <w:rPr>
          <w:lang w:val="en-CA"/>
        </w:rPr>
        <w:t>role) and as p</w:t>
      </w:r>
      <w:r>
        <w:rPr>
          <w:lang w:val="en-CA"/>
        </w:rPr>
        <w:t xml:space="preserve">henocrysts </w:t>
      </w:r>
      <w:r w:rsidR="00AC23CF">
        <w:rPr>
          <w:lang w:val="en-CA"/>
        </w:rPr>
        <w:t>(“phenocryst” is another</w:t>
      </w:r>
      <w:r>
        <w:rPr>
          <w:lang w:val="en-CA"/>
        </w:rPr>
        <w:t xml:space="preserve"> ConstituentPart</w:t>
      </w:r>
      <w:r w:rsidR="00AC23CF">
        <w:rPr>
          <w:lang w:val="en-CA"/>
        </w:rPr>
        <w:t>::</w:t>
      </w:r>
      <w:r w:rsidRPr="00D16D48">
        <w:rPr>
          <w:lang w:val="en-CA"/>
        </w:rPr>
        <w:t>role) within a single igneous rock.</w:t>
      </w:r>
      <w:commentRangeEnd w:id="596"/>
      <w:r>
        <w:rPr>
          <w:rStyle w:val="Marquedecommentaire"/>
        </w:rPr>
        <w:commentReference w:id="596"/>
      </w:r>
    </w:p>
    <w:p w14:paraId="69BC0A63" w14:textId="5BA9B78E" w:rsidR="00D16D48" w:rsidRDefault="00AC23CF" w:rsidP="00D20646">
      <w:pPr>
        <w:pStyle w:val="Titre5"/>
        <w:rPr>
          <w:lang w:val="en-CA"/>
        </w:rPr>
      </w:pPr>
      <w:proofErr w:type="gramStart"/>
      <w:r>
        <w:rPr>
          <w:lang w:val="en-CA"/>
        </w:rPr>
        <w:t>p</w:t>
      </w:r>
      <w:r w:rsidR="00D16D48" w:rsidRPr="00D16D48">
        <w:rPr>
          <w:lang w:val="en-CA"/>
        </w:rPr>
        <w:t>roportion</w:t>
      </w:r>
      <w:proofErr w:type="gramEnd"/>
    </w:p>
    <w:p w14:paraId="6ABD01A4" w14:textId="77777777" w:rsidR="00D16D48" w:rsidRDefault="00D16D48" w:rsidP="00D16D48">
      <w:pPr>
        <w:autoSpaceDE w:val="0"/>
        <w:autoSpaceDN w:val="0"/>
        <w:adjustRightInd w:val="0"/>
        <w:spacing w:after="0"/>
        <w:rPr>
          <w:color w:val="000000"/>
          <w:sz w:val="20"/>
          <w:szCs w:val="20"/>
          <w:lang w:val="en-CA"/>
        </w:rPr>
      </w:pPr>
    </w:p>
    <w:p w14:paraId="6ECBC4A2" w14:textId="1C4641A1" w:rsidR="00D16D48" w:rsidRDefault="00D16D48" w:rsidP="00D20646">
      <w:pPr>
        <w:rPr>
          <w:lang w:val="en-CA"/>
        </w:rPr>
      </w:pPr>
      <w:r>
        <w:rPr>
          <w:lang w:val="en-CA"/>
        </w:rPr>
        <w:t>The proportion property (</w:t>
      </w:r>
      <w:r w:rsidR="00253146">
        <w:rPr>
          <w:lang w:val="en-CA"/>
        </w:rPr>
        <w:t>SWE::Quantity</w:t>
      </w:r>
      <w:r>
        <w:rPr>
          <w:lang w:val="en-CA"/>
        </w:rPr>
        <w:t>Range) shall report the</w:t>
      </w:r>
      <w:r w:rsidRPr="00D16D48">
        <w:rPr>
          <w:lang w:val="en-CA"/>
        </w:rPr>
        <w:t xml:space="preserve"> fraction of the whole that is formed by a ConstituentPart in a part/whole relationship.  </w:t>
      </w:r>
      <w:r>
        <w:rPr>
          <w:lang w:val="en-CA"/>
        </w:rPr>
        <w:t>It is u</w:t>
      </w:r>
      <w:r w:rsidRPr="00D16D48">
        <w:rPr>
          <w:lang w:val="en-CA"/>
        </w:rPr>
        <w:t xml:space="preserve">sed for the ConstituentPart portion in a CompoundMaterial. </w:t>
      </w:r>
      <w:r>
        <w:rPr>
          <w:lang w:val="en-CA"/>
        </w:rPr>
        <w:t xml:space="preserve"> It</w:t>
      </w:r>
      <w:r w:rsidRPr="00D16D48">
        <w:rPr>
          <w:lang w:val="en-CA"/>
        </w:rPr>
        <w:t xml:space="preserve"> specifies the fraction of the Earth Material formed by the part (</w:t>
      </w:r>
      <w:r w:rsidR="00797CDE" w:rsidRPr="00D16D48">
        <w:rPr>
          <w:lang w:val="en-CA"/>
        </w:rPr>
        <w:t>e.g.</w:t>
      </w:r>
      <w:r w:rsidRPr="00D16D48">
        <w:rPr>
          <w:lang w:val="en-CA"/>
        </w:rPr>
        <w:t>: 20%, minor, dominant)</w:t>
      </w:r>
      <w:r>
        <w:rPr>
          <w:lang w:val="en-CA"/>
        </w:rPr>
        <w:t>.</w:t>
      </w:r>
    </w:p>
    <w:p w14:paraId="2B2095BD" w14:textId="278057AC" w:rsidR="00D16D48" w:rsidRDefault="00D16D48" w:rsidP="00FF0DC1">
      <w:pPr>
        <w:pStyle w:val="Titre5"/>
        <w:rPr>
          <w:lang w:val="en-CA"/>
        </w:rPr>
      </w:pPr>
      <w:proofErr w:type="gramStart"/>
      <w:r w:rsidRPr="00D16D48">
        <w:rPr>
          <w:lang w:val="en-CA"/>
        </w:rPr>
        <w:t>constituentMaterial</w:t>
      </w:r>
      <w:proofErr w:type="gramEnd"/>
    </w:p>
    <w:p w14:paraId="3156E009" w14:textId="77777777" w:rsidR="00CB122C" w:rsidRDefault="00CB122C" w:rsidP="00D20646">
      <w:pPr>
        <w:rPr>
          <w:lang w:val="en-CA"/>
        </w:rPr>
      </w:pPr>
    </w:p>
    <w:p w14:paraId="5C94F73F" w14:textId="6A2FDD2C" w:rsidR="00D16D48" w:rsidRDefault="00D16D48" w:rsidP="00D20646">
      <w:pPr>
        <w:rPr>
          <w:lang w:val="en-CA"/>
        </w:rPr>
      </w:pPr>
      <w:r>
        <w:rPr>
          <w:lang w:val="en-CA"/>
        </w:rPr>
        <w:t>The constituentMaterial property shall be an association between a ConstituentPart and an EarthMaterial that s</w:t>
      </w:r>
      <w:r w:rsidRPr="00D16D48">
        <w:rPr>
          <w:lang w:val="en-CA"/>
        </w:rPr>
        <w:t>pecifies the EarthMaterial that is forming the ConstituentPart</w:t>
      </w:r>
      <w:r>
        <w:rPr>
          <w:lang w:val="en-CA"/>
        </w:rPr>
        <w:t>.</w:t>
      </w:r>
    </w:p>
    <w:p w14:paraId="5849D37D" w14:textId="77777777" w:rsidR="008E4068" w:rsidRDefault="008E4068" w:rsidP="00AE357E">
      <w:bookmarkStart w:id="597" w:name="BKM_C5A88E79_2FB3_4893_8914_60419C00F2D2"/>
      <w:bookmarkStart w:id="598" w:name="BKM_A4F3FCE3_772C_4588_A2A4_96535416D1B6"/>
      <w:bookmarkEnd w:id="597"/>
      <w:bookmarkEnd w:id="598"/>
    </w:p>
    <w:p w14:paraId="2343428C" w14:textId="59DBA3B7" w:rsidR="008E4068" w:rsidRDefault="003A479F" w:rsidP="003A479F">
      <w:pPr>
        <w:pStyle w:val="Titre4"/>
      </w:pPr>
      <w:r>
        <w:t>Fabric Description</w:t>
      </w:r>
    </w:p>
    <w:p w14:paraId="683123E5" w14:textId="77777777" w:rsidR="003A479F" w:rsidRDefault="003A479F" w:rsidP="003A479F"/>
    <w:p w14:paraId="20F0A6D9" w14:textId="335BE64E" w:rsidR="003A479F" w:rsidRDefault="003A479F" w:rsidP="003A479F">
      <w:r>
        <w:t xml:space="preserve">The FabricDescription </w:t>
      </w:r>
      <w:r w:rsidR="00656751">
        <w:t xml:space="preserve">Data Type </w:t>
      </w:r>
      <w:r>
        <w:t>describes all types of fabrics associated with a CompoundMaterial (</w:t>
      </w:r>
      <w:r w:rsidR="00797CDE">
        <w:t>i.e.</w:t>
      </w:r>
      <w:r>
        <w:t xml:space="preserve">, tectonic, metamorphic, sedimentary, igneous fabrics or textures).  It denotes a pattern, defined by one or more CompoundMaterial constituents, that is present throughout a rock body when considered at some scale.  FabricDescription is defined based on the average configuration of many constituents.  Penetrative fabric </w:t>
      </w:r>
      <w:r>
        <w:lastRenderedPageBreak/>
        <w:t xml:space="preserve">denotes that these constituents are distributed throughout the rock volume at the scale of observation </w:t>
      </w:r>
      <w:r w:rsidR="00656751">
        <w:t>(</w:t>
      </w:r>
      <w:r>
        <w:t>Passchier and Trouw, 1998</w:t>
      </w:r>
      <w:r w:rsidR="00656751">
        <w:t>)</w:t>
      </w:r>
      <w:r>
        <w:t xml:space="preserve">, and are repeated at distances that are small relative to the scale of the whole, such that they can be considered to pervade the whole uniformly (Turner and Weiss [1963] p. 21-24; Hobbs and others [1976], p. 73; Jackson [1997]; Passchier and Trouw [1998]). </w:t>
      </w:r>
    </w:p>
    <w:p w14:paraId="12A9B2A0" w14:textId="5CFA8A89" w:rsidR="003A479F" w:rsidRPr="00FF0DC1" w:rsidRDefault="003A479F" w:rsidP="003A479F">
      <w:pPr>
        <w:rPr>
          <w:lang w:val="en-CA"/>
        </w:rPr>
      </w:pPr>
      <w:r>
        <w:t xml:space="preserve">FabricDescription is distinguished from Particle Geometry based on the criteria that </w:t>
      </w:r>
      <w:r w:rsidR="004A04F6">
        <w:t>p</w:t>
      </w:r>
      <w:r>
        <w:t xml:space="preserve">article </w:t>
      </w:r>
      <w:r w:rsidR="004A04F6">
        <w:t>g</w:t>
      </w:r>
      <w:r>
        <w:t>eometry is preserved if a CompoundMaterial is disaggregated, while FabricDescription is not defined if the material is disaggr</w:t>
      </w:r>
      <w:r w:rsidRPr="00FF0DC1">
        <w:rPr>
          <w:lang w:val="en-CA"/>
        </w:rPr>
        <w:t>egated.</w:t>
      </w:r>
    </w:p>
    <w:p w14:paraId="18CFB605" w14:textId="0FCA1897" w:rsidR="003A479F" w:rsidRPr="00FF0DC1" w:rsidRDefault="00F658C5" w:rsidP="003A479F">
      <w:pPr>
        <w:keepNext/>
        <w:rPr>
          <w:lang w:val="en-CA"/>
        </w:rPr>
      </w:pPr>
      <w:r>
        <w:rPr>
          <w:noProof/>
          <w:lang w:val="en-CA" w:eastAsia="en-CA"/>
        </w:rPr>
        <w:drawing>
          <wp:inline distT="0" distB="0" distL="0" distR="0" wp14:anchorId="06368E1E" wp14:editId="28138460">
            <wp:extent cx="4057650" cy="30765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057650" cy="3076575"/>
                    </a:xfrm>
                    <a:prstGeom prst="rect">
                      <a:avLst/>
                    </a:prstGeom>
                    <a:noFill/>
                    <a:ln>
                      <a:noFill/>
                    </a:ln>
                  </pic:spPr>
                </pic:pic>
              </a:graphicData>
            </a:graphic>
          </wp:inline>
        </w:drawing>
      </w:r>
    </w:p>
    <w:p w14:paraId="13AEE541" w14:textId="6A4F13F2" w:rsidR="003A479F" w:rsidRPr="006064ED" w:rsidRDefault="003A479F" w:rsidP="003A479F">
      <w:pPr>
        <w:pStyle w:val="Lgende"/>
        <w:rPr>
          <w:lang w:val="fr-CA"/>
        </w:rPr>
      </w:pPr>
      <w:r w:rsidRPr="006064ED">
        <w:rPr>
          <w:lang w:val="fr-CA"/>
        </w:rPr>
        <w:t xml:space="preserve">Figure </w:t>
      </w:r>
      <w:r w:rsidR="00673E83" w:rsidRPr="00FF0DC1">
        <w:rPr>
          <w:lang w:val="en-CA"/>
        </w:rPr>
        <w:fldChar w:fldCharType="begin"/>
      </w:r>
      <w:r w:rsidR="00673E83" w:rsidRPr="006064ED">
        <w:rPr>
          <w:lang w:val="fr-CA"/>
        </w:rPr>
        <w:instrText xml:space="preserve"> SEQ Figure \* ARABIC </w:instrText>
      </w:r>
      <w:r w:rsidR="00673E83" w:rsidRPr="00FF0DC1">
        <w:rPr>
          <w:lang w:val="en-CA"/>
        </w:rPr>
        <w:fldChar w:fldCharType="separate"/>
      </w:r>
      <w:r w:rsidR="00F02ED9">
        <w:rPr>
          <w:noProof/>
          <w:lang w:val="fr-CA"/>
        </w:rPr>
        <w:t>51</w:t>
      </w:r>
      <w:r w:rsidR="00673E83" w:rsidRPr="00FF0DC1">
        <w:rPr>
          <w:noProof/>
          <w:lang w:val="en-CA"/>
        </w:rPr>
        <w:fldChar w:fldCharType="end"/>
      </w:r>
      <w:r w:rsidRPr="006064ED">
        <w:rPr>
          <w:lang w:val="fr-CA"/>
        </w:rPr>
        <w:t>: Fabric description</w:t>
      </w:r>
      <w:r w:rsidR="00CB122C" w:rsidRPr="006064ED">
        <w:rPr>
          <w:lang w:val="fr-CA"/>
        </w:rPr>
        <w:t xml:space="preserve"> context diagram.</w:t>
      </w:r>
    </w:p>
    <w:p w14:paraId="3F8639BF" w14:textId="54088A99" w:rsidR="004A04F6" w:rsidRDefault="004A04F6" w:rsidP="00D20646">
      <w:pPr>
        <w:pStyle w:val="Titre5"/>
        <w:rPr>
          <w:lang w:val="en-CA"/>
        </w:rPr>
      </w:pPr>
      <w:proofErr w:type="gramStart"/>
      <w:r w:rsidRPr="00D970E9">
        <w:rPr>
          <w:lang w:val="en-CA"/>
        </w:rPr>
        <w:t>fabricType</w:t>
      </w:r>
      <w:proofErr w:type="gramEnd"/>
    </w:p>
    <w:p w14:paraId="100E2C46" w14:textId="77777777" w:rsidR="004A04F6" w:rsidRPr="004A04F6" w:rsidRDefault="004A04F6" w:rsidP="00D20646">
      <w:pPr>
        <w:rPr>
          <w:lang w:val="en-CA"/>
        </w:rPr>
      </w:pPr>
    </w:p>
    <w:p w14:paraId="66B9EE24" w14:textId="2D06DD0F" w:rsidR="004A04F6" w:rsidRDefault="004A04F6" w:rsidP="00D20646">
      <w:r>
        <w:t>The fabricType</w:t>
      </w:r>
      <w:proofErr w:type="gramStart"/>
      <w:r>
        <w:t>:FabricTypeTerm</w:t>
      </w:r>
      <w:proofErr w:type="gramEnd"/>
      <w:r>
        <w:t xml:space="preserve"> property shall contain a term from a controlled vocabulary</w:t>
      </w:r>
      <w:r w:rsidRPr="004A04F6">
        <w:t xml:space="preserve"> to denote the type of fabric in the CompoundMaterial (</w:t>
      </w:r>
      <w:r w:rsidR="00797CDE" w:rsidRPr="004A04F6">
        <w:t>e.g.</w:t>
      </w:r>
      <w:r w:rsidRPr="004A04F6">
        <w:t xml:space="preserve">, rapikivi texture, autobrecciation, spaced cleavage, porphyroblastic, cross-bedding).  The fabricType describes a pattern, defined by one or more CompoundMaterial constituents, that is present throughout a rock body when considered at some scale. </w:t>
      </w:r>
      <w:r>
        <w:t>It</w:t>
      </w:r>
      <w:r w:rsidRPr="004A04F6">
        <w:t xml:space="preserve"> is defined based on the average configuration of many constituents. Penetrative fabric denotes that these constituents are distributed throughout the rock volume at the scale of observation </w:t>
      </w:r>
      <w:r w:rsidR="00656751">
        <w:t>(</w:t>
      </w:r>
      <w:r w:rsidRPr="004A04F6">
        <w:t>Passchier and Trouw, 1998</w:t>
      </w:r>
      <w:r w:rsidR="00656751">
        <w:t>)</w:t>
      </w:r>
      <w:r w:rsidRPr="004A04F6">
        <w:t>, and are repeated at distances that are small relative to the scale of the whole, such that they can be considered to pervade the whole uniformly.</w:t>
      </w:r>
    </w:p>
    <w:p w14:paraId="4B59B9E2" w14:textId="206A933A" w:rsidR="008E4068" w:rsidRDefault="003A479F" w:rsidP="003A479F">
      <w:pPr>
        <w:pStyle w:val="Titre4"/>
      </w:pPr>
      <w:bookmarkStart w:id="599" w:name="BKM_CEE739CE_1DAA_46F5_B493_438C458DE763"/>
      <w:bookmarkStart w:id="600" w:name="BKM_F9869380_E0FA_4E99_89A5_99DF9CC6BB40"/>
      <w:bookmarkEnd w:id="599"/>
      <w:bookmarkEnd w:id="600"/>
      <w:r>
        <w:t>Inorganic fluid</w:t>
      </w:r>
    </w:p>
    <w:p w14:paraId="216E48B8" w14:textId="77777777" w:rsidR="00656751" w:rsidRDefault="00656751" w:rsidP="003A479F"/>
    <w:p w14:paraId="47D3B8EF" w14:textId="1782050E" w:rsidR="003A479F" w:rsidRDefault="003A479F" w:rsidP="003A479F">
      <w:r>
        <w:lastRenderedPageBreak/>
        <w:t>An inorganic</w:t>
      </w:r>
      <w:r w:rsidR="00656751">
        <w:t xml:space="preserve"> fluid</w:t>
      </w:r>
      <w:r w:rsidR="004A04F6">
        <w:t xml:space="preserve"> is a</w:t>
      </w:r>
      <w:r>
        <w:t xml:space="preserve"> non-crystalline EarthMaterial (solid, liquid, or gas) that tends to flow or conform to the shape of its container</w:t>
      </w:r>
      <w:r w:rsidR="00656751">
        <w:t xml:space="preserve"> (examples: water, brine, glass)</w:t>
      </w:r>
      <w:proofErr w:type="gramStart"/>
      <w:r>
        <w:t>..</w:t>
      </w:r>
      <w:proofErr w:type="gramEnd"/>
      <w:r>
        <w:t xml:space="preserve">  By convention liquid mercury is considered a mineral.   This class is an empty placeholder for extension at a later date, or by other domain models.</w:t>
      </w:r>
    </w:p>
    <w:p w14:paraId="69E636DF" w14:textId="77777777" w:rsidR="003A479F" w:rsidRDefault="003A479F" w:rsidP="00AE357E"/>
    <w:p w14:paraId="4C29A535" w14:textId="7D49217D" w:rsidR="003A479F" w:rsidRDefault="00F658C5" w:rsidP="003A479F">
      <w:pPr>
        <w:keepNext/>
      </w:pPr>
      <w:r>
        <w:rPr>
          <w:noProof/>
          <w:lang w:val="en-CA" w:eastAsia="en-CA"/>
        </w:rPr>
        <w:drawing>
          <wp:inline distT="0" distB="0" distL="0" distR="0" wp14:anchorId="1F88541F" wp14:editId="65E780E8">
            <wp:extent cx="2743200" cy="32099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743200" cy="3209925"/>
                    </a:xfrm>
                    <a:prstGeom prst="rect">
                      <a:avLst/>
                    </a:prstGeom>
                    <a:noFill/>
                    <a:ln>
                      <a:noFill/>
                    </a:ln>
                  </pic:spPr>
                </pic:pic>
              </a:graphicData>
            </a:graphic>
          </wp:inline>
        </w:drawing>
      </w:r>
    </w:p>
    <w:p w14:paraId="3FD3F38F" w14:textId="31C59C31" w:rsidR="003A479F" w:rsidRDefault="003A479F" w:rsidP="003A479F">
      <w:pPr>
        <w:pStyle w:val="Lgende"/>
      </w:pPr>
      <w:r>
        <w:t xml:space="preserve">Figure </w:t>
      </w:r>
      <w:r w:rsidR="00673E83">
        <w:fldChar w:fldCharType="begin"/>
      </w:r>
      <w:r w:rsidR="00673E83">
        <w:instrText xml:space="preserve"> SEQ Figure \* ARABIC </w:instrText>
      </w:r>
      <w:r w:rsidR="00673E83">
        <w:fldChar w:fldCharType="separate"/>
      </w:r>
      <w:r w:rsidR="00F02ED9">
        <w:rPr>
          <w:noProof/>
        </w:rPr>
        <w:t>52</w:t>
      </w:r>
      <w:r w:rsidR="00673E83">
        <w:rPr>
          <w:noProof/>
        </w:rPr>
        <w:fldChar w:fldCharType="end"/>
      </w:r>
      <w:r>
        <w:t>: Inorganic fluid</w:t>
      </w:r>
      <w:r w:rsidR="00CB122C">
        <w:t xml:space="preserve"> context diagram.</w:t>
      </w:r>
    </w:p>
    <w:p w14:paraId="7D972018" w14:textId="71833058" w:rsidR="003A479F" w:rsidRDefault="003A479F" w:rsidP="003A479F">
      <w:pPr>
        <w:pStyle w:val="Titre4"/>
      </w:pPr>
      <w:r>
        <w:t>Metamorphic description</w:t>
      </w:r>
    </w:p>
    <w:p w14:paraId="2B4121D8" w14:textId="77777777" w:rsidR="009021BE" w:rsidRDefault="009021BE" w:rsidP="00AE357E"/>
    <w:p w14:paraId="29B7213F" w14:textId="776D6A3B" w:rsidR="003A479F" w:rsidRDefault="00B11874" w:rsidP="00AE357E">
      <w:r>
        <w:t xml:space="preserve">The class </w:t>
      </w:r>
      <w:r w:rsidR="009021BE" w:rsidRPr="009021BE">
        <w:t xml:space="preserve">MetamorphicDescription describes the character of metamorphism applied to a CompoundMaterial or GeologicUnit using one or more properties including estimated intensity (grade; </w:t>
      </w:r>
      <w:r w:rsidR="00797CDE" w:rsidRPr="009021BE">
        <w:t>e.g.</w:t>
      </w:r>
      <w:r w:rsidR="009021BE" w:rsidRPr="009021BE">
        <w:t xml:space="preserve"> high grade, low grade), characteristic metamorphic mineral assemblages (facies; </w:t>
      </w:r>
      <w:r w:rsidR="00797CDE" w:rsidRPr="009021BE">
        <w:t>e.g.</w:t>
      </w:r>
      <w:r w:rsidR="009021BE" w:rsidRPr="009021BE">
        <w:t>, greenschist, amphibolite), peak P-T estimates, and protolith material if known.</w:t>
      </w:r>
      <w:r w:rsidR="00FB4793">
        <w:t xml:space="preserve">  A MetamorphicDescription provides a link to the GeologicEven</w:t>
      </w:r>
      <w:r w:rsidR="00797CDE">
        <w:t>t</w:t>
      </w:r>
      <w:r w:rsidR="00FB4793">
        <w:t xml:space="preserve"> associated to the metamorphic event.</w:t>
      </w:r>
    </w:p>
    <w:p w14:paraId="25C51777" w14:textId="2D34BDBC" w:rsidR="003A479F" w:rsidRDefault="00F658C5" w:rsidP="003A479F">
      <w:pPr>
        <w:keepNext/>
      </w:pPr>
      <w:r>
        <w:rPr>
          <w:noProof/>
          <w:lang w:val="en-CA" w:eastAsia="en-CA"/>
        </w:rPr>
        <w:lastRenderedPageBreak/>
        <w:drawing>
          <wp:inline distT="0" distB="0" distL="0" distR="0" wp14:anchorId="56A8AB7E" wp14:editId="05948165">
            <wp:extent cx="5486400" cy="58102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86400" cy="5810250"/>
                    </a:xfrm>
                    <a:prstGeom prst="rect">
                      <a:avLst/>
                    </a:prstGeom>
                    <a:noFill/>
                    <a:ln>
                      <a:noFill/>
                    </a:ln>
                  </pic:spPr>
                </pic:pic>
              </a:graphicData>
            </a:graphic>
          </wp:inline>
        </w:drawing>
      </w:r>
    </w:p>
    <w:p w14:paraId="57CFA55C" w14:textId="339ACF7A" w:rsidR="003A479F" w:rsidRPr="006064ED" w:rsidRDefault="003A479F" w:rsidP="003A479F">
      <w:pPr>
        <w:pStyle w:val="Lgende"/>
        <w:rPr>
          <w:lang w:val="fr-CA"/>
        </w:rPr>
      </w:pPr>
      <w:r w:rsidRPr="006064ED">
        <w:rPr>
          <w:lang w:val="fr-CA"/>
        </w:rPr>
        <w:t xml:space="preserve">Figure </w:t>
      </w:r>
      <w:r w:rsidR="00673E83">
        <w:fldChar w:fldCharType="begin"/>
      </w:r>
      <w:r w:rsidR="00673E83" w:rsidRPr="006064ED">
        <w:rPr>
          <w:lang w:val="fr-CA"/>
        </w:rPr>
        <w:instrText xml:space="preserve"> SEQ Figure \* ARABIC </w:instrText>
      </w:r>
      <w:r w:rsidR="00673E83">
        <w:fldChar w:fldCharType="separate"/>
      </w:r>
      <w:r w:rsidR="00F02ED9">
        <w:rPr>
          <w:noProof/>
          <w:lang w:val="fr-CA"/>
        </w:rPr>
        <w:t>53</w:t>
      </w:r>
      <w:r w:rsidR="00673E83">
        <w:rPr>
          <w:noProof/>
        </w:rPr>
        <w:fldChar w:fldCharType="end"/>
      </w:r>
      <w:r w:rsidRPr="006064ED">
        <w:rPr>
          <w:lang w:val="fr-CA"/>
        </w:rPr>
        <w:t xml:space="preserve">: Metamorphic </w:t>
      </w:r>
      <w:r w:rsidR="00CB122C" w:rsidRPr="006064ED">
        <w:rPr>
          <w:lang w:val="fr-CA"/>
        </w:rPr>
        <w:t>d</w:t>
      </w:r>
      <w:r w:rsidRPr="006064ED">
        <w:rPr>
          <w:lang w:val="fr-CA"/>
        </w:rPr>
        <w:t>escription</w:t>
      </w:r>
      <w:r w:rsidR="00CB122C" w:rsidRPr="006064ED">
        <w:rPr>
          <w:lang w:val="fr-CA"/>
        </w:rPr>
        <w:t xml:space="preserve"> context diagram.</w:t>
      </w:r>
    </w:p>
    <w:p w14:paraId="7CBC1C81" w14:textId="557CFE6A" w:rsidR="009021BE" w:rsidRDefault="00B11874" w:rsidP="00D20646">
      <w:pPr>
        <w:pStyle w:val="Titre5"/>
      </w:pPr>
      <w:proofErr w:type="gramStart"/>
      <w:r w:rsidRPr="00B11874">
        <w:t>metamorphicFacies</w:t>
      </w:r>
      <w:proofErr w:type="gramEnd"/>
    </w:p>
    <w:p w14:paraId="660FA01A" w14:textId="77777777" w:rsidR="00B11874" w:rsidRPr="00B11874" w:rsidRDefault="00B11874"/>
    <w:p w14:paraId="37390CEA" w14:textId="628AD3E3" w:rsidR="00B11874" w:rsidRDefault="00B11874" w:rsidP="009021BE">
      <w:r>
        <w:t>The metamorphicFacies property (</w:t>
      </w:r>
      <w:r w:rsidR="00FB4793">
        <w:t>SWE</w:t>
      </w:r>
      <w:proofErr w:type="gramStart"/>
      <w:r>
        <w:t>:Category</w:t>
      </w:r>
      <w:proofErr w:type="gramEnd"/>
      <w:r>
        <w:t xml:space="preserve">) shall contain a term from a controlled vocabulary that describes a </w:t>
      </w:r>
      <w:r w:rsidRPr="00B11874">
        <w:t>characteristic mineral assemblages indicative of certain metamorphic P</w:t>
      </w:r>
      <w:r w:rsidR="00FB4793">
        <w:t xml:space="preserve">ressure and </w:t>
      </w:r>
      <w:r w:rsidRPr="00B11874">
        <w:t>T</w:t>
      </w:r>
      <w:r w:rsidR="00FB4793">
        <w:t>emperature</w:t>
      </w:r>
      <w:r w:rsidRPr="00B11874">
        <w:t xml:space="preserve"> conditions. Examples include Barrovian metasedimentary zones (</w:t>
      </w:r>
      <w:r w:rsidR="00797CDE" w:rsidRPr="00B11874">
        <w:t>e.g.</w:t>
      </w:r>
      <w:r w:rsidRPr="00B11874">
        <w:t>: biotite facies, kyanite facies) or assemblages developed in rocks of more mafic composition (</w:t>
      </w:r>
      <w:r w:rsidR="00797CDE" w:rsidRPr="00B11874">
        <w:t>e.g.</w:t>
      </w:r>
      <w:r w:rsidRPr="00B11874">
        <w:t>: greenschist facies, amphibolite facies).</w:t>
      </w:r>
    </w:p>
    <w:p w14:paraId="5D4C5D81" w14:textId="098E26CF" w:rsidR="00F21FA6" w:rsidRDefault="00F21FA6" w:rsidP="00D20646">
      <w:pPr>
        <w:pStyle w:val="Titre5"/>
      </w:pPr>
      <w:proofErr w:type="gramStart"/>
      <w:r w:rsidRPr="00F21FA6">
        <w:t>metamorphicGrade</w:t>
      </w:r>
      <w:proofErr w:type="gramEnd"/>
    </w:p>
    <w:p w14:paraId="0B1DFD96" w14:textId="044D122A" w:rsidR="00F21FA6" w:rsidRDefault="00F21FA6" w:rsidP="00F21FA6">
      <w:r>
        <w:lastRenderedPageBreak/>
        <w:t>The metamorphicGrade property (</w:t>
      </w:r>
      <w:r w:rsidR="00FB4793">
        <w:t>SWE</w:t>
      </w:r>
      <w:proofErr w:type="gramStart"/>
      <w:r>
        <w:t>:Category</w:t>
      </w:r>
      <w:proofErr w:type="gramEnd"/>
      <w:r>
        <w:t>) shall contain a term from a controlled vocabulary that indicates the intensity or rank of metamorphism applied to an EarthMaterial (</w:t>
      </w:r>
      <w:r w:rsidR="00797CDE">
        <w:t>e.g.</w:t>
      </w:r>
      <w:r>
        <w:t>: high metamorphic grade, low metamorphic grade).</w:t>
      </w:r>
    </w:p>
    <w:p w14:paraId="009BD2CF" w14:textId="3E0A19A8" w:rsidR="00F21FA6" w:rsidRDefault="00F21FA6" w:rsidP="00F21FA6">
      <w:r>
        <w:t xml:space="preserve">It indicates in a general way the </w:t>
      </w:r>
      <w:r w:rsidR="00797CDE">
        <w:t>Pressure</w:t>
      </w:r>
      <w:r>
        <w:t>-Temperature environment in which the metamorphism took place. The determination of metamorphic grade is based on mineral assemblages (</w:t>
      </w:r>
      <w:r w:rsidR="00797CDE">
        <w:t>i.e.</w:t>
      </w:r>
      <w:r>
        <w:t>, facies) present in a rock that are interpreted to have crystallized in equilibrium during a particular metamorphic event.</w:t>
      </w:r>
    </w:p>
    <w:p w14:paraId="55AC0D21" w14:textId="5D2ABBA4" w:rsidR="00F21FA6" w:rsidRDefault="00F21FA6" w:rsidP="00D20646">
      <w:pPr>
        <w:pStyle w:val="Titre5"/>
      </w:pPr>
      <w:proofErr w:type="gramStart"/>
      <w:r w:rsidRPr="00F21FA6">
        <w:t>peakPressureValue</w:t>
      </w:r>
      <w:proofErr w:type="gramEnd"/>
    </w:p>
    <w:p w14:paraId="528C9A59" w14:textId="77777777" w:rsidR="00F21FA6" w:rsidRDefault="00F21FA6" w:rsidP="009021BE"/>
    <w:p w14:paraId="6DB3E9C2" w14:textId="2ED83F1D" w:rsidR="00F21FA6" w:rsidRDefault="00F21FA6" w:rsidP="009021BE">
      <w:r>
        <w:t>The peakPressureValue property (</w:t>
      </w:r>
      <w:r w:rsidR="00253146">
        <w:t>SWE::Quantity</w:t>
      </w:r>
      <w:r>
        <w:t>) shall report a</w:t>
      </w:r>
      <w:r w:rsidRPr="00F21FA6">
        <w:t xml:space="preserve"> numerical value to indicate the estimated pressure at peak metamorphic conditions.</w:t>
      </w:r>
    </w:p>
    <w:p w14:paraId="770A1A9A" w14:textId="688D264D" w:rsidR="00F21FA6" w:rsidRDefault="00F21FA6" w:rsidP="00D20646">
      <w:pPr>
        <w:pStyle w:val="Titre5"/>
      </w:pPr>
      <w:proofErr w:type="gramStart"/>
      <w:r w:rsidRPr="00F21FA6">
        <w:t>peakTemperatureValue</w:t>
      </w:r>
      <w:proofErr w:type="gramEnd"/>
    </w:p>
    <w:p w14:paraId="50495A0B" w14:textId="77777777" w:rsidR="00F21FA6" w:rsidRDefault="00F21FA6" w:rsidP="009021BE"/>
    <w:p w14:paraId="59AB70B8" w14:textId="6D6ED168" w:rsidR="00F21FA6" w:rsidRDefault="00F21FA6" w:rsidP="009021BE">
      <w:r>
        <w:t>The peakTemperatureValue property (</w:t>
      </w:r>
      <w:r w:rsidR="00253146">
        <w:t>SWE::Quantity</w:t>
      </w:r>
      <w:r>
        <w:t>) shall report a</w:t>
      </w:r>
      <w:r w:rsidRPr="00F21FA6">
        <w:t xml:space="preserve"> numerical value to indicate the estimated temperature at peak metamorphic conditions.</w:t>
      </w:r>
    </w:p>
    <w:p w14:paraId="6D185321" w14:textId="1247F430" w:rsidR="00F21FA6" w:rsidRDefault="00F21FA6" w:rsidP="00D20646">
      <w:pPr>
        <w:pStyle w:val="Titre5"/>
      </w:pPr>
      <w:proofErr w:type="gramStart"/>
      <w:r w:rsidRPr="00F21FA6">
        <w:t>protolithLithology</w:t>
      </w:r>
      <w:proofErr w:type="gramEnd"/>
    </w:p>
    <w:p w14:paraId="10BF3859" w14:textId="77777777" w:rsidR="00F21FA6" w:rsidRDefault="00F21FA6" w:rsidP="009021BE"/>
    <w:p w14:paraId="6D6F907B" w14:textId="0899E889" w:rsidR="00F21FA6" w:rsidRDefault="00F21FA6" w:rsidP="009021BE">
      <w:r>
        <w:t xml:space="preserve">The protolithLithology shall be an association between a MetamorphicDescription and an EarthMaterial </w:t>
      </w:r>
      <w:r w:rsidRPr="00F21FA6">
        <w:t xml:space="preserve">that </w:t>
      </w:r>
      <w:r w:rsidR="003607F6">
        <w:t>describes</w:t>
      </w:r>
      <w:r w:rsidR="003607F6" w:rsidRPr="00F21FA6">
        <w:t xml:space="preserve"> </w:t>
      </w:r>
      <w:r w:rsidRPr="00F21FA6">
        <w:t>the pre-metamorphic lithology for this metamorphosed CompoundMaterial.</w:t>
      </w:r>
    </w:p>
    <w:p w14:paraId="6D2CBFF4" w14:textId="6BB39FFC" w:rsidR="00F21FA6" w:rsidRDefault="00F21FA6" w:rsidP="00D20646">
      <w:pPr>
        <w:pStyle w:val="Titre5"/>
      </w:pPr>
      <w:proofErr w:type="gramStart"/>
      <w:r w:rsidRPr="00F21FA6">
        <w:t>metamorphicEvent</w:t>
      </w:r>
      <w:proofErr w:type="gramEnd"/>
    </w:p>
    <w:p w14:paraId="52FFF882" w14:textId="77777777" w:rsidR="00F21FA6" w:rsidRPr="00F21FA6" w:rsidRDefault="00F21FA6"/>
    <w:p w14:paraId="718F9F5D" w14:textId="68017A25" w:rsidR="009021BE" w:rsidRDefault="00F21FA6" w:rsidP="00D20646">
      <w:pPr>
        <w:rPr>
          <w:lang w:val="en-CA"/>
        </w:rPr>
      </w:pPr>
      <w:bookmarkStart w:id="601" w:name="BKM_593C69E3_0EC2_4CB1_8B2B_D0FE22B7C017"/>
      <w:bookmarkEnd w:id="601"/>
      <w:r>
        <w:rPr>
          <w:lang w:val="en-CA"/>
        </w:rPr>
        <w:t>The metamorphicEvent property shall be an association between a MetamorphicDescription and a GeologicEven</w:t>
      </w:r>
      <w:r w:rsidR="00797CDE">
        <w:rPr>
          <w:lang w:val="en-CA"/>
        </w:rPr>
        <w:t>t</w:t>
      </w:r>
      <w:r>
        <w:rPr>
          <w:lang w:val="en-CA"/>
        </w:rPr>
        <w:t xml:space="preserve"> that</w:t>
      </w:r>
      <w:r w:rsidRPr="00F21FA6">
        <w:rPr>
          <w:lang w:val="en-CA"/>
        </w:rPr>
        <w:t xml:space="preserve"> denote</w:t>
      </w:r>
      <w:r>
        <w:rPr>
          <w:lang w:val="en-CA"/>
        </w:rPr>
        <w:t>s</w:t>
      </w:r>
      <w:r w:rsidRPr="00F21FA6">
        <w:rPr>
          <w:lang w:val="en-CA"/>
        </w:rPr>
        <w:t xml:space="preserve"> the age, environment and process associated with a particular metamorphic assemblage in a GeologicUnit</w:t>
      </w:r>
      <w:r w:rsidR="00CB122C">
        <w:rPr>
          <w:lang w:val="en-CA"/>
        </w:rPr>
        <w:t>.</w:t>
      </w:r>
    </w:p>
    <w:p w14:paraId="579E742D" w14:textId="3E22C134" w:rsidR="009021BE" w:rsidRDefault="00267D2C" w:rsidP="00267D2C">
      <w:pPr>
        <w:pStyle w:val="Titre4"/>
      </w:pPr>
      <w:bookmarkStart w:id="602" w:name="BKM_0ACE92C1_088C_42CF_93C8_D003E3CC8FC3"/>
      <w:bookmarkStart w:id="603" w:name="BKM_14E0F14F_4532_4342_B7F1_67313964C676"/>
      <w:bookmarkStart w:id="604" w:name="BKM_80AE61D4_C509_4CAA_B004_0231DB42B137"/>
      <w:bookmarkStart w:id="605" w:name="BKM_5F5D6549_09AD_4BCF_806A_9B95D5D4E734"/>
      <w:bookmarkStart w:id="606" w:name="BKM_80BAF21E_2C4E_40CD_B42E_41BCEA94DECC"/>
      <w:bookmarkEnd w:id="602"/>
      <w:bookmarkEnd w:id="603"/>
      <w:bookmarkEnd w:id="604"/>
      <w:bookmarkEnd w:id="605"/>
      <w:bookmarkEnd w:id="606"/>
      <w:r>
        <w:t>OrganicMaterial</w:t>
      </w:r>
    </w:p>
    <w:p w14:paraId="50ADFF2A" w14:textId="77777777" w:rsidR="00267D2C" w:rsidRDefault="00267D2C" w:rsidP="009021BE"/>
    <w:p w14:paraId="1370954B" w14:textId="236F94E1" w:rsidR="00267D2C" w:rsidRDefault="00746E7F" w:rsidP="00267D2C">
      <w:r>
        <w:t>An Organi</w:t>
      </w:r>
      <w:r w:rsidR="003607F6">
        <w:t>c</w:t>
      </w:r>
      <w:r>
        <w:t>Material is a</w:t>
      </w:r>
      <w:r w:rsidR="00267D2C">
        <w:t xml:space="preserve">n EarthMaterial that belongs to the class of chemical compounds having a reduced carbon basis (as distinct from carbonates), and derived from living organisms. </w:t>
      </w:r>
      <w:r>
        <w:t>It</w:t>
      </w:r>
      <w:r w:rsidR="00267D2C">
        <w:t xml:space="preserve"> </w:t>
      </w:r>
      <w:r>
        <w:t>i</w:t>
      </w:r>
      <w:r w:rsidR="00267D2C">
        <w:t>ncludes high-carbon EarthMaterials such as bitumen, peat, and coal.   This class is an empty placeholder for extension at a later date, or by other domain models</w:t>
      </w:r>
      <w:r w:rsidR="00CB122C">
        <w:t>.</w:t>
      </w:r>
    </w:p>
    <w:p w14:paraId="15D8A032" w14:textId="260BD193" w:rsidR="00CB122C" w:rsidRDefault="00F658C5" w:rsidP="00FF0DC1">
      <w:pPr>
        <w:keepNext/>
      </w:pPr>
      <w:r>
        <w:rPr>
          <w:noProof/>
          <w:lang w:val="en-CA" w:eastAsia="en-CA"/>
        </w:rPr>
        <w:lastRenderedPageBreak/>
        <w:drawing>
          <wp:inline distT="0" distB="0" distL="0" distR="0" wp14:anchorId="7EC5C33A" wp14:editId="54D26224">
            <wp:extent cx="2743200" cy="31051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743200" cy="3105150"/>
                    </a:xfrm>
                    <a:prstGeom prst="rect">
                      <a:avLst/>
                    </a:prstGeom>
                    <a:noFill/>
                    <a:ln>
                      <a:noFill/>
                    </a:ln>
                  </pic:spPr>
                </pic:pic>
              </a:graphicData>
            </a:graphic>
          </wp:inline>
        </w:drawing>
      </w:r>
    </w:p>
    <w:p w14:paraId="565AC4A7" w14:textId="060B4AFF" w:rsidR="00267D2C" w:rsidRDefault="00CB122C" w:rsidP="00FF0DC1">
      <w:pPr>
        <w:pStyle w:val="Lgende"/>
      </w:pPr>
      <w:r>
        <w:t xml:space="preserve">Figure </w:t>
      </w:r>
      <w:r>
        <w:fldChar w:fldCharType="begin"/>
      </w:r>
      <w:r>
        <w:instrText xml:space="preserve"> SEQ Figure \* ARABIC </w:instrText>
      </w:r>
      <w:r>
        <w:fldChar w:fldCharType="separate"/>
      </w:r>
      <w:r w:rsidR="00F02ED9">
        <w:rPr>
          <w:noProof/>
        </w:rPr>
        <w:t>54</w:t>
      </w:r>
      <w:r>
        <w:fldChar w:fldCharType="end"/>
      </w:r>
      <w:r>
        <w:t xml:space="preserve"> : Organic material context diagram.</w:t>
      </w:r>
    </w:p>
    <w:p w14:paraId="27A97967" w14:textId="77777777" w:rsidR="00CB122C" w:rsidRPr="00CB122C" w:rsidRDefault="00CB122C"/>
    <w:p w14:paraId="74DBD12A" w14:textId="4579AB7B" w:rsidR="009021BE" w:rsidRDefault="00267D2C" w:rsidP="00267D2C">
      <w:pPr>
        <w:pStyle w:val="Titre4"/>
      </w:pPr>
      <w:r>
        <w:t>Organism</w:t>
      </w:r>
    </w:p>
    <w:p w14:paraId="65AEEC56" w14:textId="77777777" w:rsidR="00267D2C" w:rsidRDefault="00267D2C" w:rsidP="009021BE"/>
    <w:p w14:paraId="3A4007D8" w14:textId="69000880" w:rsidR="00267D2C" w:rsidRDefault="00746E7F" w:rsidP="009021BE">
      <w:r>
        <w:t>Organism is a b</w:t>
      </w:r>
      <w:r w:rsidR="00267D2C" w:rsidRPr="00267D2C">
        <w:t>road class to represent any living or once living thing</w:t>
      </w:r>
      <w:r w:rsidR="003607F6">
        <w:t>s</w:t>
      </w:r>
      <w:r w:rsidR="00267D2C" w:rsidRPr="00267D2C">
        <w:t>. This is the connection to taxonomy/biology for fossils.</w:t>
      </w:r>
      <w:r w:rsidR="003607F6">
        <w:t xml:space="preserve">  This class is an empty placeholder for extension at a later date, or by other domain models.</w:t>
      </w:r>
    </w:p>
    <w:p w14:paraId="167EB540" w14:textId="6B9D1754" w:rsidR="00267D2C" w:rsidRDefault="00F658C5" w:rsidP="00267D2C">
      <w:pPr>
        <w:keepNext/>
      </w:pPr>
      <w:r>
        <w:rPr>
          <w:noProof/>
          <w:lang w:val="en-CA" w:eastAsia="en-CA"/>
        </w:rPr>
        <w:lastRenderedPageBreak/>
        <w:drawing>
          <wp:inline distT="0" distB="0" distL="0" distR="0" wp14:anchorId="05D40C6C" wp14:editId="3D010802">
            <wp:extent cx="2419350" cy="40386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419350" cy="4038600"/>
                    </a:xfrm>
                    <a:prstGeom prst="rect">
                      <a:avLst/>
                    </a:prstGeom>
                    <a:noFill/>
                    <a:ln>
                      <a:noFill/>
                    </a:ln>
                  </pic:spPr>
                </pic:pic>
              </a:graphicData>
            </a:graphic>
          </wp:inline>
        </w:drawing>
      </w:r>
    </w:p>
    <w:p w14:paraId="107DAD59" w14:textId="7AF1414B" w:rsidR="00267D2C" w:rsidRDefault="00267D2C" w:rsidP="00267D2C">
      <w:pPr>
        <w:pStyle w:val="Lgende"/>
      </w:pPr>
      <w:r>
        <w:t xml:space="preserve">Figure </w:t>
      </w:r>
      <w:r w:rsidR="00673E83">
        <w:fldChar w:fldCharType="begin"/>
      </w:r>
      <w:r w:rsidR="00673E83">
        <w:instrText xml:space="preserve"> SEQ Figure \* ARABIC </w:instrText>
      </w:r>
      <w:r w:rsidR="00673E83">
        <w:fldChar w:fldCharType="separate"/>
      </w:r>
      <w:r w:rsidR="00F02ED9">
        <w:rPr>
          <w:noProof/>
        </w:rPr>
        <w:t>55</w:t>
      </w:r>
      <w:r w:rsidR="00673E83">
        <w:rPr>
          <w:noProof/>
        </w:rPr>
        <w:fldChar w:fldCharType="end"/>
      </w:r>
      <w:r>
        <w:t>: Organism</w:t>
      </w:r>
      <w:r w:rsidR="00746E7F">
        <w:t xml:space="preserve"> context diagram</w:t>
      </w:r>
      <w:r w:rsidR="00CB122C">
        <w:t>.</w:t>
      </w:r>
    </w:p>
    <w:p w14:paraId="67B4687F" w14:textId="77777777" w:rsidR="00267D2C" w:rsidRDefault="00267D2C" w:rsidP="009021BE"/>
    <w:p w14:paraId="4014D048" w14:textId="551E9592" w:rsidR="00267D2C" w:rsidRDefault="00267D2C" w:rsidP="00267D2C">
      <w:pPr>
        <w:pStyle w:val="Titre4"/>
      </w:pPr>
      <w:bookmarkStart w:id="607" w:name="_Ref447104844"/>
      <w:r>
        <w:t>Physical Description</w:t>
      </w:r>
      <w:bookmarkEnd w:id="607"/>
    </w:p>
    <w:p w14:paraId="790A9EF7" w14:textId="77777777" w:rsidR="00267D2C" w:rsidRDefault="00267D2C" w:rsidP="00267D2C"/>
    <w:p w14:paraId="76D60FE7" w14:textId="7038D8A5" w:rsidR="00267D2C" w:rsidRDefault="00746E7F" w:rsidP="00267D2C">
      <w:r>
        <w:t>PhysicalDescription is a</w:t>
      </w:r>
      <w:r w:rsidR="00267D2C">
        <w:t xml:space="preserve"> class t</w:t>
      </w:r>
      <w:r>
        <w:t>hat</w:t>
      </w:r>
      <w:r w:rsidR="00267D2C">
        <w:t xml:space="preserve"> describe</w:t>
      </w:r>
      <w:r>
        <w:t>s</w:t>
      </w:r>
      <w:r w:rsidR="00267D2C">
        <w:t xml:space="preserve"> the numeric physical properties of a geologic unit</w:t>
      </w:r>
      <w:r w:rsidR="006619B2">
        <w:t xml:space="preserve"> (GeologicUnit </w:t>
      </w:r>
      <w:r w:rsidR="006619B2">
        <w:fldChar w:fldCharType="begin"/>
      </w:r>
      <w:r w:rsidR="006619B2">
        <w:instrText xml:space="preserve"> REF _Ref440800006 \n \h </w:instrText>
      </w:r>
      <w:r w:rsidR="006619B2">
        <w:fldChar w:fldCharType="separate"/>
      </w:r>
      <w:r w:rsidR="00F02ED9">
        <w:t>7.4.1.3</w:t>
      </w:r>
      <w:r w:rsidR="006619B2">
        <w:fldChar w:fldCharType="end"/>
      </w:r>
      <w:r w:rsidR="006619B2">
        <w:t>)</w:t>
      </w:r>
      <w:r w:rsidR="00267D2C">
        <w:t>, earth material</w:t>
      </w:r>
      <w:r w:rsidR="006619B2">
        <w:t xml:space="preserve"> (EarthMaterial </w:t>
      </w:r>
      <w:r w:rsidR="006619B2">
        <w:fldChar w:fldCharType="begin"/>
      </w:r>
      <w:r w:rsidR="006619B2">
        <w:instrText xml:space="preserve"> REF _Ref440800018 \n \h </w:instrText>
      </w:r>
      <w:r w:rsidR="006619B2">
        <w:fldChar w:fldCharType="separate"/>
      </w:r>
      <w:r w:rsidR="00F02ED9">
        <w:t>7.4.1.6</w:t>
      </w:r>
      <w:r w:rsidR="006619B2">
        <w:fldChar w:fldCharType="end"/>
      </w:r>
      <w:r w:rsidR="006619B2">
        <w:t>)</w:t>
      </w:r>
      <w:r w:rsidR="00267D2C">
        <w:t>, or geologic structure</w:t>
      </w:r>
      <w:r w:rsidR="006619B2">
        <w:t xml:space="preserve"> (GeologicStructure </w:t>
      </w:r>
      <w:r w:rsidR="006619B2">
        <w:fldChar w:fldCharType="begin"/>
      </w:r>
      <w:r w:rsidR="006619B2">
        <w:instrText xml:space="preserve"> REF _Ref440800034 \n \h </w:instrText>
      </w:r>
      <w:r w:rsidR="006619B2">
        <w:fldChar w:fldCharType="separate"/>
      </w:r>
      <w:r w:rsidR="00F02ED9">
        <w:t>7.4.3.1</w:t>
      </w:r>
      <w:r w:rsidR="006619B2">
        <w:fldChar w:fldCharType="end"/>
      </w:r>
      <w:r w:rsidR="006619B2">
        <w:t>)</w:t>
      </w:r>
      <w:r w:rsidR="00267D2C">
        <w:t xml:space="preserve">. </w:t>
      </w:r>
      <w:proofErr w:type="gramStart"/>
      <w:r w:rsidR="00267D2C">
        <w:t>(</w:t>
      </w:r>
      <w:r w:rsidR="00797CDE">
        <w:t>e.g.</w:t>
      </w:r>
      <w:r w:rsidR="00267D2C">
        <w:t>; density, porosity, magnetic susceptibility, remanent magnetism).</w:t>
      </w:r>
      <w:proofErr w:type="gramEnd"/>
      <w:r w:rsidR="00267D2C">
        <w:t xml:space="preserve">  These properties are modelled here as scalar numeric values (</w:t>
      </w:r>
      <w:r w:rsidR="00253146">
        <w:t>SWE::Quantity</w:t>
      </w:r>
      <w:r w:rsidR="00267D2C">
        <w:t xml:space="preserve">).  </w:t>
      </w:r>
    </w:p>
    <w:p w14:paraId="798742E7" w14:textId="2B45E7D2" w:rsidR="00267D2C" w:rsidRDefault="00267D2C" w:rsidP="00267D2C">
      <w:r>
        <w:t xml:space="preserve">Vector and tensor physical properties are considered to be more applicable to located observations and should be delivered as </w:t>
      </w:r>
      <w:r w:rsidR="00746E7F">
        <w:t>OM_</w:t>
      </w:r>
      <w:r>
        <w:t>Observations with associated geologic unit or geologic structure features.</w:t>
      </w:r>
      <w:r w:rsidR="006619B2">
        <w:t xml:space="preserve">  Since PhysicalProperty can be an arbitrary property, it satisfies the requirements of clause 7.2.2.8 or OGC 10-004r3 that states that “</w:t>
      </w:r>
      <w:r w:rsidR="006619B2" w:rsidRPr="00D20646">
        <w:rPr>
          <w:i/>
        </w:rPr>
        <w:t>The observed property shall be a phenomenon associated with the feature-of-interest.</w:t>
      </w:r>
      <w:r w:rsidR="006619B2">
        <w:t>”, and hence any GeologicUnit, GeologicStructure or EarthMaterial are valid feature</w:t>
      </w:r>
      <w:r w:rsidR="003607F6">
        <w:t>s</w:t>
      </w:r>
      <w:r w:rsidR="006619B2">
        <w:t xml:space="preserve"> of interest</w:t>
      </w:r>
      <w:r w:rsidR="003607F6">
        <w:t xml:space="preserve"> for any OM_Observation</w:t>
      </w:r>
    </w:p>
    <w:p w14:paraId="038780F7" w14:textId="77777777" w:rsidR="006619B2" w:rsidRDefault="006619B2" w:rsidP="00267D2C"/>
    <w:p w14:paraId="51ADD180" w14:textId="20494B21" w:rsidR="00267D2C" w:rsidRDefault="00F658C5" w:rsidP="00267D2C">
      <w:pPr>
        <w:keepNext/>
      </w:pPr>
      <w:r>
        <w:rPr>
          <w:noProof/>
          <w:lang w:val="en-CA" w:eastAsia="en-CA"/>
        </w:rPr>
        <w:lastRenderedPageBreak/>
        <w:drawing>
          <wp:inline distT="0" distB="0" distL="0" distR="0" wp14:anchorId="52F1C7ED" wp14:editId="39E84FC7">
            <wp:extent cx="4867275" cy="47720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867275" cy="4772025"/>
                    </a:xfrm>
                    <a:prstGeom prst="rect">
                      <a:avLst/>
                    </a:prstGeom>
                    <a:noFill/>
                    <a:ln>
                      <a:noFill/>
                    </a:ln>
                  </pic:spPr>
                </pic:pic>
              </a:graphicData>
            </a:graphic>
          </wp:inline>
        </w:drawing>
      </w:r>
    </w:p>
    <w:p w14:paraId="115CF369" w14:textId="4D25CB50" w:rsidR="00267D2C" w:rsidRDefault="00267D2C" w:rsidP="00267D2C">
      <w:pPr>
        <w:pStyle w:val="Lgende"/>
      </w:pPr>
      <w:r>
        <w:t xml:space="preserve">Figure </w:t>
      </w:r>
      <w:r w:rsidR="00673E83">
        <w:fldChar w:fldCharType="begin"/>
      </w:r>
      <w:r w:rsidR="00673E83">
        <w:instrText xml:space="preserve"> SEQ Figure \* ARABIC </w:instrText>
      </w:r>
      <w:r w:rsidR="00673E83">
        <w:fldChar w:fldCharType="separate"/>
      </w:r>
      <w:r w:rsidR="00F02ED9">
        <w:rPr>
          <w:noProof/>
        </w:rPr>
        <w:t>56</w:t>
      </w:r>
      <w:r w:rsidR="00673E83">
        <w:rPr>
          <w:noProof/>
        </w:rPr>
        <w:fldChar w:fldCharType="end"/>
      </w:r>
      <w:r>
        <w:t xml:space="preserve">: Physical </w:t>
      </w:r>
      <w:r w:rsidR="00CB122C">
        <w:t>d</w:t>
      </w:r>
      <w:r>
        <w:t>escription</w:t>
      </w:r>
      <w:r w:rsidR="00CB122C">
        <w:t xml:space="preserve"> context diagram.</w:t>
      </w:r>
    </w:p>
    <w:p w14:paraId="009D8A4A" w14:textId="3698F6CB" w:rsidR="00267D2C" w:rsidRDefault="00746E7F" w:rsidP="00D20646">
      <w:pPr>
        <w:pStyle w:val="Titre5"/>
      </w:pPr>
      <w:proofErr w:type="gramStart"/>
      <w:r>
        <w:t>propertyName</w:t>
      </w:r>
      <w:proofErr w:type="gramEnd"/>
    </w:p>
    <w:p w14:paraId="11F0E779" w14:textId="77777777" w:rsidR="00746E7F" w:rsidRDefault="00746E7F" w:rsidP="00267D2C"/>
    <w:p w14:paraId="29F1A6CE" w14:textId="2778A2DB" w:rsidR="00746E7F" w:rsidRDefault="00746E7F" w:rsidP="00267D2C">
      <w:r>
        <w:t>The property propertyName</w:t>
      </w:r>
      <w:proofErr w:type="gramStart"/>
      <w:r>
        <w:t>:</w:t>
      </w:r>
      <w:r w:rsidRPr="00746E7F">
        <w:t>PhysicalPropertyTerm</w:t>
      </w:r>
      <w:proofErr w:type="gramEnd"/>
      <w:r w:rsidRPr="00746E7F">
        <w:t xml:space="preserve"> </w:t>
      </w:r>
      <w:r>
        <w:t>shall contain a</w:t>
      </w:r>
      <w:r w:rsidRPr="00746E7F">
        <w:t xml:space="preserve"> term from a controlled vocabulary of physical properties of rock materials (</w:t>
      </w:r>
      <w:r w:rsidR="00797CDE" w:rsidRPr="00746E7F">
        <w:t>e.g.</w:t>
      </w:r>
      <w:r w:rsidRPr="00746E7F">
        <w:t>; density, porosity, magnetic susceptibility, remnant magnetism, permeability, seismic velocity)</w:t>
      </w:r>
      <w:r>
        <w:t>.</w:t>
      </w:r>
    </w:p>
    <w:p w14:paraId="6D4A1488" w14:textId="4E028FF4" w:rsidR="00746E7F" w:rsidRDefault="00746E7F" w:rsidP="00D20646">
      <w:pPr>
        <w:pStyle w:val="Titre5"/>
        <w:rPr>
          <w:lang w:val="en-CA"/>
        </w:rPr>
      </w:pPr>
      <w:proofErr w:type="gramStart"/>
      <w:r w:rsidRPr="00D970E9">
        <w:rPr>
          <w:lang w:val="en-CA"/>
        </w:rPr>
        <w:t>propertyMeasure</w:t>
      </w:r>
      <w:proofErr w:type="gramEnd"/>
    </w:p>
    <w:p w14:paraId="194AC483" w14:textId="77777777" w:rsidR="00746E7F" w:rsidRDefault="00746E7F" w:rsidP="00267D2C"/>
    <w:p w14:paraId="6096A0D4" w14:textId="226A0E0F" w:rsidR="00746E7F" w:rsidRDefault="00746E7F" w:rsidP="00267D2C">
      <w:r>
        <w:t>The propertyMeasure property (</w:t>
      </w:r>
      <w:r w:rsidR="00253146">
        <w:t>SWE::Quantity</w:t>
      </w:r>
      <w:r>
        <w:t>) shall be a</w:t>
      </w:r>
      <w:r w:rsidRPr="00746E7F">
        <w:t xml:space="preserve"> scalar measurement of the physical property of a rock material, unit or structure</w:t>
      </w:r>
      <w:r w:rsidR="00CB122C">
        <w:t>.</w:t>
      </w:r>
    </w:p>
    <w:p w14:paraId="3F6B2C30" w14:textId="77777777" w:rsidR="00267D2C" w:rsidRDefault="00267D2C" w:rsidP="00267D2C">
      <w:bookmarkStart w:id="608" w:name="BKM_DF21AB41_C085_4AC9_B6F6_DFFDFCF925FF"/>
      <w:bookmarkStart w:id="609" w:name="BKM_41B8BC40_9B55_499E_B59B_A3F4FD630754"/>
      <w:bookmarkStart w:id="610" w:name="BKM_1184394F_75EC_44D4_8904_2EB2061759E4"/>
      <w:bookmarkEnd w:id="608"/>
      <w:bookmarkEnd w:id="609"/>
      <w:bookmarkEnd w:id="610"/>
    </w:p>
    <w:p w14:paraId="173D936B" w14:textId="1E5CB073" w:rsidR="00267D2C" w:rsidRDefault="00267D2C" w:rsidP="00267D2C">
      <w:pPr>
        <w:pStyle w:val="Titre4"/>
      </w:pPr>
      <w:r>
        <w:t>Rock material description</w:t>
      </w:r>
    </w:p>
    <w:p w14:paraId="304D3E53" w14:textId="77777777" w:rsidR="00267D2C" w:rsidRDefault="00267D2C" w:rsidP="00267D2C"/>
    <w:p w14:paraId="3B418EE5" w14:textId="3C2F895C" w:rsidR="00267D2C" w:rsidRDefault="00994C33" w:rsidP="00267D2C">
      <w:r>
        <w:lastRenderedPageBreak/>
        <w:t>RockMaterialDescription provides extended description of RockMaterial.</w:t>
      </w:r>
    </w:p>
    <w:p w14:paraId="51DD3B26" w14:textId="6C940FE3" w:rsidR="00267D2C" w:rsidRDefault="00F658C5" w:rsidP="00267D2C">
      <w:pPr>
        <w:keepNext/>
      </w:pPr>
      <w:r>
        <w:rPr>
          <w:noProof/>
          <w:lang w:val="en-CA" w:eastAsia="en-CA"/>
        </w:rPr>
        <w:drawing>
          <wp:inline distT="0" distB="0" distL="0" distR="0" wp14:anchorId="61D2979C" wp14:editId="6BBDD4A8">
            <wp:extent cx="2362200" cy="66103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362200" cy="6610350"/>
                    </a:xfrm>
                    <a:prstGeom prst="rect">
                      <a:avLst/>
                    </a:prstGeom>
                    <a:noFill/>
                    <a:ln>
                      <a:noFill/>
                    </a:ln>
                  </pic:spPr>
                </pic:pic>
              </a:graphicData>
            </a:graphic>
          </wp:inline>
        </w:drawing>
      </w:r>
    </w:p>
    <w:p w14:paraId="5D13B185" w14:textId="476A6D37" w:rsidR="00267D2C" w:rsidRDefault="00267D2C" w:rsidP="00267D2C">
      <w:pPr>
        <w:pStyle w:val="Lgende"/>
      </w:pPr>
      <w:r>
        <w:t xml:space="preserve">Figure </w:t>
      </w:r>
      <w:r w:rsidR="00673E83">
        <w:fldChar w:fldCharType="begin"/>
      </w:r>
      <w:r w:rsidR="00673E83">
        <w:instrText xml:space="preserve"> SEQ Figure \* ARABIC </w:instrText>
      </w:r>
      <w:r w:rsidR="00673E83">
        <w:fldChar w:fldCharType="separate"/>
      </w:r>
      <w:r w:rsidR="00F02ED9">
        <w:rPr>
          <w:noProof/>
        </w:rPr>
        <w:t>57</w:t>
      </w:r>
      <w:r w:rsidR="00673E83">
        <w:rPr>
          <w:noProof/>
        </w:rPr>
        <w:fldChar w:fldCharType="end"/>
      </w:r>
      <w:r>
        <w:t>: Rock material description</w:t>
      </w:r>
      <w:r w:rsidR="00CB122C">
        <w:t xml:space="preserve"> context diagram.</w:t>
      </w:r>
    </w:p>
    <w:p w14:paraId="67FB9F13" w14:textId="3A41DC70" w:rsidR="00267D2C" w:rsidRDefault="00994C33" w:rsidP="00D20646">
      <w:pPr>
        <w:pStyle w:val="Titre5"/>
        <w:rPr>
          <w:lang w:val="en-CA"/>
        </w:rPr>
      </w:pPr>
      <w:bookmarkStart w:id="611" w:name="BKM_54B0933A_5E39_4E6A_A950_9E63F5E10F0B"/>
      <w:bookmarkEnd w:id="611"/>
      <w:proofErr w:type="gramStart"/>
      <w:r w:rsidRPr="00994C33">
        <w:rPr>
          <w:lang w:val="en-CA"/>
        </w:rPr>
        <w:t>consolidationDegree</w:t>
      </w:r>
      <w:proofErr w:type="gramEnd"/>
    </w:p>
    <w:p w14:paraId="0BB29AF8" w14:textId="77777777" w:rsidR="00994C33" w:rsidRDefault="00994C33" w:rsidP="00267D2C">
      <w:pPr>
        <w:autoSpaceDE w:val="0"/>
        <w:autoSpaceDN w:val="0"/>
        <w:adjustRightInd w:val="0"/>
        <w:spacing w:after="0"/>
        <w:rPr>
          <w:color w:val="000000"/>
          <w:sz w:val="20"/>
          <w:szCs w:val="20"/>
          <w:lang w:val="en-CA"/>
        </w:rPr>
      </w:pPr>
    </w:p>
    <w:p w14:paraId="00C47DE6" w14:textId="211101BD" w:rsidR="00994C33" w:rsidRDefault="00994C33" w:rsidP="00D20646">
      <w:pPr>
        <w:rPr>
          <w:lang w:val="en-CA"/>
        </w:rPr>
      </w:pPr>
      <w:r>
        <w:rPr>
          <w:lang w:val="en-CA"/>
        </w:rPr>
        <w:t>The consolidationDegree</w:t>
      </w:r>
      <w:r w:rsidRPr="00994C33">
        <w:rPr>
          <w:lang w:val="en-CA"/>
        </w:rPr>
        <w:t xml:space="preserve"> property</w:t>
      </w:r>
      <w:r>
        <w:rPr>
          <w:lang w:val="en-CA"/>
        </w:rPr>
        <w:t xml:space="preserve"> (</w:t>
      </w:r>
      <w:r w:rsidR="003607F6">
        <w:rPr>
          <w:lang w:val="en-CA"/>
        </w:rPr>
        <w:t>SWE</w:t>
      </w:r>
      <w:proofErr w:type="gramStart"/>
      <w:r>
        <w:rPr>
          <w:lang w:val="en-CA"/>
        </w:rPr>
        <w:t>:Category</w:t>
      </w:r>
      <w:proofErr w:type="gramEnd"/>
      <w:r>
        <w:rPr>
          <w:lang w:val="en-CA"/>
        </w:rPr>
        <w:t>) shall contain a term from a controlled vocabulary</w:t>
      </w:r>
      <w:r w:rsidRPr="00994C33">
        <w:rPr>
          <w:lang w:val="en-CA"/>
        </w:rPr>
        <w:t xml:space="preserve"> that specifies the degree to which an aggregation of EarthMaterial particles is </w:t>
      </w:r>
      <w:r w:rsidRPr="00994C33">
        <w:rPr>
          <w:lang w:val="en-CA"/>
        </w:rPr>
        <w:lastRenderedPageBreak/>
        <w:t>a distinct solid material. Consolidation and induration are related concepts specified by this property. They define a continuum from unconsolidated material to very hard rock. Induration is the degree to which a consolidated material is made hard, operationally determined by how difficult it is to break a piece of the material. Consolidated materials may have varying degrees of induration (NADMSC, 2004)</w:t>
      </w:r>
      <w:r w:rsidR="00CB122C">
        <w:rPr>
          <w:lang w:val="en-CA"/>
        </w:rPr>
        <w:t>.</w:t>
      </w:r>
    </w:p>
    <w:p w14:paraId="447B9940" w14:textId="73E087CF" w:rsidR="00481AF6" w:rsidRDefault="00481AF6" w:rsidP="00481AF6">
      <w:pPr>
        <w:pStyle w:val="Titre3"/>
      </w:pPr>
      <w:bookmarkStart w:id="612" w:name="BKM_CE58381D_F747_4812_83C3_00C6282DB05A"/>
      <w:bookmarkStart w:id="613" w:name="_Toc452643166"/>
      <w:bookmarkEnd w:id="612"/>
      <w:r>
        <w:t>GeologicAgeDetails</w:t>
      </w:r>
      <w:bookmarkEnd w:id="613"/>
    </w:p>
    <w:p w14:paraId="2618636E" w14:textId="77777777" w:rsidR="00531DC8" w:rsidRDefault="00531DC8" w:rsidP="00267D2C"/>
    <w:p w14:paraId="54B30C02" w14:textId="136BB145" w:rsidR="00481AF6" w:rsidRDefault="00531DC8" w:rsidP="00267D2C">
      <w:r w:rsidRPr="00531DC8">
        <w:t>GeologicEventDescription provides extended description of geologic events through links to GeochronologicEras in the GeologicTimescale schema.</w:t>
      </w:r>
      <w:r w:rsidR="00AB10FC">
        <w:t xml:space="preserve">  </w:t>
      </w:r>
      <w:commentRangeStart w:id="614"/>
      <w:r w:rsidR="00AB10FC">
        <w:t xml:space="preserve">GeoSciML basic provides terms whereas extension provides a full ontology to describe geochronology (see </w:t>
      </w:r>
      <w:r w:rsidR="00AB10FC">
        <w:fldChar w:fldCharType="begin"/>
      </w:r>
      <w:r w:rsidR="00AB10FC">
        <w:instrText xml:space="preserve"> REF _Ref432948522 \r \h </w:instrText>
      </w:r>
      <w:r w:rsidR="00AB10FC">
        <w:fldChar w:fldCharType="separate"/>
      </w:r>
      <w:r w:rsidR="00F02ED9">
        <w:t>7.6</w:t>
      </w:r>
      <w:r w:rsidR="00AB10FC">
        <w:fldChar w:fldCharType="end"/>
      </w:r>
      <w:r w:rsidR="00AB10FC">
        <w:t>).</w:t>
      </w:r>
      <w:commentRangeEnd w:id="614"/>
      <w:r w:rsidR="00AB10FC">
        <w:rPr>
          <w:rStyle w:val="Marquedecommentaire"/>
        </w:rPr>
        <w:commentReference w:id="614"/>
      </w:r>
    </w:p>
    <w:p w14:paraId="32597B25" w14:textId="27F3CADB" w:rsidR="00AB10FC" w:rsidRDefault="00F658C5" w:rsidP="00AB10FC">
      <w:pPr>
        <w:keepNext/>
      </w:pPr>
      <w:r>
        <w:rPr>
          <w:noProof/>
          <w:lang w:val="en-CA" w:eastAsia="en-CA"/>
        </w:rPr>
        <w:lastRenderedPageBreak/>
        <w:drawing>
          <wp:inline distT="0" distB="0" distL="0" distR="0" wp14:anchorId="19F2E4CD" wp14:editId="156D94D7">
            <wp:extent cx="5486400" cy="72580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86400" cy="7258050"/>
                    </a:xfrm>
                    <a:prstGeom prst="rect">
                      <a:avLst/>
                    </a:prstGeom>
                    <a:noFill/>
                    <a:ln>
                      <a:noFill/>
                    </a:ln>
                  </pic:spPr>
                </pic:pic>
              </a:graphicData>
            </a:graphic>
          </wp:inline>
        </w:drawing>
      </w:r>
    </w:p>
    <w:p w14:paraId="41259C92" w14:textId="47F7BC63" w:rsidR="00481AF6" w:rsidRDefault="00AB10FC" w:rsidP="00AB10FC">
      <w:pPr>
        <w:pStyle w:val="Lgende"/>
      </w:pPr>
      <w:r>
        <w:t xml:space="preserve">Figure </w:t>
      </w:r>
      <w:r w:rsidR="00673E83">
        <w:fldChar w:fldCharType="begin"/>
      </w:r>
      <w:r w:rsidR="00673E83">
        <w:instrText xml:space="preserve"> SEQ Figure \* ARABIC </w:instrText>
      </w:r>
      <w:r w:rsidR="00673E83">
        <w:fldChar w:fldCharType="separate"/>
      </w:r>
      <w:r w:rsidR="00F02ED9">
        <w:rPr>
          <w:noProof/>
        </w:rPr>
        <w:t>58</w:t>
      </w:r>
      <w:r w:rsidR="00673E83">
        <w:rPr>
          <w:noProof/>
        </w:rPr>
        <w:fldChar w:fldCharType="end"/>
      </w:r>
      <w:r>
        <w:t xml:space="preserve">: GeologicEventDescription </w:t>
      </w:r>
      <w:r w:rsidR="00CB122C">
        <w:t>summary diagram.</w:t>
      </w:r>
    </w:p>
    <w:p w14:paraId="195E5696" w14:textId="3D1C4343" w:rsidR="00AB10FC" w:rsidRDefault="00633964" w:rsidP="00D20646">
      <w:pPr>
        <w:pStyle w:val="Titre4"/>
        <w:rPr>
          <w:lang w:val="en-CA"/>
        </w:rPr>
      </w:pPr>
      <w:commentRangeStart w:id="615"/>
      <w:proofErr w:type="gramStart"/>
      <w:r w:rsidRPr="00D970E9">
        <w:rPr>
          <w:lang w:val="en-CA"/>
        </w:rPr>
        <w:t>olderGeochronologicEra</w:t>
      </w:r>
      <w:commentRangeEnd w:id="615"/>
      <w:proofErr w:type="gramEnd"/>
      <w:r w:rsidR="00757C20">
        <w:rPr>
          <w:rStyle w:val="Marquedecommentaire"/>
          <w:b w:val="0"/>
          <w:bCs w:val="0"/>
        </w:rPr>
        <w:commentReference w:id="615"/>
      </w:r>
    </w:p>
    <w:p w14:paraId="7C4A5005" w14:textId="77777777" w:rsidR="00633964" w:rsidRDefault="00633964" w:rsidP="00267D2C"/>
    <w:p w14:paraId="004D2F45" w14:textId="3AC9A588" w:rsidR="00633964" w:rsidRDefault="00633964" w:rsidP="00267D2C">
      <w:r>
        <w:lastRenderedPageBreak/>
        <w:t xml:space="preserve">The olderGeochronologicalEra property shall be an association between a GeologicEventDescription and a GeochronologicEra that </w:t>
      </w:r>
      <w:r w:rsidRPr="00633964">
        <w:t>corresponds to the older estimated age of a geologic feature.</w:t>
      </w:r>
    </w:p>
    <w:p w14:paraId="7B9C5086" w14:textId="5263ED95" w:rsidR="00633964" w:rsidRDefault="00633964" w:rsidP="00633964">
      <w:pPr>
        <w:pStyle w:val="Titre4"/>
        <w:rPr>
          <w:lang w:val="en-CA"/>
        </w:rPr>
      </w:pPr>
      <w:proofErr w:type="gramStart"/>
      <w:r>
        <w:rPr>
          <w:lang w:val="en-CA"/>
        </w:rPr>
        <w:t>younger</w:t>
      </w:r>
      <w:r w:rsidRPr="00D970E9">
        <w:rPr>
          <w:lang w:val="en-CA"/>
        </w:rPr>
        <w:t>GeochronologicEra</w:t>
      </w:r>
      <w:proofErr w:type="gramEnd"/>
    </w:p>
    <w:p w14:paraId="36CA2CFA" w14:textId="77777777" w:rsidR="00633964" w:rsidRDefault="00633964" w:rsidP="00633964"/>
    <w:p w14:paraId="052C35E3" w14:textId="39F647D4" w:rsidR="00633964" w:rsidRDefault="00633964" w:rsidP="00633964">
      <w:r>
        <w:t xml:space="preserve">The youngerGeochronologicEra property shall be an association between a GeologicEventDescription and a GeochronologicEra that </w:t>
      </w:r>
      <w:r w:rsidRPr="00633964">
        <w:t>corresponds to the older estimated age of a geologic feature.</w:t>
      </w:r>
    </w:p>
    <w:p w14:paraId="2C4CE1D6" w14:textId="77777777" w:rsidR="00757C20" w:rsidRDefault="00757C20" w:rsidP="00633964"/>
    <w:p w14:paraId="08DD2120" w14:textId="616C8A28" w:rsidR="00AB10FC" w:rsidRDefault="00AB10FC" w:rsidP="00AB10FC">
      <w:pPr>
        <w:pStyle w:val="Titre3"/>
      </w:pPr>
      <w:bookmarkStart w:id="616" w:name="BKM_D8A9D87B_FAA3_4CC2_BC9F_D27B111A2980"/>
      <w:bookmarkStart w:id="617" w:name="BKM_C843AC0B_80BB_4AD8_B2F6_459B6FFBBEB7"/>
      <w:bookmarkStart w:id="618" w:name="_Toc452643167"/>
      <w:bookmarkEnd w:id="616"/>
      <w:bookmarkEnd w:id="617"/>
      <w:r>
        <w:t>Geologic Structure Details</w:t>
      </w:r>
      <w:bookmarkEnd w:id="618"/>
    </w:p>
    <w:p w14:paraId="234AB6D3" w14:textId="77777777" w:rsidR="00733354" w:rsidRDefault="00733354" w:rsidP="00267D2C"/>
    <w:p w14:paraId="264C8A90" w14:textId="39DC6B71" w:rsidR="00AB10FC" w:rsidRDefault="00AB10FC" w:rsidP="00267D2C">
      <w:r w:rsidRPr="00AB10FC">
        <w:t>The Geologic</w:t>
      </w:r>
      <w:r w:rsidR="00733354">
        <w:t xml:space="preserve"> </w:t>
      </w:r>
      <w:r w:rsidRPr="00AB10FC">
        <w:t>Structure</w:t>
      </w:r>
      <w:r w:rsidR="00733354">
        <w:t xml:space="preserve"> </w:t>
      </w:r>
      <w:r w:rsidRPr="00AB10FC">
        <w:t>Details package provides for extended descriptions of geologic structures.</w:t>
      </w:r>
      <w:r>
        <w:t xml:space="preserve">  </w:t>
      </w:r>
    </w:p>
    <w:p w14:paraId="50C723CE" w14:textId="21860C9A" w:rsidR="00AB10FC" w:rsidRDefault="00F658C5" w:rsidP="00AB10FC">
      <w:pPr>
        <w:keepNext/>
      </w:pPr>
      <w:r>
        <w:rPr>
          <w:noProof/>
          <w:lang w:val="en-CA" w:eastAsia="en-CA"/>
        </w:rPr>
        <w:drawing>
          <wp:inline distT="0" distB="0" distL="0" distR="0" wp14:anchorId="23DAA132" wp14:editId="4736EF45">
            <wp:extent cx="5495925" cy="42672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95925" cy="4267200"/>
                    </a:xfrm>
                    <a:prstGeom prst="rect">
                      <a:avLst/>
                    </a:prstGeom>
                    <a:noFill/>
                    <a:ln>
                      <a:noFill/>
                    </a:ln>
                  </pic:spPr>
                </pic:pic>
              </a:graphicData>
            </a:graphic>
          </wp:inline>
        </w:drawing>
      </w:r>
    </w:p>
    <w:p w14:paraId="35EDFFC2" w14:textId="75C46DB0" w:rsidR="00AB10FC" w:rsidRDefault="00AB10FC" w:rsidP="00AB10FC">
      <w:pPr>
        <w:pStyle w:val="Lgende"/>
      </w:pPr>
      <w:r>
        <w:t xml:space="preserve">Figure </w:t>
      </w:r>
      <w:r w:rsidR="00673E83">
        <w:fldChar w:fldCharType="begin"/>
      </w:r>
      <w:r w:rsidR="00673E83">
        <w:instrText xml:space="preserve"> SEQ Figure \* ARABIC </w:instrText>
      </w:r>
      <w:r w:rsidR="00673E83">
        <w:fldChar w:fldCharType="separate"/>
      </w:r>
      <w:r w:rsidR="00F02ED9">
        <w:rPr>
          <w:noProof/>
        </w:rPr>
        <w:t>59</w:t>
      </w:r>
      <w:r w:rsidR="00673E83">
        <w:rPr>
          <w:noProof/>
        </w:rPr>
        <w:fldChar w:fldCharType="end"/>
      </w:r>
      <w:r>
        <w:t>: Summary diagram of GeologicStructureDetails</w:t>
      </w:r>
    </w:p>
    <w:p w14:paraId="7A27A6E2" w14:textId="77777777" w:rsidR="00AB10FC" w:rsidRDefault="00AB10FC" w:rsidP="00AB10FC"/>
    <w:p w14:paraId="5E3A23D6" w14:textId="34147625" w:rsidR="00AB10FC" w:rsidRDefault="00AB10FC" w:rsidP="00AB10FC">
      <w:pPr>
        <w:pStyle w:val="Titre4"/>
      </w:pPr>
      <w:r>
        <w:lastRenderedPageBreak/>
        <w:t>ContactDescription</w:t>
      </w:r>
    </w:p>
    <w:p w14:paraId="2B25B479" w14:textId="77777777" w:rsidR="000B4649" w:rsidRDefault="000B4649" w:rsidP="00FC626E"/>
    <w:p w14:paraId="2B59EE37" w14:textId="22865928" w:rsidR="00AB10FC" w:rsidRDefault="000B4649" w:rsidP="00FC626E">
      <w:r>
        <w:t xml:space="preserve">The </w:t>
      </w:r>
      <w:r w:rsidR="00FC626E">
        <w:t>Contact</w:t>
      </w:r>
      <w:r w:rsidR="008B0EF5">
        <w:t>D</w:t>
      </w:r>
      <w:r w:rsidR="00FC626E">
        <w:t>escription provides e</w:t>
      </w:r>
      <w:r w:rsidR="00FC626E" w:rsidRPr="00FC626E">
        <w:t>xtended descriptive properties of a geologic contact.</w:t>
      </w:r>
      <w:r w:rsidR="00FC626E">
        <w:t xml:space="preserve">  If the contact type is </w:t>
      </w:r>
      <w:r w:rsidR="00FC626E" w:rsidRPr="00FC626E">
        <w:t>ChronostratigraphicBoundary</w:t>
      </w:r>
      <w:r w:rsidR="00FC626E">
        <w:t xml:space="preserve">, it can be associated </w:t>
      </w:r>
      <w:r w:rsidR="00FC626E" w:rsidRPr="00FC626E">
        <w:t>with a geochronologic (</w:t>
      </w:r>
      <w:r w:rsidR="00E44A26" w:rsidRPr="00FC626E">
        <w:t>i.e.</w:t>
      </w:r>
      <w:r w:rsidR="00FC626E" w:rsidRPr="00FC626E">
        <w:t>, time zone) boundary that may correlate with it.</w:t>
      </w:r>
    </w:p>
    <w:p w14:paraId="2B9EAF5E" w14:textId="1499D3B8" w:rsidR="00FC626E" w:rsidRPr="00650C18" w:rsidRDefault="00F658C5" w:rsidP="00FC626E">
      <w:pPr>
        <w:keepNext/>
        <w:rPr>
          <w:lang w:val="en-CA"/>
        </w:rPr>
      </w:pPr>
      <w:r>
        <w:rPr>
          <w:noProof/>
          <w:lang w:val="en-CA" w:eastAsia="en-CA"/>
        </w:rPr>
        <w:drawing>
          <wp:inline distT="0" distB="0" distL="0" distR="0" wp14:anchorId="140F70E5" wp14:editId="376764FB">
            <wp:extent cx="5495925" cy="4953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95925" cy="4953000"/>
                    </a:xfrm>
                    <a:prstGeom prst="rect">
                      <a:avLst/>
                    </a:prstGeom>
                    <a:noFill/>
                    <a:ln>
                      <a:noFill/>
                    </a:ln>
                  </pic:spPr>
                </pic:pic>
              </a:graphicData>
            </a:graphic>
          </wp:inline>
        </w:drawing>
      </w:r>
    </w:p>
    <w:p w14:paraId="777DACC5" w14:textId="401B4A84" w:rsidR="00AB10FC" w:rsidRPr="006064ED" w:rsidRDefault="00FC626E" w:rsidP="00FC626E">
      <w:pPr>
        <w:pStyle w:val="Lgende"/>
        <w:rPr>
          <w:lang w:val="fr-CA"/>
        </w:rPr>
      </w:pPr>
      <w:r w:rsidRPr="006064ED">
        <w:rPr>
          <w:lang w:val="fr-CA"/>
        </w:rPr>
        <w:t xml:space="preserve">Figure </w:t>
      </w:r>
      <w:r w:rsidR="00673E83" w:rsidRPr="00650C18">
        <w:rPr>
          <w:lang w:val="en-CA"/>
        </w:rPr>
        <w:fldChar w:fldCharType="begin"/>
      </w:r>
      <w:r w:rsidR="00673E83" w:rsidRPr="006064ED">
        <w:rPr>
          <w:lang w:val="fr-CA"/>
        </w:rPr>
        <w:instrText xml:space="preserve"> SEQ Figure \* ARABIC </w:instrText>
      </w:r>
      <w:r w:rsidR="00673E83" w:rsidRPr="00650C18">
        <w:rPr>
          <w:lang w:val="en-CA"/>
        </w:rPr>
        <w:fldChar w:fldCharType="separate"/>
      </w:r>
      <w:r w:rsidR="00F02ED9">
        <w:rPr>
          <w:noProof/>
          <w:lang w:val="fr-CA"/>
        </w:rPr>
        <w:t>60</w:t>
      </w:r>
      <w:r w:rsidR="00673E83" w:rsidRPr="00650C18">
        <w:rPr>
          <w:noProof/>
          <w:lang w:val="en-CA"/>
        </w:rPr>
        <w:fldChar w:fldCharType="end"/>
      </w:r>
      <w:r w:rsidRPr="006064ED">
        <w:rPr>
          <w:lang w:val="fr-CA"/>
        </w:rPr>
        <w:t>: Contact</w:t>
      </w:r>
      <w:r w:rsidR="00CB122C" w:rsidRPr="006064ED">
        <w:rPr>
          <w:lang w:val="fr-CA"/>
        </w:rPr>
        <w:t xml:space="preserve"> d</w:t>
      </w:r>
      <w:r w:rsidRPr="006064ED">
        <w:rPr>
          <w:lang w:val="fr-CA"/>
        </w:rPr>
        <w:t>escription</w:t>
      </w:r>
      <w:r w:rsidR="008B0EF5" w:rsidRPr="006064ED">
        <w:rPr>
          <w:lang w:val="fr-CA"/>
        </w:rPr>
        <w:t xml:space="preserve"> context diagram.</w:t>
      </w:r>
    </w:p>
    <w:p w14:paraId="6FB9FDC1" w14:textId="1E154429" w:rsidR="00FC626E" w:rsidRPr="006064ED" w:rsidRDefault="00FC626E" w:rsidP="00FC626E">
      <w:pPr>
        <w:autoSpaceDE w:val="0"/>
        <w:autoSpaceDN w:val="0"/>
        <w:adjustRightInd w:val="0"/>
        <w:spacing w:after="0"/>
        <w:rPr>
          <w:color w:val="000000"/>
          <w:sz w:val="20"/>
          <w:szCs w:val="20"/>
          <w:lang w:val="fr-CA"/>
        </w:rPr>
      </w:pPr>
      <w:bookmarkStart w:id="619" w:name="BKM_E2CFECC1_AAB5_40F6_ABD4_D77907DA9990"/>
      <w:bookmarkEnd w:id="619"/>
    </w:p>
    <w:p w14:paraId="3A75C278" w14:textId="1AF205C7" w:rsidR="008B0EF5" w:rsidRPr="00E44A26" w:rsidRDefault="008B0EF5" w:rsidP="00D20646">
      <w:pPr>
        <w:pStyle w:val="Titre5"/>
        <w:rPr>
          <w:lang w:val="en-CA"/>
        </w:rPr>
      </w:pPr>
      <w:proofErr w:type="gramStart"/>
      <w:r w:rsidRPr="00E44A26">
        <w:rPr>
          <w:lang w:val="en-CA"/>
        </w:rPr>
        <w:t>contactCharacter</w:t>
      </w:r>
      <w:proofErr w:type="gramEnd"/>
    </w:p>
    <w:p w14:paraId="51D46C0C" w14:textId="77777777" w:rsidR="008B0EF5" w:rsidRDefault="008B0EF5" w:rsidP="00FC626E">
      <w:pPr>
        <w:autoSpaceDE w:val="0"/>
        <w:autoSpaceDN w:val="0"/>
        <w:adjustRightInd w:val="0"/>
        <w:spacing w:after="0"/>
        <w:rPr>
          <w:rFonts w:ascii="Calibri" w:hAnsi="Calibri"/>
          <w:b/>
          <w:bCs/>
          <w:color w:val="000000"/>
          <w:sz w:val="20"/>
          <w:szCs w:val="20"/>
          <w:lang w:val="en-CA"/>
        </w:rPr>
      </w:pPr>
    </w:p>
    <w:p w14:paraId="5CB1C26D" w14:textId="77777777" w:rsidR="0010071D" w:rsidRDefault="008B0EF5" w:rsidP="00650C18">
      <w:pPr>
        <w:rPr>
          <w:lang w:val="en-CA"/>
        </w:rPr>
      </w:pPr>
      <w:r>
        <w:rPr>
          <w:lang w:val="en-CA"/>
        </w:rPr>
        <w:t>The contactCharacter (</w:t>
      </w:r>
      <w:r w:rsidR="00733354">
        <w:rPr>
          <w:lang w:val="en-CA"/>
        </w:rPr>
        <w:t>SWE</w:t>
      </w:r>
      <w:proofErr w:type="gramStart"/>
      <w:r>
        <w:rPr>
          <w:lang w:val="en-CA"/>
        </w:rPr>
        <w:t>:Category</w:t>
      </w:r>
      <w:proofErr w:type="gramEnd"/>
      <w:r>
        <w:rPr>
          <w:lang w:val="en-CA"/>
        </w:rPr>
        <w:t>) shall contain a term from a controlled voc</w:t>
      </w:r>
      <w:r w:rsidR="00EB7A36">
        <w:rPr>
          <w:lang w:val="en-CA"/>
        </w:rPr>
        <w:t>abula</w:t>
      </w:r>
      <w:r>
        <w:rPr>
          <w:lang w:val="en-CA"/>
        </w:rPr>
        <w:t xml:space="preserve">ry that describes the </w:t>
      </w:r>
      <w:r w:rsidRPr="008B0EF5">
        <w:rPr>
          <w:lang w:val="en-CA"/>
        </w:rPr>
        <w:t>character of the boundary</w:t>
      </w:r>
      <w:r w:rsidR="00733354">
        <w:rPr>
          <w:lang w:val="en-CA"/>
        </w:rPr>
        <w:t xml:space="preserve"> (</w:t>
      </w:r>
      <w:r w:rsidR="00733354" w:rsidRPr="008B0EF5">
        <w:rPr>
          <w:lang w:val="en-CA"/>
        </w:rPr>
        <w:t>e.g. abrupt, gradational</w:t>
      </w:r>
      <w:r w:rsidR="00733354">
        <w:rPr>
          <w:lang w:val="en-CA"/>
        </w:rPr>
        <w:t>)</w:t>
      </w:r>
      <w:r w:rsidRPr="008B0EF5">
        <w:rPr>
          <w:lang w:val="en-CA"/>
        </w:rPr>
        <w:t>, as opposed to its type.</w:t>
      </w:r>
    </w:p>
    <w:p w14:paraId="1C16BD53" w14:textId="088AFC63" w:rsidR="008B0EF5" w:rsidRDefault="008B0EF5" w:rsidP="001C6DEB">
      <w:pPr>
        <w:pStyle w:val="Titre6"/>
        <w:rPr>
          <w:lang w:val="en-CA"/>
        </w:rPr>
      </w:pPr>
      <w:proofErr w:type="gramStart"/>
      <w:r>
        <w:rPr>
          <w:lang w:val="en-CA"/>
        </w:rPr>
        <w:t>orientation</w:t>
      </w:r>
      <w:proofErr w:type="gramEnd"/>
    </w:p>
    <w:p w14:paraId="665326F0" w14:textId="77777777" w:rsidR="008B0EF5" w:rsidRPr="008B0EF5" w:rsidRDefault="008B0EF5" w:rsidP="00D20646">
      <w:pPr>
        <w:rPr>
          <w:lang w:val="en-CA"/>
        </w:rPr>
      </w:pPr>
    </w:p>
    <w:p w14:paraId="08ED4D63" w14:textId="0BE4084C" w:rsidR="008B0EF5" w:rsidRDefault="008B0EF5" w:rsidP="00D20646">
      <w:pPr>
        <w:rPr>
          <w:lang w:val="en-CA"/>
        </w:rPr>
      </w:pPr>
      <w:r>
        <w:rPr>
          <w:lang w:val="en-CA"/>
        </w:rPr>
        <w:t>The orientation</w:t>
      </w:r>
      <w:proofErr w:type="gramStart"/>
      <w:r>
        <w:rPr>
          <w:lang w:val="en-CA"/>
        </w:rPr>
        <w:t>:</w:t>
      </w:r>
      <w:r w:rsidRPr="008B0EF5">
        <w:rPr>
          <w:lang w:val="en-CA"/>
        </w:rPr>
        <w:t>GSML</w:t>
      </w:r>
      <w:proofErr w:type="gramEnd"/>
      <w:r w:rsidRPr="008B0EF5">
        <w:rPr>
          <w:lang w:val="en-CA"/>
        </w:rPr>
        <w:t>_PlanarOrientation</w:t>
      </w:r>
      <w:r>
        <w:rPr>
          <w:lang w:val="en-CA"/>
        </w:rPr>
        <w:t xml:space="preserve"> property shall report the</w:t>
      </w:r>
      <w:r w:rsidRPr="008B0EF5">
        <w:rPr>
          <w:lang w:val="en-CA"/>
        </w:rPr>
        <w:t xml:space="preserve"> </w:t>
      </w:r>
      <w:r w:rsidR="00733354">
        <w:rPr>
          <w:lang w:val="en-CA"/>
        </w:rPr>
        <w:t xml:space="preserve">general </w:t>
      </w:r>
      <w:r w:rsidRPr="008B0EF5">
        <w:rPr>
          <w:lang w:val="en-CA"/>
        </w:rPr>
        <w:t>orientation of the contact surface</w:t>
      </w:r>
      <w:r>
        <w:rPr>
          <w:lang w:val="en-CA"/>
        </w:rPr>
        <w:t>.</w:t>
      </w:r>
    </w:p>
    <w:p w14:paraId="447CC07B" w14:textId="00F1078D" w:rsidR="008B0EF5" w:rsidRDefault="008B0EF5" w:rsidP="00D20646">
      <w:pPr>
        <w:pStyle w:val="Titre5"/>
        <w:rPr>
          <w:lang w:val="en-CA"/>
        </w:rPr>
      </w:pPr>
      <w:proofErr w:type="gramStart"/>
      <w:r w:rsidRPr="00D970E9">
        <w:rPr>
          <w:lang w:val="en-CA"/>
        </w:rPr>
        <w:t>correlatesWith</w:t>
      </w:r>
      <w:proofErr w:type="gramEnd"/>
    </w:p>
    <w:p w14:paraId="2CE6977C" w14:textId="77777777" w:rsidR="008B0EF5" w:rsidRPr="00D20646" w:rsidRDefault="008B0EF5" w:rsidP="00D20646">
      <w:pPr>
        <w:rPr>
          <w:lang w:val="en-CA"/>
        </w:rPr>
      </w:pPr>
    </w:p>
    <w:p w14:paraId="39BB7009" w14:textId="2E21583E" w:rsidR="008B0EF5" w:rsidRDefault="008B0EF5" w:rsidP="00D20646">
      <w:pPr>
        <w:rPr>
          <w:lang w:val="en-CA"/>
        </w:rPr>
      </w:pPr>
      <w:r>
        <w:rPr>
          <w:lang w:val="en-CA"/>
        </w:rPr>
        <w:t xml:space="preserve">The correlatesWith property shall be an association between ContactDescription and a GeochronologicBoundary describing </w:t>
      </w:r>
      <w:r w:rsidRPr="008B0EF5">
        <w:rPr>
          <w:lang w:val="en-CA"/>
        </w:rPr>
        <w:t>a geochronologic (</w:t>
      </w:r>
      <w:r w:rsidR="00EB7A36" w:rsidRPr="008B0EF5">
        <w:rPr>
          <w:lang w:val="en-CA"/>
        </w:rPr>
        <w:t>i.e.</w:t>
      </w:r>
      <w:r w:rsidRPr="008B0EF5">
        <w:rPr>
          <w:lang w:val="en-CA"/>
        </w:rPr>
        <w:t>, time zone) boundary that may correlate with 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bookmarkStart w:id="620" w:name="BKM_C1076615_3AE6_4988_8393_E66493CD8FB0"/>
            <w:bookmarkStart w:id="621" w:name="BKM_A9BDB16E_7011_463E_B96E_FB003E3472AA"/>
            <w:bookmarkEnd w:id="620"/>
            <w:bookmarkEnd w:id="621"/>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4127DE29" w:rsidR="00FC626E" w:rsidRPr="00D12552" w:rsidRDefault="00FC626E" w:rsidP="00FC626E">
            <w:pPr>
              <w:pStyle w:val="Tabletext10"/>
              <w:jc w:val="left"/>
              <w:rPr>
                <w:rStyle w:val="reqtext"/>
                <w:lang w:val="en-CA"/>
              </w:rPr>
            </w:pPr>
            <w:proofErr w:type="gramStart"/>
            <w:r>
              <w:rPr>
                <w:rStyle w:val="reqtext"/>
                <w:lang w:val="en-CA"/>
              </w:rPr>
              <w:t>correlatesWith</w:t>
            </w:r>
            <w:proofErr w:type="gramEnd"/>
            <w:r>
              <w:rPr>
                <w:rStyle w:val="reqtext"/>
                <w:lang w:val="en-CA"/>
              </w:rPr>
              <w:t xml:space="preserve"> association to a GeochronologicBondary SHALL be allowed only when contactType = </w:t>
            </w:r>
            <w:r w:rsidRPr="00FC626E">
              <w:rPr>
                <w:rStyle w:val="reqtext"/>
                <w:lang w:val="en-CA"/>
              </w:rPr>
              <w:t>ChronostratigraphicBoundary</w:t>
            </w:r>
            <w:r w:rsidR="00CB122C">
              <w:rPr>
                <w:rStyle w:val="reqtext"/>
                <w:lang w:val="en-CA"/>
              </w:rPr>
              <w:t>.</w:t>
            </w:r>
          </w:p>
        </w:tc>
      </w:tr>
    </w:tbl>
    <w:p w14:paraId="07FDD6C9" w14:textId="77777777" w:rsidR="008B0EF5" w:rsidRDefault="008B0EF5" w:rsidP="00AB10FC"/>
    <w:p w14:paraId="4D1E2A9F" w14:textId="0AA62852" w:rsidR="00D33E64" w:rsidRDefault="008B0EF5" w:rsidP="00AB10FC">
      <w:r>
        <w:t xml:space="preserve">A contact </w:t>
      </w:r>
      <w:r w:rsidR="003C6266">
        <w:t>correlation</w:t>
      </w:r>
      <w:r>
        <w:t xml:space="preserve"> with a Geochr</w:t>
      </w:r>
      <w:r w:rsidR="003C6266">
        <w:t>o</w:t>
      </w:r>
      <w:r>
        <w:t xml:space="preserve">nologicBoundary SHALL </w:t>
      </w:r>
      <w:r w:rsidR="003C6266">
        <w:t xml:space="preserve">ONLY </w:t>
      </w:r>
      <w:proofErr w:type="gramStart"/>
      <w:r>
        <w:t>be</w:t>
      </w:r>
      <w:proofErr w:type="gramEnd"/>
      <w:r>
        <w:t xml:space="preserve"> allowed when the contactType is a </w:t>
      </w:r>
      <w:r w:rsidRPr="008B0EF5">
        <w:t>ChronostratigraphicBoundary</w:t>
      </w:r>
      <w:r>
        <w:t>.</w:t>
      </w:r>
    </w:p>
    <w:p w14:paraId="416180C4" w14:textId="77777777" w:rsidR="008B0EF5" w:rsidRDefault="008B0EF5" w:rsidP="00AB10FC"/>
    <w:p w14:paraId="7A5BF1A8" w14:textId="7DD676BD" w:rsidR="008B0EF5" w:rsidRDefault="008B0EF5" w:rsidP="00AB10FC">
      <w:r>
        <w:t>A contact SHALL be the boundary of 2 and only 2 GeologicUnit</w:t>
      </w:r>
      <w:r w:rsidR="003C6266">
        <w:t>s</w:t>
      </w:r>
      <w:r>
        <w:t>. The relationship between a contact and bounding units is encoded using GeologicFeatureRelation when the type is a contactType (erosionalContact, etc</w:t>
      </w:r>
      <w:r w:rsidR="00EB7A36">
        <w:t>...)</w:t>
      </w:r>
      <w:r w:rsidR="00E041CF">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0EF5" w:rsidRPr="00D12552" w14:paraId="2A5703FE" w14:textId="77777777" w:rsidTr="00385692">
        <w:trPr>
          <w:cantSplit/>
        </w:trPr>
        <w:tc>
          <w:tcPr>
            <w:tcW w:w="4219" w:type="dxa"/>
            <w:tcBorders>
              <w:right w:val="nil"/>
            </w:tcBorders>
            <w:shd w:val="clear" w:color="auto" w:fill="auto"/>
          </w:tcPr>
          <w:p w14:paraId="65CCFB92" w14:textId="77777777" w:rsidR="008B0EF5" w:rsidRPr="00D12552" w:rsidRDefault="008B0EF5" w:rsidP="00385692">
            <w:pPr>
              <w:pStyle w:val="Tabletext10"/>
              <w:rPr>
                <w:rStyle w:val="requri"/>
                <w:lang w:val="en-CA"/>
              </w:rPr>
            </w:pPr>
            <w:r>
              <w:rPr>
                <w:rStyle w:val="requri"/>
                <w:lang w:val="en-CA"/>
              </w:rPr>
              <w:t>/req/gsml4-extension</w:t>
            </w:r>
            <w:r w:rsidRPr="00D12552">
              <w:rPr>
                <w:rStyle w:val="requri"/>
                <w:lang w:val="en-CA"/>
              </w:rPr>
              <w:t>/</w:t>
            </w:r>
            <w:r>
              <w:rPr>
                <w:rStyle w:val="requri"/>
                <w:lang w:val="en-CA"/>
              </w:rPr>
              <w:t>contact-boundary</w:t>
            </w:r>
          </w:p>
        </w:tc>
        <w:tc>
          <w:tcPr>
            <w:tcW w:w="4678" w:type="dxa"/>
            <w:tcBorders>
              <w:left w:val="nil"/>
            </w:tcBorders>
            <w:shd w:val="clear" w:color="auto" w:fill="auto"/>
          </w:tcPr>
          <w:p w14:paraId="03DC0275" w14:textId="06AEAEE5" w:rsidR="008B0EF5" w:rsidRPr="00083053" w:rsidRDefault="00E041CF" w:rsidP="003C6266">
            <w:pPr>
              <w:pStyle w:val="Tabletext10"/>
              <w:jc w:val="left"/>
              <w:rPr>
                <w:rStyle w:val="reqtext"/>
                <w:lang w:val="en-US"/>
              </w:rPr>
            </w:pPr>
            <w:commentRangeStart w:id="622"/>
            <w:r>
              <w:rPr>
                <w:rStyle w:val="reqtext"/>
                <w:lang w:val="en-CA"/>
              </w:rPr>
              <w:t xml:space="preserve">A contact SHALL have 2 and </w:t>
            </w:r>
            <w:r w:rsidR="00E105E6">
              <w:rPr>
                <w:rStyle w:val="reqtext"/>
                <w:lang w:val="en-CA"/>
              </w:rPr>
              <w:t xml:space="preserve">only </w:t>
            </w:r>
            <w:r>
              <w:rPr>
                <w:rStyle w:val="reqtext"/>
                <w:lang w:val="en-CA"/>
              </w:rPr>
              <w:t xml:space="preserve">2 two instances of GeologicFeatureRelation </w:t>
            </w:r>
            <w:r w:rsidR="003C6266">
              <w:rPr>
                <w:rStyle w:val="reqtext"/>
                <w:lang w:val="en-CA"/>
              </w:rPr>
              <w:t xml:space="preserve">which roles are boundaries and targets are </w:t>
            </w:r>
            <w:r>
              <w:rPr>
                <w:rStyle w:val="reqtext"/>
                <w:lang w:val="en-CA"/>
              </w:rPr>
              <w:t xml:space="preserve">GeologicUnit. </w:t>
            </w:r>
            <w:commentRangeEnd w:id="622"/>
            <w:r w:rsidR="00F97733">
              <w:rPr>
                <w:rStyle w:val="Marquedecommentaire"/>
                <w:rFonts w:ascii="Times New Roman" w:eastAsia="Times New Roman" w:hAnsi="Times New Roman"/>
                <w:lang w:val="en-US" w:eastAsia="en-US"/>
              </w:rPr>
              <w:commentReference w:id="622"/>
            </w:r>
          </w:p>
        </w:tc>
      </w:tr>
    </w:tbl>
    <w:p w14:paraId="60F3CD41" w14:textId="77777777" w:rsidR="008B0EF5" w:rsidRDefault="008B0EF5" w:rsidP="00AB10FC"/>
    <w:p w14:paraId="06743E2A" w14:textId="68CAE696" w:rsidR="00FC626E" w:rsidRDefault="00FC626E" w:rsidP="00FC626E">
      <w:pPr>
        <w:pStyle w:val="Titre4"/>
      </w:pPr>
      <w:r>
        <w:t>DisplacementEvent</w:t>
      </w:r>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12A47F04" w:rsidR="00FC626E" w:rsidRDefault="00F658C5" w:rsidP="00FC626E">
      <w:pPr>
        <w:keepNext/>
      </w:pPr>
      <w:r>
        <w:rPr>
          <w:noProof/>
          <w:lang w:val="en-CA" w:eastAsia="en-CA"/>
        </w:rPr>
        <w:lastRenderedPageBreak/>
        <w:drawing>
          <wp:inline distT="0" distB="0" distL="0" distR="0" wp14:anchorId="34B470B1" wp14:editId="5E1CD1AB">
            <wp:extent cx="3933825" cy="57531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933825" cy="5753100"/>
                    </a:xfrm>
                    <a:prstGeom prst="rect">
                      <a:avLst/>
                    </a:prstGeom>
                    <a:noFill/>
                    <a:ln>
                      <a:noFill/>
                    </a:ln>
                  </pic:spPr>
                </pic:pic>
              </a:graphicData>
            </a:graphic>
          </wp:inline>
        </w:drawing>
      </w:r>
    </w:p>
    <w:p w14:paraId="40398DF5" w14:textId="5DE7AE8A" w:rsidR="00FC626E" w:rsidRDefault="00FC626E" w:rsidP="00FC626E">
      <w:pPr>
        <w:pStyle w:val="Lgende"/>
      </w:pPr>
      <w:bookmarkStart w:id="623" w:name="_Ref446932377"/>
      <w:r>
        <w:t xml:space="preserve">Figure </w:t>
      </w:r>
      <w:r w:rsidR="00673E83">
        <w:fldChar w:fldCharType="begin"/>
      </w:r>
      <w:r w:rsidR="00673E83">
        <w:instrText xml:space="preserve"> SEQ Figure \* ARABIC </w:instrText>
      </w:r>
      <w:r w:rsidR="00673E83">
        <w:fldChar w:fldCharType="separate"/>
      </w:r>
      <w:r w:rsidR="00F02ED9">
        <w:rPr>
          <w:noProof/>
        </w:rPr>
        <w:t>61</w:t>
      </w:r>
      <w:r w:rsidR="00673E83">
        <w:rPr>
          <w:noProof/>
        </w:rPr>
        <w:fldChar w:fldCharType="end"/>
      </w:r>
      <w:bookmarkEnd w:id="623"/>
      <w:r>
        <w:t>: DisplacementEvent</w:t>
      </w:r>
      <w:r w:rsidR="00A63650">
        <w:t xml:space="preserve"> context diagram</w:t>
      </w:r>
    </w:p>
    <w:p w14:paraId="667B317C" w14:textId="45068993" w:rsidR="00A63650" w:rsidRDefault="00A63650" w:rsidP="00D20646">
      <w:pPr>
        <w:pStyle w:val="Titre5"/>
        <w:rPr>
          <w:lang w:val="en-CA"/>
        </w:rPr>
      </w:pPr>
      <w:proofErr w:type="gramStart"/>
      <w:r w:rsidRPr="00D970E9">
        <w:rPr>
          <w:lang w:val="en-CA"/>
        </w:rPr>
        <w:t>incrementalDisplacement</w:t>
      </w:r>
      <w:proofErr w:type="gramEnd"/>
    </w:p>
    <w:p w14:paraId="484C4FD9" w14:textId="77777777" w:rsidR="00A63650" w:rsidRDefault="00A63650" w:rsidP="00D20646"/>
    <w:p w14:paraId="26D8AAE4" w14:textId="34B4C5EC" w:rsidR="00A63650" w:rsidRDefault="00A63650" w:rsidP="00D20646">
      <w:r>
        <w:t>The incrementalDisplacement</w:t>
      </w:r>
      <w:proofErr w:type="gramStart"/>
      <w:r>
        <w:t>:DisplacementValue</w:t>
      </w:r>
      <w:proofErr w:type="gramEnd"/>
      <w:r>
        <w:t xml:space="preserve"> property shall </w:t>
      </w:r>
      <w:r w:rsidR="003C6266">
        <w:t>be an association between a Di</w:t>
      </w:r>
      <w:r w:rsidR="00EB7A36">
        <w:t>s</w:t>
      </w:r>
      <w:r w:rsidR="003C6266">
        <w:t xml:space="preserve">placementEvent and a DisplacementValue </w:t>
      </w:r>
      <w:r>
        <w:t>report</w:t>
      </w:r>
      <w:r w:rsidR="003C6266">
        <w:t>ing</w:t>
      </w:r>
      <w:r>
        <w:t xml:space="preserve"> </w:t>
      </w:r>
      <w:r w:rsidRPr="00A63650">
        <w:t>the parameters of the displacement</w:t>
      </w:r>
      <w:r>
        <w:t>.</w:t>
      </w:r>
    </w:p>
    <w:p w14:paraId="71B4C2ED" w14:textId="534B9CB4" w:rsidR="008C4F74" w:rsidRDefault="009A0D4B" w:rsidP="00FC626E">
      <w:pPr>
        <w:pStyle w:val="Titre4"/>
      </w:pPr>
      <w:r>
        <w:t>Layering</w:t>
      </w:r>
    </w:p>
    <w:p w14:paraId="4697C042" w14:textId="77777777" w:rsidR="009A0D4B" w:rsidRDefault="009A0D4B" w:rsidP="00D20646"/>
    <w:p w14:paraId="68EF5A3E" w14:textId="18D8E4B9" w:rsidR="009A0D4B" w:rsidRDefault="003C6266" w:rsidP="00D20646">
      <w:r>
        <w:lastRenderedPageBreak/>
        <w:t>A p</w:t>
      </w:r>
      <w:r w:rsidR="009A0D4B" w:rsidRPr="009A0D4B">
        <w:t>lanar foliation</w:t>
      </w:r>
      <w:r>
        <w:t xml:space="preserve"> is</w:t>
      </w:r>
      <w:r w:rsidR="009A0D4B" w:rsidRPr="009A0D4B">
        <w:t xml:space="preserve"> defined by a tabular succession of layers &gt; 5 mm thick. This definition is based on the proposed definition of gneiss by the NADM Science Language Technical Team</w:t>
      </w:r>
      <w:r>
        <w:t xml:space="preserve"> (NADMSC 2004</w:t>
      </w:r>
      <w:r w:rsidR="00EB7A36">
        <w:t>),</w:t>
      </w:r>
      <w:r w:rsidR="009A0D4B" w:rsidRPr="009A0D4B">
        <w:t xml:space="preserve"> so that the GeologicStructure characteristic of gneiss is layering. </w:t>
      </w:r>
    </w:p>
    <w:p w14:paraId="4319CBB1" w14:textId="7565EED7" w:rsidR="009A0D4B" w:rsidRDefault="00F658C5" w:rsidP="00D20646">
      <w:pPr>
        <w:keepNext/>
      </w:pPr>
      <w:r>
        <w:rPr>
          <w:noProof/>
          <w:lang w:val="en-CA" w:eastAsia="en-CA"/>
        </w:rPr>
        <w:drawing>
          <wp:inline distT="0" distB="0" distL="0" distR="0" wp14:anchorId="67477FD4" wp14:editId="4AB3F90B">
            <wp:extent cx="4905375" cy="376237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905375" cy="3762375"/>
                    </a:xfrm>
                    <a:prstGeom prst="rect">
                      <a:avLst/>
                    </a:prstGeom>
                    <a:noFill/>
                    <a:ln>
                      <a:noFill/>
                    </a:ln>
                  </pic:spPr>
                </pic:pic>
              </a:graphicData>
            </a:graphic>
          </wp:inline>
        </w:drawing>
      </w:r>
    </w:p>
    <w:p w14:paraId="46B783CF" w14:textId="752414B0" w:rsidR="009A0D4B" w:rsidRDefault="009A0D4B" w:rsidP="00D20646">
      <w:pPr>
        <w:pStyle w:val="Lgende"/>
      </w:pPr>
      <w:r>
        <w:t xml:space="preserve">Figure </w:t>
      </w:r>
      <w:r>
        <w:fldChar w:fldCharType="begin"/>
      </w:r>
      <w:r>
        <w:instrText xml:space="preserve"> SEQ Figure \* ARABIC </w:instrText>
      </w:r>
      <w:r>
        <w:fldChar w:fldCharType="separate"/>
      </w:r>
      <w:r w:rsidR="00F02ED9">
        <w:rPr>
          <w:noProof/>
        </w:rPr>
        <w:t>62</w:t>
      </w:r>
      <w:r>
        <w:fldChar w:fldCharType="end"/>
      </w:r>
      <w:r>
        <w:t>: Layering</w:t>
      </w:r>
      <w:r w:rsidR="00A63650">
        <w:t xml:space="preserve"> context diagram</w:t>
      </w:r>
    </w:p>
    <w:p w14:paraId="72B8C7C9" w14:textId="77777777" w:rsidR="009A0D4B" w:rsidRDefault="009A0D4B" w:rsidP="00D20646"/>
    <w:p w14:paraId="7603D751" w14:textId="0280B9A1" w:rsidR="00A63650" w:rsidRDefault="00A63650" w:rsidP="00D20646">
      <w:pPr>
        <w:pStyle w:val="Titre5"/>
      </w:pPr>
      <w:proofErr w:type="gramStart"/>
      <w:r>
        <w:t>layeringComposition</w:t>
      </w:r>
      <w:proofErr w:type="gramEnd"/>
    </w:p>
    <w:p w14:paraId="0B4252AC" w14:textId="77777777" w:rsidR="00A63650" w:rsidRDefault="00A63650" w:rsidP="00D20646"/>
    <w:p w14:paraId="092A68DA" w14:textId="30EA2FA9" w:rsidR="00A63650" w:rsidRPr="00777586" w:rsidRDefault="00A63650" w:rsidP="00A63650">
      <w:r w:rsidRPr="00A63650">
        <w:t>The layeringComposition property shall be an association between a Layering and a RockMaterial that describes the rock material that may define compositional layering</w:t>
      </w:r>
      <w:r w:rsidR="008279FB">
        <w:t>.</w:t>
      </w:r>
    </w:p>
    <w:p w14:paraId="1B2977DC" w14:textId="77777777" w:rsidR="00A63650" w:rsidRDefault="00A63650" w:rsidP="00D20646"/>
    <w:p w14:paraId="4FF3F9A9" w14:textId="77777777" w:rsidR="009A0D4B" w:rsidRDefault="009A0D4B" w:rsidP="009A0D4B">
      <w:pPr>
        <w:pStyle w:val="Titre4"/>
      </w:pPr>
      <w:r>
        <w:t>DisplacementValue</w:t>
      </w:r>
    </w:p>
    <w:p w14:paraId="220C1111" w14:textId="77777777" w:rsidR="003C6266" w:rsidRDefault="003C6266" w:rsidP="00FC626E"/>
    <w:p w14:paraId="1E689ECE" w14:textId="23333F30" w:rsidR="00777586" w:rsidRDefault="00777586" w:rsidP="00FC626E">
      <w:r>
        <w:t>A displacement value</w:t>
      </w:r>
      <w:r w:rsidRPr="008C4F74">
        <w:t xml:space="preserve"> express</w:t>
      </w:r>
      <w:r>
        <w:t>es</w:t>
      </w:r>
      <w:r w:rsidRPr="008C4F74">
        <w:t xml:space="preserve"> the displacement on a fault with respect to a planar approximation of its shape</w:t>
      </w:r>
      <w:r w:rsidR="008279FB">
        <w:t>.</w:t>
      </w:r>
    </w:p>
    <w:p w14:paraId="14044106" w14:textId="77777777" w:rsidR="00777586" w:rsidRDefault="00777586" w:rsidP="00FC626E"/>
    <w:p w14:paraId="470D8BA5" w14:textId="0DA6B269" w:rsidR="00386910" w:rsidRDefault="00F658C5" w:rsidP="00386910">
      <w:pPr>
        <w:keepNext/>
      </w:pPr>
      <w:r>
        <w:rPr>
          <w:noProof/>
          <w:lang w:val="en-CA" w:eastAsia="en-CA"/>
        </w:rPr>
        <w:lastRenderedPageBreak/>
        <w:drawing>
          <wp:inline distT="0" distB="0" distL="0" distR="0" wp14:anchorId="637CFD41" wp14:editId="01C214DA">
            <wp:extent cx="5486400" cy="46482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86400" cy="4648200"/>
                    </a:xfrm>
                    <a:prstGeom prst="rect">
                      <a:avLst/>
                    </a:prstGeom>
                    <a:noFill/>
                    <a:ln>
                      <a:noFill/>
                    </a:ln>
                  </pic:spPr>
                </pic:pic>
              </a:graphicData>
            </a:graphic>
          </wp:inline>
        </w:drawing>
      </w:r>
    </w:p>
    <w:p w14:paraId="6B5034BE" w14:textId="019FF739" w:rsidR="00777586" w:rsidRDefault="00386910" w:rsidP="00386910">
      <w:pPr>
        <w:pStyle w:val="Lgende"/>
      </w:pPr>
      <w:r>
        <w:t xml:space="preserve">Figure </w:t>
      </w:r>
      <w:r w:rsidR="00673E83">
        <w:fldChar w:fldCharType="begin"/>
      </w:r>
      <w:r w:rsidR="00673E83">
        <w:instrText xml:space="preserve"> SEQ Figure \* ARABIC </w:instrText>
      </w:r>
      <w:r w:rsidR="00673E83">
        <w:fldChar w:fldCharType="separate"/>
      </w:r>
      <w:r w:rsidR="00F02ED9">
        <w:rPr>
          <w:noProof/>
        </w:rPr>
        <w:t>63</w:t>
      </w:r>
      <w:r w:rsidR="00673E83">
        <w:rPr>
          <w:noProof/>
        </w:rPr>
        <w:fldChar w:fldCharType="end"/>
      </w:r>
      <w:r>
        <w:t xml:space="preserve">: </w:t>
      </w:r>
      <w:r w:rsidRPr="00E94CE7">
        <w:t>Displacement value subtypes</w:t>
      </w:r>
      <w:r w:rsidR="008279FB">
        <w:t xml:space="preserve"> context diagram.</w:t>
      </w:r>
    </w:p>
    <w:p w14:paraId="10EB9AA4" w14:textId="3F9C9837" w:rsidR="008C4F74" w:rsidRDefault="008C4F74" w:rsidP="008C4F74">
      <w:pPr>
        <w:autoSpaceDE w:val="0"/>
        <w:autoSpaceDN w:val="0"/>
        <w:adjustRightInd w:val="0"/>
        <w:spacing w:after="0"/>
        <w:rPr>
          <w:color w:val="000000"/>
          <w:sz w:val="20"/>
          <w:szCs w:val="20"/>
          <w:lang w:val="en-CA"/>
        </w:rPr>
      </w:pPr>
      <w:bookmarkStart w:id="624" w:name="BKM_0148DBC7_BEFE_411F_BDA0_ED2509780C45"/>
      <w:bookmarkEnd w:id="624"/>
    </w:p>
    <w:p w14:paraId="2969A0DB" w14:textId="32F22047" w:rsidR="00A41036" w:rsidRDefault="00A41036" w:rsidP="00D20646">
      <w:pPr>
        <w:pStyle w:val="Titre5"/>
        <w:rPr>
          <w:lang w:val="en-CA"/>
        </w:rPr>
      </w:pPr>
      <w:proofErr w:type="gramStart"/>
      <w:r w:rsidRPr="00D970E9">
        <w:rPr>
          <w:lang w:val="en-CA"/>
        </w:rPr>
        <w:t>hangingWallDirection</w:t>
      </w:r>
      <w:proofErr w:type="gramEnd"/>
    </w:p>
    <w:p w14:paraId="0DCD049C" w14:textId="77777777" w:rsidR="00A41036" w:rsidRDefault="00A41036" w:rsidP="008C4F74">
      <w:pPr>
        <w:autoSpaceDE w:val="0"/>
        <w:autoSpaceDN w:val="0"/>
        <w:adjustRightInd w:val="0"/>
        <w:spacing w:after="0"/>
        <w:rPr>
          <w:rFonts w:ascii="Calibri" w:hAnsi="Calibri"/>
          <w:b/>
          <w:bCs/>
          <w:color w:val="000000"/>
          <w:sz w:val="20"/>
          <w:szCs w:val="20"/>
          <w:lang w:val="en-CA"/>
        </w:rPr>
      </w:pPr>
    </w:p>
    <w:p w14:paraId="0D368CB9" w14:textId="278E25AC" w:rsidR="00A41036" w:rsidRDefault="00A41036" w:rsidP="00D20646">
      <w:pPr>
        <w:rPr>
          <w:lang w:val="en-CA"/>
        </w:rPr>
      </w:pPr>
      <w:r>
        <w:rPr>
          <w:lang w:val="en-CA"/>
        </w:rPr>
        <w:t xml:space="preserve">The property </w:t>
      </w:r>
      <w:r w:rsidRPr="00A41036">
        <w:rPr>
          <w:lang w:val="en-CA"/>
        </w:rPr>
        <w:t>hangingWallDirection</w:t>
      </w:r>
      <w:proofErr w:type="gramStart"/>
      <w:r>
        <w:t>:</w:t>
      </w:r>
      <w:r w:rsidRPr="00A41036">
        <w:rPr>
          <w:lang w:val="en-CA"/>
        </w:rPr>
        <w:t>GSML</w:t>
      </w:r>
      <w:proofErr w:type="gramEnd"/>
      <w:r w:rsidRPr="00A41036">
        <w:rPr>
          <w:lang w:val="en-CA"/>
        </w:rPr>
        <w:t>_LinearOrientation</w:t>
      </w:r>
      <w:r>
        <w:rPr>
          <w:lang w:val="en-CA"/>
        </w:rPr>
        <w:t xml:space="preserve"> shall describe</w:t>
      </w:r>
      <w:r w:rsidR="00AF6A26">
        <w:rPr>
          <w:lang w:val="en-CA"/>
        </w:rPr>
        <w:t xml:space="preserve"> the direction of the</w:t>
      </w:r>
      <w:r>
        <w:rPr>
          <w:lang w:val="en-CA"/>
        </w:rPr>
        <w:t xml:space="preserve"> </w:t>
      </w:r>
      <w:r w:rsidR="00AF6A26" w:rsidRPr="00AF6A26">
        <w:rPr>
          <w:lang w:val="en-CA"/>
        </w:rPr>
        <w:t>hanging wall side of the fault-system for faults that are steep enough to define</w:t>
      </w:r>
      <w:r w:rsidR="00AF6A26">
        <w:rPr>
          <w:lang w:val="en-CA"/>
        </w:rPr>
        <w:t xml:space="preserve"> a hanging-wall on the map trace.  </w:t>
      </w:r>
    </w:p>
    <w:p w14:paraId="23F455E7" w14:textId="63D0BEB2" w:rsidR="00AF6A26" w:rsidRDefault="00AF6A26" w:rsidP="00D20646">
      <w:pPr>
        <w:pStyle w:val="Titre5"/>
        <w:rPr>
          <w:lang w:val="en-CA"/>
        </w:rPr>
      </w:pPr>
      <w:proofErr w:type="gramStart"/>
      <w:r>
        <w:rPr>
          <w:lang w:val="en-CA"/>
        </w:rPr>
        <w:t>movementSense</w:t>
      </w:r>
      <w:proofErr w:type="gramEnd"/>
    </w:p>
    <w:p w14:paraId="5584D448" w14:textId="77777777" w:rsidR="00AF6A26" w:rsidRDefault="00AF6A26" w:rsidP="008C4F74">
      <w:pPr>
        <w:autoSpaceDE w:val="0"/>
        <w:autoSpaceDN w:val="0"/>
        <w:adjustRightInd w:val="0"/>
        <w:spacing w:after="0"/>
        <w:rPr>
          <w:color w:val="000000"/>
          <w:sz w:val="20"/>
          <w:szCs w:val="20"/>
          <w:lang w:val="en-CA"/>
        </w:rPr>
      </w:pPr>
    </w:p>
    <w:p w14:paraId="1EFFA905" w14:textId="61435EFF" w:rsidR="00AF6A26" w:rsidRDefault="00AF6A26" w:rsidP="00D20646">
      <w:pPr>
        <w:rPr>
          <w:lang w:val="en-CA"/>
        </w:rPr>
      </w:pPr>
      <w:r>
        <w:rPr>
          <w:lang w:val="en-CA"/>
        </w:rPr>
        <w:t>The movementSense</w:t>
      </w:r>
      <w:proofErr w:type="gramStart"/>
      <w:r>
        <w:rPr>
          <w:lang w:val="en-CA"/>
        </w:rPr>
        <w:t>:MovementSenseTerm</w:t>
      </w:r>
      <w:proofErr w:type="gramEnd"/>
      <w:r>
        <w:rPr>
          <w:lang w:val="en-CA"/>
        </w:rPr>
        <w:t xml:space="preserve"> shall be a term from a controlled vocabulary that describes t</w:t>
      </w:r>
      <w:r w:rsidRPr="00AF6A26">
        <w:rPr>
          <w:lang w:val="en-CA"/>
        </w:rPr>
        <w:t>he movement sense of displacement along a geologic structure (</w:t>
      </w:r>
      <w:r w:rsidR="00EB7A36" w:rsidRPr="00AF6A26">
        <w:rPr>
          <w:lang w:val="en-CA"/>
        </w:rPr>
        <w:t>e.g.</w:t>
      </w:r>
      <w:r w:rsidRPr="00AF6A26">
        <w:rPr>
          <w:lang w:val="en-CA"/>
        </w:rPr>
        <w:t>, dextral, sinistral)</w:t>
      </w:r>
      <w:r w:rsidR="008279FB">
        <w:rPr>
          <w:lang w:val="en-CA"/>
        </w:rPr>
        <w:t>.</w:t>
      </w:r>
    </w:p>
    <w:p w14:paraId="10ADEFA4" w14:textId="7BCF1E52" w:rsidR="00AF6A26" w:rsidRDefault="00AF6A26" w:rsidP="00D20646">
      <w:pPr>
        <w:pStyle w:val="Titre5"/>
        <w:rPr>
          <w:lang w:val="en-CA"/>
        </w:rPr>
      </w:pPr>
      <w:proofErr w:type="gramStart"/>
      <w:r w:rsidRPr="00D970E9">
        <w:rPr>
          <w:lang w:val="en-CA"/>
        </w:rPr>
        <w:t>movementType</w:t>
      </w:r>
      <w:proofErr w:type="gramEnd"/>
    </w:p>
    <w:p w14:paraId="6B1E694D" w14:textId="0D30F9BC" w:rsidR="00AF6A26" w:rsidRDefault="00AF6A26" w:rsidP="00D20646">
      <w:pPr>
        <w:rPr>
          <w:lang w:val="en-CA"/>
        </w:rPr>
      </w:pPr>
      <w:r>
        <w:rPr>
          <w:lang w:val="en-CA"/>
        </w:rPr>
        <w:t>The property movementType</w:t>
      </w:r>
      <w:proofErr w:type="gramStart"/>
      <w:r>
        <w:rPr>
          <w:lang w:val="en-CA"/>
        </w:rPr>
        <w:t>:MovementTypeTerm</w:t>
      </w:r>
      <w:proofErr w:type="gramEnd"/>
      <w:r>
        <w:rPr>
          <w:lang w:val="en-CA"/>
        </w:rPr>
        <w:t xml:space="preserve"> shall contain a term from a controlled vocabulary that d</w:t>
      </w:r>
      <w:r w:rsidRPr="00AF6A26">
        <w:rPr>
          <w:lang w:val="en-CA"/>
        </w:rPr>
        <w:t xml:space="preserve">efines the type of </w:t>
      </w:r>
      <w:r w:rsidR="00EB7A36" w:rsidRPr="00AF6A26">
        <w:rPr>
          <w:lang w:val="en-CA"/>
        </w:rPr>
        <w:t>movement (e.g.</w:t>
      </w:r>
      <w:r w:rsidRPr="00AF6A26">
        <w:rPr>
          <w:lang w:val="en-CA"/>
        </w:rPr>
        <w:t xml:space="preserve"> dip-slip, strike-slip)</w:t>
      </w:r>
      <w:r w:rsidR="008279FB">
        <w:rPr>
          <w:lang w:val="en-CA"/>
        </w:rPr>
        <w:t>.</w:t>
      </w:r>
    </w:p>
    <w:p w14:paraId="7C024198" w14:textId="7D9B5B0D" w:rsidR="00AF6A26" w:rsidRDefault="00AF6A26" w:rsidP="00D20646">
      <w:pPr>
        <w:pStyle w:val="Titre5"/>
        <w:rPr>
          <w:lang w:val="en-CA"/>
        </w:rPr>
      </w:pPr>
      <w:proofErr w:type="gramStart"/>
      <w:r w:rsidRPr="00D970E9">
        <w:rPr>
          <w:lang w:val="en-CA"/>
        </w:rPr>
        <w:lastRenderedPageBreak/>
        <w:t>displacementEvent</w:t>
      </w:r>
      <w:proofErr w:type="gramEnd"/>
    </w:p>
    <w:p w14:paraId="54889A66" w14:textId="77777777" w:rsidR="00AF6A26" w:rsidRPr="00D20646" w:rsidRDefault="00AF6A26" w:rsidP="00D20646">
      <w:pPr>
        <w:rPr>
          <w:lang w:val="en-CA"/>
        </w:rPr>
      </w:pPr>
    </w:p>
    <w:p w14:paraId="27FE90A0" w14:textId="6C10476D" w:rsidR="00AF6A26" w:rsidRDefault="00AF6A26" w:rsidP="00D20646">
      <w:pPr>
        <w:rPr>
          <w:lang w:val="en-CA"/>
        </w:rPr>
      </w:pPr>
      <w:r>
        <w:rPr>
          <w:lang w:val="en-CA"/>
        </w:rPr>
        <w:t xml:space="preserve">The property displacementEvent event shall </w:t>
      </w:r>
      <w:r w:rsidR="003C6266">
        <w:rPr>
          <w:lang w:val="en-CA"/>
        </w:rPr>
        <w:t xml:space="preserve">be an association between a Displacement and a GeologicEvent that </w:t>
      </w:r>
      <w:r>
        <w:rPr>
          <w:lang w:val="en-CA"/>
        </w:rPr>
        <w:t>contain</w:t>
      </w:r>
      <w:r w:rsidR="003C6266">
        <w:rPr>
          <w:lang w:val="en-CA"/>
        </w:rPr>
        <w:t>s</w:t>
      </w:r>
      <w:r>
        <w:rPr>
          <w:lang w:val="en-CA"/>
        </w:rPr>
        <w:t xml:space="preserve"> a</w:t>
      </w:r>
      <w:r w:rsidRPr="00AF6A26">
        <w:rPr>
          <w:lang w:val="en-CA"/>
        </w:rPr>
        <w:t xml:space="preserve"> description of the age, environment and process of a shear displacement event</w:t>
      </w:r>
      <w:r>
        <w:rPr>
          <w:lang w:val="en-CA"/>
        </w:rPr>
        <w:t>.</w:t>
      </w:r>
    </w:p>
    <w:p w14:paraId="769A80D5" w14:textId="3D3B1896" w:rsidR="00FC626E" w:rsidRDefault="00777586" w:rsidP="00AB10FC">
      <w:pPr>
        <w:pStyle w:val="Titre4"/>
      </w:pPr>
      <w:bookmarkStart w:id="625" w:name="BKM_3201DCDD_D133_49AE_90CB_9F86F5B18ACE"/>
      <w:bookmarkStart w:id="626" w:name="BKM_5AEA7724_2100_40A1_BA99_6516E4CE2A3E"/>
      <w:bookmarkStart w:id="627" w:name="BKM_65E9638C_341E_4069_9C8F_D8BC2F8B7601"/>
      <w:bookmarkEnd w:id="625"/>
      <w:bookmarkEnd w:id="626"/>
      <w:bookmarkEnd w:id="627"/>
      <w:r>
        <w:t>SeparationValue</w:t>
      </w:r>
    </w:p>
    <w:p w14:paraId="0835FC54" w14:textId="77777777" w:rsidR="008279FB" w:rsidRDefault="008279FB" w:rsidP="00AB10FC"/>
    <w:p w14:paraId="41A1AB52" w14:textId="2173FD72" w:rsidR="00777586" w:rsidRDefault="00C74871" w:rsidP="00AB10FC">
      <w:r>
        <w:t>SeparationValue is a kind of DisplacementValue that describes t</w:t>
      </w:r>
      <w:r w:rsidR="00777586" w:rsidRPr="00777586">
        <w:t>he amount of separation displacement across a structure.</w:t>
      </w:r>
    </w:p>
    <w:p w14:paraId="73DEF701" w14:textId="78E3A00B" w:rsidR="00C74871" w:rsidRDefault="00C74871" w:rsidP="00D20646">
      <w:pPr>
        <w:pStyle w:val="Titre5"/>
        <w:rPr>
          <w:lang w:val="en-CA"/>
        </w:rPr>
      </w:pPr>
      <w:r w:rsidRPr="00D970E9">
        <w:rPr>
          <w:lang w:val="en-CA"/>
        </w:rPr>
        <w:t>Separation</w:t>
      </w:r>
    </w:p>
    <w:p w14:paraId="5AA86401" w14:textId="77777777" w:rsidR="00C74871" w:rsidRPr="00D20646" w:rsidRDefault="00C74871">
      <w:pPr>
        <w:rPr>
          <w:lang w:val="en-CA"/>
        </w:rPr>
      </w:pPr>
    </w:p>
    <w:p w14:paraId="4BB6DBF2" w14:textId="131799B2" w:rsidR="00C74871" w:rsidRDefault="00C74871" w:rsidP="00AB10FC">
      <w:r>
        <w:t>The property separation</w:t>
      </w:r>
      <w:proofErr w:type="gramStart"/>
      <w:r>
        <w:t>:</w:t>
      </w:r>
      <w:r w:rsidRPr="00C74871">
        <w:t>GSML</w:t>
      </w:r>
      <w:proofErr w:type="gramEnd"/>
      <w:r w:rsidRPr="00C74871">
        <w:t>_Vector</w:t>
      </w:r>
      <w:r>
        <w:t xml:space="preserve"> shall report the </w:t>
      </w:r>
      <w:r w:rsidRPr="00C74871">
        <w:t>apparent offset of planar feature, report</w:t>
      </w:r>
      <w:r>
        <w:t>ed</w:t>
      </w:r>
      <w:r w:rsidRPr="00C74871">
        <w:t xml:space="preserve"> as </w:t>
      </w:r>
      <w:r w:rsidR="003C6266">
        <w:t xml:space="preserve">a </w:t>
      </w:r>
      <w:r w:rsidRPr="00C74871">
        <w:t>vector.</w:t>
      </w:r>
    </w:p>
    <w:p w14:paraId="50543842" w14:textId="45A24A54" w:rsidR="00777586" w:rsidRDefault="00777586" w:rsidP="00777586">
      <w:pPr>
        <w:pStyle w:val="Titre4"/>
      </w:pPr>
      <w:bookmarkStart w:id="628" w:name="BKM_08A92A70_F1F3_4B2A_9DC3_7E931F02BD38"/>
      <w:bookmarkStart w:id="629" w:name="BKM_3F7EC057_E707_4A06_A6E3_17A0DD602106"/>
      <w:bookmarkEnd w:id="628"/>
      <w:bookmarkEnd w:id="629"/>
      <w:r>
        <w:t>NetSlipValue</w:t>
      </w:r>
    </w:p>
    <w:p w14:paraId="0786FEA3" w14:textId="77777777" w:rsidR="00777586" w:rsidRPr="00777586" w:rsidRDefault="00777586" w:rsidP="00777586"/>
    <w:p w14:paraId="1A3385D7" w14:textId="79CED148" w:rsidR="00777586" w:rsidRDefault="00C74871" w:rsidP="00AB10FC">
      <w:r>
        <w:t xml:space="preserve">NetSlipValue is a kind of DisplacementValue that describes the </w:t>
      </w:r>
      <w:r w:rsidR="00777586" w:rsidRPr="00777586">
        <w:t>total amount of slip displacement along a structure.</w:t>
      </w:r>
    </w:p>
    <w:p w14:paraId="3A8139EF" w14:textId="0A984E22" w:rsidR="00C74871" w:rsidRDefault="00C74871" w:rsidP="00D20646">
      <w:pPr>
        <w:pStyle w:val="Titre5"/>
        <w:rPr>
          <w:lang w:val="en-CA"/>
        </w:rPr>
      </w:pPr>
      <w:proofErr w:type="gramStart"/>
      <w:r w:rsidRPr="00D970E9">
        <w:rPr>
          <w:lang w:val="en-CA"/>
        </w:rPr>
        <w:t>netSlip</w:t>
      </w:r>
      <w:proofErr w:type="gramEnd"/>
    </w:p>
    <w:p w14:paraId="1FEE56C3" w14:textId="77777777" w:rsidR="00C74871" w:rsidRDefault="00C74871">
      <w:pPr>
        <w:rPr>
          <w:lang w:val="en-CA"/>
        </w:rPr>
      </w:pPr>
    </w:p>
    <w:p w14:paraId="63409A79" w14:textId="0B6FED20" w:rsidR="00C74871" w:rsidRDefault="00C74871">
      <w:pPr>
        <w:rPr>
          <w:lang w:val="en-CA"/>
        </w:rPr>
      </w:pPr>
      <w:r>
        <w:rPr>
          <w:lang w:val="en-CA"/>
        </w:rPr>
        <w:t>The property netSlip</w:t>
      </w:r>
      <w:proofErr w:type="gramStart"/>
      <w:r>
        <w:rPr>
          <w:lang w:val="en-CA"/>
        </w:rPr>
        <w:t>:GSML</w:t>
      </w:r>
      <w:proofErr w:type="gramEnd"/>
      <w:r>
        <w:rPr>
          <w:lang w:val="en-CA"/>
        </w:rPr>
        <w:t>_Vector shall report t</w:t>
      </w:r>
      <w:r w:rsidRPr="00C74871">
        <w:rPr>
          <w:lang w:val="en-CA"/>
        </w:rPr>
        <w:t xml:space="preserve">he value of the net slip, expressed as </w:t>
      </w:r>
      <w:r w:rsidR="003C6266">
        <w:rPr>
          <w:lang w:val="en-CA"/>
        </w:rPr>
        <w:t xml:space="preserve">a </w:t>
      </w:r>
      <w:r w:rsidRPr="00C74871">
        <w:rPr>
          <w:lang w:val="en-CA"/>
        </w:rPr>
        <w:t>vector.</w:t>
      </w:r>
    </w:p>
    <w:p w14:paraId="1F166851" w14:textId="39ACBAED" w:rsidR="00C74871" w:rsidRDefault="00C74871" w:rsidP="00D20646">
      <w:pPr>
        <w:pStyle w:val="Titre5"/>
        <w:rPr>
          <w:lang w:val="en-CA"/>
        </w:rPr>
      </w:pPr>
      <w:proofErr w:type="gramStart"/>
      <w:r w:rsidRPr="00D970E9">
        <w:rPr>
          <w:lang w:val="en-CA"/>
        </w:rPr>
        <w:t>slipComponent</w:t>
      </w:r>
      <w:proofErr w:type="gramEnd"/>
    </w:p>
    <w:p w14:paraId="26EAEE9A" w14:textId="77777777" w:rsidR="00C74871" w:rsidRDefault="00C74871" w:rsidP="00C74871"/>
    <w:p w14:paraId="328BE539" w14:textId="6A0A444B" w:rsidR="00C74871" w:rsidRDefault="00C74871" w:rsidP="00C74871">
      <w:r>
        <w:t>The slipComponent</w:t>
      </w:r>
      <w:proofErr w:type="gramStart"/>
      <w:r>
        <w:t>:SlipComponents</w:t>
      </w:r>
      <w:proofErr w:type="gramEnd"/>
      <w:r>
        <w:t xml:space="preserve"> property shall associate</w:t>
      </w:r>
      <w:r w:rsidRPr="00C74871">
        <w:t xml:space="preserve"> the individual slip components with the net slip values.</w:t>
      </w:r>
    </w:p>
    <w:p w14:paraId="15BF2CAA" w14:textId="6830264E" w:rsidR="00FE753A" w:rsidRDefault="00FE753A" w:rsidP="00FE753A">
      <w:pPr>
        <w:pStyle w:val="Titre4"/>
      </w:pPr>
      <w:bookmarkStart w:id="630" w:name="BKM_5D7D3A73_2BA5_4999_B2D9_B2638FD2E3F3"/>
      <w:bookmarkStart w:id="631" w:name="BKM_7025CFD1_5818_4184_A744_DEA2C7504840"/>
      <w:bookmarkEnd w:id="630"/>
      <w:bookmarkEnd w:id="631"/>
      <w:r>
        <w:t>SlipComponents</w:t>
      </w:r>
    </w:p>
    <w:p w14:paraId="662F6527" w14:textId="77777777" w:rsidR="00FE753A" w:rsidRDefault="00FE753A" w:rsidP="00AB10FC"/>
    <w:p w14:paraId="2FF514EA" w14:textId="0E3FB351" w:rsidR="00FE753A" w:rsidRDefault="0044096A" w:rsidP="00AB10FC">
      <w:r>
        <w:t xml:space="preserve">A SlipComponents is a kind of DisplacementValue </w:t>
      </w:r>
      <w:r w:rsidR="00E231D7">
        <w:t>that is a r</w:t>
      </w:r>
      <w:r w:rsidR="00FE753A" w:rsidRPr="00FE753A">
        <w:t>epresentation of slip as vector resolved into components resolved into reference frame in which horizontal axes are parallel and perpendicular to the strike of the fault.  At least one of heave, horizontalSlip, or throw must not be null.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F2518" w:rsidRPr="00D12552" w14:paraId="7E25FFE8" w14:textId="77777777" w:rsidTr="00385692">
        <w:trPr>
          <w:cantSplit/>
        </w:trPr>
        <w:tc>
          <w:tcPr>
            <w:tcW w:w="4219" w:type="dxa"/>
            <w:tcBorders>
              <w:right w:val="nil"/>
            </w:tcBorders>
            <w:shd w:val="clear" w:color="auto" w:fill="auto"/>
          </w:tcPr>
          <w:p w14:paraId="7D03EEC9" w14:textId="77777777" w:rsidR="00CF2518" w:rsidRPr="00D12552" w:rsidRDefault="00CF2518" w:rsidP="00385692">
            <w:pPr>
              <w:pStyle w:val="Tabletext10"/>
              <w:rPr>
                <w:rStyle w:val="requri"/>
                <w:lang w:val="en-CA"/>
              </w:rPr>
            </w:pPr>
            <w:r>
              <w:rPr>
                <w:rStyle w:val="requri"/>
                <w:lang w:val="en-CA"/>
              </w:rPr>
              <w:t>/req/gsml4-extension</w:t>
            </w:r>
            <w:r w:rsidRPr="00D12552">
              <w:rPr>
                <w:rStyle w:val="requri"/>
                <w:lang w:val="en-CA"/>
              </w:rPr>
              <w:t>/</w:t>
            </w:r>
            <w:r>
              <w:rPr>
                <w:rStyle w:val="requri"/>
                <w:lang w:val="en-CA"/>
              </w:rPr>
              <w:t>slipComponents-slip</w:t>
            </w:r>
          </w:p>
        </w:tc>
        <w:tc>
          <w:tcPr>
            <w:tcW w:w="4678" w:type="dxa"/>
            <w:tcBorders>
              <w:left w:val="nil"/>
            </w:tcBorders>
            <w:shd w:val="clear" w:color="auto" w:fill="auto"/>
          </w:tcPr>
          <w:p w14:paraId="1AEC8138" w14:textId="53A2E8AE" w:rsidR="00CF2518" w:rsidRPr="00D12552" w:rsidRDefault="00CF2518" w:rsidP="003C6266">
            <w:pPr>
              <w:pStyle w:val="Tabletext10"/>
              <w:jc w:val="left"/>
              <w:rPr>
                <w:rStyle w:val="reqtext"/>
                <w:lang w:val="en-CA"/>
              </w:rPr>
            </w:pPr>
            <w:r>
              <w:rPr>
                <w:rStyle w:val="reqtext"/>
                <w:lang w:val="en-CA"/>
              </w:rPr>
              <w:t>A SlipComponents SHALL have at least one of heave, horizontalSlip or throw</w:t>
            </w:r>
            <w:r w:rsidR="00385692">
              <w:rPr>
                <w:rStyle w:val="reqtext"/>
                <w:lang w:val="en-CA"/>
              </w:rPr>
              <w:t xml:space="preserve"> </w:t>
            </w:r>
            <w:r w:rsidR="003C6266">
              <w:rPr>
                <w:rStyle w:val="reqtext"/>
                <w:lang w:val="en-CA"/>
              </w:rPr>
              <w:t xml:space="preserve">be a </w:t>
            </w:r>
            <w:r w:rsidR="00A22FE0">
              <w:rPr>
                <w:rStyle w:val="reqtext"/>
                <w:lang w:val="en-CA"/>
              </w:rPr>
              <w:t xml:space="preserve">non-null </w:t>
            </w:r>
            <w:r w:rsidR="00385692">
              <w:rPr>
                <w:rStyle w:val="reqtext"/>
                <w:lang w:val="en-CA"/>
              </w:rPr>
              <w:t>value.</w:t>
            </w:r>
          </w:p>
        </w:tc>
      </w:tr>
    </w:tbl>
    <w:p w14:paraId="0D3D2011" w14:textId="77777777" w:rsidR="00CF2518" w:rsidRDefault="00CF2518" w:rsidP="00AB10FC"/>
    <w:p w14:paraId="5B0CBA58" w14:textId="30A5C729" w:rsidR="00CF2518" w:rsidRDefault="00CF2518" w:rsidP="00D20646">
      <w:pPr>
        <w:pStyle w:val="Titre5"/>
        <w:rPr>
          <w:lang w:val="en-CA"/>
        </w:rPr>
      </w:pPr>
      <w:proofErr w:type="gramStart"/>
      <w:r>
        <w:rPr>
          <w:lang w:val="en-CA"/>
        </w:rPr>
        <w:t>h</w:t>
      </w:r>
      <w:r w:rsidRPr="00D970E9">
        <w:rPr>
          <w:lang w:val="en-CA"/>
        </w:rPr>
        <w:t>eave</w:t>
      </w:r>
      <w:proofErr w:type="gramEnd"/>
    </w:p>
    <w:p w14:paraId="62D635F3" w14:textId="77777777" w:rsidR="00CF2518" w:rsidRPr="00D20646" w:rsidRDefault="00CF2518">
      <w:pPr>
        <w:rPr>
          <w:lang w:val="en-CA"/>
        </w:rPr>
      </w:pPr>
    </w:p>
    <w:p w14:paraId="72EF29A5" w14:textId="1A1DD40C" w:rsidR="00CF2518" w:rsidRDefault="00CF2518">
      <w:pPr>
        <w:rPr>
          <w:lang w:val="en-CA"/>
        </w:rPr>
      </w:pPr>
      <w:r>
        <w:rPr>
          <w:lang w:val="en-CA"/>
        </w:rPr>
        <w:t>The property heave</w:t>
      </w:r>
      <w:proofErr w:type="gramStart"/>
      <w:r>
        <w:rPr>
          <w:lang w:val="en-CA"/>
        </w:rPr>
        <w:t>:GSML</w:t>
      </w:r>
      <w:proofErr w:type="gramEnd"/>
      <w:r>
        <w:rPr>
          <w:lang w:val="en-CA"/>
        </w:rPr>
        <w:t>_Vector shall contain a c</w:t>
      </w:r>
      <w:r w:rsidRPr="00CF2518">
        <w:rPr>
          <w:lang w:val="en-CA"/>
        </w:rPr>
        <w:t>omponent of slip in the horizontal, and perpendicular to the strike of the fault</w:t>
      </w:r>
      <w:r w:rsidR="008279FB">
        <w:rPr>
          <w:lang w:val="en-CA"/>
        </w:rPr>
        <w:t>.</w:t>
      </w:r>
    </w:p>
    <w:p w14:paraId="281AEA35" w14:textId="726D260F" w:rsidR="00CF2518" w:rsidRDefault="00CF2518" w:rsidP="00D20646">
      <w:pPr>
        <w:pStyle w:val="Titre5"/>
      </w:pPr>
      <w:proofErr w:type="gramStart"/>
      <w:r w:rsidRPr="00CF2518">
        <w:t>horizontalSlip</w:t>
      </w:r>
      <w:proofErr w:type="gramEnd"/>
    </w:p>
    <w:p w14:paraId="365774C3" w14:textId="77777777" w:rsidR="00CF2518" w:rsidRPr="00CF2518" w:rsidRDefault="00CF2518"/>
    <w:p w14:paraId="605A0376" w14:textId="4FC43CA5" w:rsidR="00CF2518" w:rsidRDefault="00CF2518" w:rsidP="00CF2518">
      <w:r>
        <w:t>The property horizontalSlip</w:t>
      </w:r>
      <w:proofErr w:type="gramStart"/>
      <w:r>
        <w:t>:GSML</w:t>
      </w:r>
      <w:proofErr w:type="gramEnd"/>
      <w:r>
        <w:t>_Vector shall contain a s</w:t>
      </w:r>
      <w:r w:rsidRPr="00CF2518">
        <w:t>lip component that is horizontal and parallel to strike of the fault</w:t>
      </w:r>
      <w:r>
        <w:t>.</w:t>
      </w:r>
    </w:p>
    <w:p w14:paraId="5427291E" w14:textId="55DBCC16" w:rsidR="00CF2518" w:rsidRDefault="00CF2518" w:rsidP="00D20646">
      <w:pPr>
        <w:pStyle w:val="Titre5"/>
        <w:rPr>
          <w:lang w:val="en-CA"/>
        </w:rPr>
      </w:pPr>
      <w:proofErr w:type="gramStart"/>
      <w:r>
        <w:rPr>
          <w:lang w:val="en-CA"/>
        </w:rPr>
        <w:t>t</w:t>
      </w:r>
      <w:r w:rsidRPr="00D970E9">
        <w:rPr>
          <w:lang w:val="en-CA"/>
        </w:rPr>
        <w:t>hrow</w:t>
      </w:r>
      <w:proofErr w:type="gramEnd"/>
    </w:p>
    <w:p w14:paraId="6C315263" w14:textId="77777777" w:rsidR="00CF2518" w:rsidRPr="00D20646" w:rsidRDefault="00CF2518">
      <w:pPr>
        <w:rPr>
          <w:lang w:val="en-CA"/>
        </w:rPr>
      </w:pPr>
    </w:p>
    <w:p w14:paraId="021E884D" w14:textId="0653F9BE" w:rsidR="00CF2518" w:rsidRDefault="00CF2518">
      <w:r>
        <w:rPr>
          <w:lang w:val="en-CA"/>
        </w:rPr>
        <w:t>The property throw</w:t>
      </w:r>
      <w:proofErr w:type="gramStart"/>
      <w:r>
        <w:rPr>
          <w:lang w:val="en-CA"/>
        </w:rPr>
        <w:t>:GSML</w:t>
      </w:r>
      <w:proofErr w:type="gramEnd"/>
      <w:r>
        <w:rPr>
          <w:lang w:val="en-CA"/>
        </w:rPr>
        <w:t>_Vector shall contain the v</w:t>
      </w:r>
      <w:r w:rsidRPr="00CF2518">
        <w:rPr>
          <w:lang w:val="en-CA"/>
        </w:rPr>
        <w:t>ertical component of slip.</w:t>
      </w:r>
    </w:p>
    <w:p w14:paraId="16A51A8E" w14:textId="77777777" w:rsidR="00E231D7" w:rsidRDefault="00E231D7" w:rsidP="00AB10FC">
      <w:bookmarkStart w:id="632" w:name="BKM_D8F0C163_8545_458E_90CD_CA5151787B07"/>
      <w:bookmarkStart w:id="633" w:name="BKM_C37626AA_696F_429A_B16D_4833F8339B50"/>
      <w:bookmarkStart w:id="634" w:name="BKM_8E0A8CD6_1952_49E4_ACE7_469172BABBA7"/>
      <w:bookmarkStart w:id="635" w:name="BKM_498C83DB_DFDB_4234_B978_7C656FD73043"/>
      <w:bookmarkEnd w:id="632"/>
      <w:bookmarkEnd w:id="633"/>
      <w:bookmarkEnd w:id="634"/>
      <w:bookmarkEnd w:id="635"/>
    </w:p>
    <w:p w14:paraId="5BB0F76E" w14:textId="3DDDCD36" w:rsidR="00FE753A" w:rsidRDefault="00FE753A" w:rsidP="00FE753A">
      <w:pPr>
        <w:pStyle w:val="Titre4"/>
      </w:pPr>
      <w:r>
        <w:t>FoldDescription</w:t>
      </w:r>
    </w:p>
    <w:p w14:paraId="2F11184B" w14:textId="77777777" w:rsidR="00FE753A" w:rsidRDefault="00FE753A" w:rsidP="00AB10FC"/>
    <w:p w14:paraId="19D35EBD" w14:textId="523EC8C7" w:rsidR="00FC626E" w:rsidRDefault="00072862" w:rsidP="00AB10FC">
      <w:r>
        <w:t>FoldDescription is an e</w:t>
      </w:r>
      <w:r w:rsidR="00FE753A" w:rsidRPr="00FE753A">
        <w:t>xtended descriptive propert</w:t>
      </w:r>
      <w:r w:rsidR="008279FB">
        <w:t>y</w:t>
      </w:r>
      <w:r w:rsidR="00FE753A" w:rsidRPr="00FE753A">
        <w:t xml:space="preserve"> of a fold structure.</w:t>
      </w:r>
    </w:p>
    <w:p w14:paraId="0C9B8DB0" w14:textId="446F0269" w:rsidR="00FE753A" w:rsidRDefault="001E6E27" w:rsidP="00FE753A">
      <w:pPr>
        <w:keepNext/>
      </w:pPr>
      <w:r w:rsidRPr="001E6E27">
        <w:lastRenderedPageBreak/>
        <w:t xml:space="preserve"> </w:t>
      </w:r>
      <w:r w:rsidR="00F658C5">
        <w:rPr>
          <w:noProof/>
          <w:lang w:val="en-CA" w:eastAsia="en-CA"/>
        </w:rPr>
        <w:drawing>
          <wp:inline distT="0" distB="0" distL="0" distR="0" wp14:anchorId="7340E358" wp14:editId="20ADBE6C">
            <wp:extent cx="5486400" cy="50863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86400" cy="5086350"/>
                    </a:xfrm>
                    <a:prstGeom prst="rect">
                      <a:avLst/>
                    </a:prstGeom>
                    <a:noFill/>
                    <a:ln>
                      <a:noFill/>
                    </a:ln>
                  </pic:spPr>
                </pic:pic>
              </a:graphicData>
            </a:graphic>
          </wp:inline>
        </w:drawing>
      </w:r>
    </w:p>
    <w:p w14:paraId="67314E9E" w14:textId="6478EA2B" w:rsidR="00FE753A" w:rsidRDefault="00FE753A" w:rsidP="00FE753A">
      <w:pPr>
        <w:pStyle w:val="Lgende"/>
      </w:pPr>
      <w:r>
        <w:t xml:space="preserve">Figure </w:t>
      </w:r>
      <w:r w:rsidR="00673E83">
        <w:fldChar w:fldCharType="begin"/>
      </w:r>
      <w:r w:rsidR="00673E83">
        <w:instrText xml:space="preserve"> SEQ Figure \* ARABIC </w:instrText>
      </w:r>
      <w:r w:rsidR="00673E83">
        <w:fldChar w:fldCharType="separate"/>
      </w:r>
      <w:r w:rsidR="00F02ED9">
        <w:rPr>
          <w:noProof/>
        </w:rPr>
        <w:t>64</w:t>
      </w:r>
      <w:r w:rsidR="00673E83">
        <w:rPr>
          <w:noProof/>
        </w:rPr>
        <w:fldChar w:fldCharType="end"/>
      </w:r>
      <w:r>
        <w:t>: FoldDescription</w:t>
      </w:r>
      <w:r w:rsidR="001E6E27">
        <w:t xml:space="preserve"> context diagram</w:t>
      </w:r>
      <w:r w:rsidR="008279FB">
        <w:t>.</w:t>
      </w:r>
    </w:p>
    <w:p w14:paraId="2C0473CB" w14:textId="573BEE77" w:rsidR="00FE753A" w:rsidRDefault="00385692" w:rsidP="00D20646">
      <w:pPr>
        <w:pStyle w:val="Titre5"/>
        <w:rPr>
          <w:lang w:val="en-CA"/>
        </w:rPr>
      </w:pPr>
      <w:bookmarkStart w:id="636" w:name="BKM_D8139323_6092_443C_A360_3F3BE3361CC0"/>
      <w:bookmarkEnd w:id="636"/>
      <w:proofErr w:type="gramStart"/>
      <w:r>
        <w:rPr>
          <w:lang w:val="en-CA"/>
        </w:rPr>
        <w:t>amplitude</w:t>
      </w:r>
      <w:proofErr w:type="gramEnd"/>
    </w:p>
    <w:p w14:paraId="07E5DEED" w14:textId="77777777" w:rsidR="00385692" w:rsidRDefault="00385692" w:rsidP="00FE753A">
      <w:pPr>
        <w:autoSpaceDE w:val="0"/>
        <w:autoSpaceDN w:val="0"/>
        <w:adjustRightInd w:val="0"/>
        <w:spacing w:after="0"/>
        <w:rPr>
          <w:color w:val="000000"/>
          <w:sz w:val="20"/>
          <w:szCs w:val="20"/>
          <w:lang w:val="en-CA"/>
        </w:rPr>
      </w:pPr>
    </w:p>
    <w:p w14:paraId="3C1CC4D4" w14:textId="2BA5E310" w:rsidR="00385692" w:rsidRDefault="00385692" w:rsidP="00D20646">
      <w:pPr>
        <w:rPr>
          <w:lang w:val="en-CA"/>
        </w:rPr>
      </w:pPr>
      <w:r>
        <w:rPr>
          <w:lang w:val="en-CA"/>
        </w:rPr>
        <w:t>The amplitude property (</w:t>
      </w:r>
      <w:r w:rsidR="00253146">
        <w:rPr>
          <w:lang w:val="en-CA"/>
        </w:rPr>
        <w:t>SWE::Quantity</w:t>
      </w:r>
      <w:r>
        <w:rPr>
          <w:lang w:val="en-CA"/>
        </w:rPr>
        <w:t>Range) shall report the l</w:t>
      </w:r>
      <w:r w:rsidRPr="00385692">
        <w:rPr>
          <w:lang w:val="en-CA"/>
        </w:rPr>
        <w:t>ength from line segment connecting inflection points on adjacent fold limbs to the intervening fold hinge</w:t>
      </w:r>
      <w:r>
        <w:rPr>
          <w:lang w:val="en-CA"/>
        </w:rPr>
        <w:t>.</w:t>
      </w:r>
    </w:p>
    <w:p w14:paraId="2BFC1D30" w14:textId="7D2BF9BA" w:rsidR="00385692" w:rsidRDefault="00385692" w:rsidP="00D20646">
      <w:pPr>
        <w:pStyle w:val="Titre5"/>
        <w:rPr>
          <w:lang w:val="en-CA"/>
        </w:rPr>
      </w:pPr>
      <w:proofErr w:type="gramStart"/>
      <w:r w:rsidRPr="00D970E9">
        <w:rPr>
          <w:lang w:val="en-CA"/>
        </w:rPr>
        <w:t>axialSurfaceOrientation</w:t>
      </w:r>
      <w:proofErr w:type="gramEnd"/>
    </w:p>
    <w:p w14:paraId="3FDF5BF1" w14:textId="77777777" w:rsidR="00385692" w:rsidRPr="00D20646" w:rsidRDefault="00385692" w:rsidP="00D20646">
      <w:pPr>
        <w:rPr>
          <w:lang w:val="en-CA"/>
        </w:rPr>
      </w:pPr>
    </w:p>
    <w:p w14:paraId="1B185FCA" w14:textId="0F2A3131" w:rsidR="00385692" w:rsidRDefault="00385692" w:rsidP="00D20646">
      <w:pPr>
        <w:rPr>
          <w:lang w:val="en-CA"/>
        </w:rPr>
      </w:pPr>
      <w:r>
        <w:rPr>
          <w:lang w:val="en-CA"/>
        </w:rPr>
        <w:t xml:space="preserve">The property </w:t>
      </w:r>
      <w:r w:rsidRPr="00D970E9">
        <w:rPr>
          <w:lang w:val="en-CA"/>
        </w:rPr>
        <w:t>axialSurfaceOrientation</w:t>
      </w:r>
      <w:proofErr w:type="gramStart"/>
      <w:r>
        <w:rPr>
          <w:lang w:val="en-CA"/>
        </w:rPr>
        <w:t>:GSML</w:t>
      </w:r>
      <w:proofErr w:type="gramEnd"/>
      <w:r>
        <w:rPr>
          <w:lang w:val="en-CA"/>
        </w:rPr>
        <w:t xml:space="preserve">_PlanarOrientation shall be </w:t>
      </w:r>
      <w:r w:rsidRPr="00385692">
        <w:rPr>
          <w:lang w:val="en-CA"/>
        </w:rPr>
        <w:t xml:space="preserve">used to characterize the geometry of a fold. The axial surface of a particular fold may be located based on observations of the folded geologic structure, but in general it has no direct physical </w:t>
      </w:r>
      <w:r w:rsidR="004E1387" w:rsidRPr="00385692">
        <w:rPr>
          <w:lang w:val="en-CA"/>
        </w:rPr>
        <w:t>manifestations</w:t>
      </w:r>
      <w:r w:rsidRPr="00385692">
        <w:rPr>
          <w:lang w:val="en-CA"/>
        </w:rPr>
        <w:t xml:space="preserve">. As a geologic surface, it has geometric properties, including orientation, which may be specified by observations at one or more locations, or </w:t>
      </w:r>
      <w:r w:rsidRPr="00385692">
        <w:rPr>
          <w:lang w:val="en-CA"/>
        </w:rPr>
        <w:lastRenderedPageBreak/>
        <w:t xml:space="preserve">generalized using terminology (upright, inclined, reclined, recumbent, </w:t>
      </w:r>
      <w:proofErr w:type="gramStart"/>
      <w:r w:rsidRPr="00385692">
        <w:rPr>
          <w:lang w:val="en-CA"/>
        </w:rPr>
        <w:t>overturned</w:t>
      </w:r>
      <w:proofErr w:type="gramEnd"/>
      <w:r w:rsidRPr="00385692">
        <w:rPr>
          <w:lang w:val="en-CA"/>
        </w:rPr>
        <w:t>). Dip and Dip Direction are one approach to specifying the value.</w:t>
      </w:r>
    </w:p>
    <w:p w14:paraId="36B7DA46" w14:textId="5209F42D" w:rsidR="00385692" w:rsidRDefault="00385692" w:rsidP="00D20646">
      <w:pPr>
        <w:pStyle w:val="Titre5"/>
        <w:rPr>
          <w:lang w:val="en-CA"/>
        </w:rPr>
      </w:pPr>
      <w:proofErr w:type="gramStart"/>
      <w:r w:rsidRPr="00D970E9">
        <w:rPr>
          <w:lang w:val="en-CA"/>
        </w:rPr>
        <w:t>geneticModel</w:t>
      </w:r>
      <w:proofErr w:type="gramEnd"/>
    </w:p>
    <w:p w14:paraId="30FD95EC" w14:textId="77777777" w:rsidR="00385692" w:rsidRDefault="00385692" w:rsidP="00FE753A">
      <w:pPr>
        <w:autoSpaceDE w:val="0"/>
        <w:autoSpaceDN w:val="0"/>
        <w:adjustRightInd w:val="0"/>
        <w:spacing w:after="0"/>
        <w:rPr>
          <w:rFonts w:ascii="Calibri" w:hAnsi="Calibri"/>
          <w:b/>
          <w:bCs/>
          <w:color w:val="000000"/>
          <w:sz w:val="20"/>
          <w:szCs w:val="20"/>
          <w:lang w:val="en-CA"/>
        </w:rPr>
      </w:pPr>
    </w:p>
    <w:p w14:paraId="7A53A074" w14:textId="2A9B64A7" w:rsidR="00385692" w:rsidRDefault="00385692" w:rsidP="00D20646">
      <w:r>
        <w:rPr>
          <w:lang w:val="en-CA"/>
        </w:rPr>
        <w:t>The property geneticModel (</w:t>
      </w:r>
      <w:r w:rsidR="00732681">
        <w:rPr>
          <w:lang w:val="en-CA"/>
        </w:rPr>
        <w:t>SWE:</w:t>
      </w:r>
      <w:r>
        <w:rPr>
          <w:lang w:val="en-CA"/>
        </w:rPr>
        <w:t xml:space="preserve">:Category) shall contain a term from a controlled vocabulary describing the </w:t>
      </w:r>
      <w:r w:rsidR="00732681">
        <w:rPr>
          <w:lang w:val="en-CA"/>
        </w:rPr>
        <w:t>s</w:t>
      </w:r>
      <w:r w:rsidRPr="00D970E9">
        <w:rPr>
          <w:lang w:val="en-CA"/>
        </w:rPr>
        <w:t>pecification of genetic model for fold, e.g. flexural slip, parallel</w:t>
      </w:r>
      <w:r>
        <w:rPr>
          <w:lang w:val="en-CA"/>
        </w:rPr>
        <w:t>.</w:t>
      </w:r>
      <w:r w:rsidRPr="00385692">
        <w:t xml:space="preserve"> </w:t>
      </w:r>
    </w:p>
    <w:p w14:paraId="7F69EBF3" w14:textId="753F753B" w:rsidR="00385692" w:rsidRDefault="00385692" w:rsidP="00D20646">
      <w:pPr>
        <w:pStyle w:val="Titre5"/>
        <w:rPr>
          <w:lang w:val="en-CA"/>
        </w:rPr>
      </w:pPr>
      <w:proofErr w:type="gramStart"/>
      <w:r w:rsidRPr="00385692">
        <w:rPr>
          <w:lang w:val="en-CA"/>
        </w:rPr>
        <w:t>hingeLineCurvature</w:t>
      </w:r>
      <w:proofErr w:type="gramEnd"/>
    </w:p>
    <w:p w14:paraId="7A49D19A" w14:textId="77777777" w:rsidR="00385692" w:rsidRPr="00385692" w:rsidRDefault="00385692" w:rsidP="00D20646">
      <w:pPr>
        <w:rPr>
          <w:lang w:val="en-CA"/>
        </w:rPr>
      </w:pPr>
    </w:p>
    <w:p w14:paraId="36BBC52F" w14:textId="4C453A95" w:rsidR="00385692" w:rsidRPr="00D970E9" w:rsidRDefault="00732681" w:rsidP="00D20646">
      <w:pPr>
        <w:rPr>
          <w:lang w:val="en-CA"/>
        </w:rPr>
      </w:pPr>
      <w:r>
        <w:rPr>
          <w:lang w:val="en-CA"/>
        </w:rPr>
        <w:t>T</w:t>
      </w:r>
      <w:r w:rsidR="00385692">
        <w:rPr>
          <w:lang w:val="en-CA"/>
        </w:rPr>
        <w:t>he hingeLineCurvature property (</w:t>
      </w:r>
      <w:r>
        <w:rPr>
          <w:lang w:val="en-CA"/>
        </w:rPr>
        <w:t>SWE</w:t>
      </w:r>
      <w:proofErr w:type="gramStart"/>
      <w:r w:rsidR="00385692">
        <w:rPr>
          <w:lang w:val="en-CA"/>
        </w:rPr>
        <w:t>:Category</w:t>
      </w:r>
      <w:proofErr w:type="gramEnd"/>
      <w:r w:rsidR="00385692">
        <w:rPr>
          <w:lang w:val="en-CA"/>
        </w:rPr>
        <w:t>) shall contain a term from a controlled vocabulary that describes the v</w:t>
      </w:r>
      <w:r w:rsidR="00385692" w:rsidRPr="00385692">
        <w:rPr>
          <w:lang w:val="en-CA"/>
        </w:rPr>
        <w:t>ariation in orientation of fold hinge along trend of fold, distinguish sheath from cylindrical folds</w:t>
      </w:r>
      <w:r w:rsidR="00385692">
        <w:rPr>
          <w:lang w:val="en-CA"/>
        </w:rPr>
        <w:t xml:space="preserve"> </w:t>
      </w:r>
      <w:r w:rsidR="004E1387">
        <w:rPr>
          <w:lang w:val="en-CA"/>
        </w:rPr>
        <w:t>(</w:t>
      </w:r>
      <w:r w:rsidR="004E1387" w:rsidRPr="00385692">
        <w:rPr>
          <w:lang w:val="en-CA"/>
        </w:rPr>
        <w:t>e.g.</w:t>
      </w:r>
      <w:r w:rsidR="00385692" w:rsidRPr="00385692">
        <w:rPr>
          <w:lang w:val="en-CA"/>
        </w:rPr>
        <w:t xml:space="preserve"> sheath, dome, basin, cylindrical.</w:t>
      </w:r>
      <w:r w:rsidR="00385692">
        <w:rPr>
          <w:lang w:val="en-CA"/>
        </w:rPr>
        <w:t>)</w:t>
      </w:r>
      <w:r w:rsidR="008279FB">
        <w:rPr>
          <w:lang w:val="en-CA"/>
        </w:rPr>
        <w:t>.</w:t>
      </w:r>
    </w:p>
    <w:p w14:paraId="0B6D4864" w14:textId="1449CF15" w:rsidR="00385692" w:rsidRDefault="007A315C" w:rsidP="00D20646">
      <w:pPr>
        <w:pStyle w:val="Titre5"/>
        <w:rPr>
          <w:lang w:val="en-CA"/>
        </w:rPr>
      </w:pPr>
      <w:proofErr w:type="gramStart"/>
      <w:r w:rsidRPr="007A315C">
        <w:rPr>
          <w:lang w:val="en-CA"/>
        </w:rPr>
        <w:t>hingeLineOrientation</w:t>
      </w:r>
      <w:proofErr w:type="gramEnd"/>
    </w:p>
    <w:p w14:paraId="052A6F2C" w14:textId="77777777" w:rsidR="007A315C" w:rsidRDefault="007A315C" w:rsidP="00FE753A">
      <w:pPr>
        <w:autoSpaceDE w:val="0"/>
        <w:autoSpaceDN w:val="0"/>
        <w:adjustRightInd w:val="0"/>
        <w:spacing w:after="0"/>
        <w:rPr>
          <w:rFonts w:ascii="Calibri" w:hAnsi="Calibri"/>
          <w:b/>
          <w:bCs/>
          <w:color w:val="000000"/>
          <w:sz w:val="20"/>
          <w:szCs w:val="20"/>
          <w:lang w:val="en-CA"/>
        </w:rPr>
      </w:pPr>
    </w:p>
    <w:p w14:paraId="47F7A401" w14:textId="2D9AA0A6" w:rsidR="007A315C" w:rsidRDefault="007A315C" w:rsidP="00D20646">
      <w:pPr>
        <w:rPr>
          <w:lang w:val="en-CA"/>
        </w:rPr>
      </w:pPr>
      <w:r>
        <w:rPr>
          <w:lang w:val="en-CA"/>
        </w:rPr>
        <w:t>The property hingeLineOrientation</w:t>
      </w:r>
      <w:proofErr w:type="gramStart"/>
      <w:r>
        <w:rPr>
          <w:lang w:val="en-CA"/>
        </w:rPr>
        <w:t>:GSML</w:t>
      </w:r>
      <w:proofErr w:type="gramEnd"/>
      <w:r>
        <w:rPr>
          <w:lang w:val="en-CA"/>
        </w:rPr>
        <w:t>_LinearOrientation shall report the s</w:t>
      </w:r>
      <w:r w:rsidRPr="007A315C">
        <w:rPr>
          <w:lang w:val="en-CA"/>
        </w:rPr>
        <w:t>pecification of hing</w:t>
      </w:r>
      <w:r>
        <w:rPr>
          <w:lang w:val="en-CA"/>
        </w:rPr>
        <w:t>e line orientation for fold.  GSML</w:t>
      </w:r>
      <w:r w:rsidRPr="007A315C">
        <w:rPr>
          <w:lang w:val="en-CA"/>
        </w:rPr>
        <w:t>_LinearOrientation allows for a term value specification or a numeric specification of either or both the t</w:t>
      </w:r>
      <w:r>
        <w:rPr>
          <w:lang w:val="en-CA"/>
        </w:rPr>
        <w:t xml:space="preserve">rend and plunge of hinge line.  </w:t>
      </w:r>
      <w:r w:rsidRPr="007A315C">
        <w:rPr>
          <w:lang w:val="en-CA"/>
        </w:rPr>
        <w:t xml:space="preserve">Hinge plunge term examples: sub-vertical, steeply plunging, sub-horizontal, reclined and vertical for special cases in which hinge plunge is close to axial surface dip. </w:t>
      </w:r>
      <w:proofErr w:type="gramStart"/>
      <w:r w:rsidRPr="007A315C">
        <w:rPr>
          <w:lang w:val="en-CA"/>
        </w:rPr>
        <w:t>0..*</w:t>
      </w:r>
      <w:proofErr w:type="gramEnd"/>
      <w:r w:rsidRPr="007A315C">
        <w:rPr>
          <w:lang w:val="en-CA"/>
        </w:rPr>
        <w:t xml:space="preserve"> cardinality allows for both a numeric specification a term specification.</w:t>
      </w:r>
    </w:p>
    <w:p w14:paraId="6E9A05E2" w14:textId="4FC39A88" w:rsidR="007A315C" w:rsidRDefault="007A315C" w:rsidP="00D20646">
      <w:pPr>
        <w:pStyle w:val="Titre5"/>
        <w:rPr>
          <w:lang w:val="en-CA"/>
        </w:rPr>
      </w:pPr>
      <w:proofErr w:type="gramStart"/>
      <w:r w:rsidRPr="00D970E9">
        <w:rPr>
          <w:lang w:val="en-CA"/>
        </w:rPr>
        <w:t>hingeShape</w:t>
      </w:r>
      <w:proofErr w:type="gramEnd"/>
    </w:p>
    <w:p w14:paraId="1E0C2E26" w14:textId="77777777" w:rsidR="007A315C" w:rsidRDefault="007A315C" w:rsidP="00FE753A">
      <w:pPr>
        <w:autoSpaceDE w:val="0"/>
        <w:autoSpaceDN w:val="0"/>
        <w:adjustRightInd w:val="0"/>
        <w:spacing w:after="0"/>
        <w:rPr>
          <w:rFonts w:ascii="Calibri" w:hAnsi="Calibri"/>
          <w:b/>
          <w:bCs/>
          <w:color w:val="000000"/>
          <w:sz w:val="20"/>
          <w:szCs w:val="20"/>
          <w:lang w:val="en-CA"/>
        </w:rPr>
      </w:pPr>
    </w:p>
    <w:p w14:paraId="0D63B090" w14:textId="16BBCF9D" w:rsidR="007A315C" w:rsidRDefault="007A315C" w:rsidP="00083053">
      <w:pPr>
        <w:rPr>
          <w:rFonts w:ascii="Calibri" w:hAnsi="Calibri"/>
          <w:b/>
          <w:bCs/>
          <w:color w:val="000000"/>
          <w:sz w:val="20"/>
          <w:szCs w:val="20"/>
          <w:lang w:val="en-CA"/>
        </w:rPr>
      </w:pPr>
      <w:r w:rsidRPr="00D20646">
        <w:rPr>
          <w:bCs/>
          <w:lang w:val="en-CA"/>
        </w:rPr>
        <w:t>The property hingeShape (</w:t>
      </w:r>
      <w:r w:rsidR="00C1314B">
        <w:rPr>
          <w:bCs/>
          <w:lang w:val="en-CA"/>
        </w:rPr>
        <w:t>SWE</w:t>
      </w:r>
      <w:proofErr w:type="gramStart"/>
      <w:r w:rsidRPr="00D20646">
        <w:rPr>
          <w:bCs/>
          <w:lang w:val="en-CA"/>
        </w:rPr>
        <w:t>:Category</w:t>
      </w:r>
      <w:proofErr w:type="gramEnd"/>
      <w:r w:rsidRPr="00D20646">
        <w:rPr>
          <w:bCs/>
          <w:lang w:val="en-CA"/>
        </w:rPr>
        <w:t xml:space="preserve">) shall report a term from a controlled vocabulary describing the hinge shape, </w:t>
      </w:r>
      <w:r w:rsidR="004E1387" w:rsidRPr="00D20646">
        <w:rPr>
          <w:bCs/>
          <w:lang w:val="en-CA"/>
        </w:rPr>
        <w:t>e.g.</w:t>
      </w:r>
      <w:r w:rsidRPr="00D20646">
        <w:rPr>
          <w:bCs/>
          <w:lang w:val="en-CA"/>
        </w:rPr>
        <w:t xml:space="preserve"> </w:t>
      </w:r>
      <w:r w:rsidRPr="007A315C">
        <w:rPr>
          <w:lang w:val="en-CA"/>
        </w:rPr>
        <w:t>Rounded vs. angular hinge zones</w:t>
      </w:r>
      <w:r w:rsidRPr="00B66D7C">
        <w:rPr>
          <w:lang w:val="en-CA"/>
        </w:rPr>
        <w:t>.  This property has to do with the proportion of the wavelength that is considered part of hinge</w:t>
      </w:r>
      <w:r w:rsidR="008279FB">
        <w:rPr>
          <w:lang w:val="en-CA"/>
        </w:rPr>
        <w:t>.</w:t>
      </w:r>
    </w:p>
    <w:p w14:paraId="54531A01" w14:textId="12A51AFB" w:rsidR="007A315C" w:rsidRDefault="00B66D7C" w:rsidP="00D20646">
      <w:pPr>
        <w:pStyle w:val="Titre5"/>
        <w:rPr>
          <w:lang w:val="en-CA"/>
        </w:rPr>
      </w:pPr>
      <w:proofErr w:type="gramStart"/>
      <w:r>
        <w:rPr>
          <w:lang w:val="en-CA"/>
        </w:rPr>
        <w:t>interLimbAngle</w:t>
      </w:r>
      <w:proofErr w:type="gramEnd"/>
    </w:p>
    <w:p w14:paraId="62E94121" w14:textId="77777777" w:rsidR="00385692" w:rsidRDefault="00385692" w:rsidP="00FE753A">
      <w:pPr>
        <w:autoSpaceDE w:val="0"/>
        <w:autoSpaceDN w:val="0"/>
        <w:adjustRightInd w:val="0"/>
        <w:spacing w:after="0"/>
        <w:rPr>
          <w:color w:val="000000"/>
          <w:sz w:val="20"/>
          <w:szCs w:val="20"/>
          <w:lang w:val="en-CA"/>
        </w:rPr>
      </w:pPr>
    </w:p>
    <w:p w14:paraId="716057D2" w14:textId="6C1A1DD7" w:rsidR="00B66D7C" w:rsidRDefault="00B66D7C" w:rsidP="00B66D7C">
      <w:pPr>
        <w:rPr>
          <w:lang w:val="en-CA"/>
        </w:rPr>
      </w:pPr>
      <w:r>
        <w:rPr>
          <w:lang w:val="en-CA"/>
        </w:rPr>
        <w:t>The property interLimbAngle (</w:t>
      </w:r>
      <w:r w:rsidR="00C1314B">
        <w:rPr>
          <w:lang w:val="en-CA"/>
        </w:rPr>
        <w:t>SWE</w:t>
      </w:r>
      <w:proofErr w:type="gramStart"/>
      <w:r>
        <w:rPr>
          <w:lang w:val="en-CA"/>
        </w:rPr>
        <w:t>:Category</w:t>
      </w:r>
      <w:proofErr w:type="gramEnd"/>
      <w:r>
        <w:rPr>
          <w:lang w:val="en-CA"/>
        </w:rPr>
        <w:t xml:space="preserve">) shall contain a term from a controlled vocabulary </w:t>
      </w:r>
      <w:r w:rsidR="004E1387">
        <w:rPr>
          <w:lang w:val="en-CA"/>
        </w:rPr>
        <w:t>describing the</w:t>
      </w:r>
      <w:r>
        <w:rPr>
          <w:lang w:val="en-CA"/>
        </w:rPr>
        <w:t xml:space="preserve"> interlimb angle using </w:t>
      </w:r>
      <w:r w:rsidRPr="00B66D7C">
        <w:rPr>
          <w:lang w:val="en-CA"/>
        </w:rPr>
        <w:t>a tightness term (</w:t>
      </w:r>
      <w:r w:rsidR="004E1387">
        <w:rPr>
          <w:lang w:val="en-CA"/>
        </w:rPr>
        <w:t>e.g.</w:t>
      </w:r>
      <w:r>
        <w:rPr>
          <w:lang w:val="en-CA"/>
        </w:rPr>
        <w:t xml:space="preserve"> </w:t>
      </w:r>
      <w:r w:rsidRPr="00B66D7C">
        <w:rPr>
          <w:lang w:val="en-CA"/>
        </w:rPr>
        <w:t>gentle (120-180), open (70-120), close (30-70), tight (10-30), isoclinal (0-10))</w:t>
      </w:r>
      <w:r>
        <w:rPr>
          <w:lang w:val="en-CA"/>
        </w:rPr>
        <w:t>.</w:t>
      </w:r>
    </w:p>
    <w:p w14:paraId="7DB7A967" w14:textId="6E278B10" w:rsidR="00B66D7C" w:rsidRDefault="00B66D7C" w:rsidP="00D20646">
      <w:pPr>
        <w:pStyle w:val="Titre5"/>
        <w:rPr>
          <w:lang w:val="en-CA"/>
        </w:rPr>
      </w:pPr>
      <w:proofErr w:type="gramStart"/>
      <w:r w:rsidRPr="00B66D7C">
        <w:rPr>
          <w:lang w:val="en-CA"/>
        </w:rPr>
        <w:t>limbShape</w:t>
      </w:r>
      <w:proofErr w:type="gramEnd"/>
    </w:p>
    <w:p w14:paraId="00D0B916" w14:textId="77777777" w:rsidR="00B66D7C" w:rsidRPr="00B66D7C" w:rsidRDefault="00B66D7C">
      <w:pPr>
        <w:rPr>
          <w:lang w:val="en-CA"/>
        </w:rPr>
      </w:pPr>
    </w:p>
    <w:p w14:paraId="7E0EE71C" w14:textId="77D18A5B" w:rsidR="00B66D7C" w:rsidRDefault="00B66D7C" w:rsidP="00B66D7C">
      <w:pPr>
        <w:rPr>
          <w:lang w:val="en-CA"/>
        </w:rPr>
      </w:pPr>
      <w:r>
        <w:rPr>
          <w:lang w:val="en-CA"/>
        </w:rPr>
        <w:t>The limbShape property (</w:t>
      </w:r>
      <w:r w:rsidR="00C1314B">
        <w:rPr>
          <w:lang w:val="en-CA"/>
        </w:rPr>
        <w:t>SWE</w:t>
      </w:r>
      <w:proofErr w:type="gramStart"/>
      <w:r>
        <w:rPr>
          <w:lang w:val="en-CA"/>
        </w:rPr>
        <w:t>:Category</w:t>
      </w:r>
      <w:proofErr w:type="gramEnd"/>
      <w:r>
        <w:rPr>
          <w:lang w:val="en-CA"/>
        </w:rPr>
        <w:t>) shall contain a term from a controlled vocabulary describing the shape of the lim</w:t>
      </w:r>
      <w:r w:rsidR="00C1314B">
        <w:rPr>
          <w:lang w:val="en-CA"/>
        </w:rPr>
        <w:t>b</w:t>
      </w:r>
      <w:r>
        <w:rPr>
          <w:lang w:val="en-CA"/>
        </w:rPr>
        <w:t xml:space="preserve"> (</w:t>
      </w:r>
      <w:r w:rsidR="004E1387">
        <w:rPr>
          <w:lang w:val="en-CA"/>
        </w:rPr>
        <w:t>e.g.</w:t>
      </w:r>
      <w:r>
        <w:rPr>
          <w:lang w:val="en-CA"/>
        </w:rPr>
        <w:t xml:space="preserve"> </w:t>
      </w:r>
      <w:r w:rsidRPr="00B66D7C">
        <w:rPr>
          <w:lang w:val="en-CA"/>
        </w:rPr>
        <w:t>Straight vs curved limbs, kink, chevron, sinusoidal, box</w:t>
      </w:r>
      <w:r>
        <w:rPr>
          <w:lang w:val="en-CA"/>
        </w:rPr>
        <w:t>).</w:t>
      </w:r>
    </w:p>
    <w:p w14:paraId="13589B9B" w14:textId="631F85D0" w:rsidR="00B66D7C" w:rsidRDefault="00B66D7C" w:rsidP="00D20646">
      <w:pPr>
        <w:pStyle w:val="Titre5"/>
        <w:rPr>
          <w:lang w:val="en-CA"/>
        </w:rPr>
      </w:pPr>
      <w:proofErr w:type="gramStart"/>
      <w:r>
        <w:rPr>
          <w:lang w:val="en-CA"/>
        </w:rPr>
        <w:t>s</w:t>
      </w:r>
      <w:r w:rsidRPr="00D970E9">
        <w:rPr>
          <w:lang w:val="en-CA"/>
        </w:rPr>
        <w:t>pan</w:t>
      </w:r>
      <w:proofErr w:type="gramEnd"/>
    </w:p>
    <w:p w14:paraId="12F43895" w14:textId="49EC23DD" w:rsidR="00B66D7C" w:rsidRDefault="00B66D7C">
      <w:pPr>
        <w:rPr>
          <w:lang w:val="en-CA"/>
        </w:rPr>
      </w:pPr>
      <w:r>
        <w:rPr>
          <w:lang w:val="en-CA"/>
        </w:rPr>
        <w:t>The span property (</w:t>
      </w:r>
      <w:r w:rsidR="00253146">
        <w:rPr>
          <w:lang w:val="en-CA"/>
        </w:rPr>
        <w:t>SWE::Quantity</w:t>
      </w:r>
      <w:r>
        <w:rPr>
          <w:lang w:val="en-CA"/>
        </w:rPr>
        <w:t xml:space="preserve">Range) shall report a value describing the </w:t>
      </w:r>
      <w:r w:rsidRPr="00B66D7C">
        <w:rPr>
          <w:lang w:val="en-CA"/>
        </w:rPr>
        <w:t>linear distance between inflection points in a single fold</w:t>
      </w:r>
      <w:r>
        <w:rPr>
          <w:lang w:val="en-CA"/>
        </w:rPr>
        <w:t>.</w:t>
      </w:r>
    </w:p>
    <w:p w14:paraId="0B4749A1" w14:textId="4A8546EF" w:rsidR="00B66D7C" w:rsidRDefault="007E7F7B" w:rsidP="00D20646">
      <w:pPr>
        <w:pStyle w:val="Titre5"/>
        <w:rPr>
          <w:lang w:val="en-CA"/>
        </w:rPr>
      </w:pPr>
      <w:proofErr w:type="gramStart"/>
      <w:r>
        <w:rPr>
          <w:lang w:val="en-CA"/>
        </w:rPr>
        <w:lastRenderedPageBreak/>
        <w:t>s</w:t>
      </w:r>
      <w:r w:rsidRPr="007E7F7B">
        <w:rPr>
          <w:lang w:val="en-CA"/>
        </w:rPr>
        <w:t>ymmetry</w:t>
      </w:r>
      <w:proofErr w:type="gramEnd"/>
    </w:p>
    <w:p w14:paraId="75FF131E" w14:textId="77777777" w:rsidR="007E7F7B" w:rsidRPr="007E7F7B" w:rsidRDefault="007E7F7B">
      <w:pPr>
        <w:rPr>
          <w:lang w:val="en-CA"/>
        </w:rPr>
      </w:pPr>
    </w:p>
    <w:p w14:paraId="01290D45" w14:textId="32F5CF7C" w:rsidR="007E7F7B" w:rsidRDefault="007E7F7B" w:rsidP="00B66D7C">
      <w:pPr>
        <w:rPr>
          <w:lang w:val="en-CA"/>
        </w:rPr>
      </w:pPr>
      <w:r>
        <w:rPr>
          <w:lang w:val="en-CA"/>
        </w:rPr>
        <w:t>The symmetry property (</w:t>
      </w:r>
      <w:r w:rsidR="00C1314B">
        <w:rPr>
          <w:lang w:val="en-CA"/>
        </w:rPr>
        <w:t>SWE</w:t>
      </w:r>
      <w:proofErr w:type="gramStart"/>
      <w:r>
        <w:rPr>
          <w:lang w:val="en-CA"/>
        </w:rPr>
        <w:t>:Category</w:t>
      </w:r>
      <w:proofErr w:type="gramEnd"/>
      <w:r>
        <w:rPr>
          <w:lang w:val="en-CA"/>
        </w:rPr>
        <w:t>) shall contain a term from a controlled vocabulary describing the c</w:t>
      </w:r>
      <w:r w:rsidRPr="007E7F7B">
        <w:rPr>
          <w:lang w:val="en-CA"/>
        </w:rPr>
        <w:t xml:space="preserve">oncordance or discordance of bisecting surface and axial surface, or ratio of length of limbs. Folded surface may have asymmetry defined by limb length ratio if inflection points are defined. </w:t>
      </w:r>
      <w:r w:rsidR="00C1314B">
        <w:rPr>
          <w:lang w:val="en-CA"/>
        </w:rPr>
        <w:t xml:space="preserve">The </w:t>
      </w:r>
      <w:r w:rsidR="004E1387">
        <w:rPr>
          <w:lang w:val="en-CA"/>
        </w:rPr>
        <w:t>d</w:t>
      </w:r>
      <w:r w:rsidR="004E1387" w:rsidRPr="007E7F7B">
        <w:rPr>
          <w:lang w:val="en-CA"/>
        </w:rPr>
        <w:t>efinition</w:t>
      </w:r>
      <w:r w:rsidRPr="007E7F7B">
        <w:rPr>
          <w:lang w:val="en-CA"/>
        </w:rPr>
        <w:t xml:space="preserve"> based on bisecting surface/axial surface angle depends on having multiple surfaces defined such that the axial surface may be identified (symmetric, </w:t>
      </w:r>
      <w:r w:rsidR="004E1387" w:rsidRPr="007E7F7B">
        <w:rPr>
          <w:lang w:val="en-CA"/>
        </w:rPr>
        <w:t>asymmetric</w:t>
      </w:r>
      <w:r w:rsidRPr="007E7F7B">
        <w:rPr>
          <w:lang w:val="en-CA"/>
        </w:rPr>
        <w:t>)</w:t>
      </w:r>
      <w:r>
        <w:rPr>
          <w:lang w:val="en-CA"/>
        </w:rPr>
        <w:t>.</w:t>
      </w:r>
    </w:p>
    <w:p w14:paraId="28CFD071" w14:textId="76EE7B1A" w:rsidR="007E7F7B" w:rsidRDefault="00C1314B" w:rsidP="00D20646">
      <w:pPr>
        <w:pStyle w:val="Titre5"/>
        <w:rPr>
          <w:lang w:val="en-CA"/>
        </w:rPr>
      </w:pPr>
      <w:proofErr w:type="gramStart"/>
      <w:r>
        <w:rPr>
          <w:lang w:val="en-CA"/>
        </w:rPr>
        <w:t>s</w:t>
      </w:r>
      <w:r w:rsidR="007E7F7B" w:rsidRPr="00D970E9">
        <w:rPr>
          <w:lang w:val="en-CA"/>
        </w:rPr>
        <w:t>ystem</w:t>
      </w:r>
      <w:proofErr w:type="gramEnd"/>
    </w:p>
    <w:p w14:paraId="6F2457DE" w14:textId="77777777" w:rsidR="007E7F7B" w:rsidRPr="00D20646" w:rsidRDefault="007E7F7B">
      <w:pPr>
        <w:rPr>
          <w:lang w:val="en-CA"/>
        </w:rPr>
      </w:pPr>
    </w:p>
    <w:p w14:paraId="0845962F" w14:textId="361EC449" w:rsidR="007E7F7B" w:rsidRPr="00B66D7C" w:rsidRDefault="007E7F7B" w:rsidP="00B66D7C">
      <w:pPr>
        <w:rPr>
          <w:lang w:val="en-CA"/>
        </w:rPr>
      </w:pPr>
      <w:r>
        <w:rPr>
          <w:lang w:val="en-CA"/>
        </w:rPr>
        <w:t>The system property shall be an association between a FoldDescription and a FoldSystem that aggregates f</w:t>
      </w:r>
      <w:r w:rsidRPr="007E7F7B">
        <w:rPr>
          <w:lang w:val="en-CA"/>
        </w:rPr>
        <w:t xml:space="preserve">olds </w:t>
      </w:r>
      <w:r>
        <w:rPr>
          <w:lang w:val="en-CA"/>
        </w:rPr>
        <w:t xml:space="preserve">into a system. </w:t>
      </w:r>
    </w:p>
    <w:p w14:paraId="771BEC55" w14:textId="1770CC0B" w:rsidR="00FE753A" w:rsidRDefault="00FE753A" w:rsidP="00FE753A">
      <w:pPr>
        <w:pStyle w:val="Titre4"/>
      </w:pPr>
      <w:bookmarkStart w:id="637" w:name="BKM_9F55EEFA_C0E3_452C_8F3E_4601CB5BDD65"/>
      <w:bookmarkStart w:id="638" w:name="BKM_B6CF2C95_A27D_49AD_BB55_36897A8B9A93"/>
      <w:bookmarkStart w:id="639" w:name="BKM_C47055C6_23E4_4FE1_89C3_7EA3E53F016F"/>
      <w:bookmarkStart w:id="640" w:name="BKM_BE3EB69A_2E9F_4015_9A53_7E29585ADF99"/>
      <w:bookmarkStart w:id="641" w:name="BKM_D49811C3_C3B3_4361_989B_69411D4795BC"/>
      <w:bookmarkStart w:id="642" w:name="BKM_6411C0D6_8DBF_4DB6_A7B6_ADED17047AE5"/>
      <w:bookmarkStart w:id="643" w:name="BKM_2C450E0F_0DB6_4DEB_964F_DE2661303D3A"/>
      <w:bookmarkStart w:id="644" w:name="BKM_5CAB0B26_2CE6_42AB_B2CE_2FA413E9F025"/>
      <w:bookmarkStart w:id="645" w:name="BKM_FA6FE08B_7A03_4337_979E_0DF7D1B98F33"/>
      <w:bookmarkStart w:id="646" w:name="BKM_922E2E10_A22B_488C_B866_3D68572C1248"/>
      <w:bookmarkEnd w:id="637"/>
      <w:bookmarkEnd w:id="638"/>
      <w:bookmarkEnd w:id="639"/>
      <w:bookmarkEnd w:id="640"/>
      <w:bookmarkEnd w:id="641"/>
      <w:bookmarkEnd w:id="642"/>
      <w:bookmarkEnd w:id="643"/>
      <w:bookmarkEnd w:id="644"/>
      <w:bookmarkEnd w:id="645"/>
      <w:bookmarkEnd w:id="646"/>
      <w:r>
        <w:t>FoldSystem</w:t>
      </w:r>
    </w:p>
    <w:p w14:paraId="5C2741D5" w14:textId="77777777" w:rsidR="00FE753A" w:rsidRDefault="00FE753A" w:rsidP="00AB10FC"/>
    <w:p w14:paraId="5D506DE7" w14:textId="11AD2F57" w:rsidR="00FE753A" w:rsidRDefault="00FE753A" w:rsidP="00AB10FC">
      <w:r w:rsidRPr="00FE753A">
        <w:t>A</w:t>
      </w:r>
      <w:r>
        <w:t xml:space="preserve"> </w:t>
      </w:r>
      <w:r w:rsidR="007E7F7B">
        <w:t xml:space="preserve">FoldSystem is a </w:t>
      </w:r>
      <w:r>
        <w:t xml:space="preserve">collection of congruent folds </w:t>
      </w:r>
      <w:r w:rsidRPr="00FE753A">
        <w:t xml:space="preserve">(axis and axial surface are parallel) produced by the same tectonic event. </w:t>
      </w:r>
      <w:r w:rsidR="007E7F7B">
        <w:t>It is s</w:t>
      </w:r>
      <w:r w:rsidRPr="00FE753A">
        <w:t>ometimes referred to as a "Fold Train".</w:t>
      </w:r>
    </w:p>
    <w:p w14:paraId="05467BB5" w14:textId="77777777" w:rsidR="00FE753A" w:rsidRDefault="00FE753A" w:rsidP="00AB10FC"/>
    <w:p w14:paraId="56D7EAFF" w14:textId="2FBCE510" w:rsidR="00FE753A" w:rsidRDefault="00F658C5" w:rsidP="00FE753A">
      <w:pPr>
        <w:keepNext/>
      </w:pPr>
      <w:r>
        <w:rPr>
          <w:noProof/>
          <w:lang w:val="en-CA" w:eastAsia="en-CA"/>
        </w:rPr>
        <w:lastRenderedPageBreak/>
        <w:drawing>
          <wp:inline distT="0" distB="0" distL="0" distR="0" wp14:anchorId="66F3638C" wp14:editId="523E0118">
            <wp:extent cx="5486400" cy="57150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86400" cy="5715000"/>
                    </a:xfrm>
                    <a:prstGeom prst="rect">
                      <a:avLst/>
                    </a:prstGeom>
                    <a:noFill/>
                    <a:ln>
                      <a:noFill/>
                    </a:ln>
                  </pic:spPr>
                </pic:pic>
              </a:graphicData>
            </a:graphic>
          </wp:inline>
        </w:drawing>
      </w:r>
    </w:p>
    <w:p w14:paraId="580337F0" w14:textId="54B98270" w:rsidR="00FE753A" w:rsidRDefault="00FE753A" w:rsidP="00FE753A">
      <w:pPr>
        <w:pStyle w:val="Lgende"/>
      </w:pPr>
      <w:r>
        <w:t xml:space="preserve">Figure </w:t>
      </w:r>
      <w:r w:rsidR="00673E83">
        <w:fldChar w:fldCharType="begin"/>
      </w:r>
      <w:r w:rsidR="00673E83">
        <w:instrText xml:space="preserve"> SEQ Figure \* ARABIC </w:instrText>
      </w:r>
      <w:r w:rsidR="00673E83">
        <w:fldChar w:fldCharType="separate"/>
      </w:r>
      <w:r w:rsidR="00F02ED9">
        <w:rPr>
          <w:noProof/>
        </w:rPr>
        <w:t>65</w:t>
      </w:r>
      <w:r w:rsidR="00673E83">
        <w:rPr>
          <w:noProof/>
        </w:rPr>
        <w:fldChar w:fldCharType="end"/>
      </w:r>
      <w:r>
        <w:t>: FoldSystem</w:t>
      </w:r>
      <w:r w:rsidR="008279FB">
        <w:t xml:space="preserve"> context diagram.</w:t>
      </w:r>
    </w:p>
    <w:p w14:paraId="7E491F8F" w14:textId="530829F6" w:rsidR="00FE753A" w:rsidRDefault="00FE753A" w:rsidP="00FE753A">
      <w:pPr>
        <w:autoSpaceDE w:val="0"/>
        <w:autoSpaceDN w:val="0"/>
        <w:adjustRightInd w:val="0"/>
        <w:spacing w:after="0"/>
        <w:rPr>
          <w:color w:val="000000"/>
          <w:sz w:val="20"/>
          <w:szCs w:val="20"/>
          <w:lang w:val="en-CA"/>
        </w:rPr>
      </w:pPr>
      <w:bookmarkStart w:id="647" w:name="BKM_60CC5835_79D2_4A13_B4A8_D7D9DBF215A3"/>
      <w:bookmarkEnd w:id="647"/>
    </w:p>
    <w:p w14:paraId="0CE00831" w14:textId="3332F363" w:rsidR="007E7F7B" w:rsidRDefault="007E7F7B" w:rsidP="00D20646">
      <w:pPr>
        <w:pStyle w:val="Titre5"/>
        <w:rPr>
          <w:lang w:val="en-CA"/>
        </w:rPr>
      </w:pPr>
      <w:proofErr w:type="gramStart"/>
      <w:r>
        <w:rPr>
          <w:lang w:val="en-CA"/>
        </w:rPr>
        <w:t>periodic</w:t>
      </w:r>
      <w:proofErr w:type="gramEnd"/>
    </w:p>
    <w:p w14:paraId="09A70291" w14:textId="77777777" w:rsidR="007E7F7B" w:rsidRDefault="007E7F7B" w:rsidP="00FE753A">
      <w:pPr>
        <w:autoSpaceDE w:val="0"/>
        <w:autoSpaceDN w:val="0"/>
        <w:adjustRightInd w:val="0"/>
        <w:spacing w:after="0"/>
        <w:rPr>
          <w:color w:val="000000"/>
          <w:sz w:val="20"/>
          <w:szCs w:val="20"/>
          <w:lang w:val="en-CA"/>
        </w:rPr>
      </w:pPr>
    </w:p>
    <w:p w14:paraId="2A0E1BF0" w14:textId="1DC9F957" w:rsidR="007E7F7B" w:rsidRDefault="007E7F7B" w:rsidP="00D20646">
      <w:pPr>
        <w:rPr>
          <w:lang w:val="en-CA"/>
        </w:rPr>
      </w:pPr>
      <w:r>
        <w:rPr>
          <w:lang w:val="en-CA"/>
        </w:rPr>
        <w:t>The property periodic</w:t>
      </w:r>
      <w:proofErr w:type="gramStart"/>
      <w:r>
        <w:rPr>
          <w:lang w:val="en-CA"/>
        </w:rPr>
        <w:t>:</w:t>
      </w:r>
      <w:r w:rsidR="00C1314B">
        <w:rPr>
          <w:lang w:val="en-CA"/>
        </w:rPr>
        <w:t>Primitive</w:t>
      </w:r>
      <w:proofErr w:type="gramEnd"/>
      <w:r w:rsidR="00C1314B">
        <w:rPr>
          <w:lang w:val="en-CA"/>
        </w:rPr>
        <w:t>::</w:t>
      </w:r>
      <w:r>
        <w:rPr>
          <w:lang w:val="en-CA"/>
        </w:rPr>
        <w:t>Boolean shall report TRUE is the hinges in a train are regularly spaced, and FALSE otherwise.</w:t>
      </w:r>
    </w:p>
    <w:p w14:paraId="023E20CD" w14:textId="6B130738" w:rsidR="007E7F7B" w:rsidRDefault="007E7F7B" w:rsidP="00D20646">
      <w:pPr>
        <w:pStyle w:val="Titre5"/>
        <w:rPr>
          <w:lang w:val="en-CA"/>
        </w:rPr>
      </w:pPr>
      <w:proofErr w:type="gramStart"/>
      <w:r>
        <w:rPr>
          <w:lang w:val="en-CA"/>
        </w:rPr>
        <w:t>wavelength</w:t>
      </w:r>
      <w:proofErr w:type="gramEnd"/>
    </w:p>
    <w:p w14:paraId="5408D9BE" w14:textId="77777777" w:rsidR="007E7F7B" w:rsidRPr="007E7F7B" w:rsidRDefault="007E7F7B" w:rsidP="00D20646">
      <w:pPr>
        <w:rPr>
          <w:lang w:val="en-CA"/>
        </w:rPr>
      </w:pPr>
    </w:p>
    <w:p w14:paraId="44AFF6BB" w14:textId="335E508F" w:rsidR="007E7F7B" w:rsidRDefault="007E7F7B" w:rsidP="00D20646">
      <w:pPr>
        <w:rPr>
          <w:lang w:val="en-CA"/>
        </w:rPr>
      </w:pPr>
      <w:r>
        <w:rPr>
          <w:lang w:val="en-CA"/>
        </w:rPr>
        <w:t>The property wavelength (</w:t>
      </w:r>
      <w:r w:rsidR="00253146">
        <w:rPr>
          <w:lang w:val="en-CA"/>
        </w:rPr>
        <w:t>SWE::Quantity</w:t>
      </w:r>
      <w:r>
        <w:rPr>
          <w:lang w:val="en-CA"/>
        </w:rPr>
        <w:t>Range) shall contain a q</w:t>
      </w:r>
      <w:r w:rsidRPr="007E7F7B">
        <w:rPr>
          <w:lang w:val="en-CA"/>
        </w:rPr>
        <w:t xml:space="preserve">uantitative </w:t>
      </w:r>
      <w:r w:rsidR="00C1314B">
        <w:rPr>
          <w:lang w:val="en-CA"/>
        </w:rPr>
        <w:t>description</w:t>
      </w:r>
      <w:r w:rsidR="00C1314B" w:rsidRPr="007E7F7B">
        <w:rPr>
          <w:lang w:val="en-CA"/>
        </w:rPr>
        <w:t xml:space="preserve"> </w:t>
      </w:r>
      <w:r w:rsidRPr="007E7F7B">
        <w:rPr>
          <w:lang w:val="en-CA"/>
        </w:rPr>
        <w:t xml:space="preserve">of </w:t>
      </w:r>
      <w:r w:rsidR="00C1314B">
        <w:rPr>
          <w:lang w:val="en-CA"/>
        </w:rPr>
        <w:t xml:space="preserve">the </w:t>
      </w:r>
      <w:r w:rsidRPr="007E7F7B">
        <w:rPr>
          <w:lang w:val="en-CA"/>
        </w:rPr>
        <w:t>length between adjacent antiforms (or synforms) in a fold train.</w:t>
      </w:r>
    </w:p>
    <w:p w14:paraId="051C9F9E" w14:textId="36241E7B" w:rsidR="007E7F7B" w:rsidRDefault="007E7F7B" w:rsidP="00D20646">
      <w:pPr>
        <w:pStyle w:val="Titre5"/>
        <w:rPr>
          <w:lang w:val="en-CA"/>
        </w:rPr>
      </w:pPr>
      <w:proofErr w:type="gramStart"/>
      <w:r w:rsidRPr="00D970E9">
        <w:rPr>
          <w:lang w:val="en-CA"/>
        </w:rPr>
        <w:lastRenderedPageBreak/>
        <w:t>foldSystemMember</w:t>
      </w:r>
      <w:proofErr w:type="gramEnd"/>
    </w:p>
    <w:p w14:paraId="6CA6DA1D" w14:textId="77777777" w:rsidR="007E7F7B" w:rsidRPr="00D20646" w:rsidRDefault="007E7F7B" w:rsidP="00D20646">
      <w:pPr>
        <w:rPr>
          <w:lang w:val="en-CA"/>
        </w:rPr>
      </w:pPr>
    </w:p>
    <w:p w14:paraId="22B2235C" w14:textId="07D86C98" w:rsidR="007E7F7B" w:rsidRDefault="007E7F7B" w:rsidP="00D20646">
      <w:pPr>
        <w:rPr>
          <w:lang w:val="en-CA"/>
        </w:rPr>
      </w:pPr>
      <w:r>
        <w:rPr>
          <w:lang w:val="en-CA"/>
        </w:rPr>
        <w:t>The foldSystemMember shall be an association between a FoldSystem and the Folds that are member</w:t>
      </w:r>
      <w:r w:rsidR="00C1314B">
        <w:rPr>
          <w:lang w:val="en-CA"/>
        </w:rPr>
        <w:t>s</w:t>
      </w:r>
      <w:r>
        <w:rPr>
          <w:lang w:val="en-CA"/>
        </w:rPr>
        <w:t xml:space="preserve"> of that system.</w:t>
      </w:r>
    </w:p>
    <w:p w14:paraId="69156B22" w14:textId="4576B81B" w:rsidR="00FE753A" w:rsidRDefault="003804FE" w:rsidP="003804FE">
      <w:pPr>
        <w:pStyle w:val="Titre4"/>
      </w:pPr>
      <w:bookmarkStart w:id="648" w:name="BKM_50AAAF20_CB99_4ABC_9FAE_60AD6D1987FD"/>
      <w:bookmarkStart w:id="649" w:name="BKM_15CC129A_078F_4F7E_80FD_248D1D0D33F2"/>
      <w:bookmarkEnd w:id="648"/>
      <w:bookmarkEnd w:id="649"/>
      <w:r>
        <w:t>FoliationDescription</w:t>
      </w:r>
    </w:p>
    <w:p w14:paraId="37BF6AF3" w14:textId="77777777" w:rsidR="003804FE" w:rsidRDefault="003804FE" w:rsidP="00AB10FC"/>
    <w:p w14:paraId="49A2EDDB" w14:textId="1696FF9A" w:rsidR="003804FE" w:rsidRDefault="007E7F7B" w:rsidP="00AB10FC">
      <w:r>
        <w:t>FoliationDescription provides e</w:t>
      </w:r>
      <w:r w:rsidR="003804FE" w:rsidRPr="003804FE">
        <w:t>xtended descriptive properties of a foliation structure.</w:t>
      </w:r>
    </w:p>
    <w:p w14:paraId="0AA5820D" w14:textId="77777777" w:rsidR="003804FE" w:rsidRDefault="003804FE" w:rsidP="00AB10FC"/>
    <w:p w14:paraId="5082C7BD" w14:textId="084B292F" w:rsidR="003804FE" w:rsidRDefault="00F658C5" w:rsidP="003804FE">
      <w:pPr>
        <w:keepNext/>
      </w:pPr>
      <w:r>
        <w:rPr>
          <w:noProof/>
          <w:lang w:val="en-CA" w:eastAsia="en-CA"/>
        </w:rPr>
        <w:lastRenderedPageBreak/>
        <w:drawing>
          <wp:inline distT="0" distB="0" distL="0" distR="0" wp14:anchorId="0A454231" wp14:editId="5E01DB69">
            <wp:extent cx="5486400" cy="58483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86400" cy="5848350"/>
                    </a:xfrm>
                    <a:prstGeom prst="rect">
                      <a:avLst/>
                    </a:prstGeom>
                    <a:noFill/>
                    <a:ln>
                      <a:noFill/>
                    </a:ln>
                  </pic:spPr>
                </pic:pic>
              </a:graphicData>
            </a:graphic>
          </wp:inline>
        </w:drawing>
      </w:r>
    </w:p>
    <w:p w14:paraId="0A7AE18D" w14:textId="6ED11ED7" w:rsidR="003804FE" w:rsidRDefault="003804FE" w:rsidP="003804FE">
      <w:pPr>
        <w:pStyle w:val="Lgende"/>
      </w:pPr>
      <w:r>
        <w:t xml:space="preserve">Figure </w:t>
      </w:r>
      <w:r w:rsidR="00673E83">
        <w:fldChar w:fldCharType="begin"/>
      </w:r>
      <w:r w:rsidR="00673E83">
        <w:instrText xml:space="preserve"> SEQ Figure \* ARABIC </w:instrText>
      </w:r>
      <w:r w:rsidR="00673E83">
        <w:fldChar w:fldCharType="separate"/>
      </w:r>
      <w:r w:rsidR="00F02ED9">
        <w:rPr>
          <w:noProof/>
        </w:rPr>
        <w:t>66</w:t>
      </w:r>
      <w:r w:rsidR="00673E83">
        <w:rPr>
          <w:noProof/>
        </w:rPr>
        <w:fldChar w:fldCharType="end"/>
      </w:r>
      <w:r>
        <w:t>: FoliationDescription</w:t>
      </w:r>
      <w:r w:rsidR="007E7F7B">
        <w:t xml:space="preserve"> context diagram</w:t>
      </w:r>
      <w:r w:rsidR="008279FB">
        <w:t>.</w:t>
      </w:r>
    </w:p>
    <w:p w14:paraId="6E96E876" w14:textId="06F1021C" w:rsidR="003804FE" w:rsidRDefault="003804FE" w:rsidP="003804FE">
      <w:pPr>
        <w:autoSpaceDE w:val="0"/>
        <w:autoSpaceDN w:val="0"/>
        <w:adjustRightInd w:val="0"/>
        <w:spacing w:after="0"/>
        <w:rPr>
          <w:color w:val="000000"/>
          <w:sz w:val="20"/>
          <w:szCs w:val="20"/>
          <w:lang w:val="en-CA"/>
        </w:rPr>
      </w:pPr>
      <w:bookmarkStart w:id="650" w:name="BKM_FDDB3C9C_445F_40FB_AB70_ED1438E267DC"/>
      <w:bookmarkEnd w:id="650"/>
    </w:p>
    <w:p w14:paraId="0D9D3DBE" w14:textId="6111EA8A" w:rsidR="007E7F7B" w:rsidRDefault="007E7F7B" w:rsidP="00D20646">
      <w:pPr>
        <w:pStyle w:val="Titre5"/>
        <w:rPr>
          <w:lang w:val="en-CA"/>
        </w:rPr>
      </w:pPr>
      <w:proofErr w:type="gramStart"/>
      <w:r>
        <w:rPr>
          <w:lang w:val="en-CA"/>
        </w:rPr>
        <w:t>definingElement</w:t>
      </w:r>
      <w:proofErr w:type="gramEnd"/>
      <w:r>
        <w:rPr>
          <w:lang w:val="en-CA"/>
        </w:rPr>
        <w:t xml:space="preserve"> </w:t>
      </w:r>
    </w:p>
    <w:p w14:paraId="6456629C" w14:textId="77777777" w:rsidR="007E7F7B" w:rsidRDefault="007E7F7B" w:rsidP="003804FE">
      <w:pPr>
        <w:autoSpaceDE w:val="0"/>
        <w:autoSpaceDN w:val="0"/>
        <w:adjustRightInd w:val="0"/>
        <w:spacing w:after="0"/>
        <w:rPr>
          <w:color w:val="000000"/>
          <w:sz w:val="20"/>
          <w:szCs w:val="20"/>
          <w:lang w:val="en-CA"/>
        </w:rPr>
      </w:pPr>
    </w:p>
    <w:p w14:paraId="075F913E" w14:textId="78C900EA" w:rsidR="007E7F7B" w:rsidRDefault="007E7F7B" w:rsidP="00D20646">
      <w:pPr>
        <w:rPr>
          <w:lang w:val="en-CA"/>
        </w:rPr>
      </w:pPr>
      <w:r>
        <w:rPr>
          <w:lang w:val="en-CA"/>
        </w:rPr>
        <w:t>The property definingElement (</w:t>
      </w:r>
      <w:r w:rsidR="00734129">
        <w:rPr>
          <w:lang w:val="en-CA"/>
        </w:rPr>
        <w:t>SWE</w:t>
      </w:r>
      <w:proofErr w:type="gramStart"/>
      <w:r>
        <w:rPr>
          <w:lang w:val="en-CA"/>
        </w:rPr>
        <w:t>:Category</w:t>
      </w:r>
      <w:proofErr w:type="gramEnd"/>
      <w:r>
        <w:rPr>
          <w:lang w:val="en-CA"/>
        </w:rPr>
        <w:t>) shall contain a term from a controlled vocabulary describing the k</w:t>
      </w:r>
      <w:r w:rsidRPr="007E7F7B">
        <w:rPr>
          <w:lang w:val="en-CA"/>
        </w:rPr>
        <w:t xml:space="preserve">inds of describable inhomogeneity in a rock body that may define a GeologicStructure.   Examples include Discontinuity, Shaped Surface, Oriented Particle, Material Boundary, and Layer.  </w:t>
      </w:r>
    </w:p>
    <w:p w14:paraId="022559B6" w14:textId="77777777" w:rsidR="007E7F7B" w:rsidRDefault="007E7F7B" w:rsidP="003804FE">
      <w:pPr>
        <w:autoSpaceDE w:val="0"/>
        <w:autoSpaceDN w:val="0"/>
        <w:adjustRightInd w:val="0"/>
        <w:spacing w:after="0"/>
        <w:rPr>
          <w:color w:val="000000"/>
          <w:sz w:val="20"/>
          <w:szCs w:val="20"/>
          <w:lang w:val="en-CA"/>
        </w:rPr>
      </w:pPr>
    </w:p>
    <w:p w14:paraId="0051355F" w14:textId="1CC610A0" w:rsidR="007E7F7B" w:rsidRDefault="00DA196D" w:rsidP="009C163F">
      <w:pPr>
        <w:pStyle w:val="Titre5"/>
        <w:rPr>
          <w:lang w:val="en-CA"/>
        </w:rPr>
      </w:pPr>
      <w:proofErr w:type="gramStart"/>
      <w:r>
        <w:rPr>
          <w:lang w:val="en-CA"/>
        </w:rPr>
        <w:t>c</w:t>
      </w:r>
      <w:r w:rsidRPr="00DA196D">
        <w:rPr>
          <w:lang w:val="en-CA"/>
        </w:rPr>
        <w:t>ontinuity</w:t>
      </w:r>
      <w:proofErr w:type="gramEnd"/>
    </w:p>
    <w:p w14:paraId="75788F81" w14:textId="77777777" w:rsidR="00DA196D" w:rsidRPr="00DA196D" w:rsidRDefault="00DA196D" w:rsidP="009C163F">
      <w:pPr>
        <w:rPr>
          <w:lang w:val="en-CA"/>
        </w:rPr>
      </w:pPr>
    </w:p>
    <w:p w14:paraId="285B1039" w14:textId="1356CF99" w:rsidR="00DA196D" w:rsidRDefault="00DA196D" w:rsidP="00083053">
      <w:pPr>
        <w:rPr>
          <w:lang w:val="en-CA"/>
        </w:rPr>
      </w:pPr>
      <w:r>
        <w:rPr>
          <w:lang w:val="en-CA"/>
        </w:rPr>
        <w:t>The continuity proper</w:t>
      </w:r>
      <w:r w:rsidR="00734129">
        <w:rPr>
          <w:lang w:val="en-CA"/>
        </w:rPr>
        <w:t>t</w:t>
      </w:r>
      <w:r>
        <w:rPr>
          <w:lang w:val="en-CA"/>
        </w:rPr>
        <w:t>y (</w:t>
      </w:r>
      <w:r w:rsidR="00734129">
        <w:rPr>
          <w:lang w:val="en-CA"/>
        </w:rPr>
        <w:t>SWE</w:t>
      </w:r>
      <w:proofErr w:type="gramStart"/>
      <w:r>
        <w:rPr>
          <w:lang w:val="en-CA"/>
        </w:rPr>
        <w:t>:Category</w:t>
      </w:r>
      <w:proofErr w:type="gramEnd"/>
      <w:r>
        <w:rPr>
          <w:lang w:val="en-CA"/>
        </w:rPr>
        <w:t xml:space="preserve">) shall report a term from a controlled vocabulary </w:t>
      </w:r>
      <w:r w:rsidRPr="00DA196D">
        <w:rPr>
          <w:lang w:val="en-CA"/>
        </w:rPr>
        <w:t>to distinguish continuous vs. disjunct cleavages</w:t>
      </w:r>
      <w:r>
        <w:rPr>
          <w:lang w:val="en-CA"/>
        </w:rPr>
        <w:t>.</w:t>
      </w:r>
    </w:p>
    <w:p w14:paraId="618CB52B" w14:textId="77777777" w:rsidR="00DA196D" w:rsidRDefault="00DA196D" w:rsidP="003804FE">
      <w:pPr>
        <w:autoSpaceDE w:val="0"/>
        <w:autoSpaceDN w:val="0"/>
        <w:adjustRightInd w:val="0"/>
        <w:spacing w:after="0"/>
        <w:rPr>
          <w:color w:val="000000"/>
          <w:sz w:val="20"/>
          <w:szCs w:val="20"/>
          <w:lang w:val="en-CA"/>
        </w:rPr>
      </w:pPr>
    </w:p>
    <w:p w14:paraId="2D264FB6" w14:textId="76C2E2CC" w:rsidR="00DA196D" w:rsidRDefault="00DA196D" w:rsidP="009C163F">
      <w:pPr>
        <w:pStyle w:val="Titre5"/>
        <w:rPr>
          <w:lang w:val="en-CA"/>
        </w:rPr>
      </w:pPr>
      <w:proofErr w:type="gramStart"/>
      <w:r>
        <w:rPr>
          <w:lang w:val="en-CA"/>
        </w:rPr>
        <w:t>intensity</w:t>
      </w:r>
      <w:proofErr w:type="gramEnd"/>
    </w:p>
    <w:p w14:paraId="31CCB8BC" w14:textId="77777777" w:rsidR="00DA196D" w:rsidRDefault="00DA196D" w:rsidP="003804FE">
      <w:pPr>
        <w:autoSpaceDE w:val="0"/>
        <w:autoSpaceDN w:val="0"/>
        <w:adjustRightInd w:val="0"/>
        <w:spacing w:after="0"/>
        <w:rPr>
          <w:color w:val="000000"/>
          <w:sz w:val="20"/>
          <w:szCs w:val="20"/>
          <w:lang w:val="en-CA"/>
        </w:rPr>
      </w:pPr>
    </w:p>
    <w:p w14:paraId="305EE0CC" w14:textId="0AEE0608" w:rsidR="00DA196D" w:rsidRPr="00DA196D" w:rsidRDefault="00DA196D" w:rsidP="00DA196D">
      <w:pPr>
        <w:rPr>
          <w:lang w:val="en-CA"/>
        </w:rPr>
      </w:pPr>
      <w:r>
        <w:rPr>
          <w:lang w:val="en-CA"/>
        </w:rPr>
        <w:t xml:space="preserve">The </w:t>
      </w:r>
      <w:r w:rsidR="00FA3C67">
        <w:rPr>
          <w:lang w:val="en-CA"/>
        </w:rPr>
        <w:t xml:space="preserve">intensity </w:t>
      </w:r>
      <w:r>
        <w:rPr>
          <w:lang w:val="en-CA"/>
        </w:rPr>
        <w:t>property (</w:t>
      </w:r>
      <w:r w:rsidR="00FA3C67">
        <w:rPr>
          <w:lang w:val="en-CA"/>
        </w:rPr>
        <w:t>SWE</w:t>
      </w:r>
      <w:proofErr w:type="gramStart"/>
      <w:r>
        <w:rPr>
          <w:lang w:val="en-CA"/>
        </w:rPr>
        <w:t>:Category</w:t>
      </w:r>
      <w:proofErr w:type="gramEnd"/>
      <w:r>
        <w:rPr>
          <w:lang w:val="en-CA"/>
        </w:rPr>
        <w:t>) shall contain a term from a controlled vocabulary to describe</w:t>
      </w:r>
      <w:r w:rsidRPr="00DA196D">
        <w:rPr>
          <w:lang w:val="en-CA"/>
        </w:rPr>
        <w:t xml:space="preserve"> </w:t>
      </w:r>
      <w:r>
        <w:rPr>
          <w:lang w:val="en-CA"/>
        </w:rPr>
        <w:t>h</w:t>
      </w:r>
      <w:r w:rsidRPr="00DA196D">
        <w:rPr>
          <w:lang w:val="en-CA"/>
        </w:rPr>
        <w:t xml:space="preserve">ow well the foliation is developed. </w:t>
      </w:r>
      <w:r>
        <w:rPr>
          <w:lang w:val="en-CA"/>
        </w:rPr>
        <w:t>The t</w:t>
      </w:r>
      <w:r w:rsidRPr="00DA196D">
        <w:rPr>
          <w:lang w:val="en-CA"/>
        </w:rPr>
        <w:t xml:space="preserve">erms </w:t>
      </w:r>
      <w:r>
        <w:rPr>
          <w:lang w:val="en-CA"/>
        </w:rPr>
        <w:t xml:space="preserve">are </w:t>
      </w:r>
      <w:r w:rsidRPr="00DA196D">
        <w:rPr>
          <w:lang w:val="en-CA"/>
        </w:rPr>
        <w:t>such as weak, moderate, strong.</w:t>
      </w:r>
    </w:p>
    <w:p w14:paraId="72A6A891" w14:textId="50897C56" w:rsidR="00DA196D" w:rsidRDefault="00DA196D" w:rsidP="009C163F">
      <w:pPr>
        <w:pStyle w:val="Titre5"/>
        <w:rPr>
          <w:lang w:val="en-CA"/>
        </w:rPr>
      </w:pPr>
      <w:proofErr w:type="gramStart"/>
      <w:r w:rsidRPr="00DA196D">
        <w:rPr>
          <w:lang w:val="en-CA"/>
        </w:rPr>
        <w:t>mineralElement</w:t>
      </w:r>
      <w:proofErr w:type="gramEnd"/>
    </w:p>
    <w:p w14:paraId="4573C1F7" w14:textId="77777777" w:rsidR="00DA196D" w:rsidRDefault="00DA196D" w:rsidP="003804FE">
      <w:pPr>
        <w:autoSpaceDE w:val="0"/>
        <w:autoSpaceDN w:val="0"/>
        <w:adjustRightInd w:val="0"/>
        <w:spacing w:after="0"/>
        <w:rPr>
          <w:color w:val="000000"/>
          <w:sz w:val="20"/>
          <w:szCs w:val="20"/>
          <w:lang w:val="en-CA"/>
        </w:rPr>
      </w:pPr>
    </w:p>
    <w:p w14:paraId="04E4E897" w14:textId="1932FFCA" w:rsidR="00DA196D" w:rsidRDefault="00DA196D" w:rsidP="009C163F">
      <w:pPr>
        <w:rPr>
          <w:lang w:val="en-CA"/>
        </w:rPr>
      </w:pPr>
      <w:r>
        <w:rPr>
          <w:lang w:val="en-CA"/>
        </w:rPr>
        <w:t>The mineralElement property shall be an association between FoliationDescription and a Mineral that defines that foliation.</w:t>
      </w:r>
    </w:p>
    <w:p w14:paraId="2D8390E4" w14:textId="580F1FA1" w:rsidR="00DA196D" w:rsidRDefault="00DA196D" w:rsidP="009C163F">
      <w:pPr>
        <w:pStyle w:val="Titre5"/>
        <w:rPr>
          <w:lang w:val="en-CA"/>
        </w:rPr>
      </w:pPr>
      <w:proofErr w:type="gramStart"/>
      <w:r>
        <w:rPr>
          <w:lang w:val="en-CA"/>
        </w:rPr>
        <w:t>o</w:t>
      </w:r>
      <w:r w:rsidRPr="00DA196D">
        <w:rPr>
          <w:lang w:val="en-CA"/>
        </w:rPr>
        <w:t>rientation</w:t>
      </w:r>
      <w:proofErr w:type="gramEnd"/>
    </w:p>
    <w:p w14:paraId="24ECEB6F" w14:textId="77777777" w:rsidR="00DA196D" w:rsidRDefault="00DA196D" w:rsidP="003804FE">
      <w:pPr>
        <w:autoSpaceDE w:val="0"/>
        <w:autoSpaceDN w:val="0"/>
        <w:adjustRightInd w:val="0"/>
        <w:spacing w:after="0"/>
        <w:rPr>
          <w:color w:val="000000"/>
          <w:sz w:val="20"/>
          <w:szCs w:val="20"/>
          <w:lang w:val="en-CA"/>
        </w:rPr>
      </w:pPr>
    </w:p>
    <w:p w14:paraId="39D7C545" w14:textId="17ED27BA" w:rsidR="00DA196D" w:rsidRDefault="00DA196D" w:rsidP="009C163F">
      <w:pPr>
        <w:rPr>
          <w:lang w:val="en-CA"/>
        </w:rPr>
      </w:pPr>
      <w:r>
        <w:rPr>
          <w:lang w:val="en-CA"/>
        </w:rPr>
        <w:t>The orientation</w:t>
      </w:r>
      <w:proofErr w:type="gramStart"/>
      <w:r>
        <w:rPr>
          <w:lang w:val="en-CA"/>
        </w:rPr>
        <w:t>:GSML</w:t>
      </w:r>
      <w:proofErr w:type="gramEnd"/>
      <w:r>
        <w:rPr>
          <w:lang w:val="en-CA"/>
        </w:rPr>
        <w:t>_PlanarOrientation shall contain an e</w:t>
      </w:r>
      <w:r w:rsidRPr="00DA196D">
        <w:rPr>
          <w:lang w:val="en-CA"/>
        </w:rPr>
        <w:t>stimate of the planar orientation of the foliation structure.</w:t>
      </w:r>
    </w:p>
    <w:p w14:paraId="51982F6D" w14:textId="47557E7B" w:rsidR="009C163F" w:rsidRDefault="009C163F" w:rsidP="009C163F">
      <w:pPr>
        <w:pStyle w:val="Titre5"/>
        <w:rPr>
          <w:lang w:val="en-CA"/>
        </w:rPr>
      </w:pPr>
      <w:proofErr w:type="gramStart"/>
      <w:r>
        <w:rPr>
          <w:lang w:val="en-CA"/>
        </w:rPr>
        <w:t>s</w:t>
      </w:r>
      <w:r w:rsidRPr="00D970E9">
        <w:rPr>
          <w:lang w:val="en-CA"/>
        </w:rPr>
        <w:t>pacing</w:t>
      </w:r>
      <w:proofErr w:type="gramEnd"/>
    </w:p>
    <w:p w14:paraId="35E1FD24" w14:textId="77777777" w:rsidR="009C163F" w:rsidRDefault="009C163F" w:rsidP="009C163F">
      <w:pPr>
        <w:rPr>
          <w:rFonts w:ascii="Calibri" w:hAnsi="Calibri"/>
          <w:b/>
          <w:bCs/>
          <w:color w:val="000000"/>
          <w:sz w:val="20"/>
          <w:szCs w:val="20"/>
          <w:lang w:val="en-CA"/>
        </w:rPr>
      </w:pPr>
    </w:p>
    <w:p w14:paraId="45BF15E9" w14:textId="3B5AA9A3" w:rsidR="009C163F" w:rsidRDefault="009C163F" w:rsidP="009C163F">
      <w:pPr>
        <w:rPr>
          <w:lang w:val="en-CA"/>
        </w:rPr>
      </w:pPr>
      <w:r>
        <w:rPr>
          <w:lang w:val="en-CA"/>
        </w:rPr>
        <w:t>The spacing property (</w:t>
      </w:r>
      <w:r w:rsidR="00253146">
        <w:rPr>
          <w:lang w:val="en-CA"/>
        </w:rPr>
        <w:t>SWE::Quantity</w:t>
      </w:r>
      <w:r>
        <w:rPr>
          <w:lang w:val="en-CA"/>
        </w:rPr>
        <w:t>Range) shall contain a l</w:t>
      </w:r>
      <w:r w:rsidRPr="009C163F">
        <w:rPr>
          <w:lang w:val="en-CA"/>
        </w:rPr>
        <w:t xml:space="preserve">inear dimension representing the thickness of foliation domains. </w:t>
      </w:r>
      <w:r>
        <w:rPr>
          <w:lang w:val="en-CA"/>
        </w:rPr>
        <w:t>It is a</w:t>
      </w:r>
      <w:r w:rsidRPr="009C163F">
        <w:rPr>
          <w:lang w:val="en-CA"/>
        </w:rPr>
        <w:t>lso use</w:t>
      </w:r>
      <w:r>
        <w:rPr>
          <w:lang w:val="en-CA"/>
        </w:rPr>
        <w:t>d</w:t>
      </w:r>
      <w:r w:rsidRPr="009C163F">
        <w:rPr>
          <w:lang w:val="en-CA"/>
        </w:rPr>
        <w:t xml:space="preserve"> for thickness of layers of a given composition</w:t>
      </w:r>
      <w:r>
        <w:rPr>
          <w:lang w:val="en-CA"/>
        </w:rPr>
        <w:t>.</w:t>
      </w:r>
    </w:p>
    <w:p w14:paraId="75BBE09F" w14:textId="4380053A" w:rsidR="00FE753A" w:rsidRDefault="00617E36" w:rsidP="00617E36">
      <w:pPr>
        <w:pStyle w:val="Titre4"/>
      </w:pPr>
      <w:bookmarkStart w:id="651" w:name="BKM_19D968ED_E9E9_4696_A463_9B8A89B9A29C"/>
      <w:bookmarkStart w:id="652" w:name="BKM_A9E84D60_87E8_4274_B497_38C594525434"/>
      <w:bookmarkStart w:id="653" w:name="BKM_F7EC3986_4D93_479D_BDAB_FDA23552D58F"/>
      <w:bookmarkStart w:id="654" w:name="BKM_3788366B_341E_49F9_A366_57B90FBEF589"/>
      <w:bookmarkStart w:id="655" w:name="BKM_472C9381_9698_46F2_8E04_2E603A1474CC"/>
      <w:bookmarkStart w:id="656" w:name="BKM_33E4A038_4438_4CEF_A4A6_6E8349B6FDCC"/>
      <w:bookmarkEnd w:id="651"/>
      <w:bookmarkEnd w:id="652"/>
      <w:bookmarkEnd w:id="653"/>
      <w:bookmarkEnd w:id="654"/>
      <w:bookmarkEnd w:id="655"/>
      <w:bookmarkEnd w:id="656"/>
      <w:r>
        <w:t>ShearDisplacementStructureDescription</w:t>
      </w:r>
    </w:p>
    <w:p w14:paraId="7ACDA1D5" w14:textId="77777777" w:rsidR="00617E36" w:rsidRDefault="00617E36" w:rsidP="00AB10FC"/>
    <w:p w14:paraId="0ACBB233" w14:textId="42FE0D3D" w:rsidR="00617E36" w:rsidRDefault="009C163F" w:rsidP="00AB10FC">
      <w:r>
        <w:t>ShearDisplacementStructureDescription provides e</w:t>
      </w:r>
      <w:r w:rsidR="00617E36" w:rsidRPr="00617E36">
        <w:t>xtended descriptive properties of a shear displacement structure (</w:t>
      </w:r>
      <w:r w:rsidR="004E1387" w:rsidRPr="00617E36">
        <w:t>i.e.</w:t>
      </w:r>
      <w:r w:rsidR="00617E36" w:rsidRPr="00617E36">
        <w:t>, fault or shear)</w:t>
      </w:r>
      <w:r>
        <w:t xml:space="preserve"> defined in </w:t>
      </w:r>
      <w:r>
        <w:fldChar w:fldCharType="begin"/>
      </w:r>
      <w:r>
        <w:instrText xml:space="preserve"> REF _Ref440799060 \n \h </w:instrText>
      </w:r>
      <w:r>
        <w:fldChar w:fldCharType="separate"/>
      </w:r>
      <w:r w:rsidR="00F02ED9">
        <w:t>7.4.3.5</w:t>
      </w:r>
      <w:r>
        <w:fldChar w:fldCharType="end"/>
      </w:r>
      <w:r>
        <w:t xml:space="preserve"> by extending the abstract property block ShearDisplacementStructureAbstractDescription.</w:t>
      </w:r>
    </w:p>
    <w:p w14:paraId="30DEBDCB" w14:textId="38D9948E" w:rsidR="00617E36" w:rsidRDefault="00F658C5" w:rsidP="00617E36">
      <w:pPr>
        <w:keepNext/>
      </w:pPr>
      <w:r>
        <w:rPr>
          <w:noProof/>
          <w:lang w:val="en-CA" w:eastAsia="en-CA"/>
        </w:rPr>
        <w:lastRenderedPageBreak/>
        <w:drawing>
          <wp:inline distT="0" distB="0" distL="0" distR="0" wp14:anchorId="61B1CC6B" wp14:editId="6D42DB07">
            <wp:extent cx="5476875" cy="40576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76875" cy="4057650"/>
                    </a:xfrm>
                    <a:prstGeom prst="rect">
                      <a:avLst/>
                    </a:prstGeom>
                    <a:noFill/>
                    <a:ln>
                      <a:noFill/>
                    </a:ln>
                  </pic:spPr>
                </pic:pic>
              </a:graphicData>
            </a:graphic>
          </wp:inline>
        </w:drawing>
      </w:r>
      <w:r w:rsidR="001B4102">
        <w:rPr>
          <w:rStyle w:val="Marquedecommentaire"/>
        </w:rPr>
        <w:commentReference w:id="657"/>
      </w:r>
    </w:p>
    <w:p w14:paraId="3149E471" w14:textId="070090BE" w:rsidR="00617E36" w:rsidRDefault="00617E36" w:rsidP="00617E36">
      <w:pPr>
        <w:pStyle w:val="Lgende"/>
      </w:pPr>
      <w:r>
        <w:t xml:space="preserve">Figure </w:t>
      </w:r>
      <w:r w:rsidR="00673E83">
        <w:fldChar w:fldCharType="begin"/>
      </w:r>
      <w:r w:rsidR="00673E83">
        <w:instrText xml:space="preserve"> SEQ Figure \* ARABIC </w:instrText>
      </w:r>
      <w:r w:rsidR="00673E83">
        <w:fldChar w:fldCharType="separate"/>
      </w:r>
      <w:r w:rsidR="00F02ED9">
        <w:rPr>
          <w:noProof/>
        </w:rPr>
        <w:t>67</w:t>
      </w:r>
      <w:r w:rsidR="00673E83">
        <w:rPr>
          <w:noProof/>
        </w:rPr>
        <w:fldChar w:fldCharType="end"/>
      </w:r>
      <w:r>
        <w:t>: ShearDisplacementStructureDescription</w:t>
      </w:r>
      <w:r w:rsidR="008279FB">
        <w:t xml:space="preserve"> context diagram.</w:t>
      </w:r>
    </w:p>
    <w:p w14:paraId="4C496C34" w14:textId="4AAC8A86" w:rsidR="00617E36" w:rsidRDefault="001B4102" w:rsidP="00D20646">
      <w:pPr>
        <w:pStyle w:val="Titre5"/>
        <w:rPr>
          <w:lang w:val="en-CA"/>
        </w:rPr>
      </w:pPr>
      <w:bookmarkStart w:id="658" w:name="BKM_E32F3F79_7117_4294_86FD_A68126B03F62"/>
      <w:bookmarkEnd w:id="658"/>
      <w:proofErr w:type="gramStart"/>
      <w:r w:rsidRPr="001B4102">
        <w:rPr>
          <w:lang w:val="en-CA"/>
        </w:rPr>
        <w:t>deformationStyle</w:t>
      </w:r>
      <w:proofErr w:type="gramEnd"/>
    </w:p>
    <w:p w14:paraId="584B105E" w14:textId="77777777" w:rsidR="001B4102" w:rsidRDefault="001B4102" w:rsidP="00617E36">
      <w:pPr>
        <w:autoSpaceDE w:val="0"/>
        <w:autoSpaceDN w:val="0"/>
        <w:adjustRightInd w:val="0"/>
        <w:spacing w:after="0"/>
        <w:rPr>
          <w:color w:val="000000"/>
          <w:sz w:val="20"/>
          <w:szCs w:val="20"/>
          <w:lang w:val="en-CA"/>
        </w:rPr>
      </w:pPr>
    </w:p>
    <w:p w14:paraId="52BFD03F" w14:textId="3168A56F" w:rsidR="001B4102" w:rsidRDefault="001B4102" w:rsidP="00D20646">
      <w:pPr>
        <w:rPr>
          <w:lang w:val="en-CA"/>
        </w:rPr>
      </w:pPr>
      <w:r>
        <w:rPr>
          <w:lang w:val="en-CA"/>
        </w:rPr>
        <w:t xml:space="preserve">The </w:t>
      </w:r>
      <w:r w:rsidRPr="001B4102">
        <w:rPr>
          <w:lang w:val="en-CA"/>
        </w:rPr>
        <w:t>deformationStyle</w:t>
      </w:r>
      <w:proofErr w:type="gramStart"/>
      <w:r>
        <w:rPr>
          <w:lang w:val="en-CA"/>
        </w:rPr>
        <w:t>:DeformationStyleTerm</w:t>
      </w:r>
      <w:proofErr w:type="gramEnd"/>
      <w:r>
        <w:rPr>
          <w:lang w:val="en-CA"/>
        </w:rPr>
        <w:t xml:space="preserve"> shall contain a term from a</w:t>
      </w:r>
      <w:r w:rsidRPr="001B4102">
        <w:rPr>
          <w:lang w:val="en-CA"/>
        </w:rPr>
        <w:t xml:space="preserve"> vocabulary of terms to describe the style of deformation, </w:t>
      </w:r>
      <w:r w:rsidR="004E1387" w:rsidRPr="001B4102">
        <w:rPr>
          <w:lang w:val="en-CA"/>
        </w:rPr>
        <w:t>i.e.</w:t>
      </w:r>
      <w:r w:rsidRPr="001B4102">
        <w:rPr>
          <w:lang w:val="en-CA"/>
        </w:rPr>
        <w:t xml:space="preserve"> brittle (fault, breccia), ductile (shear), brittle-ductile, unknown.</w:t>
      </w:r>
    </w:p>
    <w:p w14:paraId="5BB1248F" w14:textId="66C5906C" w:rsidR="001B4102" w:rsidRDefault="001B4102" w:rsidP="00D20646">
      <w:pPr>
        <w:pStyle w:val="Titre5"/>
        <w:rPr>
          <w:lang w:val="en-CA"/>
        </w:rPr>
      </w:pPr>
      <w:proofErr w:type="gramStart"/>
      <w:r w:rsidRPr="001B4102">
        <w:rPr>
          <w:lang w:val="en-CA"/>
        </w:rPr>
        <w:t>planeOrientation</w:t>
      </w:r>
      <w:proofErr w:type="gramEnd"/>
    </w:p>
    <w:p w14:paraId="0D130A1B" w14:textId="77777777" w:rsidR="001B4102" w:rsidRPr="001B4102" w:rsidRDefault="001B4102" w:rsidP="00D20646">
      <w:pPr>
        <w:rPr>
          <w:lang w:val="en-CA"/>
        </w:rPr>
      </w:pPr>
    </w:p>
    <w:p w14:paraId="44426849" w14:textId="7DA3B992" w:rsidR="001B4102" w:rsidRDefault="001B4102" w:rsidP="00D20646">
      <w:pPr>
        <w:rPr>
          <w:lang w:val="en-CA"/>
        </w:rPr>
      </w:pPr>
      <w:r>
        <w:rPr>
          <w:lang w:val="en-CA"/>
        </w:rPr>
        <w:t>The property planeOrientation</w:t>
      </w:r>
      <w:proofErr w:type="gramStart"/>
      <w:r>
        <w:rPr>
          <w:lang w:val="en-CA"/>
        </w:rPr>
        <w:t>:GSML</w:t>
      </w:r>
      <w:proofErr w:type="gramEnd"/>
      <w:r>
        <w:rPr>
          <w:lang w:val="en-CA"/>
        </w:rPr>
        <w:t xml:space="preserve">_PlanarOrientation shall contain a description </w:t>
      </w:r>
      <w:r w:rsidRPr="001B4102">
        <w:rPr>
          <w:lang w:val="en-CA"/>
        </w:rPr>
        <w:t xml:space="preserve">capturing the orientation of the </w:t>
      </w:r>
      <w:r>
        <w:rPr>
          <w:lang w:val="en-CA"/>
        </w:rPr>
        <w:t>structure’s plane.</w:t>
      </w:r>
    </w:p>
    <w:p w14:paraId="2E776F39" w14:textId="03206FBF" w:rsidR="001B4102" w:rsidRDefault="001B4102" w:rsidP="00D20646">
      <w:pPr>
        <w:pStyle w:val="Titre5"/>
        <w:rPr>
          <w:lang w:val="en-CA"/>
        </w:rPr>
      </w:pPr>
      <w:proofErr w:type="gramStart"/>
      <w:r w:rsidRPr="00D970E9">
        <w:rPr>
          <w:lang w:val="en-CA"/>
        </w:rPr>
        <w:t>stPhysicalProperty</w:t>
      </w:r>
      <w:proofErr w:type="gramEnd"/>
    </w:p>
    <w:p w14:paraId="6316CB63" w14:textId="77777777" w:rsidR="001B4102" w:rsidRPr="00D20646" w:rsidRDefault="001B4102" w:rsidP="00D20646">
      <w:pPr>
        <w:rPr>
          <w:lang w:val="en-CA"/>
        </w:rPr>
      </w:pPr>
    </w:p>
    <w:p w14:paraId="0E6B94EF" w14:textId="53D4502C" w:rsidR="001B4102" w:rsidRDefault="001B4102" w:rsidP="00D20646">
      <w:pPr>
        <w:rPr>
          <w:lang w:val="en-CA"/>
        </w:rPr>
      </w:pPr>
      <w:r>
        <w:rPr>
          <w:lang w:val="en-CA"/>
        </w:rPr>
        <w:t>The property stPhysicalProperty</w:t>
      </w:r>
      <w:proofErr w:type="gramStart"/>
      <w:r>
        <w:rPr>
          <w:lang w:val="en-CA"/>
        </w:rPr>
        <w:t>:PhysicalDescription</w:t>
      </w:r>
      <w:proofErr w:type="gramEnd"/>
      <w:r>
        <w:rPr>
          <w:lang w:val="en-CA"/>
        </w:rPr>
        <w:t xml:space="preserve"> </w:t>
      </w:r>
      <w:r w:rsidR="00D331B1">
        <w:rPr>
          <w:lang w:val="en-CA"/>
        </w:rPr>
        <w:t>(</w:t>
      </w:r>
      <w:r w:rsidR="00D331B1">
        <w:rPr>
          <w:lang w:val="en-CA"/>
        </w:rPr>
        <w:fldChar w:fldCharType="begin"/>
      </w:r>
      <w:r w:rsidR="00D331B1">
        <w:rPr>
          <w:lang w:val="en-CA"/>
        </w:rPr>
        <w:instrText xml:space="preserve"> REF _Ref447104844 \r \h </w:instrText>
      </w:r>
      <w:r w:rsidR="00D331B1">
        <w:rPr>
          <w:lang w:val="en-CA"/>
        </w:rPr>
      </w:r>
      <w:r w:rsidR="00D331B1">
        <w:rPr>
          <w:lang w:val="en-CA"/>
        </w:rPr>
        <w:fldChar w:fldCharType="separate"/>
      </w:r>
      <w:r w:rsidR="00F02ED9">
        <w:rPr>
          <w:lang w:val="en-CA"/>
        </w:rPr>
        <w:t>7.5.2.11</w:t>
      </w:r>
      <w:r w:rsidR="00D331B1">
        <w:rPr>
          <w:lang w:val="en-CA"/>
        </w:rPr>
        <w:fldChar w:fldCharType="end"/>
      </w:r>
      <w:r w:rsidR="00D331B1">
        <w:rPr>
          <w:lang w:val="en-CA"/>
        </w:rPr>
        <w:t xml:space="preserve">) </w:t>
      </w:r>
      <w:r>
        <w:rPr>
          <w:lang w:val="en-CA"/>
        </w:rPr>
        <w:t>shall contain value of generic physical properties not addressed in this specification.</w:t>
      </w:r>
    </w:p>
    <w:p w14:paraId="16C26230" w14:textId="4787F2BB" w:rsidR="00CB339F" w:rsidRDefault="00CB339F" w:rsidP="00CB339F">
      <w:pPr>
        <w:pStyle w:val="Titre3"/>
      </w:pPr>
      <w:bookmarkStart w:id="659" w:name="BKM_76F0AF36_F011_4216_B99A_7C75820C7A2C"/>
      <w:bookmarkStart w:id="660" w:name="BKM_B13360B8_167E_4DA8_A7B7_EA7DCABE7993"/>
      <w:bookmarkStart w:id="661" w:name="_Toc452643168"/>
      <w:bookmarkEnd w:id="659"/>
      <w:bookmarkEnd w:id="660"/>
      <w:r>
        <w:t>Geologic Unit Details</w:t>
      </w:r>
      <w:bookmarkEnd w:id="661"/>
    </w:p>
    <w:p w14:paraId="0EEDACEA" w14:textId="77777777" w:rsidR="00CB339F" w:rsidRDefault="00CB339F" w:rsidP="00AB10FC"/>
    <w:p w14:paraId="54DF5947" w14:textId="0C36B6FE" w:rsidR="00FE753A" w:rsidRDefault="00CB339F" w:rsidP="00AB10FC">
      <w:r w:rsidRPr="00CB339F">
        <w:lastRenderedPageBreak/>
        <w:t>The GeologicUnitDetails package provides for extended description of geologic unit features</w:t>
      </w:r>
      <w:r w:rsidR="00297011">
        <w:t xml:space="preserve"> (</w:t>
      </w:r>
      <w:r w:rsidR="00297011">
        <w:fldChar w:fldCharType="begin"/>
      </w:r>
      <w:r w:rsidR="00297011">
        <w:instrText xml:space="preserve"> REF _Ref440800006 \n \h </w:instrText>
      </w:r>
      <w:r w:rsidR="00297011">
        <w:fldChar w:fldCharType="separate"/>
      </w:r>
      <w:r w:rsidR="00F02ED9">
        <w:t>7.4.1.3</w:t>
      </w:r>
      <w:r w:rsidR="00297011">
        <w:fldChar w:fldCharType="end"/>
      </w:r>
      <w:r w:rsidR="00297011">
        <w:t>)</w:t>
      </w:r>
      <w:r w:rsidRPr="00CB339F">
        <w:t>.</w:t>
      </w:r>
    </w:p>
    <w:p w14:paraId="47A20F63" w14:textId="66BBD4E1" w:rsidR="00CB339F" w:rsidRDefault="00F658C5" w:rsidP="00CB339F">
      <w:pPr>
        <w:keepNext/>
      </w:pPr>
      <w:r>
        <w:rPr>
          <w:noProof/>
          <w:lang w:val="en-CA" w:eastAsia="en-CA"/>
        </w:rPr>
        <w:drawing>
          <wp:inline distT="0" distB="0" distL="0" distR="0" wp14:anchorId="30A076C3" wp14:editId="6F5338ED">
            <wp:extent cx="3219450" cy="703897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219450" cy="7038975"/>
                    </a:xfrm>
                    <a:prstGeom prst="rect">
                      <a:avLst/>
                    </a:prstGeom>
                    <a:noFill/>
                    <a:ln>
                      <a:noFill/>
                    </a:ln>
                  </pic:spPr>
                </pic:pic>
              </a:graphicData>
            </a:graphic>
          </wp:inline>
        </w:drawing>
      </w:r>
    </w:p>
    <w:p w14:paraId="0BFCB1FE" w14:textId="4D1D3621" w:rsidR="00CB339F" w:rsidRDefault="00CB339F" w:rsidP="00CB339F">
      <w:pPr>
        <w:pStyle w:val="Lgende"/>
      </w:pPr>
      <w:r>
        <w:t xml:space="preserve">Figure </w:t>
      </w:r>
      <w:r w:rsidR="00673E83">
        <w:fldChar w:fldCharType="begin"/>
      </w:r>
      <w:r w:rsidR="00673E83">
        <w:instrText xml:space="preserve"> SEQ Figure \* ARABIC </w:instrText>
      </w:r>
      <w:r w:rsidR="00673E83">
        <w:fldChar w:fldCharType="separate"/>
      </w:r>
      <w:r w:rsidR="00F02ED9">
        <w:rPr>
          <w:noProof/>
        </w:rPr>
        <w:t>68</w:t>
      </w:r>
      <w:r w:rsidR="00673E83">
        <w:rPr>
          <w:noProof/>
        </w:rPr>
        <w:fldChar w:fldCharType="end"/>
      </w:r>
      <w:r>
        <w:t>: GeologicUnitDetails</w:t>
      </w:r>
    </w:p>
    <w:p w14:paraId="7845201B" w14:textId="14FAF705" w:rsidR="00CB339F" w:rsidRDefault="00CB339F" w:rsidP="00CB339F">
      <w:pPr>
        <w:pStyle w:val="Titre4"/>
      </w:pPr>
      <w:r>
        <w:lastRenderedPageBreak/>
        <w:t>GeologicUnitDescription</w:t>
      </w:r>
    </w:p>
    <w:p w14:paraId="369CCE5F" w14:textId="77777777" w:rsidR="00CB339F" w:rsidRDefault="00CB339F" w:rsidP="00AB10FC"/>
    <w:p w14:paraId="4577D310" w14:textId="735997EA" w:rsidR="00CB339F" w:rsidRDefault="00297011" w:rsidP="00AB10FC">
      <w:r>
        <w:t>GeologicUnitDescription provides e</w:t>
      </w:r>
      <w:r w:rsidR="00CB339F" w:rsidRPr="00CB339F">
        <w:t>xtended description of the characteristics of a geologic unit</w:t>
      </w:r>
      <w:r>
        <w:t xml:space="preserve"> (</w:t>
      </w:r>
      <w:r>
        <w:fldChar w:fldCharType="begin"/>
      </w:r>
      <w:r>
        <w:instrText xml:space="preserve"> REF _Ref440800006 \n \h </w:instrText>
      </w:r>
      <w:r>
        <w:fldChar w:fldCharType="separate"/>
      </w:r>
      <w:r w:rsidR="00F02ED9">
        <w:t>7.4.1.3</w:t>
      </w:r>
      <w:r>
        <w:fldChar w:fldCharType="end"/>
      </w:r>
      <w:r>
        <w:t>)</w:t>
      </w:r>
      <w:r w:rsidRPr="00CB339F">
        <w:t>.</w:t>
      </w:r>
    </w:p>
    <w:p w14:paraId="5E871F43" w14:textId="7D7B38ED" w:rsidR="00CB339F" w:rsidRDefault="00297011" w:rsidP="00D20646">
      <w:pPr>
        <w:pStyle w:val="Titre5"/>
        <w:rPr>
          <w:lang w:val="en-CA"/>
        </w:rPr>
      </w:pPr>
      <w:bookmarkStart w:id="662" w:name="BKM_E8CC2926_B007_4DFB_997F_F78EC469DF9A"/>
      <w:bookmarkEnd w:id="662"/>
      <w:proofErr w:type="gramStart"/>
      <w:r w:rsidRPr="00297011">
        <w:rPr>
          <w:lang w:val="en-CA"/>
        </w:rPr>
        <w:t>bodyMorphology</w:t>
      </w:r>
      <w:proofErr w:type="gramEnd"/>
    </w:p>
    <w:p w14:paraId="7B43DA20" w14:textId="77777777" w:rsidR="00297011" w:rsidRDefault="00297011" w:rsidP="00D20646">
      <w:pPr>
        <w:rPr>
          <w:lang w:val="en-CA"/>
        </w:rPr>
      </w:pPr>
    </w:p>
    <w:p w14:paraId="7513F6EE" w14:textId="17B5B587" w:rsidR="00297011" w:rsidRDefault="00297011" w:rsidP="00D20646">
      <w:pPr>
        <w:rPr>
          <w:lang w:val="en-CA"/>
        </w:rPr>
      </w:pPr>
      <w:r>
        <w:rPr>
          <w:lang w:val="en-CA"/>
        </w:rPr>
        <w:t xml:space="preserve">The </w:t>
      </w:r>
      <w:r w:rsidRPr="00297011">
        <w:rPr>
          <w:lang w:val="en-CA"/>
        </w:rPr>
        <w:t>bodyMorphology</w:t>
      </w:r>
      <w:r>
        <w:rPr>
          <w:lang w:val="en-CA"/>
        </w:rPr>
        <w:t xml:space="preserve"> property (</w:t>
      </w:r>
      <w:r w:rsidR="00D331B1">
        <w:rPr>
          <w:lang w:val="en-CA"/>
        </w:rPr>
        <w:t>SWE</w:t>
      </w:r>
      <w:proofErr w:type="gramStart"/>
      <w:r>
        <w:rPr>
          <w:lang w:val="en-CA"/>
        </w:rPr>
        <w:t>:Category</w:t>
      </w:r>
      <w:proofErr w:type="gramEnd"/>
      <w:r>
        <w:rPr>
          <w:lang w:val="en-CA"/>
        </w:rPr>
        <w:t xml:space="preserve">) shall provide a term from a controlled vocabulary describing the </w:t>
      </w:r>
      <w:r w:rsidRPr="00297011">
        <w:rPr>
          <w:lang w:val="en-CA"/>
        </w:rPr>
        <w:t xml:space="preserve">geometry or form of a GeologicUnit.  Examples include: dike (dyke), cone, fan, sheet, etc. </w:t>
      </w:r>
      <w:r>
        <w:rPr>
          <w:lang w:val="en-CA"/>
        </w:rPr>
        <w:t>The m</w:t>
      </w:r>
      <w:r w:rsidRPr="00297011">
        <w:rPr>
          <w:lang w:val="en-CA"/>
        </w:rPr>
        <w:t xml:space="preserve">orphology </w:t>
      </w:r>
      <w:commentRangeStart w:id="663"/>
      <w:r w:rsidRPr="00297011">
        <w:rPr>
          <w:lang w:val="en-CA"/>
        </w:rPr>
        <w:t xml:space="preserve">is independent </w:t>
      </w:r>
      <w:commentRangeEnd w:id="663"/>
      <w:r>
        <w:rPr>
          <w:rStyle w:val="Marquedecommentaire"/>
        </w:rPr>
        <w:commentReference w:id="663"/>
      </w:r>
      <w:r w:rsidRPr="00297011">
        <w:rPr>
          <w:lang w:val="en-CA"/>
        </w:rPr>
        <w:t>of the substance (EarthMaterial) that composes the GeologicUnit or process that formed it.</w:t>
      </w:r>
    </w:p>
    <w:p w14:paraId="2EDED14E" w14:textId="71AB1E34" w:rsidR="00297011" w:rsidRDefault="00297011" w:rsidP="00D20646">
      <w:pPr>
        <w:pStyle w:val="Titre5"/>
        <w:rPr>
          <w:lang w:val="en-CA"/>
        </w:rPr>
      </w:pPr>
      <w:proofErr w:type="gramStart"/>
      <w:r w:rsidRPr="00D970E9">
        <w:rPr>
          <w:lang w:val="en-CA"/>
        </w:rPr>
        <w:t>unitComposition</w:t>
      </w:r>
      <w:proofErr w:type="gramEnd"/>
    </w:p>
    <w:p w14:paraId="4CB2A0FC" w14:textId="77777777" w:rsidR="00297011" w:rsidRDefault="00297011" w:rsidP="00CB339F">
      <w:pPr>
        <w:autoSpaceDE w:val="0"/>
        <w:autoSpaceDN w:val="0"/>
        <w:adjustRightInd w:val="0"/>
        <w:spacing w:after="0"/>
        <w:rPr>
          <w:rFonts w:ascii="Calibri" w:hAnsi="Calibri"/>
          <w:b/>
          <w:bCs/>
          <w:color w:val="000000"/>
          <w:sz w:val="20"/>
          <w:szCs w:val="20"/>
          <w:lang w:val="en-CA"/>
        </w:rPr>
      </w:pPr>
    </w:p>
    <w:p w14:paraId="7BD6B331" w14:textId="45A79284" w:rsidR="00297011" w:rsidRDefault="00297011" w:rsidP="00D20646">
      <w:pPr>
        <w:rPr>
          <w:lang w:val="en-CA"/>
        </w:rPr>
      </w:pPr>
      <w:r>
        <w:rPr>
          <w:lang w:val="en-CA"/>
        </w:rPr>
        <w:t>The unitComposition property (</w:t>
      </w:r>
      <w:r w:rsidR="00D331B1">
        <w:rPr>
          <w:lang w:val="en-CA"/>
        </w:rPr>
        <w:t>SWE</w:t>
      </w:r>
      <w:proofErr w:type="gramStart"/>
      <w:r>
        <w:rPr>
          <w:lang w:val="en-CA"/>
        </w:rPr>
        <w:t>:Category</w:t>
      </w:r>
      <w:proofErr w:type="gramEnd"/>
      <w:r>
        <w:rPr>
          <w:lang w:val="en-CA"/>
        </w:rPr>
        <w:t xml:space="preserve">) shall provide a term from a </w:t>
      </w:r>
      <w:r w:rsidRPr="00297011">
        <w:rPr>
          <w:lang w:val="en-CA"/>
        </w:rPr>
        <w:t>Composition-based classification that requires integrating the charac</w:t>
      </w:r>
      <w:r>
        <w:rPr>
          <w:lang w:val="en-CA"/>
        </w:rPr>
        <w:t>ter of the unit over large area.  It is</w:t>
      </w:r>
      <w:r w:rsidRPr="00297011">
        <w:rPr>
          <w:lang w:val="en-CA"/>
        </w:rPr>
        <w:t xml:space="preserve"> not applicable at the rock-material/specimen level. Examples</w:t>
      </w:r>
      <w:r>
        <w:rPr>
          <w:lang w:val="en-CA"/>
        </w:rPr>
        <w:t xml:space="preserve"> are</w:t>
      </w:r>
      <w:r w:rsidRPr="00297011">
        <w:rPr>
          <w:lang w:val="en-CA"/>
        </w:rPr>
        <w:t>: alkalic, subaluminous, peraluminous, I-Type, carbonate, phosphate.</w:t>
      </w:r>
    </w:p>
    <w:p w14:paraId="19CBDC70" w14:textId="7D449657" w:rsidR="00297011" w:rsidRDefault="00297011" w:rsidP="00D20646">
      <w:pPr>
        <w:pStyle w:val="Titre5"/>
        <w:rPr>
          <w:lang w:val="en-CA"/>
        </w:rPr>
      </w:pPr>
      <w:proofErr w:type="gramStart"/>
      <w:r w:rsidRPr="00297011">
        <w:rPr>
          <w:lang w:val="en-CA"/>
        </w:rPr>
        <w:t>outcropCharacter</w:t>
      </w:r>
      <w:proofErr w:type="gramEnd"/>
    </w:p>
    <w:p w14:paraId="183964F0" w14:textId="77777777" w:rsidR="00297011" w:rsidRPr="00297011" w:rsidRDefault="00297011" w:rsidP="00D20646">
      <w:pPr>
        <w:rPr>
          <w:lang w:val="en-CA"/>
        </w:rPr>
      </w:pPr>
    </w:p>
    <w:p w14:paraId="40C3828C" w14:textId="1A9A5422" w:rsidR="00297011" w:rsidRDefault="00297011" w:rsidP="00D20646">
      <w:pPr>
        <w:rPr>
          <w:lang w:val="en-CA"/>
        </w:rPr>
      </w:pPr>
      <w:r>
        <w:rPr>
          <w:lang w:val="en-CA"/>
        </w:rPr>
        <w:t>The property outcropCharacter (</w:t>
      </w:r>
      <w:r w:rsidR="00D331B1">
        <w:rPr>
          <w:lang w:val="en-CA"/>
        </w:rPr>
        <w:t>SWE</w:t>
      </w:r>
      <w:proofErr w:type="gramStart"/>
      <w:r>
        <w:rPr>
          <w:lang w:val="en-CA"/>
        </w:rPr>
        <w:t>:Category</w:t>
      </w:r>
      <w:proofErr w:type="gramEnd"/>
      <w:r>
        <w:rPr>
          <w:lang w:val="en-CA"/>
        </w:rPr>
        <w:t>) shall provide a term that d</w:t>
      </w:r>
      <w:r w:rsidRPr="00297011">
        <w:rPr>
          <w:lang w:val="en-CA"/>
        </w:rPr>
        <w:t>escribes the nature of outcrops formed by a geologic unit. Examples</w:t>
      </w:r>
      <w:r>
        <w:rPr>
          <w:lang w:val="en-CA"/>
        </w:rPr>
        <w:t xml:space="preserve"> are</w:t>
      </w:r>
      <w:r w:rsidRPr="00297011">
        <w:rPr>
          <w:lang w:val="en-CA"/>
        </w:rPr>
        <w:t xml:space="preserve">: bouldery, cliff-forming, ledge-forming, </w:t>
      </w:r>
      <w:proofErr w:type="gramStart"/>
      <w:r w:rsidRPr="00297011">
        <w:rPr>
          <w:lang w:val="en-CA"/>
        </w:rPr>
        <w:t>slope</w:t>
      </w:r>
      <w:proofErr w:type="gramEnd"/>
      <w:r w:rsidRPr="00297011">
        <w:rPr>
          <w:lang w:val="en-CA"/>
        </w:rPr>
        <w:t>-forming, poorly exposed</w:t>
      </w:r>
      <w:r>
        <w:rPr>
          <w:lang w:val="en-CA"/>
        </w:rPr>
        <w:t>.</w:t>
      </w:r>
    </w:p>
    <w:p w14:paraId="2F914FD3" w14:textId="77777777" w:rsidR="00297011" w:rsidRDefault="00297011" w:rsidP="00D20646">
      <w:pPr>
        <w:pStyle w:val="Titre5"/>
        <w:rPr>
          <w:lang w:val="en-CA"/>
        </w:rPr>
      </w:pPr>
      <w:proofErr w:type="gramStart"/>
      <w:r w:rsidRPr="00D970E9">
        <w:rPr>
          <w:lang w:val="en-CA"/>
        </w:rPr>
        <w:t>unitThickness</w:t>
      </w:r>
      <w:proofErr w:type="gramEnd"/>
      <w:r>
        <w:rPr>
          <w:lang w:val="en-CA"/>
        </w:rPr>
        <w:t xml:space="preserve"> </w:t>
      </w:r>
    </w:p>
    <w:p w14:paraId="31F9C15B" w14:textId="77777777" w:rsidR="00297011" w:rsidRPr="00D20646" w:rsidRDefault="00297011" w:rsidP="00D20646">
      <w:pPr>
        <w:rPr>
          <w:lang w:val="en-CA"/>
        </w:rPr>
      </w:pPr>
    </w:p>
    <w:p w14:paraId="699F2353" w14:textId="3813E99B" w:rsidR="00297011" w:rsidRDefault="00297011" w:rsidP="00D20646">
      <w:pPr>
        <w:rPr>
          <w:lang w:val="en-CA"/>
        </w:rPr>
      </w:pPr>
      <w:r>
        <w:rPr>
          <w:lang w:val="en-CA"/>
        </w:rPr>
        <w:t>The property unitThickness (</w:t>
      </w:r>
      <w:r w:rsidR="00253146">
        <w:rPr>
          <w:lang w:val="en-CA"/>
        </w:rPr>
        <w:t>SWE::Quantity</w:t>
      </w:r>
      <w:r>
        <w:rPr>
          <w:lang w:val="en-CA"/>
        </w:rPr>
        <w:t>Range) shall provide a value that represents the t</w:t>
      </w:r>
      <w:r w:rsidRPr="00297011">
        <w:rPr>
          <w:lang w:val="en-CA"/>
        </w:rPr>
        <w:t xml:space="preserve">ypical thickness of the geologic unit. </w:t>
      </w:r>
      <w:r>
        <w:rPr>
          <w:lang w:val="en-CA"/>
        </w:rPr>
        <w:t>It is a</w:t>
      </w:r>
      <w:r w:rsidRPr="00297011">
        <w:rPr>
          <w:lang w:val="en-CA"/>
        </w:rPr>
        <w:t>lways reported as a range.</w:t>
      </w:r>
      <w:r>
        <w:rPr>
          <w:lang w:val="en-CA"/>
        </w:rPr>
        <w:t xml:space="preserve"> </w:t>
      </w:r>
      <w:r w:rsidRPr="00297011">
        <w:rPr>
          <w:lang w:val="en-CA"/>
        </w:rPr>
        <w:t xml:space="preserve"> </w:t>
      </w:r>
      <w:commentRangeStart w:id="664"/>
      <w:r w:rsidRPr="00297011">
        <w:rPr>
          <w:lang w:val="en-CA"/>
        </w:rPr>
        <w:t xml:space="preserve">If </w:t>
      </w:r>
      <w:r>
        <w:rPr>
          <w:lang w:val="en-CA"/>
        </w:rPr>
        <w:t>ther</w:t>
      </w:r>
      <w:r w:rsidRPr="00297011">
        <w:rPr>
          <w:lang w:val="en-CA"/>
        </w:rPr>
        <w:t xml:space="preserve">e </w:t>
      </w:r>
      <w:r>
        <w:rPr>
          <w:lang w:val="en-CA"/>
        </w:rPr>
        <w:t xml:space="preserve">is </w:t>
      </w:r>
      <w:r w:rsidRPr="00297011">
        <w:rPr>
          <w:lang w:val="en-CA"/>
        </w:rPr>
        <w:t>a single value</w:t>
      </w:r>
      <w:r>
        <w:rPr>
          <w:lang w:val="en-CA"/>
        </w:rPr>
        <w:t xml:space="preserve"> to report</w:t>
      </w:r>
      <w:r w:rsidRPr="00297011">
        <w:rPr>
          <w:lang w:val="en-CA"/>
        </w:rPr>
        <w:t>, the upper and lower limit of range are the same.</w:t>
      </w:r>
      <w:commentRangeEnd w:id="664"/>
      <w:r w:rsidR="00D331B1">
        <w:rPr>
          <w:rStyle w:val="Marquedecommentaire"/>
        </w:rPr>
        <w:commentReference w:id="664"/>
      </w:r>
    </w:p>
    <w:p w14:paraId="7FEBD3D2" w14:textId="460CBEC4" w:rsidR="00297011" w:rsidRDefault="00E97193" w:rsidP="00D20646">
      <w:pPr>
        <w:pStyle w:val="Titre5"/>
        <w:rPr>
          <w:lang w:val="en-CA"/>
        </w:rPr>
      </w:pPr>
      <w:proofErr w:type="gramStart"/>
      <w:r>
        <w:rPr>
          <w:lang w:val="en-CA"/>
        </w:rPr>
        <w:t>b</w:t>
      </w:r>
      <w:r w:rsidR="00297011" w:rsidRPr="00D970E9">
        <w:rPr>
          <w:lang w:val="en-CA"/>
        </w:rPr>
        <w:t>edding</w:t>
      </w:r>
      <w:proofErr w:type="gramEnd"/>
    </w:p>
    <w:p w14:paraId="203C7EA5" w14:textId="77777777" w:rsidR="00E97193" w:rsidRDefault="00E97193" w:rsidP="00D20646">
      <w:pPr>
        <w:rPr>
          <w:lang w:val="en-CA"/>
        </w:rPr>
      </w:pPr>
    </w:p>
    <w:p w14:paraId="0B9C9B62" w14:textId="7934B137" w:rsidR="00297011" w:rsidRDefault="00297011" w:rsidP="00D20646">
      <w:pPr>
        <w:rPr>
          <w:lang w:val="en-CA"/>
        </w:rPr>
      </w:pPr>
      <w:r>
        <w:rPr>
          <w:lang w:val="en-CA"/>
        </w:rPr>
        <w:t>The bedding</w:t>
      </w:r>
      <w:proofErr w:type="gramStart"/>
      <w:r>
        <w:rPr>
          <w:lang w:val="en-CA"/>
        </w:rPr>
        <w:t>:BeddingDescription</w:t>
      </w:r>
      <w:proofErr w:type="gramEnd"/>
      <w:r>
        <w:rPr>
          <w:lang w:val="en-CA"/>
        </w:rPr>
        <w:t xml:space="preserve"> property shall report a description of the bedding</w:t>
      </w:r>
      <w:r w:rsidR="00E97193">
        <w:rPr>
          <w:lang w:val="en-CA"/>
        </w:rPr>
        <w:t xml:space="preserve"> (see </w:t>
      </w:r>
      <w:r w:rsidR="00E97193">
        <w:rPr>
          <w:lang w:val="en-CA"/>
        </w:rPr>
        <w:fldChar w:fldCharType="begin"/>
      </w:r>
      <w:r w:rsidR="00E97193">
        <w:rPr>
          <w:lang w:val="en-CA"/>
        </w:rPr>
        <w:instrText xml:space="preserve"> REF _Ref440802024 \n \h  \* MERGEFORMAT </w:instrText>
      </w:r>
      <w:r w:rsidR="00E97193">
        <w:rPr>
          <w:lang w:val="en-CA"/>
        </w:rPr>
      </w:r>
      <w:r w:rsidR="00E97193">
        <w:rPr>
          <w:lang w:val="en-CA"/>
        </w:rPr>
        <w:fldChar w:fldCharType="separate"/>
      </w:r>
      <w:r w:rsidR="00F02ED9">
        <w:rPr>
          <w:lang w:val="en-CA"/>
        </w:rPr>
        <w:t>7.5.5.2</w:t>
      </w:r>
      <w:r w:rsidR="00E97193">
        <w:rPr>
          <w:lang w:val="en-CA"/>
        </w:rPr>
        <w:fldChar w:fldCharType="end"/>
      </w:r>
      <w:r w:rsidR="00E97193">
        <w:rPr>
          <w:lang w:val="en-CA"/>
        </w:rPr>
        <w:t>)</w:t>
      </w:r>
      <w:r w:rsidR="008279FB">
        <w:rPr>
          <w:lang w:val="en-CA"/>
        </w:rPr>
        <w:t>.</w:t>
      </w:r>
    </w:p>
    <w:p w14:paraId="442C7D8D" w14:textId="2436C79B" w:rsidR="006045F2" w:rsidRDefault="006045F2" w:rsidP="006045F2">
      <w:pPr>
        <w:pStyle w:val="Titre4"/>
      </w:pPr>
      <w:bookmarkStart w:id="665" w:name="BKM_BB58E692_A1AE_4D52_B50D_8A8583AB1BE4"/>
      <w:bookmarkStart w:id="666" w:name="BKM_31BF4296_6E8D_413D_AA94_37BAA601A4E2"/>
      <w:bookmarkStart w:id="667" w:name="BKM_0CE007A8_3CE4_4605_997D_014E0E71F898"/>
      <w:bookmarkStart w:id="668" w:name="BKM_4ACCDAB5_D34A_4312_AB32_2B6F03610F7A"/>
      <w:bookmarkStart w:id="669" w:name="_Ref440802024"/>
      <w:bookmarkEnd w:id="665"/>
      <w:bookmarkEnd w:id="666"/>
      <w:bookmarkEnd w:id="667"/>
      <w:bookmarkEnd w:id="668"/>
      <w:r>
        <w:t>BeddingDescription</w:t>
      </w:r>
      <w:bookmarkEnd w:id="669"/>
    </w:p>
    <w:p w14:paraId="30D66ADD" w14:textId="77777777" w:rsidR="006045F2" w:rsidRPr="006045F2" w:rsidRDefault="006045F2" w:rsidP="006045F2"/>
    <w:p w14:paraId="79D9664E" w14:textId="5751F0E1" w:rsidR="006045F2" w:rsidRDefault="00E97193" w:rsidP="00AB10FC">
      <w:r>
        <w:t>BeddingDescription provide</w:t>
      </w:r>
      <w:r w:rsidR="00D331B1">
        <w:t>s</w:t>
      </w:r>
      <w:r>
        <w:t xml:space="preserve"> a detailed</w:t>
      </w:r>
      <w:r w:rsidR="006045F2" w:rsidRPr="006045F2">
        <w:t xml:space="preserve"> description of the bedding characteristics of a geologic unit.</w:t>
      </w:r>
    </w:p>
    <w:p w14:paraId="640335DF" w14:textId="258B4A9D" w:rsidR="006045F2" w:rsidRDefault="00E97193" w:rsidP="00D20646">
      <w:pPr>
        <w:pStyle w:val="Titre5"/>
        <w:rPr>
          <w:lang w:val="en-CA"/>
        </w:rPr>
      </w:pPr>
      <w:bookmarkStart w:id="670" w:name="BKM_19472229_5BF0_45F8_BED6_B86B706423A9"/>
      <w:bookmarkEnd w:id="670"/>
      <w:proofErr w:type="gramStart"/>
      <w:r w:rsidRPr="00D970E9">
        <w:rPr>
          <w:lang w:val="en-CA"/>
        </w:rPr>
        <w:lastRenderedPageBreak/>
        <w:t>beddingPattern</w:t>
      </w:r>
      <w:proofErr w:type="gramEnd"/>
    </w:p>
    <w:p w14:paraId="58E0D95D" w14:textId="77777777" w:rsidR="00E97193" w:rsidRDefault="00E97193" w:rsidP="00D20646">
      <w:pPr>
        <w:rPr>
          <w:lang w:val="en-CA"/>
        </w:rPr>
      </w:pPr>
    </w:p>
    <w:p w14:paraId="4A3C66C4" w14:textId="02983F9E" w:rsidR="00E97193" w:rsidRDefault="00E97193" w:rsidP="00D20646">
      <w:pPr>
        <w:rPr>
          <w:lang w:val="en-CA"/>
        </w:rPr>
      </w:pPr>
      <w:r>
        <w:rPr>
          <w:lang w:val="en-CA"/>
        </w:rPr>
        <w:t>The property beddingPattern (</w:t>
      </w:r>
      <w:r w:rsidR="00D331B1">
        <w:rPr>
          <w:lang w:val="en-CA"/>
        </w:rPr>
        <w:t>SWE</w:t>
      </w:r>
      <w:proofErr w:type="gramStart"/>
      <w:r>
        <w:rPr>
          <w:lang w:val="en-CA"/>
        </w:rPr>
        <w:t>:Category</w:t>
      </w:r>
      <w:proofErr w:type="gramEnd"/>
      <w:r>
        <w:rPr>
          <w:lang w:val="en-CA"/>
        </w:rPr>
        <w:t xml:space="preserve">) shall provide a term from a controlled </w:t>
      </w:r>
      <w:r w:rsidR="008B2187">
        <w:rPr>
          <w:lang w:val="en-CA"/>
        </w:rPr>
        <w:t xml:space="preserve">vocabulary </w:t>
      </w:r>
      <w:r w:rsidR="008B2187" w:rsidRPr="00E97193">
        <w:rPr>
          <w:lang w:val="en-CA"/>
        </w:rPr>
        <w:t>specifying</w:t>
      </w:r>
      <w:r w:rsidRPr="00E97193">
        <w:rPr>
          <w:lang w:val="en-CA"/>
        </w:rPr>
        <w:t xml:space="preserve"> patterns of bedding thickness or relationships between bedding packages. (</w:t>
      </w:r>
      <w:r w:rsidR="008B2187" w:rsidRPr="00E97193">
        <w:rPr>
          <w:lang w:val="en-CA"/>
        </w:rPr>
        <w:t>e.g.</w:t>
      </w:r>
      <w:r w:rsidRPr="00E97193">
        <w:rPr>
          <w:lang w:val="en-CA"/>
        </w:rPr>
        <w:t>; thinning upward, thickening upward)</w:t>
      </w:r>
      <w:r w:rsidR="00D1762E">
        <w:rPr>
          <w:lang w:val="en-CA"/>
        </w:rPr>
        <w:t>.</w:t>
      </w:r>
    </w:p>
    <w:p w14:paraId="2CDC152D" w14:textId="77777777" w:rsidR="00D1762E" w:rsidRDefault="00D1762E" w:rsidP="00D20646">
      <w:pPr>
        <w:rPr>
          <w:lang w:val="en-CA"/>
        </w:rPr>
      </w:pPr>
    </w:p>
    <w:p w14:paraId="38AB1CA3" w14:textId="4642CC79" w:rsidR="00D1762E" w:rsidRDefault="00D1762E" w:rsidP="00D20646">
      <w:pPr>
        <w:pStyle w:val="Titre5"/>
        <w:rPr>
          <w:lang w:val="en-CA"/>
        </w:rPr>
      </w:pPr>
      <w:proofErr w:type="gramStart"/>
      <w:r w:rsidRPr="00D1762E">
        <w:rPr>
          <w:lang w:val="en-CA"/>
        </w:rPr>
        <w:t>beddingStyle</w:t>
      </w:r>
      <w:proofErr w:type="gramEnd"/>
    </w:p>
    <w:p w14:paraId="60066019" w14:textId="77777777" w:rsidR="00336ECD" w:rsidRPr="00336ECD" w:rsidRDefault="00336ECD" w:rsidP="00D20646">
      <w:pPr>
        <w:rPr>
          <w:lang w:val="en-CA"/>
        </w:rPr>
      </w:pPr>
    </w:p>
    <w:p w14:paraId="0BAB2450" w14:textId="76AC153F" w:rsidR="00D1762E" w:rsidRDefault="00D1762E" w:rsidP="00D20646">
      <w:pPr>
        <w:rPr>
          <w:lang w:val="en-CA"/>
        </w:rPr>
      </w:pPr>
      <w:r>
        <w:rPr>
          <w:lang w:val="en-CA"/>
        </w:rPr>
        <w:t>The property beddingStyle (</w:t>
      </w:r>
      <w:r w:rsidR="00D331B1">
        <w:rPr>
          <w:lang w:val="en-CA"/>
        </w:rPr>
        <w:t>SWE</w:t>
      </w:r>
      <w:proofErr w:type="gramStart"/>
      <w:r>
        <w:rPr>
          <w:lang w:val="en-CA"/>
        </w:rPr>
        <w:t>:Category</w:t>
      </w:r>
      <w:proofErr w:type="gramEnd"/>
      <w:r>
        <w:rPr>
          <w:lang w:val="en-CA"/>
        </w:rPr>
        <w:t xml:space="preserve">) shall provide a term from a controlled vocabulary </w:t>
      </w:r>
      <w:r w:rsidR="00336ECD" w:rsidRPr="00336ECD">
        <w:rPr>
          <w:lang w:val="en-CA"/>
        </w:rPr>
        <w:t>specifying the style of bedding in a stratified geologic unit (e.g. lenticular, irregular, planar, vague, massive)</w:t>
      </w:r>
      <w:r w:rsidR="00336ECD">
        <w:rPr>
          <w:lang w:val="en-CA"/>
        </w:rPr>
        <w:t>.</w:t>
      </w:r>
    </w:p>
    <w:p w14:paraId="1F2CC395" w14:textId="76380481" w:rsidR="00336ECD" w:rsidRDefault="00336ECD" w:rsidP="00D20646">
      <w:pPr>
        <w:pStyle w:val="Titre5"/>
        <w:rPr>
          <w:lang w:val="en-CA"/>
        </w:rPr>
      </w:pPr>
      <w:proofErr w:type="gramStart"/>
      <w:r w:rsidRPr="00336ECD">
        <w:rPr>
          <w:lang w:val="en-CA"/>
        </w:rPr>
        <w:t>beddingThickness</w:t>
      </w:r>
      <w:proofErr w:type="gramEnd"/>
    </w:p>
    <w:p w14:paraId="0486BD06" w14:textId="77777777" w:rsidR="00336ECD" w:rsidRDefault="00336ECD" w:rsidP="00D20646">
      <w:pPr>
        <w:rPr>
          <w:lang w:val="en-CA"/>
        </w:rPr>
      </w:pPr>
    </w:p>
    <w:p w14:paraId="5E11BC67" w14:textId="1FF35A37" w:rsidR="00336ECD" w:rsidRDefault="00336ECD" w:rsidP="00D20646">
      <w:pPr>
        <w:rPr>
          <w:lang w:val="en-CA"/>
        </w:rPr>
      </w:pPr>
      <w:r>
        <w:rPr>
          <w:lang w:val="en-CA"/>
        </w:rPr>
        <w:t>The property beddingThickness (</w:t>
      </w:r>
      <w:r w:rsidR="00D331B1">
        <w:rPr>
          <w:lang w:val="en-CA"/>
        </w:rPr>
        <w:t>SWE</w:t>
      </w:r>
      <w:proofErr w:type="gramStart"/>
      <w:r>
        <w:rPr>
          <w:lang w:val="en-CA"/>
        </w:rPr>
        <w:t>:Category</w:t>
      </w:r>
      <w:proofErr w:type="gramEnd"/>
      <w:r>
        <w:rPr>
          <w:lang w:val="en-CA"/>
        </w:rPr>
        <w:t xml:space="preserve">) shall provide </w:t>
      </w:r>
      <w:commentRangeStart w:id="671"/>
      <w:r>
        <w:rPr>
          <w:lang w:val="en-CA"/>
        </w:rPr>
        <w:t>a term</w:t>
      </w:r>
      <w:commentRangeEnd w:id="671"/>
      <w:r>
        <w:rPr>
          <w:rStyle w:val="Marquedecommentaire"/>
        </w:rPr>
        <w:commentReference w:id="671"/>
      </w:r>
      <w:r>
        <w:rPr>
          <w:lang w:val="en-CA"/>
        </w:rPr>
        <w:t xml:space="preserve"> from a controlled vocabulary </w:t>
      </w:r>
      <w:r w:rsidRPr="00336ECD">
        <w:rPr>
          <w:lang w:val="en-CA"/>
        </w:rPr>
        <w:t>characterizing the thickness of bedding in the unit.</w:t>
      </w:r>
    </w:p>
    <w:p w14:paraId="56D8292E" w14:textId="3F53894E" w:rsidR="00FE43AC" w:rsidRDefault="00FE43AC" w:rsidP="00FE43AC">
      <w:pPr>
        <w:pStyle w:val="Titre3"/>
      </w:pPr>
      <w:bookmarkStart w:id="672" w:name="BKM_B8E145AE_8356_455D_8AF6_DD01E80B774C"/>
      <w:bookmarkStart w:id="673" w:name="BKM_8FB90A67_2503_406F_8326_44811B80D96C"/>
      <w:bookmarkStart w:id="674" w:name="BKM_32D036C1_ECEB_4E0E_8D49_567109DB3963"/>
      <w:bookmarkStart w:id="675" w:name="_Toc452643169"/>
      <w:bookmarkEnd w:id="672"/>
      <w:bookmarkEnd w:id="673"/>
      <w:bookmarkEnd w:id="674"/>
      <w:r>
        <w:t>GeoSciML extension vocabularies</w:t>
      </w:r>
      <w:bookmarkEnd w:id="675"/>
    </w:p>
    <w:p w14:paraId="28B7FC06" w14:textId="77777777" w:rsidR="00FE43AC" w:rsidRDefault="00FE43AC" w:rsidP="00FE43AC"/>
    <w:p w14:paraId="354C2EA6" w14:textId="346DB149" w:rsidR="00FE43AC" w:rsidRPr="00FE43AC" w:rsidRDefault="00FE43AC" w:rsidP="00FE43AC">
      <w:r>
        <w:t>Vocabularies use</w:t>
      </w:r>
      <w:r w:rsidR="00C0171C">
        <w:t>d</w:t>
      </w:r>
      <w:r>
        <w:t xml:space="preserve"> in GeoSciML </w:t>
      </w:r>
      <w:r w:rsidR="00C0171C">
        <w:t xml:space="preserve">Extension </w:t>
      </w:r>
      <w:r>
        <w:t xml:space="preserve">are listed in </w:t>
      </w:r>
      <w:r>
        <w:fldChar w:fldCharType="begin"/>
      </w:r>
      <w:r>
        <w:instrText xml:space="preserve"> REF _Ref433004816 \h </w:instrText>
      </w:r>
      <w:r>
        <w:fldChar w:fldCharType="separate"/>
      </w:r>
      <w:r w:rsidR="00F02ED9">
        <w:t xml:space="preserve">Table </w:t>
      </w:r>
      <w:r w:rsidR="00F02ED9">
        <w:rPr>
          <w:noProof/>
        </w:rPr>
        <w:t>5</w:t>
      </w:r>
      <w:r>
        <w:fldChar w:fldCharType="end"/>
      </w:r>
      <w:r w:rsidR="008279FB">
        <w:t>.</w:t>
      </w:r>
    </w:p>
    <w:p w14:paraId="3DB0B66F" w14:textId="77777777" w:rsidR="00FE43AC" w:rsidRDefault="00FE43AC" w:rsidP="00AB10FC"/>
    <w:p w14:paraId="4E5106A3" w14:textId="42C11EC0" w:rsidR="00FE43AC" w:rsidRDefault="00FE43AC" w:rsidP="00FE43AC">
      <w:pPr>
        <w:pStyle w:val="Lgende"/>
        <w:keepNext/>
      </w:pPr>
      <w:bookmarkStart w:id="676" w:name="_Ref433004816"/>
      <w:proofErr w:type="gramStart"/>
      <w:r>
        <w:t xml:space="preserve">Table </w:t>
      </w:r>
      <w:r w:rsidR="00415E41">
        <w:fldChar w:fldCharType="begin"/>
      </w:r>
      <w:r w:rsidR="00415E41">
        <w:instrText xml:space="preserve"> SEQ Table \* ARABIC </w:instrText>
      </w:r>
      <w:r w:rsidR="00415E41">
        <w:fldChar w:fldCharType="separate"/>
      </w:r>
      <w:r w:rsidR="00F02ED9">
        <w:rPr>
          <w:noProof/>
        </w:rPr>
        <w:t>5</w:t>
      </w:r>
      <w:r w:rsidR="00415E41">
        <w:fldChar w:fldCharType="end"/>
      </w:r>
      <w:bookmarkEnd w:id="676"/>
      <w:r>
        <w:t xml:space="preserve"> : GeoSciML vocabularies</w:t>
      </w:r>
      <w:r w:rsidR="008279FB">
        <w:t>.</w:t>
      </w:r>
      <w:proofErr w:type="gramEnd"/>
    </w:p>
    <w:tbl>
      <w:tblPr>
        <w:tblW w:w="0" w:type="auto"/>
        <w:tblBorders>
          <w:top w:val="single" w:sz="8" w:space="0" w:color="000000"/>
          <w:bottom w:val="single" w:sz="8" w:space="0" w:color="000000"/>
        </w:tblBorders>
        <w:tblLook w:val="04A0" w:firstRow="1" w:lastRow="0" w:firstColumn="1" w:lastColumn="0" w:noHBand="0" w:noVBand="1"/>
      </w:tblPr>
      <w:tblGrid>
        <w:gridCol w:w="3658"/>
        <w:gridCol w:w="5198"/>
      </w:tblGrid>
      <w:tr w:rsidR="00FE43AC" w:rsidRPr="00FE43AC" w14:paraId="2D9E3680" w14:textId="77777777" w:rsidTr="00935765">
        <w:tc>
          <w:tcPr>
            <w:tcW w:w="3658" w:type="dxa"/>
            <w:tcBorders>
              <w:top w:val="nil"/>
              <w:bottom w:val="single" w:sz="8" w:space="0" w:color="000000"/>
            </w:tcBorders>
            <w:shd w:val="clear" w:color="auto" w:fill="auto"/>
          </w:tcPr>
          <w:p w14:paraId="491BB4D1" w14:textId="36A16FA2" w:rsidR="00FE43AC" w:rsidRPr="00935765" w:rsidRDefault="00FE43AC" w:rsidP="00AB10FC">
            <w:pPr>
              <w:rPr>
                <w:rFonts w:ascii="Calibri" w:eastAsia="MS Gothic" w:hAnsi="Calibri"/>
                <w:b/>
                <w:bCs/>
                <w:color w:val="000000"/>
              </w:rPr>
            </w:pPr>
            <w:r w:rsidRPr="00935765">
              <w:rPr>
                <w:rFonts w:ascii="Calibri" w:eastAsia="MS Gothic" w:hAnsi="Calibri"/>
                <w:b/>
                <w:bCs/>
                <w:color w:val="000000"/>
              </w:rPr>
              <w:t>Vocabulary</w:t>
            </w:r>
          </w:p>
        </w:tc>
        <w:tc>
          <w:tcPr>
            <w:tcW w:w="5198" w:type="dxa"/>
            <w:tcBorders>
              <w:top w:val="nil"/>
              <w:bottom w:val="single" w:sz="8" w:space="0" w:color="000000"/>
            </w:tcBorders>
            <w:shd w:val="clear" w:color="auto" w:fill="auto"/>
          </w:tcPr>
          <w:p w14:paraId="46F484FA" w14:textId="6A44630E" w:rsidR="00FE43AC" w:rsidRPr="00935765" w:rsidRDefault="00FE43AC" w:rsidP="00AB10FC">
            <w:pPr>
              <w:rPr>
                <w:rFonts w:ascii="Calibri" w:eastAsia="MS Gothic" w:hAnsi="Calibri"/>
                <w:b/>
                <w:bCs/>
                <w:color w:val="000000"/>
              </w:rPr>
            </w:pPr>
            <w:r w:rsidRPr="00935765">
              <w:rPr>
                <w:rFonts w:ascii="Calibri" w:eastAsia="MS Gothic" w:hAnsi="Calibri"/>
                <w:b/>
                <w:bCs/>
                <w:color w:val="000000"/>
              </w:rPr>
              <w:t>Description</w:t>
            </w:r>
          </w:p>
        </w:tc>
      </w:tr>
      <w:tr w:rsidR="000A793F" w:rsidRPr="00FE43AC" w14:paraId="73DC6493" w14:textId="77777777" w:rsidTr="00935765">
        <w:tc>
          <w:tcPr>
            <w:tcW w:w="3658" w:type="dxa"/>
            <w:shd w:val="clear" w:color="auto" w:fill="C0C0C0"/>
          </w:tcPr>
          <w:p w14:paraId="299D9183" w14:textId="205C4F23" w:rsidR="00FE43AC" w:rsidRPr="00935765" w:rsidRDefault="00FE43AC" w:rsidP="00AB10FC">
            <w:pPr>
              <w:rPr>
                <w:rFonts w:ascii="Calibri" w:hAnsi="Calibri"/>
                <w:b/>
                <w:bCs/>
                <w:color w:val="000000"/>
              </w:rPr>
            </w:pPr>
            <w:r w:rsidRPr="00935765">
              <w:rPr>
                <w:rFonts w:ascii="Calibri" w:hAnsi="Calibri"/>
                <w:b/>
                <w:bCs/>
                <w:color w:val="000000"/>
              </w:rPr>
              <w:t>GeologicRelationshipTerm</w:t>
            </w:r>
          </w:p>
        </w:tc>
        <w:tc>
          <w:tcPr>
            <w:tcW w:w="5198" w:type="dxa"/>
            <w:shd w:val="clear" w:color="auto" w:fill="C0C0C0"/>
          </w:tcPr>
          <w:p w14:paraId="1CE40D3B" w14:textId="05C587C4" w:rsidR="00FE43AC" w:rsidRPr="00935765" w:rsidRDefault="00FE43AC" w:rsidP="00AB10FC">
            <w:pPr>
              <w:rPr>
                <w:rFonts w:ascii="Calibri" w:hAnsi="Calibri"/>
                <w:color w:val="000000"/>
                <w:lang w:val="en-CA"/>
              </w:rPr>
            </w:pPr>
            <w:r w:rsidRPr="00935765">
              <w:rPr>
                <w:rFonts w:ascii="Calibri" w:hAnsi="Calibri"/>
                <w:color w:val="000000"/>
                <w:lang w:val="en-CA"/>
              </w:rPr>
              <w:t xml:space="preserve">Refers to a vocabulary of terms describing </w:t>
            </w:r>
            <w:proofErr w:type="gramStart"/>
            <w:r w:rsidRPr="00935765">
              <w:rPr>
                <w:rFonts w:ascii="Calibri" w:hAnsi="Calibri"/>
                <w:color w:val="000000"/>
                <w:lang w:val="en-CA"/>
              </w:rPr>
              <w:t>a relationships</w:t>
            </w:r>
            <w:proofErr w:type="gramEnd"/>
            <w:r w:rsidRPr="00935765">
              <w:rPr>
                <w:rFonts w:ascii="Calibri" w:hAnsi="Calibri"/>
                <w:color w:val="000000"/>
                <w:lang w:val="en-CA"/>
              </w:rPr>
              <w:t xml:space="preserve"> between geologic features or objects</w:t>
            </w:r>
            <w:r w:rsidR="008279FB" w:rsidRPr="00935765">
              <w:rPr>
                <w:rFonts w:ascii="Calibri" w:hAnsi="Calibri"/>
                <w:color w:val="000000"/>
                <w:lang w:val="en-CA"/>
              </w:rPr>
              <w:t>.</w:t>
            </w:r>
          </w:p>
        </w:tc>
      </w:tr>
      <w:tr w:rsidR="00FE43AC" w:rsidRPr="00FE43AC" w14:paraId="318C2F8F" w14:textId="77777777" w:rsidTr="00935765">
        <w:tc>
          <w:tcPr>
            <w:tcW w:w="3658" w:type="dxa"/>
            <w:shd w:val="clear" w:color="auto" w:fill="auto"/>
          </w:tcPr>
          <w:p w14:paraId="690B5AEE" w14:textId="4EF1E00F" w:rsidR="00FE43AC" w:rsidRPr="00935765" w:rsidRDefault="00FE43AC" w:rsidP="00AB10FC">
            <w:pPr>
              <w:rPr>
                <w:rFonts w:ascii="Calibri" w:hAnsi="Calibri"/>
                <w:b/>
                <w:bCs/>
                <w:color w:val="000000"/>
              </w:rPr>
            </w:pPr>
            <w:r w:rsidRPr="00935765">
              <w:rPr>
                <w:rFonts w:ascii="Calibri" w:hAnsi="Calibri"/>
                <w:b/>
                <w:bCs/>
                <w:color w:val="000000"/>
              </w:rPr>
              <w:t>RelationRoleTerm</w:t>
            </w:r>
          </w:p>
        </w:tc>
        <w:tc>
          <w:tcPr>
            <w:tcW w:w="5198" w:type="dxa"/>
            <w:shd w:val="clear" w:color="auto" w:fill="auto"/>
          </w:tcPr>
          <w:p w14:paraId="73AC3C24" w14:textId="05F61FC8" w:rsidR="00FE43AC" w:rsidRPr="00935765" w:rsidRDefault="00FE43AC" w:rsidP="00AB10FC">
            <w:pPr>
              <w:rPr>
                <w:rFonts w:ascii="Calibri" w:hAnsi="Calibri"/>
                <w:color w:val="000000"/>
              </w:rPr>
            </w:pPr>
            <w:r w:rsidRPr="00935765">
              <w:rPr>
                <w:rFonts w:ascii="Calibri" w:hAnsi="Calibri"/>
                <w:color w:val="000000"/>
              </w:rPr>
              <w:t>Refers to a vocabulary of terms describing roles played by geologic features or objects in a geologic relationship</w:t>
            </w:r>
            <w:r w:rsidR="008279FB" w:rsidRPr="00935765">
              <w:rPr>
                <w:rFonts w:ascii="Calibri" w:hAnsi="Calibri"/>
                <w:color w:val="000000"/>
              </w:rPr>
              <w:t>.</w:t>
            </w:r>
          </w:p>
        </w:tc>
      </w:tr>
      <w:tr w:rsidR="000A793F" w:rsidRPr="00FE43AC" w14:paraId="06E73D59" w14:textId="77777777" w:rsidTr="00935765">
        <w:tc>
          <w:tcPr>
            <w:tcW w:w="3658" w:type="dxa"/>
            <w:shd w:val="clear" w:color="auto" w:fill="C0C0C0"/>
          </w:tcPr>
          <w:p w14:paraId="6A094BCD" w14:textId="3684DC52" w:rsidR="00FE43AC" w:rsidRPr="00935765" w:rsidRDefault="00FE43AC" w:rsidP="00AB10FC">
            <w:pPr>
              <w:rPr>
                <w:rFonts w:ascii="Calibri" w:hAnsi="Calibri"/>
                <w:b/>
                <w:bCs/>
                <w:color w:val="000000"/>
              </w:rPr>
            </w:pPr>
            <w:r w:rsidRPr="00935765">
              <w:rPr>
                <w:rFonts w:ascii="Calibri" w:hAnsi="Calibri"/>
                <w:b/>
                <w:bCs/>
                <w:color w:val="000000"/>
              </w:rPr>
              <w:t>AlterationTypeTerm</w:t>
            </w:r>
          </w:p>
        </w:tc>
        <w:tc>
          <w:tcPr>
            <w:tcW w:w="5198" w:type="dxa"/>
            <w:shd w:val="clear" w:color="auto" w:fill="C0C0C0"/>
          </w:tcPr>
          <w:p w14:paraId="01ADE2ED" w14:textId="43BF4976" w:rsidR="00FE43AC" w:rsidRPr="00935765" w:rsidRDefault="00FE43AC" w:rsidP="00AB10FC">
            <w:pPr>
              <w:rPr>
                <w:rFonts w:ascii="Calibri" w:hAnsi="Calibri"/>
                <w:color w:val="000000"/>
              </w:rPr>
            </w:pPr>
            <w:r w:rsidRPr="00935765">
              <w:rPr>
                <w:rFonts w:ascii="Calibri" w:hAnsi="Calibri"/>
                <w:color w:val="000000"/>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FE43AC" w14:paraId="598B3102" w14:textId="77777777" w:rsidTr="00935765">
        <w:tc>
          <w:tcPr>
            <w:tcW w:w="3658" w:type="dxa"/>
            <w:shd w:val="clear" w:color="auto" w:fill="auto"/>
          </w:tcPr>
          <w:p w14:paraId="702928FE" w14:textId="5CEF5CA9" w:rsidR="00FE43AC" w:rsidRPr="00935765" w:rsidRDefault="00FE43AC" w:rsidP="00AB10FC">
            <w:pPr>
              <w:rPr>
                <w:rFonts w:ascii="Calibri" w:hAnsi="Calibri"/>
                <w:b/>
                <w:bCs/>
                <w:color w:val="000000"/>
                <w:lang w:val="en-CA"/>
              </w:rPr>
            </w:pPr>
            <w:r w:rsidRPr="00935765">
              <w:rPr>
                <w:rFonts w:ascii="Calibri" w:hAnsi="Calibri"/>
                <w:b/>
                <w:bCs/>
                <w:color w:val="000000"/>
              </w:rPr>
              <w:lastRenderedPageBreak/>
              <w:t>ConstituentPartRoleTerm</w:t>
            </w:r>
          </w:p>
        </w:tc>
        <w:tc>
          <w:tcPr>
            <w:tcW w:w="5198" w:type="dxa"/>
            <w:shd w:val="clear" w:color="auto" w:fill="auto"/>
          </w:tcPr>
          <w:p w14:paraId="761688CE" w14:textId="0C66F119" w:rsidR="00FE43AC" w:rsidRPr="00935765" w:rsidRDefault="00FE43AC" w:rsidP="00AB10FC">
            <w:pPr>
              <w:rPr>
                <w:rFonts w:ascii="Calibri" w:hAnsi="Calibri"/>
                <w:color w:val="000000"/>
              </w:rPr>
            </w:pPr>
            <w:r w:rsidRPr="00935765">
              <w:rPr>
                <w:rFonts w:ascii="Calibri" w:hAnsi="Calibri"/>
                <w:color w:val="000000"/>
              </w:rPr>
              <w:t>Refers to a vocabulary of terms describing the role played by a constituent part of a compound material (</w:t>
            </w:r>
            <w:r w:rsidR="004D38A0" w:rsidRPr="00935765">
              <w:rPr>
                <w:rFonts w:ascii="Calibri" w:hAnsi="Calibri"/>
                <w:color w:val="000000"/>
              </w:rPr>
              <w:t>e.g.</w:t>
            </w:r>
            <w:r w:rsidRPr="00935765">
              <w:rPr>
                <w:rFonts w:ascii="Calibri" w:hAnsi="Calibri"/>
                <w:color w:val="000000"/>
              </w:rPr>
              <w:t>, matrix, phenocryst)</w:t>
            </w:r>
            <w:r w:rsidR="008279FB" w:rsidRPr="00935765">
              <w:rPr>
                <w:rFonts w:ascii="Calibri" w:hAnsi="Calibri"/>
                <w:color w:val="000000"/>
              </w:rPr>
              <w:t>.</w:t>
            </w:r>
          </w:p>
        </w:tc>
      </w:tr>
      <w:tr w:rsidR="000A793F" w:rsidRPr="00FE43AC" w14:paraId="0F45BD13" w14:textId="77777777" w:rsidTr="00935765">
        <w:tc>
          <w:tcPr>
            <w:tcW w:w="3658" w:type="dxa"/>
            <w:shd w:val="clear" w:color="auto" w:fill="C0C0C0"/>
          </w:tcPr>
          <w:p w14:paraId="4BE40267" w14:textId="5DC6E4B7" w:rsidR="00FE43AC" w:rsidRPr="00935765" w:rsidRDefault="00FE43AC" w:rsidP="00AB10FC">
            <w:pPr>
              <w:rPr>
                <w:rFonts w:ascii="Calibri" w:hAnsi="Calibri"/>
                <w:b/>
                <w:bCs/>
                <w:color w:val="000000"/>
              </w:rPr>
            </w:pPr>
            <w:r w:rsidRPr="00935765">
              <w:rPr>
                <w:rFonts w:ascii="Calibri" w:hAnsi="Calibri"/>
                <w:b/>
                <w:bCs/>
                <w:color w:val="000000"/>
              </w:rPr>
              <w:t>FabricTypeTerm</w:t>
            </w:r>
          </w:p>
        </w:tc>
        <w:tc>
          <w:tcPr>
            <w:tcW w:w="5198" w:type="dxa"/>
            <w:shd w:val="clear" w:color="auto" w:fill="C0C0C0"/>
          </w:tcPr>
          <w:p w14:paraId="053CF9BF" w14:textId="5280E56E" w:rsidR="00FE43AC" w:rsidRPr="00935765" w:rsidRDefault="00FE43AC" w:rsidP="00AB10FC">
            <w:pPr>
              <w:rPr>
                <w:rFonts w:ascii="Calibri" w:hAnsi="Calibri"/>
                <w:color w:val="000000"/>
              </w:rPr>
            </w:pPr>
            <w:r w:rsidRPr="00935765">
              <w:rPr>
                <w:rFonts w:ascii="Calibri" w:hAnsi="Calibri"/>
                <w:color w:val="000000"/>
              </w:rPr>
              <w:t>Refers to a vocabulary of terms describing the type of fabric present</w:t>
            </w:r>
            <w:r w:rsidR="008279FB" w:rsidRPr="00935765">
              <w:rPr>
                <w:rFonts w:ascii="Calibri" w:hAnsi="Calibri"/>
                <w:color w:val="000000"/>
              </w:rPr>
              <w:t>.</w:t>
            </w:r>
          </w:p>
        </w:tc>
      </w:tr>
      <w:tr w:rsidR="00FE43AC" w:rsidRPr="00FE43AC" w14:paraId="62E8ADB8" w14:textId="77777777" w:rsidTr="00935765">
        <w:tc>
          <w:tcPr>
            <w:tcW w:w="3658" w:type="dxa"/>
            <w:shd w:val="clear" w:color="auto" w:fill="auto"/>
          </w:tcPr>
          <w:p w14:paraId="01734D96" w14:textId="6A0C5B57" w:rsidR="00FE43AC" w:rsidRPr="00935765" w:rsidRDefault="00FE43AC" w:rsidP="00FE43AC">
            <w:pPr>
              <w:rPr>
                <w:rFonts w:ascii="Calibri" w:hAnsi="Calibri"/>
                <w:b/>
                <w:bCs/>
                <w:color w:val="000000"/>
              </w:rPr>
            </w:pPr>
            <w:r w:rsidRPr="00935765">
              <w:rPr>
                <w:rFonts w:ascii="Calibri" w:hAnsi="Calibri"/>
                <w:b/>
                <w:bCs/>
                <w:color w:val="000000"/>
              </w:rPr>
              <w:t>MineralNameTerm</w:t>
            </w:r>
          </w:p>
        </w:tc>
        <w:tc>
          <w:tcPr>
            <w:tcW w:w="5198" w:type="dxa"/>
            <w:shd w:val="clear" w:color="auto" w:fill="auto"/>
          </w:tcPr>
          <w:p w14:paraId="3F741223" w14:textId="35EE85AD" w:rsidR="00FE43AC" w:rsidRPr="00935765" w:rsidRDefault="00FE43AC" w:rsidP="00AB10FC">
            <w:pPr>
              <w:rPr>
                <w:rFonts w:ascii="Calibri" w:hAnsi="Calibri"/>
                <w:color w:val="000000"/>
              </w:rPr>
            </w:pPr>
            <w:r w:rsidRPr="00935765">
              <w:rPr>
                <w:rFonts w:ascii="Calibri" w:hAnsi="Calibri"/>
                <w:color w:val="000000"/>
              </w:rPr>
              <w:t>Refers to a vocabulary of mineral names</w:t>
            </w:r>
            <w:r w:rsidR="008279FB" w:rsidRPr="00935765">
              <w:rPr>
                <w:rFonts w:ascii="Calibri" w:hAnsi="Calibri"/>
                <w:color w:val="000000"/>
              </w:rPr>
              <w:t>.</w:t>
            </w:r>
          </w:p>
        </w:tc>
      </w:tr>
      <w:tr w:rsidR="000A793F" w:rsidRPr="00FE43AC" w14:paraId="7A414FDB" w14:textId="77777777" w:rsidTr="00935765">
        <w:tc>
          <w:tcPr>
            <w:tcW w:w="3658" w:type="dxa"/>
            <w:shd w:val="clear" w:color="auto" w:fill="C0C0C0"/>
          </w:tcPr>
          <w:p w14:paraId="135D4B75" w14:textId="6C7DFC2F" w:rsidR="00FE43AC" w:rsidRPr="00935765" w:rsidRDefault="00FE43AC" w:rsidP="00AB10FC">
            <w:pPr>
              <w:rPr>
                <w:rFonts w:ascii="Calibri" w:hAnsi="Calibri"/>
                <w:b/>
                <w:bCs/>
                <w:color w:val="000000"/>
              </w:rPr>
            </w:pPr>
            <w:r w:rsidRPr="00935765">
              <w:rPr>
                <w:rFonts w:ascii="Calibri" w:hAnsi="Calibri"/>
                <w:b/>
                <w:bCs/>
                <w:color w:val="000000"/>
              </w:rPr>
              <w:t>ParticleTypeTerm</w:t>
            </w:r>
          </w:p>
        </w:tc>
        <w:tc>
          <w:tcPr>
            <w:tcW w:w="5198" w:type="dxa"/>
            <w:shd w:val="clear" w:color="auto" w:fill="C0C0C0"/>
          </w:tcPr>
          <w:p w14:paraId="7D247249" w14:textId="4ACFB027" w:rsidR="00FE43AC" w:rsidRPr="00935765" w:rsidRDefault="00FE43AC" w:rsidP="00AB10FC">
            <w:pPr>
              <w:rPr>
                <w:rFonts w:ascii="Calibri" w:hAnsi="Calibri"/>
                <w:color w:val="000000"/>
              </w:rPr>
            </w:pPr>
            <w:r w:rsidRPr="00935765">
              <w:rPr>
                <w:rFonts w:ascii="Calibri" w:hAnsi="Calibri"/>
                <w:color w:val="000000"/>
              </w:rPr>
              <w:t>Refers to a vocabulary of terms describing the type of particle in the compound earth material (</w:t>
            </w:r>
            <w:r w:rsidR="004D38A0" w:rsidRPr="00935765">
              <w:rPr>
                <w:rFonts w:ascii="Calibri" w:hAnsi="Calibri"/>
                <w:color w:val="000000"/>
              </w:rPr>
              <w:t>e.g.</w:t>
            </w:r>
            <w:r w:rsidRPr="00935765">
              <w:rPr>
                <w:rFonts w:ascii="Calibri" w:hAnsi="Calibri"/>
                <w:color w:val="000000"/>
              </w:rPr>
              <w:t>, bioclast, phenocryst, pyroclast)</w:t>
            </w:r>
            <w:r w:rsidR="008279FB" w:rsidRPr="00935765">
              <w:rPr>
                <w:rFonts w:ascii="Calibri" w:hAnsi="Calibri"/>
                <w:color w:val="000000"/>
              </w:rPr>
              <w:t>.</w:t>
            </w:r>
          </w:p>
        </w:tc>
      </w:tr>
      <w:tr w:rsidR="00FE43AC" w:rsidRPr="00FE43AC" w14:paraId="2F7F49AF" w14:textId="77777777" w:rsidTr="00935765">
        <w:tc>
          <w:tcPr>
            <w:tcW w:w="3658" w:type="dxa"/>
            <w:shd w:val="clear" w:color="auto" w:fill="auto"/>
          </w:tcPr>
          <w:p w14:paraId="192C35DB" w14:textId="27B50DB6" w:rsidR="00FE43AC" w:rsidRPr="00935765" w:rsidRDefault="00FE43AC" w:rsidP="00AB10FC">
            <w:pPr>
              <w:rPr>
                <w:rFonts w:ascii="Calibri" w:hAnsi="Calibri"/>
                <w:b/>
                <w:bCs/>
                <w:color w:val="000000"/>
              </w:rPr>
            </w:pPr>
            <w:r w:rsidRPr="00935765">
              <w:rPr>
                <w:rFonts w:ascii="Calibri" w:hAnsi="Calibri"/>
                <w:b/>
                <w:bCs/>
                <w:color w:val="000000"/>
              </w:rPr>
              <w:t>PhysicalPropertyTerm</w:t>
            </w:r>
          </w:p>
        </w:tc>
        <w:tc>
          <w:tcPr>
            <w:tcW w:w="5198" w:type="dxa"/>
            <w:shd w:val="clear" w:color="auto" w:fill="auto"/>
          </w:tcPr>
          <w:p w14:paraId="501ACEE0" w14:textId="2A557FB1" w:rsidR="00FE43AC" w:rsidRPr="00935765" w:rsidRDefault="00FE43AC" w:rsidP="00AB10FC">
            <w:pPr>
              <w:rPr>
                <w:rFonts w:ascii="Calibri" w:hAnsi="Calibri"/>
                <w:color w:val="000000"/>
              </w:rPr>
            </w:pPr>
            <w:r w:rsidRPr="00935765">
              <w:rPr>
                <w:rFonts w:ascii="Calibri" w:hAnsi="Calibri"/>
                <w:color w:val="000000"/>
              </w:rPr>
              <w:t>Refers to a vocabulary of physical property types (</w:t>
            </w:r>
            <w:r w:rsidR="004D38A0" w:rsidRPr="00935765">
              <w:rPr>
                <w:rFonts w:ascii="Calibri" w:hAnsi="Calibri"/>
                <w:color w:val="000000"/>
              </w:rPr>
              <w:t>e.g.</w:t>
            </w:r>
            <w:r w:rsidRPr="00935765">
              <w:rPr>
                <w:rFonts w:ascii="Calibri" w:hAnsi="Calibri"/>
                <w:color w:val="000000"/>
              </w:rPr>
              <w:t xml:space="preserve">, density, porosity, magnetic susceptibility, magnetic remanence, conductivity, </w:t>
            </w:r>
            <w:r w:rsidR="004D38A0" w:rsidRPr="00935765">
              <w:rPr>
                <w:rFonts w:ascii="Calibri" w:hAnsi="Calibri"/>
                <w:color w:val="000000"/>
              </w:rPr>
              <w:t>etc.</w:t>
            </w:r>
            <w:r w:rsidRPr="00935765">
              <w:rPr>
                <w:rFonts w:ascii="Calibri" w:hAnsi="Calibri"/>
                <w:color w:val="000000"/>
              </w:rPr>
              <w:t>)</w:t>
            </w:r>
            <w:r w:rsidR="008279FB" w:rsidRPr="00935765">
              <w:rPr>
                <w:rFonts w:ascii="Calibri" w:hAnsi="Calibri"/>
                <w:color w:val="000000"/>
              </w:rPr>
              <w:t>.</w:t>
            </w:r>
          </w:p>
        </w:tc>
      </w:tr>
      <w:tr w:rsidR="000A793F" w:rsidRPr="00FE43AC" w14:paraId="77A0E095" w14:textId="77777777" w:rsidTr="00935765">
        <w:tc>
          <w:tcPr>
            <w:tcW w:w="3658" w:type="dxa"/>
            <w:shd w:val="clear" w:color="auto" w:fill="C0C0C0"/>
          </w:tcPr>
          <w:p w14:paraId="413A7E0A" w14:textId="00A91475" w:rsidR="00FE43AC" w:rsidRPr="00935765" w:rsidRDefault="00FE43AC" w:rsidP="00AB10FC">
            <w:pPr>
              <w:rPr>
                <w:rFonts w:ascii="Calibri" w:hAnsi="Calibri"/>
                <w:b/>
                <w:bCs/>
                <w:color w:val="000000"/>
              </w:rPr>
            </w:pPr>
            <w:r w:rsidRPr="00935765">
              <w:rPr>
                <w:rFonts w:ascii="Calibri" w:hAnsi="Calibri"/>
                <w:b/>
                <w:bCs/>
                <w:color w:val="000000"/>
              </w:rPr>
              <w:t>DeformationStyleTerm</w:t>
            </w:r>
          </w:p>
        </w:tc>
        <w:tc>
          <w:tcPr>
            <w:tcW w:w="5198" w:type="dxa"/>
            <w:shd w:val="clear" w:color="auto" w:fill="C0C0C0"/>
          </w:tcPr>
          <w:p w14:paraId="7C0219B3" w14:textId="63DB02C9" w:rsidR="00FE43AC" w:rsidRPr="00935765" w:rsidRDefault="00FE43AC" w:rsidP="00AB10FC">
            <w:pPr>
              <w:rPr>
                <w:rFonts w:ascii="Calibri" w:hAnsi="Calibri"/>
                <w:color w:val="000000"/>
              </w:rPr>
            </w:pPr>
            <w:r w:rsidRPr="00935765">
              <w:rPr>
                <w:rFonts w:ascii="Calibri" w:hAnsi="Calibri"/>
                <w:color w:val="000000"/>
              </w:rPr>
              <w:t>A controlled vocabulary of terms describing the style of deformation (</w:t>
            </w:r>
            <w:r w:rsidR="004D38A0" w:rsidRPr="00935765">
              <w:rPr>
                <w:rFonts w:ascii="Calibri" w:hAnsi="Calibri"/>
                <w:color w:val="000000"/>
              </w:rPr>
              <w:t>e.g.</w:t>
            </w:r>
            <w:r w:rsidRPr="00935765">
              <w:rPr>
                <w:rFonts w:ascii="Calibri" w:hAnsi="Calibri"/>
                <w:color w:val="000000"/>
              </w:rPr>
              <w:t>, brittle, ductile).</w:t>
            </w:r>
          </w:p>
        </w:tc>
      </w:tr>
      <w:tr w:rsidR="00FE43AC" w:rsidRPr="00FE43AC" w14:paraId="2C4231E8" w14:textId="77777777" w:rsidTr="00935765">
        <w:tc>
          <w:tcPr>
            <w:tcW w:w="3658" w:type="dxa"/>
            <w:shd w:val="clear" w:color="auto" w:fill="auto"/>
          </w:tcPr>
          <w:p w14:paraId="71D4BE5E" w14:textId="39A9BBB6" w:rsidR="00FE43AC" w:rsidRPr="00935765" w:rsidRDefault="00FE43AC" w:rsidP="00AB10FC">
            <w:pPr>
              <w:rPr>
                <w:rFonts w:ascii="Calibri" w:hAnsi="Calibri"/>
                <w:b/>
                <w:bCs/>
                <w:color w:val="000000"/>
              </w:rPr>
            </w:pPr>
            <w:r w:rsidRPr="00935765">
              <w:rPr>
                <w:rFonts w:ascii="Calibri" w:hAnsi="Calibri"/>
                <w:b/>
                <w:bCs/>
                <w:color w:val="000000"/>
              </w:rPr>
              <w:t>LineationTypeTerm</w:t>
            </w:r>
          </w:p>
        </w:tc>
        <w:tc>
          <w:tcPr>
            <w:tcW w:w="5198" w:type="dxa"/>
            <w:shd w:val="clear" w:color="auto" w:fill="auto"/>
          </w:tcPr>
          <w:p w14:paraId="0998214D" w14:textId="6D80D57C" w:rsidR="00FE43AC" w:rsidRPr="00935765" w:rsidRDefault="00FE43AC" w:rsidP="00935765">
            <w:pPr>
              <w:tabs>
                <w:tab w:val="left" w:pos="3546"/>
              </w:tabs>
              <w:rPr>
                <w:rFonts w:ascii="Calibri" w:hAnsi="Calibri"/>
                <w:color w:val="000000"/>
              </w:rPr>
            </w:pPr>
            <w:r w:rsidRPr="00935765">
              <w:rPr>
                <w:rFonts w:ascii="Calibri" w:hAnsi="Calibri"/>
                <w:color w:val="000000"/>
              </w:rPr>
              <w:t xml:space="preserve">Refers to a vocabulary of terms describing the type of lineation.  Examples include: flow lines, scratches, striae, slickenlines, </w:t>
            </w:r>
            <w:proofErr w:type="gramStart"/>
            <w:r w:rsidRPr="00935765">
              <w:rPr>
                <w:rFonts w:ascii="Calibri" w:hAnsi="Calibri"/>
                <w:color w:val="000000"/>
              </w:rPr>
              <w:t>linear</w:t>
            </w:r>
            <w:proofErr w:type="gramEnd"/>
            <w:r w:rsidRPr="00935765">
              <w:rPr>
                <w:rFonts w:ascii="Calibri" w:hAnsi="Calibri"/>
                <w:color w:val="000000"/>
              </w:rPr>
              <w:t xml:space="preserve"> arrangements of elongate components in sediments, elongate minerals, crinkles, and lines of intersection between penetrative planar structures.</w:t>
            </w:r>
          </w:p>
        </w:tc>
      </w:tr>
      <w:tr w:rsidR="000A793F" w:rsidRPr="00FE43AC" w14:paraId="09EF80BD" w14:textId="77777777" w:rsidTr="00935765">
        <w:tc>
          <w:tcPr>
            <w:tcW w:w="3658" w:type="dxa"/>
            <w:shd w:val="clear" w:color="auto" w:fill="C0C0C0"/>
          </w:tcPr>
          <w:p w14:paraId="02816E32" w14:textId="50D78AC6" w:rsidR="00FE43AC" w:rsidRPr="00935765" w:rsidRDefault="00FE43AC" w:rsidP="00AB10FC">
            <w:pPr>
              <w:rPr>
                <w:rFonts w:ascii="Calibri" w:hAnsi="Calibri"/>
                <w:b/>
                <w:bCs/>
                <w:color w:val="000000"/>
              </w:rPr>
            </w:pPr>
            <w:r w:rsidRPr="00935765">
              <w:rPr>
                <w:rFonts w:ascii="Calibri" w:hAnsi="Calibri"/>
                <w:b/>
                <w:bCs/>
                <w:color w:val="000000"/>
              </w:rPr>
              <w:t>MovementSenseTerm</w:t>
            </w:r>
          </w:p>
        </w:tc>
        <w:tc>
          <w:tcPr>
            <w:tcW w:w="5198" w:type="dxa"/>
            <w:shd w:val="clear" w:color="auto" w:fill="C0C0C0"/>
          </w:tcPr>
          <w:p w14:paraId="3A6D30A2" w14:textId="42A45290" w:rsidR="00FE43AC" w:rsidRPr="00935765" w:rsidRDefault="00FE43AC" w:rsidP="00AB10FC">
            <w:pPr>
              <w:rPr>
                <w:rFonts w:ascii="Calibri" w:hAnsi="Calibri"/>
                <w:color w:val="000000"/>
              </w:rPr>
            </w:pPr>
            <w:r w:rsidRPr="00935765">
              <w:rPr>
                <w:rFonts w:ascii="Calibri" w:hAnsi="Calibri"/>
                <w:color w:val="000000"/>
              </w:rPr>
              <w:t>Refers to a vocabulary of terms describing the sense of movement on a shear displacement structure</w:t>
            </w:r>
            <w:r w:rsidR="008279FB" w:rsidRPr="00935765">
              <w:rPr>
                <w:rFonts w:ascii="Calibri" w:hAnsi="Calibri"/>
                <w:color w:val="000000"/>
              </w:rPr>
              <w:t>.</w:t>
            </w:r>
          </w:p>
        </w:tc>
      </w:tr>
      <w:tr w:rsidR="00FE43AC" w:rsidRPr="00FE43AC" w14:paraId="3EBA984D" w14:textId="77777777" w:rsidTr="00935765">
        <w:tc>
          <w:tcPr>
            <w:tcW w:w="3658" w:type="dxa"/>
            <w:shd w:val="clear" w:color="auto" w:fill="auto"/>
          </w:tcPr>
          <w:p w14:paraId="442A7A86" w14:textId="0E20384C" w:rsidR="00FE43AC" w:rsidRPr="00935765" w:rsidRDefault="00FE43AC" w:rsidP="00AB10FC">
            <w:pPr>
              <w:rPr>
                <w:rFonts w:ascii="Calibri" w:hAnsi="Calibri"/>
                <w:b/>
                <w:bCs/>
                <w:color w:val="000000"/>
              </w:rPr>
            </w:pPr>
            <w:r w:rsidRPr="00935765">
              <w:rPr>
                <w:rFonts w:ascii="Calibri" w:hAnsi="Calibri"/>
                <w:b/>
                <w:bCs/>
                <w:color w:val="000000"/>
              </w:rPr>
              <w:t>MovementTypeTerm</w:t>
            </w:r>
          </w:p>
        </w:tc>
        <w:tc>
          <w:tcPr>
            <w:tcW w:w="5198" w:type="dxa"/>
            <w:shd w:val="clear" w:color="auto" w:fill="auto"/>
          </w:tcPr>
          <w:p w14:paraId="2CAB326F" w14:textId="29585E88" w:rsidR="00FE43AC" w:rsidRPr="00935765" w:rsidRDefault="00FE43AC" w:rsidP="00AB10FC">
            <w:pPr>
              <w:rPr>
                <w:rFonts w:ascii="Calibri" w:hAnsi="Calibri"/>
                <w:color w:val="000000"/>
              </w:rPr>
            </w:pPr>
            <w:r w:rsidRPr="00935765">
              <w:rPr>
                <w:rFonts w:ascii="Calibri" w:hAnsi="Calibri"/>
                <w:color w:val="000000"/>
              </w:rPr>
              <w:t xml:space="preserve">Refers to a vocabulary of terms describing the type of </w:t>
            </w:r>
            <w:r w:rsidR="004D38A0" w:rsidRPr="00935765">
              <w:rPr>
                <w:rFonts w:ascii="Calibri" w:hAnsi="Calibri"/>
                <w:color w:val="000000"/>
              </w:rPr>
              <w:t>movement (e.g.</w:t>
            </w:r>
            <w:r w:rsidRPr="00935765">
              <w:rPr>
                <w:rFonts w:ascii="Calibri" w:hAnsi="Calibri"/>
                <w:color w:val="000000"/>
              </w:rPr>
              <w:t>, dip-slip, strike-slip)</w:t>
            </w:r>
            <w:r w:rsidR="008279FB" w:rsidRPr="00935765">
              <w:rPr>
                <w:rFonts w:ascii="Calibri" w:hAnsi="Calibri"/>
                <w:color w:val="000000"/>
              </w:rPr>
              <w:t>.</w:t>
            </w:r>
          </w:p>
        </w:tc>
      </w:tr>
      <w:tr w:rsidR="000A793F" w:rsidRPr="00FE43AC" w14:paraId="6C1B54E8" w14:textId="77777777" w:rsidTr="00935765">
        <w:tc>
          <w:tcPr>
            <w:tcW w:w="3658" w:type="dxa"/>
            <w:shd w:val="clear" w:color="auto" w:fill="C0C0C0"/>
          </w:tcPr>
          <w:p w14:paraId="1771A2DC" w14:textId="4AD639E1" w:rsidR="00FE43AC" w:rsidRPr="00935765" w:rsidRDefault="00FE43AC" w:rsidP="00AB10FC">
            <w:pPr>
              <w:rPr>
                <w:rFonts w:ascii="Calibri" w:hAnsi="Calibri"/>
                <w:b/>
                <w:bCs/>
                <w:color w:val="000000"/>
              </w:rPr>
            </w:pPr>
            <w:r w:rsidRPr="00935765">
              <w:rPr>
                <w:rFonts w:ascii="Calibri" w:hAnsi="Calibri"/>
                <w:b/>
                <w:bCs/>
                <w:color w:val="000000"/>
              </w:rPr>
              <w:t>NonDirectionalStructureTypeTerm</w:t>
            </w:r>
          </w:p>
        </w:tc>
        <w:tc>
          <w:tcPr>
            <w:tcW w:w="5198" w:type="dxa"/>
            <w:shd w:val="clear" w:color="auto" w:fill="C0C0C0"/>
          </w:tcPr>
          <w:p w14:paraId="7D818013" w14:textId="277054B8" w:rsidR="00FE43AC" w:rsidRPr="00935765" w:rsidRDefault="00FE43AC" w:rsidP="00935765">
            <w:pPr>
              <w:tabs>
                <w:tab w:val="left" w:pos="3668"/>
              </w:tabs>
              <w:rPr>
                <w:rFonts w:ascii="Calibri" w:hAnsi="Calibri"/>
                <w:color w:val="000000"/>
              </w:rPr>
            </w:pPr>
            <w:r w:rsidRPr="00935765">
              <w:rPr>
                <w:rFonts w:ascii="Calibri" w:hAnsi="Calibri"/>
                <w:color w:val="000000"/>
              </w:rPr>
              <w:t>Refers to a vocabulary of terms describing types of non-directional structures (</w:t>
            </w:r>
            <w:r w:rsidR="004D38A0" w:rsidRPr="00935765">
              <w:rPr>
                <w:rFonts w:ascii="Calibri" w:hAnsi="Calibri"/>
                <w:color w:val="000000"/>
              </w:rPr>
              <w:t>e.g.</w:t>
            </w:r>
            <w:r w:rsidRPr="00935765">
              <w:rPr>
                <w:rFonts w:ascii="Calibri" w:hAnsi="Calibri"/>
                <w:color w:val="000000"/>
              </w:rPr>
              <w:t xml:space="preserve">, miarolitic cavity, flame structure, load cast, shatter cone, trace fossil, fossil mold, </w:t>
            </w:r>
            <w:r w:rsidR="004D38A0" w:rsidRPr="00935765">
              <w:rPr>
                <w:rFonts w:ascii="Calibri" w:hAnsi="Calibri"/>
                <w:color w:val="000000"/>
              </w:rPr>
              <w:t>etc.</w:t>
            </w:r>
            <w:r w:rsidRPr="00935765">
              <w:rPr>
                <w:rFonts w:ascii="Calibri" w:hAnsi="Calibri"/>
                <w:color w:val="000000"/>
              </w:rPr>
              <w:t>)</w:t>
            </w:r>
            <w:r w:rsidR="008279FB" w:rsidRPr="00935765">
              <w:rPr>
                <w:rFonts w:ascii="Calibri" w:hAnsi="Calibri"/>
                <w:color w:val="000000"/>
              </w:rPr>
              <w:t>.</w:t>
            </w:r>
          </w:p>
        </w:tc>
      </w:tr>
    </w:tbl>
    <w:p w14:paraId="05CB90CE" w14:textId="77777777" w:rsidR="00FE43AC" w:rsidRDefault="00FE43AC" w:rsidP="00AB10FC"/>
    <w:p w14:paraId="10A3206D" w14:textId="5F8BFE94" w:rsidR="006045F2" w:rsidRPr="00AB10FC" w:rsidRDefault="00D331B1" w:rsidP="00AB10FC">
      <w:r>
        <w:br w:type="page"/>
      </w:r>
    </w:p>
    <w:p w14:paraId="62BDB0BB" w14:textId="35F6DAB8" w:rsidR="003666A1" w:rsidRDefault="003666A1" w:rsidP="003666A1">
      <w:pPr>
        <w:pStyle w:val="Titre2"/>
        <w:rPr>
          <w:lang w:val="en-CA"/>
        </w:rPr>
      </w:pPr>
      <w:bookmarkStart w:id="677" w:name="_Ref432948522"/>
      <w:bookmarkStart w:id="678" w:name="_Toc452643170"/>
      <w:r w:rsidRPr="00D12552">
        <w:rPr>
          <w:lang w:val="en-CA"/>
        </w:rPr>
        <w:lastRenderedPageBreak/>
        <w:t xml:space="preserve">GeoSciML </w:t>
      </w:r>
      <w:r>
        <w:rPr>
          <w:lang w:val="en-CA"/>
        </w:rPr>
        <w:t>GeologicTime</w:t>
      </w:r>
      <w:r w:rsidRPr="00D12552">
        <w:rPr>
          <w:lang w:val="en-CA"/>
        </w:rPr>
        <w:t xml:space="preserve"> </w:t>
      </w:r>
      <w:r w:rsidR="004F0DC1">
        <w:rPr>
          <w:lang w:val="en-CA"/>
        </w:rPr>
        <w:t xml:space="preserve">Abstract </w:t>
      </w:r>
      <w:r w:rsidRPr="00D12552">
        <w:rPr>
          <w:lang w:val="en-CA"/>
        </w:rPr>
        <w:t xml:space="preserve">Requirements </w:t>
      </w:r>
      <w:bookmarkEnd w:id="677"/>
      <w:r w:rsidR="004D38A0" w:rsidRPr="00D12552">
        <w:rPr>
          <w:lang w:val="en-CA"/>
        </w:rPr>
        <w:t>Class</w:t>
      </w:r>
      <w:r w:rsidR="004D38A0">
        <w:rPr>
          <w:lang w:val="en-CA"/>
        </w:rPr>
        <w:t xml:space="preserve"> </w:t>
      </w:r>
      <w:r w:rsidR="004D38A0">
        <w:t>(</w:t>
      </w:r>
      <w:r w:rsidR="00052694">
        <w:t>Normative)</w:t>
      </w:r>
      <w:bookmarkEnd w:id="678"/>
    </w:p>
    <w:p w14:paraId="2285F0D3" w14:textId="77777777" w:rsidR="002A58E0" w:rsidRDefault="002A58E0"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13449" w:rsidRPr="00402582" w14:paraId="7ECD605F"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83CC7E4" w14:textId="6C763548" w:rsidR="00513449" w:rsidRPr="00402582" w:rsidRDefault="00513449"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513449" w:rsidRPr="00402582" w14:paraId="4FC496D4"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27F727F4" w14:textId="41E8EA0B"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/req/gsml4-geologictime</w:t>
            </w:r>
          </w:p>
        </w:tc>
      </w:tr>
      <w:tr w:rsidR="00513449" w:rsidRPr="00402582" w14:paraId="2D8AE2A7" w14:textId="77777777" w:rsidTr="00513449">
        <w:tc>
          <w:tcPr>
            <w:tcW w:w="1809" w:type="dxa"/>
            <w:tcBorders>
              <w:top w:val="single" w:sz="12" w:space="0" w:color="auto"/>
              <w:left w:val="single" w:sz="12" w:space="0" w:color="auto"/>
              <w:bottom w:val="single" w:sz="4" w:space="0" w:color="auto"/>
              <w:right w:val="single" w:sz="4" w:space="0" w:color="auto"/>
            </w:tcBorders>
          </w:tcPr>
          <w:p w14:paraId="43DB1F07"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8422B7B" w14:textId="57012A45" w:rsidR="00513449" w:rsidRPr="00402582" w:rsidRDefault="005E33CD"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Encoding specification</w:t>
            </w:r>
          </w:p>
        </w:tc>
      </w:tr>
      <w:tr w:rsidR="00513449" w:rsidRPr="00402582" w14:paraId="03D6140B" w14:textId="77777777" w:rsidTr="00513449">
        <w:tc>
          <w:tcPr>
            <w:tcW w:w="1809" w:type="dxa"/>
            <w:tcBorders>
              <w:top w:val="single" w:sz="4" w:space="0" w:color="auto"/>
              <w:left w:val="single" w:sz="12" w:space="0" w:color="auto"/>
              <w:bottom w:val="single" w:sz="4" w:space="0" w:color="auto"/>
              <w:right w:val="single" w:sz="4" w:space="0" w:color="auto"/>
            </w:tcBorders>
          </w:tcPr>
          <w:p w14:paraId="4425F9C2"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FEB6030" w14:textId="78C50FF3"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ISO 19108 Temporal Schema</w:t>
            </w:r>
          </w:p>
        </w:tc>
      </w:tr>
      <w:tr w:rsidR="00513449" w:rsidRPr="00402582" w14:paraId="6EA981D4" w14:textId="77777777" w:rsidTr="00513449">
        <w:tc>
          <w:tcPr>
            <w:tcW w:w="1809" w:type="dxa"/>
            <w:tcBorders>
              <w:top w:val="single" w:sz="4" w:space="0" w:color="auto"/>
              <w:left w:val="single" w:sz="12" w:space="0" w:color="auto"/>
              <w:bottom w:val="single" w:sz="4" w:space="0" w:color="auto"/>
              <w:right w:val="single" w:sz="4" w:space="0" w:color="auto"/>
            </w:tcBorders>
          </w:tcPr>
          <w:p w14:paraId="546A84BA" w14:textId="6ACC2599"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572C2D7" w14:textId="364A2A50"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513449" w:rsidRPr="00402582" w14:paraId="680C9BE6" w14:textId="77777777" w:rsidTr="00513449">
        <w:tc>
          <w:tcPr>
            <w:tcW w:w="1809" w:type="dxa"/>
            <w:tcBorders>
              <w:top w:val="single" w:sz="4" w:space="0" w:color="auto"/>
              <w:left w:val="single" w:sz="12" w:space="0" w:color="auto"/>
              <w:bottom w:val="single" w:sz="4" w:space="0" w:color="auto"/>
              <w:right w:val="single" w:sz="4" w:space="0" w:color="auto"/>
            </w:tcBorders>
          </w:tcPr>
          <w:p w14:paraId="77E6860B" w14:textId="34CB3FEA"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1B140B7" w14:textId="5B4CFB0B"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513449" w:rsidRPr="00402582" w14:paraId="2118ED9A"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46CB8E30"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A377A1B" w14:textId="77777777" w:rsidR="00513449" w:rsidRDefault="00513449" w:rsidP="00513449">
            <w:pPr>
              <w:spacing w:before="100" w:beforeAutospacing="1" w:after="100" w:afterAutospacing="1" w:line="230" w:lineRule="atLeast"/>
              <w:rPr>
                <w:rFonts w:ascii="Calibri" w:eastAsia="MS Mincho" w:hAnsi="Calibri"/>
                <w:b/>
                <w:sz w:val="20"/>
                <w:szCs w:val="20"/>
                <w:lang w:val="en-CA"/>
              </w:rPr>
            </w:pPr>
            <w:r w:rsidRPr="00513449">
              <w:rPr>
                <w:rFonts w:ascii="Calibri" w:eastAsia="MS Mincho" w:hAnsi="Calibri"/>
                <w:b/>
                <w:sz w:val="20"/>
                <w:szCs w:val="20"/>
                <w:lang w:val="en-CA"/>
              </w:rPr>
              <w:t xml:space="preserve">/req/gsml4-timescale/member-timeordinalera </w:t>
            </w:r>
          </w:p>
          <w:p w14:paraId="3920242F" w14:textId="33E90001" w:rsidR="00513449" w:rsidRPr="00402582" w:rsidRDefault="00513449" w:rsidP="00513449">
            <w:pPr>
              <w:spacing w:before="100" w:beforeAutospacing="1" w:after="100" w:afterAutospacing="1" w:line="230" w:lineRule="atLeast"/>
              <w:rPr>
                <w:rFonts w:ascii="Calibri" w:eastAsia="MS Mincho" w:hAnsi="Calibri"/>
                <w:sz w:val="20"/>
                <w:szCs w:val="20"/>
                <w:lang w:val="en-CA"/>
              </w:rPr>
            </w:pPr>
            <w:r w:rsidRPr="00513449">
              <w:rPr>
                <w:rFonts w:ascii="Calibri" w:eastAsia="MS Mincho" w:hAnsi="Calibri"/>
                <w:sz w:val="20"/>
                <w:szCs w:val="20"/>
                <w:lang w:val="en-CA"/>
              </w:rPr>
              <w:t>A member shall not refer to a TimeOrdinalEra that itself, or any transitive member , refer</w:t>
            </w:r>
            <w:r>
              <w:rPr>
                <w:rFonts w:ascii="Calibri" w:eastAsia="MS Mincho" w:hAnsi="Calibri"/>
                <w:sz w:val="20"/>
                <w:szCs w:val="20"/>
                <w:lang w:val="en-CA"/>
              </w:rPr>
              <w:t xml:space="preserve"> to the current TimeOrdinalEra</w:t>
            </w:r>
          </w:p>
        </w:tc>
      </w:tr>
      <w:tr w:rsidR="00513449" w:rsidRPr="00402582" w14:paraId="4B3EA318"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545FEE35"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87B6117" w14:textId="77777777" w:rsidR="00513449"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/req/gsml4-timescale/group-timeordinalera </w:t>
            </w:r>
          </w:p>
          <w:p w14:paraId="2CFB998E" w14:textId="0DC8C619" w:rsidR="00513449" w:rsidRPr="00513449"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sz w:val="20"/>
                <w:szCs w:val="20"/>
                <w:lang w:val="en-CA"/>
              </w:rPr>
              <w:t>A group shall no refer to a TimeOrdinalEra that itself, or any transitive group, refer to the current TimeOrdinalEra</w:t>
            </w:r>
          </w:p>
        </w:tc>
      </w:tr>
    </w:tbl>
    <w:p w14:paraId="4A31815E" w14:textId="77777777" w:rsidR="00513449" w:rsidRDefault="00513449" w:rsidP="00355CAB">
      <w:pPr>
        <w:rPr>
          <w:lang w:val="en-CA"/>
        </w:rPr>
      </w:pPr>
    </w:p>
    <w:p w14:paraId="2231DF6F" w14:textId="3AF68157" w:rsidR="003666A1" w:rsidRDefault="003666A1" w:rsidP="00355CAB">
      <w:pPr>
        <w:rPr>
          <w:lang w:val="en-CA"/>
        </w:rPr>
      </w:pPr>
      <w:r w:rsidRPr="003666A1">
        <w:rPr>
          <w:lang w:val="en-CA"/>
        </w:rPr>
        <w:t>The Geologic Time package</w:t>
      </w:r>
      <w:r w:rsidR="00775F72">
        <w:rPr>
          <w:lang w:val="en-CA"/>
        </w:rPr>
        <w:t xml:space="preserve">, developed by Cox and Richard (2005), </w:t>
      </w:r>
      <w:r w:rsidRPr="003666A1">
        <w:rPr>
          <w:lang w:val="en-CA"/>
        </w:rPr>
        <w:t>contains elements used to describe the classification of geologic time: time periods, time boundaries, and the relationships between them as defined by the International Commission on Stratigraphy.</w:t>
      </w:r>
      <w:r w:rsidR="00695488">
        <w:rPr>
          <w:lang w:val="en-CA"/>
        </w:rPr>
        <w:t xml:space="preserve"> </w:t>
      </w:r>
    </w:p>
    <w:p w14:paraId="15F819CB" w14:textId="231AB160" w:rsidR="000B1244" w:rsidRDefault="000B1244" w:rsidP="00355CAB">
      <w:pPr>
        <w:rPr>
          <w:noProof/>
          <w:lang w:val="en-CA" w:eastAsia="en-CA"/>
        </w:rPr>
      </w:pPr>
    </w:p>
    <w:p w14:paraId="219AE101" w14:textId="33C40EEE" w:rsidR="000B1244" w:rsidRDefault="00F658C5" w:rsidP="000B1244">
      <w:pPr>
        <w:keepNext/>
      </w:pPr>
      <w:r>
        <w:rPr>
          <w:noProof/>
          <w:lang w:val="en-CA" w:eastAsia="en-CA"/>
        </w:rPr>
        <w:lastRenderedPageBreak/>
        <w:drawing>
          <wp:inline distT="0" distB="0" distL="0" distR="0" wp14:anchorId="45B11095" wp14:editId="23B6B82B">
            <wp:extent cx="4791075" cy="53911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791075" cy="5391150"/>
                    </a:xfrm>
                    <a:prstGeom prst="rect">
                      <a:avLst/>
                    </a:prstGeom>
                    <a:noFill/>
                    <a:ln>
                      <a:noFill/>
                    </a:ln>
                  </pic:spPr>
                </pic:pic>
              </a:graphicData>
            </a:graphic>
          </wp:inline>
        </w:drawing>
      </w:r>
    </w:p>
    <w:p w14:paraId="1CA1FBA7" w14:textId="6ABD7166" w:rsidR="000B1244" w:rsidRDefault="000B1244" w:rsidP="000B1244">
      <w:pPr>
        <w:pStyle w:val="Lgende"/>
        <w:rPr>
          <w:lang w:val="en-CA"/>
        </w:rPr>
      </w:pPr>
      <w:r>
        <w:t xml:space="preserve">Figure </w:t>
      </w:r>
      <w:r w:rsidR="00673E83">
        <w:fldChar w:fldCharType="begin"/>
      </w:r>
      <w:r w:rsidR="00673E83">
        <w:instrText xml:space="preserve"> SEQ Figure \* ARABIC </w:instrText>
      </w:r>
      <w:r w:rsidR="00673E83">
        <w:fldChar w:fldCharType="separate"/>
      </w:r>
      <w:r w:rsidR="00F02ED9">
        <w:rPr>
          <w:noProof/>
        </w:rPr>
        <w:t>69</w:t>
      </w:r>
      <w:r w:rsidR="00673E83">
        <w:rPr>
          <w:noProof/>
        </w:rPr>
        <w:fldChar w:fldCharType="end"/>
      </w:r>
      <w:r>
        <w:t>: GeologicTime dependencies</w:t>
      </w:r>
      <w:r w:rsidR="008279FB">
        <w:t>.</w:t>
      </w:r>
    </w:p>
    <w:p w14:paraId="2C2DA796" w14:textId="44F0145B" w:rsidR="008F4E9C" w:rsidRDefault="00F658C5" w:rsidP="008F4E9C">
      <w:pPr>
        <w:keepNext/>
      </w:pPr>
      <w:r>
        <w:rPr>
          <w:noProof/>
          <w:lang w:val="en-CA" w:eastAsia="en-CA"/>
        </w:rPr>
        <w:lastRenderedPageBreak/>
        <w:drawing>
          <wp:inline distT="0" distB="0" distL="0" distR="0" wp14:anchorId="1784F587" wp14:editId="3D857BED">
            <wp:extent cx="5495925" cy="47434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95925" cy="4743450"/>
                    </a:xfrm>
                    <a:prstGeom prst="rect">
                      <a:avLst/>
                    </a:prstGeom>
                    <a:noFill/>
                    <a:ln>
                      <a:noFill/>
                    </a:ln>
                  </pic:spPr>
                </pic:pic>
              </a:graphicData>
            </a:graphic>
          </wp:inline>
        </w:drawing>
      </w:r>
    </w:p>
    <w:p w14:paraId="7CF7A581" w14:textId="3A01CB4B" w:rsidR="008F4E9C" w:rsidRDefault="008F4E9C" w:rsidP="008F4E9C">
      <w:pPr>
        <w:pStyle w:val="Lgende"/>
      </w:pPr>
      <w:r>
        <w:t xml:space="preserve">Figure </w:t>
      </w:r>
      <w:r w:rsidR="00673E83">
        <w:fldChar w:fldCharType="begin"/>
      </w:r>
      <w:r w:rsidR="00673E83">
        <w:instrText xml:space="preserve"> SEQ Figure \* ARABIC </w:instrText>
      </w:r>
      <w:r w:rsidR="00673E83">
        <w:fldChar w:fldCharType="separate"/>
      </w:r>
      <w:r w:rsidR="00F02ED9">
        <w:rPr>
          <w:noProof/>
        </w:rPr>
        <w:t>70</w:t>
      </w:r>
      <w:r w:rsidR="00673E83">
        <w:rPr>
          <w:noProof/>
        </w:rPr>
        <w:fldChar w:fldCharType="end"/>
      </w:r>
      <w:r>
        <w:t>: Geologic Time summary diagram</w:t>
      </w:r>
      <w:r w:rsidR="008279FB">
        <w:t>.</w:t>
      </w:r>
    </w:p>
    <w:p w14:paraId="1B5DD8CD" w14:textId="60B4F9D0" w:rsidR="008F4E9C" w:rsidRDefault="008F4E9C" w:rsidP="00D81A7B">
      <w:pPr>
        <w:pStyle w:val="Titre3"/>
      </w:pPr>
      <w:bookmarkStart w:id="679" w:name="_Toc452643171"/>
      <w:r w:rsidRPr="008F4E9C">
        <w:t>Global Boundary Stratotype Sections and Points</w:t>
      </w:r>
      <w:bookmarkEnd w:id="679"/>
    </w:p>
    <w:p w14:paraId="10D727D8" w14:textId="77777777" w:rsidR="00821F1F" w:rsidRDefault="00821F1F" w:rsidP="008F4E9C"/>
    <w:p w14:paraId="7A52FF85" w14:textId="2F0AC543" w:rsidR="008F4E9C" w:rsidRDefault="008F4E9C" w:rsidP="008F4E9C">
      <w:r w:rsidRPr="008F4E9C">
        <w:t xml:space="preserve">The GSSP model describes </w:t>
      </w:r>
      <w:r w:rsidR="00DB4939">
        <w:t xml:space="preserve">the </w:t>
      </w:r>
      <w:r w:rsidRPr="008F4E9C">
        <w:t>"Global Boundary Stratotype Sections and Points" as defined by the International Stratigraphy Commission.</w:t>
      </w:r>
    </w:p>
    <w:p w14:paraId="2AC2EF4D" w14:textId="45F6D923" w:rsidR="00821F1F" w:rsidRDefault="00F658C5" w:rsidP="00821F1F">
      <w:pPr>
        <w:keepNext/>
      </w:pPr>
      <w:r>
        <w:rPr>
          <w:noProof/>
          <w:lang w:val="en-CA" w:eastAsia="en-CA"/>
        </w:rPr>
        <w:lastRenderedPageBreak/>
        <w:drawing>
          <wp:inline distT="0" distB="0" distL="0" distR="0" wp14:anchorId="4B5A3431" wp14:editId="3C34859E">
            <wp:extent cx="5486400" cy="414337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86400" cy="4143375"/>
                    </a:xfrm>
                    <a:prstGeom prst="rect">
                      <a:avLst/>
                    </a:prstGeom>
                    <a:noFill/>
                    <a:ln>
                      <a:noFill/>
                    </a:ln>
                  </pic:spPr>
                </pic:pic>
              </a:graphicData>
            </a:graphic>
          </wp:inline>
        </w:drawing>
      </w:r>
    </w:p>
    <w:p w14:paraId="5D21835B" w14:textId="4C1CE5C3" w:rsidR="008F4E9C" w:rsidRDefault="00821F1F" w:rsidP="00821F1F">
      <w:pPr>
        <w:pStyle w:val="Lgende"/>
      </w:pPr>
      <w:r>
        <w:t xml:space="preserve">Figure </w:t>
      </w:r>
      <w:r w:rsidR="00673E83">
        <w:fldChar w:fldCharType="begin"/>
      </w:r>
      <w:r w:rsidR="00673E83">
        <w:instrText xml:space="preserve"> SEQ Figure \* ARABIC </w:instrText>
      </w:r>
      <w:r w:rsidR="00673E83">
        <w:fldChar w:fldCharType="separate"/>
      </w:r>
      <w:r w:rsidR="00F02ED9">
        <w:rPr>
          <w:noProof/>
        </w:rPr>
        <w:t>71</w:t>
      </w:r>
      <w:r w:rsidR="00673E83">
        <w:rPr>
          <w:noProof/>
        </w:rPr>
        <w:fldChar w:fldCharType="end"/>
      </w:r>
      <w:r>
        <w:t xml:space="preserve">: </w:t>
      </w:r>
      <w:r w:rsidRPr="00AE031B">
        <w:t>Global Boundary Stratotype Sections and Points</w:t>
      </w:r>
      <w:r w:rsidR="008279FB">
        <w:t>.</w:t>
      </w:r>
    </w:p>
    <w:p w14:paraId="69B92594" w14:textId="77777777" w:rsidR="008F4E9C" w:rsidRDefault="008F4E9C" w:rsidP="008F4E9C"/>
    <w:p w14:paraId="3B4400A3" w14:textId="77777777" w:rsidR="000B1244" w:rsidRDefault="000B1244" w:rsidP="000B1244">
      <w:pPr>
        <w:pStyle w:val="Titre4"/>
      </w:pPr>
      <w:r>
        <w:t>StratigraphicPoint</w:t>
      </w:r>
    </w:p>
    <w:p w14:paraId="0E9A52DC" w14:textId="77777777" w:rsidR="000B1244" w:rsidRDefault="000B1244" w:rsidP="008F4E9C"/>
    <w:p w14:paraId="7F0517E7" w14:textId="1350C384" w:rsidR="00024B9A" w:rsidRDefault="000B1244" w:rsidP="008F4E9C">
      <w:r w:rsidRPr="000B1244">
        <w:t>A point in the stratigraphic record used to define a geochronologic boundary or point in geologic time</w:t>
      </w:r>
      <w:r w:rsidR="008279FB">
        <w:t>.</w:t>
      </w:r>
    </w:p>
    <w:p w14:paraId="6C5E99E9" w14:textId="55EFA4B8" w:rsidR="00821F1F" w:rsidRPr="00083053" w:rsidRDefault="00F658C5" w:rsidP="00821F1F">
      <w:pPr>
        <w:keepNext/>
        <w:rPr>
          <w:lang w:val="en-CA"/>
        </w:rPr>
      </w:pPr>
      <w:r>
        <w:rPr>
          <w:noProof/>
          <w:lang w:val="en-CA" w:eastAsia="en-CA"/>
        </w:rPr>
        <w:lastRenderedPageBreak/>
        <w:drawing>
          <wp:inline distT="0" distB="0" distL="0" distR="0" wp14:anchorId="7C6C9DB9" wp14:editId="7D44DD6D">
            <wp:extent cx="3067050" cy="463867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067050" cy="4638675"/>
                    </a:xfrm>
                    <a:prstGeom prst="rect">
                      <a:avLst/>
                    </a:prstGeom>
                    <a:noFill/>
                    <a:ln>
                      <a:noFill/>
                    </a:ln>
                  </pic:spPr>
                </pic:pic>
              </a:graphicData>
            </a:graphic>
          </wp:inline>
        </w:drawing>
      </w:r>
    </w:p>
    <w:p w14:paraId="27847BD6" w14:textId="7868DC28" w:rsidR="00821F1F" w:rsidRPr="00F57C63" w:rsidRDefault="00821F1F" w:rsidP="00821F1F">
      <w:pPr>
        <w:pStyle w:val="Lgende"/>
        <w:rPr>
          <w:lang w:val="fr-CA"/>
          <w:rPrChange w:id="680" w:author="Boisvert, Eric" w:date="2016-06-02T08:50:00Z">
            <w:rPr>
              <w:lang w:val="en-CA"/>
            </w:rPr>
          </w:rPrChange>
        </w:rPr>
      </w:pPr>
      <w:r w:rsidRPr="00F57C63">
        <w:rPr>
          <w:lang w:val="fr-CA"/>
          <w:rPrChange w:id="681" w:author="Boisvert, Eric" w:date="2016-06-02T08:50:00Z">
            <w:rPr>
              <w:lang w:val="en-CA"/>
            </w:rPr>
          </w:rPrChange>
        </w:rPr>
        <w:t xml:space="preserve">Figure </w:t>
      </w:r>
      <w:r w:rsidR="00673E83" w:rsidRPr="00083053">
        <w:rPr>
          <w:lang w:val="en-CA"/>
        </w:rPr>
        <w:fldChar w:fldCharType="begin"/>
      </w:r>
      <w:r w:rsidR="00673E83" w:rsidRPr="00F57C63">
        <w:rPr>
          <w:lang w:val="fr-CA"/>
          <w:rPrChange w:id="682" w:author="Boisvert, Eric" w:date="2016-06-02T08:50:00Z">
            <w:rPr>
              <w:lang w:val="en-CA"/>
            </w:rPr>
          </w:rPrChange>
        </w:rPr>
        <w:instrText xml:space="preserve"> SEQ Figure \* ARABIC </w:instrText>
      </w:r>
      <w:r w:rsidR="00673E83" w:rsidRPr="00083053">
        <w:rPr>
          <w:lang w:val="en-CA"/>
        </w:rPr>
        <w:fldChar w:fldCharType="separate"/>
      </w:r>
      <w:r w:rsidR="00F02ED9">
        <w:rPr>
          <w:noProof/>
          <w:lang w:val="fr-CA"/>
        </w:rPr>
        <w:t>72</w:t>
      </w:r>
      <w:r w:rsidR="00673E83" w:rsidRPr="00083053">
        <w:rPr>
          <w:noProof/>
          <w:lang w:val="en-CA"/>
        </w:rPr>
        <w:fldChar w:fldCharType="end"/>
      </w:r>
      <w:r w:rsidR="00024B9A" w:rsidRPr="00F57C63">
        <w:rPr>
          <w:lang w:val="fr-CA"/>
          <w:rPrChange w:id="683" w:author="Boisvert, Eric" w:date="2016-06-02T08:50:00Z">
            <w:rPr>
              <w:lang w:val="en-CA"/>
            </w:rPr>
          </w:rPrChange>
        </w:rPr>
        <w:t>: Stratigraphic points</w:t>
      </w:r>
      <w:r w:rsidR="009328CD" w:rsidRPr="00F57C63">
        <w:rPr>
          <w:lang w:val="fr-CA"/>
          <w:rPrChange w:id="684" w:author="Boisvert, Eric" w:date="2016-06-02T08:50:00Z">
            <w:rPr>
              <w:lang w:val="en-CA"/>
            </w:rPr>
          </w:rPrChange>
        </w:rPr>
        <w:t xml:space="preserve"> context diagram</w:t>
      </w:r>
    </w:p>
    <w:p w14:paraId="427387EE" w14:textId="1AD380E8" w:rsidR="000B1244" w:rsidRPr="00083053" w:rsidRDefault="009328CD" w:rsidP="00D20646">
      <w:pPr>
        <w:pStyle w:val="Titre5"/>
        <w:rPr>
          <w:lang w:val="en-CA"/>
        </w:rPr>
      </w:pPr>
      <w:proofErr w:type="gramStart"/>
      <w:r w:rsidRPr="00083053">
        <w:rPr>
          <w:lang w:val="en-CA"/>
        </w:rPr>
        <w:t>primaryGuidingCriterion</w:t>
      </w:r>
      <w:proofErr w:type="gramEnd"/>
    </w:p>
    <w:p w14:paraId="3C98EEDE" w14:textId="77777777" w:rsidR="009328CD" w:rsidRDefault="009328CD" w:rsidP="000B1244"/>
    <w:p w14:paraId="3F0500E6" w14:textId="1C46CB85" w:rsidR="009328CD" w:rsidRPr="000B1244" w:rsidRDefault="009328CD" w:rsidP="009328CD">
      <w:commentRangeStart w:id="685"/>
      <w:r>
        <w:t xml:space="preserve">The property </w:t>
      </w:r>
      <w:r w:rsidRPr="00D970E9">
        <w:rPr>
          <w:lang w:val="en-CA"/>
        </w:rPr>
        <w:t>primaryGuidingCriterion</w:t>
      </w:r>
      <w:proofErr w:type="gramStart"/>
      <w:r w:rsidR="00253146">
        <w:rPr>
          <w:lang w:val="en-CA"/>
        </w:rPr>
        <w:t>:Primitive</w:t>
      </w:r>
      <w:proofErr w:type="gramEnd"/>
      <w:r w:rsidR="00253146">
        <w:rPr>
          <w:lang w:val="en-CA"/>
        </w:rPr>
        <w:t>::CharacterString</w:t>
      </w:r>
      <w:r>
        <w:rPr>
          <w:lang w:val="en-CA"/>
        </w:rPr>
        <w:t xml:space="preserve"> shall contain a </w:t>
      </w:r>
      <w:r w:rsidRPr="009328CD">
        <w:rPr>
          <w:lang w:val="en-CA"/>
        </w:rPr>
        <w:t>description of the primary criterion used to establish this stratigraphic point</w:t>
      </w:r>
      <w:r>
        <w:rPr>
          <w:lang w:val="en-CA"/>
        </w:rPr>
        <w:t>.</w:t>
      </w:r>
      <w:commentRangeEnd w:id="685"/>
      <w:r>
        <w:rPr>
          <w:rStyle w:val="Marquedecommentaire"/>
        </w:rPr>
        <w:commentReference w:id="685"/>
      </w:r>
    </w:p>
    <w:p w14:paraId="25A5D343" w14:textId="6B08E83F" w:rsidR="00821F1F" w:rsidRDefault="009328CD" w:rsidP="00D20646">
      <w:pPr>
        <w:pStyle w:val="Titre5"/>
        <w:rPr>
          <w:lang w:val="en-CA"/>
        </w:rPr>
      </w:pPr>
      <w:bookmarkStart w:id="686" w:name="BKM_58D632CF_BB56_4A60_B802_C78FC42B4B0D"/>
      <w:bookmarkEnd w:id="686"/>
      <w:proofErr w:type="gramStart"/>
      <w:r w:rsidRPr="00D970E9">
        <w:rPr>
          <w:lang w:val="en-CA"/>
        </w:rPr>
        <w:t>additionalCorrelationProperty</w:t>
      </w:r>
      <w:proofErr w:type="gramEnd"/>
    </w:p>
    <w:p w14:paraId="4FC2B950" w14:textId="77777777" w:rsidR="009328CD" w:rsidRDefault="009328CD" w:rsidP="00821F1F">
      <w:pPr>
        <w:autoSpaceDE w:val="0"/>
        <w:autoSpaceDN w:val="0"/>
        <w:adjustRightInd w:val="0"/>
        <w:spacing w:after="0"/>
        <w:rPr>
          <w:color w:val="000000"/>
          <w:sz w:val="20"/>
          <w:szCs w:val="20"/>
          <w:lang w:val="en-CA"/>
        </w:rPr>
      </w:pPr>
    </w:p>
    <w:p w14:paraId="0DFB9598" w14:textId="1C695EB8" w:rsidR="009328CD" w:rsidRDefault="009328CD" w:rsidP="00D20646">
      <w:pPr>
        <w:rPr>
          <w:lang w:val="en-CA"/>
        </w:rPr>
      </w:pPr>
      <w:r>
        <w:rPr>
          <w:lang w:val="en-CA"/>
        </w:rPr>
        <w:t>The property additionnalCorrelationProperty</w:t>
      </w:r>
      <w:proofErr w:type="gramStart"/>
      <w:r w:rsidR="00253146">
        <w:rPr>
          <w:lang w:val="en-CA"/>
        </w:rPr>
        <w:t>:Primitive</w:t>
      </w:r>
      <w:proofErr w:type="gramEnd"/>
      <w:r w:rsidR="00253146">
        <w:rPr>
          <w:lang w:val="en-CA"/>
        </w:rPr>
        <w:t>::CharacterString</w:t>
      </w:r>
      <w:r>
        <w:rPr>
          <w:lang w:val="en-CA"/>
        </w:rPr>
        <w:t xml:space="preserve"> shall contain a</w:t>
      </w:r>
      <w:r w:rsidRPr="009328CD">
        <w:rPr>
          <w:lang w:val="en-CA"/>
        </w:rPr>
        <w:t>ny additional criteria used to establish this stratigraphic point</w:t>
      </w:r>
      <w:r w:rsidR="008279FB">
        <w:rPr>
          <w:lang w:val="en-CA"/>
        </w:rPr>
        <w:t>.</w:t>
      </w:r>
    </w:p>
    <w:p w14:paraId="066F111F" w14:textId="1D51BF86" w:rsidR="009328CD" w:rsidRDefault="009328CD" w:rsidP="00D20646">
      <w:pPr>
        <w:pStyle w:val="Titre5"/>
        <w:rPr>
          <w:lang w:val="en-CA"/>
        </w:rPr>
      </w:pPr>
      <w:proofErr w:type="gramStart"/>
      <w:r>
        <w:rPr>
          <w:lang w:val="en-CA"/>
        </w:rPr>
        <w:t>s</w:t>
      </w:r>
      <w:r w:rsidRPr="009328CD">
        <w:rPr>
          <w:lang w:val="en-CA"/>
        </w:rPr>
        <w:t>tatus</w:t>
      </w:r>
      <w:proofErr w:type="gramEnd"/>
    </w:p>
    <w:p w14:paraId="679E5A10" w14:textId="77777777" w:rsidR="009328CD" w:rsidRDefault="009328CD" w:rsidP="00D20646">
      <w:pPr>
        <w:rPr>
          <w:lang w:val="en-CA"/>
        </w:rPr>
      </w:pPr>
    </w:p>
    <w:p w14:paraId="5E0E0A8F" w14:textId="71D34AE3" w:rsidR="009328CD" w:rsidRDefault="009328CD" w:rsidP="00D20646">
      <w:pPr>
        <w:rPr>
          <w:lang w:val="en-CA"/>
        </w:rPr>
      </w:pPr>
      <w:r>
        <w:rPr>
          <w:lang w:val="en-CA"/>
        </w:rPr>
        <w:t>The property status</w:t>
      </w:r>
      <w:proofErr w:type="gramStart"/>
      <w:r w:rsidR="00253146">
        <w:rPr>
          <w:lang w:val="en-CA"/>
        </w:rPr>
        <w:t>:Primitive</w:t>
      </w:r>
      <w:proofErr w:type="gramEnd"/>
      <w:r w:rsidR="00253146">
        <w:rPr>
          <w:lang w:val="en-CA"/>
        </w:rPr>
        <w:t>::CharacterString</w:t>
      </w:r>
      <w:r>
        <w:rPr>
          <w:lang w:val="en-CA"/>
        </w:rPr>
        <w:t xml:space="preserve"> shall contain a</w:t>
      </w:r>
      <w:r w:rsidRPr="009328CD">
        <w:rPr>
          <w:lang w:val="en-CA"/>
        </w:rPr>
        <w:t xml:space="preserve"> description of the status of stratigraphic point (</w:t>
      </w:r>
      <w:r w:rsidR="00975F19" w:rsidRPr="009328CD">
        <w:rPr>
          <w:lang w:val="en-CA"/>
        </w:rPr>
        <w:t>e.g.</w:t>
      </w:r>
      <w:r w:rsidRPr="009328CD">
        <w:rPr>
          <w:lang w:val="en-CA"/>
        </w:rPr>
        <w:t xml:space="preserve">, formally accepted, </w:t>
      </w:r>
      <w:r w:rsidR="00975F19" w:rsidRPr="009328CD">
        <w:rPr>
          <w:lang w:val="en-CA"/>
        </w:rPr>
        <w:t>etc.</w:t>
      </w:r>
      <w:r w:rsidRPr="009328CD">
        <w:rPr>
          <w:lang w:val="en-CA"/>
        </w:rPr>
        <w:t>)</w:t>
      </w:r>
      <w:r w:rsidR="008279FB">
        <w:rPr>
          <w:lang w:val="en-CA"/>
        </w:rPr>
        <w:t>.</w:t>
      </w:r>
    </w:p>
    <w:p w14:paraId="385CD0D8" w14:textId="3144FD99" w:rsidR="00821F1F" w:rsidRDefault="00024B9A" w:rsidP="00024B9A">
      <w:pPr>
        <w:pStyle w:val="Titre4"/>
      </w:pPr>
      <w:bookmarkStart w:id="687" w:name="BKM_B8B6E400_425B_496D_997B_63F3369FC8C6"/>
      <w:bookmarkStart w:id="688" w:name="BKM_0A8B18AD_F79E_4E63_8D17_DE2C48F3AF42"/>
      <w:bookmarkStart w:id="689" w:name="BKM_F023F8DE_07B5_4FF5_8335_917836DF40EC"/>
      <w:bookmarkEnd w:id="687"/>
      <w:bookmarkEnd w:id="688"/>
      <w:bookmarkEnd w:id="689"/>
      <w:r>
        <w:lastRenderedPageBreak/>
        <w:t>GlobalStratotypePoint</w:t>
      </w:r>
    </w:p>
    <w:p w14:paraId="0172EEEF" w14:textId="77777777" w:rsidR="00024B9A" w:rsidRDefault="00024B9A" w:rsidP="00821F1F"/>
    <w:p w14:paraId="5BC4BB0B" w14:textId="0D6E1B28" w:rsidR="00821F1F" w:rsidRDefault="00024B9A" w:rsidP="00821F1F">
      <w:r w:rsidRPr="00024B9A">
        <w:t>A type of stratigraphic point used to define a globally agreed point in geologic time</w:t>
      </w:r>
      <w:r w:rsidR="009328CD">
        <w:t>.  This class does not have any properties beyond those inherited from StratigraphicPoint.</w:t>
      </w:r>
    </w:p>
    <w:p w14:paraId="34E012BB" w14:textId="36AE6BC6" w:rsidR="00024B9A" w:rsidRDefault="00024B9A" w:rsidP="00024B9A">
      <w:pPr>
        <w:pStyle w:val="Titre4"/>
      </w:pPr>
      <w:r>
        <w:t>StratigraphicSection</w:t>
      </w:r>
    </w:p>
    <w:p w14:paraId="3EBEBEE7" w14:textId="77777777" w:rsidR="00024B9A" w:rsidRDefault="00024B9A" w:rsidP="00821F1F"/>
    <w:p w14:paraId="5C696C2F" w14:textId="318F5150" w:rsidR="00024B9A" w:rsidRDefault="00024B9A" w:rsidP="00821F1F">
      <w:r w:rsidRPr="00024B9A">
        <w:t>A sampled section of the stratigraphic record used to define a period in geologic time</w:t>
      </w:r>
      <w:r w:rsidR="008279FB">
        <w:t>.</w:t>
      </w:r>
    </w:p>
    <w:p w14:paraId="16749770" w14:textId="32EB32A8" w:rsidR="00024B9A" w:rsidRPr="00083053" w:rsidRDefault="00F658C5" w:rsidP="00024B9A">
      <w:pPr>
        <w:keepNext/>
        <w:rPr>
          <w:lang w:val="en-CA"/>
        </w:rPr>
      </w:pPr>
      <w:r>
        <w:rPr>
          <w:noProof/>
          <w:lang w:val="en-CA" w:eastAsia="en-CA"/>
        </w:rPr>
        <w:drawing>
          <wp:inline distT="0" distB="0" distL="0" distR="0" wp14:anchorId="7DEA392A" wp14:editId="4B706BFA">
            <wp:extent cx="4724400" cy="507682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724400" cy="5076825"/>
                    </a:xfrm>
                    <a:prstGeom prst="rect">
                      <a:avLst/>
                    </a:prstGeom>
                    <a:noFill/>
                    <a:ln>
                      <a:noFill/>
                    </a:ln>
                  </pic:spPr>
                </pic:pic>
              </a:graphicData>
            </a:graphic>
          </wp:inline>
        </w:drawing>
      </w:r>
    </w:p>
    <w:p w14:paraId="25FBC17D" w14:textId="71B36A3A" w:rsidR="00024B9A" w:rsidRPr="006064ED" w:rsidRDefault="00024B9A" w:rsidP="00024B9A">
      <w:pPr>
        <w:pStyle w:val="Lgende"/>
        <w:rPr>
          <w:lang w:val="fr-CA"/>
        </w:rPr>
      </w:pPr>
      <w:r w:rsidRPr="006064ED">
        <w:rPr>
          <w:lang w:val="fr-CA"/>
        </w:rPr>
        <w:t xml:space="preserve">Figure </w:t>
      </w:r>
      <w:r w:rsidR="00673E83" w:rsidRPr="00083053">
        <w:rPr>
          <w:lang w:val="en-CA"/>
        </w:rPr>
        <w:fldChar w:fldCharType="begin"/>
      </w:r>
      <w:r w:rsidR="00673E83" w:rsidRPr="006064ED">
        <w:rPr>
          <w:lang w:val="fr-CA"/>
        </w:rPr>
        <w:instrText xml:space="preserve"> SEQ Figure \* ARABIC </w:instrText>
      </w:r>
      <w:r w:rsidR="00673E83" w:rsidRPr="00083053">
        <w:rPr>
          <w:lang w:val="en-CA"/>
        </w:rPr>
        <w:fldChar w:fldCharType="separate"/>
      </w:r>
      <w:r w:rsidR="00F02ED9">
        <w:rPr>
          <w:noProof/>
          <w:lang w:val="fr-CA"/>
        </w:rPr>
        <w:t>73</w:t>
      </w:r>
      <w:r w:rsidR="00673E83" w:rsidRPr="00083053">
        <w:rPr>
          <w:noProof/>
          <w:lang w:val="en-CA"/>
        </w:rPr>
        <w:fldChar w:fldCharType="end"/>
      </w:r>
      <w:r w:rsidRPr="006064ED">
        <w:rPr>
          <w:lang w:val="fr-CA"/>
        </w:rPr>
        <w:t>: Stratigraphic sections</w:t>
      </w:r>
      <w:r w:rsidR="009328CD" w:rsidRPr="006064ED">
        <w:rPr>
          <w:lang w:val="fr-CA"/>
        </w:rPr>
        <w:t xml:space="preserve"> context diagram</w:t>
      </w:r>
      <w:r w:rsidR="008279FB" w:rsidRPr="006064ED">
        <w:rPr>
          <w:lang w:val="fr-CA"/>
        </w:rPr>
        <w:t>.</w:t>
      </w:r>
    </w:p>
    <w:p w14:paraId="133B6AAD" w14:textId="5F56CDF5" w:rsidR="00024B9A" w:rsidRDefault="009328CD" w:rsidP="00D20646">
      <w:pPr>
        <w:pStyle w:val="Titre5"/>
        <w:rPr>
          <w:lang w:val="en-CA"/>
        </w:rPr>
      </w:pPr>
      <w:proofErr w:type="gramStart"/>
      <w:r w:rsidRPr="00975F19">
        <w:rPr>
          <w:lang w:val="en-CA"/>
        </w:rPr>
        <w:t>geologicS</w:t>
      </w:r>
      <w:r w:rsidRPr="00D970E9">
        <w:rPr>
          <w:lang w:val="en-CA"/>
        </w:rPr>
        <w:t>etting</w:t>
      </w:r>
      <w:proofErr w:type="gramEnd"/>
    </w:p>
    <w:p w14:paraId="60A1878C" w14:textId="77777777" w:rsidR="009328CD" w:rsidRPr="00D20646" w:rsidRDefault="009328CD">
      <w:pPr>
        <w:rPr>
          <w:lang w:val="en-CA"/>
        </w:rPr>
      </w:pPr>
    </w:p>
    <w:p w14:paraId="20281BFA" w14:textId="4644D505" w:rsidR="009328CD" w:rsidRDefault="009328CD">
      <w:pPr>
        <w:rPr>
          <w:lang w:val="en-CA"/>
        </w:rPr>
      </w:pPr>
      <w:r>
        <w:rPr>
          <w:lang w:val="en-CA"/>
        </w:rPr>
        <w:lastRenderedPageBreak/>
        <w:t>The property geologicSetting</w:t>
      </w:r>
      <w:proofErr w:type="gramStart"/>
      <w:r w:rsidR="00253146">
        <w:rPr>
          <w:lang w:val="en-CA"/>
        </w:rPr>
        <w:t>:Primitive</w:t>
      </w:r>
      <w:proofErr w:type="gramEnd"/>
      <w:r w:rsidR="00253146">
        <w:rPr>
          <w:lang w:val="en-CA"/>
        </w:rPr>
        <w:t>::CharacterString</w:t>
      </w:r>
      <w:r>
        <w:rPr>
          <w:lang w:val="en-CA"/>
        </w:rPr>
        <w:t xml:space="preserve"> shall contain a</w:t>
      </w:r>
      <w:r w:rsidRPr="009328CD">
        <w:rPr>
          <w:lang w:val="en-CA"/>
        </w:rPr>
        <w:t xml:space="preserve"> description of the geologic setting of the stratigraphic section</w:t>
      </w:r>
      <w:r w:rsidR="008279FB">
        <w:rPr>
          <w:lang w:val="en-CA"/>
        </w:rPr>
        <w:t>.</w:t>
      </w:r>
    </w:p>
    <w:p w14:paraId="661F8F55" w14:textId="5B6B3518" w:rsidR="009328CD" w:rsidRDefault="009328CD" w:rsidP="00D20646">
      <w:pPr>
        <w:pStyle w:val="Titre5"/>
      </w:pPr>
      <w:proofErr w:type="gramStart"/>
      <w:r w:rsidRPr="009328CD">
        <w:t>geologicDescription</w:t>
      </w:r>
      <w:proofErr w:type="gramEnd"/>
    </w:p>
    <w:p w14:paraId="165C9B21" w14:textId="77777777" w:rsidR="009328CD" w:rsidRPr="009328CD" w:rsidRDefault="009328CD"/>
    <w:p w14:paraId="3AE0C16C" w14:textId="63CAF870" w:rsidR="009328CD" w:rsidRDefault="009328CD" w:rsidP="009328CD">
      <w:r>
        <w:t>The geologicDescription</w:t>
      </w:r>
      <w:proofErr w:type="gramStart"/>
      <w:r w:rsidR="00253146">
        <w:t>:Primitive</w:t>
      </w:r>
      <w:proofErr w:type="gramEnd"/>
      <w:r w:rsidR="00253146">
        <w:t>::CharacterString</w:t>
      </w:r>
      <w:r>
        <w:t xml:space="preserve"> shall contain a</w:t>
      </w:r>
      <w:r w:rsidRPr="009328CD">
        <w:t xml:space="preserve"> description of the geology of the stratigraphic section (</w:t>
      </w:r>
      <w:r w:rsidR="00A94DEF" w:rsidRPr="009328CD">
        <w:t>e.g.</w:t>
      </w:r>
      <w:r w:rsidRPr="009328CD">
        <w:t xml:space="preserve">, lithology, paleontology, paleogeography, </w:t>
      </w:r>
      <w:r w:rsidR="00A94DEF" w:rsidRPr="009328CD">
        <w:t>etc.</w:t>
      </w:r>
      <w:r w:rsidRPr="009328CD">
        <w:t>)</w:t>
      </w:r>
      <w:r w:rsidR="008279FB">
        <w:t>.</w:t>
      </w:r>
    </w:p>
    <w:p w14:paraId="237A7043" w14:textId="631C6C28" w:rsidR="009328CD" w:rsidRDefault="009328CD" w:rsidP="00D20646">
      <w:pPr>
        <w:pStyle w:val="Titre5"/>
      </w:pPr>
      <w:proofErr w:type="gramStart"/>
      <w:r>
        <w:t>a</w:t>
      </w:r>
      <w:r w:rsidRPr="009328CD">
        <w:t>ccessibility</w:t>
      </w:r>
      <w:proofErr w:type="gramEnd"/>
    </w:p>
    <w:p w14:paraId="546E21EE" w14:textId="77777777" w:rsidR="009328CD" w:rsidRPr="009328CD" w:rsidRDefault="009328CD"/>
    <w:p w14:paraId="291D23E9" w14:textId="59868E51" w:rsidR="009328CD" w:rsidRDefault="009328CD" w:rsidP="009328CD">
      <w:r>
        <w:t>The property accessibility</w:t>
      </w:r>
      <w:proofErr w:type="gramStart"/>
      <w:r w:rsidR="00253146">
        <w:t>:Primitive</w:t>
      </w:r>
      <w:proofErr w:type="gramEnd"/>
      <w:r w:rsidR="00253146">
        <w:t>::CharacterString</w:t>
      </w:r>
      <w:r>
        <w:t xml:space="preserve"> shall contain a</w:t>
      </w:r>
      <w:r w:rsidRPr="009328CD">
        <w:t xml:space="preserve"> description of the ability to access the stratigraphic section</w:t>
      </w:r>
      <w:r w:rsidR="008279FB">
        <w:t>.</w:t>
      </w:r>
    </w:p>
    <w:p w14:paraId="20189AC7" w14:textId="00F5A862" w:rsidR="009328CD" w:rsidRDefault="009328CD" w:rsidP="00D20646">
      <w:pPr>
        <w:pStyle w:val="Titre5"/>
      </w:pPr>
      <w:proofErr w:type="gramStart"/>
      <w:r>
        <w:t>c</w:t>
      </w:r>
      <w:r w:rsidRPr="009328CD">
        <w:t>onservation</w:t>
      </w:r>
      <w:proofErr w:type="gramEnd"/>
    </w:p>
    <w:p w14:paraId="6B495CC4" w14:textId="77777777" w:rsidR="009328CD" w:rsidRPr="009328CD" w:rsidRDefault="009328CD"/>
    <w:p w14:paraId="75664D6D" w14:textId="1A0EA9D2" w:rsidR="009328CD" w:rsidRDefault="009328CD" w:rsidP="009328CD">
      <w:r>
        <w:t>The property conservation</w:t>
      </w:r>
      <w:proofErr w:type="gramStart"/>
      <w:r w:rsidR="00253146">
        <w:t>:Primitive</w:t>
      </w:r>
      <w:proofErr w:type="gramEnd"/>
      <w:r w:rsidR="00253146">
        <w:t>::CharacterString</w:t>
      </w:r>
      <w:r>
        <w:t xml:space="preserve"> shall contain a</w:t>
      </w:r>
      <w:r w:rsidRPr="009328CD">
        <w:t xml:space="preserve"> description of measures to conserve the stratigraphic section</w:t>
      </w:r>
      <w:r w:rsidR="008279FB">
        <w:t>.</w:t>
      </w:r>
    </w:p>
    <w:p w14:paraId="4098BE06" w14:textId="0760C900" w:rsidR="00024B9A" w:rsidRDefault="009C2973" w:rsidP="009C2973">
      <w:pPr>
        <w:pStyle w:val="Titre3"/>
      </w:pPr>
      <w:bookmarkStart w:id="690" w:name="BKM_1C0FB01B_F4A6_4733_BA06_87BA9B2415C9"/>
      <w:bookmarkStart w:id="691" w:name="BKM_FF29DAEB_3E4E_4D00_B3A1_D0E4D913A1D2"/>
      <w:bookmarkStart w:id="692" w:name="BKM_2769F637_48D7_42F4_B567_915886458F2C"/>
      <w:bookmarkStart w:id="693" w:name="BKM_DAEF393B_8D05_4043_87C1_9038BA957915"/>
      <w:bookmarkStart w:id="694" w:name="BKM_45E678ED_7B83_4A86_A4BD_BC55352F39D9"/>
      <w:bookmarkStart w:id="695" w:name="_Toc452643172"/>
      <w:bookmarkEnd w:id="690"/>
      <w:bookmarkEnd w:id="691"/>
      <w:bookmarkEnd w:id="692"/>
      <w:bookmarkEnd w:id="693"/>
      <w:bookmarkEnd w:id="694"/>
      <w:r>
        <w:t>Temporal Reference System</w:t>
      </w:r>
      <w:bookmarkEnd w:id="695"/>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216C06C5" w:rsidR="009C2973" w:rsidRDefault="00F658C5" w:rsidP="009C2973">
      <w:pPr>
        <w:keepNext/>
      </w:pPr>
      <w:r>
        <w:rPr>
          <w:noProof/>
          <w:lang w:val="en-CA" w:eastAsia="en-CA"/>
        </w:rPr>
        <w:lastRenderedPageBreak/>
        <w:drawing>
          <wp:inline distT="0" distB="0" distL="0" distR="0" wp14:anchorId="7E6628A8" wp14:editId="3FD675A5">
            <wp:extent cx="5495925" cy="646747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95925" cy="6467475"/>
                    </a:xfrm>
                    <a:prstGeom prst="rect">
                      <a:avLst/>
                    </a:prstGeom>
                    <a:noFill/>
                    <a:ln>
                      <a:noFill/>
                    </a:ln>
                  </pic:spPr>
                </pic:pic>
              </a:graphicData>
            </a:graphic>
          </wp:inline>
        </w:drawing>
      </w:r>
    </w:p>
    <w:p w14:paraId="45D9D86A" w14:textId="1AFB2AA6" w:rsidR="009C2973" w:rsidRDefault="009C2973" w:rsidP="009C2973">
      <w:pPr>
        <w:pStyle w:val="Lgende"/>
      </w:pPr>
      <w:r>
        <w:t xml:space="preserve">Figure </w:t>
      </w:r>
      <w:r w:rsidR="00673E83">
        <w:fldChar w:fldCharType="begin"/>
      </w:r>
      <w:r w:rsidR="00673E83">
        <w:instrText xml:space="preserve"> SEQ Figure \* ARABIC </w:instrText>
      </w:r>
      <w:r w:rsidR="00673E83">
        <w:fldChar w:fldCharType="separate"/>
      </w:r>
      <w:r w:rsidR="00F02ED9">
        <w:rPr>
          <w:noProof/>
        </w:rPr>
        <w:t>74</w:t>
      </w:r>
      <w:r w:rsidR="00673E83">
        <w:rPr>
          <w:noProof/>
        </w:rPr>
        <w:fldChar w:fldCharType="end"/>
      </w:r>
      <w:r>
        <w:t>: Temporal Reference System</w:t>
      </w:r>
      <w:r w:rsidR="008279FB">
        <w:t xml:space="preserve"> summary diagram.</w:t>
      </w:r>
    </w:p>
    <w:p w14:paraId="515022BD" w14:textId="603C9B93" w:rsidR="009C2973" w:rsidRDefault="009C2973" w:rsidP="009C2973">
      <w:pPr>
        <w:pStyle w:val="Titre4"/>
      </w:pPr>
      <w:r>
        <w:t>TimeOrdinalReferenceSystem</w:t>
      </w:r>
    </w:p>
    <w:p w14:paraId="29489303" w14:textId="77777777" w:rsidR="009C2973" w:rsidRDefault="009C2973" w:rsidP="00821F1F"/>
    <w:p w14:paraId="6936DD59" w14:textId="728B54CA" w:rsidR="009C2973" w:rsidRDefault="008816FC" w:rsidP="00821F1F">
      <w:r>
        <w:t>TimeOrdinalReferenceSystem is a</w:t>
      </w:r>
      <w:r w:rsidR="009C2973" w:rsidRPr="009C2973">
        <w:t xml:space="preserve"> time reference system comprised of an ordered set of time periods (time ordinal eras).</w:t>
      </w:r>
    </w:p>
    <w:p w14:paraId="0375289F" w14:textId="253B5E66" w:rsidR="008816FC" w:rsidRDefault="008816FC" w:rsidP="00D20646">
      <w:pPr>
        <w:pStyle w:val="Titre5"/>
      </w:pPr>
      <w:proofErr w:type="gramStart"/>
      <w:r w:rsidRPr="008816FC">
        <w:t>referencePoint</w:t>
      </w:r>
      <w:proofErr w:type="gramEnd"/>
    </w:p>
    <w:p w14:paraId="45C1F84E" w14:textId="27C92B42" w:rsidR="008816FC" w:rsidRDefault="008816FC" w:rsidP="00821F1F">
      <w:r>
        <w:lastRenderedPageBreak/>
        <w:t xml:space="preserve">The property referencePoint shall be an association between a TimeOrdinalReferenceSystem and a TimeOrdinalEraBoundary.  A TimeOrdinalReferenceSystem shall refer to two </w:t>
      </w:r>
      <w:r w:rsidRPr="008816FC">
        <w:t>reference points defining the extent of the system</w:t>
      </w:r>
      <w:r>
        <w:t>.</w:t>
      </w:r>
    </w:p>
    <w:p w14:paraId="5BA34F19" w14:textId="21BF0BCB" w:rsidR="008816FC" w:rsidRDefault="008816FC" w:rsidP="00D20646">
      <w:pPr>
        <w:pStyle w:val="Titre5"/>
        <w:rPr>
          <w:lang w:val="en-CA"/>
        </w:rPr>
      </w:pPr>
      <w:proofErr w:type="gramStart"/>
      <w:r>
        <w:rPr>
          <w:lang w:val="en-CA"/>
        </w:rPr>
        <w:t>c</w:t>
      </w:r>
      <w:r w:rsidRPr="00D970E9">
        <w:rPr>
          <w:lang w:val="en-CA"/>
        </w:rPr>
        <w:t>omponent</w:t>
      </w:r>
      <w:proofErr w:type="gramEnd"/>
    </w:p>
    <w:p w14:paraId="39343BBF" w14:textId="77777777" w:rsidR="008816FC" w:rsidRPr="00D20646" w:rsidRDefault="008816FC">
      <w:pPr>
        <w:rPr>
          <w:lang w:val="en-CA"/>
        </w:rPr>
      </w:pPr>
    </w:p>
    <w:p w14:paraId="5C310522" w14:textId="0CDCBB54" w:rsidR="008816FC" w:rsidRDefault="008816FC">
      <w:pPr>
        <w:rPr>
          <w:lang w:val="en-CA"/>
        </w:rPr>
      </w:pPr>
      <w:r>
        <w:rPr>
          <w:lang w:val="en-CA"/>
        </w:rPr>
        <w:t>The property component shall be an association to a TimeOrdinalEra that is part of the TimeOrdinalReferenceSystem.  A TimeOrdinalReferenceSystem is composed of a collection of TimeOrdinalEra</w:t>
      </w:r>
      <w:r w:rsidR="005D5CE5">
        <w:rPr>
          <w:lang w:val="en-CA"/>
        </w:rPr>
        <w:t>s</w:t>
      </w:r>
      <w:r>
        <w:rPr>
          <w:lang w:val="en-CA"/>
        </w:rPr>
        <w:t>.</w:t>
      </w:r>
    </w:p>
    <w:p w14:paraId="0A518A66" w14:textId="1A88AE43" w:rsidR="009C2973" w:rsidRDefault="00B0615B" w:rsidP="00B0615B">
      <w:pPr>
        <w:pStyle w:val="Titre4"/>
      </w:pPr>
      <w:r>
        <w:t>TimeOrdinalEra</w:t>
      </w:r>
    </w:p>
    <w:p w14:paraId="368C3DDC" w14:textId="77777777" w:rsidR="00B0615B" w:rsidRDefault="00B0615B" w:rsidP="00B0615B"/>
    <w:p w14:paraId="08DA865F" w14:textId="29C791B6" w:rsidR="00B0615B" w:rsidRDefault="008816FC" w:rsidP="00B0615B">
      <w:r>
        <w:t xml:space="preserve">TimeOrdinalEra is a period of time between two boundaries.  </w:t>
      </w:r>
      <w:commentRangeStart w:id="696"/>
      <w:r w:rsidR="00B0615B">
        <w:t xml:space="preserve">The association of an era with a stratotype is optional.  In the GSSP approach recommended by ICS for the Global </w:t>
      </w:r>
      <w:commentRangeEnd w:id="696"/>
      <w:r w:rsidR="001B130F">
        <w:rPr>
          <w:rStyle w:val="Marquedecommentaire"/>
        </w:rPr>
        <w:commentReference w:id="696"/>
      </w:r>
      <w:r w:rsidR="00B0615B">
        <w:t>Geologic Timescale, Unit Stratotypes are not used.  Rather, the association of an Era with geologic units and sections is indirect, via the association of an era with Boundaries, which are in turn tied to Stratotype Points, which occur within host Stratotype Sections.</w:t>
      </w:r>
      <w:r w:rsidR="004A18C3">
        <w:t xml:space="preserve">  TimeOrdinalEra can be composed or other era and organized into an </w:t>
      </w:r>
      <w:r w:rsidR="00A94DEF">
        <w:t>arbitrarily</w:t>
      </w:r>
      <w:r w:rsidR="004A18C3">
        <w:t xml:space="preserve"> deep nested tree.</w:t>
      </w:r>
      <w:r w:rsidR="00B0615B">
        <w:t xml:space="preserve"> </w:t>
      </w:r>
    </w:p>
    <w:p w14:paraId="56B830FE" w14:textId="2C28DBB2" w:rsidR="000B1244" w:rsidRDefault="005D5CE5" w:rsidP="00D20646">
      <w:pPr>
        <w:pStyle w:val="Titre5"/>
      </w:pPr>
      <w:proofErr w:type="gramStart"/>
      <w:r>
        <w:t>m</w:t>
      </w:r>
      <w:r w:rsidR="00F613F1" w:rsidRPr="00F613F1">
        <w:t>ember</w:t>
      </w:r>
      <w:proofErr w:type="gramEnd"/>
    </w:p>
    <w:p w14:paraId="7BAA56CA" w14:textId="77777777" w:rsidR="00F613F1" w:rsidRPr="00F613F1" w:rsidRDefault="00F613F1"/>
    <w:p w14:paraId="53DC834F" w14:textId="78FDDCA9" w:rsidR="00F613F1" w:rsidRDefault="00F613F1" w:rsidP="00F84286">
      <w:r>
        <w:t xml:space="preserve">The property member shall be an association between a TimeOrdinalEra and another TimeOrdinalEra which is hierarchically below.  The </w:t>
      </w:r>
      <w:r w:rsidR="00A94DEF">
        <w:t>referred</w:t>
      </w:r>
      <w:r>
        <w:t xml:space="preserve"> TimeOrdinalEras are subdivision the current TimeOrdinalEra.</w:t>
      </w:r>
      <w:r w:rsidR="00F84286">
        <w:t xml:space="preserve"> Note that </w:t>
      </w:r>
      <w:r>
        <w:t>nesting shall not be cyclic</w:t>
      </w:r>
      <w:r w:rsidR="00F84286">
        <w:t xml:space="preserve">.  </w:t>
      </w:r>
      <w:r w:rsidR="003424E5">
        <w:t xml:space="preserve">A TimeOrdinalEra </w:t>
      </w:r>
      <w:r w:rsidR="00F84286">
        <w:t>can’t be a member of itself or any intermediate member (we can consider that member is a transitive</w:t>
      </w:r>
      <w:r w:rsidR="003424E5">
        <w:t xml:space="preserve"> prope</w:t>
      </w:r>
      <w:r w:rsidR="00F84286">
        <w:t>rty). This is not a model issue but a data coherence issue.</w:t>
      </w:r>
      <w:r>
        <w:t xml:space="preserve"> </w:t>
      </w:r>
    </w:p>
    <w:p w14:paraId="4916DC42" w14:textId="0ACEEDF2" w:rsidR="00EA7BCE" w:rsidRDefault="005A3B48" w:rsidP="00083053">
      <w:pPr>
        <w:pStyle w:val="Titre5"/>
      </w:pPr>
      <w:proofErr w:type="gramStart"/>
      <w:r>
        <w:t>group</w:t>
      </w:r>
      <w:proofErr w:type="gramEnd"/>
    </w:p>
    <w:p w14:paraId="3C68AB9D" w14:textId="77777777" w:rsidR="00CF0A2E" w:rsidRDefault="00CF0A2E" w:rsidP="00B0615B"/>
    <w:p w14:paraId="0F9BD5EA" w14:textId="61F12935" w:rsidR="00EA7BCE" w:rsidRDefault="00EA7BCE" w:rsidP="00B0615B">
      <w:r>
        <w:t xml:space="preserve">The group property shall be an association to a (single) parent TimeOrdinalEra. The </w:t>
      </w:r>
      <w:r w:rsidR="00F84286">
        <w:t>group association</w:t>
      </w:r>
      <w:r w:rsidR="003424E5">
        <w:t>s</w:t>
      </w:r>
      <w:r w:rsidR="00F84286">
        <w:t xml:space="preserve"> shall not </w:t>
      </w:r>
      <w:r w:rsidR="003424E5">
        <w:t>produce</w:t>
      </w:r>
      <w:r w:rsidR="00F84286">
        <w:t xml:space="preserve"> a cyclic graph. A TimeOrdinalE</w:t>
      </w:r>
      <w:r w:rsidR="00F84286" w:rsidRPr="00F84286">
        <w:t>r</w:t>
      </w:r>
      <w:r w:rsidR="00F84286">
        <w:t>a group cannot be itself</w:t>
      </w:r>
      <w:r w:rsidR="00F84286" w:rsidRPr="00F84286">
        <w:t xml:space="preserve"> or any intermediate </w:t>
      </w:r>
      <w:r w:rsidR="00F84286">
        <w:t>group</w:t>
      </w:r>
      <w:r w:rsidR="00F84286" w:rsidRPr="00F84286">
        <w:t xml:space="preserve"> (we can consider that </w:t>
      </w:r>
      <w:r w:rsidR="00F84286">
        <w:t>group</w:t>
      </w:r>
      <w:r w:rsidR="003424E5">
        <w:t xml:space="preserve"> is a transitive prope</w:t>
      </w:r>
      <w:r w:rsidR="00F84286" w:rsidRPr="00F84286">
        <w:t>rty). This is not a model issue but a data coherence issue.</w:t>
      </w:r>
    </w:p>
    <w:p w14:paraId="76B03D92" w14:textId="23E61CF2" w:rsidR="00EA7BCE" w:rsidRDefault="00EA7BCE" w:rsidP="00B0615B">
      <w:r>
        <w:t>Group and member</w:t>
      </w:r>
      <w:r w:rsidR="00543FE8">
        <w:t xml:space="preserve"> properties are inverse properties</w:t>
      </w:r>
      <w:r>
        <w:t>.  If A is a member of B, it implies that B is the parent (group) of A.</w:t>
      </w:r>
      <w:r w:rsidR="00543FE8">
        <w:t xml:space="preserve">   There are some considerations when serializing TimeOrdinalEra as both member and group properties are optional. Some technologies can state this inverse relationship explicitly, such as OWL.  In this case, encoding the association B-&gt;member-&gt;A is sufficient as the reverse A-&gt;group-&gt;B is stated directly in OWL.  For other encoding (for instance XSD), this rule cannot be inferred from the </w:t>
      </w:r>
      <w:r w:rsidR="00543FE8">
        <w:lastRenderedPageBreak/>
        <w:t xml:space="preserve">schema and this knowledge must either be </w:t>
      </w:r>
      <w:r w:rsidR="003424E5">
        <w:t>understood by</w:t>
      </w:r>
      <w:r w:rsidR="00543FE8">
        <w:t xml:space="preserve"> the client consuming the information or explicitly encoded in such a way that if the instance B-&gt;member-&gt;A is serialized, A-&gt;group-&gt;B </w:t>
      </w:r>
      <w:r w:rsidR="003424E5">
        <w:t xml:space="preserve">should </w:t>
      </w:r>
      <w:r w:rsidR="00543FE8">
        <w:t>be serialized as well.</w:t>
      </w:r>
      <w:r w:rsidR="003424E5">
        <w:t xml:space="preserve">  This specification does not prescribe any encoding pattern.</w:t>
      </w:r>
    </w:p>
    <w:p w14:paraId="3D9D7812" w14:textId="474A0958" w:rsidR="00EA7BCE" w:rsidRDefault="00347A75" w:rsidP="00D20646">
      <w:pPr>
        <w:pStyle w:val="Titre5"/>
        <w:rPr>
          <w:lang w:val="en-CA"/>
        </w:rPr>
      </w:pPr>
      <w:commentRangeStart w:id="697"/>
      <w:proofErr w:type="gramStart"/>
      <w:r>
        <w:rPr>
          <w:lang w:val="en-CA"/>
        </w:rPr>
        <w:t>s</w:t>
      </w:r>
      <w:r w:rsidRPr="00D970E9">
        <w:rPr>
          <w:lang w:val="en-CA"/>
        </w:rPr>
        <w:t>tart</w:t>
      </w:r>
      <w:commentRangeEnd w:id="697"/>
      <w:proofErr w:type="gramEnd"/>
      <w:r>
        <w:rPr>
          <w:rStyle w:val="Marquedecommentaire"/>
          <w:b w:val="0"/>
          <w:bCs w:val="0"/>
          <w:i w:val="0"/>
          <w:iCs w:val="0"/>
        </w:rPr>
        <w:commentReference w:id="697"/>
      </w:r>
    </w:p>
    <w:p w14:paraId="7E554164" w14:textId="77777777" w:rsidR="00347A75" w:rsidRPr="00D20646" w:rsidRDefault="00347A75">
      <w:pPr>
        <w:rPr>
          <w:lang w:val="en-CA"/>
        </w:rPr>
      </w:pPr>
    </w:p>
    <w:p w14:paraId="0C0121F2" w14:textId="01EE67F1" w:rsidR="00347A75" w:rsidRDefault="00347A75">
      <w:pPr>
        <w:rPr>
          <w:lang w:val="en-CA"/>
        </w:rPr>
      </w:pPr>
      <w:r>
        <w:rPr>
          <w:lang w:val="en-CA"/>
        </w:rPr>
        <w:t>The start property shall be an association to a TimeOrdinalEraBoundary that defines the start of the era.</w:t>
      </w:r>
    </w:p>
    <w:p w14:paraId="4DAD4938" w14:textId="191DF4D3" w:rsidR="00347A75" w:rsidRDefault="00347A75" w:rsidP="00D20646">
      <w:pPr>
        <w:pStyle w:val="Titre5"/>
        <w:rPr>
          <w:lang w:val="en-CA"/>
        </w:rPr>
      </w:pPr>
      <w:proofErr w:type="gramStart"/>
      <w:r>
        <w:rPr>
          <w:lang w:val="en-CA"/>
        </w:rPr>
        <w:t>end</w:t>
      </w:r>
      <w:proofErr w:type="gramEnd"/>
    </w:p>
    <w:p w14:paraId="2D460557" w14:textId="77777777" w:rsidR="00347A75" w:rsidRPr="00347A75" w:rsidRDefault="00347A75">
      <w:pPr>
        <w:rPr>
          <w:lang w:val="en-CA"/>
        </w:rPr>
      </w:pPr>
    </w:p>
    <w:p w14:paraId="4339AC52" w14:textId="0D8E7657" w:rsidR="00347A75" w:rsidRDefault="00347A75" w:rsidP="00347A75">
      <w:pPr>
        <w:rPr>
          <w:lang w:val="en-CA"/>
        </w:rPr>
      </w:pPr>
      <w:r>
        <w:rPr>
          <w:lang w:val="en-CA"/>
        </w:rPr>
        <w:t>The end property shall be an association to a TimeOrdinalEraBoundary that defines the end of the era.</w:t>
      </w:r>
    </w:p>
    <w:p w14:paraId="7ECF01DE" w14:textId="77777777" w:rsidR="004A18C3" w:rsidRDefault="004A18C3" w:rsidP="00821F1F"/>
    <w:p w14:paraId="6177394F" w14:textId="32D2AF4F" w:rsidR="00B0615B" w:rsidRDefault="00B0615B" w:rsidP="00B0615B">
      <w:pPr>
        <w:pStyle w:val="Titre4"/>
      </w:pPr>
      <w:r>
        <w:t>TimeOrdinalEraBoundary</w:t>
      </w:r>
    </w:p>
    <w:p w14:paraId="35DE78F2" w14:textId="77777777" w:rsidR="00B0615B" w:rsidRDefault="00B0615B" w:rsidP="00821F1F"/>
    <w:p w14:paraId="30B99EEF" w14:textId="6640CA68" w:rsidR="00B0615B" w:rsidRDefault="00347A75" w:rsidP="00821F1F">
      <w:r>
        <w:t>A TimeOrdinalEraBoundary is a</w:t>
      </w:r>
      <w:r w:rsidR="00B0615B" w:rsidRPr="00B0615B">
        <w:t xml:space="preserve"> point in Earth's history which bounds a TimeOrdinalEra.</w:t>
      </w:r>
    </w:p>
    <w:p w14:paraId="1609488E" w14:textId="4A45A233" w:rsidR="00347A75" w:rsidRDefault="00077991" w:rsidP="00D20646">
      <w:pPr>
        <w:pStyle w:val="Titre5"/>
      </w:pPr>
      <w:proofErr w:type="gramStart"/>
      <w:r>
        <w:t>position</w:t>
      </w:r>
      <w:proofErr w:type="gramEnd"/>
    </w:p>
    <w:p w14:paraId="7C1340D0" w14:textId="77777777" w:rsidR="008132F4" w:rsidRPr="008132F4" w:rsidRDefault="008132F4"/>
    <w:p w14:paraId="751D2AC9" w14:textId="74108D13" w:rsidR="008132F4" w:rsidRDefault="008132F4">
      <w:r>
        <w:t>The position</w:t>
      </w:r>
      <w:proofErr w:type="gramStart"/>
      <w:r>
        <w:t>:TM</w:t>
      </w:r>
      <w:proofErr w:type="gramEnd"/>
      <w:r>
        <w:t xml:space="preserve">_Instant property shall describe a </w:t>
      </w:r>
      <w:r w:rsidRPr="008132F4">
        <w:t>point in time corresponding to the era boundary</w:t>
      </w:r>
      <w:r>
        <w:t>.</w:t>
      </w:r>
    </w:p>
    <w:p w14:paraId="7D31217C" w14:textId="7AFF6869" w:rsidR="00347A75" w:rsidRDefault="008132F4" w:rsidP="00D20646">
      <w:pPr>
        <w:pStyle w:val="Titre5"/>
      </w:pPr>
      <w:proofErr w:type="gramStart"/>
      <w:r w:rsidRPr="008132F4">
        <w:t>positionalUncertainty</w:t>
      </w:r>
      <w:proofErr w:type="gramEnd"/>
    </w:p>
    <w:p w14:paraId="726A0120" w14:textId="77777777" w:rsidR="008132F4" w:rsidRPr="008132F4" w:rsidRDefault="008132F4"/>
    <w:p w14:paraId="2EC85A37" w14:textId="64F4CB27" w:rsidR="008132F4" w:rsidRDefault="008132F4" w:rsidP="008132F4">
      <w:r>
        <w:t>The property positionalUncertainty (</w:t>
      </w:r>
      <w:r w:rsidR="00253146">
        <w:t>SWE::Quantity</w:t>
      </w:r>
      <w:r>
        <w:t>) shall describe a</w:t>
      </w:r>
      <w:r w:rsidRPr="008132F4">
        <w:t xml:space="preserve"> measure of the uncertainty in the estimate of the point in time of the era boundary</w:t>
      </w:r>
      <w:r>
        <w:t>.</w:t>
      </w:r>
    </w:p>
    <w:p w14:paraId="2DBA8E16" w14:textId="740B1848" w:rsidR="008132F4" w:rsidRDefault="008132F4" w:rsidP="00D20646">
      <w:pPr>
        <w:pStyle w:val="Titre5"/>
      </w:pPr>
      <w:proofErr w:type="gramStart"/>
      <w:r w:rsidRPr="008132F4">
        <w:t>previousEra</w:t>
      </w:r>
      <w:proofErr w:type="gramEnd"/>
    </w:p>
    <w:p w14:paraId="509EE877" w14:textId="77777777" w:rsidR="0059102D" w:rsidRPr="0059102D" w:rsidRDefault="0059102D"/>
    <w:p w14:paraId="68AF7099" w14:textId="0D2B4912" w:rsidR="008132F4" w:rsidRDefault="008132F4" w:rsidP="008132F4">
      <w:r>
        <w:t xml:space="preserve">The property previousEra shall be an association between </w:t>
      </w:r>
      <w:r w:rsidR="0059102D">
        <w:t>a TimeOrdinalEraBoundary and a TimeOrdinalEra to reference the preceding era.</w:t>
      </w:r>
    </w:p>
    <w:p w14:paraId="69F18AE2" w14:textId="050C4BDD" w:rsidR="008132F4" w:rsidRDefault="0059102D" w:rsidP="00D20646">
      <w:pPr>
        <w:pStyle w:val="Titre5"/>
        <w:rPr>
          <w:lang w:val="en-CA"/>
        </w:rPr>
      </w:pPr>
      <w:proofErr w:type="gramStart"/>
      <w:r w:rsidRPr="00D970E9">
        <w:rPr>
          <w:lang w:val="en-CA"/>
        </w:rPr>
        <w:t>nextEra</w:t>
      </w:r>
      <w:proofErr w:type="gramEnd"/>
    </w:p>
    <w:p w14:paraId="0D748B9E" w14:textId="77777777" w:rsidR="0059102D" w:rsidRPr="00D20646" w:rsidRDefault="0059102D">
      <w:pPr>
        <w:rPr>
          <w:lang w:val="en-CA"/>
        </w:rPr>
      </w:pPr>
    </w:p>
    <w:p w14:paraId="360B90B8" w14:textId="49DF0FF8" w:rsidR="0059102D" w:rsidRDefault="0059102D" w:rsidP="0059102D">
      <w:r>
        <w:lastRenderedPageBreak/>
        <w:t>The property nextEra shall be an association between a TimeOrdinalEraBoundary and a TimeOrdinalEra to reference the succeeding era.</w:t>
      </w:r>
    </w:p>
    <w:p w14:paraId="1DEA0697" w14:textId="2D4F8B5A" w:rsidR="0059102D" w:rsidRDefault="0059102D" w:rsidP="00D20646">
      <w:pPr>
        <w:pStyle w:val="Titre5"/>
        <w:rPr>
          <w:lang w:val="en-CA"/>
        </w:rPr>
      </w:pPr>
      <w:proofErr w:type="gramStart"/>
      <w:r w:rsidRPr="00D970E9">
        <w:rPr>
          <w:lang w:val="en-CA"/>
        </w:rPr>
        <w:t>observationalBasis</w:t>
      </w:r>
      <w:proofErr w:type="gramEnd"/>
    </w:p>
    <w:p w14:paraId="2B9AD269" w14:textId="77777777" w:rsidR="0059102D" w:rsidRPr="00D20646" w:rsidRDefault="0059102D">
      <w:pPr>
        <w:rPr>
          <w:lang w:val="en-CA"/>
        </w:rPr>
      </w:pPr>
    </w:p>
    <w:p w14:paraId="5FA1BE3B" w14:textId="60803BB1" w:rsidR="0059102D" w:rsidRDefault="0059102D">
      <w:r>
        <w:rPr>
          <w:lang w:val="en-CA"/>
        </w:rPr>
        <w:t>The property observationalBasis shall be an association between a TimeOrdinalEraBoundary and a</w:t>
      </w:r>
      <w:r w:rsidR="005D5B95">
        <w:rPr>
          <w:lang w:val="en-CA"/>
        </w:rPr>
        <w:t>n</w:t>
      </w:r>
      <w:r>
        <w:rPr>
          <w:lang w:val="en-CA"/>
        </w:rPr>
        <w:t xml:space="preserve"> OM_Observation </w:t>
      </w:r>
      <w:r w:rsidR="005D5B95">
        <w:rPr>
          <w:lang w:val="en-CA"/>
        </w:rPr>
        <w:t xml:space="preserve">in </w:t>
      </w:r>
      <w:r>
        <w:rPr>
          <w:lang w:val="en-CA"/>
        </w:rPr>
        <w:t>support</w:t>
      </w:r>
      <w:r w:rsidRPr="0059102D">
        <w:rPr>
          <w:lang w:val="en-CA"/>
        </w:rPr>
        <w:t xml:space="preserve"> </w:t>
      </w:r>
      <w:r w:rsidR="005D5B95">
        <w:rPr>
          <w:lang w:val="en-CA"/>
        </w:rPr>
        <w:t xml:space="preserve">of </w:t>
      </w:r>
      <w:r w:rsidRPr="0059102D">
        <w:rPr>
          <w:lang w:val="en-CA"/>
        </w:rPr>
        <w:t>the existence of the boundary (geochronology, paleontology, etc.)</w:t>
      </w:r>
      <w:r w:rsidR="008279FB">
        <w:rPr>
          <w:lang w:val="en-CA"/>
        </w:rPr>
        <w:t>.</w:t>
      </w:r>
    </w:p>
    <w:p w14:paraId="4F046F66" w14:textId="58C4DB99" w:rsidR="00B0615B" w:rsidRDefault="00935ECA" w:rsidP="00935ECA">
      <w:pPr>
        <w:pStyle w:val="Titre3"/>
      </w:pPr>
      <w:bookmarkStart w:id="698" w:name="BKM_63ECF066_EE03_4253_8744_0F86D06238D4"/>
      <w:bookmarkStart w:id="699" w:name="BKM_87370C48_A777_490F_8AD5_7B430EEB4CC8"/>
      <w:bookmarkStart w:id="700" w:name="BKM_229122EC_1DA3_4235_81D3_26787B18C5E7"/>
      <w:bookmarkStart w:id="701" w:name="_Toc452643173"/>
      <w:bookmarkEnd w:id="698"/>
      <w:bookmarkEnd w:id="699"/>
      <w:bookmarkEnd w:id="700"/>
      <w:r>
        <w:t>Time scale</w:t>
      </w:r>
      <w:bookmarkEnd w:id="701"/>
    </w:p>
    <w:p w14:paraId="1399B02A" w14:textId="77777777" w:rsidR="00935ECA" w:rsidRDefault="00935ECA" w:rsidP="00821F1F"/>
    <w:p w14:paraId="7F1B637E" w14:textId="6AA81148" w:rsidR="00935ECA" w:rsidRDefault="00935ECA" w:rsidP="00821F1F">
      <w:r w:rsidRPr="00935ECA">
        <w:t>The Timescale package describes geologic time periods (geochronologic eras) and the boundaries between them.</w:t>
      </w:r>
    </w:p>
    <w:p w14:paraId="586D1C06" w14:textId="4622E21E" w:rsidR="00935ECA" w:rsidRDefault="00F658C5" w:rsidP="00935ECA">
      <w:pPr>
        <w:keepNext/>
      </w:pPr>
      <w:r>
        <w:rPr>
          <w:noProof/>
          <w:lang w:val="en-CA" w:eastAsia="en-CA"/>
        </w:rPr>
        <w:drawing>
          <wp:inline distT="0" distB="0" distL="0" distR="0" wp14:anchorId="61396997" wp14:editId="7B8C082F">
            <wp:extent cx="5495925" cy="4838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95925" cy="4838700"/>
                    </a:xfrm>
                    <a:prstGeom prst="rect">
                      <a:avLst/>
                    </a:prstGeom>
                    <a:noFill/>
                    <a:ln>
                      <a:noFill/>
                    </a:ln>
                  </pic:spPr>
                </pic:pic>
              </a:graphicData>
            </a:graphic>
          </wp:inline>
        </w:drawing>
      </w:r>
    </w:p>
    <w:p w14:paraId="4CABE6E0" w14:textId="07EFB632" w:rsidR="00935ECA" w:rsidRDefault="00935ECA" w:rsidP="00935ECA">
      <w:pPr>
        <w:pStyle w:val="Lgende"/>
      </w:pPr>
      <w:r>
        <w:t xml:space="preserve">Figure </w:t>
      </w:r>
      <w:r w:rsidR="00673E83">
        <w:fldChar w:fldCharType="begin"/>
      </w:r>
      <w:r w:rsidR="00673E83">
        <w:instrText xml:space="preserve"> SEQ Figure \* ARABIC </w:instrText>
      </w:r>
      <w:r w:rsidR="00673E83">
        <w:fldChar w:fldCharType="separate"/>
      </w:r>
      <w:r w:rsidR="00F02ED9">
        <w:rPr>
          <w:noProof/>
        </w:rPr>
        <w:t>75</w:t>
      </w:r>
      <w:r w:rsidR="00673E83">
        <w:rPr>
          <w:noProof/>
        </w:rPr>
        <w:fldChar w:fldCharType="end"/>
      </w:r>
      <w:r>
        <w:t>: Time scale</w:t>
      </w:r>
      <w:r w:rsidR="008279FB">
        <w:t xml:space="preserve"> summary diagram.</w:t>
      </w:r>
    </w:p>
    <w:p w14:paraId="79C4F28B" w14:textId="77777777" w:rsidR="00935ECA" w:rsidRDefault="00935ECA" w:rsidP="00821F1F"/>
    <w:p w14:paraId="1263EAD3" w14:textId="56E2DACD" w:rsidR="00B42641" w:rsidRDefault="00B42641" w:rsidP="00B42641">
      <w:pPr>
        <w:pStyle w:val="Titre4"/>
      </w:pPr>
      <w:r>
        <w:lastRenderedPageBreak/>
        <w:t>GeologicTimeScale</w:t>
      </w:r>
    </w:p>
    <w:p w14:paraId="01DE5331" w14:textId="77777777" w:rsidR="00B42641" w:rsidRDefault="00B42641" w:rsidP="00821F1F"/>
    <w:p w14:paraId="1E34490B" w14:textId="1F2C4EF8" w:rsidR="00B42641" w:rsidRDefault="00B42641" w:rsidP="00821F1F">
      <w:r w:rsidRPr="00B42641">
        <w:t>The classic "Geologic Timescale" 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Titre4"/>
      </w:pPr>
      <w:r>
        <w:t>GeochronologicEra</w:t>
      </w:r>
    </w:p>
    <w:p w14:paraId="577988DF" w14:textId="77777777" w:rsidR="00935ECA" w:rsidRDefault="00935ECA" w:rsidP="00935ECA"/>
    <w:p w14:paraId="33D63EA9" w14:textId="41B71660" w:rsidR="00935ECA" w:rsidRDefault="001B130F" w:rsidP="00935ECA">
      <w:r w:rsidRPr="001B130F">
        <w:t>A GeochronologicEra is a period of time between two GeochronologicBoundaries</w:t>
      </w:r>
      <w:r>
        <w:t xml:space="preserve">. </w:t>
      </w:r>
      <w:r w:rsidR="00935ECA">
        <w:t xml:space="preserve">The association of a </w:t>
      </w:r>
      <w:r>
        <w:t xml:space="preserve">GeochronologicEra </w:t>
      </w:r>
      <w:r w:rsidR="00935ECA">
        <w:t xml:space="preserve">with a stratotype is optional.  In the GSSP approach recommended by ICS for the Global Geologic Timescale, Unit Stratotypes are not used. </w:t>
      </w:r>
    </w:p>
    <w:p w14:paraId="412952CB" w14:textId="77777777" w:rsidR="00935ECA" w:rsidRDefault="00935ECA" w:rsidP="00935ECA">
      <w:r>
        <w:t xml:space="preserve">Rather, the association of an Era with geologic units and sections is indirect, via the association of an era with Boundaries, which are in turn tied to Stratotype Points, which occur within host Stratotype Sections. </w:t>
      </w:r>
    </w:p>
    <w:p w14:paraId="4E87AFB3" w14:textId="1CCDA411" w:rsidR="00606F7E" w:rsidRDefault="00F658C5" w:rsidP="00606F7E">
      <w:pPr>
        <w:keepNext/>
      </w:pPr>
      <w:r>
        <w:rPr>
          <w:noProof/>
          <w:lang w:val="en-CA" w:eastAsia="en-CA"/>
        </w:rPr>
        <w:lastRenderedPageBreak/>
        <w:drawing>
          <wp:inline distT="0" distB="0" distL="0" distR="0" wp14:anchorId="4C779ED5" wp14:editId="28C80752">
            <wp:extent cx="5486400" cy="496252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486400" cy="4962525"/>
                    </a:xfrm>
                    <a:prstGeom prst="rect">
                      <a:avLst/>
                    </a:prstGeom>
                    <a:noFill/>
                    <a:ln>
                      <a:noFill/>
                    </a:ln>
                  </pic:spPr>
                </pic:pic>
              </a:graphicData>
            </a:graphic>
          </wp:inline>
        </w:drawing>
      </w:r>
    </w:p>
    <w:p w14:paraId="21B3C114" w14:textId="099E431E" w:rsidR="00935ECA" w:rsidRDefault="00606F7E" w:rsidP="00606F7E">
      <w:pPr>
        <w:pStyle w:val="Lgende"/>
      </w:pPr>
      <w:r>
        <w:t xml:space="preserve">Figure </w:t>
      </w:r>
      <w:r w:rsidR="00673E83">
        <w:fldChar w:fldCharType="begin"/>
      </w:r>
      <w:r w:rsidR="00673E83">
        <w:instrText xml:space="preserve"> SEQ Figure \* ARABIC </w:instrText>
      </w:r>
      <w:r w:rsidR="00673E83">
        <w:fldChar w:fldCharType="separate"/>
      </w:r>
      <w:r w:rsidR="00F02ED9">
        <w:rPr>
          <w:noProof/>
        </w:rPr>
        <w:t>76</w:t>
      </w:r>
      <w:r w:rsidR="00673E83">
        <w:rPr>
          <w:noProof/>
        </w:rPr>
        <w:fldChar w:fldCharType="end"/>
      </w:r>
      <w:r>
        <w:t xml:space="preserve"> : GeochronologicEra</w:t>
      </w:r>
      <w:r w:rsidR="008279FB">
        <w:t xml:space="preserve"> context diagram.</w:t>
      </w:r>
    </w:p>
    <w:p w14:paraId="5E62F251" w14:textId="7FEB2880" w:rsidR="00935ECA" w:rsidRDefault="001B130F" w:rsidP="00D20646">
      <w:pPr>
        <w:pStyle w:val="Titre5"/>
        <w:rPr>
          <w:lang w:val="en-CA"/>
        </w:rPr>
      </w:pPr>
      <w:bookmarkStart w:id="702" w:name="BKM_87E807D4_B547_4527_95DA_3886362CC5FC"/>
      <w:bookmarkEnd w:id="702"/>
      <w:proofErr w:type="gramStart"/>
      <w:r>
        <w:rPr>
          <w:lang w:val="en-CA"/>
        </w:rPr>
        <w:t>r</w:t>
      </w:r>
      <w:r w:rsidRPr="00D970E9">
        <w:rPr>
          <w:lang w:val="en-CA"/>
        </w:rPr>
        <w:t>ank</w:t>
      </w:r>
      <w:proofErr w:type="gramEnd"/>
    </w:p>
    <w:p w14:paraId="31E54DBB" w14:textId="77777777" w:rsidR="001B130F" w:rsidRDefault="001B130F" w:rsidP="00935ECA">
      <w:pPr>
        <w:autoSpaceDE w:val="0"/>
        <w:autoSpaceDN w:val="0"/>
        <w:adjustRightInd w:val="0"/>
        <w:spacing w:after="0"/>
        <w:rPr>
          <w:rFonts w:ascii="Calibri" w:hAnsi="Calibri"/>
          <w:b/>
          <w:bCs/>
          <w:color w:val="000000"/>
          <w:sz w:val="20"/>
          <w:szCs w:val="20"/>
          <w:lang w:val="en-CA"/>
        </w:rPr>
      </w:pPr>
    </w:p>
    <w:p w14:paraId="7E907D78" w14:textId="2D842C4F" w:rsidR="001B130F" w:rsidRDefault="001B130F" w:rsidP="00D20646">
      <w:pPr>
        <w:rPr>
          <w:lang w:val="en-CA"/>
        </w:rPr>
      </w:pPr>
      <w:r>
        <w:rPr>
          <w:lang w:val="en-CA"/>
        </w:rPr>
        <w:t>The property rank</w:t>
      </w:r>
      <w:proofErr w:type="gramStart"/>
      <w:r>
        <w:rPr>
          <w:lang w:val="en-CA"/>
        </w:rPr>
        <w:t>:GeochronologicEraRank</w:t>
      </w:r>
      <w:proofErr w:type="gramEnd"/>
      <w:r>
        <w:rPr>
          <w:lang w:val="en-CA"/>
        </w:rPr>
        <w:t xml:space="preserve"> shall be a term from a </w:t>
      </w:r>
      <w:r w:rsidRPr="001B130F">
        <w:rPr>
          <w:lang w:val="en-CA"/>
        </w:rPr>
        <w:t>vocabulary describing the rank of the time period (</w:t>
      </w:r>
      <w:r w:rsidR="00077991" w:rsidRPr="001B130F">
        <w:rPr>
          <w:lang w:val="en-CA"/>
        </w:rPr>
        <w:t>e.g.</w:t>
      </w:r>
      <w:r w:rsidRPr="001B130F">
        <w:rPr>
          <w:lang w:val="en-CA"/>
        </w:rPr>
        <w:t>, eon, era, period, stage)</w:t>
      </w:r>
      <w:r>
        <w:rPr>
          <w:lang w:val="en-CA"/>
        </w:rPr>
        <w:t>.</w:t>
      </w:r>
    </w:p>
    <w:p w14:paraId="2974532A" w14:textId="59CB812C" w:rsidR="001B130F" w:rsidRDefault="00B3199C" w:rsidP="00D20646">
      <w:pPr>
        <w:pStyle w:val="Titre5"/>
        <w:rPr>
          <w:lang w:val="en-CA"/>
        </w:rPr>
      </w:pPr>
      <w:proofErr w:type="gramStart"/>
      <w:r>
        <w:rPr>
          <w:lang w:val="en-CA"/>
        </w:rPr>
        <w:t>s</w:t>
      </w:r>
      <w:r w:rsidR="001B130F" w:rsidRPr="00D970E9">
        <w:rPr>
          <w:lang w:val="en-CA"/>
        </w:rPr>
        <w:t>tratotype</w:t>
      </w:r>
      <w:proofErr w:type="gramEnd"/>
    </w:p>
    <w:p w14:paraId="2D5F024E" w14:textId="77777777" w:rsidR="00B3199C" w:rsidRPr="00D20646" w:rsidRDefault="00B3199C" w:rsidP="00D20646">
      <w:pPr>
        <w:rPr>
          <w:lang w:val="en-CA"/>
        </w:rPr>
      </w:pPr>
    </w:p>
    <w:p w14:paraId="2A2B8404" w14:textId="2D74E5CC" w:rsidR="001B130F" w:rsidRDefault="001B130F" w:rsidP="00D20646">
      <w:pPr>
        <w:rPr>
          <w:lang w:val="en-CA"/>
        </w:rPr>
      </w:pPr>
      <w:r>
        <w:rPr>
          <w:lang w:val="en-CA"/>
        </w:rPr>
        <w:t>The property stratotype shall be an association between a GeochronologicEra and StratigraphicSection that describes a t</w:t>
      </w:r>
      <w:r w:rsidRPr="001B130F">
        <w:rPr>
          <w:lang w:val="en-CA"/>
        </w:rPr>
        <w:t>ype section that names the physical location or outcrop of a particular reference exposure of a stratigraphic sequence or stratigraphic boundary. A unit stratotype is the agreed reference point for a particular stratigraphic unit and a boundary stratotype the reference for a particular boundary between strata (Wikipedia)</w:t>
      </w:r>
      <w:r w:rsidR="008279FB">
        <w:rPr>
          <w:lang w:val="en-CA"/>
        </w:rPr>
        <w:t>.</w:t>
      </w:r>
    </w:p>
    <w:p w14:paraId="3A6EE748" w14:textId="43E01A96" w:rsidR="00935ECA" w:rsidRDefault="00606F7E" w:rsidP="00606F7E">
      <w:pPr>
        <w:pStyle w:val="Titre4"/>
      </w:pPr>
      <w:bookmarkStart w:id="703" w:name="BKM_84F1004A_AA50_459B_B70A_65E13CA8B294"/>
      <w:bookmarkEnd w:id="703"/>
      <w:r>
        <w:lastRenderedPageBreak/>
        <w:t>GeochronologicBoundary</w:t>
      </w:r>
    </w:p>
    <w:p w14:paraId="606CAAC4" w14:textId="77777777" w:rsidR="00606F7E" w:rsidRDefault="00606F7E" w:rsidP="00821F1F"/>
    <w:p w14:paraId="453A51FA" w14:textId="7804FA48" w:rsidR="00606F7E" w:rsidRDefault="00757EBF" w:rsidP="00821F1F">
      <w:r>
        <w:t xml:space="preserve">A GeochronologicBoundary is a </w:t>
      </w:r>
      <w:r w:rsidR="00606F7E" w:rsidRPr="00606F7E">
        <w:t>boundary between two geochronologic time periods</w:t>
      </w:r>
      <w:r w:rsidR="008279FB">
        <w:t>.</w:t>
      </w:r>
    </w:p>
    <w:p w14:paraId="7D8220B0" w14:textId="77777777" w:rsidR="00606F7E" w:rsidRDefault="00606F7E" w:rsidP="00821F1F"/>
    <w:p w14:paraId="5A63EE19" w14:textId="2A83EE69" w:rsidR="00C343CA" w:rsidRDefault="00F658C5" w:rsidP="00C343CA">
      <w:pPr>
        <w:keepNext/>
      </w:pPr>
      <w:r>
        <w:rPr>
          <w:noProof/>
          <w:lang w:val="en-CA" w:eastAsia="en-CA"/>
        </w:rPr>
        <w:drawing>
          <wp:inline distT="0" distB="0" distL="0" distR="0" wp14:anchorId="1938F27F" wp14:editId="59BC5E8B">
            <wp:extent cx="5476875" cy="597217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476875" cy="5972175"/>
                    </a:xfrm>
                    <a:prstGeom prst="rect">
                      <a:avLst/>
                    </a:prstGeom>
                    <a:noFill/>
                    <a:ln>
                      <a:noFill/>
                    </a:ln>
                  </pic:spPr>
                </pic:pic>
              </a:graphicData>
            </a:graphic>
          </wp:inline>
        </w:drawing>
      </w:r>
    </w:p>
    <w:p w14:paraId="042CF880" w14:textId="14A7D1A8" w:rsidR="00606F7E" w:rsidRDefault="00C343CA" w:rsidP="00C343CA">
      <w:pPr>
        <w:pStyle w:val="Lgende"/>
      </w:pPr>
      <w:r>
        <w:t xml:space="preserve">Figure </w:t>
      </w:r>
      <w:r w:rsidR="00673E83">
        <w:fldChar w:fldCharType="begin"/>
      </w:r>
      <w:r w:rsidR="00673E83">
        <w:instrText xml:space="preserve"> SEQ Figure \* ARABIC </w:instrText>
      </w:r>
      <w:r w:rsidR="00673E83">
        <w:fldChar w:fldCharType="separate"/>
      </w:r>
      <w:r w:rsidR="00F02ED9">
        <w:rPr>
          <w:noProof/>
        </w:rPr>
        <w:t>77</w:t>
      </w:r>
      <w:r w:rsidR="00673E83">
        <w:rPr>
          <w:noProof/>
        </w:rPr>
        <w:fldChar w:fldCharType="end"/>
      </w:r>
      <w:r>
        <w:t>: GeochronologyBoundary</w:t>
      </w:r>
      <w:r w:rsidR="00757EBF">
        <w:t xml:space="preserve"> context diagram</w:t>
      </w:r>
      <w:r w:rsidR="008279FB">
        <w:t>.</w:t>
      </w:r>
    </w:p>
    <w:p w14:paraId="2687DBC0" w14:textId="75DDB11F" w:rsidR="00757EBF" w:rsidRDefault="00757EBF" w:rsidP="00D20646">
      <w:pPr>
        <w:pStyle w:val="Titre5"/>
      </w:pPr>
      <w:proofErr w:type="gramStart"/>
      <w:r>
        <w:t>s</w:t>
      </w:r>
      <w:r w:rsidRPr="00757EBF">
        <w:t>tratotype</w:t>
      </w:r>
      <w:proofErr w:type="gramEnd"/>
    </w:p>
    <w:p w14:paraId="54E0E5E0" w14:textId="77777777" w:rsidR="00757EBF" w:rsidRDefault="00757EBF" w:rsidP="00D20646"/>
    <w:p w14:paraId="6FC6D43D" w14:textId="432EF33F" w:rsidR="00757EBF" w:rsidRDefault="00757EBF" w:rsidP="00D20646">
      <w:r>
        <w:lastRenderedPageBreak/>
        <w:t>The property stratotype shall be an association between a GeochronologicBoundary and a StratigraphicPoint that are associated with the boundary. A GeochronologicBoundary can be associated with more than one StratigraphicPoints, b</w:t>
      </w:r>
      <w:r w:rsidRPr="00757EBF">
        <w:t>ut only one may have GSSP ratified status. The others are proposed equivalent.</w:t>
      </w:r>
    </w:p>
    <w:p w14:paraId="78B100F8" w14:textId="397F2BA5" w:rsidR="00757EBF" w:rsidRDefault="00757EBF" w:rsidP="00D20646">
      <w:r>
        <w:t>Example</w:t>
      </w:r>
    </w:p>
    <w:p w14:paraId="5EBA3507" w14:textId="29A4A048" w:rsidR="00757EBF" w:rsidRDefault="00757EBF" w:rsidP="00D20646">
      <w:r>
        <w:fldChar w:fldCharType="begin"/>
      </w:r>
      <w:r>
        <w:instrText xml:space="preserve"> REF _Ref440945032 \h </w:instrText>
      </w:r>
      <w:r>
        <w:fldChar w:fldCharType="separate"/>
      </w:r>
      <w:r w:rsidR="00F02ED9">
        <w:t xml:space="preserve">Figure </w:t>
      </w:r>
      <w:r w:rsidR="00F02ED9">
        <w:rPr>
          <w:noProof/>
        </w:rPr>
        <w:t>78</w:t>
      </w:r>
      <w:r>
        <w:fldChar w:fldCharType="end"/>
      </w:r>
      <w:r>
        <w:t xml:space="preserve"> show a partial encoding of Miocene</w:t>
      </w:r>
    </w:p>
    <w:p w14:paraId="6DB19622" w14:textId="5904545D" w:rsidR="008132F4" w:rsidRDefault="00F658C5" w:rsidP="008132F4">
      <w:pPr>
        <w:keepNext/>
      </w:pPr>
      <w:r>
        <w:rPr>
          <w:noProof/>
          <w:lang w:val="en-CA" w:eastAsia="en-CA"/>
        </w:rPr>
        <w:drawing>
          <wp:inline distT="0" distB="0" distL="0" distR="0" wp14:anchorId="5AC5B4AF" wp14:editId="6E2693E3">
            <wp:extent cx="5486400" cy="288607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86400" cy="2886075"/>
                    </a:xfrm>
                    <a:prstGeom prst="rect">
                      <a:avLst/>
                    </a:prstGeom>
                    <a:noFill/>
                    <a:ln>
                      <a:noFill/>
                    </a:ln>
                  </pic:spPr>
                </pic:pic>
              </a:graphicData>
            </a:graphic>
          </wp:inline>
        </w:drawing>
      </w:r>
    </w:p>
    <w:p w14:paraId="50D97A28" w14:textId="2D6344CA" w:rsidR="008132F4" w:rsidRDefault="008132F4" w:rsidP="008132F4">
      <w:pPr>
        <w:pStyle w:val="Lgende"/>
      </w:pPr>
      <w:bookmarkStart w:id="704" w:name="_Ref440945032"/>
      <w:r>
        <w:t xml:space="preserve">Figure </w:t>
      </w:r>
      <w:r>
        <w:fldChar w:fldCharType="begin"/>
      </w:r>
      <w:r>
        <w:instrText xml:space="preserve"> SEQ Figure \* ARABIC </w:instrText>
      </w:r>
      <w:r>
        <w:fldChar w:fldCharType="separate"/>
      </w:r>
      <w:r w:rsidR="00F02ED9">
        <w:rPr>
          <w:noProof/>
        </w:rPr>
        <w:t>78</w:t>
      </w:r>
      <w:r>
        <w:fldChar w:fldCharType="end"/>
      </w:r>
      <w:bookmarkEnd w:id="704"/>
      <w:r>
        <w:t xml:space="preserve"> : Partial encoding of Miocene</w:t>
      </w:r>
      <w:r w:rsidR="008279FB">
        <w:t xml:space="preserve"> instance diagram.</w:t>
      </w:r>
    </w:p>
    <w:p w14:paraId="3AB55D36" w14:textId="77777777" w:rsidR="008132F4" w:rsidRDefault="008132F4" w:rsidP="00C343CA"/>
    <w:p w14:paraId="38AB968E" w14:textId="77777777" w:rsidR="00C343CA" w:rsidRDefault="00C343CA" w:rsidP="00C343CA"/>
    <w:p w14:paraId="4BB8F60D" w14:textId="755E625E" w:rsidR="00B42641" w:rsidRDefault="00B42641" w:rsidP="00B42641">
      <w:pPr>
        <w:pStyle w:val="Titre4"/>
      </w:pPr>
      <w:r>
        <w:t>NumericEraBoundary</w:t>
      </w:r>
    </w:p>
    <w:p w14:paraId="6B4DC284" w14:textId="77777777" w:rsidR="00B42641" w:rsidRDefault="00B42641" w:rsidP="00C343CA"/>
    <w:p w14:paraId="492A4323" w14:textId="5638AB1E" w:rsidR="00B42641" w:rsidRDefault="00757EBF" w:rsidP="00C343CA">
      <w:r>
        <w:t>NumericEraBoundary is u</w:t>
      </w:r>
      <w:r w:rsidR="00B42641" w:rsidRPr="00B42641">
        <w:t>sed for pre-Ediacaran and Pleistocene / Holocene boundaries in the standard timescale</w:t>
      </w:r>
      <w:r w:rsidR="005D5B95">
        <w:t xml:space="preserve"> </w:t>
      </w:r>
      <w:r w:rsidR="00B42641">
        <w:t>where boundaries are not defined by a material reference but a</w:t>
      </w:r>
      <w:r w:rsidR="005D5B95">
        <w:t>s</w:t>
      </w:r>
      <w:r w:rsidR="00B42641">
        <w:t xml:space="preserve"> numerical value</w:t>
      </w:r>
      <w:r w:rsidR="005D5B95">
        <w:t>s</w:t>
      </w:r>
      <w:r w:rsidR="00B42641">
        <w:t>.</w:t>
      </w:r>
    </w:p>
    <w:p w14:paraId="172FA562" w14:textId="0676EE67" w:rsidR="008279FB" w:rsidRDefault="00F658C5" w:rsidP="00083053">
      <w:pPr>
        <w:keepNext/>
      </w:pPr>
      <w:r>
        <w:rPr>
          <w:noProof/>
          <w:lang w:val="en-CA" w:eastAsia="en-CA"/>
        </w:rPr>
        <w:lastRenderedPageBreak/>
        <w:drawing>
          <wp:inline distT="0" distB="0" distL="0" distR="0" wp14:anchorId="344623C1" wp14:editId="3009E3DA">
            <wp:extent cx="3543300" cy="41529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543300" cy="4152900"/>
                    </a:xfrm>
                    <a:prstGeom prst="rect">
                      <a:avLst/>
                    </a:prstGeom>
                    <a:noFill/>
                    <a:ln>
                      <a:noFill/>
                    </a:ln>
                  </pic:spPr>
                </pic:pic>
              </a:graphicData>
            </a:graphic>
          </wp:inline>
        </w:drawing>
      </w:r>
    </w:p>
    <w:p w14:paraId="701A1A7D" w14:textId="6EDD6E09" w:rsidR="00B42641" w:rsidRDefault="008279FB" w:rsidP="00083053">
      <w:pPr>
        <w:pStyle w:val="Lgende"/>
      </w:pPr>
      <w:r>
        <w:t xml:space="preserve">Figure </w:t>
      </w:r>
      <w:r>
        <w:fldChar w:fldCharType="begin"/>
      </w:r>
      <w:r>
        <w:instrText xml:space="preserve"> SEQ Figure \* ARABIC </w:instrText>
      </w:r>
      <w:r>
        <w:fldChar w:fldCharType="separate"/>
      </w:r>
      <w:r w:rsidR="00F02ED9">
        <w:rPr>
          <w:noProof/>
        </w:rPr>
        <w:t>79</w:t>
      </w:r>
      <w:r>
        <w:fldChar w:fldCharType="end"/>
      </w:r>
      <w:r>
        <w:t xml:space="preserve"> : NumericEraBoundary context diagram.</w:t>
      </w:r>
    </w:p>
    <w:p w14:paraId="3E07C049" w14:textId="77777777" w:rsidR="00B42641" w:rsidRDefault="00B42641" w:rsidP="00C343CA"/>
    <w:p w14:paraId="4A6887A9" w14:textId="74CC370B" w:rsidR="00B42641" w:rsidRDefault="00B42641" w:rsidP="00B42641">
      <w:pPr>
        <w:pStyle w:val="Titre4"/>
      </w:pPr>
      <w:r>
        <w:t>StandardGlobalNumericalAge</w:t>
      </w:r>
    </w:p>
    <w:p w14:paraId="37BBBF51" w14:textId="77777777" w:rsidR="00B42641" w:rsidRDefault="00B42641" w:rsidP="00C343CA"/>
    <w:p w14:paraId="272941C0" w14:textId="6682B260" w:rsidR="00B42641" w:rsidRDefault="00B42641" w:rsidP="00C343CA">
      <w:r w:rsidRPr="00B42641">
        <w:t>A standard numeric age point (a numeric analogue to a 'golden spike') applicable to the formal subdivision of the Precambrian, and perhaps the Pleistocene/Holocene boundary (Walshe, Gradstein and Ogg, 2004)</w:t>
      </w:r>
      <w:r w:rsidR="008279FB">
        <w:t>.</w:t>
      </w:r>
    </w:p>
    <w:p w14:paraId="38A758B3" w14:textId="77777777" w:rsidR="00B42641" w:rsidRDefault="00B42641" w:rsidP="00C343CA"/>
    <w:p w14:paraId="11C42997" w14:textId="0BEADEA6" w:rsidR="00B42641" w:rsidRDefault="00FE43AC" w:rsidP="00B42641">
      <w:pPr>
        <w:pStyle w:val="Titre3"/>
      </w:pPr>
      <w:bookmarkStart w:id="705" w:name="_Toc452643174"/>
      <w:r>
        <w:t>Geologic time</w:t>
      </w:r>
      <w:r w:rsidR="00B42641">
        <w:t xml:space="preserve"> vocabularies</w:t>
      </w:r>
      <w:bookmarkEnd w:id="705"/>
    </w:p>
    <w:p w14:paraId="0B7CFA5A" w14:textId="77777777" w:rsidR="00FE43AC" w:rsidRDefault="00FE43AC" w:rsidP="00FE43AC"/>
    <w:p w14:paraId="294622AE" w14:textId="4A972907" w:rsidR="00FE43AC" w:rsidRDefault="00FE43AC" w:rsidP="00FE43AC">
      <w:r>
        <w:t>Geologic time package ha</w:t>
      </w:r>
      <w:r w:rsidR="00640771">
        <w:t>s</w:t>
      </w:r>
      <w:r>
        <w:t xml:space="preserve"> only one vocabulary</w:t>
      </w:r>
      <w:r w:rsidR="00634C52">
        <w:t xml:space="preserve"> (</w:t>
      </w:r>
      <w:r w:rsidR="00634C52">
        <w:fldChar w:fldCharType="begin"/>
      </w:r>
      <w:r w:rsidR="00634C52">
        <w:instrText xml:space="preserve"> REF _Ref433005219 \h </w:instrText>
      </w:r>
      <w:r w:rsidR="00634C52">
        <w:fldChar w:fldCharType="separate"/>
      </w:r>
      <w:r w:rsidR="00F02ED9">
        <w:t xml:space="preserve">Table </w:t>
      </w:r>
      <w:r w:rsidR="00F02ED9">
        <w:rPr>
          <w:noProof/>
        </w:rPr>
        <w:t>6</w:t>
      </w:r>
      <w:r w:rsidR="00634C52">
        <w:fldChar w:fldCharType="end"/>
      </w:r>
      <w:r w:rsidR="00634C52">
        <w:t>)</w:t>
      </w:r>
      <w:r>
        <w:t>.</w:t>
      </w:r>
    </w:p>
    <w:p w14:paraId="549D1547" w14:textId="77777777" w:rsidR="00FE43AC" w:rsidRPr="00FE43AC" w:rsidRDefault="00FE43AC" w:rsidP="00FE43AC"/>
    <w:p w14:paraId="034AE013" w14:textId="633FE946" w:rsidR="00634C52" w:rsidRDefault="00634C52" w:rsidP="00634C52">
      <w:pPr>
        <w:pStyle w:val="Lgende"/>
        <w:keepNext/>
      </w:pPr>
      <w:bookmarkStart w:id="706" w:name="_Ref433005219"/>
      <w:proofErr w:type="gramStart"/>
      <w:r>
        <w:lastRenderedPageBreak/>
        <w:t xml:space="preserve">Table </w:t>
      </w:r>
      <w:r w:rsidR="00415E41">
        <w:fldChar w:fldCharType="begin"/>
      </w:r>
      <w:r w:rsidR="00415E41">
        <w:instrText xml:space="preserve"> SEQ Table \* ARABIC </w:instrText>
      </w:r>
      <w:r w:rsidR="00415E41">
        <w:fldChar w:fldCharType="separate"/>
      </w:r>
      <w:r w:rsidR="00F02ED9">
        <w:rPr>
          <w:noProof/>
        </w:rPr>
        <w:t>6</w:t>
      </w:r>
      <w:r w:rsidR="00415E41">
        <w:fldChar w:fldCharType="end"/>
      </w:r>
      <w:bookmarkEnd w:id="706"/>
      <w:r>
        <w:t>: Geologic time vocabulary</w:t>
      </w:r>
      <w:r w:rsidR="00B8253A">
        <w:t>.</w:t>
      </w:r>
      <w:proofErr w:type="gramEnd"/>
    </w:p>
    <w:tbl>
      <w:tblPr>
        <w:tblW w:w="0" w:type="auto"/>
        <w:tblBorders>
          <w:top w:val="single" w:sz="8" w:space="0" w:color="000000"/>
          <w:bottom w:val="single" w:sz="8" w:space="0" w:color="000000"/>
        </w:tblBorders>
        <w:tblLook w:val="04A0" w:firstRow="1" w:lastRow="0" w:firstColumn="1" w:lastColumn="0" w:noHBand="0" w:noVBand="1"/>
      </w:tblPr>
      <w:tblGrid>
        <w:gridCol w:w="2660"/>
        <w:gridCol w:w="6196"/>
      </w:tblGrid>
      <w:tr w:rsidR="00FE43AC" w:rsidRPr="00FE43AC" w14:paraId="58DE9AFE" w14:textId="77777777" w:rsidTr="00D970E9">
        <w:tc>
          <w:tcPr>
            <w:tcW w:w="2660" w:type="dxa"/>
            <w:tcBorders>
              <w:top w:val="single" w:sz="8" w:space="0" w:color="000000"/>
              <w:bottom w:val="single" w:sz="8" w:space="0" w:color="000000"/>
            </w:tcBorders>
            <w:shd w:val="clear" w:color="auto" w:fill="auto"/>
          </w:tcPr>
          <w:p w14:paraId="4C6C4B8A" w14:textId="77777777" w:rsidR="00FE43AC" w:rsidRPr="00D970E9" w:rsidRDefault="00FE43AC"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719AC0AD" w14:textId="77777777" w:rsidR="00FE43AC" w:rsidRPr="00D970E9" w:rsidRDefault="00FE43AC" w:rsidP="00775DD7">
            <w:pPr>
              <w:rPr>
                <w:rFonts w:ascii="Calibri" w:hAnsi="Calibri"/>
                <w:b/>
                <w:bCs/>
                <w:color w:val="000000"/>
              </w:rPr>
            </w:pPr>
            <w:r w:rsidRPr="00D970E9">
              <w:rPr>
                <w:rFonts w:ascii="Calibri" w:hAnsi="Calibri"/>
                <w:b/>
                <w:bCs/>
                <w:color w:val="000000"/>
              </w:rPr>
              <w:t>Description</w:t>
            </w:r>
          </w:p>
        </w:tc>
      </w:tr>
      <w:tr w:rsidR="000A793F" w:rsidRPr="00FE43AC" w14:paraId="2C9843FD" w14:textId="77777777" w:rsidTr="00D970E9">
        <w:tc>
          <w:tcPr>
            <w:tcW w:w="2660" w:type="dxa"/>
            <w:shd w:val="clear" w:color="auto" w:fill="C0C0C0"/>
          </w:tcPr>
          <w:p w14:paraId="6EECDC8F" w14:textId="3660D708" w:rsidR="00FE43AC" w:rsidRPr="00D970E9" w:rsidRDefault="00FE43AC" w:rsidP="00775DD7">
            <w:pPr>
              <w:rPr>
                <w:rFonts w:ascii="Calibri" w:hAnsi="Calibri"/>
                <w:b/>
                <w:bCs/>
                <w:color w:val="000000"/>
              </w:rPr>
            </w:pPr>
            <w:r w:rsidRPr="00D970E9">
              <w:rPr>
                <w:rFonts w:ascii="Calibri" w:hAnsi="Calibri"/>
                <w:b/>
                <w:bCs/>
                <w:color w:val="000000"/>
              </w:rPr>
              <w:t>GeochronologicEraRank</w:t>
            </w:r>
          </w:p>
        </w:tc>
        <w:tc>
          <w:tcPr>
            <w:tcW w:w="6196" w:type="dxa"/>
            <w:tcBorders>
              <w:left w:val="nil"/>
              <w:right w:val="nil"/>
            </w:tcBorders>
            <w:shd w:val="clear" w:color="auto" w:fill="C0C0C0"/>
          </w:tcPr>
          <w:p w14:paraId="7C663BAD" w14:textId="77777777" w:rsidR="00FE43AC" w:rsidRPr="00D970E9" w:rsidRDefault="00FE43AC" w:rsidP="00FE43AC">
            <w:pPr>
              <w:rPr>
                <w:rFonts w:ascii="Calibri" w:hAnsi="Calibri"/>
                <w:color w:val="000000"/>
                <w:lang w:val="en-CA"/>
              </w:rPr>
            </w:pPr>
            <w:r w:rsidRPr="00D970E9">
              <w:rPr>
                <w:rFonts w:ascii="Calibri" w:hAnsi="Calibri"/>
                <w:color w:val="000000"/>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D970E9" w:rsidRDefault="00FE43AC" w:rsidP="00FE43AC">
            <w:pPr>
              <w:rPr>
                <w:rFonts w:ascii="Calibri" w:hAnsi="Calibri"/>
                <w:color w:val="000000"/>
                <w:lang w:val="en-CA"/>
              </w:rPr>
            </w:pPr>
            <w:r w:rsidRPr="00D970E9">
              <w:rPr>
                <w:rFonts w:ascii="Calibri" w:hAnsi="Calibri"/>
                <w:color w:val="000000"/>
                <w:lang w:val="en-CA"/>
              </w:rPr>
              <w:t>For example:</w:t>
            </w:r>
          </w:p>
          <w:p w14:paraId="5BB2EEF5" w14:textId="77777777" w:rsidR="00FE43AC" w:rsidRPr="00D970E9" w:rsidRDefault="00FE43AC" w:rsidP="00D20646">
            <w:pPr>
              <w:pStyle w:val="Paragraphedeliste"/>
              <w:numPr>
                <w:ilvl w:val="0"/>
                <w:numId w:val="18"/>
              </w:numPr>
              <w:spacing w:after="0"/>
              <w:rPr>
                <w:rFonts w:ascii="Calibri" w:hAnsi="Calibri"/>
                <w:color w:val="000000"/>
                <w:lang w:val="en-CA"/>
              </w:rPr>
            </w:pPr>
            <w:r w:rsidRPr="00D970E9">
              <w:rPr>
                <w:rFonts w:ascii="Calibri" w:hAnsi="Calibri"/>
                <w:color w:val="000000"/>
                <w:lang w:val="en-CA"/>
              </w:rPr>
              <w:t>eon</w:t>
            </w:r>
          </w:p>
          <w:p w14:paraId="7A862556" w14:textId="77777777" w:rsidR="00FE43AC" w:rsidRPr="00D970E9" w:rsidRDefault="00FE43AC" w:rsidP="00D20646">
            <w:pPr>
              <w:pStyle w:val="Paragraphedeliste"/>
              <w:numPr>
                <w:ilvl w:val="0"/>
                <w:numId w:val="18"/>
              </w:numPr>
              <w:spacing w:after="0"/>
              <w:rPr>
                <w:rFonts w:ascii="Calibri" w:hAnsi="Calibri"/>
                <w:color w:val="000000"/>
                <w:lang w:val="en-CA"/>
              </w:rPr>
            </w:pPr>
            <w:r w:rsidRPr="00D970E9">
              <w:rPr>
                <w:rFonts w:ascii="Calibri" w:hAnsi="Calibri"/>
                <w:color w:val="000000"/>
                <w:lang w:val="en-CA"/>
              </w:rPr>
              <w:t>era</w:t>
            </w:r>
          </w:p>
          <w:p w14:paraId="07534982" w14:textId="77777777" w:rsidR="00FE43AC" w:rsidRPr="00D970E9" w:rsidRDefault="00FE43AC" w:rsidP="00D20646">
            <w:pPr>
              <w:pStyle w:val="Paragraphedeliste"/>
              <w:numPr>
                <w:ilvl w:val="0"/>
                <w:numId w:val="18"/>
              </w:numPr>
              <w:spacing w:after="0"/>
              <w:rPr>
                <w:rFonts w:ascii="Calibri" w:hAnsi="Calibri"/>
                <w:color w:val="000000"/>
                <w:lang w:val="en-CA"/>
              </w:rPr>
            </w:pPr>
            <w:r w:rsidRPr="00D970E9">
              <w:rPr>
                <w:rFonts w:ascii="Calibri" w:hAnsi="Calibri"/>
                <w:color w:val="000000"/>
                <w:lang w:val="en-CA"/>
              </w:rPr>
              <w:t>period</w:t>
            </w:r>
          </w:p>
          <w:p w14:paraId="2137BE0B" w14:textId="77777777" w:rsidR="00FE43AC" w:rsidRPr="00D970E9" w:rsidRDefault="00FE43AC" w:rsidP="00D20646">
            <w:pPr>
              <w:pStyle w:val="Paragraphedeliste"/>
              <w:numPr>
                <w:ilvl w:val="0"/>
                <w:numId w:val="18"/>
              </w:numPr>
              <w:spacing w:after="0"/>
              <w:rPr>
                <w:rFonts w:ascii="Calibri" w:hAnsi="Calibri"/>
                <w:color w:val="000000"/>
                <w:lang w:val="en-CA"/>
              </w:rPr>
            </w:pPr>
            <w:r w:rsidRPr="00D970E9">
              <w:rPr>
                <w:rFonts w:ascii="Calibri" w:hAnsi="Calibri"/>
                <w:color w:val="000000"/>
                <w:lang w:val="en-CA"/>
              </w:rPr>
              <w:t>epoch</w:t>
            </w:r>
          </w:p>
          <w:p w14:paraId="0FD6556F" w14:textId="72828036" w:rsidR="00FE43AC" w:rsidRPr="00D970E9" w:rsidRDefault="00FE43AC" w:rsidP="00D20646">
            <w:pPr>
              <w:pStyle w:val="Paragraphedeliste"/>
              <w:numPr>
                <w:ilvl w:val="0"/>
                <w:numId w:val="18"/>
              </w:numPr>
              <w:spacing w:after="0"/>
              <w:rPr>
                <w:rFonts w:ascii="Calibri" w:hAnsi="Calibri"/>
                <w:color w:val="000000"/>
                <w:lang w:val="en-CA"/>
              </w:rPr>
            </w:pPr>
            <w:r w:rsidRPr="00D970E9">
              <w:rPr>
                <w:rFonts w:ascii="Calibri" w:hAnsi="Calibri"/>
                <w:color w:val="000000"/>
                <w:lang w:val="en-CA"/>
              </w:rPr>
              <w:t>age</w:t>
            </w:r>
          </w:p>
        </w:tc>
      </w:tr>
    </w:tbl>
    <w:p w14:paraId="2D7C49AB" w14:textId="77777777" w:rsidR="00B42641" w:rsidRDefault="00B42641" w:rsidP="00C343CA"/>
    <w:p w14:paraId="7492A407" w14:textId="6D2CDEDD" w:rsidR="00C343CA" w:rsidRPr="00C343CA" w:rsidRDefault="006A1F12" w:rsidP="00C343CA">
      <w:r>
        <w:br w:type="page"/>
      </w:r>
    </w:p>
    <w:p w14:paraId="6E557592" w14:textId="6D41AEA6" w:rsidR="009B3BBD" w:rsidRDefault="009B3BBD" w:rsidP="009B3BBD">
      <w:pPr>
        <w:pStyle w:val="Titre2"/>
        <w:rPr>
          <w:lang w:val="en-CA"/>
        </w:rPr>
      </w:pPr>
      <w:bookmarkStart w:id="707" w:name="_Toc452643175"/>
      <w:r w:rsidRPr="00D12552">
        <w:rPr>
          <w:lang w:val="en-CA"/>
        </w:rPr>
        <w:lastRenderedPageBreak/>
        <w:t xml:space="preserve">GeoSciML </w:t>
      </w:r>
      <w:r>
        <w:rPr>
          <w:lang w:val="en-CA"/>
        </w:rPr>
        <w:t>Borehole</w:t>
      </w:r>
      <w:r w:rsidRPr="00D12552">
        <w:rPr>
          <w:lang w:val="en-CA"/>
        </w:rPr>
        <w:t xml:space="preserve"> </w:t>
      </w:r>
      <w:r w:rsidR="004F0DC1">
        <w:rPr>
          <w:lang w:val="en-CA"/>
        </w:rPr>
        <w:t xml:space="preserve">Abstract </w:t>
      </w:r>
      <w:r w:rsidRPr="00D12552">
        <w:rPr>
          <w:lang w:val="en-CA"/>
        </w:rPr>
        <w:t xml:space="preserve">Requirements </w:t>
      </w:r>
      <w:r w:rsidR="00B45030" w:rsidRPr="00D12552">
        <w:rPr>
          <w:lang w:val="en-CA"/>
        </w:rPr>
        <w:t>Class</w:t>
      </w:r>
      <w:r w:rsidR="00B45030">
        <w:rPr>
          <w:lang w:val="en-CA"/>
        </w:rPr>
        <w:t xml:space="preserve"> </w:t>
      </w:r>
      <w:r w:rsidR="00B45030">
        <w:t>(</w:t>
      </w:r>
      <w:r w:rsidR="00052694">
        <w:t>Normative)</w:t>
      </w:r>
      <w:bookmarkEnd w:id="707"/>
    </w:p>
    <w:p w14:paraId="55EC4296" w14:textId="77777777" w:rsidR="00611A7A" w:rsidRDefault="00611A7A"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13449" w:rsidRPr="00402582" w14:paraId="6250E887"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966FD" w14:textId="4DBA184C" w:rsidR="00513449" w:rsidRPr="00402582" w:rsidRDefault="00513449"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513449" w:rsidRPr="00402582" w14:paraId="6401BB62"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54F55D1B" w14:textId="0A538263" w:rsidR="00513449" w:rsidRPr="00402582" w:rsidRDefault="00513449" w:rsidP="006A54E8">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w:t>
            </w:r>
            <w:r w:rsidR="006A54E8">
              <w:rPr>
                <w:rStyle w:val="requri"/>
                <w:rFonts w:ascii="Calibri" w:hAnsi="Calibri"/>
                <w:sz w:val="20"/>
                <w:szCs w:val="20"/>
                <w:lang w:val="en-CA"/>
              </w:rPr>
              <w:t>borehole</w:t>
            </w:r>
          </w:p>
        </w:tc>
      </w:tr>
      <w:tr w:rsidR="00513449" w:rsidRPr="00402582" w14:paraId="06269751" w14:textId="77777777" w:rsidTr="00513449">
        <w:tc>
          <w:tcPr>
            <w:tcW w:w="1809" w:type="dxa"/>
            <w:tcBorders>
              <w:top w:val="single" w:sz="12" w:space="0" w:color="auto"/>
              <w:left w:val="single" w:sz="12" w:space="0" w:color="auto"/>
              <w:bottom w:val="single" w:sz="4" w:space="0" w:color="auto"/>
              <w:right w:val="single" w:sz="4" w:space="0" w:color="auto"/>
            </w:tcBorders>
          </w:tcPr>
          <w:p w14:paraId="317E91FE"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B38C9F" w14:textId="62BF7DC5" w:rsidR="00513449" w:rsidRPr="00402582" w:rsidRDefault="005E33CD"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Encoding specification</w:t>
            </w:r>
          </w:p>
        </w:tc>
      </w:tr>
      <w:tr w:rsidR="001E7133" w:rsidRPr="00402582" w14:paraId="6DFE3F22" w14:textId="77777777" w:rsidTr="00513449">
        <w:tc>
          <w:tcPr>
            <w:tcW w:w="1809" w:type="dxa"/>
            <w:tcBorders>
              <w:top w:val="single" w:sz="4" w:space="0" w:color="auto"/>
              <w:left w:val="single" w:sz="12" w:space="0" w:color="auto"/>
              <w:bottom w:val="single" w:sz="4" w:space="0" w:color="auto"/>
              <w:right w:val="single" w:sz="4" w:space="0" w:color="auto"/>
            </w:tcBorders>
          </w:tcPr>
          <w:p w14:paraId="4F200C0F" w14:textId="4DC8F21D"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B7B8DDE" w14:textId="78A6A703" w:rsidR="001E7133" w:rsidRDefault="001E7133"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513449" w:rsidRPr="00402582" w14:paraId="0DE990B8" w14:textId="77777777" w:rsidTr="00513449">
        <w:tc>
          <w:tcPr>
            <w:tcW w:w="1809" w:type="dxa"/>
            <w:tcBorders>
              <w:top w:val="single" w:sz="4" w:space="0" w:color="auto"/>
              <w:left w:val="single" w:sz="12" w:space="0" w:color="auto"/>
              <w:bottom w:val="single" w:sz="4" w:space="0" w:color="auto"/>
              <w:right w:val="single" w:sz="4" w:space="0" w:color="auto"/>
            </w:tcBorders>
          </w:tcPr>
          <w:p w14:paraId="1187B2F4"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DE8FAC8" w14:textId="78B33E9A"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19103</w:t>
            </w:r>
            <w:r w:rsidRPr="00513449">
              <w:rPr>
                <w:rFonts w:ascii="Calibri" w:eastAsia="MS Mincho" w:hAnsi="Calibri"/>
                <w:sz w:val="20"/>
                <w:szCs w:val="20"/>
                <w:lang w:val="en-CA"/>
              </w:rPr>
              <w:t xml:space="preserve"> </w:t>
            </w:r>
            <w:r>
              <w:rPr>
                <w:rFonts w:ascii="Calibri" w:eastAsia="MS Mincho" w:hAnsi="Calibri"/>
                <w:sz w:val="20"/>
                <w:szCs w:val="20"/>
                <w:lang w:val="en-CA"/>
              </w:rPr>
              <w:t>Conceptual Model Language</w:t>
            </w:r>
          </w:p>
        </w:tc>
      </w:tr>
      <w:tr w:rsidR="00513449" w:rsidRPr="00402582" w14:paraId="463AF48D" w14:textId="77777777" w:rsidTr="00513449">
        <w:tc>
          <w:tcPr>
            <w:tcW w:w="1809" w:type="dxa"/>
            <w:tcBorders>
              <w:top w:val="single" w:sz="4" w:space="0" w:color="auto"/>
              <w:left w:val="single" w:sz="12" w:space="0" w:color="auto"/>
              <w:bottom w:val="single" w:sz="4" w:space="0" w:color="auto"/>
              <w:right w:val="single" w:sz="4" w:space="0" w:color="auto"/>
            </w:tcBorders>
          </w:tcPr>
          <w:p w14:paraId="54618FF3"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DDC4474" w14:textId="3EBFF853"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19107</w:t>
            </w:r>
            <w:r w:rsidRPr="00513449">
              <w:rPr>
                <w:rFonts w:ascii="Calibri" w:eastAsia="MS Mincho" w:hAnsi="Calibri"/>
                <w:sz w:val="20"/>
                <w:szCs w:val="20"/>
                <w:lang w:val="en-CA"/>
              </w:rPr>
              <w:t xml:space="preserve"> </w:t>
            </w:r>
            <w:r>
              <w:rPr>
                <w:rFonts w:ascii="Calibri" w:eastAsia="MS Mincho" w:hAnsi="Calibri"/>
                <w:sz w:val="20"/>
                <w:szCs w:val="20"/>
                <w:lang w:val="en-CA"/>
              </w:rPr>
              <w:t>Spatial Schema</w:t>
            </w:r>
          </w:p>
        </w:tc>
      </w:tr>
      <w:tr w:rsidR="00513449" w:rsidRPr="00402582" w14:paraId="19E01FE0" w14:textId="77777777" w:rsidTr="00513449">
        <w:tc>
          <w:tcPr>
            <w:tcW w:w="1809" w:type="dxa"/>
            <w:tcBorders>
              <w:top w:val="single" w:sz="4" w:space="0" w:color="auto"/>
              <w:left w:val="single" w:sz="12" w:space="0" w:color="auto"/>
              <w:bottom w:val="single" w:sz="4" w:space="0" w:color="auto"/>
              <w:right w:val="single" w:sz="4" w:space="0" w:color="auto"/>
            </w:tcBorders>
          </w:tcPr>
          <w:p w14:paraId="5EC499F7"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7538348" w14:textId="77777777"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513449" w:rsidRPr="00402582" w14:paraId="5EEBAEA8" w14:textId="77777777" w:rsidTr="00513449">
        <w:tc>
          <w:tcPr>
            <w:tcW w:w="1809" w:type="dxa"/>
            <w:tcBorders>
              <w:top w:val="single" w:sz="4" w:space="0" w:color="auto"/>
              <w:left w:val="single" w:sz="12" w:space="0" w:color="auto"/>
              <w:bottom w:val="single" w:sz="4" w:space="0" w:color="auto"/>
              <w:right w:val="single" w:sz="4" w:space="0" w:color="auto"/>
            </w:tcBorders>
          </w:tcPr>
          <w:p w14:paraId="00D48B23" w14:textId="7C789C5A"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EA632D" w14:textId="3F4553D7"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513449" w:rsidRPr="00402582" w14:paraId="2B0A39C1" w14:textId="77777777" w:rsidTr="00513449">
        <w:tc>
          <w:tcPr>
            <w:tcW w:w="1809" w:type="dxa"/>
            <w:tcBorders>
              <w:top w:val="single" w:sz="4" w:space="0" w:color="auto"/>
              <w:left w:val="single" w:sz="12" w:space="0" w:color="auto"/>
              <w:bottom w:val="single" w:sz="4" w:space="0" w:color="auto"/>
              <w:right w:val="single" w:sz="4" w:space="0" w:color="auto"/>
            </w:tcBorders>
          </w:tcPr>
          <w:p w14:paraId="12984B69" w14:textId="3A1329F3"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791AF97" w14:textId="7D49D38C"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19108 Temporal Schema</w:t>
            </w:r>
          </w:p>
        </w:tc>
      </w:tr>
      <w:tr w:rsidR="00513449" w:rsidRPr="00402582" w14:paraId="2B573132" w14:textId="77777777" w:rsidTr="00513449">
        <w:tc>
          <w:tcPr>
            <w:tcW w:w="1809" w:type="dxa"/>
            <w:tcBorders>
              <w:top w:val="single" w:sz="4" w:space="0" w:color="auto"/>
              <w:left w:val="single" w:sz="12" w:space="0" w:color="auto"/>
              <w:bottom w:val="single" w:sz="4" w:space="0" w:color="auto"/>
              <w:right w:val="single" w:sz="4" w:space="0" w:color="auto"/>
            </w:tcBorders>
          </w:tcPr>
          <w:p w14:paraId="42566B5E" w14:textId="73F3ABC6"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861CF37" w14:textId="144598C6"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19115-3 Citation</w:t>
            </w:r>
          </w:p>
        </w:tc>
      </w:tr>
      <w:tr w:rsidR="00513449" w:rsidRPr="00402582" w14:paraId="6010864E"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46338920"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22065AB" w14:textId="21E8BADB" w:rsidR="00513449" w:rsidRDefault="001E7133" w:rsidP="00513449">
            <w:pPr>
              <w:spacing w:before="100" w:beforeAutospacing="1" w:after="100" w:afterAutospacing="1" w:line="230" w:lineRule="atLeast"/>
              <w:rPr>
                <w:rFonts w:ascii="Calibri" w:eastAsia="MS Mincho" w:hAnsi="Calibri"/>
                <w:b/>
                <w:sz w:val="20"/>
                <w:szCs w:val="20"/>
                <w:lang w:val="en-CA"/>
              </w:rPr>
            </w:pPr>
            <w:r w:rsidRPr="001E7133">
              <w:rPr>
                <w:rFonts w:ascii="Calibri" w:eastAsia="MS Mincho" w:hAnsi="Calibri"/>
                <w:b/>
                <w:sz w:val="20"/>
                <w:szCs w:val="20"/>
                <w:lang w:val="en-CA"/>
              </w:rPr>
              <w:t>/req/gsml4-borehole/uom-boreholeDiameter</w:t>
            </w:r>
          </w:p>
          <w:p w14:paraId="6FE9312D" w14:textId="7B83010D" w:rsidR="00513449" w:rsidRPr="00402582" w:rsidRDefault="001E7133" w:rsidP="00513449">
            <w:pPr>
              <w:spacing w:before="100" w:beforeAutospacing="1" w:after="100" w:afterAutospacing="1" w:line="230" w:lineRule="atLeast"/>
              <w:rPr>
                <w:rFonts w:ascii="Calibri" w:eastAsia="MS Mincho" w:hAnsi="Calibri"/>
                <w:sz w:val="20"/>
                <w:szCs w:val="20"/>
                <w:lang w:val="en-CA"/>
              </w:rPr>
            </w:pPr>
            <w:r w:rsidRPr="001E7133">
              <w:rPr>
                <w:rFonts w:ascii="Calibri" w:eastAsia="MS Mincho" w:hAnsi="Calibri"/>
                <w:sz w:val="20"/>
                <w:szCs w:val="20"/>
                <w:lang w:val="en-CA"/>
              </w:rPr>
              <w:t>The boreholeDiameter SHALL have a unit of measurement.</w:t>
            </w:r>
          </w:p>
        </w:tc>
      </w:tr>
      <w:tr w:rsidR="00513449" w:rsidRPr="00402582" w14:paraId="596D642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74FD3B05"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16EFC14" w14:textId="77777777" w:rsidR="001E7133" w:rsidRDefault="001E7133" w:rsidP="00513449">
            <w:pPr>
              <w:spacing w:before="100" w:beforeAutospacing="1" w:after="100" w:afterAutospacing="1" w:line="230" w:lineRule="atLeast"/>
              <w:jc w:val="both"/>
              <w:rPr>
                <w:rFonts w:ascii="Calibri" w:eastAsia="MS Mincho" w:hAnsi="Calibri"/>
                <w:sz w:val="20"/>
                <w:szCs w:val="20"/>
                <w:lang w:val="en-CA"/>
              </w:rPr>
            </w:pPr>
            <w:r>
              <w:rPr>
                <w:rStyle w:val="requri"/>
                <w:lang w:val="en-CA"/>
              </w:rPr>
              <w:t>/req/gsml4-borehole</w:t>
            </w:r>
            <w:r w:rsidRPr="00D12552">
              <w:rPr>
                <w:rStyle w:val="requri"/>
                <w:lang w:val="en-CA"/>
              </w:rPr>
              <w:t>/</w:t>
            </w:r>
            <w:r>
              <w:rPr>
                <w:rStyle w:val="requri"/>
                <w:lang w:val="en-CA"/>
              </w:rPr>
              <w:t>value-intervalBegin</w:t>
            </w:r>
            <w:r w:rsidRPr="00513449">
              <w:rPr>
                <w:rFonts w:ascii="Calibri" w:eastAsia="MS Mincho" w:hAnsi="Calibri"/>
                <w:sz w:val="20"/>
                <w:szCs w:val="20"/>
                <w:lang w:val="en-CA"/>
              </w:rPr>
              <w:t xml:space="preserve"> </w:t>
            </w:r>
          </w:p>
          <w:p w14:paraId="4C25990D" w14:textId="13DD8843" w:rsidR="00513449" w:rsidRPr="00513449" w:rsidRDefault="001E7133" w:rsidP="00513449">
            <w:pPr>
              <w:spacing w:before="100" w:beforeAutospacing="1" w:after="100" w:afterAutospacing="1" w:line="230" w:lineRule="atLeast"/>
              <w:jc w:val="both"/>
              <w:rPr>
                <w:rFonts w:ascii="Calibri" w:eastAsia="MS Mincho" w:hAnsi="Calibri"/>
                <w:b/>
                <w:sz w:val="20"/>
                <w:szCs w:val="20"/>
                <w:lang w:val="en-CA"/>
              </w:rPr>
            </w:pPr>
            <w:r>
              <w:rPr>
                <w:rStyle w:val="reqtext"/>
                <w:lang w:val="en-CA"/>
              </w:rPr>
              <w:t>The value of intervalBegin SHALL be less or equal to the value of intervalEnd.</w:t>
            </w:r>
          </w:p>
        </w:tc>
      </w:tr>
      <w:tr w:rsidR="001E7133" w:rsidRPr="00402582" w14:paraId="52B7961A"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5FBE87E" w14:textId="44361B64"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A97AAF0"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drill-interval-1D</w:t>
            </w:r>
          </w:p>
          <w:p w14:paraId="0C131274" w14:textId="547AB559" w:rsidR="001E7133" w:rsidRDefault="001E7133" w:rsidP="00513449">
            <w:pPr>
              <w:spacing w:before="100" w:beforeAutospacing="1" w:after="100" w:afterAutospacing="1" w:line="230" w:lineRule="atLeast"/>
              <w:jc w:val="both"/>
              <w:rPr>
                <w:rStyle w:val="requri"/>
                <w:lang w:val="en-CA"/>
              </w:rPr>
            </w:pPr>
            <w:r>
              <w:rPr>
                <w:rStyle w:val="reqtext"/>
                <w:lang w:val="en-CA"/>
              </w:rPr>
              <w:t>Interval SHALL be encoded with GM_LineString with 2 1D points.</w:t>
            </w:r>
          </w:p>
        </w:tc>
      </w:tr>
      <w:tr w:rsidR="001E7133" w:rsidRPr="00402582" w14:paraId="3CD4FFE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806327E" w14:textId="6AC59714"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558592E"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drill-interval-1D-CRS</w:t>
            </w:r>
          </w:p>
          <w:p w14:paraId="50CBFDD0" w14:textId="2715DA42" w:rsidR="001E7133" w:rsidRDefault="001E7133" w:rsidP="00513449">
            <w:pPr>
              <w:spacing w:before="100" w:beforeAutospacing="1" w:after="100" w:afterAutospacing="1" w:line="230" w:lineRule="atLeast"/>
              <w:jc w:val="both"/>
              <w:rPr>
                <w:rStyle w:val="requri"/>
                <w:lang w:val="en-CA"/>
              </w:rPr>
            </w:pPr>
            <w:r>
              <w:rPr>
                <w:rStyle w:val="reqtext"/>
                <w:lang w:val="en-CA"/>
              </w:rPr>
              <w:t>Coordinate Reference System shall be a reference to the geometry.</w:t>
            </w:r>
          </w:p>
        </w:tc>
      </w:tr>
      <w:tr w:rsidR="001E7133" w:rsidRPr="00402582" w14:paraId="6C11363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73CAB0F" w14:textId="3941CC9B"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A82E9B9"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value-mappedIntervalBegin</w:t>
            </w:r>
          </w:p>
          <w:p w14:paraId="2D7B3E49" w14:textId="498BA475" w:rsidR="001E7133" w:rsidRDefault="001E7133" w:rsidP="00513449">
            <w:pPr>
              <w:spacing w:before="100" w:beforeAutospacing="1" w:after="100" w:afterAutospacing="1" w:line="230" w:lineRule="atLeast"/>
              <w:jc w:val="both"/>
              <w:rPr>
                <w:rStyle w:val="requri"/>
                <w:lang w:val="en-CA"/>
              </w:rPr>
            </w:pPr>
            <w:r>
              <w:rPr>
                <w:rStyle w:val="reqtext"/>
                <w:lang w:val="en-CA"/>
              </w:rPr>
              <w:t>The value of mappedIntervalBegin SHALL be less or equal to the value of intervalEnd.</w:t>
            </w:r>
          </w:p>
        </w:tc>
      </w:tr>
      <w:tr w:rsidR="001E7133" w:rsidRPr="00402582" w14:paraId="0619369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B59783A" w14:textId="2C533758"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ABB1F86"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interval-1D</w:t>
            </w:r>
          </w:p>
          <w:p w14:paraId="62663557" w14:textId="66F5436E" w:rsidR="001E7133" w:rsidRDefault="001E7133" w:rsidP="00513449">
            <w:pPr>
              <w:spacing w:before="100" w:beforeAutospacing="1" w:after="100" w:afterAutospacing="1" w:line="230" w:lineRule="atLeast"/>
              <w:jc w:val="both"/>
              <w:rPr>
                <w:rStyle w:val="requri"/>
                <w:lang w:val="en-CA"/>
              </w:rPr>
            </w:pPr>
            <w:r>
              <w:rPr>
                <w:rStyle w:val="reqtext"/>
                <w:lang w:val="en-CA"/>
              </w:rPr>
              <w:t>Interval SHALL be encoded with GM_LineString with 2 1D points.</w:t>
            </w:r>
          </w:p>
        </w:tc>
      </w:tr>
      <w:tr w:rsidR="001E7133" w:rsidRPr="00402582" w14:paraId="7B87F1E9"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FACE5A6" w14:textId="12FF518E"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0192DC8" w14:textId="77777777" w:rsidR="001E7133" w:rsidRDefault="001E7133" w:rsidP="001E7133">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interval-1D-SRS</w:t>
            </w:r>
          </w:p>
          <w:p w14:paraId="16F2CBFA" w14:textId="60FE0FFF" w:rsidR="001E7133" w:rsidRDefault="001E7133" w:rsidP="001E7133">
            <w:pPr>
              <w:spacing w:before="100" w:beforeAutospacing="1" w:after="100" w:afterAutospacing="1" w:line="230" w:lineRule="atLeast"/>
              <w:jc w:val="both"/>
              <w:rPr>
                <w:rStyle w:val="requri"/>
                <w:lang w:val="en-CA"/>
              </w:rPr>
            </w:pPr>
            <w:r>
              <w:rPr>
                <w:rStyle w:val="reqtext"/>
                <w:lang w:val="en-CA"/>
              </w:rPr>
              <w:t>Coordinate Reference System of interval geometries SHALL use an appropriate 1D CRS.</w:t>
            </w:r>
          </w:p>
        </w:tc>
      </w:tr>
      <w:tr w:rsidR="001E7133" w:rsidRPr="00402582" w14:paraId="43071146"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9586B69" w14:textId="67E872B3"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D9777B1" w14:textId="77777777" w:rsidR="001E7133" w:rsidRDefault="001E7133" w:rsidP="001E7133">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borehole-position-null</w:t>
            </w:r>
          </w:p>
          <w:p w14:paraId="401D670C" w14:textId="26D78603" w:rsidR="001E7133" w:rsidRDefault="001E7133" w:rsidP="001E7133">
            <w:pPr>
              <w:spacing w:before="100" w:beforeAutospacing="1" w:after="100" w:afterAutospacing="1" w:line="230" w:lineRule="atLeast"/>
              <w:jc w:val="both"/>
              <w:rPr>
                <w:rStyle w:val="requri"/>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r>
              <w:rPr>
                <w:rStyle w:val="reqtext"/>
                <w:lang w:val="en-CA"/>
              </w:rPr>
              <w:t>.</w:t>
            </w:r>
          </w:p>
        </w:tc>
      </w:tr>
      <w:tr w:rsidR="001E7133" w:rsidRPr="00402582" w14:paraId="3F15B9CD"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012E8313" w14:textId="76B63E49"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03A074AC"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borehole-3d</w:t>
            </w:r>
          </w:p>
          <w:p w14:paraId="70671ECE" w14:textId="410D21E9" w:rsidR="001E7133" w:rsidRDefault="001E7133" w:rsidP="00513449">
            <w:pPr>
              <w:spacing w:before="100" w:beforeAutospacing="1" w:after="100" w:afterAutospacing="1" w:line="230" w:lineRule="atLeast"/>
              <w:jc w:val="both"/>
              <w:rPr>
                <w:rStyle w:val="requri"/>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r w:rsidR="001E7133" w:rsidRPr="00402582" w14:paraId="48B3036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F85C151" w14:textId="1F20CDE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4D88C4"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borehole-elevation-dim</w:t>
            </w:r>
          </w:p>
          <w:p w14:paraId="09562416" w14:textId="5E6E74D4" w:rsidR="001E7133" w:rsidRDefault="001E7133" w:rsidP="00513449">
            <w:pPr>
              <w:spacing w:before="100" w:beforeAutospacing="1" w:after="100" w:afterAutospacing="1" w:line="230" w:lineRule="atLeast"/>
              <w:jc w:val="both"/>
              <w:rPr>
                <w:rStyle w:val="requri"/>
                <w:lang w:val="en-CA"/>
              </w:rPr>
            </w:pPr>
            <w:r>
              <w:rPr>
                <w:rStyle w:val="reqtext"/>
                <w:lang w:val="en-CA"/>
              </w:rPr>
              <w:t xml:space="preserve">Origin elevation SHALL be </w:t>
            </w:r>
            <w:proofErr w:type="gramStart"/>
            <w:r>
              <w:rPr>
                <w:rStyle w:val="reqtext"/>
                <w:lang w:val="en-CA"/>
              </w:rPr>
              <w:t>a geometry</w:t>
            </w:r>
            <w:proofErr w:type="gramEnd"/>
            <w:r>
              <w:rPr>
                <w:rStyle w:val="reqtext"/>
                <w:lang w:val="en-CA"/>
              </w:rPr>
              <w:t xml:space="preserve"> with a dimension of 1.</w:t>
            </w:r>
          </w:p>
        </w:tc>
      </w:tr>
      <w:tr w:rsidR="001E7133" w:rsidRPr="00402582" w14:paraId="2FCB5C4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1919B549" w14:textId="32229349"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0885434"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borehole-elevation-CRS</w:t>
            </w:r>
          </w:p>
          <w:p w14:paraId="0A4C6500" w14:textId="27CBBE58" w:rsidR="001E7133" w:rsidRDefault="001E7133" w:rsidP="00513449">
            <w:pPr>
              <w:spacing w:before="100" w:beforeAutospacing="1" w:after="100" w:afterAutospacing="1" w:line="230" w:lineRule="atLeast"/>
              <w:jc w:val="both"/>
              <w:rPr>
                <w:rStyle w:val="requri"/>
                <w:lang w:val="en-CA"/>
              </w:rPr>
            </w:pPr>
            <w:r>
              <w:rPr>
                <w:rStyle w:val="reqtext"/>
                <w:lang w:val="en-CA"/>
              </w:rPr>
              <w:t>Origin elevation srsName identifier SHALL be vertical CRS having a EPSG in the range 5600-5799</w:t>
            </w:r>
          </w:p>
        </w:tc>
      </w:tr>
      <w:tr w:rsidR="001E7133" w:rsidRPr="00402582" w14:paraId="4CB55BE2"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7A11C17" w14:textId="73791C9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3D0905C"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borehole-pos</w:t>
            </w:r>
          </w:p>
          <w:p w14:paraId="6ABF6C94" w14:textId="70E29532" w:rsidR="001E7133" w:rsidRDefault="001E7133" w:rsidP="00513449">
            <w:pPr>
              <w:spacing w:before="100" w:beforeAutospacing="1" w:after="100" w:afterAutospacing="1" w:line="230" w:lineRule="atLeast"/>
              <w:jc w:val="both"/>
              <w:rPr>
                <w:rStyle w:val="requri"/>
                <w:lang w:val="en-CA"/>
              </w:rPr>
            </w:pPr>
            <w:r>
              <w:rPr>
                <w:rStyle w:val="reqtext"/>
                <w:lang w:val="en-CA"/>
              </w:rPr>
              <w:lastRenderedPageBreak/>
              <w:t>Position SHALL be provided as a pair of measurements representing an interval along the path of the borehole.</w:t>
            </w:r>
          </w:p>
        </w:tc>
      </w:tr>
      <w:tr w:rsidR="001E7133" w:rsidRPr="00402582" w14:paraId="1BDF2754"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492B914" w14:textId="335F2A1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4E7B52B2"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borehole-reference-geom</w:t>
            </w:r>
          </w:p>
          <w:p w14:paraId="6BD31525" w14:textId="5C0C1D0F" w:rsidR="001E7133" w:rsidRDefault="001E7133" w:rsidP="00513449">
            <w:pPr>
              <w:spacing w:before="100" w:beforeAutospacing="1" w:after="100" w:afterAutospacing="1" w:line="230" w:lineRule="atLeast"/>
              <w:jc w:val="both"/>
              <w:rPr>
                <w:rStyle w:val="requri"/>
                <w:lang w:val="en-CA"/>
              </w:rPr>
            </w:pPr>
            <w:r>
              <w:rPr>
                <w:rStyle w:val="reqtext"/>
                <w:lang w:val="en-CA"/>
              </w:rPr>
              <w:t>A position MAY identify a reference geometry to provide a coordinate reference system, otherwise, the distance will be considered as directed vertically.</w:t>
            </w:r>
          </w:p>
        </w:tc>
      </w:tr>
    </w:tbl>
    <w:p w14:paraId="38AC94E8" w14:textId="0C94CE9A" w:rsidR="00513449" w:rsidRDefault="001E7133" w:rsidP="001E7133">
      <w:pPr>
        <w:rPr>
          <w:lang w:val="en-CA"/>
        </w:rPr>
      </w:pPr>
      <w:r>
        <w:br w:type="page"/>
      </w:r>
    </w:p>
    <w:p w14:paraId="54A93E75" w14:textId="77777777" w:rsidR="00513449" w:rsidRDefault="00513449" w:rsidP="00CD7325">
      <w:pPr>
        <w:rPr>
          <w:lang w:val="en-CA"/>
        </w:rPr>
      </w:pPr>
    </w:p>
    <w:p w14:paraId="5F8C507B" w14:textId="12D2AB38" w:rsidR="00CD7325" w:rsidRDefault="00CD7325" w:rsidP="00CD7325">
      <w:pPr>
        <w:rPr>
          <w:lang w:val="en-CA"/>
        </w:rPr>
      </w:pPr>
      <w:r w:rsidRPr="00CD7325">
        <w:rPr>
          <w:lang w:val="en-CA"/>
        </w:rPr>
        <w:t xml:space="preserve">The GeoSciML Borehole package contains </w:t>
      </w:r>
      <w:r w:rsidR="004E6F80">
        <w:rPr>
          <w:lang w:val="en-CA"/>
        </w:rPr>
        <w:t>representing information model for</w:t>
      </w:r>
      <w:r w:rsidRPr="00CD7325">
        <w:rPr>
          <w:lang w:val="en-CA"/>
        </w:rPr>
        <w:t xml:space="preserve"> Boreholes</w:t>
      </w:r>
      <w:r w:rsidR="004E6F80">
        <w:rPr>
          <w:lang w:val="en-CA"/>
        </w:rPr>
        <w:t xml:space="preserve"> and related artefacts</w:t>
      </w:r>
      <w:r w:rsidRPr="00CD7325">
        <w:rPr>
          <w:lang w:val="en-CA"/>
        </w:rPr>
        <w:t>. This is primarily through re-use o</w:t>
      </w:r>
      <w:r>
        <w:rPr>
          <w:lang w:val="en-CA"/>
        </w:rPr>
        <w:t xml:space="preserve">f standard components from the </w:t>
      </w:r>
      <w:r w:rsidRPr="00CD7325">
        <w:rPr>
          <w:lang w:val="en-CA"/>
        </w:rPr>
        <w:t>Observations and Measurements package</w:t>
      </w:r>
      <w:r>
        <w:rPr>
          <w:lang w:val="en-CA"/>
        </w:rPr>
        <w:t xml:space="preserve"> (ISO19156)</w:t>
      </w:r>
      <w:r w:rsidRPr="00CD7325">
        <w:rPr>
          <w:lang w:val="en-CA"/>
        </w:rPr>
        <w:t>.</w:t>
      </w:r>
    </w:p>
    <w:p w14:paraId="733C5CE2" w14:textId="77777777" w:rsidR="000B1244" w:rsidRDefault="000B1244" w:rsidP="00CD7325">
      <w:pPr>
        <w:rPr>
          <w:lang w:val="en-CA"/>
        </w:rPr>
      </w:pPr>
    </w:p>
    <w:p w14:paraId="7457C781" w14:textId="0985DAFB" w:rsidR="000B1244" w:rsidRDefault="00F658C5" w:rsidP="000B1244">
      <w:pPr>
        <w:keepNext/>
      </w:pPr>
      <w:r>
        <w:rPr>
          <w:noProof/>
          <w:lang w:val="en-CA" w:eastAsia="en-CA"/>
        </w:rPr>
        <w:drawing>
          <wp:inline distT="0" distB="0" distL="0" distR="0" wp14:anchorId="05DF672F" wp14:editId="44BFB4BF">
            <wp:extent cx="5486400" cy="40195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486400" cy="4019550"/>
                    </a:xfrm>
                    <a:prstGeom prst="rect">
                      <a:avLst/>
                    </a:prstGeom>
                    <a:noFill/>
                    <a:ln>
                      <a:noFill/>
                    </a:ln>
                  </pic:spPr>
                </pic:pic>
              </a:graphicData>
            </a:graphic>
          </wp:inline>
        </w:drawing>
      </w:r>
    </w:p>
    <w:p w14:paraId="6DC4376B" w14:textId="2F6440B0" w:rsidR="000B1244" w:rsidRDefault="000B1244" w:rsidP="000B1244">
      <w:pPr>
        <w:pStyle w:val="Lgende"/>
        <w:rPr>
          <w:lang w:val="en-CA"/>
        </w:rPr>
      </w:pPr>
      <w:r>
        <w:t xml:space="preserve">Figure </w:t>
      </w:r>
      <w:r w:rsidR="00673E83">
        <w:fldChar w:fldCharType="begin"/>
      </w:r>
      <w:r w:rsidR="00673E83">
        <w:instrText xml:space="preserve"> SEQ Figure \* ARABIC </w:instrText>
      </w:r>
      <w:r w:rsidR="00673E83">
        <w:fldChar w:fldCharType="separate"/>
      </w:r>
      <w:r w:rsidR="00F02ED9">
        <w:rPr>
          <w:noProof/>
        </w:rPr>
        <w:t>80</w:t>
      </w:r>
      <w:r w:rsidR="00673E83">
        <w:rPr>
          <w:noProof/>
        </w:rPr>
        <w:fldChar w:fldCharType="end"/>
      </w:r>
      <w:r>
        <w:t>: Borehole dependency diagram</w:t>
      </w:r>
      <w:r w:rsidR="00B8253A">
        <w:t>.</w:t>
      </w:r>
    </w:p>
    <w:p w14:paraId="1B8F04AD" w14:textId="77777777" w:rsidR="000B1244" w:rsidRDefault="000B1244" w:rsidP="00CD7325">
      <w:pPr>
        <w:rPr>
          <w:lang w:val="en-CA"/>
        </w:rPr>
      </w:pPr>
    </w:p>
    <w:p w14:paraId="77D69A94" w14:textId="63CAD560" w:rsidR="00F46BB7" w:rsidRDefault="00F658C5" w:rsidP="00F46BB7">
      <w:pPr>
        <w:keepNext/>
      </w:pPr>
      <w:r>
        <w:rPr>
          <w:noProof/>
          <w:lang w:val="en-CA" w:eastAsia="en-CA"/>
        </w:rPr>
        <w:lastRenderedPageBreak/>
        <w:drawing>
          <wp:inline distT="0" distB="0" distL="0" distR="0" wp14:anchorId="7FDE0D21" wp14:editId="1B63EEBF">
            <wp:extent cx="5486400" cy="42672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486400" cy="4267200"/>
                    </a:xfrm>
                    <a:prstGeom prst="rect">
                      <a:avLst/>
                    </a:prstGeom>
                    <a:noFill/>
                    <a:ln>
                      <a:noFill/>
                    </a:ln>
                  </pic:spPr>
                </pic:pic>
              </a:graphicData>
            </a:graphic>
          </wp:inline>
        </w:drawing>
      </w:r>
    </w:p>
    <w:p w14:paraId="799B4D2A" w14:textId="434927FE" w:rsidR="00611A7A" w:rsidRDefault="00F46BB7" w:rsidP="00F46BB7">
      <w:pPr>
        <w:pStyle w:val="Lgende"/>
        <w:rPr>
          <w:lang w:val="en-CA"/>
        </w:rPr>
      </w:pPr>
      <w:r>
        <w:t xml:space="preserve">Figure </w:t>
      </w:r>
      <w:r w:rsidR="00673E83">
        <w:fldChar w:fldCharType="begin"/>
      </w:r>
      <w:r w:rsidR="00673E83">
        <w:instrText xml:space="preserve"> SEQ Figure \* ARABIC </w:instrText>
      </w:r>
      <w:r w:rsidR="00673E83">
        <w:fldChar w:fldCharType="separate"/>
      </w:r>
      <w:r w:rsidR="00F02ED9">
        <w:rPr>
          <w:noProof/>
        </w:rPr>
        <w:t>81</w:t>
      </w:r>
      <w:r w:rsidR="00673E83">
        <w:rPr>
          <w:noProof/>
        </w:rPr>
        <w:fldChar w:fldCharType="end"/>
      </w:r>
      <w:r>
        <w:t>: Borehole summary diagram</w:t>
      </w:r>
      <w:r w:rsidR="00B8253A">
        <w:t>.</w:t>
      </w:r>
    </w:p>
    <w:p w14:paraId="23ADA6F7" w14:textId="77777777" w:rsidR="00F46BB7" w:rsidRDefault="00F46BB7" w:rsidP="00CD7325">
      <w:pPr>
        <w:rPr>
          <w:lang w:val="en-CA"/>
        </w:rPr>
      </w:pPr>
    </w:p>
    <w:p w14:paraId="63C357C5" w14:textId="55687718" w:rsidR="00611A7A" w:rsidRDefault="00F46BB7" w:rsidP="00A458A9">
      <w:pPr>
        <w:pStyle w:val="Titre3"/>
        <w:rPr>
          <w:lang w:val="en-CA"/>
        </w:rPr>
      </w:pPr>
      <w:bookmarkStart w:id="708" w:name="_Toc452643176"/>
      <w:r>
        <w:rPr>
          <w:lang w:val="en-CA"/>
        </w:rPr>
        <w:t>Borehole</w:t>
      </w:r>
      <w:bookmarkEnd w:id="708"/>
    </w:p>
    <w:p w14:paraId="54B9517D" w14:textId="77777777" w:rsidR="00B8253A" w:rsidRDefault="00B8253A" w:rsidP="00CD7325">
      <w:pPr>
        <w:rPr>
          <w:lang w:val="en-CA"/>
        </w:rPr>
      </w:pPr>
    </w:p>
    <w:p w14:paraId="1C005FD0" w14:textId="095357A3" w:rsidR="00F46BB7" w:rsidRDefault="000B1244" w:rsidP="00CD7325">
      <w:pPr>
        <w:rPr>
          <w:lang w:val="en-CA"/>
        </w:rPr>
      </w:pPr>
      <w:r>
        <w:rPr>
          <w:lang w:val="en-CA"/>
        </w:rPr>
        <w:t>This requirements class describes Borehole and BoreholeInterval and related data types.  This package is interested in Borehole as a mean to sample geologic units underground</w:t>
      </w:r>
      <w:r w:rsidR="00090DCF">
        <w:rPr>
          <w:lang w:val="en-CA"/>
        </w:rPr>
        <w:t xml:space="preserve"> and thus provide a linear map of the geology.</w:t>
      </w:r>
    </w:p>
    <w:p w14:paraId="3756A78B" w14:textId="7C6E3238" w:rsidR="00F46BB7" w:rsidRDefault="00F658C5" w:rsidP="00F46BB7">
      <w:pPr>
        <w:keepNext/>
      </w:pPr>
      <w:r>
        <w:rPr>
          <w:noProof/>
          <w:lang w:val="en-CA" w:eastAsia="en-CA"/>
        </w:rPr>
        <w:lastRenderedPageBreak/>
        <w:drawing>
          <wp:inline distT="0" distB="0" distL="0" distR="0" wp14:anchorId="6B5502F1" wp14:editId="70801338">
            <wp:extent cx="5486400" cy="309562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486400" cy="3095625"/>
                    </a:xfrm>
                    <a:prstGeom prst="rect">
                      <a:avLst/>
                    </a:prstGeom>
                    <a:noFill/>
                    <a:ln>
                      <a:noFill/>
                    </a:ln>
                  </pic:spPr>
                </pic:pic>
              </a:graphicData>
            </a:graphic>
          </wp:inline>
        </w:drawing>
      </w:r>
    </w:p>
    <w:p w14:paraId="0F8F0235" w14:textId="44262699" w:rsidR="00F46BB7" w:rsidRDefault="00F46BB7" w:rsidP="00F46BB7">
      <w:pPr>
        <w:pStyle w:val="Lgende"/>
        <w:rPr>
          <w:lang w:val="en-CA"/>
        </w:rPr>
      </w:pPr>
      <w:r>
        <w:t xml:space="preserve">Figure </w:t>
      </w:r>
      <w:r w:rsidR="00673E83">
        <w:fldChar w:fldCharType="begin"/>
      </w:r>
      <w:r w:rsidR="00673E83">
        <w:instrText xml:space="preserve"> SEQ Figure \* ARABIC </w:instrText>
      </w:r>
      <w:r w:rsidR="00673E83">
        <w:fldChar w:fldCharType="separate"/>
      </w:r>
      <w:r w:rsidR="00F02ED9">
        <w:rPr>
          <w:noProof/>
        </w:rPr>
        <w:t>82</w:t>
      </w:r>
      <w:r w:rsidR="00673E83">
        <w:rPr>
          <w:noProof/>
        </w:rPr>
        <w:fldChar w:fldCharType="end"/>
      </w:r>
      <w:r>
        <w:t>: Borehole</w:t>
      </w:r>
      <w:r w:rsidR="00B8253A">
        <w:t xml:space="preserve"> context diagram.</w:t>
      </w:r>
    </w:p>
    <w:p w14:paraId="57EB2400" w14:textId="72D0FEC5" w:rsidR="00F46BB7" w:rsidRDefault="00F46BB7" w:rsidP="00F46BB7">
      <w:pPr>
        <w:pStyle w:val="Titre4"/>
        <w:rPr>
          <w:lang w:val="en-CA"/>
        </w:rPr>
      </w:pPr>
      <w:r>
        <w:rPr>
          <w:lang w:val="en-CA"/>
        </w:rPr>
        <w:t>Borehole</w:t>
      </w:r>
    </w:p>
    <w:p w14:paraId="7419823E" w14:textId="77777777" w:rsidR="00F46BB7" w:rsidRDefault="00F46BB7" w:rsidP="00CD7325">
      <w:pPr>
        <w:rPr>
          <w:lang w:val="en-CA"/>
        </w:rPr>
      </w:pPr>
    </w:p>
    <w:p w14:paraId="5C935A69" w14:textId="5271D587" w:rsidR="00F46BB7" w:rsidRDefault="00F46BB7" w:rsidP="00CD7325">
      <w:pPr>
        <w:rPr>
          <w:lang w:val="en-CA"/>
        </w:rPr>
      </w:pPr>
      <w:r w:rsidRPr="00F46BB7">
        <w:rPr>
          <w:lang w:val="en-CA"/>
        </w:rPr>
        <w:t>A borehole is the generalized term for any narrow shaft drilled in the ground, either vertically, horizontally, or inclined.</w:t>
      </w:r>
    </w:p>
    <w:p w14:paraId="6D6EB0EE" w14:textId="518A291F" w:rsidR="006A1F12" w:rsidRDefault="006A1F12" w:rsidP="00D20646">
      <w:pPr>
        <w:pStyle w:val="Titre5"/>
        <w:rPr>
          <w:lang w:val="en-CA"/>
        </w:rPr>
      </w:pPr>
      <w:proofErr w:type="gramStart"/>
      <w:r w:rsidRPr="006A1F12">
        <w:rPr>
          <w:lang w:val="en-CA"/>
        </w:rPr>
        <w:t>indexData</w:t>
      </w:r>
      <w:proofErr w:type="gramEnd"/>
    </w:p>
    <w:p w14:paraId="5ECF0A3D" w14:textId="77777777" w:rsidR="006A1F12" w:rsidRPr="006A1F12" w:rsidRDefault="006A1F12">
      <w:pPr>
        <w:rPr>
          <w:lang w:val="en-CA"/>
        </w:rPr>
      </w:pPr>
    </w:p>
    <w:p w14:paraId="3C5870FD" w14:textId="7AB0EB40" w:rsidR="006A1F12" w:rsidRDefault="006A1F12" w:rsidP="00CD7325">
      <w:pPr>
        <w:rPr>
          <w:lang w:val="en-CA"/>
        </w:rPr>
      </w:pPr>
      <w:r>
        <w:rPr>
          <w:lang w:val="en-CA"/>
        </w:rPr>
        <w:t>The property indexData</w:t>
      </w:r>
      <w:proofErr w:type="gramStart"/>
      <w:r>
        <w:rPr>
          <w:lang w:val="en-CA"/>
        </w:rPr>
        <w:t>:Borehol</w:t>
      </w:r>
      <w:r w:rsidR="00675648">
        <w:rPr>
          <w:lang w:val="en-CA"/>
        </w:rPr>
        <w:t>e</w:t>
      </w:r>
      <w:r>
        <w:rPr>
          <w:lang w:val="en-CA"/>
        </w:rPr>
        <w:t>Detail</w:t>
      </w:r>
      <w:proofErr w:type="gramEnd"/>
      <w:r>
        <w:rPr>
          <w:lang w:val="en-CA"/>
        </w:rPr>
        <w:t xml:space="preserve"> shall s</w:t>
      </w:r>
      <w:r w:rsidR="00675648">
        <w:rPr>
          <w:lang w:val="en-CA"/>
        </w:rPr>
        <w:t>pecify</w:t>
      </w:r>
      <w:r w:rsidRPr="006A1F12">
        <w:rPr>
          <w:lang w:val="en-CA"/>
        </w:rPr>
        <w:t xml:space="preserve"> </w:t>
      </w:r>
      <w:r w:rsidR="00675648">
        <w:rPr>
          <w:lang w:val="en-CA"/>
        </w:rPr>
        <w:t>borehole details, such as the operator, the custodian, dates of drilling, etc.</w:t>
      </w:r>
    </w:p>
    <w:p w14:paraId="47C8B1C2" w14:textId="49B4B4AC" w:rsidR="006A1F12" w:rsidRDefault="006A1F12" w:rsidP="00D20646">
      <w:pPr>
        <w:pStyle w:val="Titre5"/>
        <w:rPr>
          <w:lang w:val="en-CA"/>
        </w:rPr>
      </w:pPr>
      <w:proofErr w:type="gramStart"/>
      <w:r w:rsidRPr="006A1F12">
        <w:rPr>
          <w:lang w:val="en-CA"/>
        </w:rPr>
        <w:t>downholeDrillingDetails</w:t>
      </w:r>
      <w:proofErr w:type="gramEnd"/>
    </w:p>
    <w:p w14:paraId="73C3E875" w14:textId="77777777" w:rsidR="00675648" w:rsidRPr="00675648" w:rsidRDefault="00675648">
      <w:pPr>
        <w:rPr>
          <w:lang w:val="en-CA"/>
        </w:rPr>
      </w:pPr>
    </w:p>
    <w:p w14:paraId="34841602" w14:textId="55D55252" w:rsidR="00675648" w:rsidRDefault="00675648" w:rsidP="006A1F12">
      <w:pPr>
        <w:rPr>
          <w:lang w:val="en-CA"/>
        </w:rPr>
      </w:pPr>
      <w:r>
        <w:rPr>
          <w:lang w:val="en-CA"/>
        </w:rPr>
        <w:t>The property downholeDrillingDetails</w:t>
      </w:r>
      <w:proofErr w:type="gramStart"/>
      <w:r>
        <w:rPr>
          <w:lang w:val="en-CA"/>
        </w:rPr>
        <w:t>:DrillingDetails</w:t>
      </w:r>
      <w:proofErr w:type="gramEnd"/>
      <w:r>
        <w:rPr>
          <w:lang w:val="en-CA"/>
        </w:rPr>
        <w:t xml:space="preserve"> shall specify</w:t>
      </w:r>
      <w:r w:rsidRPr="00675648">
        <w:rPr>
          <w:lang w:val="en-CA"/>
        </w:rPr>
        <w:t xml:space="preserve"> the drilling method and borehole diameter for intervals down the borehole</w:t>
      </w:r>
      <w:r>
        <w:rPr>
          <w:lang w:val="en-CA"/>
        </w:rPr>
        <w:t>.</w:t>
      </w:r>
    </w:p>
    <w:p w14:paraId="3DB9B416" w14:textId="2ECAE9A0" w:rsidR="00675648" w:rsidRDefault="00675648" w:rsidP="00D20646">
      <w:pPr>
        <w:pStyle w:val="Titre5"/>
        <w:rPr>
          <w:lang w:val="en-CA"/>
        </w:rPr>
      </w:pPr>
      <w:proofErr w:type="gramStart"/>
      <w:r>
        <w:rPr>
          <w:lang w:val="en-CA"/>
        </w:rPr>
        <w:t>logElement</w:t>
      </w:r>
      <w:proofErr w:type="gramEnd"/>
    </w:p>
    <w:p w14:paraId="686790B2" w14:textId="77777777" w:rsidR="00675648" w:rsidRPr="00675648" w:rsidRDefault="00675648">
      <w:pPr>
        <w:rPr>
          <w:lang w:val="en-CA"/>
        </w:rPr>
      </w:pPr>
    </w:p>
    <w:p w14:paraId="183E72E8" w14:textId="69945E90" w:rsidR="00675648" w:rsidRDefault="00675648" w:rsidP="006A1F12">
      <w:pPr>
        <w:rPr>
          <w:lang w:val="en-CA"/>
        </w:rPr>
      </w:pPr>
      <w:r>
        <w:rPr>
          <w:lang w:val="en-CA"/>
        </w:rPr>
        <w:t xml:space="preserve">The property logElement shall be an association between a Borehole and a LogElement </w:t>
      </w:r>
      <w:r w:rsidRPr="00675648">
        <w:rPr>
          <w:lang w:val="en-CA"/>
        </w:rPr>
        <w:t>instances</w:t>
      </w:r>
      <w:r w:rsidR="004E6F80">
        <w:rPr>
          <w:lang w:val="en-CA"/>
        </w:rPr>
        <w:t>.</w:t>
      </w:r>
    </w:p>
    <w:p w14:paraId="6FF1F5A6" w14:textId="6826F380" w:rsidR="00675648" w:rsidRDefault="00675648" w:rsidP="00D20646">
      <w:pPr>
        <w:pStyle w:val="Titre5"/>
        <w:rPr>
          <w:lang w:val="en-CA"/>
        </w:rPr>
      </w:pPr>
      <w:proofErr w:type="gramStart"/>
      <w:r>
        <w:rPr>
          <w:lang w:val="en-CA"/>
        </w:rPr>
        <w:t>referenceLocation</w:t>
      </w:r>
      <w:proofErr w:type="gramEnd"/>
    </w:p>
    <w:p w14:paraId="3958527D" w14:textId="0401CF2B" w:rsidR="00675648" w:rsidRDefault="00675648" w:rsidP="006A1F12">
      <w:pPr>
        <w:rPr>
          <w:lang w:val="en-CA"/>
        </w:rPr>
      </w:pPr>
      <w:r>
        <w:rPr>
          <w:lang w:val="en-CA"/>
        </w:rPr>
        <w:lastRenderedPageBreak/>
        <w:t xml:space="preserve">The property referenceLocation shall be an association between a Borehole and </w:t>
      </w:r>
      <w:r w:rsidR="00B45030">
        <w:rPr>
          <w:lang w:val="en-CA"/>
        </w:rPr>
        <w:t>an</w:t>
      </w:r>
      <w:r>
        <w:rPr>
          <w:lang w:val="en-CA"/>
        </w:rPr>
        <w:t xml:space="preserve"> OriginPosition </w:t>
      </w:r>
      <w:r w:rsidRPr="00675648">
        <w:rPr>
          <w:lang w:val="en-CA"/>
        </w:rPr>
        <w:t>corresponding to the start point of a borehole log.  This may, but not necessarily, correspond to the borehole collar location (</w:t>
      </w:r>
      <w:r w:rsidR="00B45030" w:rsidRPr="00675648">
        <w:rPr>
          <w:lang w:val="en-CA"/>
        </w:rPr>
        <w:t>e.g.</w:t>
      </w:r>
      <w:r w:rsidRPr="00675648">
        <w:rPr>
          <w:lang w:val="en-CA"/>
        </w:rPr>
        <w:t xml:space="preserve">, </w:t>
      </w:r>
      <w:proofErr w:type="gramStart"/>
      <w:r w:rsidRPr="00675648">
        <w:rPr>
          <w:lang w:val="en-CA"/>
        </w:rPr>
        <w:t>kelly</w:t>
      </w:r>
      <w:proofErr w:type="gramEnd"/>
      <w:r w:rsidRPr="00675648">
        <w:rPr>
          <w:lang w:val="en-CA"/>
        </w:rPr>
        <w:t xml:space="preserve"> bush).</w:t>
      </w:r>
    </w:p>
    <w:p w14:paraId="5409A7D9" w14:textId="6D018B4F" w:rsidR="00F46BB7" w:rsidRDefault="00F46BB7" w:rsidP="00F46BB7">
      <w:pPr>
        <w:pStyle w:val="Titre4"/>
        <w:rPr>
          <w:lang w:val="en-CA"/>
        </w:rPr>
      </w:pPr>
      <w:r>
        <w:rPr>
          <w:lang w:val="en-CA"/>
        </w:rPr>
        <w:t>DrillingDetails</w:t>
      </w:r>
    </w:p>
    <w:p w14:paraId="258B25B7" w14:textId="77777777" w:rsidR="00F46BB7" w:rsidRDefault="00F46BB7" w:rsidP="00CD7325">
      <w:pPr>
        <w:rPr>
          <w:lang w:val="en-CA"/>
        </w:rPr>
      </w:pPr>
    </w:p>
    <w:p w14:paraId="11791404" w14:textId="193A49F6" w:rsidR="00F46BB7" w:rsidRDefault="004E6F80" w:rsidP="00CD7325">
      <w:pPr>
        <w:rPr>
          <w:lang w:val="en-CA"/>
        </w:rPr>
      </w:pPr>
      <w:r>
        <w:rPr>
          <w:lang w:val="en-CA"/>
        </w:rPr>
        <w:t>Drilling Details is a</w:t>
      </w:r>
      <w:r w:rsidR="00F46BB7" w:rsidRPr="00F46BB7">
        <w:rPr>
          <w:lang w:val="en-CA"/>
        </w:rPr>
        <w:t xml:space="preserve"> class t</w:t>
      </w:r>
      <w:r>
        <w:rPr>
          <w:lang w:val="en-CA"/>
        </w:rPr>
        <w:t>hat</w:t>
      </w:r>
      <w:r w:rsidR="00F46BB7" w:rsidRPr="00F46BB7">
        <w:rPr>
          <w:lang w:val="en-CA"/>
        </w:rPr>
        <w:t xml:space="preserve"> capture</w:t>
      </w:r>
      <w:r>
        <w:rPr>
          <w:lang w:val="en-CA"/>
        </w:rPr>
        <w:t>s</w:t>
      </w:r>
      <w:r w:rsidR="00F46BB7" w:rsidRPr="00F46BB7">
        <w:rPr>
          <w:lang w:val="en-CA"/>
        </w:rPr>
        <w:t xml:space="preserve"> </w:t>
      </w:r>
      <w:r>
        <w:rPr>
          <w:lang w:val="en-CA"/>
        </w:rPr>
        <w:t xml:space="preserve">the </w:t>
      </w:r>
      <w:r w:rsidR="00F46BB7" w:rsidRPr="00F46BB7">
        <w:rPr>
          <w:lang w:val="en-CA"/>
        </w:rPr>
        <w:t xml:space="preserve">description of drilling methods and </w:t>
      </w:r>
      <w:proofErr w:type="gramStart"/>
      <w:r w:rsidR="00F46BB7" w:rsidRPr="00F46BB7">
        <w:rPr>
          <w:lang w:val="en-CA"/>
        </w:rPr>
        <w:t>hole</w:t>
      </w:r>
      <w:proofErr w:type="gramEnd"/>
      <w:r w:rsidR="00F46BB7" w:rsidRPr="00F46BB7">
        <w:rPr>
          <w:lang w:val="en-CA"/>
        </w:rPr>
        <w:t xml:space="preserve"> diameter</w:t>
      </w:r>
      <w:r>
        <w:rPr>
          <w:lang w:val="en-CA"/>
        </w:rPr>
        <w:t>s</w:t>
      </w:r>
      <w:r w:rsidR="00F46BB7" w:rsidRPr="00F46BB7">
        <w:rPr>
          <w:lang w:val="en-CA"/>
        </w:rPr>
        <w:t xml:space="preserve"> down the </w:t>
      </w:r>
      <w:r>
        <w:rPr>
          <w:lang w:val="en-CA"/>
        </w:rPr>
        <w:t>drilling path</w:t>
      </w:r>
      <w:r w:rsidR="00F46BB7" w:rsidRPr="00F46BB7">
        <w:rPr>
          <w:lang w:val="en-CA"/>
        </w:rPr>
        <w:t>.</w:t>
      </w:r>
    </w:p>
    <w:p w14:paraId="257F67F8" w14:textId="27BFE172" w:rsidR="008B1DC6" w:rsidRDefault="008B1DC6" w:rsidP="008B1DC6">
      <w:pPr>
        <w:keepNext/>
        <w:rPr>
          <w:noProof/>
          <w:lang w:val="en-CA" w:eastAsia="en-CA"/>
        </w:rPr>
      </w:pPr>
    </w:p>
    <w:p w14:paraId="72C112B5" w14:textId="13EFF86D" w:rsidR="00745739" w:rsidRDefault="00F658C5" w:rsidP="008B1DC6">
      <w:pPr>
        <w:keepNext/>
      </w:pPr>
      <w:r>
        <w:rPr>
          <w:noProof/>
          <w:lang w:val="en-CA" w:eastAsia="en-CA"/>
        </w:rPr>
        <w:drawing>
          <wp:inline distT="0" distB="0" distL="0" distR="0" wp14:anchorId="703301F9" wp14:editId="20D12E75">
            <wp:extent cx="5495925" cy="351472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495925" cy="3514725"/>
                    </a:xfrm>
                    <a:prstGeom prst="rect">
                      <a:avLst/>
                    </a:prstGeom>
                    <a:noFill/>
                    <a:ln>
                      <a:noFill/>
                    </a:ln>
                  </pic:spPr>
                </pic:pic>
              </a:graphicData>
            </a:graphic>
          </wp:inline>
        </w:drawing>
      </w:r>
    </w:p>
    <w:p w14:paraId="6C408421" w14:textId="51892DC8" w:rsidR="008B1DC6" w:rsidRDefault="008B1DC6" w:rsidP="008B1DC6">
      <w:pPr>
        <w:pStyle w:val="Lgende"/>
        <w:rPr>
          <w:lang w:val="en-CA"/>
        </w:rPr>
      </w:pPr>
      <w:r>
        <w:t xml:space="preserve">Figure </w:t>
      </w:r>
      <w:r w:rsidR="00673E83">
        <w:fldChar w:fldCharType="begin"/>
      </w:r>
      <w:r w:rsidR="00673E83">
        <w:instrText xml:space="preserve"> SEQ Figure \* ARABIC </w:instrText>
      </w:r>
      <w:r w:rsidR="00673E83">
        <w:fldChar w:fldCharType="separate"/>
      </w:r>
      <w:r w:rsidR="00F02ED9">
        <w:rPr>
          <w:noProof/>
        </w:rPr>
        <w:t>83</w:t>
      </w:r>
      <w:r w:rsidR="00673E83">
        <w:rPr>
          <w:noProof/>
        </w:rPr>
        <w:fldChar w:fldCharType="end"/>
      </w:r>
      <w:r>
        <w:t>: Drilling details</w:t>
      </w:r>
    </w:p>
    <w:p w14:paraId="4A148068" w14:textId="4F0ED7AB" w:rsidR="00F46BB7" w:rsidRDefault="0056286F" w:rsidP="00D20646">
      <w:pPr>
        <w:pStyle w:val="Titre5"/>
        <w:rPr>
          <w:lang w:val="en-CA"/>
        </w:rPr>
      </w:pPr>
      <w:proofErr w:type="gramStart"/>
      <w:r w:rsidRPr="00D970E9">
        <w:rPr>
          <w:lang w:val="en-CA"/>
        </w:rPr>
        <w:t>drillingMethod</w:t>
      </w:r>
      <w:proofErr w:type="gramEnd"/>
    </w:p>
    <w:p w14:paraId="6B71DB12" w14:textId="77777777" w:rsidR="0056286F" w:rsidRPr="00D20646" w:rsidRDefault="0056286F">
      <w:pPr>
        <w:rPr>
          <w:lang w:val="en-CA"/>
        </w:rPr>
      </w:pPr>
    </w:p>
    <w:p w14:paraId="1437CE19" w14:textId="51F20390" w:rsidR="004E6F80" w:rsidRDefault="0056286F" w:rsidP="004E6F80">
      <w:pPr>
        <w:rPr>
          <w:lang w:val="en-CA"/>
        </w:rPr>
      </w:pPr>
      <w:r>
        <w:rPr>
          <w:lang w:val="en-CA"/>
        </w:rPr>
        <w:t xml:space="preserve">The </w:t>
      </w:r>
      <w:r w:rsidRPr="00D970E9">
        <w:rPr>
          <w:lang w:val="en-CA"/>
        </w:rPr>
        <w:t>drillingMethod</w:t>
      </w:r>
      <w:proofErr w:type="gramStart"/>
      <w:r>
        <w:t>:</w:t>
      </w:r>
      <w:r w:rsidRPr="0056286F">
        <w:rPr>
          <w:lang w:val="en-CA"/>
        </w:rPr>
        <w:t>BoreholeDrillingMethodCode</w:t>
      </w:r>
      <w:proofErr w:type="gramEnd"/>
      <w:r>
        <w:rPr>
          <w:lang w:val="en-CA"/>
        </w:rPr>
        <w:t xml:space="preserve"> property shall contain a term from a controlled vocabulary indicating </w:t>
      </w:r>
      <w:r w:rsidRPr="0056286F">
        <w:rPr>
          <w:lang w:val="en-CA"/>
        </w:rPr>
        <w:t>the drilling method used. Appropriate terms would include rotary air blast</w:t>
      </w:r>
      <w:r w:rsidR="00B8253A">
        <w:rPr>
          <w:lang w:val="en-CA"/>
        </w:rPr>
        <w:t>,</w:t>
      </w:r>
      <w:r w:rsidRPr="0056286F">
        <w:rPr>
          <w:lang w:val="en-CA"/>
        </w:rPr>
        <w:t xml:space="preserve"> auger</w:t>
      </w:r>
      <w:r w:rsidR="00B8253A">
        <w:rPr>
          <w:lang w:val="en-CA"/>
        </w:rPr>
        <w:t>,</w:t>
      </w:r>
      <w:r w:rsidRPr="0056286F">
        <w:rPr>
          <w:lang w:val="en-CA"/>
        </w:rPr>
        <w:t xml:space="preserve"> diamond core</w:t>
      </w:r>
      <w:r w:rsidR="00B8253A">
        <w:rPr>
          <w:lang w:val="en-CA"/>
        </w:rPr>
        <w:t>,</w:t>
      </w:r>
      <w:r w:rsidRPr="0056286F">
        <w:rPr>
          <w:lang w:val="en-CA"/>
        </w:rPr>
        <w:t xml:space="preserve"> air core</w:t>
      </w:r>
      <w:r w:rsidR="00B8253A">
        <w:rPr>
          <w:lang w:val="en-CA"/>
        </w:rPr>
        <w:t>,</w:t>
      </w:r>
      <w:r w:rsidRPr="0056286F">
        <w:rPr>
          <w:lang w:val="en-CA"/>
        </w:rPr>
        <w:t xml:space="preserve"> etc</w:t>
      </w:r>
      <w:r w:rsidR="00B8253A">
        <w:rPr>
          <w:lang w:val="en-CA"/>
        </w:rPr>
        <w:t>.</w:t>
      </w:r>
      <w:r w:rsidR="004E6F80">
        <w:rPr>
          <w:lang w:val="en-CA"/>
        </w:rPr>
        <w:t xml:space="preserve">  </w:t>
      </w:r>
      <w:r w:rsidR="004E6F80" w:rsidRPr="0056286F">
        <w:rPr>
          <w:lang w:val="en-CA"/>
        </w:rPr>
        <w:t xml:space="preserve">The "IntervalBegin" and "IntervalEnd" </w:t>
      </w:r>
      <w:r w:rsidR="004E6F80">
        <w:rPr>
          <w:lang w:val="en-CA"/>
        </w:rPr>
        <w:t>properties</w:t>
      </w:r>
      <w:r w:rsidR="004E6F80" w:rsidRPr="0056286F">
        <w:rPr>
          <w:lang w:val="en-CA"/>
        </w:rPr>
        <w:t xml:space="preserve"> are added as a measure to overcome problems with the delivery and queryability of 1D GML shapes via the "shape" property.</w:t>
      </w:r>
    </w:p>
    <w:p w14:paraId="07749BEF" w14:textId="116CC114" w:rsidR="0056286F" w:rsidRDefault="0056286F">
      <w:pPr>
        <w:rPr>
          <w:lang w:val="en-CA"/>
        </w:rPr>
      </w:pPr>
    </w:p>
    <w:p w14:paraId="10A4F4C1" w14:textId="77777777" w:rsidR="0056286F" w:rsidRDefault="0056286F">
      <w:pPr>
        <w:rPr>
          <w:lang w:val="en-CA"/>
        </w:rPr>
      </w:pPr>
    </w:p>
    <w:p w14:paraId="42B31125" w14:textId="72FFD682" w:rsidR="0056286F" w:rsidRDefault="0056286F" w:rsidP="00D20646">
      <w:pPr>
        <w:pStyle w:val="Titre5"/>
        <w:rPr>
          <w:lang w:val="en-CA"/>
        </w:rPr>
      </w:pPr>
      <w:proofErr w:type="gramStart"/>
      <w:r w:rsidRPr="0056286F">
        <w:rPr>
          <w:lang w:val="en-CA"/>
        </w:rPr>
        <w:lastRenderedPageBreak/>
        <w:t>boreholeDiameter</w:t>
      </w:r>
      <w:proofErr w:type="gramEnd"/>
    </w:p>
    <w:p w14:paraId="5FF268D0" w14:textId="77777777" w:rsidR="0056286F" w:rsidRPr="0056286F" w:rsidRDefault="0056286F">
      <w:pPr>
        <w:rPr>
          <w:lang w:val="en-CA"/>
        </w:rPr>
      </w:pPr>
    </w:p>
    <w:p w14:paraId="5BD51EAE" w14:textId="752BD19E" w:rsidR="0056286F" w:rsidRDefault="0056286F" w:rsidP="0056286F">
      <w:pPr>
        <w:rPr>
          <w:lang w:val="en-CA"/>
        </w:rPr>
      </w:pPr>
      <w:r>
        <w:rPr>
          <w:lang w:val="en-CA"/>
        </w:rPr>
        <w:t>The boreholeDiameter property (</w:t>
      </w:r>
      <w:r w:rsidR="00253146">
        <w:rPr>
          <w:lang w:val="en-CA"/>
        </w:rPr>
        <w:t>SWE::Quantity</w:t>
      </w:r>
      <w:r>
        <w:rPr>
          <w:lang w:val="en-CA"/>
        </w:rPr>
        <w:t>) shall contain a measurement (a value and a unit of measure) corresponding to the diameter of the drilled hole.</w:t>
      </w:r>
    </w:p>
    <w:p w14:paraId="753586F1" w14:textId="2186CF0D" w:rsidR="0056286F" w:rsidRDefault="0056286F" w:rsidP="00D20646">
      <w:pPr>
        <w:pStyle w:val="Titre5"/>
        <w:rPr>
          <w:lang w:val="en-CA"/>
        </w:rPr>
      </w:pPr>
      <w:proofErr w:type="gramStart"/>
      <w:r>
        <w:rPr>
          <w:lang w:val="en-CA"/>
        </w:rPr>
        <w:t>intervalBegin</w:t>
      </w:r>
      <w:proofErr w:type="gramEnd"/>
    </w:p>
    <w:p w14:paraId="310EEED4" w14:textId="77777777" w:rsidR="004E6F80" w:rsidRDefault="004E6F80" w:rsidP="0056286F">
      <w:pPr>
        <w:rPr>
          <w:lang w:val="en-CA"/>
        </w:rPr>
      </w:pPr>
    </w:p>
    <w:p w14:paraId="1E31593B" w14:textId="18DEB0DC" w:rsidR="0056286F" w:rsidRDefault="0056286F" w:rsidP="0056286F">
      <w:pPr>
        <w:rPr>
          <w:lang w:val="en-CA"/>
        </w:rPr>
      </w:pPr>
      <w:r>
        <w:rPr>
          <w:lang w:val="en-CA"/>
        </w:rPr>
        <w:t>The intervalBegin property (</w:t>
      </w:r>
      <w:r w:rsidR="00253146">
        <w:rPr>
          <w:lang w:val="en-CA"/>
        </w:rPr>
        <w:t>SWE::Quantity</w:t>
      </w:r>
      <w:r>
        <w:rPr>
          <w:lang w:val="en-CA"/>
        </w:rPr>
        <w:t>) shall contain a measurement (a value and a unit of measurement</w:t>
      </w:r>
      <w:r w:rsidR="00B45030">
        <w:rPr>
          <w:lang w:val="en-CA"/>
        </w:rPr>
        <w:t>) that</w:t>
      </w:r>
      <w:r>
        <w:rPr>
          <w:lang w:val="en-CA"/>
        </w:rPr>
        <w:t xml:space="preserve"> corresponds to t</w:t>
      </w:r>
      <w:r w:rsidRPr="0056286F">
        <w:rPr>
          <w:lang w:val="en-CA"/>
        </w:rPr>
        <w:t xml:space="preserve">he measured distance of the start of the interval along the path of the borehole. The measured value must be less than or equal to the IntervalEnd value.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2BDF47F3" w14:textId="77777777" w:rsidTr="00816874">
        <w:trPr>
          <w:cantSplit/>
        </w:trPr>
        <w:tc>
          <w:tcPr>
            <w:tcW w:w="4219" w:type="dxa"/>
            <w:tcBorders>
              <w:right w:val="nil"/>
            </w:tcBorders>
            <w:shd w:val="clear" w:color="auto" w:fill="auto"/>
          </w:tcPr>
          <w:p w14:paraId="3A3DBCD4" w14:textId="76B5B3DC" w:rsidR="0056286F" w:rsidRPr="00D12552" w:rsidRDefault="004E6F80" w:rsidP="0056286F">
            <w:pPr>
              <w:pStyle w:val="Tabletext10"/>
              <w:rPr>
                <w:rStyle w:val="requri"/>
                <w:lang w:val="en-CA"/>
              </w:rPr>
            </w:pPr>
            <w:r>
              <w:rPr>
                <w:rStyle w:val="Marquedecommentaire"/>
              </w:rPr>
              <w:commentReference w:id="709"/>
            </w:r>
            <w:r w:rsidR="0056286F">
              <w:rPr>
                <w:rStyle w:val="requri"/>
                <w:lang w:val="en-CA"/>
              </w:rPr>
              <w:t>/req/gsml4-borehole</w:t>
            </w:r>
            <w:r w:rsidR="0056286F" w:rsidRPr="00D12552">
              <w:rPr>
                <w:rStyle w:val="requri"/>
                <w:lang w:val="en-CA"/>
              </w:rPr>
              <w:t>/</w:t>
            </w:r>
            <w:r w:rsidR="0056286F">
              <w:rPr>
                <w:rStyle w:val="requri"/>
                <w:lang w:val="en-CA"/>
              </w:rPr>
              <w:t>value-intervalBegin</w:t>
            </w:r>
          </w:p>
        </w:tc>
        <w:tc>
          <w:tcPr>
            <w:tcW w:w="4678" w:type="dxa"/>
            <w:tcBorders>
              <w:left w:val="nil"/>
            </w:tcBorders>
            <w:shd w:val="clear" w:color="auto" w:fill="auto"/>
          </w:tcPr>
          <w:p w14:paraId="6D81E947" w14:textId="0A73357E" w:rsidR="0056286F" w:rsidRPr="00D12552" w:rsidRDefault="0056286F" w:rsidP="0056286F">
            <w:pPr>
              <w:pStyle w:val="Tabletext10"/>
              <w:jc w:val="left"/>
              <w:rPr>
                <w:rStyle w:val="reqtext"/>
                <w:lang w:val="en-CA"/>
              </w:rPr>
            </w:pPr>
            <w:r>
              <w:rPr>
                <w:rStyle w:val="reqtext"/>
                <w:lang w:val="en-CA"/>
              </w:rPr>
              <w:t>The value of intervalBegin SHALL be less or equal to the value of intervalEnd.</w:t>
            </w:r>
          </w:p>
        </w:tc>
      </w:tr>
    </w:tbl>
    <w:p w14:paraId="2B857748" w14:textId="77777777" w:rsidR="0056286F" w:rsidRDefault="0056286F" w:rsidP="0056286F">
      <w:pPr>
        <w:rPr>
          <w:lang w:val="en-CA"/>
        </w:rPr>
      </w:pPr>
    </w:p>
    <w:p w14:paraId="00D7E7A3" w14:textId="6208FBC2" w:rsidR="0056286F" w:rsidRDefault="0056286F" w:rsidP="00D20646">
      <w:pPr>
        <w:pStyle w:val="Titre5"/>
        <w:rPr>
          <w:lang w:val="en-CA"/>
        </w:rPr>
      </w:pPr>
      <w:proofErr w:type="gramStart"/>
      <w:r>
        <w:rPr>
          <w:lang w:val="en-CA"/>
        </w:rPr>
        <w:t>intervalEnd</w:t>
      </w:r>
      <w:proofErr w:type="gramEnd"/>
    </w:p>
    <w:p w14:paraId="75DE08EA" w14:textId="77777777" w:rsidR="0056286F" w:rsidRDefault="0056286F" w:rsidP="0056286F">
      <w:pPr>
        <w:rPr>
          <w:lang w:val="en-CA"/>
        </w:rPr>
      </w:pPr>
    </w:p>
    <w:p w14:paraId="7A22B259" w14:textId="536AD753" w:rsidR="008B1DC6" w:rsidRDefault="0056286F" w:rsidP="00D20646">
      <w:pPr>
        <w:rPr>
          <w:lang w:val="en-CA"/>
        </w:rPr>
      </w:pPr>
      <w:bookmarkStart w:id="710" w:name="BKM_A12417ED_F0A6_4403_85AA_20F080BAB4D5"/>
      <w:bookmarkEnd w:id="710"/>
      <w:r>
        <w:rPr>
          <w:lang w:val="en-CA"/>
        </w:rPr>
        <w:t>The property intervalEnd (</w:t>
      </w:r>
      <w:r w:rsidR="00253146">
        <w:rPr>
          <w:lang w:val="en-CA"/>
        </w:rPr>
        <w:t>SWE::Quantity</w:t>
      </w:r>
      <w:r>
        <w:rPr>
          <w:lang w:val="en-CA"/>
        </w:rPr>
        <w:t xml:space="preserve">) shall contain a measurement (a value and a unit of measurement) of the </w:t>
      </w:r>
      <w:r w:rsidRPr="0056286F">
        <w:rPr>
          <w:lang w:val="en-CA"/>
        </w:rPr>
        <w:t xml:space="preserve">measured distance of the end of the interval along the path of the borehole. The measured value must be greater than or equal to the IntervalBegin value. </w:t>
      </w:r>
    </w:p>
    <w:p w14:paraId="2E2F5C23" w14:textId="00D9D41F" w:rsidR="002F5463" w:rsidRDefault="004E6F80" w:rsidP="00D20646">
      <w:pPr>
        <w:pStyle w:val="Titre5"/>
        <w:rPr>
          <w:lang w:val="en-CA"/>
        </w:rPr>
      </w:pPr>
      <w:r>
        <w:rPr>
          <w:rStyle w:val="Marquedecommentaire"/>
        </w:rPr>
        <w:commentReference w:id="711"/>
      </w:r>
      <w:proofErr w:type="gramStart"/>
      <w:r w:rsidR="002F5463">
        <w:rPr>
          <w:lang w:val="en-CA"/>
        </w:rPr>
        <w:t>interval</w:t>
      </w:r>
      <w:proofErr w:type="gramEnd"/>
    </w:p>
    <w:p w14:paraId="69EE6CE0" w14:textId="77777777" w:rsidR="002F5463" w:rsidRDefault="002F5463" w:rsidP="008B1DC6">
      <w:pPr>
        <w:autoSpaceDE w:val="0"/>
        <w:autoSpaceDN w:val="0"/>
        <w:adjustRightInd w:val="0"/>
        <w:spacing w:after="0" w:line="240" w:lineRule="atLeast"/>
        <w:rPr>
          <w:rFonts w:cs="Arial"/>
          <w:color w:val="000000"/>
          <w:sz w:val="20"/>
          <w:lang w:val="en-CA"/>
        </w:rPr>
      </w:pPr>
    </w:p>
    <w:p w14:paraId="49FC8C99" w14:textId="72C82B6D" w:rsidR="002F5463" w:rsidRDefault="002F5463" w:rsidP="00D20646">
      <w:pPr>
        <w:rPr>
          <w:lang w:val="en-CA"/>
        </w:rPr>
      </w:pPr>
      <w:r>
        <w:rPr>
          <w:lang w:val="en-CA"/>
        </w:rPr>
        <w:t>The property interval</w:t>
      </w:r>
      <w:proofErr w:type="gramStart"/>
      <w:r>
        <w:rPr>
          <w:lang w:val="en-CA"/>
        </w:rPr>
        <w:t>:GM</w:t>
      </w:r>
      <w:proofErr w:type="gramEnd"/>
      <w:r>
        <w:rPr>
          <w:lang w:val="en-CA"/>
        </w:rPr>
        <w:t>_Object shall be a</w:t>
      </w:r>
      <w:r w:rsidRPr="002F5463">
        <w:rPr>
          <w:lang w:val="en-CA"/>
        </w:rPr>
        <w:t xml:space="preserve"> shape that is a 1-D interval (</w:t>
      </w:r>
      <w:r w:rsidR="00B45030" w:rsidRPr="002F5463">
        <w:rPr>
          <w:lang w:val="en-CA"/>
        </w:rPr>
        <w:t>e.g.</w:t>
      </w:r>
      <w:r w:rsidRPr="002F5463">
        <w:rPr>
          <w:lang w:val="en-CA"/>
        </w:rPr>
        <w:t>, a "from" and "to", or "top" and "base" measurement</w:t>
      </w:r>
      <w:r w:rsidR="0078533A">
        <w:rPr>
          <w:lang w:val="en-CA"/>
        </w:rPr>
        <w:t>s</w:t>
      </w:r>
      <w:r w:rsidRPr="002F5463">
        <w:rPr>
          <w:lang w:val="en-CA"/>
        </w:rPr>
        <w:t xml:space="preserve">) </w:t>
      </w:r>
      <w:r>
        <w:rPr>
          <w:lang w:val="en-CA"/>
        </w:rPr>
        <w:t xml:space="preserve">that is equivalent (represents the same distance) as the one represented by intervalBegin and intervalEnd.  The geometry shall </w:t>
      </w:r>
      <w:r w:rsidRPr="002F5463">
        <w:rPr>
          <w:lang w:val="en-CA"/>
        </w:rPr>
        <w:t xml:space="preserve">use </w:t>
      </w:r>
      <w:r>
        <w:rPr>
          <w:lang w:val="en-CA"/>
        </w:rPr>
        <w:t xml:space="preserve">a reference to the borehole </w:t>
      </w:r>
      <w:r w:rsidR="0078533A">
        <w:rPr>
          <w:lang w:val="en-CA"/>
        </w:rPr>
        <w:t xml:space="preserve">geometry </w:t>
      </w:r>
      <w:r>
        <w:rPr>
          <w:lang w:val="en-CA"/>
        </w:rPr>
        <w:t xml:space="preserve">as </w:t>
      </w:r>
      <w:r w:rsidR="0078533A">
        <w:rPr>
          <w:lang w:val="en-CA"/>
        </w:rPr>
        <w:t>its CRS.</w:t>
      </w:r>
    </w:p>
    <w:p w14:paraId="5B7A6DE1" w14:textId="77777777" w:rsidR="002F5463" w:rsidRDefault="002F5463" w:rsidP="002F5463">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1280748F" w14:textId="77777777" w:rsidTr="00816874">
        <w:trPr>
          <w:cantSplit/>
        </w:trPr>
        <w:tc>
          <w:tcPr>
            <w:tcW w:w="4219" w:type="dxa"/>
            <w:tcBorders>
              <w:right w:val="nil"/>
            </w:tcBorders>
            <w:shd w:val="clear" w:color="auto" w:fill="auto"/>
          </w:tcPr>
          <w:p w14:paraId="02D63A04" w14:textId="77777777"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w:t>
            </w:r>
          </w:p>
        </w:tc>
        <w:tc>
          <w:tcPr>
            <w:tcW w:w="4678" w:type="dxa"/>
            <w:tcBorders>
              <w:left w:val="nil"/>
            </w:tcBorders>
            <w:shd w:val="clear" w:color="auto" w:fill="auto"/>
          </w:tcPr>
          <w:p w14:paraId="6F7C66CB" w14:textId="049191F0" w:rsidR="002F5463" w:rsidRPr="00D12552" w:rsidRDefault="002F5463" w:rsidP="00816874">
            <w:pPr>
              <w:pStyle w:val="Tabletext10"/>
              <w:jc w:val="left"/>
              <w:rPr>
                <w:rStyle w:val="reqtext"/>
                <w:lang w:val="en-CA"/>
              </w:rPr>
            </w:pPr>
            <w:r>
              <w:rPr>
                <w:rStyle w:val="reqtext"/>
                <w:lang w:val="en-CA"/>
              </w:rPr>
              <w:t>Interval SHALL be encoded with GM_LineString with 2 1D points</w:t>
            </w:r>
            <w:r w:rsidR="00B8253A">
              <w:rPr>
                <w:rStyle w:val="reqtext"/>
                <w:lang w:val="en-CA"/>
              </w:rPr>
              <w:t>.</w:t>
            </w:r>
          </w:p>
        </w:tc>
      </w:tr>
    </w:tbl>
    <w:p w14:paraId="65045143" w14:textId="77777777" w:rsidR="002F5463" w:rsidRDefault="002F5463" w:rsidP="002F546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03703ED8" w14:textId="77777777" w:rsidTr="00816874">
        <w:trPr>
          <w:cantSplit/>
        </w:trPr>
        <w:tc>
          <w:tcPr>
            <w:tcW w:w="4219" w:type="dxa"/>
            <w:tcBorders>
              <w:right w:val="nil"/>
            </w:tcBorders>
            <w:shd w:val="clear" w:color="auto" w:fill="auto"/>
          </w:tcPr>
          <w:p w14:paraId="71AE63D5" w14:textId="2C16CE11"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drill-interval-1D-CRS</w:t>
            </w:r>
          </w:p>
        </w:tc>
        <w:tc>
          <w:tcPr>
            <w:tcW w:w="4678" w:type="dxa"/>
            <w:tcBorders>
              <w:left w:val="nil"/>
            </w:tcBorders>
            <w:shd w:val="clear" w:color="auto" w:fill="auto"/>
          </w:tcPr>
          <w:p w14:paraId="4A38E32E" w14:textId="61DF60D7" w:rsidR="002F5463" w:rsidRPr="00D12552" w:rsidRDefault="002F5463" w:rsidP="0078533A">
            <w:pPr>
              <w:pStyle w:val="Tabletext10"/>
              <w:jc w:val="left"/>
              <w:rPr>
                <w:rStyle w:val="reqtext"/>
                <w:lang w:val="en-CA"/>
              </w:rPr>
            </w:pPr>
            <w:r>
              <w:rPr>
                <w:rStyle w:val="reqtext"/>
                <w:lang w:val="en-CA"/>
              </w:rPr>
              <w:t xml:space="preserve">Coordinate Reference System shall be a reference to the </w:t>
            </w:r>
            <w:r w:rsidR="0078533A">
              <w:rPr>
                <w:rStyle w:val="reqtext"/>
                <w:lang w:val="en-CA"/>
              </w:rPr>
              <w:t>geometry</w:t>
            </w:r>
            <w:r>
              <w:rPr>
                <w:rStyle w:val="reqtext"/>
                <w:lang w:val="en-CA"/>
              </w:rPr>
              <w:t>.</w:t>
            </w:r>
          </w:p>
        </w:tc>
      </w:tr>
    </w:tbl>
    <w:p w14:paraId="0427A3DD" w14:textId="77777777" w:rsidR="002F5463" w:rsidRDefault="002F5463" w:rsidP="002F5463"/>
    <w:p w14:paraId="2B6CA81C" w14:textId="6DD8AC94" w:rsidR="00B3403C" w:rsidRDefault="00B3403C" w:rsidP="00B3403C">
      <w:pPr>
        <w:rPr>
          <w:lang w:val="en-CA"/>
        </w:rPr>
      </w:pPr>
      <w:bookmarkStart w:id="712" w:name="BKM_25F49F60_E3B5_4649_859A_CB23C16B4FDD"/>
      <w:bookmarkStart w:id="713" w:name="BKM_D18D7519_9180_4B84_84F3_D595F9367FF9"/>
      <w:bookmarkStart w:id="714" w:name="BKM_E2471C2A_7288_4681_B62D_57416C5AAFFF"/>
      <w:bookmarkStart w:id="715" w:name="BKM_C67677C2_A392_4DF9_BEE3_2543E744EE8A"/>
      <w:bookmarkEnd w:id="712"/>
      <w:bookmarkEnd w:id="713"/>
      <w:bookmarkEnd w:id="714"/>
      <w:bookmarkEnd w:id="715"/>
      <w:r w:rsidRPr="00B3403C">
        <w:rPr>
          <w:lang w:val="en-CA"/>
        </w:rPr>
        <w:t xml:space="preserve">Encoding </w:t>
      </w:r>
      <w:r>
        <w:rPr>
          <w:lang w:val="en-CA"/>
        </w:rPr>
        <w:t>of the drilled interval</w:t>
      </w:r>
      <w:r w:rsidRPr="00B3403C">
        <w:rPr>
          <w:lang w:val="en-CA"/>
        </w:rPr>
        <w:t xml:space="preserve"> using GM_LineString </w:t>
      </w:r>
      <w:r>
        <w:rPr>
          <w:lang w:val="en-CA"/>
        </w:rPr>
        <w:t>shall</w:t>
      </w:r>
      <w:r w:rsidRPr="00B3403C">
        <w:rPr>
          <w:lang w:val="en-CA"/>
        </w:rPr>
        <w:t xml:space="preserve"> consist of two 1D points only (the start and end point of the interval, measured as distance from the borehole collar), with a 1-D CRS </w:t>
      </w:r>
      <w:r w:rsidR="0078533A">
        <w:rPr>
          <w:lang w:val="en-CA"/>
        </w:rPr>
        <w:t>referencing</w:t>
      </w:r>
      <w:r w:rsidRPr="00B3403C">
        <w:rPr>
          <w:lang w:val="en-CA"/>
        </w:rPr>
        <w:t xml:space="preserve"> the borehole shape</w:t>
      </w:r>
      <w:r w:rsidR="00B8253A">
        <w:rPr>
          <w:lang w:val="en-CA"/>
        </w:rPr>
        <w:t>.</w:t>
      </w:r>
    </w:p>
    <w:p w14:paraId="4C9C7C2F" w14:textId="77777777" w:rsidR="008B1DC6" w:rsidRPr="00B3403C" w:rsidRDefault="008B1DC6" w:rsidP="00CD7325"/>
    <w:p w14:paraId="1D7450DA" w14:textId="4BD468B2" w:rsidR="008B1DC6" w:rsidRDefault="008B1DC6" w:rsidP="008B1DC6">
      <w:pPr>
        <w:pStyle w:val="Titre4"/>
        <w:rPr>
          <w:lang w:val="en-CA"/>
        </w:rPr>
      </w:pPr>
      <w:bookmarkStart w:id="716" w:name="_Ref443827761"/>
      <w:r>
        <w:rPr>
          <w:lang w:val="en-CA"/>
        </w:rPr>
        <w:t>BoreholeInterval</w:t>
      </w:r>
      <w:bookmarkEnd w:id="716"/>
    </w:p>
    <w:p w14:paraId="3F9555FC" w14:textId="77777777" w:rsidR="008B1DC6" w:rsidRDefault="008B1DC6" w:rsidP="00CD7325">
      <w:pPr>
        <w:rPr>
          <w:lang w:val="en-CA"/>
        </w:rPr>
      </w:pPr>
    </w:p>
    <w:p w14:paraId="015152CD" w14:textId="77777777" w:rsidR="008C1955" w:rsidRDefault="008B1DC6" w:rsidP="008C1955">
      <w:pPr>
        <w:rPr>
          <w:lang w:val="en-CA"/>
        </w:rPr>
      </w:pPr>
      <w:r w:rsidRPr="008B1DC6">
        <w:rPr>
          <w:lang w:val="en-CA"/>
        </w:rPr>
        <w:t xml:space="preserve">A </w:t>
      </w:r>
      <w:r w:rsidR="0078533A">
        <w:rPr>
          <w:lang w:val="en-CA"/>
        </w:rPr>
        <w:t xml:space="preserve">BoreholeInterval is a </w:t>
      </w:r>
      <w:r w:rsidRPr="008B1DC6">
        <w:rPr>
          <w:lang w:val="en-CA"/>
        </w:rPr>
        <w:t xml:space="preserve">special kind of Mapped Feature whose shape is 1-D interval and uses the </w:t>
      </w:r>
      <w:commentRangeStart w:id="717"/>
      <w:r w:rsidRPr="008B1DC6">
        <w:rPr>
          <w:lang w:val="en-CA"/>
        </w:rPr>
        <w:t>SRS of the containing borehole</w:t>
      </w:r>
      <w:r w:rsidR="00B8253A">
        <w:rPr>
          <w:lang w:val="en-CA"/>
        </w:rPr>
        <w:t>.</w:t>
      </w:r>
      <w:commentRangeEnd w:id="717"/>
      <w:r w:rsidR="0078533A">
        <w:rPr>
          <w:rStyle w:val="Marquedecommentaire"/>
        </w:rPr>
        <w:commentReference w:id="717"/>
      </w:r>
      <w:r w:rsidR="008C1955">
        <w:rPr>
          <w:lang w:val="en-CA"/>
        </w:rPr>
        <w:t xml:space="preserve">  </w:t>
      </w:r>
      <w:r w:rsidR="008C1955" w:rsidRPr="00816874">
        <w:rPr>
          <w:lang w:val="en-CA"/>
        </w:rPr>
        <w:t>The "mappedIntervalBegin" and "mappedIntervalEnd" elements are included here as a measure to overcome problems with the delivery and queryability of 1D GML shapes via the "shape" property.</w:t>
      </w:r>
    </w:p>
    <w:p w14:paraId="2A54F8DB" w14:textId="767BAAB8" w:rsidR="008B1DC6" w:rsidRDefault="008B1DC6" w:rsidP="00CD7325">
      <w:pPr>
        <w:rPr>
          <w:lang w:val="en-CA"/>
        </w:rPr>
      </w:pPr>
    </w:p>
    <w:p w14:paraId="2DA1AC18" w14:textId="52F6C02A" w:rsidR="008B1DC6" w:rsidRDefault="008B1DC6" w:rsidP="008B1DC6">
      <w:pPr>
        <w:keepNext/>
        <w:rPr>
          <w:noProof/>
          <w:lang w:val="en-CA" w:eastAsia="en-CA"/>
        </w:rPr>
      </w:pPr>
    </w:p>
    <w:p w14:paraId="521D6CB5" w14:textId="6A7EA4C1" w:rsidR="00E62D87" w:rsidRDefault="00F658C5" w:rsidP="008B1DC6">
      <w:pPr>
        <w:keepNext/>
      </w:pPr>
      <w:r>
        <w:rPr>
          <w:noProof/>
          <w:lang w:val="en-CA" w:eastAsia="en-CA"/>
        </w:rPr>
        <w:drawing>
          <wp:inline distT="0" distB="0" distL="0" distR="0" wp14:anchorId="7C3E7E6D" wp14:editId="0A2FE55C">
            <wp:extent cx="5486400" cy="401002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486400" cy="4010025"/>
                    </a:xfrm>
                    <a:prstGeom prst="rect">
                      <a:avLst/>
                    </a:prstGeom>
                    <a:noFill/>
                    <a:ln>
                      <a:noFill/>
                    </a:ln>
                  </pic:spPr>
                </pic:pic>
              </a:graphicData>
            </a:graphic>
          </wp:inline>
        </w:drawing>
      </w:r>
    </w:p>
    <w:p w14:paraId="18DBC4F9" w14:textId="21B409F1" w:rsidR="008B1DC6" w:rsidRDefault="008B1DC6" w:rsidP="008B1DC6">
      <w:pPr>
        <w:pStyle w:val="Lgende"/>
        <w:rPr>
          <w:lang w:val="en-CA"/>
        </w:rPr>
      </w:pPr>
      <w:r>
        <w:t xml:space="preserve">Figure </w:t>
      </w:r>
      <w:r w:rsidR="00673E83">
        <w:fldChar w:fldCharType="begin"/>
      </w:r>
      <w:r w:rsidR="00673E83">
        <w:instrText xml:space="preserve"> SEQ Figure \* ARABIC </w:instrText>
      </w:r>
      <w:r w:rsidR="00673E83">
        <w:fldChar w:fldCharType="separate"/>
      </w:r>
      <w:r w:rsidR="00F02ED9">
        <w:rPr>
          <w:noProof/>
        </w:rPr>
        <w:t>84</w:t>
      </w:r>
      <w:r w:rsidR="00673E83">
        <w:rPr>
          <w:noProof/>
        </w:rPr>
        <w:fldChar w:fldCharType="end"/>
      </w:r>
      <w:r>
        <w:t>: Borehole interval</w:t>
      </w:r>
      <w:r w:rsidR="00B8253A">
        <w:t xml:space="preserve"> context diagram.</w:t>
      </w:r>
    </w:p>
    <w:p w14:paraId="42204F03" w14:textId="77777777" w:rsidR="008B1DC6" w:rsidRDefault="008B1DC6" w:rsidP="00CD7325">
      <w:pPr>
        <w:rPr>
          <w:lang w:val="en-CA"/>
        </w:rPr>
      </w:pPr>
    </w:p>
    <w:p w14:paraId="046E5162" w14:textId="3DC46F5B" w:rsidR="00043700" w:rsidRDefault="00043700" w:rsidP="00D20646">
      <w:pPr>
        <w:pStyle w:val="Titre5"/>
        <w:rPr>
          <w:lang w:val="en-CA"/>
        </w:rPr>
      </w:pPr>
      <w:proofErr w:type="gramStart"/>
      <w:r w:rsidRPr="00043700">
        <w:rPr>
          <w:lang w:val="en-CA"/>
        </w:rPr>
        <w:t>observationMethod</w:t>
      </w:r>
      <w:proofErr w:type="gramEnd"/>
    </w:p>
    <w:p w14:paraId="342A339C" w14:textId="77777777" w:rsidR="00043700" w:rsidRPr="00043700" w:rsidRDefault="00043700">
      <w:pPr>
        <w:rPr>
          <w:lang w:val="en-CA"/>
        </w:rPr>
      </w:pPr>
    </w:p>
    <w:p w14:paraId="33F0D5BE" w14:textId="06FD080B" w:rsidR="00043700" w:rsidRDefault="00043700" w:rsidP="00CD7325">
      <w:pPr>
        <w:rPr>
          <w:lang w:val="en-CA"/>
        </w:rPr>
      </w:pPr>
      <w:r>
        <w:rPr>
          <w:lang w:val="en-CA"/>
        </w:rPr>
        <w:t>The observationMethod property (swe</w:t>
      </w:r>
      <w:proofErr w:type="gramStart"/>
      <w:r>
        <w:rPr>
          <w:lang w:val="en-CA"/>
        </w:rPr>
        <w:t>:Category</w:t>
      </w:r>
      <w:proofErr w:type="gramEnd"/>
      <w:r>
        <w:rPr>
          <w:lang w:val="en-CA"/>
        </w:rPr>
        <w:t xml:space="preserve">) shall be a term from a controlled vocabulary that describes the </w:t>
      </w:r>
      <w:r w:rsidRPr="00043700">
        <w:rPr>
          <w:lang w:val="en-CA"/>
        </w:rPr>
        <w:t>method used to observe the properties of the borehole</w:t>
      </w:r>
      <w:r>
        <w:rPr>
          <w:lang w:val="en-CA"/>
        </w:rPr>
        <w:t>.</w:t>
      </w:r>
    </w:p>
    <w:p w14:paraId="581DB6DC" w14:textId="247E5B11" w:rsidR="00043700" w:rsidRDefault="00816874" w:rsidP="00D20646">
      <w:pPr>
        <w:pStyle w:val="Titre5"/>
        <w:rPr>
          <w:lang w:val="en-CA"/>
        </w:rPr>
      </w:pPr>
      <w:proofErr w:type="gramStart"/>
      <w:r>
        <w:rPr>
          <w:lang w:val="en-CA"/>
        </w:rPr>
        <w:lastRenderedPageBreak/>
        <w:t>s</w:t>
      </w:r>
      <w:r w:rsidR="00043700" w:rsidRPr="00043700">
        <w:rPr>
          <w:lang w:val="en-CA"/>
        </w:rPr>
        <w:t>pecification</w:t>
      </w:r>
      <w:proofErr w:type="gramEnd"/>
    </w:p>
    <w:p w14:paraId="575CA145" w14:textId="77777777" w:rsidR="00816874" w:rsidRDefault="00816874" w:rsidP="00CD7325">
      <w:pPr>
        <w:rPr>
          <w:lang w:val="en-CA"/>
        </w:rPr>
      </w:pPr>
    </w:p>
    <w:p w14:paraId="3B7CEA9B" w14:textId="249898F4" w:rsidR="00043700" w:rsidRDefault="00043700" w:rsidP="00CD7325">
      <w:pPr>
        <w:rPr>
          <w:lang w:val="en-CA"/>
        </w:rPr>
      </w:pPr>
      <w:r>
        <w:rPr>
          <w:lang w:val="en-CA"/>
        </w:rPr>
        <w:t xml:space="preserve">The specification </w:t>
      </w:r>
      <w:r w:rsidR="00A14461">
        <w:rPr>
          <w:lang w:val="en-CA"/>
        </w:rPr>
        <w:t xml:space="preserve">property </w:t>
      </w:r>
      <w:r w:rsidR="00816874">
        <w:rPr>
          <w:lang w:val="en-CA"/>
        </w:rPr>
        <w:t xml:space="preserve">shall be an association between a BoreholeInterval and a GFI_Feature, a </w:t>
      </w:r>
      <w:r w:rsidR="00816874" w:rsidRPr="00816874">
        <w:rPr>
          <w:lang w:val="en-CA"/>
        </w:rPr>
        <w:t>domain feature that is sampled by the int</w:t>
      </w:r>
      <w:r w:rsidR="00816874">
        <w:rPr>
          <w:lang w:val="en-CA"/>
        </w:rPr>
        <w:t>erval (</w:t>
      </w:r>
      <w:r w:rsidR="00B45030">
        <w:rPr>
          <w:lang w:val="en-CA"/>
        </w:rPr>
        <w:t>e.g.</w:t>
      </w:r>
      <w:r w:rsidR="00816874">
        <w:rPr>
          <w:lang w:val="en-CA"/>
        </w:rPr>
        <w:t xml:space="preserve">, a GeologicUnit). </w:t>
      </w:r>
      <w:r w:rsidR="00A14461">
        <w:rPr>
          <w:lang w:val="en-CA"/>
        </w:rPr>
        <w:t>It is semantically e</w:t>
      </w:r>
      <w:r w:rsidR="00816874">
        <w:rPr>
          <w:lang w:val="en-CA"/>
        </w:rPr>
        <w:t>qu</w:t>
      </w:r>
      <w:r w:rsidR="00816874" w:rsidRPr="00816874">
        <w:rPr>
          <w:lang w:val="en-CA"/>
        </w:rPr>
        <w:t>ivalent to O&amp;M</w:t>
      </w:r>
      <w:r w:rsidR="00A14461">
        <w:rPr>
          <w:lang w:val="en-CA"/>
        </w:rPr>
        <w:t xml:space="preserve"> ISO19156</w:t>
      </w:r>
      <w:r w:rsidR="00816874" w:rsidRPr="00816874">
        <w:rPr>
          <w:lang w:val="en-CA"/>
        </w:rPr>
        <w:t xml:space="preserve"> "sampledFeature".</w:t>
      </w:r>
    </w:p>
    <w:p w14:paraId="17A3C4B0" w14:textId="78721ECA" w:rsidR="00816874" w:rsidRDefault="00816874" w:rsidP="00D20646">
      <w:pPr>
        <w:pStyle w:val="Titre5"/>
        <w:rPr>
          <w:lang w:val="en-CA"/>
        </w:rPr>
      </w:pPr>
      <w:proofErr w:type="gramStart"/>
      <w:r w:rsidRPr="00D970E9">
        <w:rPr>
          <w:lang w:val="en-CA"/>
        </w:rPr>
        <w:t>mappedIntervalBegin</w:t>
      </w:r>
      <w:proofErr w:type="gramEnd"/>
    </w:p>
    <w:p w14:paraId="6D297C19" w14:textId="77777777" w:rsidR="00816874" w:rsidRPr="00D20646" w:rsidRDefault="00816874">
      <w:pPr>
        <w:rPr>
          <w:lang w:val="en-CA"/>
        </w:rPr>
      </w:pPr>
    </w:p>
    <w:p w14:paraId="4D141EC6" w14:textId="5AE74716" w:rsidR="00816874" w:rsidRDefault="00816874" w:rsidP="00CD7325">
      <w:pPr>
        <w:rPr>
          <w:lang w:val="en-CA"/>
        </w:rPr>
      </w:pPr>
      <w:r>
        <w:rPr>
          <w:lang w:val="en-CA"/>
        </w:rPr>
        <w:t>The property mappedIntervalBegin (</w:t>
      </w:r>
      <w:r w:rsidR="00253146">
        <w:rPr>
          <w:lang w:val="en-CA"/>
        </w:rPr>
        <w:t>SWE::Quantity</w:t>
      </w:r>
      <w:r>
        <w:rPr>
          <w:lang w:val="en-CA"/>
        </w:rPr>
        <w:t>) shall be a measurement (a value and a unit of measurement) corresponding to t</w:t>
      </w:r>
      <w:r w:rsidRPr="00816874">
        <w:rPr>
          <w:lang w:val="en-CA"/>
        </w:rPr>
        <w:t xml:space="preserve">he measured distance of the start of the mapped interval along the path of the borehole. The measured value must be less than or equal to the mappedIntervalEnd value. </w:t>
      </w:r>
    </w:p>
    <w:p w14:paraId="751ADF29" w14:textId="5DF68E22" w:rsidR="00816874" w:rsidRDefault="00816874" w:rsidP="00816874">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14:paraId="333E795D" w14:textId="77777777" w:rsidTr="00816874">
        <w:trPr>
          <w:cantSplit/>
        </w:trPr>
        <w:tc>
          <w:tcPr>
            <w:tcW w:w="4219" w:type="dxa"/>
            <w:tcBorders>
              <w:right w:val="nil"/>
            </w:tcBorders>
            <w:shd w:val="clear" w:color="auto" w:fill="auto"/>
          </w:tcPr>
          <w:p w14:paraId="22F014EB" w14:textId="71FF5C05" w:rsidR="00816874" w:rsidRPr="00D12552" w:rsidRDefault="00816874"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value-mappedIntervalBegin</w:t>
            </w:r>
          </w:p>
        </w:tc>
        <w:tc>
          <w:tcPr>
            <w:tcW w:w="4678" w:type="dxa"/>
            <w:tcBorders>
              <w:left w:val="nil"/>
            </w:tcBorders>
            <w:shd w:val="clear" w:color="auto" w:fill="auto"/>
          </w:tcPr>
          <w:p w14:paraId="6F5F39EF" w14:textId="4C9FD948" w:rsidR="00816874" w:rsidRPr="00D12552" w:rsidRDefault="00816874" w:rsidP="00816874">
            <w:pPr>
              <w:pStyle w:val="Tabletext10"/>
              <w:jc w:val="left"/>
              <w:rPr>
                <w:rStyle w:val="reqtext"/>
                <w:lang w:val="en-CA"/>
              </w:rPr>
            </w:pPr>
            <w:r>
              <w:rPr>
                <w:rStyle w:val="reqtext"/>
                <w:lang w:val="en-CA"/>
              </w:rPr>
              <w:t>The value of mappedIntervalBegin SHALL be less or equal to the value of intervalEnd.</w:t>
            </w:r>
          </w:p>
        </w:tc>
      </w:tr>
    </w:tbl>
    <w:p w14:paraId="7EC2C238" w14:textId="77777777" w:rsidR="00816874" w:rsidRDefault="00816874" w:rsidP="00816874">
      <w:pPr>
        <w:rPr>
          <w:lang w:val="en-CA"/>
        </w:rPr>
      </w:pPr>
    </w:p>
    <w:p w14:paraId="49B69A98" w14:textId="76782839" w:rsidR="00816874" w:rsidRDefault="00816874" w:rsidP="00D20646">
      <w:pPr>
        <w:pStyle w:val="Titre5"/>
        <w:rPr>
          <w:lang w:val="en-CA"/>
        </w:rPr>
      </w:pPr>
      <w:proofErr w:type="gramStart"/>
      <w:r w:rsidRPr="00816874">
        <w:rPr>
          <w:lang w:val="en-CA"/>
        </w:rPr>
        <w:t>mappedIntervalEnd</w:t>
      </w:r>
      <w:proofErr w:type="gramEnd"/>
    </w:p>
    <w:p w14:paraId="6CACFBAF" w14:textId="77777777" w:rsidR="008B42C0" w:rsidRPr="008B42C0" w:rsidRDefault="008B42C0">
      <w:pPr>
        <w:rPr>
          <w:lang w:val="en-CA"/>
        </w:rPr>
      </w:pPr>
    </w:p>
    <w:p w14:paraId="7AAC0E09" w14:textId="4A2F6FF6" w:rsidR="00816874" w:rsidRDefault="00816874" w:rsidP="00CD7325">
      <w:pPr>
        <w:rPr>
          <w:lang w:val="en-CA"/>
        </w:rPr>
      </w:pPr>
      <w:r>
        <w:rPr>
          <w:lang w:val="en-CA"/>
        </w:rPr>
        <w:t>The mappedIntervalEnd property (</w:t>
      </w:r>
      <w:r w:rsidR="00253146">
        <w:rPr>
          <w:lang w:val="en-CA"/>
        </w:rPr>
        <w:t>SWE::Quantity</w:t>
      </w:r>
      <w:r>
        <w:rPr>
          <w:lang w:val="en-CA"/>
        </w:rPr>
        <w:t xml:space="preserve">) shall be a measurement (a value and a unit of measure) </w:t>
      </w:r>
      <w:r w:rsidR="008B42C0">
        <w:rPr>
          <w:lang w:val="en-CA"/>
        </w:rPr>
        <w:t>corresponding</w:t>
      </w:r>
      <w:r>
        <w:rPr>
          <w:lang w:val="en-CA"/>
        </w:rPr>
        <w:t xml:space="preserve"> to t</w:t>
      </w:r>
      <w:r w:rsidRPr="00816874">
        <w:rPr>
          <w:lang w:val="en-CA"/>
        </w:rPr>
        <w:t xml:space="preserve">he measured distance of the start of the mapped interval along the path of the borehole. The measured value must be less than or equal to the mappedIntervalEnd value. </w:t>
      </w:r>
    </w:p>
    <w:p w14:paraId="3E91859D" w14:textId="3B5101A2" w:rsidR="008B42C0" w:rsidRDefault="008B42C0" w:rsidP="00D20646">
      <w:pPr>
        <w:pStyle w:val="Titre5"/>
        <w:rPr>
          <w:lang w:val="en-CA"/>
        </w:rPr>
      </w:pPr>
      <w:proofErr w:type="gramStart"/>
      <w:r w:rsidRPr="008B42C0">
        <w:rPr>
          <w:lang w:val="en-CA"/>
        </w:rPr>
        <w:t>collectionIdentifier</w:t>
      </w:r>
      <w:proofErr w:type="gramEnd"/>
    </w:p>
    <w:p w14:paraId="1D0D8B8E" w14:textId="77777777" w:rsidR="008B42C0" w:rsidRPr="008B42C0" w:rsidRDefault="008B42C0">
      <w:pPr>
        <w:rPr>
          <w:lang w:val="en-CA"/>
        </w:rPr>
      </w:pPr>
    </w:p>
    <w:p w14:paraId="4B037CC1" w14:textId="1E824133" w:rsidR="008152AF" w:rsidRDefault="008B42C0" w:rsidP="00CD7325">
      <w:pPr>
        <w:rPr>
          <w:lang w:val="en-CA"/>
        </w:rPr>
      </w:pPr>
      <w:r>
        <w:rPr>
          <w:lang w:val="en-CA"/>
        </w:rPr>
        <w:t>The collectionIdentifier</w:t>
      </w:r>
      <w:proofErr w:type="gramStart"/>
      <w:r>
        <w:rPr>
          <w:lang w:val="en-CA"/>
        </w:rPr>
        <w:t>:ScopedName</w:t>
      </w:r>
      <w:proofErr w:type="gramEnd"/>
      <w:r>
        <w:rPr>
          <w:lang w:val="en-CA"/>
        </w:rPr>
        <w:t xml:space="preserve"> shall be a string unique within a scope that identifies a collection to</w:t>
      </w:r>
      <w:r w:rsidRPr="008B42C0">
        <w:rPr>
          <w:lang w:val="en-CA"/>
        </w:rPr>
        <w:t xml:space="preserve"> group BoreholeIntervals in order to implement multiple logs on a single borehole. GenericName should identify a particular log observation event.</w:t>
      </w:r>
    </w:p>
    <w:p w14:paraId="5FD5C97C" w14:textId="279F7DEE" w:rsidR="008152AF" w:rsidRDefault="008152AF" w:rsidP="00D20646">
      <w:pPr>
        <w:pStyle w:val="Titre5"/>
        <w:rPr>
          <w:lang w:val="en-CA"/>
        </w:rPr>
      </w:pPr>
      <w:proofErr w:type="gramStart"/>
      <w:r>
        <w:rPr>
          <w:lang w:val="en-CA"/>
        </w:rPr>
        <w:t>parentBorehole</w:t>
      </w:r>
      <w:proofErr w:type="gramEnd"/>
    </w:p>
    <w:p w14:paraId="601DF893" w14:textId="77777777" w:rsidR="008C1955" w:rsidRDefault="008C1955" w:rsidP="00CD7325">
      <w:pPr>
        <w:rPr>
          <w:lang w:val="en-CA"/>
        </w:rPr>
      </w:pPr>
    </w:p>
    <w:p w14:paraId="2CAECBCF" w14:textId="4F32FB78" w:rsidR="008152AF" w:rsidRDefault="008152AF" w:rsidP="00CD7325">
      <w:pPr>
        <w:rPr>
          <w:lang w:val="en-CA"/>
        </w:rPr>
      </w:pPr>
      <w:r>
        <w:rPr>
          <w:lang w:val="en-CA"/>
        </w:rPr>
        <w:t>The property parentBorehole shall be an association between a BoreholeInterval and a Borehole which is the borehole in context for this interval.</w:t>
      </w:r>
    </w:p>
    <w:p w14:paraId="1E595E1D" w14:textId="52C51F8B" w:rsidR="008152AF" w:rsidRDefault="008152AF" w:rsidP="00D20646">
      <w:pPr>
        <w:pStyle w:val="Titre5"/>
        <w:rPr>
          <w:lang w:val="en-CA"/>
        </w:rPr>
      </w:pPr>
      <w:proofErr w:type="gramStart"/>
      <w:r>
        <w:rPr>
          <w:lang w:val="en-CA"/>
        </w:rPr>
        <w:t>s</w:t>
      </w:r>
      <w:r w:rsidRPr="00D970E9">
        <w:rPr>
          <w:lang w:val="en-CA"/>
        </w:rPr>
        <w:t>hape</w:t>
      </w:r>
      <w:proofErr w:type="gramEnd"/>
    </w:p>
    <w:p w14:paraId="5366A7B9" w14:textId="77777777" w:rsidR="008152AF" w:rsidRPr="008152AF" w:rsidRDefault="008152AF">
      <w:pPr>
        <w:rPr>
          <w:lang w:val="en-CA"/>
        </w:rPr>
      </w:pPr>
    </w:p>
    <w:p w14:paraId="6AA856F7" w14:textId="17EDAD42" w:rsidR="008152AF" w:rsidRDefault="008152AF">
      <w:pPr>
        <w:rPr>
          <w:lang w:val="en-CA"/>
        </w:rPr>
      </w:pPr>
      <w:r w:rsidRPr="008152AF">
        <w:rPr>
          <w:lang w:val="en-CA"/>
        </w:rPr>
        <w:t xml:space="preserve">The property </w:t>
      </w:r>
      <w:r>
        <w:rPr>
          <w:lang w:val="en-CA"/>
        </w:rPr>
        <w:t>shape</w:t>
      </w:r>
      <w:proofErr w:type="gramStart"/>
      <w:r w:rsidRPr="008152AF">
        <w:rPr>
          <w:lang w:val="en-CA"/>
        </w:rPr>
        <w:t>:GM</w:t>
      </w:r>
      <w:proofErr w:type="gramEnd"/>
      <w:r w:rsidRPr="008152AF">
        <w:rPr>
          <w:lang w:val="en-CA"/>
        </w:rPr>
        <w:t>_Object shall be a shape that is a 1-D interval (</w:t>
      </w:r>
      <w:r w:rsidR="00B45030" w:rsidRPr="008152AF">
        <w:rPr>
          <w:lang w:val="en-CA"/>
        </w:rPr>
        <w:t>e.g.</w:t>
      </w:r>
      <w:r w:rsidRPr="008152AF">
        <w:rPr>
          <w:lang w:val="en-CA"/>
        </w:rPr>
        <w:t xml:space="preserve">, a "from" and "to", or "top" and "base" measurement) that is equivalent (represents the same distance) </w:t>
      </w:r>
      <w:r w:rsidRPr="008152AF">
        <w:rPr>
          <w:lang w:val="en-CA"/>
        </w:rPr>
        <w:lastRenderedPageBreak/>
        <w:t xml:space="preserve">as the one represented by </w:t>
      </w:r>
      <w:r>
        <w:rPr>
          <w:lang w:val="en-CA"/>
        </w:rPr>
        <w:t>mappedI</w:t>
      </w:r>
      <w:r w:rsidRPr="008152AF">
        <w:rPr>
          <w:lang w:val="en-CA"/>
        </w:rPr>
        <w:t xml:space="preserve">ntervalBegin and </w:t>
      </w:r>
      <w:r>
        <w:rPr>
          <w:lang w:val="en-CA"/>
        </w:rPr>
        <w:t>mappedI</w:t>
      </w:r>
      <w:r w:rsidRPr="008152AF">
        <w:rPr>
          <w:lang w:val="en-CA"/>
        </w:rPr>
        <w:t>nter</w:t>
      </w:r>
      <w:r>
        <w:rPr>
          <w:lang w:val="en-CA"/>
        </w:rPr>
        <w:t>valEnd.  The geometry shall use</w:t>
      </w:r>
      <w:r w:rsidRPr="008152AF">
        <w:rPr>
          <w:lang w:val="en-CA"/>
        </w:rPr>
        <w:t xml:space="preserve"> a reference to the borehole as the SRS of the containing borehole.</w:t>
      </w:r>
    </w:p>
    <w:p w14:paraId="53B2BF35" w14:textId="56C3C616" w:rsidR="00B3403C" w:rsidRDefault="00B3403C" w:rsidP="00B3403C">
      <w:pPr>
        <w:rPr>
          <w:lang w:val="en-CA"/>
        </w:rPr>
      </w:pPr>
      <w:bookmarkStart w:id="718" w:name="BKM_73DD4A6D_1BCE_421F_B6B6_00A34E56B7BC"/>
      <w:bookmarkStart w:id="719" w:name="BKM_C7D17ABA_A07A_45C4_8096_F592A2DCBF59"/>
      <w:bookmarkStart w:id="720" w:name="BKM_7AC10AA1_3FE2_4E49_AD1F_C27423759ACA"/>
      <w:bookmarkStart w:id="721" w:name="BKM_E1DEAC71_7DFE_439E_9E4B_2C2A15DE8E14"/>
      <w:bookmarkStart w:id="722" w:name="BKM_DEBFAE1D_DC46_4CB5_8920_4391F9626B7A"/>
      <w:bookmarkStart w:id="723" w:name="BKM_EB3A6321_4939_429E_A4B6_C36556700F0A"/>
      <w:bookmarkEnd w:id="718"/>
      <w:bookmarkEnd w:id="719"/>
      <w:bookmarkEnd w:id="720"/>
      <w:bookmarkEnd w:id="721"/>
      <w:bookmarkEnd w:id="722"/>
      <w:bookmarkEnd w:id="723"/>
      <w:r w:rsidRPr="00B3403C">
        <w:rPr>
          <w:lang w:val="en-CA"/>
        </w:rPr>
        <w:t>Encoding of a</w:t>
      </w:r>
      <w:r w:rsidR="00B45030">
        <w:rPr>
          <w:lang w:val="en-CA"/>
        </w:rPr>
        <w:t>n</w:t>
      </w:r>
      <w:r w:rsidRPr="00B3403C">
        <w:rPr>
          <w:lang w:val="en-CA"/>
        </w:rPr>
        <w:t xml:space="preserve"> interval within the borehole using GM_LineString should consist of two 1D points only (the start and end point of the interval, measured as distance from the borehole collar), with a 1-D CRS corresponding to the borehole curve shape</w:t>
      </w:r>
      <w:r w:rsidR="00B8253A">
        <w:rPr>
          <w:lang w:val="en-CA"/>
        </w:rPr>
        <w:t>.</w:t>
      </w:r>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CA636CE"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r w:rsidR="00B8253A">
              <w:rPr>
                <w:rStyle w:val="reqtext"/>
                <w:lang w:val="en-CA"/>
              </w:rPr>
              <w:t>.</w:t>
            </w:r>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interval-1D-SRS</w:t>
            </w:r>
          </w:p>
        </w:tc>
        <w:tc>
          <w:tcPr>
            <w:tcW w:w="4678" w:type="dxa"/>
            <w:tcBorders>
              <w:left w:val="nil"/>
            </w:tcBorders>
            <w:shd w:val="clear" w:color="auto" w:fill="auto"/>
          </w:tcPr>
          <w:p w14:paraId="57803D1B" w14:textId="0F91709A" w:rsidR="00B3403C" w:rsidRPr="00D12552" w:rsidRDefault="00B3403C" w:rsidP="00775DD7">
            <w:pPr>
              <w:pStyle w:val="Tabletext10"/>
              <w:jc w:val="left"/>
              <w:rPr>
                <w:rStyle w:val="reqtext"/>
                <w:lang w:val="en-CA"/>
              </w:rPr>
            </w:pPr>
            <w:commentRangeStart w:id="724"/>
            <w:r>
              <w:rPr>
                <w:rStyle w:val="reqtext"/>
                <w:lang w:val="en-CA"/>
              </w:rPr>
              <w:t>Coordinate Reference System of interval geometries SHALL use an appropriate 1D CRS</w:t>
            </w:r>
            <w:commentRangeEnd w:id="724"/>
            <w:r>
              <w:rPr>
                <w:rStyle w:val="Marquedecommentaire"/>
                <w:rFonts w:ascii="Times New Roman" w:eastAsia="Times New Roman" w:hAnsi="Times New Roman"/>
                <w:lang w:val="en-US" w:eastAsia="en-US"/>
              </w:rPr>
              <w:commentReference w:id="724"/>
            </w:r>
            <w:r w:rsidR="00B8253A">
              <w:rPr>
                <w:rStyle w:val="reqtext"/>
                <w:lang w:val="en-CA"/>
              </w:rPr>
              <w:t>.</w:t>
            </w:r>
          </w:p>
        </w:tc>
      </w:tr>
    </w:tbl>
    <w:p w14:paraId="54E334C7" w14:textId="77777777" w:rsidR="00B3403C" w:rsidRDefault="00B3403C" w:rsidP="00B3403C"/>
    <w:p w14:paraId="2BF43C1C" w14:textId="381F4982" w:rsidR="00B3403C" w:rsidRDefault="008C1955" w:rsidP="00CD7325">
      <w:r>
        <w:t xml:space="preserve">Instance example for </w:t>
      </w:r>
      <w:r w:rsidR="008023AC">
        <w:t xml:space="preserve">Klčovo </w:t>
      </w:r>
      <w:r>
        <w:t xml:space="preserve">and </w:t>
      </w:r>
      <w:r w:rsidR="008023AC">
        <w:t>Lastomir Formation</w:t>
      </w:r>
      <w:r>
        <w:t xml:space="preserve"> </w:t>
      </w:r>
      <w:r w:rsidR="008B4986">
        <w:t>adapted from</w:t>
      </w:r>
      <w:r>
        <w:t xml:space="preserve"> </w:t>
      </w:r>
      <w:r w:rsidRPr="008C1955">
        <w:t>TÚNYI et al (2005)</w:t>
      </w:r>
      <w:r>
        <w:t xml:space="preserve"> </w:t>
      </w:r>
    </w:p>
    <w:p w14:paraId="1962D8FE" w14:textId="6FDEB0CC" w:rsidR="008023AC" w:rsidRDefault="008023AC" w:rsidP="00CD7325"/>
    <w:p w14:paraId="4CC9B1F8" w14:textId="77777777" w:rsidR="008023AC" w:rsidRDefault="008023AC" w:rsidP="00CD7325"/>
    <w:p w14:paraId="03E564E6" w14:textId="7E937750" w:rsidR="008023AC" w:rsidRDefault="00F658C5" w:rsidP="00385D07">
      <w:pPr>
        <w:keepNext/>
        <w:jc w:val="center"/>
      </w:pPr>
      <w:r>
        <w:rPr>
          <w:noProof/>
          <w:lang w:val="en-CA" w:eastAsia="en-CA"/>
        </w:rPr>
        <w:lastRenderedPageBreak/>
        <w:drawing>
          <wp:inline distT="0" distB="0" distL="0" distR="0" wp14:anchorId="60924D90" wp14:editId="0C2EE853">
            <wp:extent cx="3590925" cy="469582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590925" cy="4695825"/>
                    </a:xfrm>
                    <a:prstGeom prst="rect">
                      <a:avLst/>
                    </a:prstGeom>
                    <a:noFill/>
                    <a:ln>
                      <a:noFill/>
                    </a:ln>
                  </pic:spPr>
                </pic:pic>
              </a:graphicData>
            </a:graphic>
          </wp:inline>
        </w:drawing>
      </w:r>
    </w:p>
    <w:p w14:paraId="5E0D7BBB" w14:textId="070DBA73" w:rsidR="008023AC" w:rsidRDefault="008023AC" w:rsidP="00D20646">
      <w:pPr>
        <w:pStyle w:val="Lgende"/>
      </w:pPr>
      <w:r>
        <w:t xml:space="preserve">Figure </w:t>
      </w:r>
      <w:r>
        <w:fldChar w:fldCharType="begin"/>
      </w:r>
      <w:r>
        <w:instrText xml:space="preserve"> SEQ Figure \* ARABIC </w:instrText>
      </w:r>
      <w:r>
        <w:fldChar w:fldCharType="separate"/>
      </w:r>
      <w:r w:rsidR="00F02ED9">
        <w:rPr>
          <w:noProof/>
        </w:rPr>
        <w:t>85</w:t>
      </w:r>
      <w:r>
        <w:fldChar w:fldCharType="end"/>
      </w:r>
      <w:r>
        <w:t xml:space="preserve"> : Top part of Figure 2 </w:t>
      </w:r>
      <w:r w:rsidR="00B45030">
        <w:t xml:space="preserve">of </w:t>
      </w:r>
      <w:r w:rsidR="00B45030" w:rsidRPr="00D24AD5">
        <w:t>TÚNYI</w:t>
      </w:r>
      <w:r w:rsidRPr="00D24AD5">
        <w:t xml:space="preserve"> et al</w:t>
      </w:r>
      <w:r>
        <w:t xml:space="preserve"> (2005)</w:t>
      </w:r>
    </w:p>
    <w:p w14:paraId="1E3D0C82" w14:textId="77777777" w:rsidR="00302FB5" w:rsidRDefault="00302FB5">
      <w:r>
        <w:t>Encoding of the first lithostratigraphic and magnetostratigraphic units showing how the collection identifiers group BoreholeIntervals into two groups.</w:t>
      </w:r>
    </w:p>
    <w:p w14:paraId="0D1D71A6" w14:textId="427C6C02" w:rsidR="00302FB5" w:rsidRDefault="00F658C5" w:rsidP="00385D07">
      <w:pPr>
        <w:keepNext/>
      </w:pPr>
      <w:r>
        <w:rPr>
          <w:noProof/>
          <w:lang w:val="en-CA" w:eastAsia="en-CA"/>
        </w:rPr>
        <w:lastRenderedPageBreak/>
        <w:drawing>
          <wp:inline distT="0" distB="0" distL="0" distR="0" wp14:anchorId="3009B22B" wp14:editId="720EF290">
            <wp:extent cx="5486400" cy="362902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486400" cy="3629025"/>
                    </a:xfrm>
                    <a:prstGeom prst="rect">
                      <a:avLst/>
                    </a:prstGeom>
                    <a:noFill/>
                    <a:ln>
                      <a:noFill/>
                    </a:ln>
                  </pic:spPr>
                </pic:pic>
              </a:graphicData>
            </a:graphic>
          </wp:inline>
        </w:drawing>
      </w:r>
    </w:p>
    <w:p w14:paraId="3D9D9EFC" w14:textId="3EF54161" w:rsidR="00302FB5" w:rsidRDefault="00302FB5" w:rsidP="00302FB5">
      <w:pPr>
        <w:pStyle w:val="Lgende"/>
      </w:pPr>
      <w:r>
        <w:t xml:space="preserve">Figure </w:t>
      </w:r>
      <w:r>
        <w:fldChar w:fldCharType="begin"/>
      </w:r>
      <w:r>
        <w:instrText xml:space="preserve"> SEQ Figure \* ARABIC </w:instrText>
      </w:r>
      <w:r>
        <w:fldChar w:fldCharType="separate"/>
      </w:r>
      <w:r w:rsidR="00F02ED9">
        <w:rPr>
          <w:noProof/>
        </w:rPr>
        <w:t>86</w:t>
      </w:r>
      <w:r>
        <w:fldChar w:fldCharType="end"/>
      </w:r>
      <w:r>
        <w:t xml:space="preserve"> Encoding of a borehole with 2 distinct logs (collectionIdentifier)</w:t>
      </w:r>
      <w:r w:rsidR="00B8253A">
        <w:t>.</w:t>
      </w:r>
    </w:p>
    <w:p w14:paraId="7017BD27" w14:textId="5FE91D7F" w:rsidR="00302FB5" w:rsidRPr="00302FB5" w:rsidRDefault="00302FB5" w:rsidP="00195EBB">
      <w:r>
        <w:t xml:space="preserve"> </w:t>
      </w:r>
    </w:p>
    <w:p w14:paraId="6C83F5A9" w14:textId="6A5DFA89" w:rsidR="008B1DC6" w:rsidRDefault="00D30B51" w:rsidP="00D30B51">
      <w:pPr>
        <w:pStyle w:val="Titre4"/>
        <w:rPr>
          <w:lang w:val="en-CA"/>
        </w:rPr>
      </w:pPr>
      <w:r>
        <w:rPr>
          <w:lang w:val="en-CA"/>
        </w:rPr>
        <w:t>BoreholeDetails</w:t>
      </w:r>
    </w:p>
    <w:p w14:paraId="09574B73" w14:textId="77777777" w:rsidR="00D30B51" w:rsidRDefault="00D30B51" w:rsidP="00CD7325">
      <w:pPr>
        <w:rPr>
          <w:lang w:val="en-CA"/>
        </w:rPr>
      </w:pPr>
    </w:p>
    <w:p w14:paraId="4A744A94" w14:textId="4ECC624F" w:rsidR="00D30B51" w:rsidRDefault="00195EBB" w:rsidP="00CD7325">
      <w:pPr>
        <w:rPr>
          <w:lang w:val="en-CA"/>
        </w:rPr>
      </w:pPr>
      <w:r>
        <w:rPr>
          <w:lang w:val="en-CA"/>
        </w:rPr>
        <w:t>BoreholeDetails describes b</w:t>
      </w:r>
      <w:r w:rsidR="00D30B51" w:rsidRPr="00D30B51">
        <w:rPr>
          <w:lang w:val="en-CA"/>
        </w:rPr>
        <w:t>orehole</w:t>
      </w:r>
      <w:r>
        <w:rPr>
          <w:lang w:val="en-CA"/>
        </w:rPr>
        <w:t xml:space="preserve"> </w:t>
      </w:r>
      <w:r w:rsidR="00D30B51" w:rsidRPr="00D30B51">
        <w:rPr>
          <w:lang w:val="en-CA"/>
        </w:rPr>
        <w:t>specific index</w:t>
      </w:r>
      <w:r w:rsidR="008C1955">
        <w:rPr>
          <w:lang w:val="en-CA"/>
        </w:rPr>
        <w:t>es</w:t>
      </w:r>
      <w:r w:rsidR="00D30B51" w:rsidRPr="00D30B51">
        <w:rPr>
          <w:lang w:val="en-CA"/>
        </w:rPr>
        <w:t xml:space="preserve"> or header information. This data does not relate to downhole intervals.</w:t>
      </w:r>
    </w:p>
    <w:p w14:paraId="33535719" w14:textId="350D34A9" w:rsidR="00D30B51" w:rsidRDefault="00F658C5" w:rsidP="00D30B51">
      <w:pPr>
        <w:keepNext/>
      </w:pPr>
      <w:r>
        <w:rPr>
          <w:noProof/>
          <w:lang w:val="en-CA" w:eastAsia="en-CA"/>
        </w:rPr>
        <w:lastRenderedPageBreak/>
        <w:drawing>
          <wp:inline distT="0" distB="0" distL="0" distR="0" wp14:anchorId="519B4BD7" wp14:editId="44E234B7">
            <wp:extent cx="5448300" cy="521017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448300" cy="5210175"/>
                    </a:xfrm>
                    <a:prstGeom prst="rect">
                      <a:avLst/>
                    </a:prstGeom>
                    <a:noFill/>
                    <a:ln>
                      <a:noFill/>
                    </a:ln>
                  </pic:spPr>
                </pic:pic>
              </a:graphicData>
            </a:graphic>
          </wp:inline>
        </w:drawing>
      </w:r>
    </w:p>
    <w:p w14:paraId="5AD6E1DD" w14:textId="582BE605" w:rsidR="00D30B51" w:rsidRDefault="00D30B51" w:rsidP="00D30B51">
      <w:pPr>
        <w:pStyle w:val="Lgende"/>
        <w:rPr>
          <w:lang w:val="en-CA"/>
        </w:rPr>
      </w:pPr>
      <w:r>
        <w:t xml:space="preserve">Figure </w:t>
      </w:r>
      <w:r w:rsidR="00673E83">
        <w:fldChar w:fldCharType="begin"/>
      </w:r>
      <w:r w:rsidR="00673E83">
        <w:instrText xml:space="preserve"> SEQ Figure \* ARABIC </w:instrText>
      </w:r>
      <w:r w:rsidR="00673E83">
        <w:fldChar w:fldCharType="separate"/>
      </w:r>
      <w:r w:rsidR="00F02ED9">
        <w:rPr>
          <w:noProof/>
        </w:rPr>
        <w:t>87</w:t>
      </w:r>
      <w:r w:rsidR="00673E83">
        <w:rPr>
          <w:noProof/>
        </w:rPr>
        <w:fldChar w:fldCharType="end"/>
      </w:r>
      <w:r>
        <w:t>: Borehole details</w:t>
      </w:r>
      <w:r w:rsidR="00B8253A">
        <w:t xml:space="preserve"> context diagram.</w:t>
      </w:r>
    </w:p>
    <w:p w14:paraId="443F3108" w14:textId="5FCD9E8D" w:rsidR="00B3403C" w:rsidRDefault="00195EBB" w:rsidP="00D20646">
      <w:pPr>
        <w:pStyle w:val="Titre5"/>
        <w:rPr>
          <w:lang w:val="en-CA"/>
        </w:rPr>
      </w:pPr>
      <w:proofErr w:type="gramStart"/>
      <w:r>
        <w:rPr>
          <w:lang w:val="en-CA"/>
        </w:rPr>
        <w:t>o</w:t>
      </w:r>
      <w:r w:rsidRPr="00D970E9">
        <w:rPr>
          <w:lang w:val="en-CA"/>
        </w:rPr>
        <w:t>perator</w:t>
      </w:r>
      <w:proofErr w:type="gramEnd"/>
    </w:p>
    <w:p w14:paraId="11E45615" w14:textId="77777777" w:rsidR="008C1955" w:rsidRDefault="008C1955" w:rsidP="00195EBB">
      <w:pPr>
        <w:rPr>
          <w:lang w:val="en-CA"/>
        </w:rPr>
      </w:pPr>
    </w:p>
    <w:p w14:paraId="2A285BD1" w14:textId="1594D038" w:rsidR="00195EBB" w:rsidRPr="00B3403C" w:rsidRDefault="00195EBB" w:rsidP="00195EBB">
      <w:r>
        <w:rPr>
          <w:lang w:val="en-CA"/>
        </w:rPr>
        <w:t xml:space="preserve">The operator property shall be an association between a BoreholeDetails and a </w:t>
      </w:r>
      <w:r w:rsidR="008C1955">
        <w:rPr>
          <w:lang w:val="en-CA"/>
        </w:rPr>
        <w:t>CIT</w:t>
      </w:r>
      <w:proofErr w:type="gramStart"/>
      <w:r>
        <w:rPr>
          <w:lang w:val="en-CA"/>
        </w:rPr>
        <w:t>:CI</w:t>
      </w:r>
      <w:proofErr w:type="gramEnd"/>
      <w:r>
        <w:rPr>
          <w:lang w:val="en-CA"/>
        </w:rPr>
        <w:t>_ResponsibleParty describing the o</w:t>
      </w:r>
      <w:r w:rsidRPr="00195EBB">
        <w:rPr>
          <w:lang w:val="en-CA"/>
        </w:rPr>
        <w:t>rganisation responsible for commissioning the borehole (as opposed to drilling the borehole)</w:t>
      </w:r>
      <w:r>
        <w:rPr>
          <w:lang w:val="en-CA"/>
        </w:rPr>
        <w:t>.</w:t>
      </w:r>
    </w:p>
    <w:p w14:paraId="46D94315" w14:textId="58B9233C" w:rsidR="00D30B51" w:rsidRDefault="00D30B51" w:rsidP="00D30B51">
      <w:pPr>
        <w:autoSpaceDE w:val="0"/>
        <w:autoSpaceDN w:val="0"/>
        <w:adjustRightInd w:val="0"/>
        <w:spacing w:after="0" w:line="240" w:lineRule="atLeast"/>
        <w:rPr>
          <w:rFonts w:cs="Arial"/>
          <w:color w:val="000000"/>
          <w:sz w:val="20"/>
          <w:lang w:val="en-CA"/>
        </w:rPr>
      </w:pPr>
      <w:bookmarkStart w:id="725" w:name="BKM_DD9713AD_C742_4E77_9937_E79AF8E3F761"/>
      <w:bookmarkEnd w:id="725"/>
    </w:p>
    <w:p w14:paraId="6DCE25CC" w14:textId="68BCE92A" w:rsidR="00195EBB" w:rsidRDefault="00195EBB" w:rsidP="00D20646">
      <w:pPr>
        <w:pStyle w:val="Titre5"/>
        <w:rPr>
          <w:lang w:val="en-CA"/>
        </w:rPr>
      </w:pPr>
      <w:proofErr w:type="gramStart"/>
      <w:r>
        <w:rPr>
          <w:lang w:val="en-CA"/>
        </w:rPr>
        <w:t>d</w:t>
      </w:r>
      <w:r w:rsidRPr="00D970E9">
        <w:rPr>
          <w:lang w:val="en-CA"/>
        </w:rPr>
        <w:t>riller</w:t>
      </w:r>
      <w:proofErr w:type="gramEnd"/>
    </w:p>
    <w:p w14:paraId="703B9A0E" w14:textId="4D17063B" w:rsidR="00195EBB" w:rsidRDefault="00195EBB" w:rsidP="00D20646">
      <w:pPr>
        <w:rPr>
          <w:lang w:val="en-CA"/>
        </w:rPr>
      </w:pPr>
    </w:p>
    <w:p w14:paraId="0756E220" w14:textId="600E8675" w:rsidR="00195EBB" w:rsidRDefault="00195EBB" w:rsidP="00D20646">
      <w:pPr>
        <w:rPr>
          <w:lang w:val="en-CA"/>
        </w:rPr>
      </w:pPr>
      <w:r>
        <w:rPr>
          <w:lang w:val="en-CA"/>
        </w:rPr>
        <w:t xml:space="preserve">The driller property shall be an association between a BoreholeDetails and a </w:t>
      </w:r>
      <w:r w:rsidR="008C1955">
        <w:rPr>
          <w:lang w:val="en-CA"/>
        </w:rPr>
        <w:t>CIT</w:t>
      </w:r>
      <w:proofErr w:type="gramStart"/>
      <w:r>
        <w:rPr>
          <w:lang w:val="en-CA"/>
        </w:rPr>
        <w:t>:CI</w:t>
      </w:r>
      <w:proofErr w:type="gramEnd"/>
      <w:r>
        <w:rPr>
          <w:lang w:val="en-CA"/>
        </w:rPr>
        <w:t xml:space="preserve">_ResponsibleParty describing of the </w:t>
      </w:r>
      <w:r w:rsidRPr="00195EBB">
        <w:rPr>
          <w:lang w:val="en-CA"/>
        </w:rPr>
        <w:t>organisation responsible for drilling the borehole (as opposed to commissioning the borehole)</w:t>
      </w:r>
      <w:r w:rsidR="00B8253A">
        <w:rPr>
          <w:lang w:val="en-CA"/>
        </w:rPr>
        <w:t>.</w:t>
      </w:r>
    </w:p>
    <w:p w14:paraId="685400A9" w14:textId="77777777" w:rsidR="00195EBB" w:rsidRDefault="00195EBB" w:rsidP="00D30B51">
      <w:pPr>
        <w:autoSpaceDE w:val="0"/>
        <w:autoSpaceDN w:val="0"/>
        <w:adjustRightInd w:val="0"/>
        <w:spacing w:after="0" w:line="240" w:lineRule="atLeast"/>
        <w:rPr>
          <w:rFonts w:cs="Arial"/>
          <w:color w:val="000000"/>
          <w:sz w:val="20"/>
          <w:lang w:val="en-CA"/>
        </w:rPr>
      </w:pPr>
    </w:p>
    <w:p w14:paraId="277FCCCD" w14:textId="554244AE" w:rsidR="00195EBB" w:rsidRDefault="00195EBB" w:rsidP="00D20646">
      <w:pPr>
        <w:pStyle w:val="Titre5"/>
        <w:rPr>
          <w:lang w:val="en-CA"/>
        </w:rPr>
      </w:pPr>
      <w:proofErr w:type="gramStart"/>
      <w:r w:rsidRPr="00195EBB">
        <w:rPr>
          <w:lang w:val="en-CA"/>
        </w:rPr>
        <w:t>dateOfDrilling</w:t>
      </w:r>
      <w:proofErr w:type="gramEnd"/>
    </w:p>
    <w:p w14:paraId="3D42C5A3" w14:textId="77777777" w:rsidR="00195EBB" w:rsidRDefault="00195EBB" w:rsidP="00D20646">
      <w:pPr>
        <w:rPr>
          <w:lang w:val="en-CA"/>
        </w:rPr>
      </w:pPr>
    </w:p>
    <w:p w14:paraId="6A51A312" w14:textId="006325B0" w:rsidR="00195EBB" w:rsidRDefault="00195EBB" w:rsidP="00D20646">
      <w:pPr>
        <w:rPr>
          <w:lang w:val="en-CA"/>
        </w:rPr>
      </w:pPr>
      <w:r>
        <w:rPr>
          <w:lang w:val="en-CA"/>
        </w:rPr>
        <w:t>The property dateOfDrilling</w:t>
      </w:r>
      <w:proofErr w:type="gramStart"/>
      <w:r>
        <w:rPr>
          <w:lang w:val="en-CA"/>
        </w:rPr>
        <w:t>:TM</w:t>
      </w:r>
      <w:proofErr w:type="gramEnd"/>
      <w:r>
        <w:rPr>
          <w:lang w:val="en-CA"/>
        </w:rPr>
        <w:t xml:space="preserve">_Period shall contain the </w:t>
      </w:r>
      <w:r w:rsidRPr="00195EBB">
        <w:rPr>
          <w:lang w:val="en-CA"/>
        </w:rPr>
        <w:t>time period during which drilling of the borehole occurred.</w:t>
      </w:r>
    </w:p>
    <w:p w14:paraId="5D1BC41F" w14:textId="5D7A10DB" w:rsidR="00195EBB" w:rsidRDefault="00195EBB" w:rsidP="00D20646">
      <w:pPr>
        <w:pStyle w:val="Titre5"/>
        <w:rPr>
          <w:lang w:val="en-CA"/>
        </w:rPr>
      </w:pPr>
      <w:proofErr w:type="gramStart"/>
      <w:r w:rsidRPr="00195EBB">
        <w:rPr>
          <w:lang w:val="en-CA"/>
        </w:rPr>
        <w:t>startPoint</w:t>
      </w:r>
      <w:proofErr w:type="gramEnd"/>
    </w:p>
    <w:p w14:paraId="7B34262E" w14:textId="77777777" w:rsidR="00195EBB" w:rsidRPr="00195EBB" w:rsidRDefault="00195EBB" w:rsidP="00D20646">
      <w:pPr>
        <w:rPr>
          <w:lang w:val="en-CA"/>
        </w:rPr>
      </w:pPr>
    </w:p>
    <w:p w14:paraId="2EE57EFF" w14:textId="24B375B5" w:rsidR="00195EBB" w:rsidRDefault="00195EBB" w:rsidP="00D20646">
      <w:pPr>
        <w:rPr>
          <w:lang w:val="en-CA"/>
        </w:rPr>
      </w:pPr>
      <w:r>
        <w:rPr>
          <w:lang w:val="en-CA"/>
        </w:rPr>
        <w:t>The property startPoint</w:t>
      </w:r>
      <w:proofErr w:type="gramStart"/>
      <w:r>
        <w:rPr>
          <w:lang w:val="en-CA"/>
        </w:rPr>
        <w:t>:</w:t>
      </w:r>
      <w:r w:rsidRPr="00195EBB">
        <w:rPr>
          <w:lang w:val="en-CA"/>
        </w:rPr>
        <w:t>BoreholeStartPointCode</w:t>
      </w:r>
      <w:proofErr w:type="gramEnd"/>
      <w:r>
        <w:rPr>
          <w:lang w:val="en-CA"/>
        </w:rPr>
        <w:t xml:space="preserve"> shall provide a term from a controlled vocabulary indicating </w:t>
      </w:r>
      <w:r w:rsidRPr="00195EBB">
        <w:rPr>
          <w:lang w:val="en-CA"/>
        </w:rPr>
        <w:t xml:space="preserve">the </w:t>
      </w:r>
      <w:r w:rsidR="008C1955">
        <w:rPr>
          <w:lang w:val="en-CA"/>
        </w:rPr>
        <w:t xml:space="preserve">named </w:t>
      </w:r>
      <w:r w:rsidRPr="00195EBB">
        <w:rPr>
          <w:lang w:val="en-CA"/>
        </w:rPr>
        <w:t>position relative to ground surface where the borehole commenced. Appropriate terms would include Drilled from Ground Surface; Drilled Underground; Drilled from Quarry Floor etc</w:t>
      </w:r>
      <w:r w:rsidR="00B8253A">
        <w:rPr>
          <w:lang w:val="en-CA"/>
        </w:rPr>
        <w:t>.</w:t>
      </w:r>
    </w:p>
    <w:p w14:paraId="58EC4587" w14:textId="63168E08" w:rsidR="00195EBB" w:rsidRDefault="00195EBB" w:rsidP="00D20646">
      <w:pPr>
        <w:pStyle w:val="Titre5"/>
        <w:rPr>
          <w:lang w:val="en-CA"/>
        </w:rPr>
      </w:pPr>
      <w:proofErr w:type="gramStart"/>
      <w:r w:rsidRPr="00195EBB">
        <w:rPr>
          <w:lang w:val="en-CA"/>
        </w:rPr>
        <w:t>inclinationType</w:t>
      </w:r>
      <w:proofErr w:type="gramEnd"/>
    </w:p>
    <w:p w14:paraId="0C22F6C8" w14:textId="77777777" w:rsidR="00195EBB" w:rsidRPr="00195EBB" w:rsidRDefault="00195EBB" w:rsidP="00D20646">
      <w:pPr>
        <w:rPr>
          <w:lang w:val="en-CA"/>
        </w:rPr>
      </w:pPr>
    </w:p>
    <w:p w14:paraId="7353C6A2" w14:textId="13B760F8" w:rsidR="00195EBB" w:rsidRDefault="00195EBB" w:rsidP="00D20646">
      <w:pPr>
        <w:rPr>
          <w:lang w:val="en-CA"/>
        </w:rPr>
      </w:pPr>
      <w:r>
        <w:rPr>
          <w:lang w:val="en-CA"/>
        </w:rPr>
        <w:t>The property inclinationType</w:t>
      </w:r>
      <w:proofErr w:type="gramStart"/>
      <w:r>
        <w:rPr>
          <w:lang w:val="en-CA"/>
        </w:rPr>
        <w:t>:</w:t>
      </w:r>
      <w:r w:rsidRPr="00195EBB">
        <w:rPr>
          <w:lang w:val="en-CA"/>
        </w:rPr>
        <w:t>BoreholeInclinationCode</w:t>
      </w:r>
      <w:proofErr w:type="gramEnd"/>
      <w:r>
        <w:rPr>
          <w:lang w:val="en-CA"/>
        </w:rPr>
        <w:t xml:space="preserve"> shall contain a term from a controlled vocabulary indicating </w:t>
      </w:r>
      <w:r w:rsidRPr="00195EBB">
        <w:rPr>
          <w:lang w:val="en-CA"/>
        </w:rPr>
        <w:t>the inclination</w:t>
      </w:r>
      <w:r w:rsidR="008C1955">
        <w:rPr>
          <w:lang w:val="en-CA"/>
        </w:rPr>
        <w:t xml:space="preserve"> type</w:t>
      </w:r>
      <w:r w:rsidRPr="00195EBB">
        <w:rPr>
          <w:lang w:val="en-CA"/>
        </w:rPr>
        <w:t xml:space="preserve"> of the borehole. Appropriate terms would include vertical; inclined up; inclined down, horizontal</w:t>
      </w:r>
      <w:r w:rsidR="00B8253A">
        <w:rPr>
          <w:lang w:val="en-CA"/>
        </w:rPr>
        <w:t>.</w:t>
      </w:r>
    </w:p>
    <w:p w14:paraId="742C4CD5" w14:textId="3572B3F0" w:rsidR="00195EBB" w:rsidRPr="00D970E9" w:rsidRDefault="00195EBB" w:rsidP="00D20646">
      <w:pPr>
        <w:pStyle w:val="Titre5"/>
        <w:rPr>
          <w:lang w:val="en-CA"/>
        </w:rPr>
      </w:pPr>
      <w:proofErr w:type="gramStart"/>
      <w:r w:rsidRPr="00D970E9">
        <w:rPr>
          <w:lang w:val="en-CA"/>
        </w:rPr>
        <w:t>boreholeMaterialCustodian</w:t>
      </w:r>
      <w:proofErr w:type="gramEnd"/>
    </w:p>
    <w:p w14:paraId="76A98C21" w14:textId="77777777" w:rsidR="00195EBB" w:rsidRDefault="00195EBB" w:rsidP="00D30B51">
      <w:pPr>
        <w:autoSpaceDE w:val="0"/>
        <w:autoSpaceDN w:val="0"/>
        <w:adjustRightInd w:val="0"/>
        <w:spacing w:after="0" w:line="240" w:lineRule="atLeast"/>
        <w:rPr>
          <w:rFonts w:cs="Arial"/>
          <w:color w:val="000000"/>
          <w:sz w:val="20"/>
          <w:lang w:val="en-CA"/>
        </w:rPr>
      </w:pPr>
    </w:p>
    <w:p w14:paraId="0C6DC586" w14:textId="27C456C7" w:rsidR="0071071E" w:rsidRDefault="0071071E" w:rsidP="00D30B51">
      <w:pPr>
        <w:autoSpaceDE w:val="0"/>
        <w:autoSpaceDN w:val="0"/>
        <w:adjustRightInd w:val="0"/>
        <w:spacing w:after="0" w:line="240" w:lineRule="atLeast"/>
        <w:rPr>
          <w:lang w:val="en-CA"/>
        </w:rPr>
      </w:pPr>
      <w:r>
        <w:rPr>
          <w:lang w:val="en-CA"/>
        </w:rPr>
        <w:t>The property</w:t>
      </w:r>
      <w:r w:rsidRPr="0071071E">
        <w:t xml:space="preserve"> </w:t>
      </w:r>
      <w:r w:rsidRPr="0071071E">
        <w:rPr>
          <w:lang w:val="en-CA"/>
        </w:rPr>
        <w:t>boreholeMaterialCustodian</w:t>
      </w:r>
      <w:r>
        <w:rPr>
          <w:lang w:val="en-CA"/>
        </w:rPr>
        <w:t xml:space="preserve"> shall be an association between a BoreholeDetails and a </w:t>
      </w:r>
      <w:r w:rsidR="008C1955">
        <w:rPr>
          <w:lang w:val="en-CA"/>
        </w:rPr>
        <w:t>CIT</w:t>
      </w:r>
      <w:proofErr w:type="gramStart"/>
      <w:r>
        <w:rPr>
          <w:lang w:val="en-CA"/>
        </w:rPr>
        <w:t>:CI</w:t>
      </w:r>
      <w:proofErr w:type="gramEnd"/>
      <w:r>
        <w:rPr>
          <w:lang w:val="en-CA"/>
        </w:rPr>
        <w:t>_ResponsibleParty describing the</w:t>
      </w:r>
      <w:r w:rsidRPr="0071071E">
        <w:t xml:space="preserve"> </w:t>
      </w:r>
      <w:r>
        <w:rPr>
          <w:lang w:val="en-CA"/>
        </w:rPr>
        <w:t>o</w:t>
      </w:r>
      <w:r w:rsidRPr="0071071E">
        <w:rPr>
          <w:lang w:val="en-CA"/>
        </w:rPr>
        <w:t>rganisation that is custodian of the core recovered from the borehole</w:t>
      </w:r>
      <w:r>
        <w:rPr>
          <w:lang w:val="en-CA"/>
        </w:rPr>
        <w:t>.</w:t>
      </w:r>
    </w:p>
    <w:p w14:paraId="7FA4D67F" w14:textId="77777777" w:rsidR="0071071E" w:rsidRDefault="0071071E" w:rsidP="00D30B51">
      <w:pPr>
        <w:autoSpaceDE w:val="0"/>
        <w:autoSpaceDN w:val="0"/>
        <w:adjustRightInd w:val="0"/>
        <w:spacing w:after="0" w:line="240" w:lineRule="atLeast"/>
        <w:rPr>
          <w:lang w:val="en-CA"/>
        </w:rPr>
      </w:pPr>
    </w:p>
    <w:p w14:paraId="71C5CE21" w14:textId="15C0539C" w:rsidR="0071071E" w:rsidRDefault="0071071E" w:rsidP="00D20646">
      <w:pPr>
        <w:pStyle w:val="Titre5"/>
        <w:rPr>
          <w:lang w:val="en-CA"/>
        </w:rPr>
      </w:pPr>
      <w:proofErr w:type="gramStart"/>
      <w:r>
        <w:rPr>
          <w:lang w:val="en-CA"/>
        </w:rPr>
        <w:t>p</w:t>
      </w:r>
      <w:r w:rsidRPr="0071071E">
        <w:rPr>
          <w:lang w:val="en-CA"/>
        </w:rPr>
        <w:t>urpose</w:t>
      </w:r>
      <w:proofErr w:type="gramEnd"/>
    </w:p>
    <w:p w14:paraId="44287952" w14:textId="77777777" w:rsidR="0071071E" w:rsidRDefault="0071071E" w:rsidP="00D30B51">
      <w:pPr>
        <w:autoSpaceDE w:val="0"/>
        <w:autoSpaceDN w:val="0"/>
        <w:adjustRightInd w:val="0"/>
        <w:spacing w:after="0" w:line="240" w:lineRule="atLeast"/>
        <w:rPr>
          <w:lang w:val="en-CA"/>
        </w:rPr>
      </w:pPr>
    </w:p>
    <w:p w14:paraId="56F51479" w14:textId="538406CB" w:rsidR="0071071E" w:rsidRDefault="0071071E" w:rsidP="00D30B51">
      <w:pPr>
        <w:autoSpaceDE w:val="0"/>
        <w:autoSpaceDN w:val="0"/>
        <w:adjustRightInd w:val="0"/>
        <w:spacing w:after="0" w:line="240" w:lineRule="atLeast"/>
        <w:rPr>
          <w:lang w:val="en-CA"/>
        </w:rPr>
      </w:pPr>
      <w:r>
        <w:rPr>
          <w:lang w:val="en-CA"/>
        </w:rPr>
        <w:t>The property purpose</w:t>
      </w:r>
      <w:proofErr w:type="gramStart"/>
      <w:r>
        <w:rPr>
          <w:lang w:val="en-CA"/>
        </w:rPr>
        <w:t>:</w:t>
      </w:r>
      <w:r w:rsidRPr="0071071E">
        <w:rPr>
          <w:lang w:val="en-CA"/>
        </w:rPr>
        <w:t>BoreholePurposeCode</w:t>
      </w:r>
      <w:proofErr w:type="gramEnd"/>
      <w:r>
        <w:rPr>
          <w:lang w:val="en-CA"/>
        </w:rPr>
        <w:t xml:space="preserve"> shall contain a term from a controlled vocabulary describing t</w:t>
      </w:r>
      <w:r w:rsidRPr="0071071E">
        <w:rPr>
          <w:lang w:val="en-CA"/>
        </w:rPr>
        <w:t xml:space="preserve">he purpose for which the borehole was drilled. </w:t>
      </w:r>
      <w:r w:rsidR="00B45030" w:rsidRPr="0071071E">
        <w:rPr>
          <w:lang w:val="en-CA"/>
        </w:rPr>
        <w:t>e.g.</w:t>
      </w:r>
      <w:r w:rsidRPr="0071071E">
        <w:rPr>
          <w:lang w:val="en-CA"/>
        </w:rPr>
        <w:t>, site investigation, mineral exploration, hydrocarbon exploration, water resources</w:t>
      </w:r>
      <w:r>
        <w:rPr>
          <w:lang w:val="en-CA"/>
        </w:rPr>
        <w:t>.</w:t>
      </w:r>
    </w:p>
    <w:p w14:paraId="38AD689C" w14:textId="77777777" w:rsidR="0071071E" w:rsidRDefault="0071071E" w:rsidP="00D30B51">
      <w:pPr>
        <w:autoSpaceDE w:val="0"/>
        <w:autoSpaceDN w:val="0"/>
        <w:adjustRightInd w:val="0"/>
        <w:spacing w:after="0" w:line="240" w:lineRule="atLeast"/>
        <w:rPr>
          <w:rFonts w:cs="Arial"/>
          <w:color w:val="000000"/>
          <w:sz w:val="20"/>
          <w:lang w:val="en-CA"/>
        </w:rPr>
      </w:pPr>
    </w:p>
    <w:p w14:paraId="0E543A8D" w14:textId="6EA1626D" w:rsidR="0071071E" w:rsidRDefault="0071071E" w:rsidP="00D20646">
      <w:pPr>
        <w:pStyle w:val="Titre5"/>
        <w:rPr>
          <w:lang w:val="en-CA"/>
        </w:rPr>
      </w:pPr>
      <w:proofErr w:type="gramStart"/>
      <w:r w:rsidRPr="0071071E">
        <w:rPr>
          <w:lang w:val="en-CA"/>
        </w:rPr>
        <w:t>dataCustodian</w:t>
      </w:r>
      <w:proofErr w:type="gramEnd"/>
    </w:p>
    <w:p w14:paraId="4049D760" w14:textId="77777777" w:rsidR="0071071E" w:rsidRDefault="0071071E" w:rsidP="00D30B51">
      <w:pPr>
        <w:autoSpaceDE w:val="0"/>
        <w:autoSpaceDN w:val="0"/>
        <w:adjustRightInd w:val="0"/>
        <w:spacing w:after="0" w:line="240" w:lineRule="atLeast"/>
        <w:rPr>
          <w:rFonts w:cs="Arial"/>
          <w:color w:val="000000"/>
          <w:sz w:val="20"/>
          <w:lang w:val="en-CA"/>
        </w:rPr>
      </w:pPr>
    </w:p>
    <w:p w14:paraId="6BD84761" w14:textId="4C329FB0" w:rsidR="0071071E" w:rsidRDefault="0071071E" w:rsidP="00D20646">
      <w:pPr>
        <w:rPr>
          <w:lang w:val="en-CA"/>
        </w:rPr>
      </w:pPr>
      <w:r>
        <w:rPr>
          <w:lang w:val="en-CA"/>
        </w:rPr>
        <w:t xml:space="preserve">The dataCustodian </w:t>
      </w:r>
      <w:r w:rsidRPr="0071071E">
        <w:rPr>
          <w:lang w:val="en-CA"/>
        </w:rPr>
        <w:t xml:space="preserve">shall be an association between a BoreholeDetails and a </w:t>
      </w:r>
      <w:r w:rsidR="008C1955">
        <w:rPr>
          <w:lang w:val="en-CA"/>
        </w:rPr>
        <w:t>CIT</w:t>
      </w:r>
      <w:proofErr w:type="gramStart"/>
      <w:r w:rsidRPr="0071071E">
        <w:rPr>
          <w:lang w:val="en-CA"/>
        </w:rPr>
        <w:t>:CI</w:t>
      </w:r>
      <w:proofErr w:type="gramEnd"/>
      <w:r w:rsidRPr="0071071E">
        <w:rPr>
          <w:lang w:val="en-CA"/>
        </w:rPr>
        <w:t>_ResponsibleParty</w:t>
      </w:r>
      <w:r>
        <w:rPr>
          <w:lang w:val="en-CA"/>
        </w:rPr>
        <w:t xml:space="preserve"> describing t</w:t>
      </w:r>
      <w:r w:rsidRPr="0071071E">
        <w:rPr>
          <w:lang w:val="en-CA"/>
        </w:rPr>
        <w:t>he custodian (person or organisation) that is the custodian of data pertaining to this borehole.</w:t>
      </w:r>
    </w:p>
    <w:p w14:paraId="5BC388D3" w14:textId="74AEFB35" w:rsidR="0071071E" w:rsidRDefault="0071071E" w:rsidP="00D20646">
      <w:pPr>
        <w:pStyle w:val="Titre5"/>
        <w:rPr>
          <w:lang w:val="en-CA"/>
        </w:rPr>
      </w:pPr>
      <w:proofErr w:type="gramStart"/>
      <w:r w:rsidRPr="0071071E">
        <w:rPr>
          <w:lang w:val="en-CA"/>
        </w:rPr>
        <w:t>boreholeLength</w:t>
      </w:r>
      <w:proofErr w:type="gramEnd"/>
    </w:p>
    <w:p w14:paraId="77E80C5F" w14:textId="77777777" w:rsidR="0071071E" w:rsidRDefault="0071071E" w:rsidP="00D30B51">
      <w:pPr>
        <w:autoSpaceDE w:val="0"/>
        <w:autoSpaceDN w:val="0"/>
        <w:adjustRightInd w:val="0"/>
        <w:spacing w:after="0" w:line="240" w:lineRule="atLeast"/>
        <w:rPr>
          <w:rFonts w:cs="Arial"/>
          <w:color w:val="000000"/>
          <w:sz w:val="20"/>
          <w:lang w:val="en-CA"/>
        </w:rPr>
      </w:pPr>
    </w:p>
    <w:p w14:paraId="1C2F9CEA" w14:textId="66CA6C22" w:rsidR="0071071E" w:rsidRDefault="0071071E" w:rsidP="00D20646">
      <w:pPr>
        <w:rPr>
          <w:lang w:val="en-CA"/>
        </w:rPr>
      </w:pPr>
      <w:r>
        <w:rPr>
          <w:lang w:val="en-CA"/>
        </w:rPr>
        <w:t>The property boreholeLength (</w:t>
      </w:r>
      <w:r w:rsidR="00253146">
        <w:rPr>
          <w:lang w:val="en-CA"/>
        </w:rPr>
        <w:t>SWE::Quantity</w:t>
      </w:r>
      <w:r>
        <w:rPr>
          <w:lang w:val="en-CA"/>
        </w:rPr>
        <w:t xml:space="preserve">) shall contain a measurement (a value and a unit of measurement) corresponding to the </w:t>
      </w:r>
      <w:r w:rsidRPr="0071071E">
        <w:rPr>
          <w:lang w:val="en-CA"/>
        </w:rPr>
        <w:t xml:space="preserve">"length" of a borehole determined by the </w:t>
      </w:r>
      <w:r w:rsidRPr="0071071E">
        <w:rPr>
          <w:lang w:val="en-CA"/>
        </w:rPr>
        <w:lastRenderedPageBreak/>
        <w:t>data provider (</w:t>
      </w:r>
      <w:r w:rsidR="00B45030" w:rsidRPr="0071071E">
        <w:rPr>
          <w:lang w:val="en-CA"/>
        </w:rPr>
        <w:t>i.e.</w:t>
      </w:r>
      <w:r w:rsidRPr="0071071E">
        <w:rPr>
          <w:lang w:val="en-CA"/>
        </w:rPr>
        <w:t xml:space="preserve">, "length" can have different sources, like drillers measurement, loggers measurement, survey measurement, </w:t>
      </w:r>
      <w:r w:rsidR="00B45030" w:rsidRPr="0071071E">
        <w:rPr>
          <w:lang w:val="en-CA"/>
        </w:rPr>
        <w:t>etc.</w:t>
      </w:r>
      <w:r w:rsidRPr="0071071E">
        <w:rPr>
          <w:lang w:val="en-CA"/>
        </w:rPr>
        <w:t>)</w:t>
      </w:r>
      <w:r>
        <w:rPr>
          <w:lang w:val="en-CA"/>
        </w:rPr>
        <w:t>.</w:t>
      </w:r>
    </w:p>
    <w:p w14:paraId="3C7D80AE" w14:textId="77777777" w:rsidR="00D30B51" w:rsidRDefault="00D30B51" w:rsidP="00CD7325">
      <w:pPr>
        <w:rPr>
          <w:lang w:val="en-CA"/>
        </w:rPr>
      </w:pPr>
      <w:bookmarkStart w:id="726" w:name="BKM_138D3390_B811_48AF_8A06_0C7EE945A325"/>
      <w:bookmarkStart w:id="727" w:name="BKM_7C64B668_6255_4F21_934B_ED8983B04D0C"/>
      <w:bookmarkStart w:id="728" w:name="BKM_0C4AECF7_73FF_44BA_9AA0_74A2155E1FB1"/>
      <w:bookmarkStart w:id="729" w:name="BKM_405E5965_47DE_4F32_A8CF_BBB50354D56F"/>
      <w:bookmarkStart w:id="730" w:name="BKM_8793A391_7A4C_4EEB_B8CF_F9D3F0D2716E"/>
      <w:bookmarkStart w:id="731" w:name="BKM_3186C02E_BB7D_4207_BBD4_E76B02D0C894"/>
      <w:bookmarkStart w:id="732" w:name="BKM_88BD49B2_8659_4CF8_BF4A_6EB59EB7D01A"/>
      <w:bookmarkStart w:id="733" w:name="BKM_EDF197A9_47A0_4D71_AC33_859957294ED6"/>
      <w:bookmarkStart w:id="734" w:name="BKM_F8F0AC0D_621F_42A5_92B3_5F5CC6F39AD8"/>
      <w:bookmarkEnd w:id="726"/>
      <w:bookmarkEnd w:id="727"/>
      <w:bookmarkEnd w:id="728"/>
      <w:bookmarkEnd w:id="729"/>
      <w:bookmarkEnd w:id="730"/>
      <w:bookmarkEnd w:id="731"/>
      <w:bookmarkEnd w:id="732"/>
      <w:bookmarkEnd w:id="733"/>
      <w:bookmarkEnd w:id="734"/>
    </w:p>
    <w:p w14:paraId="35BE5C7E" w14:textId="67F9FB85" w:rsidR="00D30B51" w:rsidRDefault="007C69FE" w:rsidP="007C69FE">
      <w:pPr>
        <w:pStyle w:val="Titre4"/>
        <w:rPr>
          <w:lang w:val="en-CA"/>
        </w:rPr>
      </w:pPr>
      <w:r>
        <w:rPr>
          <w:lang w:val="en-CA"/>
        </w:rPr>
        <w:t>OriginPosition</w:t>
      </w:r>
    </w:p>
    <w:p w14:paraId="05ABDDC2" w14:textId="77777777" w:rsidR="00B3403C" w:rsidRDefault="00B3403C" w:rsidP="007C69FE">
      <w:pPr>
        <w:rPr>
          <w:lang w:val="en-CA"/>
        </w:rPr>
      </w:pPr>
    </w:p>
    <w:p w14:paraId="4EE9C5E4" w14:textId="60BE0A4B" w:rsidR="007C69FE" w:rsidRDefault="007C69FE" w:rsidP="007C69FE">
      <w:pPr>
        <w:rPr>
          <w:lang w:val="en-CA"/>
        </w:rPr>
      </w:pPr>
      <w:r w:rsidRPr="007C69FE">
        <w:rPr>
          <w:lang w:val="en-CA"/>
        </w:rPr>
        <w:t>A Borehole OriginPosition is a feature corresponding to the start point of a borehole log.  This may, but not necessarily, correspond to the borehole collar location (</w:t>
      </w:r>
      <w:r w:rsidR="00B45030" w:rsidRPr="007C69FE">
        <w:rPr>
          <w:lang w:val="en-CA"/>
        </w:rPr>
        <w:t>e.g.</w:t>
      </w:r>
      <w:r w:rsidRPr="007C69FE">
        <w:rPr>
          <w:lang w:val="en-CA"/>
        </w:rPr>
        <w:t xml:space="preserve">, </w:t>
      </w:r>
      <w:proofErr w:type="gramStart"/>
      <w:r w:rsidRPr="007C69FE">
        <w:rPr>
          <w:lang w:val="en-CA"/>
        </w:rPr>
        <w:t>kelly</w:t>
      </w:r>
      <w:proofErr w:type="gramEnd"/>
      <w:r w:rsidRPr="007C69FE">
        <w:rPr>
          <w:lang w:val="en-CA"/>
        </w:rPr>
        <w:t xml:space="preserve"> bush).</w:t>
      </w:r>
    </w:p>
    <w:p w14:paraId="53DE3B4C" w14:textId="77777777" w:rsidR="008C1955" w:rsidRDefault="008C1955" w:rsidP="007C69FE">
      <w:pPr>
        <w:rPr>
          <w:lang w:val="en-CA"/>
        </w:rPr>
      </w:pPr>
    </w:p>
    <w:p w14:paraId="63502C36" w14:textId="5058C790" w:rsidR="00B3403C" w:rsidRDefault="00F658C5" w:rsidP="00B3403C">
      <w:pPr>
        <w:keepNext/>
      </w:pPr>
      <w:r>
        <w:rPr>
          <w:noProof/>
          <w:lang w:val="en-CA" w:eastAsia="en-CA"/>
        </w:rPr>
        <w:drawing>
          <wp:inline distT="0" distB="0" distL="0" distR="0" wp14:anchorId="45010DFF" wp14:editId="7014283E">
            <wp:extent cx="4600575" cy="402907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600575" cy="4029075"/>
                    </a:xfrm>
                    <a:prstGeom prst="rect">
                      <a:avLst/>
                    </a:prstGeom>
                    <a:noFill/>
                    <a:ln>
                      <a:noFill/>
                    </a:ln>
                  </pic:spPr>
                </pic:pic>
              </a:graphicData>
            </a:graphic>
          </wp:inline>
        </w:drawing>
      </w:r>
    </w:p>
    <w:p w14:paraId="2D670C68" w14:textId="75477D92" w:rsidR="00B3403C" w:rsidRDefault="00B3403C" w:rsidP="00B3403C">
      <w:pPr>
        <w:pStyle w:val="Lgende"/>
        <w:rPr>
          <w:lang w:val="en-CA"/>
        </w:rPr>
      </w:pPr>
      <w:r>
        <w:t xml:space="preserve">Figure </w:t>
      </w:r>
      <w:r w:rsidR="00673E83">
        <w:fldChar w:fldCharType="begin"/>
      </w:r>
      <w:r w:rsidR="00673E83">
        <w:instrText xml:space="preserve"> SEQ Figure \* ARABIC </w:instrText>
      </w:r>
      <w:r w:rsidR="00673E83">
        <w:fldChar w:fldCharType="separate"/>
      </w:r>
      <w:r w:rsidR="00F02ED9">
        <w:rPr>
          <w:noProof/>
        </w:rPr>
        <w:t>88</w:t>
      </w:r>
      <w:r w:rsidR="00673E83">
        <w:rPr>
          <w:noProof/>
        </w:rPr>
        <w:fldChar w:fldCharType="end"/>
      </w:r>
      <w:r>
        <w:t>: Origin position</w:t>
      </w:r>
      <w:r w:rsidR="00B8253A">
        <w:t xml:space="preserve"> context diagram.</w:t>
      </w:r>
    </w:p>
    <w:p w14:paraId="6553BCB5" w14:textId="77777777" w:rsidR="00B3403C" w:rsidRPr="007C69FE" w:rsidRDefault="00B3403C" w:rsidP="007C69FE">
      <w:pPr>
        <w:rPr>
          <w:lang w:val="en-CA"/>
        </w:rPr>
      </w:pPr>
    </w:p>
    <w:p w14:paraId="0F2DB809" w14:textId="5C905446" w:rsidR="007C69FE" w:rsidRDefault="007C69FE" w:rsidP="00F8603E">
      <w:pPr>
        <w:rPr>
          <w:lang w:val="en-CA"/>
        </w:rPr>
      </w:pPr>
      <w:r w:rsidRPr="007C69FE">
        <w:rPr>
          <w:lang w:val="en-CA"/>
        </w:rPr>
        <w:t>If a text descript</w:t>
      </w:r>
      <w:r>
        <w:rPr>
          <w:lang w:val="en-CA"/>
        </w:rPr>
        <w:t>i</w:t>
      </w:r>
      <w:r w:rsidRPr="007C69FE">
        <w:rPr>
          <w:lang w:val="en-CA"/>
        </w:rPr>
        <w:t xml:space="preserve">on of the location is available, it should be placed in the description </w:t>
      </w:r>
      <w:r>
        <w:rPr>
          <w:lang w:val="en-CA"/>
        </w:rPr>
        <w:t>inherited from</w:t>
      </w:r>
      <w:r w:rsidRPr="007C69FE">
        <w:rPr>
          <w:lang w:val="en-CA"/>
        </w:rPr>
        <w:t xml:space="preserve"> </w:t>
      </w:r>
      <w:r>
        <w:rPr>
          <w:lang w:val="en-CA"/>
        </w:rPr>
        <w:t>Feature</w:t>
      </w:r>
      <w:r w:rsidRPr="007C69FE">
        <w:rPr>
          <w:lang w:val="en-CA"/>
        </w:rPr>
        <w:t xml:space="preserve">.  </w:t>
      </w:r>
    </w:p>
    <w:p w14:paraId="1343FB34" w14:textId="71D02F71" w:rsidR="0071071E" w:rsidRDefault="0071071E" w:rsidP="00D20646">
      <w:pPr>
        <w:pStyle w:val="Titre5"/>
      </w:pPr>
      <w:proofErr w:type="gramStart"/>
      <w:r>
        <w:t>location</w:t>
      </w:r>
      <w:proofErr w:type="gramEnd"/>
    </w:p>
    <w:p w14:paraId="5AB90865" w14:textId="77777777" w:rsidR="0071071E" w:rsidRPr="0071071E" w:rsidRDefault="0071071E"/>
    <w:p w14:paraId="3208C62B" w14:textId="48CC6578" w:rsidR="0071071E" w:rsidRDefault="0071071E" w:rsidP="00CD7325">
      <w:r>
        <w:lastRenderedPageBreak/>
        <w:t>The property location shall contain a geometry corresponding to t</w:t>
      </w:r>
      <w:r w:rsidRPr="0071071E">
        <w:t>he location of the borehole collar.</w:t>
      </w:r>
    </w:p>
    <w:p w14:paraId="0FED1A49" w14:textId="77777777" w:rsidR="00F8603E" w:rsidRDefault="00F8603E" w:rsidP="00F8603E">
      <w:pPr>
        <w:rPr>
          <w:lang w:val="en-CA"/>
        </w:rPr>
      </w:pPr>
      <w:r w:rsidRPr="007C69FE">
        <w:rPr>
          <w:lang w:val="en-CA"/>
        </w:rPr>
        <w:t>If no GM_Point is available, a</w:t>
      </w:r>
      <w:r>
        <w:rPr>
          <w:lang w:val="en-CA"/>
        </w:rPr>
        <w:t>n OGC nil value shall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8603E" w:rsidRPr="00D12552" w14:paraId="6B70C4CA" w14:textId="77777777" w:rsidTr="00A25212">
        <w:trPr>
          <w:cantSplit/>
        </w:trPr>
        <w:tc>
          <w:tcPr>
            <w:tcW w:w="4219" w:type="dxa"/>
            <w:tcBorders>
              <w:right w:val="nil"/>
            </w:tcBorders>
            <w:shd w:val="clear" w:color="auto" w:fill="auto"/>
          </w:tcPr>
          <w:p w14:paraId="16161792" w14:textId="77777777" w:rsidR="00F8603E" w:rsidRPr="00D12552" w:rsidRDefault="00F8603E" w:rsidP="00A25212">
            <w:pPr>
              <w:pStyle w:val="Tabletext10"/>
              <w:rPr>
                <w:rStyle w:val="requri"/>
                <w:lang w:val="en-CA"/>
              </w:rPr>
            </w:pPr>
            <w:r>
              <w:rPr>
                <w:rStyle w:val="requri"/>
                <w:lang w:val="en-CA"/>
              </w:rPr>
              <w:t>/req/gsml4-borehole</w:t>
            </w:r>
            <w:r w:rsidRPr="00D12552">
              <w:rPr>
                <w:rStyle w:val="requri"/>
                <w:lang w:val="en-CA"/>
              </w:rPr>
              <w:t>/</w:t>
            </w:r>
            <w:r>
              <w:rPr>
                <w:rStyle w:val="requri"/>
                <w:lang w:val="en-CA"/>
              </w:rPr>
              <w:t>borehole-position-null</w:t>
            </w:r>
          </w:p>
        </w:tc>
        <w:tc>
          <w:tcPr>
            <w:tcW w:w="4678" w:type="dxa"/>
            <w:tcBorders>
              <w:left w:val="nil"/>
            </w:tcBorders>
            <w:shd w:val="clear" w:color="auto" w:fill="auto"/>
          </w:tcPr>
          <w:p w14:paraId="68930697" w14:textId="77AC7458" w:rsidR="00F8603E" w:rsidRPr="00D12552" w:rsidRDefault="00F8603E" w:rsidP="00A25212">
            <w:pPr>
              <w:pStyle w:val="Tabletext10"/>
              <w:jc w:val="left"/>
              <w:rPr>
                <w:rStyle w:val="reqtext"/>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r w:rsidR="00B8253A">
              <w:rPr>
                <w:rStyle w:val="reqtext"/>
                <w:lang w:val="en-CA"/>
              </w:rPr>
              <w:t>.</w:t>
            </w:r>
          </w:p>
        </w:tc>
      </w:tr>
    </w:tbl>
    <w:p w14:paraId="603A75D6" w14:textId="77777777" w:rsidR="00F8603E" w:rsidRPr="007C69FE" w:rsidRDefault="00F8603E" w:rsidP="00F8603E"/>
    <w:p w14:paraId="3DC787B5" w14:textId="15F3762D" w:rsidR="00F8603E" w:rsidRDefault="00F8603E" w:rsidP="00F8603E">
      <w:pPr>
        <w:rPr>
          <w:lang w:val="en-CA"/>
        </w:rPr>
      </w:pPr>
      <w:r w:rsidRPr="007C69FE">
        <w:rPr>
          <w:lang w:val="en-CA"/>
        </w:rPr>
        <w:t>In situations where the origin position changes over the life of the borehole (</w:t>
      </w:r>
      <w:r w:rsidR="00B45030" w:rsidRPr="007C69FE">
        <w:rPr>
          <w:lang w:val="en-CA"/>
        </w:rPr>
        <w:t>e.g.</w:t>
      </w:r>
      <w:r w:rsidRPr="007C69FE">
        <w:rPr>
          <w:lang w:val="en-CA"/>
        </w:rPr>
        <w:t>, due to subsidence or destruction of the original collar), the origin position should be updated to the new location.</w:t>
      </w:r>
    </w:p>
    <w:p w14:paraId="13DC9281" w14:textId="77777777" w:rsidR="00F8603E" w:rsidRDefault="00F8603E" w:rsidP="00CD7325"/>
    <w:p w14:paraId="0783FEC2" w14:textId="47A94D06" w:rsidR="0071071E" w:rsidRDefault="001111B0" w:rsidP="00D20646">
      <w:pPr>
        <w:pStyle w:val="Titre5"/>
      </w:pPr>
      <w:proofErr w:type="gramStart"/>
      <w:r>
        <w:t>elevation</w:t>
      </w:r>
      <w:proofErr w:type="gramEnd"/>
    </w:p>
    <w:p w14:paraId="44FCAD54" w14:textId="77777777" w:rsidR="001111B0" w:rsidRDefault="001111B0" w:rsidP="00CD7325"/>
    <w:p w14:paraId="6409361F" w14:textId="77777777" w:rsidR="00F8603E" w:rsidRPr="007C69FE" w:rsidRDefault="00F8603E" w:rsidP="00F8603E">
      <w:pPr>
        <w:rPr>
          <w:lang w:val="en-CA"/>
        </w:rPr>
      </w:pPr>
      <w:r w:rsidRPr="007C69FE">
        <w:rPr>
          <w:lang w:val="en-CA"/>
        </w:rPr>
        <w:t>Implementers delivering 3-D origin locations should provide an elevation to imp</w:t>
      </w:r>
      <w:r>
        <w:rPr>
          <w:lang w:val="en-CA"/>
        </w:rPr>
        <w:t xml:space="preserve">rove interoperability.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8603E" w:rsidRPr="00D12552" w14:paraId="445140EA" w14:textId="77777777" w:rsidTr="00A25212">
        <w:trPr>
          <w:cantSplit/>
        </w:trPr>
        <w:tc>
          <w:tcPr>
            <w:tcW w:w="4219" w:type="dxa"/>
            <w:tcBorders>
              <w:right w:val="nil"/>
            </w:tcBorders>
            <w:shd w:val="clear" w:color="auto" w:fill="auto"/>
          </w:tcPr>
          <w:p w14:paraId="506E3C32" w14:textId="77777777" w:rsidR="00F8603E" w:rsidRPr="00D12552" w:rsidRDefault="00F8603E" w:rsidP="00A25212">
            <w:pPr>
              <w:pStyle w:val="Tabletext10"/>
              <w:rPr>
                <w:rStyle w:val="requri"/>
                <w:lang w:val="en-CA"/>
              </w:rPr>
            </w:pPr>
            <w:r>
              <w:rPr>
                <w:rStyle w:val="requri"/>
                <w:lang w:val="en-CA"/>
              </w:rPr>
              <w:t>/req/gsml4-borehole</w:t>
            </w:r>
            <w:r w:rsidRPr="00D12552">
              <w:rPr>
                <w:rStyle w:val="requri"/>
                <w:lang w:val="en-CA"/>
              </w:rPr>
              <w:t>/</w:t>
            </w:r>
            <w:r>
              <w:rPr>
                <w:rStyle w:val="requri"/>
                <w:lang w:val="en-CA"/>
              </w:rPr>
              <w:t>borehole-3d</w:t>
            </w:r>
          </w:p>
        </w:tc>
        <w:tc>
          <w:tcPr>
            <w:tcW w:w="4678" w:type="dxa"/>
            <w:tcBorders>
              <w:left w:val="nil"/>
            </w:tcBorders>
            <w:shd w:val="clear" w:color="auto" w:fill="auto"/>
          </w:tcPr>
          <w:p w14:paraId="30082A73" w14:textId="77777777" w:rsidR="00F8603E" w:rsidRPr="00D12552" w:rsidRDefault="00F8603E" w:rsidP="00A25212">
            <w:pPr>
              <w:pStyle w:val="Tabletext10"/>
              <w:jc w:val="left"/>
              <w:rPr>
                <w:rStyle w:val="reqtext"/>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bl>
    <w:p w14:paraId="224FA211" w14:textId="77777777" w:rsidR="00F8603E" w:rsidRDefault="00F8603E" w:rsidP="00CD7325"/>
    <w:p w14:paraId="3A11DB01" w14:textId="315AE9F5" w:rsidR="001111B0" w:rsidRDefault="001111B0" w:rsidP="00CD7325">
      <w:r>
        <w:t>The elevation</w:t>
      </w:r>
      <w:proofErr w:type="gramStart"/>
      <w:r>
        <w:t>:DirectPosition</w:t>
      </w:r>
      <w:proofErr w:type="gramEnd"/>
      <w:r>
        <w:t xml:space="preserve"> property is a c</w:t>
      </w:r>
      <w:r w:rsidRPr="001111B0">
        <w:t xml:space="preserve">ompromise approach to supply elevation </w:t>
      </w:r>
      <w:r w:rsidR="00B45030" w:rsidRPr="001111B0">
        <w:t>explicitly</w:t>
      </w:r>
      <w:r w:rsidRPr="001111B0">
        <w:t xml:space="preserve"> for location; this is to allow for software that cannot process 3-D GM_Point. </w:t>
      </w:r>
      <w:r>
        <w:t>Null shall be used</w:t>
      </w:r>
      <w:r w:rsidRPr="001111B0">
        <w:t xml:space="preserve"> if elevation is unknown. </w:t>
      </w:r>
      <w:r>
        <w:t>A DirectPo</w:t>
      </w:r>
      <w:r w:rsidRPr="001111B0">
        <w:t>sition shall have a dimension of 1, and CRS will be a "vertical" CRS (e.g. EPSG CRSs in the range 5600-5799).</w:t>
      </w:r>
    </w:p>
    <w:p w14:paraId="33633193"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0CD6E609" w14:textId="77777777" w:rsidTr="001111B0">
        <w:trPr>
          <w:cantSplit/>
        </w:trPr>
        <w:tc>
          <w:tcPr>
            <w:tcW w:w="4219" w:type="dxa"/>
            <w:tcBorders>
              <w:right w:val="nil"/>
            </w:tcBorders>
            <w:shd w:val="clear" w:color="auto" w:fill="auto"/>
          </w:tcPr>
          <w:p w14:paraId="4BCE3782" w14:textId="5C047E03" w:rsidR="001111B0" w:rsidRPr="00D12552" w:rsidRDefault="001111B0" w:rsidP="001111B0">
            <w:pPr>
              <w:pStyle w:val="Tabletext10"/>
              <w:rPr>
                <w:rStyle w:val="requri"/>
                <w:lang w:val="en-CA"/>
              </w:rPr>
            </w:pPr>
            <w:r>
              <w:rPr>
                <w:rStyle w:val="requri"/>
                <w:lang w:val="en-CA"/>
              </w:rPr>
              <w:t>/req/gsml4-borehole</w:t>
            </w:r>
            <w:r w:rsidRPr="00D12552">
              <w:rPr>
                <w:rStyle w:val="requri"/>
                <w:lang w:val="en-CA"/>
              </w:rPr>
              <w:t>/</w:t>
            </w:r>
            <w:r>
              <w:rPr>
                <w:rStyle w:val="requri"/>
                <w:lang w:val="en-CA"/>
              </w:rPr>
              <w:t>borehole-elevation-dim</w:t>
            </w:r>
          </w:p>
        </w:tc>
        <w:tc>
          <w:tcPr>
            <w:tcW w:w="4678" w:type="dxa"/>
            <w:tcBorders>
              <w:left w:val="nil"/>
            </w:tcBorders>
            <w:shd w:val="clear" w:color="auto" w:fill="auto"/>
          </w:tcPr>
          <w:p w14:paraId="4134420E" w14:textId="2DF85991" w:rsidR="001111B0" w:rsidRPr="00D12552" w:rsidRDefault="001111B0" w:rsidP="001111B0">
            <w:pPr>
              <w:pStyle w:val="Tabletext10"/>
              <w:jc w:val="left"/>
              <w:rPr>
                <w:rStyle w:val="reqtext"/>
                <w:lang w:val="en-CA"/>
              </w:rPr>
            </w:pPr>
            <w:r>
              <w:rPr>
                <w:rStyle w:val="reqtext"/>
                <w:lang w:val="en-CA"/>
              </w:rPr>
              <w:t xml:space="preserve">Origin elevation SHALL be </w:t>
            </w:r>
            <w:proofErr w:type="gramStart"/>
            <w:r>
              <w:rPr>
                <w:rStyle w:val="reqtext"/>
                <w:lang w:val="en-CA"/>
              </w:rPr>
              <w:t>a geometry</w:t>
            </w:r>
            <w:proofErr w:type="gramEnd"/>
            <w:r>
              <w:rPr>
                <w:rStyle w:val="reqtext"/>
                <w:lang w:val="en-CA"/>
              </w:rPr>
              <w:t xml:space="preserve"> with a dimension of 1</w:t>
            </w:r>
            <w:r w:rsidR="00B8253A">
              <w:rPr>
                <w:rStyle w:val="reqtext"/>
                <w:lang w:val="en-CA"/>
              </w:rPr>
              <w:t>.</w:t>
            </w:r>
          </w:p>
        </w:tc>
      </w:tr>
    </w:tbl>
    <w:p w14:paraId="2FA26DFA"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7AA21294" w14:textId="77777777" w:rsidTr="001111B0">
        <w:trPr>
          <w:cantSplit/>
        </w:trPr>
        <w:tc>
          <w:tcPr>
            <w:tcW w:w="4219" w:type="dxa"/>
            <w:tcBorders>
              <w:right w:val="nil"/>
            </w:tcBorders>
            <w:shd w:val="clear" w:color="auto" w:fill="auto"/>
          </w:tcPr>
          <w:p w14:paraId="656609F4" w14:textId="39778E79" w:rsidR="001111B0" w:rsidRPr="00D12552" w:rsidRDefault="001111B0" w:rsidP="001111B0">
            <w:pPr>
              <w:pStyle w:val="Tabletext10"/>
              <w:rPr>
                <w:rStyle w:val="requri"/>
                <w:lang w:val="en-CA"/>
              </w:rPr>
            </w:pPr>
            <w:r>
              <w:rPr>
                <w:rStyle w:val="requri"/>
                <w:lang w:val="en-CA"/>
              </w:rPr>
              <w:t>/req/gsml4-borehole</w:t>
            </w:r>
            <w:r w:rsidRPr="00D12552">
              <w:rPr>
                <w:rStyle w:val="requri"/>
                <w:lang w:val="en-CA"/>
              </w:rPr>
              <w:t>/</w:t>
            </w:r>
            <w:r>
              <w:rPr>
                <w:rStyle w:val="requri"/>
                <w:lang w:val="en-CA"/>
              </w:rPr>
              <w:t>borehole-elevation-CRS</w:t>
            </w:r>
          </w:p>
        </w:tc>
        <w:tc>
          <w:tcPr>
            <w:tcW w:w="4678" w:type="dxa"/>
            <w:tcBorders>
              <w:left w:val="nil"/>
            </w:tcBorders>
            <w:shd w:val="clear" w:color="auto" w:fill="auto"/>
          </w:tcPr>
          <w:p w14:paraId="1698AFEF" w14:textId="004997C8" w:rsidR="001111B0" w:rsidRPr="00D12552" w:rsidRDefault="001111B0" w:rsidP="001111B0">
            <w:pPr>
              <w:pStyle w:val="Tabletext10"/>
              <w:jc w:val="left"/>
              <w:rPr>
                <w:rStyle w:val="reqtext"/>
                <w:lang w:val="en-CA"/>
              </w:rPr>
            </w:pPr>
            <w:r>
              <w:rPr>
                <w:rStyle w:val="reqtext"/>
                <w:lang w:val="en-CA"/>
              </w:rPr>
              <w:t xml:space="preserve">Origin elevation srsName identifier SHALL be vertical CRS having </w:t>
            </w:r>
            <w:r w:rsidR="00B45030">
              <w:rPr>
                <w:rStyle w:val="reqtext"/>
                <w:lang w:val="en-CA"/>
              </w:rPr>
              <w:t>an</w:t>
            </w:r>
            <w:r>
              <w:rPr>
                <w:rStyle w:val="reqtext"/>
                <w:lang w:val="en-CA"/>
              </w:rPr>
              <w:t xml:space="preserve"> EPSG in the range 5600-5799.</w:t>
            </w:r>
          </w:p>
        </w:tc>
      </w:tr>
    </w:tbl>
    <w:p w14:paraId="2238501C" w14:textId="77777777" w:rsidR="001111B0" w:rsidRPr="007C69FE" w:rsidRDefault="001111B0" w:rsidP="00CD7325"/>
    <w:p w14:paraId="00D0290D" w14:textId="32353C93" w:rsidR="007C69FE" w:rsidRDefault="00C80D4B" w:rsidP="00C80D4B">
      <w:pPr>
        <w:pStyle w:val="Titre4"/>
      </w:pPr>
      <w:r>
        <w:t>GeoSciML Borehole vocabularies</w:t>
      </w:r>
    </w:p>
    <w:p w14:paraId="533AF79B" w14:textId="77777777" w:rsidR="00C80D4B" w:rsidRDefault="00C80D4B" w:rsidP="00CD7325"/>
    <w:p w14:paraId="1D6B2348" w14:textId="659D91E6" w:rsidR="00C80D4B" w:rsidRDefault="00C80D4B" w:rsidP="00CD7325">
      <w:r>
        <w:t xml:space="preserve">Vocabularies used in Borehole package are listed in </w:t>
      </w:r>
      <w:r>
        <w:fldChar w:fldCharType="begin"/>
      </w:r>
      <w:r>
        <w:instrText xml:space="preserve"> REF _Ref433007016 \h </w:instrText>
      </w:r>
      <w:r>
        <w:fldChar w:fldCharType="separate"/>
      </w:r>
      <w:r w:rsidR="00F02ED9">
        <w:t xml:space="preserve">Table </w:t>
      </w:r>
      <w:r w:rsidR="00F02ED9">
        <w:rPr>
          <w:noProof/>
        </w:rPr>
        <w:t>7</w:t>
      </w:r>
      <w:r>
        <w:fldChar w:fldCharType="end"/>
      </w:r>
    </w:p>
    <w:p w14:paraId="33AE2642" w14:textId="77777777" w:rsidR="00C80D4B" w:rsidRDefault="00C80D4B" w:rsidP="00CD7325"/>
    <w:p w14:paraId="626D0DB1" w14:textId="2B90E46C" w:rsidR="00C80D4B" w:rsidRDefault="00C80D4B" w:rsidP="00C80D4B">
      <w:pPr>
        <w:pStyle w:val="Lgende"/>
        <w:keepNext/>
      </w:pPr>
      <w:bookmarkStart w:id="735" w:name="_Ref433007016"/>
      <w:proofErr w:type="gramStart"/>
      <w:r>
        <w:lastRenderedPageBreak/>
        <w:t xml:space="preserve">Table </w:t>
      </w:r>
      <w:r w:rsidR="00415E41">
        <w:fldChar w:fldCharType="begin"/>
      </w:r>
      <w:r w:rsidR="00415E41">
        <w:instrText xml:space="preserve"> SEQ Table \* ARABIC </w:instrText>
      </w:r>
      <w:r w:rsidR="00415E41">
        <w:fldChar w:fldCharType="separate"/>
      </w:r>
      <w:r w:rsidR="00F02ED9">
        <w:rPr>
          <w:noProof/>
        </w:rPr>
        <w:t>7</w:t>
      </w:r>
      <w:r w:rsidR="00415E41">
        <w:fldChar w:fldCharType="end"/>
      </w:r>
      <w:bookmarkEnd w:id="735"/>
      <w:r>
        <w:t>: Borehole vocabularies</w:t>
      </w:r>
      <w:r w:rsidR="00B8253A">
        <w:t>.</w:t>
      </w:r>
      <w:proofErr w:type="gramEnd"/>
    </w:p>
    <w:tbl>
      <w:tblPr>
        <w:tblW w:w="0" w:type="auto"/>
        <w:tblBorders>
          <w:top w:val="single" w:sz="8" w:space="0" w:color="000000"/>
          <w:bottom w:val="single" w:sz="8" w:space="0" w:color="000000"/>
        </w:tblBorders>
        <w:tblLook w:val="04A0" w:firstRow="1" w:lastRow="0" w:firstColumn="1" w:lastColumn="0" w:noHBand="0" w:noVBand="1"/>
      </w:tblPr>
      <w:tblGrid>
        <w:gridCol w:w="3145"/>
        <w:gridCol w:w="5711"/>
      </w:tblGrid>
      <w:tr w:rsidR="00C80D4B" w:rsidRPr="00FE43AC" w14:paraId="7A2659BE" w14:textId="77777777" w:rsidTr="00D970E9">
        <w:tc>
          <w:tcPr>
            <w:tcW w:w="2660" w:type="dxa"/>
            <w:tcBorders>
              <w:top w:val="single" w:sz="8" w:space="0" w:color="000000"/>
              <w:bottom w:val="single" w:sz="8" w:space="0" w:color="000000"/>
            </w:tcBorders>
            <w:shd w:val="clear" w:color="auto" w:fill="auto"/>
          </w:tcPr>
          <w:p w14:paraId="2AD75905" w14:textId="77777777" w:rsidR="00C80D4B" w:rsidRPr="00D970E9" w:rsidRDefault="00C80D4B"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227EEBBC" w14:textId="77777777" w:rsidR="00C80D4B" w:rsidRPr="00D970E9" w:rsidRDefault="00C80D4B" w:rsidP="00775DD7">
            <w:pPr>
              <w:rPr>
                <w:rFonts w:ascii="Calibri" w:hAnsi="Calibri"/>
                <w:b/>
                <w:bCs/>
                <w:color w:val="000000"/>
              </w:rPr>
            </w:pPr>
            <w:r w:rsidRPr="00D970E9">
              <w:rPr>
                <w:rFonts w:ascii="Calibri" w:hAnsi="Calibri"/>
                <w:b/>
                <w:bCs/>
                <w:color w:val="000000"/>
              </w:rPr>
              <w:t>Description</w:t>
            </w:r>
          </w:p>
        </w:tc>
      </w:tr>
      <w:tr w:rsidR="000A793F" w:rsidRPr="00FE43AC" w14:paraId="522A1681" w14:textId="77777777" w:rsidTr="00D970E9">
        <w:tc>
          <w:tcPr>
            <w:tcW w:w="2660" w:type="dxa"/>
            <w:shd w:val="clear" w:color="auto" w:fill="C0C0C0"/>
          </w:tcPr>
          <w:p w14:paraId="2C4DD50C" w14:textId="7C2261EB" w:rsidR="00C80D4B" w:rsidRPr="00D970E9" w:rsidRDefault="00C80D4B" w:rsidP="00775DD7">
            <w:pPr>
              <w:rPr>
                <w:rFonts w:ascii="Calibri" w:hAnsi="Calibri"/>
                <w:b/>
                <w:bCs/>
                <w:color w:val="000000"/>
              </w:rPr>
            </w:pPr>
            <w:r w:rsidRPr="00D970E9">
              <w:rPr>
                <w:rFonts w:ascii="Calibri" w:hAnsi="Calibri"/>
                <w:b/>
                <w:bCs/>
                <w:color w:val="000000"/>
              </w:rPr>
              <w:t>BoreholeDrillingMethodCode</w:t>
            </w:r>
          </w:p>
        </w:tc>
        <w:tc>
          <w:tcPr>
            <w:tcW w:w="6196" w:type="dxa"/>
            <w:tcBorders>
              <w:left w:val="nil"/>
              <w:right w:val="nil"/>
            </w:tcBorders>
            <w:shd w:val="clear" w:color="auto" w:fill="C0C0C0"/>
          </w:tcPr>
          <w:p w14:paraId="1488762B" w14:textId="40E7B2CF"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borehole drilling method.  Users are encouraged to use a vocabulary of terms managed by the CGI vocabularies working group. (</w:t>
            </w:r>
            <w:r w:rsidR="00B45030" w:rsidRPr="00D970E9">
              <w:rPr>
                <w:rFonts w:ascii="Calibri" w:hAnsi="Calibri"/>
                <w:color w:val="000000"/>
                <w:lang w:val="en-CA"/>
              </w:rPr>
              <w:t>e.g.</w:t>
            </w:r>
            <w:r w:rsidRPr="00D970E9">
              <w:rPr>
                <w:rFonts w:ascii="Calibri" w:hAnsi="Calibri"/>
                <w:color w:val="000000"/>
                <w:lang w:val="en-CA"/>
              </w:rPr>
              <w:t xml:space="preserve">; auger, hand auger, air core, cable tool, diamond core, rotary air blast, </w:t>
            </w:r>
            <w:r w:rsidR="00B45030" w:rsidRPr="00D970E9">
              <w:rPr>
                <w:rFonts w:ascii="Calibri" w:hAnsi="Calibri"/>
                <w:color w:val="000000"/>
                <w:lang w:val="en-CA"/>
              </w:rPr>
              <w:t>etc.</w:t>
            </w:r>
            <w:r w:rsidRPr="00D970E9">
              <w:rPr>
                <w:rFonts w:ascii="Calibri" w:hAnsi="Calibri"/>
                <w:color w:val="000000"/>
                <w:lang w:val="en-CA"/>
              </w:rPr>
              <w:t>)</w:t>
            </w:r>
            <w:r w:rsidR="00B8253A">
              <w:rPr>
                <w:rFonts w:ascii="Calibri" w:hAnsi="Calibri"/>
                <w:color w:val="000000"/>
                <w:lang w:val="en-CA"/>
              </w:rPr>
              <w:t>.</w:t>
            </w:r>
          </w:p>
        </w:tc>
      </w:tr>
      <w:tr w:rsidR="00C80D4B" w:rsidRPr="00FE43AC" w14:paraId="12D0CBD3" w14:textId="77777777" w:rsidTr="00D970E9">
        <w:tc>
          <w:tcPr>
            <w:tcW w:w="2660" w:type="dxa"/>
            <w:shd w:val="clear" w:color="auto" w:fill="auto"/>
          </w:tcPr>
          <w:p w14:paraId="032AA456" w14:textId="215FF739" w:rsidR="00C80D4B" w:rsidRPr="00D970E9" w:rsidRDefault="00C80D4B" w:rsidP="00775DD7">
            <w:pPr>
              <w:rPr>
                <w:rFonts w:ascii="Calibri" w:hAnsi="Calibri"/>
                <w:b/>
                <w:bCs/>
                <w:color w:val="000000"/>
              </w:rPr>
            </w:pPr>
            <w:r w:rsidRPr="00D970E9">
              <w:rPr>
                <w:rFonts w:ascii="Calibri" w:hAnsi="Calibri"/>
                <w:b/>
                <w:bCs/>
                <w:color w:val="000000"/>
              </w:rPr>
              <w:t>BoreholeInclinationCode</w:t>
            </w:r>
          </w:p>
        </w:tc>
        <w:tc>
          <w:tcPr>
            <w:tcW w:w="6196" w:type="dxa"/>
            <w:shd w:val="clear" w:color="auto" w:fill="auto"/>
          </w:tcPr>
          <w:p w14:paraId="6E0B22EF" w14:textId="3446F231"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general orientation of a borehole.  Users are encouraged to use a vocabulary of terms managed by the CGI vocabularies working group.</w:t>
            </w:r>
          </w:p>
          <w:p w14:paraId="3C4812AD" w14:textId="77777777" w:rsidR="00C80D4B" w:rsidRPr="00D970E9" w:rsidRDefault="00C80D4B" w:rsidP="00C80D4B">
            <w:pPr>
              <w:rPr>
                <w:rFonts w:ascii="Calibri" w:hAnsi="Calibri"/>
                <w:color w:val="000000"/>
                <w:lang w:val="en-CA"/>
              </w:rPr>
            </w:pPr>
            <w:r w:rsidRPr="00D970E9">
              <w:rPr>
                <w:rFonts w:ascii="Calibri" w:hAnsi="Calibri"/>
                <w:color w:val="000000"/>
                <w:lang w:val="en-CA"/>
              </w:rPr>
              <w:t>For example:</w:t>
            </w:r>
          </w:p>
          <w:p w14:paraId="3401473F" w14:textId="77777777" w:rsidR="00C80D4B" w:rsidRPr="00D970E9" w:rsidRDefault="00C80D4B" w:rsidP="00D20646">
            <w:pPr>
              <w:pStyle w:val="Paragraphedeliste"/>
              <w:numPr>
                <w:ilvl w:val="0"/>
                <w:numId w:val="19"/>
              </w:numPr>
              <w:spacing w:after="0"/>
              <w:rPr>
                <w:rFonts w:ascii="Calibri" w:hAnsi="Calibri"/>
                <w:color w:val="000000"/>
                <w:lang w:val="en-CA"/>
              </w:rPr>
            </w:pPr>
            <w:r w:rsidRPr="00D970E9">
              <w:rPr>
                <w:rFonts w:ascii="Calibri" w:hAnsi="Calibri"/>
                <w:color w:val="000000"/>
                <w:lang w:val="en-CA"/>
              </w:rPr>
              <w:t>vertical</w:t>
            </w:r>
          </w:p>
          <w:p w14:paraId="301711E8" w14:textId="77777777" w:rsidR="00C80D4B" w:rsidRPr="00D970E9" w:rsidRDefault="00C80D4B" w:rsidP="00D20646">
            <w:pPr>
              <w:pStyle w:val="Paragraphedeliste"/>
              <w:numPr>
                <w:ilvl w:val="0"/>
                <w:numId w:val="19"/>
              </w:numPr>
              <w:spacing w:after="0"/>
              <w:rPr>
                <w:rFonts w:ascii="Calibri" w:hAnsi="Calibri"/>
                <w:color w:val="000000"/>
                <w:lang w:val="en-CA"/>
              </w:rPr>
            </w:pPr>
            <w:r w:rsidRPr="00D970E9">
              <w:rPr>
                <w:rFonts w:ascii="Calibri" w:hAnsi="Calibri"/>
                <w:color w:val="000000"/>
                <w:lang w:val="en-CA"/>
              </w:rPr>
              <w:t>horizontal</w:t>
            </w:r>
          </w:p>
          <w:p w14:paraId="0016B8D8" w14:textId="77777777" w:rsidR="00C80D4B" w:rsidRPr="00D970E9" w:rsidRDefault="00C80D4B" w:rsidP="00D20646">
            <w:pPr>
              <w:pStyle w:val="Paragraphedeliste"/>
              <w:numPr>
                <w:ilvl w:val="0"/>
                <w:numId w:val="19"/>
              </w:numPr>
              <w:spacing w:after="0"/>
              <w:rPr>
                <w:rFonts w:ascii="Calibri" w:hAnsi="Calibri"/>
                <w:color w:val="000000"/>
                <w:lang w:val="en-CA"/>
              </w:rPr>
            </w:pPr>
            <w:r w:rsidRPr="00D970E9">
              <w:rPr>
                <w:rFonts w:ascii="Calibri" w:hAnsi="Calibri"/>
                <w:color w:val="000000"/>
                <w:lang w:val="en-CA"/>
              </w:rPr>
              <w:t>inclined up</w:t>
            </w:r>
          </w:p>
          <w:p w14:paraId="15EF27A6" w14:textId="02BDD57E" w:rsidR="00C80D4B" w:rsidRPr="00D970E9" w:rsidRDefault="00C80D4B" w:rsidP="00D20646">
            <w:pPr>
              <w:pStyle w:val="Paragraphedeliste"/>
              <w:numPr>
                <w:ilvl w:val="0"/>
                <w:numId w:val="19"/>
              </w:numPr>
              <w:spacing w:after="0"/>
              <w:rPr>
                <w:rFonts w:ascii="Calibri" w:hAnsi="Calibri"/>
                <w:color w:val="000000"/>
                <w:lang w:val="en-CA"/>
              </w:rPr>
            </w:pPr>
            <w:r w:rsidRPr="00D970E9">
              <w:rPr>
                <w:rFonts w:ascii="Calibri" w:hAnsi="Calibri"/>
                <w:color w:val="000000"/>
                <w:lang w:val="en-CA"/>
              </w:rPr>
              <w:t>inclined down</w:t>
            </w:r>
          </w:p>
        </w:tc>
      </w:tr>
      <w:tr w:rsidR="000A793F" w:rsidRPr="00FE43AC" w14:paraId="310E1409" w14:textId="77777777" w:rsidTr="00D970E9">
        <w:tc>
          <w:tcPr>
            <w:tcW w:w="2660" w:type="dxa"/>
            <w:shd w:val="clear" w:color="auto" w:fill="C0C0C0"/>
          </w:tcPr>
          <w:p w14:paraId="6474B538" w14:textId="5074AF8A" w:rsidR="00C80D4B" w:rsidRPr="00D970E9" w:rsidRDefault="00326F3E" w:rsidP="00326F3E">
            <w:pPr>
              <w:rPr>
                <w:rFonts w:ascii="Calibri" w:hAnsi="Calibri"/>
                <w:b/>
                <w:bCs/>
                <w:color w:val="000000"/>
              </w:rPr>
            </w:pPr>
            <w:r w:rsidRPr="00D970E9">
              <w:rPr>
                <w:rFonts w:ascii="Calibri" w:hAnsi="Calibri"/>
                <w:b/>
                <w:bCs/>
                <w:color w:val="000000"/>
              </w:rPr>
              <w:t>BoreholePurposeCode</w:t>
            </w:r>
          </w:p>
        </w:tc>
        <w:tc>
          <w:tcPr>
            <w:tcW w:w="6196" w:type="dxa"/>
            <w:tcBorders>
              <w:left w:val="nil"/>
              <w:right w:val="nil"/>
            </w:tcBorders>
            <w:shd w:val="clear" w:color="auto" w:fill="C0C0C0"/>
          </w:tcPr>
          <w:p w14:paraId="6C591882" w14:textId="45EEA93A" w:rsidR="00C80D4B" w:rsidRPr="00D970E9" w:rsidRDefault="00326F3E" w:rsidP="00C80D4B">
            <w:pPr>
              <w:rPr>
                <w:rFonts w:ascii="Calibri" w:hAnsi="Calibri"/>
                <w:color w:val="000000"/>
                <w:lang w:val="en-CA"/>
              </w:rPr>
            </w:pPr>
            <w:r w:rsidRPr="00D970E9">
              <w:rPr>
                <w:rFonts w:ascii="Calibri" w:hAnsi="Calibri"/>
                <w:color w:val="000000"/>
                <w:lang w:val="en-CA"/>
              </w:rPr>
              <w:t xml:space="preserve">Place holder for a vocabulary containing terms describing the purpose for which the borehole was drilled.  </w:t>
            </w:r>
            <w:r w:rsidR="00B45030" w:rsidRPr="00D970E9">
              <w:rPr>
                <w:rFonts w:ascii="Calibri" w:hAnsi="Calibri"/>
                <w:color w:val="000000"/>
                <w:lang w:val="en-CA"/>
              </w:rPr>
              <w:t>e.g.</w:t>
            </w:r>
            <w:r w:rsidRPr="00D970E9">
              <w:rPr>
                <w:rFonts w:ascii="Calibri" w:hAnsi="Calibri"/>
                <w:color w:val="000000"/>
                <w:lang w:val="en-CA"/>
              </w:rPr>
              <w:t>, mineral exploration, water pumping, site evaluation, stratigraphic research, etc</w:t>
            </w:r>
            <w:r w:rsidR="00B8253A">
              <w:rPr>
                <w:rFonts w:ascii="Calibri" w:hAnsi="Calibri"/>
                <w:color w:val="000000"/>
                <w:lang w:val="en-CA"/>
              </w:rPr>
              <w:t>.</w:t>
            </w:r>
          </w:p>
        </w:tc>
      </w:tr>
      <w:tr w:rsidR="00C80D4B" w:rsidRPr="00FE43AC" w14:paraId="0964E7CB" w14:textId="77777777" w:rsidTr="00D970E9">
        <w:tc>
          <w:tcPr>
            <w:tcW w:w="2660" w:type="dxa"/>
            <w:shd w:val="clear" w:color="auto" w:fill="auto"/>
          </w:tcPr>
          <w:p w14:paraId="04236AD3" w14:textId="379ECC69" w:rsidR="00C80D4B" w:rsidRPr="00D970E9" w:rsidRDefault="00326F3E" w:rsidP="00775DD7">
            <w:pPr>
              <w:rPr>
                <w:rFonts w:ascii="Calibri" w:hAnsi="Calibri"/>
                <w:b/>
                <w:bCs/>
                <w:color w:val="000000"/>
              </w:rPr>
            </w:pPr>
            <w:r w:rsidRPr="00D970E9">
              <w:rPr>
                <w:rFonts w:ascii="Calibri" w:hAnsi="Calibri"/>
                <w:b/>
                <w:bCs/>
                <w:color w:val="000000"/>
              </w:rPr>
              <w:t>BoreholeStartPointCode</w:t>
            </w:r>
          </w:p>
        </w:tc>
        <w:tc>
          <w:tcPr>
            <w:tcW w:w="6196" w:type="dxa"/>
            <w:shd w:val="clear" w:color="auto" w:fill="auto"/>
          </w:tcPr>
          <w:p w14:paraId="663CA86D" w14:textId="6B15C61B" w:rsidR="00326F3E" w:rsidRPr="00D970E9" w:rsidRDefault="00326F3E" w:rsidP="00326F3E">
            <w:pPr>
              <w:rPr>
                <w:rFonts w:ascii="Calibri" w:hAnsi="Calibri"/>
                <w:color w:val="000000"/>
                <w:lang w:val="en-CA"/>
              </w:rPr>
            </w:pPr>
            <w:r w:rsidRPr="00D970E9">
              <w:rPr>
                <w:rFonts w:ascii="Calibri" w:hAnsi="Calibri"/>
                <w:color w:val="000000"/>
                <w:lang w:val="en-CA"/>
              </w:rPr>
              <w:t>This class is an indicative placeholder only for a vocabulary of terms describing the location of the start of a borehole.  Users are encouraged to use a vocabulary of terms managed by the CGI vocabularies working group.</w:t>
            </w:r>
          </w:p>
          <w:p w14:paraId="40164F0A" w14:textId="77777777" w:rsidR="00326F3E" w:rsidRPr="00D970E9" w:rsidRDefault="00326F3E" w:rsidP="00326F3E">
            <w:pPr>
              <w:rPr>
                <w:rFonts w:ascii="Calibri" w:hAnsi="Calibri"/>
                <w:color w:val="000000"/>
                <w:lang w:val="en-CA"/>
              </w:rPr>
            </w:pPr>
            <w:r w:rsidRPr="00D970E9">
              <w:rPr>
                <w:rFonts w:ascii="Calibri" w:hAnsi="Calibri"/>
                <w:color w:val="000000"/>
                <w:lang w:val="en-CA"/>
              </w:rPr>
              <w:t>Examples may include:</w:t>
            </w:r>
          </w:p>
          <w:p w14:paraId="32E30C9F" w14:textId="77777777" w:rsidR="00326F3E" w:rsidRPr="00D970E9" w:rsidRDefault="00326F3E" w:rsidP="00D20646">
            <w:pPr>
              <w:pStyle w:val="Paragraphedeliste"/>
              <w:numPr>
                <w:ilvl w:val="0"/>
                <w:numId w:val="20"/>
              </w:numPr>
              <w:spacing w:after="0"/>
              <w:rPr>
                <w:rFonts w:ascii="Calibri" w:hAnsi="Calibri"/>
                <w:color w:val="000000"/>
                <w:lang w:val="en-CA"/>
              </w:rPr>
            </w:pPr>
            <w:r w:rsidRPr="00D970E9">
              <w:rPr>
                <w:rFonts w:ascii="Calibri" w:hAnsi="Calibri"/>
                <w:color w:val="000000"/>
                <w:lang w:val="en-CA"/>
              </w:rPr>
              <w:t>natural ground surface - drilling started from a natural topographic surface</w:t>
            </w:r>
          </w:p>
          <w:p w14:paraId="4B680F5F" w14:textId="77777777" w:rsidR="00326F3E" w:rsidRPr="00D970E9" w:rsidRDefault="00326F3E" w:rsidP="00D20646">
            <w:pPr>
              <w:pStyle w:val="Paragraphedeliste"/>
              <w:numPr>
                <w:ilvl w:val="0"/>
                <w:numId w:val="20"/>
              </w:numPr>
              <w:spacing w:after="0"/>
              <w:rPr>
                <w:rFonts w:ascii="Calibri" w:hAnsi="Calibri"/>
                <w:color w:val="000000"/>
                <w:lang w:val="en-CA"/>
              </w:rPr>
            </w:pPr>
            <w:r w:rsidRPr="00D970E9">
              <w:rPr>
                <w:rFonts w:ascii="Calibri" w:hAnsi="Calibri"/>
                <w:color w:val="000000"/>
                <w:lang w:val="en-CA"/>
              </w:rPr>
              <w:t>open pit floor or wall - drilling started from the wall of an open pit or quarry</w:t>
            </w:r>
          </w:p>
          <w:p w14:paraId="722280A8" w14:textId="77777777" w:rsidR="00326F3E" w:rsidRPr="00D970E9" w:rsidRDefault="00326F3E" w:rsidP="00D20646">
            <w:pPr>
              <w:pStyle w:val="Paragraphedeliste"/>
              <w:numPr>
                <w:ilvl w:val="0"/>
                <w:numId w:val="20"/>
              </w:numPr>
              <w:spacing w:after="0"/>
              <w:rPr>
                <w:rFonts w:ascii="Calibri" w:hAnsi="Calibri"/>
                <w:color w:val="000000"/>
                <w:lang w:val="en-CA"/>
              </w:rPr>
            </w:pPr>
            <w:r w:rsidRPr="00D970E9">
              <w:rPr>
                <w:rFonts w:ascii="Calibri" w:hAnsi="Calibri"/>
                <w:color w:val="000000"/>
                <w:lang w:val="en-CA"/>
              </w:rPr>
              <w:t>underground - drilling started from an underground location, such as a driveway, chamber or open-stope</w:t>
            </w:r>
          </w:p>
          <w:p w14:paraId="5DC5D40D" w14:textId="30AEA25F" w:rsidR="00C80D4B" w:rsidRPr="00D970E9" w:rsidRDefault="00326F3E" w:rsidP="00D20646">
            <w:pPr>
              <w:pStyle w:val="Paragraphedeliste"/>
              <w:numPr>
                <w:ilvl w:val="0"/>
                <w:numId w:val="20"/>
              </w:numPr>
              <w:spacing w:after="0"/>
              <w:rPr>
                <w:rFonts w:ascii="Calibri" w:hAnsi="Calibri"/>
                <w:color w:val="000000"/>
                <w:lang w:val="en-CA"/>
              </w:rPr>
            </w:pPr>
            <w:r w:rsidRPr="00D970E9">
              <w:rPr>
                <w:rFonts w:ascii="Calibri" w:hAnsi="Calibri"/>
                <w:color w:val="000000"/>
                <w:lang w:val="en-CA"/>
              </w:rPr>
              <w:t>from pre-existing hole - new drill hole spudded off the wall of an existing hole</w:t>
            </w:r>
          </w:p>
        </w:tc>
      </w:tr>
    </w:tbl>
    <w:p w14:paraId="3F61AED1" w14:textId="77777777" w:rsidR="00C80D4B" w:rsidRDefault="00C80D4B" w:rsidP="00CD7325"/>
    <w:p w14:paraId="7AD7511C" w14:textId="77777777" w:rsidR="002151F2" w:rsidRDefault="002151F2" w:rsidP="00CD7325"/>
    <w:p w14:paraId="6EA9A0D6" w14:textId="77777777" w:rsidR="008C3A1A" w:rsidRDefault="008C3A1A" w:rsidP="00FD7CA9"/>
    <w:p w14:paraId="24F874FF" w14:textId="2F4D8051" w:rsidR="009B3BBD" w:rsidRPr="00D12552" w:rsidRDefault="009B3BBD" w:rsidP="009B3BBD">
      <w:pPr>
        <w:pStyle w:val="Titre2"/>
        <w:rPr>
          <w:lang w:val="en-CA"/>
        </w:rPr>
      </w:pPr>
      <w:bookmarkStart w:id="736" w:name="_Toc452643177"/>
      <w:r w:rsidRPr="00D12552">
        <w:rPr>
          <w:lang w:val="en-CA"/>
        </w:rPr>
        <w:t xml:space="preserve">GeoSciML </w:t>
      </w:r>
      <w:r>
        <w:rPr>
          <w:lang w:val="en-CA"/>
        </w:rPr>
        <w:t>Laboratory Analysis</w:t>
      </w:r>
      <w:r w:rsidRPr="00D12552">
        <w:rPr>
          <w:lang w:val="en-CA"/>
        </w:rPr>
        <w:t xml:space="preserve"> Requirements </w:t>
      </w:r>
      <w:r w:rsidR="00B45030" w:rsidRPr="00D12552">
        <w:rPr>
          <w:lang w:val="en-CA"/>
        </w:rPr>
        <w:t>Class</w:t>
      </w:r>
      <w:r w:rsidR="00B45030">
        <w:rPr>
          <w:lang w:val="en-CA"/>
        </w:rPr>
        <w:t xml:space="preserve"> </w:t>
      </w:r>
      <w:r w:rsidR="00B45030">
        <w:t>(</w:t>
      </w:r>
      <w:r w:rsidR="00052694">
        <w:t>Normative)</w:t>
      </w:r>
      <w:bookmarkEnd w:id="736"/>
    </w:p>
    <w:p w14:paraId="314F9F4D" w14:textId="77777777" w:rsidR="002151F2" w:rsidRDefault="002151F2"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35608" w:rsidRPr="00402582" w14:paraId="2CAC0A10"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289D1143" w14:textId="77777777" w:rsidR="00D35608" w:rsidRPr="00402582" w:rsidRDefault="00D35608" w:rsidP="00B61014">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D35608" w:rsidRPr="00402582" w14:paraId="3CCDB461"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5F0ACFAB" w14:textId="00D33199"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D35608">
              <w:rPr>
                <w:rStyle w:val="requri"/>
                <w:rFonts w:ascii="Calibri" w:hAnsi="Calibri"/>
                <w:sz w:val="20"/>
                <w:szCs w:val="20"/>
                <w:lang w:val="en-CA"/>
              </w:rPr>
              <w:t>/req/gsml4-lab-analysis</w:t>
            </w:r>
          </w:p>
        </w:tc>
      </w:tr>
      <w:tr w:rsidR="00D35608" w:rsidRPr="00402582" w14:paraId="1296D07B" w14:textId="77777777" w:rsidTr="00B61014">
        <w:tc>
          <w:tcPr>
            <w:tcW w:w="1809" w:type="dxa"/>
            <w:tcBorders>
              <w:top w:val="single" w:sz="12" w:space="0" w:color="auto"/>
              <w:left w:val="single" w:sz="12" w:space="0" w:color="auto"/>
              <w:bottom w:val="single" w:sz="4" w:space="0" w:color="auto"/>
              <w:right w:val="single" w:sz="4" w:space="0" w:color="auto"/>
            </w:tcBorders>
          </w:tcPr>
          <w:p w14:paraId="3A8DBE3D"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AC7EB32" w14:textId="6748CD33" w:rsidR="00D35608" w:rsidRPr="00402582" w:rsidRDefault="005E33CD"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Encoding specification</w:t>
            </w:r>
          </w:p>
        </w:tc>
      </w:tr>
      <w:tr w:rsidR="006C4C24" w:rsidRPr="00402582" w14:paraId="22413E17" w14:textId="77777777" w:rsidTr="00B61014">
        <w:tc>
          <w:tcPr>
            <w:tcW w:w="1809" w:type="dxa"/>
            <w:tcBorders>
              <w:top w:val="single" w:sz="4" w:space="0" w:color="auto"/>
              <w:left w:val="single" w:sz="12" w:space="0" w:color="auto"/>
              <w:bottom w:val="single" w:sz="4" w:space="0" w:color="auto"/>
              <w:right w:val="single" w:sz="4" w:space="0" w:color="auto"/>
            </w:tcBorders>
          </w:tcPr>
          <w:p w14:paraId="1CB404F0"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12E24A9"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6C4C24" w:rsidRPr="00402582" w14:paraId="06593942" w14:textId="77777777" w:rsidTr="00B61014">
        <w:tc>
          <w:tcPr>
            <w:tcW w:w="1809" w:type="dxa"/>
            <w:tcBorders>
              <w:top w:val="single" w:sz="4" w:space="0" w:color="auto"/>
              <w:left w:val="single" w:sz="12" w:space="0" w:color="auto"/>
              <w:bottom w:val="single" w:sz="4" w:space="0" w:color="auto"/>
              <w:right w:val="single" w:sz="4" w:space="0" w:color="auto"/>
            </w:tcBorders>
          </w:tcPr>
          <w:p w14:paraId="3BF7B1E7"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0B194" w14:textId="77777777" w:rsidR="006C4C24" w:rsidRPr="00402582"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19103</w:t>
            </w:r>
            <w:r w:rsidRPr="00513449">
              <w:rPr>
                <w:rFonts w:ascii="Calibri" w:eastAsia="MS Mincho" w:hAnsi="Calibri"/>
                <w:sz w:val="20"/>
                <w:szCs w:val="20"/>
                <w:lang w:val="en-CA"/>
              </w:rPr>
              <w:t xml:space="preserve"> </w:t>
            </w:r>
            <w:r>
              <w:rPr>
                <w:rFonts w:ascii="Calibri" w:eastAsia="MS Mincho" w:hAnsi="Calibri"/>
                <w:sz w:val="20"/>
                <w:szCs w:val="20"/>
                <w:lang w:val="en-CA"/>
              </w:rPr>
              <w:t>Conceptual Model Language</w:t>
            </w:r>
          </w:p>
        </w:tc>
      </w:tr>
      <w:tr w:rsidR="006C4C24" w:rsidRPr="00402582" w14:paraId="0BF7A09F" w14:textId="77777777" w:rsidTr="00B61014">
        <w:tc>
          <w:tcPr>
            <w:tcW w:w="1809" w:type="dxa"/>
            <w:tcBorders>
              <w:top w:val="single" w:sz="4" w:space="0" w:color="auto"/>
              <w:left w:val="single" w:sz="12" w:space="0" w:color="auto"/>
              <w:bottom w:val="single" w:sz="4" w:space="0" w:color="auto"/>
              <w:right w:val="single" w:sz="4" w:space="0" w:color="auto"/>
            </w:tcBorders>
          </w:tcPr>
          <w:p w14:paraId="27F65F30"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AE6F7B" w14:textId="77777777" w:rsidR="006C4C24" w:rsidRPr="00513449"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19107</w:t>
            </w:r>
            <w:r w:rsidRPr="00513449">
              <w:rPr>
                <w:rFonts w:ascii="Calibri" w:eastAsia="MS Mincho" w:hAnsi="Calibri"/>
                <w:sz w:val="20"/>
                <w:szCs w:val="20"/>
                <w:lang w:val="en-CA"/>
              </w:rPr>
              <w:t xml:space="preserve"> </w:t>
            </w:r>
            <w:r>
              <w:rPr>
                <w:rFonts w:ascii="Calibri" w:eastAsia="MS Mincho" w:hAnsi="Calibri"/>
                <w:sz w:val="20"/>
                <w:szCs w:val="20"/>
                <w:lang w:val="en-CA"/>
              </w:rPr>
              <w:t>Spatial Schema</w:t>
            </w:r>
          </w:p>
        </w:tc>
      </w:tr>
      <w:tr w:rsidR="006C4C24" w:rsidRPr="00402582" w14:paraId="5B3B4301" w14:textId="77777777" w:rsidTr="00B61014">
        <w:tc>
          <w:tcPr>
            <w:tcW w:w="1809" w:type="dxa"/>
            <w:tcBorders>
              <w:top w:val="single" w:sz="4" w:space="0" w:color="auto"/>
              <w:left w:val="single" w:sz="12" w:space="0" w:color="auto"/>
              <w:bottom w:val="single" w:sz="4" w:space="0" w:color="auto"/>
              <w:right w:val="single" w:sz="4" w:space="0" w:color="auto"/>
            </w:tcBorders>
          </w:tcPr>
          <w:p w14:paraId="35D9AC8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ABDB7A6" w14:textId="77777777" w:rsidR="006C4C24" w:rsidRPr="00513449"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6C4C24" w:rsidRPr="00402582" w14:paraId="4B7F22D6" w14:textId="77777777" w:rsidTr="00B61014">
        <w:tc>
          <w:tcPr>
            <w:tcW w:w="1809" w:type="dxa"/>
            <w:tcBorders>
              <w:top w:val="single" w:sz="4" w:space="0" w:color="auto"/>
              <w:left w:val="single" w:sz="12" w:space="0" w:color="auto"/>
              <w:bottom w:val="single" w:sz="4" w:space="0" w:color="auto"/>
              <w:right w:val="single" w:sz="4" w:space="0" w:color="auto"/>
            </w:tcBorders>
          </w:tcPr>
          <w:p w14:paraId="0B866631"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E0B1DB3"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6C4C24" w:rsidRPr="00402582" w14:paraId="3A01256F" w14:textId="77777777" w:rsidTr="00B61014">
        <w:tc>
          <w:tcPr>
            <w:tcW w:w="1809" w:type="dxa"/>
            <w:tcBorders>
              <w:top w:val="single" w:sz="4" w:space="0" w:color="auto"/>
              <w:left w:val="single" w:sz="12" w:space="0" w:color="auto"/>
              <w:bottom w:val="single" w:sz="4" w:space="0" w:color="auto"/>
              <w:right w:val="single" w:sz="4" w:space="0" w:color="auto"/>
            </w:tcBorders>
          </w:tcPr>
          <w:p w14:paraId="6768382B"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43FADF4"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19108 Temporal Schema</w:t>
            </w:r>
          </w:p>
        </w:tc>
      </w:tr>
      <w:tr w:rsidR="006C4C24" w:rsidRPr="00402582" w14:paraId="2CC303B2" w14:textId="77777777" w:rsidTr="00B61014">
        <w:tc>
          <w:tcPr>
            <w:tcW w:w="1809" w:type="dxa"/>
            <w:tcBorders>
              <w:top w:val="single" w:sz="4" w:space="0" w:color="auto"/>
              <w:left w:val="single" w:sz="12" w:space="0" w:color="auto"/>
              <w:bottom w:val="single" w:sz="4" w:space="0" w:color="auto"/>
              <w:right w:val="single" w:sz="4" w:space="0" w:color="auto"/>
            </w:tcBorders>
          </w:tcPr>
          <w:p w14:paraId="5905EB37"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31D794B"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19115-3 Citation</w:t>
            </w:r>
          </w:p>
        </w:tc>
      </w:tr>
      <w:tr w:rsidR="00D35608" w:rsidRPr="00402582" w14:paraId="0B26C4E5"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FD04FD0"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2584767" w14:textId="77777777" w:rsidR="006C4C24"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b/>
                <w:sz w:val="20"/>
                <w:szCs w:val="20"/>
                <w:lang w:val="en-CA"/>
              </w:rPr>
              <w:t>/req/gsml4-lab-analysis/sampledFeature</w:t>
            </w:r>
          </w:p>
          <w:p w14:paraId="356BFF1D" w14:textId="0C1A40A9" w:rsidR="00D35608" w:rsidRPr="00402582" w:rsidRDefault="006C4C24" w:rsidP="00B61014">
            <w:pPr>
              <w:spacing w:before="100" w:beforeAutospacing="1" w:after="100" w:afterAutospacing="1" w:line="230" w:lineRule="atLeast"/>
              <w:rPr>
                <w:rFonts w:ascii="Calibri" w:eastAsia="MS Mincho" w:hAnsi="Calibri"/>
                <w:sz w:val="20"/>
                <w:szCs w:val="20"/>
                <w:lang w:val="en-CA"/>
              </w:rPr>
            </w:pPr>
            <w:r w:rsidRPr="006C4C24">
              <w:rPr>
                <w:rFonts w:ascii="Calibri" w:eastAsia="MS Mincho" w:hAnsi="Calibri"/>
                <w:sz w:val="20"/>
                <w:szCs w:val="20"/>
                <w:lang w:val="en-CA"/>
              </w:rPr>
              <w:t>OM:</w:t>
            </w:r>
            <w:proofErr w:type="gramStart"/>
            <w:r w:rsidRPr="006C4C24">
              <w:rPr>
                <w:rFonts w:ascii="Calibri" w:eastAsia="MS Mincho" w:hAnsi="Calibri"/>
                <w:sz w:val="20"/>
                <w:szCs w:val="20"/>
                <w:lang w:val="en-CA"/>
              </w:rPr>
              <w:t>:SF</w:t>
            </w:r>
            <w:proofErr w:type="gramEnd"/>
            <w:r w:rsidRPr="006C4C24">
              <w:rPr>
                <w:rFonts w:ascii="Calibri" w:eastAsia="MS Mincho" w:hAnsi="Calibri"/>
                <w:sz w:val="20"/>
                <w:szCs w:val="20"/>
                <w:lang w:val="en-CA"/>
              </w:rPr>
              <w:t>_SamplingFeature::sampledFeature SHALL not be an instance of OM::SF_SamplingFeature.</w:t>
            </w:r>
          </w:p>
        </w:tc>
      </w:tr>
      <w:tr w:rsidR="00D35608" w:rsidRPr="00402582" w14:paraId="04A90CE6"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95C31FF"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1BB8F96"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Style w:val="requri"/>
                <w:lang w:val="en-CA"/>
              </w:rPr>
              <w:t>/req/gsml4-lab-analysis</w:t>
            </w:r>
            <w:r w:rsidRPr="00D12552">
              <w:rPr>
                <w:rStyle w:val="requri"/>
                <w:lang w:val="en-CA"/>
              </w:rPr>
              <w:t>/</w:t>
            </w:r>
            <w:r>
              <w:rPr>
                <w:rStyle w:val="requri"/>
                <w:lang w:val="en-CA"/>
              </w:rPr>
              <w:t>accuracy-measure</w:t>
            </w:r>
            <w:r w:rsidRPr="00513449">
              <w:rPr>
                <w:rFonts w:ascii="Calibri" w:eastAsia="MS Mincho" w:hAnsi="Calibri"/>
                <w:sz w:val="20"/>
                <w:szCs w:val="20"/>
                <w:lang w:val="en-CA"/>
              </w:rPr>
              <w:t xml:space="preserve"> </w:t>
            </w:r>
          </w:p>
          <w:p w14:paraId="6D2D79DD" w14:textId="51BB9A40" w:rsidR="00D35608" w:rsidRPr="00513449" w:rsidRDefault="006C4C24" w:rsidP="006C4C2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sz w:val="20"/>
                <w:szCs w:val="20"/>
                <w:lang w:val="en-CA"/>
              </w:rPr>
              <w:t>For analytical error and detection limits, both DQ_QuantitativeAttributeAccuracy::nameOfMeasure and DQ_QuantitativeAttributeAccuracy::result SHALL be non-null.</w:t>
            </w:r>
          </w:p>
        </w:tc>
      </w:tr>
      <w:tr w:rsidR="006C4C24" w:rsidRPr="00402582" w14:paraId="1756ADD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47926C3D" w14:textId="7541D180"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9795AE0"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accuracy-vocabulary</w:t>
            </w:r>
          </w:p>
          <w:p w14:paraId="574F46A9" w14:textId="105A7FB8" w:rsidR="006C4C24" w:rsidRDefault="006C4C24" w:rsidP="00B61014">
            <w:pPr>
              <w:spacing w:before="100" w:beforeAutospacing="1" w:after="100" w:afterAutospacing="1" w:line="230" w:lineRule="atLeast"/>
              <w:jc w:val="both"/>
              <w:rPr>
                <w:rStyle w:val="requri"/>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r>
              <w:rPr>
                <w:rStyle w:val="reqtext"/>
                <w:lang w:val="en-CA"/>
              </w:rPr>
              <w:t>.</w:t>
            </w:r>
          </w:p>
        </w:tc>
      </w:tr>
      <w:tr w:rsidR="006C4C24" w:rsidRPr="00402582" w14:paraId="6886D62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356FE65" w14:textId="790F19D3"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DE95783"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image-url</w:t>
            </w:r>
          </w:p>
          <w:p w14:paraId="6B6A4FDE" w14:textId="55F171EB" w:rsidR="006C4C24" w:rsidRDefault="006C4C24" w:rsidP="00B61014">
            <w:pPr>
              <w:spacing w:before="100" w:beforeAutospacing="1" w:after="100" w:afterAutospacing="1" w:line="230" w:lineRule="atLeast"/>
              <w:jc w:val="both"/>
              <w:rPr>
                <w:rStyle w:val="requri"/>
                <w:lang w:val="en-CA"/>
              </w:rPr>
            </w:pPr>
            <w:r>
              <w:rPr>
                <w:rStyle w:val="reqtext"/>
                <w:lang w:val="en-CA"/>
              </w:rPr>
              <w:t>The identifier of the image shall be a HTTP URI referring to a representation of the image accessible using Linked Open Data principles.</w:t>
            </w:r>
          </w:p>
        </w:tc>
      </w:tr>
      <w:tr w:rsidR="006C4C24" w:rsidRPr="00402582" w14:paraId="5A88FC8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4A1F258F" w14:textId="4F05448E"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13EAEA2"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image-process</w:t>
            </w:r>
          </w:p>
          <w:p w14:paraId="27F0C381" w14:textId="1CBE55F2" w:rsidR="006C4C24" w:rsidRDefault="006C4C24" w:rsidP="00B61014">
            <w:pPr>
              <w:spacing w:before="100" w:beforeAutospacing="1" w:after="100" w:afterAutospacing="1" w:line="230" w:lineRule="atLeast"/>
              <w:jc w:val="both"/>
              <w:rPr>
                <w:rStyle w:val="requri"/>
                <w:lang w:val="en-CA"/>
              </w:rPr>
            </w:pPr>
            <w:r>
              <w:rPr>
                <w:rStyle w:val="reqtext"/>
                <w:lang w:val="en-CA"/>
              </w:rPr>
              <w:t>The image SHOULD make reference to a camera for its OM::SF_Process.</w:t>
            </w:r>
          </w:p>
        </w:tc>
      </w:tr>
      <w:tr w:rsidR="006C4C24" w:rsidRPr="00402582" w14:paraId="384CBF61"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44DEBD7" w14:textId="34840672"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257610C3"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outcrop-pattern</w:t>
            </w:r>
          </w:p>
          <w:p w14:paraId="4C5D748A" w14:textId="07CF4882" w:rsidR="006C4C24" w:rsidRDefault="006C4C24" w:rsidP="00B61014">
            <w:pPr>
              <w:spacing w:before="100" w:beforeAutospacing="1" w:after="100" w:afterAutospacing="1" w:line="230" w:lineRule="atLeast"/>
              <w:jc w:val="both"/>
              <w:rPr>
                <w:rStyle w:val="requri"/>
                <w:lang w:val="en-CA"/>
              </w:rPr>
            </w:pPr>
            <w:r>
              <w:rPr>
                <w:rStyle w:val="reqtext"/>
                <w:lang w:val="en-CA"/>
              </w:rPr>
              <w:t xml:space="preserve">Observations at outcrop SHOULD be encoded using the pattern described at clause </w:t>
            </w:r>
            <w:commentRangeStart w:id="737"/>
            <w:r>
              <w:rPr>
                <w:rStyle w:val="reqtext"/>
                <w:lang w:val="en-CA"/>
              </w:rPr>
              <w:fldChar w:fldCharType="begin"/>
            </w:r>
            <w:r>
              <w:rPr>
                <w:rStyle w:val="reqtext"/>
                <w:lang w:val="en-CA"/>
              </w:rPr>
              <w:instrText xml:space="preserve"> REF _Ref433015177 \r \h </w:instrText>
            </w:r>
            <w:r>
              <w:rPr>
                <w:rStyle w:val="reqtext"/>
                <w:lang w:val="en-CA"/>
              </w:rPr>
            </w:r>
            <w:r>
              <w:rPr>
                <w:rStyle w:val="reqtext"/>
                <w:lang w:val="en-CA"/>
              </w:rPr>
              <w:fldChar w:fldCharType="separate"/>
            </w:r>
            <w:r w:rsidR="00F02ED9">
              <w:rPr>
                <w:rStyle w:val="reqtext"/>
                <w:lang w:val="en-CA"/>
              </w:rPr>
              <w:t>7.8.5</w:t>
            </w:r>
            <w:r>
              <w:rPr>
                <w:rStyle w:val="reqtext"/>
                <w:lang w:val="en-CA"/>
              </w:rPr>
              <w:fldChar w:fldCharType="end"/>
            </w:r>
            <w:r>
              <w:rPr>
                <w:rStyle w:val="reqtext"/>
                <w:lang w:val="en-CA"/>
              </w:rPr>
              <w:fldChar w:fldCharType="begin"/>
            </w:r>
            <w:r>
              <w:rPr>
                <w:rStyle w:val="reqtext"/>
                <w:lang w:val="en-CA"/>
              </w:rPr>
              <w:instrText xml:space="preserve"> PAGEREF _Ref433015177 \h </w:instrText>
            </w:r>
            <w:r>
              <w:rPr>
                <w:rStyle w:val="reqtext"/>
                <w:lang w:val="en-CA"/>
              </w:rPr>
            </w:r>
            <w:r>
              <w:rPr>
                <w:rStyle w:val="reqtext"/>
                <w:lang w:val="en-CA"/>
              </w:rPr>
              <w:fldChar w:fldCharType="separate"/>
            </w:r>
            <w:r w:rsidR="00F02ED9">
              <w:rPr>
                <w:rStyle w:val="reqtext"/>
                <w:noProof/>
                <w:lang w:val="en-CA"/>
              </w:rPr>
              <w:t>211</w:t>
            </w:r>
            <w:r>
              <w:rPr>
                <w:rStyle w:val="reqtext"/>
                <w:lang w:val="en-CA"/>
              </w:rPr>
              <w:fldChar w:fldCharType="end"/>
            </w:r>
            <w:commentRangeEnd w:id="737"/>
            <w:r w:rsidR="00385D07">
              <w:rPr>
                <w:rStyle w:val="Marquedecommentaire"/>
              </w:rPr>
              <w:commentReference w:id="737"/>
            </w:r>
            <w:r>
              <w:rPr>
                <w:rStyle w:val="reqtext"/>
                <w:lang w:val="en-CA"/>
              </w:rPr>
              <w:t>.</w:t>
            </w:r>
          </w:p>
        </w:tc>
      </w:tr>
    </w:tbl>
    <w:p w14:paraId="2114736E" w14:textId="77777777" w:rsidR="00D35608" w:rsidRDefault="00D35608" w:rsidP="00CD7325">
      <w:pPr>
        <w:rPr>
          <w:lang w:val="en-CA"/>
        </w:rPr>
      </w:pPr>
    </w:p>
    <w:p w14:paraId="7E1A0401" w14:textId="070AADE5" w:rsidR="00F67178" w:rsidRDefault="00CD7325" w:rsidP="00F67178">
      <w:pPr>
        <w:rPr>
          <w:lang w:val="en-CA"/>
        </w:rPr>
      </w:pPr>
      <w:r w:rsidRPr="00CD7325">
        <w:rPr>
          <w:lang w:val="en-CA"/>
        </w:rPr>
        <w:t xml:space="preserve">The LaboratoryAnlaysis-Specimen application schema extends the ISO19156 schema for Observations, Measurements and Sampling.  It specifically describes processes and results related to the analysis of (geological) samples using instruments, most commonly in a laboratory environment. </w:t>
      </w:r>
      <w:r w:rsidR="001111B0">
        <w:rPr>
          <w:lang w:val="en-CA"/>
        </w:rPr>
        <w:t>The d</w:t>
      </w:r>
      <w:r w:rsidRPr="00CD7325">
        <w:rPr>
          <w:lang w:val="en-CA"/>
        </w:rPr>
        <w:t>esign of this package is based upon, and extends, the MOLES v3 data model</w:t>
      </w:r>
      <w:r w:rsidR="00FD6399">
        <w:rPr>
          <w:lang w:val="en-CA"/>
        </w:rPr>
        <w:t xml:space="preserve"> </w:t>
      </w:r>
      <w:r w:rsidR="001111B0">
        <w:rPr>
          <w:lang w:val="en-CA"/>
        </w:rPr>
        <w:t>(Ventouras et al, 2010</w:t>
      </w:r>
      <w:r w:rsidR="00B45030" w:rsidRPr="00CD7325">
        <w:rPr>
          <w:lang w:val="en-CA"/>
        </w:rPr>
        <w:t>)</w:t>
      </w:r>
      <w:r w:rsidR="00B45030">
        <w:rPr>
          <w:lang w:val="en-CA"/>
        </w:rPr>
        <w:t>.</w:t>
      </w:r>
      <w:r w:rsidR="0084053A">
        <w:rPr>
          <w:lang w:val="en-CA"/>
        </w:rPr>
        <w:t xml:space="preserve">  </w:t>
      </w:r>
    </w:p>
    <w:p w14:paraId="2CD44B0D" w14:textId="77777777" w:rsidR="00090DCF" w:rsidRDefault="00090DCF" w:rsidP="00F67178">
      <w:pPr>
        <w:rPr>
          <w:lang w:val="en-CA"/>
        </w:rPr>
      </w:pPr>
    </w:p>
    <w:p w14:paraId="119515AA" w14:textId="52442B81" w:rsidR="00090DCF" w:rsidRDefault="00F658C5" w:rsidP="00090DCF">
      <w:pPr>
        <w:keepNext/>
      </w:pPr>
      <w:r>
        <w:rPr>
          <w:noProof/>
          <w:lang w:val="en-CA" w:eastAsia="en-CA"/>
        </w:rPr>
        <w:drawing>
          <wp:inline distT="0" distB="0" distL="0" distR="0" wp14:anchorId="540C09FE" wp14:editId="4F357E89">
            <wp:extent cx="5505450" cy="50482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505450" cy="5048250"/>
                    </a:xfrm>
                    <a:prstGeom prst="rect">
                      <a:avLst/>
                    </a:prstGeom>
                    <a:noFill/>
                    <a:ln>
                      <a:noFill/>
                    </a:ln>
                  </pic:spPr>
                </pic:pic>
              </a:graphicData>
            </a:graphic>
          </wp:inline>
        </w:drawing>
      </w:r>
      <w:r w:rsidR="00043E8E">
        <w:rPr>
          <w:rStyle w:val="Marquedecommentaire"/>
        </w:rPr>
        <w:commentReference w:id="738"/>
      </w:r>
    </w:p>
    <w:p w14:paraId="053FE055" w14:textId="71E34265" w:rsidR="00090DCF" w:rsidRDefault="00090DCF" w:rsidP="00090DCF">
      <w:pPr>
        <w:pStyle w:val="Lgende"/>
        <w:rPr>
          <w:lang w:val="en-CA"/>
        </w:rPr>
      </w:pPr>
      <w:r>
        <w:t xml:space="preserve">Figure </w:t>
      </w:r>
      <w:r w:rsidR="00673E83">
        <w:fldChar w:fldCharType="begin"/>
      </w:r>
      <w:r w:rsidR="00673E83">
        <w:instrText xml:space="preserve"> SEQ Figure \* ARABIC </w:instrText>
      </w:r>
      <w:r w:rsidR="00673E83">
        <w:fldChar w:fldCharType="separate"/>
      </w:r>
      <w:r w:rsidR="00F02ED9">
        <w:rPr>
          <w:noProof/>
        </w:rPr>
        <w:t>89</w:t>
      </w:r>
      <w:r w:rsidR="00673E83">
        <w:rPr>
          <w:noProof/>
        </w:rPr>
        <w:fldChar w:fldCharType="end"/>
      </w:r>
      <w:r>
        <w:t>: LaboratoryAnalysis and Specimen dependencies</w:t>
      </w:r>
      <w:r w:rsidR="00B8253A">
        <w:t>.</w:t>
      </w:r>
    </w:p>
    <w:p w14:paraId="7C25DBA1" w14:textId="77777777" w:rsidR="00733724" w:rsidRDefault="00733724" w:rsidP="00733724">
      <w:pPr>
        <w:pStyle w:val="Titre3"/>
        <w:rPr>
          <w:lang w:val="en-CA"/>
        </w:rPr>
      </w:pPr>
      <w:bookmarkStart w:id="739" w:name="_Toc452643178"/>
      <w:r>
        <w:rPr>
          <w:lang w:val="en-CA"/>
        </w:rPr>
        <w:t>Laboratory Analysis</w:t>
      </w:r>
      <w:bookmarkEnd w:id="739"/>
    </w:p>
    <w:p w14:paraId="3C76CA9A" w14:textId="77777777" w:rsidR="00733724" w:rsidRDefault="00733724" w:rsidP="00733724">
      <w:pPr>
        <w:rPr>
          <w:lang w:val="en-CA"/>
        </w:rPr>
      </w:pPr>
    </w:p>
    <w:p w14:paraId="5367A31A" w14:textId="000E7495" w:rsidR="00733724" w:rsidRDefault="00733724" w:rsidP="00733724">
      <w:pPr>
        <w:rPr>
          <w:lang w:val="en-CA"/>
        </w:rPr>
      </w:pPr>
      <w:r w:rsidRPr="00486E2A">
        <w:rPr>
          <w:lang w:val="en-CA"/>
        </w:rPr>
        <w:t>The LaboratoryAnalysis leaf package describes processes, instruments and result quality associated with quantitative analysis of samples.</w:t>
      </w:r>
      <w:r>
        <w:rPr>
          <w:lang w:val="en-CA"/>
        </w:rPr>
        <w:t xml:space="preserve">  It is an application of </w:t>
      </w:r>
      <w:r w:rsidR="00FD6399">
        <w:rPr>
          <w:lang w:val="en-CA"/>
        </w:rPr>
        <w:t xml:space="preserve">ISO19156 </w:t>
      </w:r>
      <w:r>
        <w:rPr>
          <w:lang w:val="en-CA"/>
        </w:rPr>
        <w:t>Observation and Measurement with supplemental requirements over some of O&amp;M classes.</w:t>
      </w:r>
    </w:p>
    <w:p w14:paraId="50A252A0" w14:textId="77E3790F" w:rsidR="001111B0" w:rsidRDefault="00A25212" w:rsidP="00D20646">
      <w:pPr>
        <w:pStyle w:val="Titre4"/>
        <w:rPr>
          <w:lang w:val="en-CA"/>
        </w:rPr>
      </w:pPr>
      <w:r>
        <w:rPr>
          <w:lang w:val="en-CA"/>
        </w:rPr>
        <w:t>SF_SamplingFeature::</w:t>
      </w:r>
      <w:r w:rsidR="00733724">
        <w:rPr>
          <w:lang w:val="en-CA"/>
        </w:rPr>
        <w:t>sampledFeature</w:t>
      </w:r>
    </w:p>
    <w:p w14:paraId="42F0DD9C" w14:textId="77777777" w:rsidR="00733724" w:rsidRPr="00733724" w:rsidRDefault="00733724">
      <w:pPr>
        <w:rPr>
          <w:lang w:val="en-CA"/>
        </w:rPr>
      </w:pPr>
    </w:p>
    <w:p w14:paraId="1BA5441B" w14:textId="16D27BB6" w:rsidR="0084053A" w:rsidRDefault="0084053A" w:rsidP="00F67178">
      <w:pPr>
        <w:rPr>
          <w:lang w:val="en-CA"/>
        </w:rPr>
      </w:pPr>
      <w:r w:rsidRPr="0084053A">
        <w:rPr>
          <w:lang w:val="en-CA"/>
        </w:rPr>
        <w:lastRenderedPageBreak/>
        <w:t xml:space="preserve">The "sampledFeature" association links the </w:t>
      </w:r>
      <w:r w:rsidR="0099305B">
        <w:rPr>
          <w:lang w:val="en-CA"/>
        </w:rPr>
        <w:t>OM::</w:t>
      </w:r>
      <w:r w:rsidRPr="0084053A">
        <w:rPr>
          <w:lang w:val="en-CA"/>
        </w:rPr>
        <w:t xml:space="preserve">SF_SamplingFeature to the feature which the sampling feature was designed to sample. The target of this association shall not be a sampling feature. It is </w:t>
      </w:r>
      <w:r w:rsidR="00733724">
        <w:rPr>
          <w:lang w:val="en-CA"/>
        </w:rPr>
        <w:t>shall</w:t>
      </w:r>
      <w:r w:rsidR="00733724" w:rsidRPr="0084053A">
        <w:rPr>
          <w:lang w:val="en-CA"/>
        </w:rPr>
        <w:t xml:space="preserve"> </w:t>
      </w:r>
      <w:r w:rsidRPr="0084053A">
        <w:rPr>
          <w:lang w:val="en-CA"/>
        </w:rPr>
        <w:t>a real-world feature from an application domain.</w:t>
      </w:r>
    </w:p>
    <w:p w14:paraId="101BAB2E" w14:textId="77777777" w:rsidR="00733724" w:rsidRDefault="00733724" w:rsidP="00F6717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64BFBBDB" w:rsidR="00F67178" w:rsidRPr="00D12552" w:rsidRDefault="0099305B" w:rsidP="006A7DD0">
            <w:pPr>
              <w:pStyle w:val="Tabletext10"/>
              <w:jc w:val="left"/>
              <w:rPr>
                <w:rStyle w:val="reqtext"/>
                <w:lang w:val="en-CA"/>
              </w:rPr>
            </w:pPr>
            <w:r>
              <w:rPr>
                <w:rStyle w:val="reqtext"/>
                <w:lang w:val="en-CA"/>
              </w:rPr>
              <w:t>OM:</w:t>
            </w:r>
            <w:proofErr w:type="gramStart"/>
            <w:r>
              <w:rPr>
                <w:rStyle w:val="reqtext"/>
                <w:lang w:val="en-CA"/>
              </w:rPr>
              <w:t>:</w:t>
            </w:r>
            <w:r w:rsidR="0084053A">
              <w:rPr>
                <w:rStyle w:val="reqtext"/>
                <w:lang w:val="en-CA"/>
              </w:rPr>
              <w:t>SF</w:t>
            </w:r>
            <w:proofErr w:type="gramEnd"/>
            <w:r w:rsidR="0084053A">
              <w:rPr>
                <w:rStyle w:val="reqtext"/>
                <w:lang w:val="en-CA"/>
              </w:rPr>
              <w:t xml:space="preserve">_SamplingFeature::sampledFeature SHALL not be an instance of </w:t>
            </w:r>
            <w:r>
              <w:rPr>
                <w:rStyle w:val="reqtext"/>
                <w:lang w:val="en-CA"/>
              </w:rPr>
              <w:t>OM::</w:t>
            </w:r>
            <w:r w:rsidR="0084053A">
              <w:rPr>
                <w:rStyle w:val="reqtext"/>
                <w:lang w:val="en-CA"/>
              </w:rPr>
              <w:t>SF_SamplingFeature</w:t>
            </w:r>
            <w:r w:rsidR="00B8253A">
              <w:rPr>
                <w:rStyle w:val="reqtext"/>
                <w:lang w:val="en-CA"/>
              </w:rPr>
              <w:t>.</w:t>
            </w:r>
          </w:p>
        </w:tc>
      </w:tr>
    </w:tbl>
    <w:p w14:paraId="2B803CCB" w14:textId="77777777" w:rsidR="00F67178" w:rsidRDefault="00F67178" w:rsidP="00F67178"/>
    <w:p w14:paraId="2D727653" w14:textId="1B322107" w:rsidR="00733724" w:rsidRDefault="00733724" w:rsidP="00D20646">
      <w:pPr>
        <w:pStyle w:val="Titre4"/>
      </w:pPr>
      <w:r>
        <w:t>OM_Observation.resultQuality</w:t>
      </w:r>
    </w:p>
    <w:p w14:paraId="6D29B8F8" w14:textId="77777777" w:rsidR="00733724" w:rsidRPr="00733724" w:rsidRDefault="00733724"/>
    <w:p w14:paraId="44BDC7C7" w14:textId="60BDE79F" w:rsidR="0084053A" w:rsidRDefault="0084053A" w:rsidP="0084053A">
      <w:r>
        <w:t>OM_Observation</w:t>
      </w:r>
      <w:r w:rsidR="005960FA">
        <w:t>:</w:t>
      </w:r>
      <w:proofErr w:type="gramStart"/>
      <w:r w:rsidR="005960FA">
        <w:t>:</w:t>
      </w:r>
      <w:r>
        <w:t>resultQuality</w:t>
      </w:r>
      <w:proofErr w:type="gramEnd"/>
      <w:r w:rsidR="005960FA">
        <w:t>::</w:t>
      </w:r>
      <w:r>
        <w:t>DQ_QuantitativeAttributeAccuracy attribute shall be used to represent analytical errors and detection limits for each analytical measurement.</w:t>
      </w:r>
    </w:p>
    <w:p w14:paraId="06FD44A9" w14:textId="688E23DB" w:rsidR="0084053A" w:rsidRDefault="0084053A" w:rsidP="0084053A">
      <w:r>
        <w:t>At least "nameOfMeasure" and "result" shall be used when delivering om</w:t>
      </w:r>
      <w:proofErr w:type="gramStart"/>
      <w:r>
        <w:t>:resultQuality</w:t>
      </w:r>
      <w:proofErr w:type="gramEnd"/>
      <w:r>
        <w:t xml:space="preserve">/gmd:DQ_QuantitativeAttributeAccuracy.  </w:t>
      </w:r>
    </w:p>
    <w:p w14:paraId="75CBE3F7" w14:textId="11B6E70C" w:rsidR="005960FA" w:rsidRDefault="00F658C5" w:rsidP="00385D07">
      <w:pPr>
        <w:keepNext/>
      </w:pPr>
      <w:r>
        <w:rPr>
          <w:noProof/>
          <w:lang w:val="en-CA" w:eastAsia="en-CA"/>
        </w:rPr>
        <w:drawing>
          <wp:inline distT="0" distB="0" distL="0" distR="0" wp14:anchorId="2A02038D" wp14:editId="77EB1CA5">
            <wp:extent cx="4229100" cy="187642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229100" cy="1876425"/>
                    </a:xfrm>
                    <a:prstGeom prst="rect">
                      <a:avLst/>
                    </a:prstGeom>
                    <a:noFill/>
                    <a:ln>
                      <a:noFill/>
                    </a:ln>
                  </pic:spPr>
                </pic:pic>
              </a:graphicData>
            </a:graphic>
          </wp:inline>
        </w:drawing>
      </w:r>
    </w:p>
    <w:p w14:paraId="34CA648E" w14:textId="766E32BF" w:rsidR="005960FA" w:rsidRDefault="005960FA" w:rsidP="00385D07">
      <w:pPr>
        <w:pStyle w:val="Lgende"/>
      </w:pPr>
      <w:r>
        <w:t xml:space="preserve">Figure </w:t>
      </w:r>
      <w:r>
        <w:fldChar w:fldCharType="begin"/>
      </w:r>
      <w:r>
        <w:instrText xml:space="preserve"> SEQ Figure \* ARABIC </w:instrText>
      </w:r>
      <w:r>
        <w:fldChar w:fldCharType="separate"/>
      </w:r>
      <w:r w:rsidR="00F02ED9">
        <w:rPr>
          <w:noProof/>
        </w:rPr>
        <w:t>90</w:t>
      </w:r>
      <w:r>
        <w:fldChar w:fldCharType="end"/>
      </w:r>
      <w:r>
        <w:t>: DQ_Element from ISO19115:2003</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6A7DD0">
        <w:trPr>
          <w:cantSplit/>
        </w:trPr>
        <w:tc>
          <w:tcPr>
            <w:tcW w:w="4219"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3C623A50" w14:textId="71A7CA74"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84053A">
              <w:rPr>
                <w:rStyle w:val="reqtext"/>
                <w:lang w:val="en-CA"/>
              </w:rPr>
              <w:t>DQ_QuantitativeAttributeAccuracy</w:t>
            </w:r>
            <w:r>
              <w:rPr>
                <w:rStyle w:val="reqtext"/>
                <w:lang w:val="en-CA"/>
              </w:rPr>
              <w:t xml:space="preserve">::nameOfMeasure and </w:t>
            </w:r>
            <w:r w:rsidRPr="0084053A">
              <w:rPr>
                <w:rStyle w:val="reqtext"/>
                <w:lang w:val="en-CA"/>
              </w:rPr>
              <w:t>DQ_QuantitativeAttributeAccuracy</w:t>
            </w:r>
            <w:r>
              <w:rPr>
                <w:rStyle w:val="reqtext"/>
                <w:lang w:val="en-CA"/>
              </w:rPr>
              <w:t>::result SHALL be non-null</w:t>
            </w:r>
            <w:r w:rsidR="00B8253A">
              <w:rPr>
                <w:rStyle w:val="reqtext"/>
                <w:lang w:val="en-CA"/>
              </w:rPr>
              <w:t>.</w:t>
            </w:r>
          </w:p>
        </w:tc>
      </w:tr>
    </w:tbl>
    <w:p w14:paraId="599E2734" w14:textId="77777777" w:rsidR="0084053A" w:rsidRDefault="0084053A" w:rsidP="0084053A"/>
    <w:p w14:paraId="30028757" w14:textId="5E4C525D" w:rsidR="0084053A" w:rsidRDefault="0084053A" w:rsidP="0084053A">
      <w:r>
        <w:t xml:space="preserve">The </w:t>
      </w:r>
      <w:r w:rsidR="00B16B13">
        <w:t>C</w:t>
      </w:r>
      <w:r>
        <w:t>haracterString in "nameOfMeasure" should be a term from a controlled vocabulary</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47CEF553" w:rsidR="0084053A" w:rsidRPr="00D12552" w:rsidRDefault="0084053A" w:rsidP="0084053A">
            <w:pPr>
              <w:pStyle w:val="Tabletext10"/>
              <w:jc w:val="left"/>
              <w:rPr>
                <w:rStyle w:val="reqtext"/>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r w:rsidR="00B8253A">
              <w:rPr>
                <w:rStyle w:val="reqtext"/>
                <w:lang w:val="en-CA"/>
              </w:rPr>
              <w:t>.</w:t>
            </w:r>
          </w:p>
        </w:tc>
      </w:tr>
    </w:tbl>
    <w:p w14:paraId="5F669975" w14:textId="77777777" w:rsidR="00F67178" w:rsidRDefault="00F67178" w:rsidP="002151F2"/>
    <w:p w14:paraId="68AFE9D2" w14:textId="15AE9C81" w:rsidR="00733724" w:rsidRDefault="00733724" w:rsidP="00D20646">
      <w:pPr>
        <w:pStyle w:val="Titre4"/>
      </w:pPr>
      <w:r>
        <w:t>OM_Observation</w:t>
      </w:r>
      <w:r w:rsidR="00FD6399">
        <w:t>::</w:t>
      </w:r>
      <w:r>
        <w:t>parameter</w:t>
      </w:r>
    </w:p>
    <w:p w14:paraId="7AFF5598" w14:textId="77777777" w:rsidR="00733724" w:rsidRPr="00733724" w:rsidRDefault="00733724"/>
    <w:p w14:paraId="1EC677FE" w14:textId="0AF60896" w:rsidR="00C02200" w:rsidRDefault="00C02200" w:rsidP="002151F2">
      <w:r>
        <w:lastRenderedPageBreak/>
        <w:t>Analytical methods are very varied and a single model can’t capture all the intricacies of each method used in geoscience.  Communities that need to report specific parameter</w:t>
      </w:r>
      <w:r w:rsidR="00733724">
        <w:t>s</w:t>
      </w:r>
      <w:r>
        <w:t xml:space="preserve"> that are not covered by this specification </w:t>
      </w:r>
      <w:r w:rsidR="002A6766">
        <w:t xml:space="preserve">can </w:t>
      </w:r>
      <w:r>
        <w:t>us</w:t>
      </w:r>
      <w:r w:rsidR="00733724">
        <w:t>e</w:t>
      </w:r>
      <w:r>
        <w:t xml:space="preserve"> NamedParameter.</w:t>
      </w:r>
    </w:p>
    <w:p w14:paraId="520DD96C" w14:textId="52772358" w:rsidR="00775DD7" w:rsidRDefault="00F658C5" w:rsidP="00775DD7">
      <w:pPr>
        <w:keepNext/>
      </w:pPr>
      <w:r>
        <w:rPr>
          <w:noProof/>
          <w:lang w:val="en-CA" w:eastAsia="en-CA"/>
        </w:rPr>
        <w:drawing>
          <wp:inline distT="0" distB="0" distL="0" distR="0" wp14:anchorId="7C6C8F97" wp14:editId="031EDFAA">
            <wp:extent cx="5495925" cy="32194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495925" cy="3219450"/>
                    </a:xfrm>
                    <a:prstGeom prst="rect">
                      <a:avLst/>
                    </a:prstGeom>
                    <a:noFill/>
                    <a:ln>
                      <a:noFill/>
                    </a:ln>
                  </pic:spPr>
                </pic:pic>
              </a:graphicData>
            </a:graphic>
          </wp:inline>
        </w:drawing>
      </w:r>
    </w:p>
    <w:p w14:paraId="790AFF30" w14:textId="0493EFE2" w:rsidR="00486E2A" w:rsidRDefault="00775DD7" w:rsidP="00775DD7">
      <w:pPr>
        <w:pStyle w:val="Lgende"/>
        <w:rPr>
          <w:lang w:val="en-CA"/>
        </w:rPr>
      </w:pPr>
      <w:r>
        <w:t xml:space="preserve">Figure </w:t>
      </w:r>
      <w:r w:rsidR="00673E83">
        <w:fldChar w:fldCharType="begin"/>
      </w:r>
      <w:r w:rsidR="00673E83">
        <w:instrText xml:space="preserve"> SEQ Figure \* ARABIC </w:instrText>
      </w:r>
      <w:r w:rsidR="00673E83">
        <w:fldChar w:fldCharType="separate"/>
      </w:r>
      <w:r w:rsidR="00F02ED9">
        <w:rPr>
          <w:noProof/>
        </w:rPr>
        <w:t>91</w:t>
      </w:r>
      <w:r w:rsidR="00673E83">
        <w:rPr>
          <w:noProof/>
        </w:rPr>
        <w:fldChar w:fldCharType="end"/>
      </w:r>
      <w:r>
        <w:t>: Laboratory analysis summary diagram</w:t>
      </w:r>
      <w:r w:rsidR="00B8253A">
        <w:t>.</w:t>
      </w:r>
    </w:p>
    <w:p w14:paraId="6CBF5157" w14:textId="77777777" w:rsidR="00F67178" w:rsidRPr="00F67178" w:rsidRDefault="00F67178" w:rsidP="002151F2"/>
    <w:p w14:paraId="3BDA7A96" w14:textId="06C653C3" w:rsidR="00775DD7" w:rsidRDefault="00775DD7" w:rsidP="00775DD7">
      <w:pPr>
        <w:pStyle w:val="Titre4"/>
        <w:rPr>
          <w:lang w:val="en-CA"/>
        </w:rPr>
      </w:pPr>
      <w:r>
        <w:rPr>
          <w:lang w:val="en-CA"/>
        </w:rPr>
        <w:t>AnalyticalInstrument</w:t>
      </w:r>
    </w:p>
    <w:p w14:paraId="14C1204D" w14:textId="77777777" w:rsidR="00775DD7" w:rsidRDefault="00775DD7" w:rsidP="002151F2">
      <w:pPr>
        <w:rPr>
          <w:lang w:val="en-CA"/>
        </w:rPr>
      </w:pPr>
    </w:p>
    <w:p w14:paraId="479DAB6D" w14:textId="2B292473" w:rsidR="00775DD7" w:rsidRDefault="005D5B97" w:rsidP="002151F2">
      <w:pPr>
        <w:rPr>
          <w:lang w:val="en-CA"/>
        </w:rPr>
      </w:pPr>
      <w:r>
        <w:rPr>
          <w:lang w:val="en-CA"/>
        </w:rPr>
        <w:t xml:space="preserve">The Analytical instrument is the </w:t>
      </w:r>
      <w:r w:rsidR="009C2E9A">
        <w:rPr>
          <w:lang w:val="en-CA"/>
        </w:rPr>
        <w:t>category</w:t>
      </w:r>
      <w:r w:rsidR="00775DD7" w:rsidRPr="00775DD7">
        <w:rPr>
          <w:lang w:val="en-CA"/>
        </w:rPr>
        <w:t xml:space="preserve"> of </w:t>
      </w:r>
      <w:r>
        <w:rPr>
          <w:lang w:val="en-CA"/>
        </w:rPr>
        <w:t xml:space="preserve">measurement </w:t>
      </w:r>
      <w:r w:rsidR="00775DD7" w:rsidRPr="00775DD7">
        <w:rPr>
          <w:lang w:val="en-CA"/>
        </w:rPr>
        <w:t>instrument used to perform an analytical observation</w:t>
      </w:r>
      <w:r w:rsidR="00B8253A">
        <w:rPr>
          <w:lang w:val="en-CA"/>
        </w:rPr>
        <w:t>.</w:t>
      </w:r>
    </w:p>
    <w:p w14:paraId="32485D33" w14:textId="530B2754" w:rsidR="00775DD7" w:rsidRDefault="00F658C5" w:rsidP="00775DD7">
      <w:pPr>
        <w:keepNext/>
      </w:pPr>
      <w:r>
        <w:rPr>
          <w:noProof/>
          <w:lang w:val="en-CA" w:eastAsia="en-CA"/>
        </w:rPr>
        <w:lastRenderedPageBreak/>
        <w:drawing>
          <wp:inline distT="0" distB="0" distL="0" distR="0" wp14:anchorId="4548520E" wp14:editId="7D5578E0">
            <wp:extent cx="5486400" cy="29146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486400" cy="2914650"/>
                    </a:xfrm>
                    <a:prstGeom prst="rect">
                      <a:avLst/>
                    </a:prstGeom>
                    <a:noFill/>
                    <a:ln>
                      <a:noFill/>
                    </a:ln>
                  </pic:spPr>
                </pic:pic>
              </a:graphicData>
            </a:graphic>
          </wp:inline>
        </w:drawing>
      </w:r>
    </w:p>
    <w:p w14:paraId="0188072E" w14:textId="5A4E3C54" w:rsidR="00775DD7" w:rsidRDefault="00775DD7" w:rsidP="00775DD7">
      <w:pPr>
        <w:pStyle w:val="Lgende"/>
      </w:pPr>
      <w:r>
        <w:t xml:space="preserve">Figure </w:t>
      </w:r>
      <w:r w:rsidR="00673E83">
        <w:fldChar w:fldCharType="begin"/>
      </w:r>
      <w:r w:rsidR="00673E83">
        <w:instrText xml:space="preserve"> SEQ Figure \* ARABIC </w:instrText>
      </w:r>
      <w:r w:rsidR="00673E83">
        <w:fldChar w:fldCharType="separate"/>
      </w:r>
      <w:r w:rsidR="00F02ED9">
        <w:rPr>
          <w:noProof/>
        </w:rPr>
        <w:t>92</w:t>
      </w:r>
      <w:r w:rsidR="00673E83">
        <w:rPr>
          <w:noProof/>
        </w:rPr>
        <w:fldChar w:fldCharType="end"/>
      </w:r>
      <w:r>
        <w:t>: Analytical instrument</w:t>
      </w:r>
      <w:r w:rsidR="00733724">
        <w:t xml:space="preserve"> context diagram</w:t>
      </w:r>
      <w:r w:rsidR="00B8253A">
        <w:t>.</w:t>
      </w:r>
    </w:p>
    <w:p w14:paraId="4351A678" w14:textId="1FEFAAC6" w:rsidR="00733724" w:rsidRDefault="00733724" w:rsidP="00D20646">
      <w:pPr>
        <w:pStyle w:val="Titre5"/>
      </w:pPr>
      <w:proofErr w:type="gramStart"/>
      <w:r>
        <w:t>t</w:t>
      </w:r>
      <w:r w:rsidRPr="00733724">
        <w:t>ype</w:t>
      </w:r>
      <w:proofErr w:type="gramEnd"/>
    </w:p>
    <w:p w14:paraId="48773137" w14:textId="77777777" w:rsidR="00733724" w:rsidRPr="00733724" w:rsidRDefault="00733724" w:rsidP="00D20646"/>
    <w:p w14:paraId="71D50A4C" w14:textId="1344CAE4" w:rsidR="00733724" w:rsidRPr="00733724" w:rsidRDefault="00733724" w:rsidP="00D20646">
      <w:r>
        <w:t>The property type</w:t>
      </w:r>
      <w:proofErr w:type="gramStart"/>
      <w:r>
        <w:t>:InstrumentTypeTerm</w:t>
      </w:r>
      <w:proofErr w:type="gramEnd"/>
      <w:r>
        <w:t xml:space="preserve"> shall report a term from a controlled vocabulary that describes t</w:t>
      </w:r>
      <w:r w:rsidRPr="00733724">
        <w:t>he category of instrument used in an analytical session (</w:t>
      </w:r>
      <w:r w:rsidR="00B16B13" w:rsidRPr="00733724">
        <w:t>e.g.</w:t>
      </w:r>
      <w:r w:rsidRPr="00733724">
        <w:t xml:space="preserve">; XRF, ICPMS, SHRIMP, </w:t>
      </w:r>
      <w:r w:rsidR="00B16B13" w:rsidRPr="00733724">
        <w:t>etc.</w:t>
      </w:r>
      <w:r w:rsidRPr="00733724">
        <w:t>)</w:t>
      </w:r>
      <w:r>
        <w:t>.</w:t>
      </w:r>
    </w:p>
    <w:p w14:paraId="3B45EF98" w14:textId="66DC9F13" w:rsidR="00775DD7" w:rsidRDefault="00733724" w:rsidP="00D20646">
      <w:pPr>
        <w:pStyle w:val="Titre5"/>
        <w:rPr>
          <w:lang w:val="en-CA"/>
        </w:rPr>
      </w:pPr>
      <w:bookmarkStart w:id="740" w:name="BKM_4320F660_2F6E_4F45_98F8_50B996AF05CA"/>
      <w:bookmarkEnd w:id="740"/>
      <w:proofErr w:type="gramStart"/>
      <w:r>
        <w:rPr>
          <w:lang w:val="en-CA"/>
        </w:rPr>
        <w:t>m</w:t>
      </w:r>
      <w:r w:rsidRPr="00733724">
        <w:rPr>
          <w:lang w:val="en-CA"/>
        </w:rPr>
        <w:t>odel</w:t>
      </w:r>
      <w:proofErr w:type="gramEnd"/>
    </w:p>
    <w:p w14:paraId="38CF7B70" w14:textId="77777777" w:rsidR="00733724" w:rsidRPr="00733724" w:rsidRDefault="00733724" w:rsidP="00D20646">
      <w:pPr>
        <w:rPr>
          <w:lang w:val="en-CA"/>
        </w:rPr>
      </w:pPr>
    </w:p>
    <w:p w14:paraId="3814989A" w14:textId="29800A49" w:rsidR="00733724" w:rsidRDefault="00733724" w:rsidP="00D20646">
      <w:pPr>
        <w:rPr>
          <w:lang w:val="en-CA"/>
        </w:rPr>
      </w:pPr>
      <w:r>
        <w:rPr>
          <w:lang w:val="en-CA"/>
        </w:rPr>
        <w:t>The property mode</w:t>
      </w:r>
      <w:proofErr w:type="gramStart"/>
      <w:r w:rsidR="00253146">
        <w:rPr>
          <w:lang w:val="en-CA"/>
        </w:rPr>
        <w:t>:Primitive</w:t>
      </w:r>
      <w:proofErr w:type="gramEnd"/>
      <w:r w:rsidR="00253146">
        <w:rPr>
          <w:lang w:val="en-CA"/>
        </w:rPr>
        <w:t>::CharacterString</w:t>
      </w:r>
      <w:r>
        <w:rPr>
          <w:lang w:val="en-CA"/>
        </w:rPr>
        <w:t xml:space="preserve"> shall contain a string identifying</w:t>
      </w:r>
      <w:r w:rsidRPr="00733724">
        <w:rPr>
          <w:lang w:val="en-CA"/>
        </w:rPr>
        <w:t xml:space="preserve"> the model of instrument used. (</w:t>
      </w:r>
      <w:r w:rsidR="00B16B13" w:rsidRPr="00733724">
        <w:rPr>
          <w:lang w:val="en-CA"/>
        </w:rPr>
        <w:t>E.g.</w:t>
      </w:r>
      <w:r w:rsidRPr="00733724">
        <w:rPr>
          <w:lang w:val="en-CA"/>
        </w:rPr>
        <w:t xml:space="preserve"> instrument type = XRD, model = Siemens Diffraktometer D500)</w:t>
      </w:r>
      <w:r>
        <w:rPr>
          <w:lang w:val="en-CA"/>
        </w:rPr>
        <w:t>.</w:t>
      </w:r>
    </w:p>
    <w:p w14:paraId="2A33DBFA" w14:textId="0C38380B" w:rsidR="00733724" w:rsidRDefault="00733724" w:rsidP="00D20646">
      <w:pPr>
        <w:pStyle w:val="Titre5"/>
        <w:rPr>
          <w:lang w:val="en-CA"/>
        </w:rPr>
      </w:pPr>
      <w:proofErr w:type="gramStart"/>
      <w:r w:rsidRPr="00D970E9">
        <w:rPr>
          <w:lang w:val="en-CA"/>
        </w:rPr>
        <w:t>serialNumber</w:t>
      </w:r>
      <w:proofErr w:type="gramEnd"/>
    </w:p>
    <w:p w14:paraId="63CAA9C1" w14:textId="77777777" w:rsidR="00733724" w:rsidRDefault="00733724" w:rsidP="00775DD7">
      <w:pPr>
        <w:autoSpaceDE w:val="0"/>
        <w:autoSpaceDN w:val="0"/>
        <w:adjustRightInd w:val="0"/>
        <w:spacing w:after="0" w:line="240" w:lineRule="atLeast"/>
        <w:rPr>
          <w:rFonts w:ascii="Calibri" w:hAnsi="Calibri" w:cs="Arial"/>
          <w:b/>
          <w:bCs/>
          <w:color w:val="000000"/>
          <w:sz w:val="20"/>
          <w:lang w:val="en-CA"/>
        </w:rPr>
      </w:pPr>
    </w:p>
    <w:p w14:paraId="70DF2DF2" w14:textId="3BAF62B4" w:rsidR="00733724" w:rsidRDefault="00733724" w:rsidP="00D20646">
      <w:pPr>
        <w:rPr>
          <w:lang w:val="en-CA"/>
        </w:rPr>
      </w:pPr>
      <w:r>
        <w:rPr>
          <w:lang w:val="en-CA"/>
        </w:rPr>
        <w:t>The property serialNumber</w:t>
      </w:r>
      <w:proofErr w:type="gramStart"/>
      <w:r w:rsidR="00253146">
        <w:rPr>
          <w:lang w:val="en-CA"/>
        </w:rPr>
        <w:t>:Primitive</w:t>
      </w:r>
      <w:proofErr w:type="gramEnd"/>
      <w:r w:rsidR="00253146">
        <w:rPr>
          <w:lang w:val="en-CA"/>
        </w:rPr>
        <w:t>::CharacterString</w:t>
      </w:r>
      <w:r>
        <w:rPr>
          <w:lang w:val="en-CA"/>
        </w:rPr>
        <w:t xml:space="preserve"> shall contain a string that </w:t>
      </w:r>
      <w:r w:rsidR="009C2E9A">
        <w:rPr>
          <w:lang w:val="en-CA"/>
        </w:rPr>
        <w:t xml:space="preserve">contains </w:t>
      </w:r>
      <w:r w:rsidRPr="00733724">
        <w:rPr>
          <w:lang w:val="en-CA"/>
        </w:rPr>
        <w:t>the serial number of the machine used in an analytical session.</w:t>
      </w:r>
    </w:p>
    <w:p w14:paraId="74EC4CC8" w14:textId="6DEAEF68" w:rsidR="00733724" w:rsidRDefault="00733724" w:rsidP="00D20646">
      <w:pPr>
        <w:pStyle w:val="Titre5"/>
        <w:rPr>
          <w:lang w:val="en-CA"/>
        </w:rPr>
      </w:pPr>
      <w:proofErr w:type="gramStart"/>
      <w:r w:rsidRPr="00D970E9">
        <w:rPr>
          <w:lang w:val="en-CA"/>
        </w:rPr>
        <w:t>commissionDate</w:t>
      </w:r>
      <w:proofErr w:type="gramEnd"/>
    </w:p>
    <w:p w14:paraId="068C6484" w14:textId="77777777" w:rsidR="00B17686" w:rsidRPr="00D20646" w:rsidRDefault="00B17686" w:rsidP="00D20646">
      <w:pPr>
        <w:rPr>
          <w:lang w:val="en-CA"/>
        </w:rPr>
      </w:pPr>
    </w:p>
    <w:p w14:paraId="68EF6576" w14:textId="6AFD91B2" w:rsidR="00733724" w:rsidRDefault="00733724" w:rsidP="00D20646">
      <w:pPr>
        <w:rPr>
          <w:lang w:val="en-CA"/>
        </w:rPr>
      </w:pPr>
      <w:r>
        <w:rPr>
          <w:lang w:val="en-CA"/>
        </w:rPr>
        <w:t>The property commissionDate shall be an association between an AnalyticalInstrument and a TM_Instant</w:t>
      </w:r>
      <w:r w:rsidR="00B17686">
        <w:rPr>
          <w:lang w:val="en-CA"/>
        </w:rPr>
        <w:t xml:space="preserve"> corresponding to t</w:t>
      </w:r>
      <w:r w:rsidR="00B17686" w:rsidRPr="00B17686">
        <w:rPr>
          <w:lang w:val="en-CA"/>
        </w:rPr>
        <w:t xml:space="preserve">he date of the </w:t>
      </w:r>
      <w:r w:rsidR="00B17686">
        <w:rPr>
          <w:lang w:val="en-CA"/>
        </w:rPr>
        <w:t>commissioning of an instrument.</w:t>
      </w:r>
    </w:p>
    <w:p w14:paraId="2CB4F6E4" w14:textId="43BA5A80" w:rsidR="00B17686" w:rsidRDefault="00B16B13" w:rsidP="00D20646">
      <w:pPr>
        <w:pStyle w:val="Titre5"/>
        <w:rPr>
          <w:lang w:val="en-CA"/>
        </w:rPr>
      </w:pPr>
      <w:proofErr w:type="gramStart"/>
      <w:r>
        <w:rPr>
          <w:lang w:val="en-CA"/>
        </w:rPr>
        <w:t>location</w:t>
      </w:r>
      <w:proofErr w:type="gramEnd"/>
    </w:p>
    <w:p w14:paraId="3D6F7A9D" w14:textId="77777777" w:rsidR="00B17686" w:rsidRDefault="00B17686" w:rsidP="00775DD7">
      <w:pPr>
        <w:autoSpaceDE w:val="0"/>
        <w:autoSpaceDN w:val="0"/>
        <w:adjustRightInd w:val="0"/>
        <w:spacing w:after="0" w:line="240" w:lineRule="atLeast"/>
        <w:rPr>
          <w:rFonts w:cs="Arial"/>
          <w:color w:val="000000"/>
          <w:sz w:val="20"/>
          <w:lang w:val="en-CA"/>
        </w:rPr>
      </w:pPr>
    </w:p>
    <w:p w14:paraId="09D57BF8" w14:textId="74AA6F3E" w:rsidR="00B17686" w:rsidRDefault="00B17686" w:rsidP="00D20646">
      <w:pPr>
        <w:rPr>
          <w:lang w:val="en-CA"/>
        </w:rPr>
      </w:pPr>
      <w:r>
        <w:rPr>
          <w:lang w:val="en-CA"/>
        </w:rPr>
        <w:lastRenderedPageBreak/>
        <w:t xml:space="preserve">The property location shall be an association between an AnalyticalInstrument and a </w:t>
      </w:r>
      <w:r w:rsidR="009C2E9A">
        <w:rPr>
          <w:lang w:val="en-CA"/>
        </w:rPr>
        <w:t>CIT</w:t>
      </w:r>
      <w:proofErr w:type="gramStart"/>
      <w:r>
        <w:rPr>
          <w:lang w:val="en-CA"/>
        </w:rPr>
        <w:t>:Responsibility</w:t>
      </w:r>
      <w:proofErr w:type="gramEnd"/>
      <w:r>
        <w:rPr>
          <w:lang w:val="en-CA"/>
        </w:rPr>
        <w:t xml:space="preserve"> describing the </w:t>
      </w:r>
      <w:r w:rsidRPr="00B17686">
        <w:rPr>
          <w:lang w:val="en-CA"/>
        </w:rPr>
        <w:t xml:space="preserve">owner </w:t>
      </w:r>
      <w:r>
        <w:rPr>
          <w:lang w:val="en-CA"/>
        </w:rPr>
        <w:t xml:space="preserve">and the location </w:t>
      </w:r>
      <w:r w:rsidRPr="00B17686">
        <w:rPr>
          <w:lang w:val="en-CA"/>
        </w:rPr>
        <w:t>of an instrument</w:t>
      </w:r>
      <w:r>
        <w:rPr>
          <w:lang w:val="en-CA"/>
        </w:rPr>
        <w:t>.</w:t>
      </w:r>
    </w:p>
    <w:p w14:paraId="10782A7A" w14:textId="77777777" w:rsidR="00B17686" w:rsidRDefault="00B17686" w:rsidP="00D20646">
      <w:pPr>
        <w:rPr>
          <w:lang w:val="en-CA"/>
        </w:rPr>
      </w:pPr>
    </w:p>
    <w:p w14:paraId="6D024AFB" w14:textId="0C037606" w:rsidR="00B17686" w:rsidRDefault="00B17686" w:rsidP="00D20646">
      <w:pPr>
        <w:pStyle w:val="Titre5"/>
        <w:rPr>
          <w:lang w:val="en-CA"/>
        </w:rPr>
      </w:pPr>
      <w:proofErr w:type="gramStart"/>
      <w:r w:rsidRPr="00D970E9">
        <w:rPr>
          <w:lang w:val="en-CA"/>
        </w:rPr>
        <w:t>usedIn</w:t>
      </w:r>
      <w:proofErr w:type="gramEnd"/>
    </w:p>
    <w:p w14:paraId="48EFFB5A" w14:textId="77777777" w:rsidR="00B17686" w:rsidRPr="00B17686" w:rsidRDefault="00B17686" w:rsidP="00D20646">
      <w:pPr>
        <w:rPr>
          <w:lang w:val="en-CA"/>
        </w:rPr>
      </w:pPr>
    </w:p>
    <w:p w14:paraId="284A9576" w14:textId="4C5D17AB" w:rsidR="00733724" w:rsidRDefault="00B17686" w:rsidP="00D20646">
      <w:pPr>
        <w:rPr>
          <w:lang w:val="en-CA"/>
        </w:rPr>
      </w:pPr>
      <w:r w:rsidRPr="00B17686">
        <w:rPr>
          <w:lang w:val="en-CA"/>
        </w:rPr>
        <w:t xml:space="preserve">The property </w:t>
      </w:r>
      <w:r>
        <w:rPr>
          <w:lang w:val="en-CA"/>
        </w:rPr>
        <w:t>usedIn</w:t>
      </w:r>
      <w:r w:rsidRPr="00B17686">
        <w:rPr>
          <w:lang w:val="en-CA"/>
        </w:rPr>
        <w:t xml:space="preserve"> shall be an association between an AnalyticalInstrument and </w:t>
      </w:r>
      <w:r w:rsidR="00A67C10" w:rsidRPr="00B17686">
        <w:rPr>
          <w:lang w:val="en-CA"/>
        </w:rPr>
        <w:t>an</w:t>
      </w:r>
      <w:r w:rsidRPr="00B17686">
        <w:rPr>
          <w:lang w:val="en-CA"/>
        </w:rPr>
        <w:t xml:space="preserve"> AnalyticalSession</w:t>
      </w:r>
      <w:r>
        <w:rPr>
          <w:lang w:val="en-CA"/>
        </w:rPr>
        <w:t xml:space="preserve"> identifying an</w:t>
      </w:r>
      <w:r w:rsidRPr="00B17686">
        <w:rPr>
          <w:lang w:val="en-CA"/>
        </w:rPr>
        <w:t xml:space="preserve"> analytical sessions which used this instrument</w:t>
      </w:r>
      <w:r>
        <w:rPr>
          <w:lang w:val="en-CA"/>
        </w:rPr>
        <w:t>.</w:t>
      </w:r>
    </w:p>
    <w:p w14:paraId="2AAF4B30" w14:textId="48C6D3BB" w:rsidR="00775DD7" w:rsidRDefault="00775DD7" w:rsidP="00775DD7">
      <w:pPr>
        <w:pStyle w:val="Titre4"/>
        <w:rPr>
          <w:lang w:val="en-CA"/>
        </w:rPr>
      </w:pPr>
      <w:bookmarkStart w:id="741" w:name="BKM_C47BB20E_AB3E_41B0_BEAF_8545314C826D"/>
      <w:bookmarkStart w:id="742" w:name="BKM_5A9940B3_320D_4C85_8B41_0199FF52327B"/>
      <w:bookmarkStart w:id="743" w:name="BKM_692BBE92_2CD8_471D_9014_13E6919FFDA7"/>
      <w:bookmarkStart w:id="744" w:name="BKM_E14379F1_C7A7_42A6_B412_F1E01671E46F"/>
      <w:bookmarkStart w:id="745" w:name="BKM_40997390_B407_46AF_928A_15F7B52273ED"/>
      <w:bookmarkEnd w:id="741"/>
      <w:bookmarkEnd w:id="742"/>
      <w:bookmarkEnd w:id="743"/>
      <w:bookmarkEnd w:id="744"/>
      <w:bookmarkEnd w:id="745"/>
      <w:r>
        <w:rPr>
          <w:lang w:val="en-CA"/>
        </w:rPr>
        <w:t>AnalyticalSession</w:t>
      </w:r>
    </w:p>
    <w:p w14:paraId="18AA6728" w14:textId="77777777" w:rsidR="00775DD7" w:rsidRDefault="00775DD7" w:rsidP="00775DD7">
      <w:pPr>
        <w:rPr>
          <w:lang w:val="en-CA"/>
        </w:rPr>
      </w:pPr>
    </w:p>
    <w:p w14:paraId="21E4275D" w14:textId="07437BB8" w:rsidR="00775DD7" w:rsidRDefault="00775DD7" w:rsidP="00775DD7">
      <w:pPr>
        <w:rPr>
          <w:lang w:val="en-CA"/>
        </w:rPr>
      </w:pPr>
      <w:r w:rsidRPr="00775DD7">
        <w:rPr>
          <w:lang w:val="en-CA"/>
        </w:rPr>
        <w:t xml:space="preserve">This </w:t>
      </w:r>
      <w:r w:rsidR="009C2E9A">
        <w:rPr>
          <w:lang w:val="en-CA"/>
        </w:rPr>
        <w:t>feature type</w:t>
      </w:r>
      <w:r w:rsidR="009C2E9A" w:rsidRPr="00775DD7">
        <w:rPr>
          <w:lang w:val="en-CA"/>
        </w:rPr>
        <w:t xml:space="preserve"> </w:t>
      </w:r>
      <w:r w:rsidRPr="00775DD7">
        <w:rPr>
          <w:lang w:val="en-CA"/>
        </w:rPr>
        <w:t>describes the time and operator of a particular laboratory analytical session. AnalyticalSession also has associated links to the type of instrument and analytical method used, processing steps applied to data collected during a session, and instrument parameters unique to that session.</w:t>
      </w:r>
    </w:p>
    <w:p w14:paraId="21746A91" w14:textId="449C2276" w:rsidR="00775DD7" w:rsidRDefault="00F658C5" w:rsidP="00775DD7">
      <w:pPr>
        <w:keepNext/>
      </w:pPr>
      <w:r>
        <w:rPr>
          <w:noProof/>
          <w:lang w:val="en-CA" w:eastAsia="en-CA"/>
        </w:rPr>
        <w:drawing>
          <wp:inline distT="0" distB="0" distL="0" distR="0" wp14:anchorId="787888AA" wp14:editId="3D88CFE4">
            <wp:extent cx="5486400" cy="43434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486400" cy="4343400"/>
                    </a:xfrm>
                    <a:prstGeom prst="rect">
                      <a:avLst/>
                    </a:prstGeom>
                    <a:noFill/>
                    <a:ln>
                      <a:noFill/>
                    </a:ln>
                  </pic:spPr>
                </pic:pic>
              </a:graphicData>
            </a:graphic>
          </wp:inline>
        </w:drawing>
      </w:r>
    </w:p>
    <w:p w14:paraId="61F89649" w14:textId="4FFEE180" w:rsidR="00775DD7" w:rsidRDefault="00775DD7" w:rsidP="00775DD7">
      <w:pPr>
        <w:pStyle w:val="Lgende"/>
      </w:pPr>
      <w:r>
        <w:t xml:space="preserve">Figure </w:t>
      </w:r>
      <w:r w:rsidR="00673E83">
        <w:fldChar w:fldCharType="begin"/>
      </w:r>
      <w:r w:rsidR="00673E83">
        <w:instrText xml:space="preserve"> SEQ Figure \* ARABIC </w:instrText>
      </w:r>
      <w:r w:rsidR="00673E83">
        <w:fldChar w:fldCharType="separate"/>
      </w:r>
      <w:r w:rsidR="00F02ED9">
        <w:rPr>
          <w:noProof/>
        </w:rPr>
        <w:t>93</w:t>
      </w:r>
      <w:r w:rsidR="00673E83">
        <w:rPr>
          <w:noProof/>
        </w:rPr>
        <w:fldChar w:fldCharType="end"/>
      </w:r>
      <w:r>
        <w:t>: Analytical session</w:t>
      </w:r>
      <w:r w:rsidR="00B17686">
        <w:t xml:space="preserve"> context diagram</w:t>
      </w:r>
      <w:r w:rsidR="00B8253A">
        <w:t>.</w:t>
      </w:r>
    </w:p>
    <w:p w14:paraId="134D2DC3" w14:textId="5581F845" w:rsidR="00775DD7" w:rsidRDefault="00B17686" w:rsidP="00D20646">
      <w:pPr>
        <w:pStyle w:val="Titre5"/>
        <w:rPr>
          <w:lang w:val="en-CA"/>
        </w:rPr>
      </w:pPr>
      <w:bookmarkStart w:id="746" w:name="BKM_BF1C223A_F0A6_4FC2_9EEF_88DC486F7DB4"/>
      <w:bookmarkEnd w:id="746"/>
      <w:proofErr w:type="gramStart"/>
      <w:r>
        <w:rPr>
          <w:lang w:val="en-CA"/>
        </w:rPr>
        <w:t>time</w:t>
      </w:r>
      <w:proofErr w:type="gramEnd"/>
    </w:p>
    <w:p w14:paraId="761E59FC" w14:textId="77777777" w:rsidR="00B17686" w:rsidRPr="00B17686" w:rsidRDefault="00B17686" w:rsidP="00D20646">
      <w:pPr>
        <w:rPr>
          <w:lang w:val="en-CA"/>
        </w:rPr>
      </w:pPr>
    </w:p>
    <w:p w14:paraId="3D8B732E" w14:textId="7E6E8853" w:rsidR="00B17686" w:rsidRDefault="00B17686" w:rsidP="00D20646">
      <w:pPr>
        <w:rPr>
          <w:lang w:val="en-CA"/>
        </w:rPr>
      </w:pPr>
      <w:r>
        <w:rPr>
          <w:lang w:val="en-CA"/>
        </w:rPr>
        <w:t>The property time shall be an association between an AnalyticalSession and a TM_Period describing the</w:t>
      </w:r>
      <w:r w:rsidRPr="00B17686">
        <w:rPr>
          <w:lang w:val="en-CA"/>
        </w:rPr>
        <w:t xml:space="preserve"> time period during which the analysis was performed</w:t>
      </w:r>
      <w:r>
        <w:rPr>
          <w:lang w:val="en-CA"/>
        </w:rPr>
        <w:t>.</w:t>
      </w:r>
    </w:p>
    <w:p w14:paraId="69AE48CA" w14:textId="344BFA84" w:rsidR="00B17686" w:rsidRDefault="00A67C10" w:rsidP="00D20646">
      <w:pPr>
        <w:pStyle w:val="Titre5"/>
        <w:rPr>
          <w:lang w:val="en-CA"/>
        </w:rPr>
      </w:pPr>
      <w:proofErr w:type="gramStart"/>
      <w:r>
        <w:rPr>
          <w:lang w:val="en-CA"/>
        </w:rPr>
        <w:t>operator</w:t>
      </w:r>
      <w:proofErr w:type="gramEnd"/>
    </w:p>
    <w:p w14:paraId="1D4FEDC3" w14:textId="77777777" w:rsidR="00B17686" w:rsidRPr="00B17686" w:rsidRDefault="00B17686" w:rsidP="00D20646">
      <w:pPr>
        <w:rPr>
          <w:lang w:val="en-CA"/>
        </w:rPr>
      </w:pPr>
    </w:p>
    <w:p w14:paraId="11B3F18B" w14:textId="5CC733FC" w:rsidR="00B17686" w:rsidRDefault="00B17686" w:rsidP="00D20646">
      <w:pPr>
        <w:rPr>
          <w:lang w:val="en-CA"/>
        </w:rPr>
      </w:pPr>
      <w:r>
        <w:rPr>
          <w:lang w:val="en-CA"/>
        </w:rPr>
        <w:t xml:space="preserve">The property operator shall be an association between an AnalyticalSession and a </w:t>
      </w:r>
      <w:r w:rsidR="009C2E9A">
        <w:rPr>
          <w:lang w:val="en-CA"/>
        </w:rPr>
        <w:t>CIT</w:t>
      </w:r>
      <w:proofErr w:type="gramStart"/>
      <w:r>
        <w:rPr>
          <w:lang w:val="en-CA"/>
        </w:rPr>
        <w:t>:CI</w:t>
      </w:r>
      <w:proofErr w:type="gramEnd"/>
      <w:r>
        <w:rPr>
          <w:lang w:val="en-CA"/>
        </w:rPr>
        <w:t xml:space="preserve">_Responsability describing the </w:t>
      </w:r>
      <w:r w:rsidRPr="00B17686">
        <w:rPr>
          <w:lang w:val="en-CA"/>
        </w:rPr>
        <w:t>operator or organisation responsible for the analytical session</w:t>
      </w:r>
      <w:r>
        <w:rPr>
          <w:lang w:val="en-CA"/>
        </w:rPr>
        <w:t>.</w:t>
      </w:r>
    </w:p>
    <w:p w14:paraId="71934931" w14:textId="4AA68059" w:rsidR="00B17686" w:rsidRDefault="00B17686" w:rsidP="00D20646">
      <w:pPr>
        <w:pStyle w:val="Titre5"/>
        <w:rPr>
          <w:lang w:val="en-CA"/>
        </w:rPr>
      </w:pPr>
      <w:proofErr w:type="gramStart"/>
      <w:r>
        <w:rPr>
          <w:lang w:val="en-CA"/>
        </w:rPr>
        <w:t>p</w:t>
      </w:r>
      <w:r w:rsidRPr="00B17686">
        <w:rPr>
          <w:lang w:val="en-CA"/>
        </w:rPr>
        <w:t>arameter</w:t>
      </w:r>
      <w:proofErr w:type="gramEnd"/>
    </w:p>
    <w:p w14:paraId="47C9D98F" w14:textId="77777777" w:rsidR="00B17686" w:rsidRDefault="00B17686" w:rsidP="00775DD7">
      <w:pPr>
        <w:autoSpaceDE w:val="0"/>
        <w:autoSpaceDN w:val="0"/>
        <w:adjustRightInd w:val="0"/>
        <w:spacing w:after="0" w:line="240" w:lineRule="atLeast"/>
        <w:rPr>
          <w:rFonts w:cs="Arial"/>
          <w:color w:val="000000"/>
          <w:sz w:val="20"/>
          <w:lang w:val="en-CA"/>
        </w:rPr>
      </w:pPr>
    </w:p>
    <w:p w14:paraId="42F19084" w14:textId="7B3A9E1E" w:rsidR="00B17686" w:rsidRDefault="00B17686" w:rsidP="00D20646">
      <w:pPr>
        <w:rPr>
          <w:lang w:val="en-CA"/>
        </w:rPr>
      </w:pPr>
      <w:r>
        <w:rPr>
          <w:lang w:val="en-CA"/>
        </w:rPr>
        <w:t>The property parameter (om</w:t>
      </w:r>
      <w:proofErr w:type="gramStart"/>
      <w:r>
        <w:rPr>
          <w:lang w:val="en-CA"/>
        </w:rPr>
        <w:t>:NamedValue</w:t>
      </w:r>
      <w:proofErr w:type="gramEnd"/>
      <w:r>
        <w:rPr>
          <w:lang w:val="en-CA"/>
        </w:rPr>
        <w:t xml:space="preserve">) shall contain name/value pair to describe arbitrary  </w:t>
      </w:r>
      <w:r w:rsidRPr="00B17686">
        <w:rPr>
          <w:lang w:val="en-CA"/>
        </w:rPr>
        <w:t>environmental or instrument setting parameters that apply to an entire analytical session (</w:t>
      </w:r>
      <w:r w:rsidR="001D1F28" w:rsidRPr="00B17686">
        <w:rPr>
          <w:lang w:val="en-CA"/>
        </w:rPr>
        <w:t>e.g.</w:t>
      </w:r>
      <w:r w:rsidRPr="00B17686">
        <w:rPr>
          <w:lang w:val="en-CA"/>
        </w:rPr>
        <w:t xml:space="preserve">, voltage, current, temperature, vacuum). The "name" attribute of NamedValue </w:t>
      </w:r>
      <w:r>
        <w:rPr>
          <w:lang w:val="en-CA"/>
        </w:rPr>
        <w:t>shall be a term from a controlled vocabulary.</w:t>
      </w:r>
    </w:p>
    <w:p w14:paraId="0B857819" w14:textId="77777777" w:rsidR="00B17686" w:rsidRDefault="00B17686" w:rsidP="00775DD7">
      <w:pPr>
        <w:autoSpaceDE w:val="0"/>
        <w:autoSpaceDN w:val="0"/>
        <w:adjustRightInd w:val="0"/>
        <w:spacing w:after="0" w:line="240" w:lineRule="atLeast"/>
        <w:rPr>
          <w:rFonts w:cs="Arial"/>
          <w:color w:val="000000"/>
          <w:sz w:val="20"/>
          <w:lang w:val="en-CA"/>
        </w:rPr>
      </w:pPr>
    </w:p>
    <w:p w14:paraId="4841DD1D" w14:textId="1FDC94F6" w:rsidR="00B17686" w:rsidRDefault="00B17686" w:rsidP="00D20646">
      <w:pPr>
        <w:pStyle w:val="Titre5"/>
        <w:rPr>
          <w:lang w:val="en-CA"/>
        </w:rPr>
      </w:pPr>
      <w:proofErr w:type="gramStart"/>
      <w:r>
        <w:rPr>
          <w:lang w:val="en-CA"/>
        </w:rPr>
        <w:t>i</w:t>
      </w:r>
      <w:r w:rsidRPr="00B17686">
        <w:rPr>
          <w:lang w:val="en-CA"/>
        </w:rPr>
        <w:t>nstrument</w:t>
      </w:r>
      <w:proofErr w:type="gramEnd"/>
    </w:p>
    <w:p w14:paraId="320AB00D" w14:textId="77777777" w:rsidR="00B17686" w:rsidRPr="00B17686" w:rsidRDefault="00B17686" w:rsidP="00D20646">
      <w:pPr>
        <w:rPr>
          <w:lang w:val="en-CA"/>
        </w:rPr>
      </w:pPr>
    </w:p>
    <w:p w14:paraId="19675D7A" w14:textId="3A678FF6" w:rsidR="00B17686" w:rsidRDefault="00B17686" w:rsidP="00D20646">
      <w:pPr>
        <w:rPr>
          <w:lang w:val="en-CA"/>
        </w:rPr>
      </w:pPr>
      <w:r>
        <w:rPr>
          <w:lang w:val="en-CA"/>
        </w:rPr>
        <w:t xml:space="preserve">The property instrument shall be an association between an AnalyticalSession and an AnalyticalInstrument that describes </w:t>
      </w:r>
      <w:r w:rsidRPr="00B17686">
        <w:rPr>
          <w:lang w:val="en-CA"/>
        </w:rPr>
        <w:t>the instrument used in the analytical session</w:t>
      </w:r>
      <w:r>
        <w:rPr>
          <w:lang w:val="en-CA"/>
        </w:rPr>
        <w:t>.</w:t>
      </w:r>
    </w:p>
    <w:p w14:paraId="7BC11C4C" w14:textId="006DA7FA" w:rsidR="00B17686" w:rsidRDefault="00B17686" w:rsidP="00D20646">
      <w:pPr>
        <w:pStyle w:val="Titre5"/>
        <w:rPr>
          <w:lang w:val="en-CA"/>
        </w:rPr>
      </w:pPr>
      <w:proofErr w:type="gramStart"/>
      <w:r w:rsidRPr="00B17686">
        <w:rPr>
          <w:lang w:val="en-CA"/>
        </w:rPr>
        <w:t>referenceAnalysis</w:t>
      </w:r>
      <w:proofErr w:type="gramEnd"/>
    </w:p>
    <w:p w14:paraId="09D1CDE2" w14:textId="77777777" w:rsidR="00B17686" w:rsidRDefault="00B17686" w:rsidP="00775DD7">
      <w:pPr>
        <w:autoSpaceDE w:val="0"/>
        <w:autoSpaceDN w:val="0"/>
        <w:adjustRightInd w:val="0"/>
        <w:spacing w:after="0" w:line="240" w:lineRule="atLeast"/>
        <w:rPr>
          <w:rFonts w:cs="Arial"/>
          <w:color w:val="000000"/>
          <w:sz w:val="20"/>
          <w:lang w:val="en-CA"/>
        </w:rPr>
      </w:pPr>
    </w:p>
    <w:p w14:paraId="50D40316" w14:textId="4FFF73D7" w:rsidR="00B17686" w:rsidRDefault="00B17686" w:rsidP="00D20646">
      <w:pPr>
        <w:rPr>
          <w:lang w:val="en-CA"/>
        </w:rPr>
      </w:pPr>
      <w:r>
        <w:rPr>
          <w:lang w:val="en-CA"/>
        </w:rPr>
        <w:t xml:space="preserve">The property referenceAnalysis shall be </w:t>
      </w:r>
      <w:r w:rsidRPr="00B17686">
        <w:rPr>
          <w:lang w:val="en-CA"/>
        </w:rPr>
        <w:t>an association between an AnalyticalSession and</w:t>
      </w:r>
      <w:r>
        <w:rPr>
          <w:lang w:val="en-CA"/>
        </w:rPr>
        <w:t xml:space="preserve"> a ReferenceSpecimen that describes a reference specimen</w:t>
      </w:r>
      <w:r w:rsidRPr="00B17686">
        <w:rPr>
          <w:lang w:val="en-CA"/>
        </w:rPr>
        <w:t xml:space="preserve"> (</w:t>
      </w:r>
      <w:r w:rsidR="001D1F28" w:rsidRPr="00B17686">
        <w:rPr>
          <w:lang w:val="en-CA"/>
        </w:rPr>
        <w:t>i.e.</w:t>
      </w:r>
      <w:r w:rsidRPr="00B17686">
        <w:rPr>
          <w:lang w:val="en-CA"/>
        </w:rPr>
        <w:t>, standards, blanks) used in the analytical session.</w:t>
      </w:r>
    </w:p>
    <w:p w14:paraId="7349D97A" w14:textId="471DEC63" w:rsidR="00775DD7" w:rsidRDefault="00B51AB4" w:rsidP="00B51AB4">
      <w:pPr>
        <w:pStyle w:val="Titre4"/>
        <w:rPr>
          <w:lang w:val="en-CA"/>
        </w:rPr>
      </w:pPr>
      <w:bookmarkStart w:id="747" w:name="BKM_FCC3B9BB_23CF_4B5C_A83B_A898D191B651"/>
      <w:bookmarkStart w:id="748" w:name="BKM_D9B59F94_645D_4A43_B06F_F3308DA82998"/>
      <w:bookmarkStart w:id="749" w:name="BKM_963C6EE0_1269_4609_B11A_C2CBF9678C56"/>
      <w:bookmarkEnd w:id="747"/>
      <w:bookmarkEnd w:id="748"/>
      <w:bookmarkEnd w:id="749"/>
      <w:r>
        <w:rPr>
          <w:lang w:val="en-CA"/>
        </w:rPr>
        <w:t>AnalyticalProcess</w:t>
      </w:r>
    </w:p>
    <w:p w14:paraId="13588CCA" w14:textId="77777777" w:rsidR="00B51AB4" w:rsidRDefault="00B51AB4" w:rsidP="00775DD7">
      <w:pPr>
        <w:rPr>
          <w:lang w:val="en-CA"/>
        </w:rPr>
      </w:pPr>
    </w:p>
    <w:p w14:paraId="75A83E7E" w14:textId="493FB601" w:rsidR="00B51AB4" w:rsidRDefault="00B51AB4" w:rsidP="00775DD7">
      <w:pPr>
        <w:rPr>
          <w:lang w:val="en-CA"/>
        </w:rPr>
      </w:pPr>
      <w:r>
        <w:rPr>
          <w:lang w:val="en-CA"/>
        </w:rPr>
        <w:t>An analytical process is a c</w:t>
      </w:r>
      <w:r w:rsidRPr="00B51AB4">
        <w:rPr>
          <w:lang w:val="en-CA"/>
        </w:rPr>
        <w:t>oncrete implementation of OM_Process</w:t>
      </w:r>
      <w:r w:rsidR="0026586A">
        <w:rPr>
          <w:lang w:val="en-CA"/>
        </w:rPr>
        <w:t xml:space="preserve"> and describ</w:t>
      </w:r>
      <w:r w:rsidR="009C2E9A">
        <w:rPr>
          <w:lang w:val="en-CA"/>
        </w:rPr>
        <w:t>ing</w:t>
      </w:r>
      <w:r w:rsidR="0026586A">
        <w:rPr>
          <w:lang w:val="en-CA"/>
        </w:rPr>
        <w:t xml:space="preserve"> the steps and methods used in an analytical </w:t>
      </w:r>
      <w:r w:rsidR="001D1F28">
        <w:rPr>
          <w:lang w:val="en-CA"/>
        </w:rPr>
        <w:t xml:space="preserve">session. </w:t>
      </w:r>
      <w:r w:rsidR="001D1F28" w:rsidRPr="00B51AB4">
        <w:rPr>
          <w:lang w:val="en-CA"/>
        </w:rPr>
        <w:t xml:space="preserve"> It</w:t>
      </w:r>
      <w:r>
        <w:rPr>
          <w:lang w:val="en-CA"/>
        </w:rPr>
        <w:t xml:space="preserve"> l</w:t>
      </w:r>
      <w:r w:rsidRPr="00B51AB4">
        <w:rPr>
          <w:lang w:val="en-CA"/>
        </w:rPr>
        <w:t>inks to an analytical session (data acquisition) or a computational process which produce analytical results.</w:t>
      </w:r>
    </w:p>
    <w:p w14:paraId="0A9F4FF6" w14:textId="381FCBD2" w:rsidR="00B51AB4" w:rsidRDefault="00B51AB4" w:rsidP="00B51AB4">
      <w:pPr>
        <w:keepNext/>
      </w:pPr>
    </w:p>
    <w:p w14:paraId="74801BF7" w14:textId="5F4E98D6" w:rsidR="00D01D0C" w:rsidRDefault="00F658C5" w:rsidP="00D01D0C">
      <w:pPr>
        <w:keepNext/>
      </w:pPr>
      <w:r>
        <w:rPr>
          <w:noProof/>
          <w:lang w:val="en-CA" w:eastAsia="en-CA"/>
        </w:rPr>
        <w:drawing>
          <wp:inline distT="0" distB="0" distL="0" distR="0" wp14:anchorId="01F9E98B" wp14:editId="4E0635E6">
            <wp:extent cx="5495925" cy="511492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495925" cy="5114925"/>
                    </a:xfrm>
                    <a:prstGeom prst="rect">
                      <a:avLst/>
                    </a:prstGeom>
                    <a:noFill/>
                    <a:ln>
                      <a:noFill/>
                    </a:ln>
                  </pic:spPr>
                </pic:pic>
              </a:graphicData>
            </a:graphic>
          </wp:inline>
        </w:drawing>
      </w:r>
    </w:p>
    <w:p w14:paraId="0A42FE07" w14:textId="00265493" w:rsidR="00D01D0C" w:rsidRDefault="00D01D0C" w:rsidP="00D01D0C">
      <w:pPr>
        <w:pStyle w:val="Lgende"/>
      </w:pPr>
      <w:r>
        <w:t xml:space="preserve">Figure </w:t>
      </w:r>
      <w:r w:rsidR="00673E83">
        <w:fldChar w:fldCharType="begin"/>
      </w:r>
      <w:r w:rsidR="00673E83">
        <w:instrText xml:space="preserve"> SEQ Figure \* ARABIC </w:instrText>
      </w:r>
      <w:r w:rsidR="00673E83">
        <w:fldChar w:fldCharType="separate"/>
      </w:r>
      <w:r w:rsidR="00F02ED9">
        <w:rPr>
          <w:noProof/>
        </w:rPr>
        <w:t>94</w:t>
      </w:r>
      <w:r w:rsidR="00673E83">
        <w:rPr>
          <w:noProof/>
        </w:rPr>
        <w:fldChar w:fldCharType="end"/>
      </w:r>
      <w:r>
        <w:t xml:space="preserve">: </w:t>
      </w:r>
      <w:r w:rsidRPr="002736FE">
        <w:t>Analytical process</w:t>
      </w:r>
    </w:p>
    <w:p w14:paraId="620264FC" w14:textId="447FC75F" w:rsidR="00B51AB4" w:rsidRDefault="009C2E9A" w:rsidP="00D20646">
      <w:pPr>
        <w:pStyle w:val="Titre5"/>
      </w:pPr>
      <w:proofErr w:type="gramStart"/>
      <w:r>
        <w:t>m</w:t>
      </w:r>
      <w:r w:rsidR="0026586A" w:rsidRPr="0026586A">
        <w:t>ethod</w:t>
      </w:r>
      <w:proofErr w:type="gramEnd"/>
    </w:p>
    <w:p w14:paraId="720FA316" w14:textId="77777777" w:rsidR="0026586A" w:rsidRPr="0026586A" w:rsidRDefault="0026586A" w:rsidP="00D20646"/>
    <w:p w14:paraId="24472439" w14:textId="2783458B" w:rsidR="0026586A" w:rsidRDefault="0026586A" w:rsidP="00D20646">
      <w:r>
        <w:t xml:space="preserve">The property method shall be an association that links an AnalyticalProcess to an AnalyticalMethod that describes </w:t>
      </w:r>
      <w:r w:rsidRPr="0026586A">
        <w:t>the type of analytical method used to make an observation</w:t>
      </w:r>
      <w:r>
        <w:t>.</w:t>
      </w:r>
    </w:p>
    <w:p w14:paraId="3E79EBB5" w14:textId="310C925B" w:rsidR="0026586A" w:rsidRDefault="001D1F28" w:rsidP="00D20646">
      <w:pPr>
        <w:pStyle w:val="Titre5"/>
        <w:rPr>
          <w:lang w:val="en-CA"/>
        </w:rPr>
      </w:pPr>
      <w:proofErr w:type="gramStart"/>
      <w:r>
        <w:rPr>
          <w:lang w:val="en-CA"/>
        </w:rPr>
        <w:t>acquisition</w:t>
      </w:r>
      <w:proofErr w:type="gramEnd"/>
    </w:p>
    <w:p w14:paraId="02048FD2" w14:textId="77777777" w:rsidR="0026586A" w:rsidRPr="0026586A" w:rsidRDefault="0026586A" w:rsidP="00D20646">
      <w:pPr>
        <w:rPr>
          <w:lang w:val="en-CA"/>
        </w:rPr>
      </w:pPr>
    </w:p>
    <w:p w14:paraId="4D9B0819" w14:textId="01C90272" w:rsidR="0026586A" w:rsidRDefault="0026586A" w:rsidP="00D20646">
      <w:r w:rsidRPr="0026586A">
        <w:t>The property method shall be an association that links an AnalyticalProcess to an Analytical</w:t>
      </w:r>
      <w:r>
        <w:t xml:space="preserve">Session that describes </w:t>
      </w:r>
      <w:r w:rsidRPr="0026586A">
        <w:t>the analytical session (</w:t>
      </w:r>
      <w:r w:rsidR="001D1F28" w:rsidRPr="0026586A">
        <w:t>e.g.</w:t>
      </w:r>
      <w:r w:rsidRPr="0026586A">
        <w:t>, laboratory session) in which an observation was made and data acquired.</w:t>
      </w:r>
    </w:p>
    <w:p w14:paraId="53876CDA" w14:textId="77777777" w:rsidR="0026586A" w:rsidRDefault="0026586A" w:rsidP="00D20646"/>
    <w:p w14:paraId="0D67D844" w14:textId="5A928136" w:rsidR="0026586A" w:rsidRDefault="001D1F28" w:rsidP="00D20646">
      <w:pPr>
        <w:pStyle w:val="Titre5"/>
        <w:rPr>
          <w:lang w:val="en-CA"/>
        </w:rPr>
      </w:pPr>
      <w:proofErr w:type="gramStart"/>
      <w:r>
        <w:rPr>
          <w:lang w:val="en-CA"/>
        </w:rPr>
        <w:t>computation</w:t>
      </w:r>
      <w:proofErr w:type="gramEnd"/>
    </w:p>
    <w:p w14:paraId="0A565D24" w14:textId="77777777" w:rsidR="0026586A" w:rsidRPr="0026586A" w:rsidRDefault="0026586A" w:rsidP="00D20646">
      <w:pPr>
        <w:rPr>
          <w:lang w:val="en-CA"/>
        </w:rPr>
      </w:pPr>
    </w:p>
    <w:p w14:paraId="31C9FC0C" w14:textId="5FC7AD75" w:rsidR="0026586A" w:rsidRDefault="0026586A" w:rsidP="00D20646">
      <w:pPr>
        <w:rPr>
          <w:lang w:val="en-CA"/>
        </w:rPr>
      </w:pPr>
      <w:r>
        <w:rPr>
          <w:lang w:val="en-CA"/>
        </w:rPr>
        <w:t>The computation property shall be an association between an AnalyticalProcess and a cit</w:t>
      </w:r>
      <w:proofErr w:type="gramStart"/>
      <w:r>
        <w:rPr>
          <w:lang w:val="en-CA"/>
        </w:rPr>
        <w:t>:ProcessStep</w:t>
      </w:r>
      <w:proofErr w:type="gramEnd"/>
      <w:r>
        <w:rPr>
          <w:lang w:val="en-CA"/>
        </w:rPr>
        <w:t xml:space="preserve"> that describes the c</w:t>
      </w:r>
      <w:r w:rsidRPr="0026586A">
        <w:rPr>
          <w:lang w:val="en-CA"/>
        </w:rPr>
        <w:t>omputational</w:t>
      </w:r>
      <w:r>
        <w:rPr>
          <w:lang w:val="en-CA"/>
        </w:rPr>
        <w:t xml:space="preserve"> process associated with the p</w:t>
      </w:r>
      <w:r w:rsidRPr="0026586A">
        <w:rPr>
          <w:lang w:val="en-CA"/>
        </w:rPr>
        <w:t>rocess.</w:t>
      </w:r>
    </w:p>
    <w:p w14:paraId="2C5A42EA" w14:textId="0797FBB7" w:rsidR="00B51AB4" w:rsidRDefault="00E966AA" w:rsidP="00E966AA">
      <w:pPr>
        <w:pStyle w:val="Titre4"/>
      </w:pPr>
      <w:r>
        <w:t>AnalyticalMethod</w:t>
      </w:r>
    </w:p>
    <w:p w14:paraId="66BC1DB3" w14:textId="77777777" w:rsidR="00E966AA" w:rsidRDefault="00E966AA" w:rsidP="00B51AB4"/>
    <w:p w14:paraId="4CF25447" w14:textId="08A7CF00" w:rsidR="00E966AA" w:rsidRDefault="0026586A" w:rsidP="00B51AB4">
      <w:r>
        <w:t>The AnalyticalMethod provides the n</w:t>
      </w:r>
      <w:r w:rsidR="00E966AA" w:rsidRPr="00E966AA">
        <w:t>ame, and published citation, of the analytical method used in an analytical session</w:t>
      </w:r>
      <w:r w:rsidR="00B8253A">
        <w:t>.</w:t>
      </w:r>
    </w:p>
    <w:p w14:paraId="1D49CAE8" w14:textId="77777777" w:rsidR="0026586A" w:rsidRDefault="0026586A" w:rsidP="00B51AB4"/>
    <w:p w14:paraId="276E92B7" w14:textId="61562393" w:rsidR="00E966AA" w:rsidRDefault="00F658C5" w:rsidP="00E966AA">
      <w:pPr>
        <w:keepNext/>
      </w:pPr>
      <w:r>
        <w:rPr>
          <w:noProof/>
          <w:lang w:val="en-CA" w:eastAsia="en-CA"/>
        </w:rPr>
        <w:drawing>
          <wp:inline distT="0" distB="0" distL="0" distR="0" wp14:anchorId="0B91289A" wp14:editId="5B798E54">
            <wp:extent cx="4657725" cy="31051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657725" cy="3105150"/>
                    </a:xfrm>
                    <a:prstGeom prst="rect">
                      <a:avLst/>
                    </a:prstGeom>
                    <a:noFill/>
                    <a:ln>
                      <a:noFill/>
                    </a:ln>
                  </pic:spPr>
                </pic:pic>
              </a:graphicData>
            </a:graphic>
          </wp:inline>
        </w:drawing>
      </w:r>
    </w:p>
    <w:p w14:paraId="6CA05FBD" w14:textId="09224154" w:rsidR="00E966AA" w:rsidRDefault="00E966AA" w:rsidP="00E966AA">
      <w:pPr>
        <w:pStyle w:val="Lgende"/>
      </w:pPr>
      <w:r>
        <w:t xml:space="preserve">Figure </w:t>
      </w:r>
      <w:r w:rsidR="00673E83">
        <w:fldChar w:fldCharType="begin"/>
      </w:r>
      <w:r w:rsidR="00673E83">
        <w:instrText xml:space="preserve"> SEQ Figure \* ARABIC </w:instrText>
      </w:r>
      <w:r w:rsidR="00673E83">
        <w:fldChar w:fldCharType="separate"/>
      </w:r>
      <w:r w:rsidR="00F02ED9">
        <w:rPr>
          <w:noProof/>
        </w:rPr>
        <w:t>95</w:t>
      </w:r>
      <w:r w:rsidR="00673E83">
        <w:rPr>
          <w:noProof/>
        </w:rPr>
        <w:fldChar w:fldCharType="end"/>
      </w:r>
      <w:r>
        <w:t xml:space="preserve"> : Analytical method</w:t>
      </w:r>
    </w:p>
    <w:p w14:paraId="23D69338" w14:textId="5256FF8D" w:rsidR="00E966AA" w:rsidRDefault="0026586A" w:rsidP="00D20646">
      <w:pPr>
        <w:pStyle w:val="Titre5"/>
      </w:pPr>
      <w:proofErr w:type="gramStart"/>
      <w:r w:rsidRPr="0026586A">
        <w:t>methodName</w:t>
      </w:r>
      <w:proofErr w:type="gramEnd"/>
    </w:p>
    <w:p w14:paraId="6A155205" w14:textId="77777777" w:rsidR="0026586A" w:rsidRPr="0026586A" w:rsidRDefault="0026586A"/>
    <w:p w14:paraId="6E96A960" w14:textId="108C573D" w:rsidR="0026586A" w:rsidRDefault="0026586A" w:rsidP="00E966AA">
      <w:r>
        <w:t>The property methodName</w:t>
      </w:r>
      <w:proofErr w:type="gramStart"/>
      <w:r>
        <w:t>:AnalyticalMethodTerm</w:t>
      </w:r>
      <w:proofErr w:type="gramEnd"/>
      <w:r>
        <w:t xml:space="preserve"> shall contain a term from a controlled vocabulary that describes an </w:t>
      </w:r>
      <w:r w:rsidRPr="0026586A">
        <w:t>analytical method used in a session (</w:t>
      </w:r>
      <w:r w:rsidR="00284E39" w:rsidRPr="0026586A">
        <w:t>e.g.</w:t>
      </w:r>
      <w:r w:rsidRPr="0026586A">
        <w:t>; XRF mass spectrometry, ICPMS, SHRIMP geochronology)</w:t>
      </w:r>
      <w:r w:rsidR="00B8253A">
        <w:t>.</w:t>
      </w:r>
    </w:p>
    <w:p w14:paraId="1D049858" w14:textId="19FE6029" w:rsidR="0026586A" w:rsidRDefault="0026586A" w:rsidP="00D20646">
      <w:pPr>
        <w:pStyle w:val="Titre5"/>
      </w:pPr>
      <w:proofErr w:type="gramStart"/>
      <w:r>
        <w:t>c</w:t>
      </w:r>
      <w:r w:rsidRPr="0026586A">
        <w:t>itation</w:t>
      </w:r>
      <w:proofErr w:type="gramEnd"/>
    </w:p>
    <w:p w14:paraId="096255E1" w14:textId="35B914EE" w:rsidR="0026586A" w:rsidRDefault="0026586A" w:rsidP="00E966AA">
      <w:r>
        <w:t xml:space="preserve">The citation property shall be an association between an AnalyticalMethod and a </w:t>
      </w:r>
      <w:r w:rsidR="009C2E9A">
        <w:t>CIT</w:t>
      </w:r>
      <w:proofErr w:type="gramStart"/>
      <w:r>
        <w:t>:CI</w:t>
      </w:r>
      <w:proofErr w:type="gramEnd"/>
      <w:r>
        <w:t xml:space="preserve">_Citation describing a </w:t>
      </w:r>
      <w:r w:rsidRPr="0026586A">
        <w:t>published description of a particular analytical method (</w:t>
      </w:r>
      <w:r w:rsidR="00284E39" w:rsidRPr="0026586A">
        <w:t>e.g.</w:t>
      </w:r>
      <w:r w:rsidRPr="0026586A">
        <w:t xml:space="preserve">; a standard operating procedure document). </w:t>
      </w:r>
    </w:p>
    <w:p w14:paraId="7BA3F8F4" w14:textId="032A63C9" w:rsidR="00E966AA" w:rsidRDefault="00E966AA" w:rsidP="00E966AA">
      <w:pPr>
        <w:pStyle w:val="Titre4"/>
      </w:pPr>
      <w:bookmarkStart w:id="750" w:name="BKM_79050478_59B4_46CF_B3EE_2B3B979B34B2"/>
      <w:bookmarkStart w:id="751" w:name="BKM_49851DB0_5102_456A_B25E_E5E16C13E2EB"/>
      <w:bookmarkStart w:id="752" w:name="BKM_B16CD918_4034_47F7_9393_204D6BE54C10"/>
      <w:bookmarkEnd w:id="750"/>
      <w:bookmarkEnd w:id="751"/>
      <w:bookmarkEnd w:id="752"/>
      <w:r>
        <w:lastRenderedPageBreak/>
        <w:t>Image</w:t>
      </w:r>
    </w:p>
    <w:p w14:paraId="16C55310" w14:textId="77777777" w:rsidR="0026586A" w:rsidRDefault="0026586A" w:rsidP="00E966AA"/>
    <w:p w14:paraId="5C92B4AE" w14:textId="5B31CE94" w:rsidR="00E966AA" w:rsidRDefault="0026586A" w:rsidP="00E966AA">
      <w:r>
        <w:t xml:space="preserve">The Image </w:t>
      </w:r>
      <w:r w:rsidR="009C2E9A">
        <w:t xml:space="preserve">feature type </w:t>
      </w:r>
      <w:r>
        <w:t>is u</w:t>
      </w:r>
      <w:r w:rsidR="00E966AA">
        <w:t>se</w:t>
      </w:r>
      <w:r>
        <w:t>d</w:t>
      </w:r>
      <w:r w:rsidR="00E966AA">
        <w:t xml:space="preserve"> for image of sampling features, f</w:t>
      </w:r>
      <w:r w:rsidR="00E966AA" w:rsidRPr="00E966AA">
        <w:t>or example, photographs of ion microprobe grain mounts.</w:t>
      </w:r>
    </w:p>
    <w:p w14:paraId="253D879F" w14:textId="77777777" w:rsidR="00E966AA" w:rsidRDefault="00E966AA" w:rsidP="00E966AA"/>
    <w:p w14:paraId="7E5690BB" w14:textId="2FC95880" w:rsidR="00E966AA" w:rsidRDefault="00F658C5" w:rsidP="00E966AA">
      <w:pPr>
        <w:keepNext/>
      </w:pPr>
      <w:r>
        <w:rPr>
          <w:noProof/>
          <w:lang w:val="en-CA" w:eastAsia="en-CA"/>
        </w:rPr>
        <w:drawing>
          <wp:inline distT="0" distB="0" distL="0" distR="0" wp14:anchorId="40102AE1" wp14:editId="71A05AD4">
            <wp:extent cx="2705100" cy="315277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705100" cy="3152775"/>
                    </a:xfrm>
                    <a:prstGeom prst="rect">
                      <a:avLst/>
                    </a:prstGeom>
                    <a:noFill/>
                    <a:ln>
                      <a:noFill/>
                    </a:ln>
                  </pic:spPr>
                </pic:pic>
              </a:graphicData>
            </a:graphic>
          </wp:inline>
        </w:drawing>
      </w:r>
    </w:p>
    <w:p w14:paraId="7E3A17FD" w14:textId="6819B001" w:rsidR="00E966AA" w:rsidRDefault="00E966AA" w:rsidP="00E966AA">
      <w:pPr>
        <w:pStyle w:val="Lgende"/>
      </w:pPr>
      <w:r>
        <w:t xml:space="preserve">Figure </w:t>
      </w:r>
      <w:r w:rsidR="00673E83">
        <w:fldChar w:fldCharType="begin"/>
      </w:r>
      <w:r w:rsidR="00673E83">
        <w:instrText xml:space="preserve"> SEQ Figure \* ARABIC </w:instrText>
      </w:r>
      <w:r w:rsidR="00673E83">
        <w:fldChar w:fldCharType="separate"/>
      </w:r>
      <w:r w:rsidR="00F02ED9">
        <w:rPr>
          <w:noProof/>
        </w:rPr>
        <w:t>96</w:t>
      </w:r>
      <w:r w:rsidR="00673E83">
        <w:rPr>
          <w:noProof/>
        </w:rPr>
        <w:fldChar w:fldCharType="end"/>
      </w:r>
      <w:r>
        <w:t>: Image</w:t>
      </w:r>
    </w:p>
    <w:p w14:paraId="1B44B20B" w14:textId="50CB1C2B" w:rsidR="00E966AA" w:rsidRPr="00E966AA" w:rsidRDefault="00E966AA" w:rsidP="00E966AA">
      <w:r>
        <w:t xml:space="preserve">When the image is available online, </w:t>
      </w:r>
      <w:r w:rsidR="0026586A">
        <w:t>the identifier of the image, a HTTP URI, shall point to one or more representation of th</w:t>
      </w:r>
      <w:r w:rsidR="009C2E9A">
        <w:t>at</w:t>
      </w:r>
      <w:r w:rsidR="0026586A">
        <w:t xml:space="preserve"> image.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5D0D3C47" w:rsidR="00E966AA" w:rsidRPr="00D12552" w:rsidRDefault="0026586A" w:rsidP="00E966AA">
            <w:pPr>
              <w:pStyle w:val="Tabletext10"/>
              <w:jc w:val="left"/>
              <w:rPr>
                <w:rStyle w:val="reqtext"/>
                <w:lang w:val="en-CA"/>
              </w:rPr>
            </w:pPr>
            <w:r>
              <w:rPr>
                <w:rStyle w:val="reqtext"/>
                <w:lang w:val="en-CA"/>
              </w:rPr>
              <w:t>The identifier of the image shall be a HTTP URI referring to a representation of the image accessible using Linked Open Data principles.</w:t>
            </w:r>
          </w:p>
        </w:tc>
      </w:tr>
    </w:tbl>
    <w:p w14:paraId="0DAFC62E" w14:textId="77777777" w:rsidR="00F67178" w:rsidRDefault="00F67178" w:rsidP="00E966AA"/>
    <w:p w14:paraId="7CEDEA20" w14:textId="6795E910" w:rsidR="00F67178" w:rsidRDefault="00F67178" w:rsidP="00E966AA">
      <w:proofErr w:type="gramStart"/>
      <w:r>
        <w:t xml:space="preserve">The </w:t>
      </w:r>
      <w:r w:rsidR="00F701C7">
        <w:t xml:space="preserve">samplingMethod (inherited from </w:t>
      </w:r>
      <w:r w:rsidR="0099305B">
        <w:t>OM::</w:t>
      </w:r>
      <w:r w:rsidR="00F701C7">
        <w:t xml:space="preserve">SF_SamplingFeature) </w:t>
      </w:r>
      <w:r>
        <w:t>for an image should be a</w:t>
      </w:r>
      <w:r w:rsidR="009C2E9A">
        <w:t xml:space="preserve">n identifier of a </w:t>
      </w:r>
      <w:r>
        <w:t>camera</w:t>
      </w:r>
      <w:r w:rsidR="00B8253A">
        <w:t>.</w:t>
      </w:r>
      <w:proofErr w:type="gramEnd"/>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73AE934C" w:rsidR="00F67178" w:rsidRPr="00D12552" w:rsidRDefault="00F67178" w:rsidP="006A7DD0">
            <w:pPr>
              <w:pStyle w:val="Tabletext10"/>
              <w:jc w:val="left"/>
              <w:rPr>
                <w:rStyle w:val="reqtext"/>
                <w:lang w:val="en-CA"/>
              </w:rPr>
            </w:pPr>
            <w:r>
              <w:rPr>
                <w:rStyle w:val="reqtext"/>
                <w:lang w:val="en-CA"/>
              </w:rPr>
              <w:t xml:space="preserve">The image SHOULD make reference to a camera for its </w:t>
            </w:r>
            <w:r w:rsidR="0099305B">
              <w:rPr>
                <w:rStyle w:val="reqtext"/>
                <w:lang w:val="en-CA"/>
              </w:rPr>
              <w:t>OM::</w:t>
            </w:r>
            <w:r>
              <w:rPr>
                <w:rStyle w:val="reqtext"/>
                <w:lang w:val="en-CA"/>
              </w:rPr>
              <w:t>SF_Process</w:t>
            </w:r>
            <w:r w:rsidR="00B8253A">
              <w:rPr>
                <w:rStyle w:val="reqtext"/>
                <w:lang w:val="en-CA"/>
              </w:rPr>
              <w:t>.</w:t>
            </w:r>
          </w:p>
        </w:tc>
      </w:tr>
    </w:tbl>
    <w:p w14:paraId="4E3BBE51" w14:textId="77777777" w:rsidR="00F67178" w:rsidRDefault="00F67178" w:rsidP="00E966AA"/>
    <w:p w14:paraId="55CB641E" w14:textId="2772C4A8" w:rsidR="007F7DE0" w:rsidRDefault="007F7DE0" w:rsidP="007F7DE0">
      <w:pPr>
        <w:pStyle w:val="Titre3"/>
      </w:pPr>
      <w:bookmarkStart w:id="753" w:name="_Toc452643179"/>
      <w:r>
        <w:t>Geochronology</w:t>
      </w:r>
      <w:bookmarkEnd w:id="753"/>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170C5F52" w:rsidR="007F7DE0" w:rsidRDefault="007F7DE0" w:rsidP="007F7DE0">
      <w:pPr>
        <w:pStyle w:val="Paragraphedeliste"/>
        <w:numPr>
          <w:ilvl w:val="0"/>
          <w:numId w:val="22"/>
        </w:numPr>
      </w:pPr>
      <w:r>
        <w:lastRenderedPageBreak/>
        <w:t>a Specimen (</w:t>
      </w:r>
      <w:r w:rsidR="00284E39">
        <w:t>e.g.</w:t>
      </w:r>
      <w:r>
        <w:t>; rock sample)</w:t>
      </w:r>
    </w:p>
    <w:p w14:paraId="39ECA28D" w14:textId="52A83CA0" w:rsidR="007F7DE0" w:rsidRDefault="007F7DE0" w:rsidP="007F7DE0">
      <w:pPr>
        <w:pStyle w:val="Paragraphedeliste"/>
        <w:numPr>
          <w:ilvl w:val="0"/>
          <w:numId w:val="22"/>
        </w:numPr>
      </w:pPr>
      <w:r>
        <w:t>a related collection of sampling features within that specimen (</w:t>
      </w:r>
      <w:r w:rsidR="00284E39">
        <w:t>e.g.</w:t>
      </w:r>
      <w:r>
        <w:t>; ion probe burn spots),</w:t>
      </w:r>
    </w:p>
    <w:p w14:paraId="4624D5BC" w14:textId="5F12373C" w:rsidR="007F7DE0" w:rsidRDefault="007F7DE0" w:rsidP="007F7DE0">
      <w:pPr>
        <w:pStyle w:val="Paragraphedeliste"/>
        <w:numPr>
          <w:ilvl w:val="0"/>
          <w:numId w:val="22"/>
        </w:numPr>
      </w:pPr>
      <w:proofErr w:type="gramStart"/>
      <w:r>
        <w:t>and</w:t>
      </w:r>
      <w:proofErr w:type="gramEnd"/>
      <w:r>
        <w:t xml:space="preserve"> a GeochronologicInterpretation related to that sampling collection. </w:t>
      </w:r>
    </w:p>
    <w:p w14:paraId="0E287753" w14:textId="77777777" w:rsidR="007F7DE0" w:rsidRDefault="007F7DE0" w:rsidP="007F7DE0"/>
    <w:p w14:paraId="10CCF296" w14:textId="742D2C7F" w:rsidR="007F7DE0" w:rsidRDefault="007F7DE0" w:rsidP="007F7DE0">
      <w:r>
        <w:t>Each member of the sampling collection has related OM_Observation/result(s)</w:t>
      </w:r>
      <w:r w:rsidR="00B8253A">
        <w:t>.</w:t>
      </w:r>
    </w:p>
    <w:p w14:paraId="1BC74315" w14:textId="77777777" w:rsidR="007F7DE0" w:rsidRDefault="007F7DE0" w:rsidP="007F7DE0"/>
    <w:p w14:paraId="4B6BCEF4" w14:textId="08D91F55" w:rsidR="007F7DE0" w:rsidRDefault="00F658C5" w:rsidP="007F7DE0">
      <w:pPr>
        <w:keepNext/>
      </w:pPr>
      <w:r>
        <w:rPr>
          <w:noProof/>
          <w:lang w:val="en-CA" w:eastAsia="en-CA"/>
        </w:rPr>
        <w:drawing>
          <wp:inline distT="0" distB="0" distL="0" distR="0" wp14:anchorId="3C78E219" wp14:editId="308F69C3">
            <wp:extent cx="5476875" cy="332422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476875" cy="3324225"/>
                    </a:xfrm>
                    <a:prstGeom prst="rect">
                      <a:avLst/>
                    </a:prstGeom>
                    <a:noFill/>
                    <a:ln>
                      <a:noFill/>
                    </a:ln>
                  </pic:spPr>
                </pic:pic>
              </a:graphicData>
            </a:graphic>
          </wp:inline>
        </w:drawing>
      </w:r>
    </w:p>
    <w:p w14:paraId="46654EFA" w14:textId="7135B344" w:rsidR="007F7DE0" w:rsidRDefault="007F7DE0" w:rsidP="007F7DE0">
      <w:pPr>
        <w:pStyle w:val="Lgende"/>
      </w:pPr>
      <w:r>
        <w:t xml:space="preserve">Figure </w:t>
      </w:r>
      <w:r w:rsidR="00673E83">
        <w:fldChar w:fldCharType="begin"/>
      </w:r>
      <w:r w:rsidR="00673E83">
        <w:instrText xml:space="preserve"> SEQ Figure \* ARABIC </w:instrText>
      </w:r>
      <w:r w:rsidR="00673E83">
        <w:fldChar w:fldCharType="separate"/>
      </w:r>
      <w:r w:rsidR="00F02ED9">
        <w:rPr>
          <w:noProof/>
        </w:rPr>
        <w:t>97</w:t>
      </w:r>
      <w:r w:rsidR="00673E83">
        <w:rPr>
          <w:noProof/>
        </w:rPr>
        <w:fldChar w:fldCharType="end"/>
      </w:r>
      <w:r>
        <w:t>: Summary diagram of geochronology</w:t>
      </w:r>
      <w:r w:rsidR="00B8253A">
        <w:t>.</w:t>
      </w:r>
    </w:p>
    <w:p w14:paraId="37939833" w14:textId="77777777" w:rsidR="007F7DE0" w:rsidRDefault="007F7DE0" w:rsidP="007F7DE0"/>
    <w:p w14:paraId="23F2D92B" w14:textId="337881DA" w:rsidR="007F7DE0" w:rsidRDefault="007F7DE0" w:rsidP="007F7DE0">
      <w:pPr>
        <w:pStyle w:val="Titre4"/>
      </w:pPr>
      <w:bookmarkStart w:id="754" w:name="BKM_A1B6B909_67BC_419F_AEF9_8696BB63F29E"/>
      <w:bookmarkEnd w:id="754"/>
      <w:r>
        <w:t>GeochronologicInterpretation</w:t>
      </w:r>
    </w:p>
    <w:p w14:paraId="51A07AE7" w14:textId="77777777" w:rsidR="007F7DE0" w:rsidRDefault="007F7DE0" w:rsidP="007F7DE0"/>
    <w:p w14:paraId="33E713BD" w14:textId="09F2C3C6" w:rsidR="007F7DE0" w:rsidRDefault="00F701C7" w:rsidP="007F7DE0">
      <w:r>
        <w:t>A GeochronologicInterpretation is a</w:t>
      </w:r>
      <w:r w:rsidR="007F7DE0" w:rsidRPr="007F7DE0">
        <w:t>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59C955DC" w:rsidR="007F7DE0" w:rsidRPr="00385D07" w:rsidRDefault="00F658C5" w:rsidP="007F7DE0">
      <w:pPr>
        <w:keepNext/>
        <w:rPr>
          <w:lang w:val="en-CA"/>
        </w:rPr>
      </w:pPr>
      <w:r>
        <w:rPr>
          <w:noProof/>
          <w:lang w:val="en-CA" w:eastAsia="en-CA"/>
        </w:rPr>
        <w:lastRenderedPageBreak/>
        <w:drawing>
          <wp:inline distT="0" distB="0" distL="0" distR="0" wp14:anchorId="2A5AD7C5" wp14:editId="2F4DE14F">
            <wp:extent cx="5486400" cy="511492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486400" cy="5114925"/>
                    </a:xfrm>
                    <a:prstGeom prst="rect">
                      <a:avLst/>
                    </a:prstGeom>
                    <a:noFill/>
                    <a:ln>
                      <a:noFill/>
                    </a:ln>
                  </pic:spPr>
                </pic:pic>
              </a:graphicData>
            </a:graphic>
          </wp:inline>
        </w:drawing>
      </w:r>
    </w:p>
    <w:p w14:paraId="1497C4AA" w14:textId="5F0DB786" w:rsidR="007F7DE0" w:rsidRPr="006064ED" w:rsidRDefault="007F7DE0" w:rsidP="007F7DE0">
      <w:pPr>
        <w:pStyle w:val="Lgende"/>
        <w:rPr>
          <w:lang w:val="fr-CA"/>
        </w:rPr>
      </w:pPr>
      <w:r w:rsidRPr="006064ED">
        <w:rPr>
          <w:lang w:val="fr-CA"/>
        </w:rPr>
        <w:t xml:space="preserve">Figure </w:t>
      </w:r>
      <w:r w:rsidR="00673E83" w:rsidRPr="00385D07">
        <w:rPr>
          <w:lang w:val="en-CA"/>
        </w:rPr>
        <w:fldChar w:fldCharType="begin"/>
      </w:r>
      <w:r w:rsidR="00673E83" w:rsidRPr="006064ED">
        <w:rPr>
          <w:lang w:val="fr-CA"/>
        </w:rPr>
        <w:instrText xml:space="preserve"> SEQ Figure \* ARABIC </w:instrText>
      </w:r>
      <w:r w:rsidR="00673E83" w:rsidRPr="00385D07">
        <w:rPr>
          <w:lang w:val="en-CA"/>
        </w:rPr>
        <w:fldChar w:fldCharType="separate"/>
      </w:r>
      <w:r w:rsidR="00F02ED9">
        <w:rPr>
          <w:noProof/>
          <w:lang w:val="fr-CA"/>
        </w:rPr>
        <w:t>98</w:t>
      </w:r>
      <w:r w:rsidR="00673E83" w:rsidRPr="00385D07">
        <w:rPr>
          <w:noProof/>
          <w:lang w:val="en-CA"/>
        </w:rPr>
        <w:fldChar w:fldCharType="end"/>
      </w:r>
      <w:r w:rsidRPr="006064ED">
        <w:rPr>
          <w:lang w:val="fr-CA"/>
        </w:rPr>
        <w:t>: Geochronologic interpretation</w:t>
      </w:r>
      <w:r w:rsidR="00B8253A" w:rsidRPr="006064ED">
        <w:rPr>
          <w:lang w:val="fr-CA"/>
        </w:rPr>
        <w:t xml:space="preserve"> context diagram.</w:t>
      </w:r>
    </w:p>
    <w:p w14:paraId="311A44BD" w14:textId="7CF3D841" w:rsidR="007F7DE0" w:rsidRPr="00385D07" w:rsidRDefault="00F701C7" w:rsidP="00D20646">
      <w:pPr>
        <w:pStyle w:val="Titre5"/>
        <w:rPr>
          <w:lang w:val="en-CA"/>
        </w:rPr>
      </w:pPr>
      <w:proofErr w:type="gramStart"/>
      <w:r w:rsidRPr="00385D07">
        <w:rPr>
          <w:lang w:val="en-CA"/>
        </w:rPr>
        <w:t>interpretedAge</w:t>
      </w:r>
      <w:proofErr w:type="gramEnd"/>
    </w:p>
    <w:p w14:paraId="700C1C18" w14:textId="77777777" w:rsidR="00F701C7" w:rsidRPr="00F701C7" w:rsidRDefault="00F701C7"/>
    <w:p w14:paraId="31BC4387" w14:textId="75917786" w:rsidR="00F701C7" w:rsidRPr="00D20646" w:rsidRDefault="00F701C7">
      <w:pPr>
        <w:rPr>
          <w:lang w:val="en-CA"/>
        </w:rPr>
      </w:pPr>
      <w:r>
        <w:t xml:space="preserve">The </w:t>
      </w:r>
      <w:r w:rsidRPr="00D970E9">
        <w:rPr>
          <w:lang w:val="en-CA"/>
        </w:rPr>
        <w:t>interpretedAge</w:t>
      </w:r>
      <w:r>
        <w:rPr>
          <w:lang w:val="en-CA"/>
        </w:rPr>
        <w:t xml:space="preserve"> property shall be an association between a GeochronologicInterpretation and a GeologicEvent that </w:t>
      </w:r>
      <w:r w:rsidRPr="00F701C7">
        <w:rPr>
          <w:lang w:val="en-CA"/>
        </w:rPr>
        <w:t>describe</w:t>
      </w:r>
      <w:r>
        <w:rPr>
          <w:lang w:val="en-CA"/>
        </w:rPr>
        <w:t>s</w:t>
      </w:r>
      <w:r w:rsidRPr="00F701C7">
        <w:rPr>
          <w:lang w:val="en-CA"/>
        </w:rPr>
        <w:t xml:space="preserve"> event age, process and environment. </w:t>
      </w:r>
      <w:r w:rsidR="00284E39" w:rsidRPr="00F701C7">
        <w:rPr>
          <w:lang w:val="en-CA"/>
        </w:rPr>
        <w:t>e.g.</w:t>
      </w:r>
      <w:r w:rsidRPr="00F701C7">
        <w:rPr>
          <w:lang w:val="en-CA"/>
        </w:rPr>
        <w:t>, Event age = 350 Ma +/- 3 Ma. Event process = intrusion, extrusion, metamorphism. Event environment = plutonic, marine.</w:t>
      </w:r>
    </w:p>
    <w:p w14:paraId="1CC835DE" w14:textId="1751BA1F" w:rsidR="007F7DE0" w:rsidRDefault="00F701C7" w:rsidP="00D20646">
      <w:pPr>
        <w:pStyle w:val="Titre5"/>
        <w:rPr>
          <w:lang w:val="en-CA"/>
        </w:rPr>
      </w:pPr>
      <w:proofErr w:type="gramStart"/>
      <w:r w:rsidRPr="00F701C7">
        <w:rPr>
          <w:lang w:val="en-CA"/>
        </w:rPr>
        <w:t>isotopicEvent</w:t>
      </w:r>
      <w:proofErr w:type="gramEnd"/>
    </w:p>
    <w:p w14:paraId="7B0B66DA" w14:textId="77777777" w:rsidR="009C2E9A" w:rsidRDefault="009C2E9A" w:rsidP="00D20646">
      <w:pPr>
        <w:rPr>
          <w:lang w:val="en-CA"/>
        </w:rPr>
      </w:pPr>
    </w:p>
    <w:p w14:paraId="355DE665" w14:textId="246BF91D" w:rsidR="00F701C7" w:rsidRDefault="00F701C7" w:rsidP="00D20646">
      <w:pPr>
        <w:rPr>
          <w:lang w:val="en-CA"/>
        </w:rPr>
      </w:pPr>
      <w:r>
        <w:rPr>
          <w:lang w:val="en-CA"/>
        </w:rPr>
        <w:t>The isotopicEvent</w:t>
      </w:r>
      <w:proofErr w:type="gramStart"/>
      <w:r>
        <w:rPr>
          <w:lang w:val="en-CA"/>
        </w:rPr>
        <w:t>:IsotopicEventType</w:t>
      </w:r>
      <w:proofErr w:type="gramEnd"/>
      <w:r>
        <w:rPr>
          <w:lang w:val="en-CA"/>
        </w:rPr>
        <w:t xml:space="preserve">  shall contain a term from a controlled vocabulary that </w:t>
      </w:r>
      <w:r w:rsidRPr="00F701C7">
        <w:rPr>
          <w:lang w:val="en-CA"/>
        </w:rPr>
        <w:t xml:space="preserve">Describes any isotopic events that are relevant to the interpretation. </w:t>
      </w:r>
      <w:r w:rsidR="00284E39" w:rsidRPr="00F701C7">
        <w:rPr>
          <w:lang w:val="en-CA"/>
        </w:rPr>
        <w:t>e.g.</w:t>
      </w:r>
      <w:r w:rsidRPr="00F701C7">
        <w:rPr>
          <w:lang w:val="en-CA"/>
        </w:rPr>
        <w:t>; closure, isotopic mixing, Pb loss, etc</w:t>
      </w:r>
      <w:r>
        <w:rPr>
          <w:lang w:val="en-CA"/>
        </w:rPr>
        <w:t>.</w:t>
      </w:r>
    </w:p>
    <w:p w14:paraId="07B3D0CA" w14:textId="0D3E0778" w:rsidR="00F701C7" w:rsidRDefault="00F701C7" w:rsidP="00D20646">
      <w:pPr>
        <w:pStyle w:val="Titre5"/>
        <w:rPr>
          <w:lang w:val="en-CA"/>
        </w:rPr>
      </w:pPr>
      <w:proofErr w:type="gramStart"/>
      <w:r w:rsidRPr="00F701C7">
        <w:rPr>
          <w:lang w:val="en-CA"/>
        </w:rPr>
        <w:lastRenderedPageBreak/>
        <w:t>isotopicSystem</w:t>
      </w:r>
      <w:proofErr w:type="gramEnd"/>
    </w:p>
    <w:p w14:paraId="19E409B4" w14:textId="77777777" w:rsidR="00F701C7" w:rsidRPr="00F701C7" w:rsidRDefault="00F701C7" w:rsidP="00D20646">
      <w:pPr>
        <w:rPr>
          <w:lang w:val="en-CA"/>
        </w:rPr>
      </w:pPr>
    </w:p>
    <w:p w14:paraId="1FB12F95" w14:textId="072F1314" w:rsidR="00F701C7" w:rsidRDefault="00F701C7" w:rsidP="00D20646">
      <w:pPr>
        <w:rPr>
          <w:lang w:val="en-CA"/>
        </w:rPr>
      </w:pPr>
      <w:r>
        <w:rPr>
          <w:lang w:val="en-CA"/>
        </w:rPr>
        <w:t>The property isotopicSystem</w:t>
      </w:r>
      <w:proofErr w:type="gramStart"/>
      <w:r>
        <w:rPr>
          <w:lang w:val="en-CA"/>
        </w:rPr>
        <w:t>:IsotopicSystemName</w:t>
      </w:r>
      <w:proofErr w:type="gramEnd"/>
      <w:r>
        <w:rPr>
          <w:lang w:val="en-CA"/>
        </w:rPr>
        <w:t xml:space="preserve"> shall contain a term from a controlled vocabulary that d</w:t>
      </w:r>
      <w:r w:rsidRPr="00F701C7">
        <w:rPr>
          <w:lang w:val="en-CA"/>
        </w:rPr>
        <w:t>escribes the isotopic system used to calculate geochronological age. StatisticalAgeTypes vocabulary would contain values like:</w:t>
      </w:r>
      <w:r>
        <w:rPr>
          <w:lang w:val="en-CA"/>
        </w:rPr>
        <w:t xml:space="preserve"> </w:t>
      </w:r>
      <w:r w:rsidRPr="00F701C7">
        <w:rPr>
          <w:lang w:val="en-CA"/>
        </w:rPr>
        <w:t>Ar-Ar, K-Ar, Nd-Sm, Pb-Pb, Rb-Sr, Re-Os, U-Pb, etc</w:t>
      </w:r>
      <w:r w:rsidR="00B8253A">
        <w:rPr>
          <w:lang w:val="en-CA"/>
        </w:rPr>
        <w:t>.</w:t>
      </w:r>
    </w:p>
    <w:p w14:paraId="553CE5C0" w14:textId="6313DACE" w:rsidR="00F701C7" w:rsidRDefault="00F701C7" w:rsidP="00D20646">
      <w:pPr>
        <w:pStyle w:val="Titre5"/>
        <w:rPr>
          <w:lang w:val="en-CA"/>
        </w:rPr>
      </w:pPr>
      <w:proofErr w:type="gramStart"/>
      <w:r>
        <w:rPr>
          <w:lang w:val="en-CA"/>
        </w:rPr>
        <w:t>statisticalMethod</w:t>
      </w:r>
      <w:proofErr w:type="gramEnd"/>
    </w:p>
    <w:p w14:paraId="7CE82D3C" w14:textId="77777777" w:rsidR="00F701C7" w:rsidRDefault="00F701C7" w:rsidP="00D20646">
      <w:pPr>
        <w:rPr>
          <w:lang w:val="en-CA"/>
        </w:rPr>
      </w:pPr>
    </w:p>
    <w:p w14:paraId="47FAF8ED" w14:textId="536347A5" w:rsidR="00F701C7" w:rsidRDefault="00F701C7" w:rsidP="00D20646">
      <w:pPr>
        <w:rPr>
          <w:lang w:val="en-CA"/>
        </w:rPr>
      </w:pPr>
      <w:r>
        <w:rPr>
          <w:lang w:val="en-CA"/>
        </w:rPr>
        <w:t xml:space="preserve">The property </w:t>
      </w:r>
      <w:r w:rsidRPr="00F701C7">
        <w:rPr>
          <w:lang w:val="en-CA"/>
        </w:rPr>
        <w:t>statisticalMethod</w:t>
      </w:r>
      <w:proofErr w:type="gramStart"/>
      <w:r>
        <w:rPr>
          <w:lang w:val="en-CA"/>
        </w:rPr>
        <w:t>:</w:t>
      </w:r>
      <w:r w:rsidR="00284E39">
        <w:rPr>
          <w:lang w:val="en-CA"/>
        </w:rPr>
        <w:t>StatisticalMethodTerm</w:t>
      </w:r>
      <w:proofErr w:type="gramEnd"/>
      <w:r>
        <w:rPr>
          <w:lang w:val="en-CA"/>
        </w:rPr>
        <w:t xml:space="preserve"> shall contain a term from a controlled vocabulary that describes the </w:t>
      </w:r>
      <w:r w:rsidRPr="00F701C7">
        <w:rPr>
          <w:lang w:val="en-CA"/>
        </w:rPr>
        <w:t>statistical method used to interpret the results</w:t>
      </w:r>
      <w:r>
        <w:rPr>
          <w:lang w:val="en-CA"/>
        </w:rPr>
        <w:t>.</w:t>
      </w:r>
    </w:p>
    <w:p w14:paraId="30F051C8" w14:textId="4373760F" w:rsidR="00F701C7" w:rsidRDefault="00F701C7" w:rsidP="00D20646">
      <w:pPr>
        <w:pStyle w:val="Titre5"/>
        <w:rPr>
          <w:lang w:val="en-CA"/>
        </w:rPr>
      </w:pPr>
      <w:proofErr w:type="gramStart"/>
      <w:r w:rsidRPr="00D970E9">
        <w:rPr>
          <w:lang w:val="en-CA"/>
        </w:rPr>
        <w:t>interpretedBy</w:t>
      </w:r>
      <w:proofErr w:type="gramEnd"/>
    </w:p>
    <w:p w14:paraId="3F84F3B1" w14:textId="77777777" w:rsidR="00F701C7" w:rsidRDefault="00F701C7" w:rsidP="007F7DE0">
      <w:pPr>
        <w:autoSpaceDE w:val="0"/>
        <w:autoSpaceDN w:val="0"/>
        <w:adjustRightInd w:val="0"/>
        <w:spacing w:after="0" w:line="240" w:lineRule="atLeast"/>
        <w:rPr>
          <w:rFonts w:ascii="Calibri" w:hAnsi="Calibri" w:cs="Arial"/>
          <w:b/>
          <w:bCs/>
          <w:color w:val="000000"/>
          <w:sz w:val="20"/>
          <w:lang w:val="en-CA"/>
        </w:rPr>
      </w:pPr>
    </w:p>
    <w:p w14:paraId="6A85A9C3" w14:textId="5BBB493B" w:rsidR="00F701C7" w:rsidRDefault="00F701C7" w:rsidP="00D20646">
      <w:pPr>
        <w:rPr>
          <w:lang w:val="en-CA"/>
        </w:rPr>
      </w:pPr>
      <w:r>
        <w:rPr>
          <w:lang w:val="en-CA"/>
        </w:rPr>
        <w:t xml:space="preserve">The property </w:t>
      </w:r>
      <w:r w:rsidRPr="00D970E9">
        <w:rPr>
          <w:lang w:val="en-CA"/>
        </w:rPr>
        <w:t>interpretedBy</w:t>
      </w:r>
      <w:r>
        <w:rPr>
          <w:lang w:val="en-CA"/>
        </w:rPr>
        <w:t xml:space="preserve"> shall be an association between a GeochronologicInterpretation and a cit</w:t>
      </w:r>
      <w:proofErr w:type="gramStart"/>
      <w:r>
        <w:rPr>
          <w:lang w:val="en-CA"/>
        </w:rPr>
        <w:t>:CI</w:t>
      </w:r>
      <w:proofErr w:type="gramEnd"/>
      <w:r>
        <w:rPr>
          <w:lang w:val="en-CA"/>
        </w:rPr>
        <w:t>_Responsability describing the p</w:t>
      </w:r>
      <w:r w:rsidRPr="00F701C7">
        <w:rPr>
          <w:lang w:val="en-CA"/>
        </w:rPr>
        <w:t>arty responsible for this interpretation</w:t>
      </w:r>
      <w:r>
        <w:rPr>
          <w:lang w:val="en-CA"/>
        </w:rPr>
        <w:t>.</w:t>
      </w:r>
    </w:p>
    <w:p w14:paraId="47FCECF3" w14:textId="193B3779" w:rsidR="00F701C7" w:rsidRDefault="00F701C7" w:rsidP="00D20646">
      <w:pPr>
        <w:pStyle w:val="Titre5"/>
        <w:rPr>
          <w:lang w:val="en-CA"/>
        </w:rPr>
      </w:pPr>
      <w:proofErr w:type="gramStart"/>
      <w:r>
        <w:rPr>
          <w:lang w:val="en-CA"/>
        </w:rPr>
        <w:t>c</w:t>
      </w:r>
      <w:r w:rsidRPr="00F701C7">
        <w:rPr>
          <w:lang w:val="en-CA"/>
        </w:rPr>
        <w:t>itation</w:t>
      </w:r>
      <w:proofErr w:type="gramEnd"/>
    </w:p>
    <w:p w14:paraId="141954F9" w14:textId="77777777" w:rsidR="00F701C7" w:rsidRPr="00F701C7" w:rsidRDefault="00F701C7" w:rsidP="00D20646">
      <w:pPr>
        <w:rPr>
          <w:lang w:val="en-CA"/>
        </w:rPr>
      </w:pPr>
    </w:p>
    <w:p w14:paraId="78C03161" w14:textId="2CE6B7DA" w:rsidR="00F701C7" w:rsidRDefault="00F701C7" w:rsidP="00D20646">
      <w:pPr>
        <w:rPr>
          <w:lang w:val="en-CA"/>
        </w:rPr>
      </w:pPr>
      <w:r>
        <w:rPr>
          <w:lang w:val="en-CA"/>
        </w:rPr>
        <w:t xml:space="preserve">The citation property </w:t>
      </w:r>
      <w:r w:rsidRPr="00F701C7">
        <w:rPr>
          <w:lang w:val="en-CA"/>
        </w:rPr>
        <w:t xml:space="preserve">shall be an association between a GeochronologicInterpretation and a </w:t>
      </w:r>
      <w:r w:rsidR="009C2E9A">
        <w:rPr>
          <w:lang w:val="en-CA"/>
        </w:rPr>
        <w:t>CIT</w:t>
      </w:r>
      <w:proofErr w:type="gramStart"/>
      <w:r w:rsidRPr="00F701C7">
        <w:rPr>
          <w:lang w:val="en-CA"/>
        </w:rPr>
        <w:t>:CI</w:t>
      </w:r>
      <w:proofErr w:type="gramEnd"/>
      <w:r w:rsidRPr="00F701C7">
        <w:rPr>
          <w:lang w:val="en-CA"/>
        </w:rPr>
        <w:t>_</w:t>
      </w:r>
      <w:r>
        <w:rPr>
          <w:lang w:val="en-CA"/>
        </w:rPr>
        <w:t xml:space="preserve">Citation that describes authors </w:t>
      </w:r>
      <w:r w:rsidRPr="00F701C7">
        <w:rPr>
          <w:lang w:val="en-CA"/>
        </w:rPr>
        <w:t xml:space="preserve">and other reference information. </w:t>
      </w:r>
      <w:r>
        <w:rPr>
          <w:lang w:val="en-CA"/>
        </w:rPr>
        <w:t>It c</w:t>
      </w:r>
      <w:r w:rsidRPr="00F701C7">
        <w:rPr>
          <w:lang w:val="en-CA"/>
        </w:rPr>
        <w:t>an be used to describe reference for new or legacy data</w:t>
      </w:r>
      <w:r>
        <w:rPr>
          <w:lang w:val="en-CA"/>
        </w:rPr>
        <w:t>.</w:t>
      </w:r>
    </w:p>
    <w:p w14:paraId="0FCBD53B" w14:textId="5E5D214D" w:rsidR="00F701C7" w:rsidRDefault="00F701C7" w:rsidP="00D20646">
      <w:pPr>
        <w:pStyle w:val="Titre5"/>
        <w:rPr>
          <w:lang w:val="en-CA"/>
        </w:rPr>
      </w:pPr>
      <w:proofErr w:type="gramStart"/>
      <w:r w:rsidRPr="00F701C7">
        <w:rPr>
          <w:lang w:val="en-CA"/>
        </w:rPr>
        <w:t>preferredInterpretation</w:t>
      </w:r>
      <w:proofErr w:type="gramEnd"/>
    </w:p>
    <w:p w14:paraId="68AC4B13" w14:textId="77777777" w:rsidR="00F701C7" w:rsidRPr="00F701C7" w:rsidRDefault="00F701C7" w:rsidP="00D20646">
      <w:pPr>
        <w:rPr>
          <w:lang w:val="en-CA"/>
        </w:rPr>
      </w:pPr>
    </w:p>
    <w:p w14:paraId="35D365C2" w14:textId="59262F73" w:rsidR="00F701C7" w:rsidRDefault="00F701C7" w:rsidP="00D20646">
      <w:pPr>
        <w:rPr>
          <w:lang w:val="en-CA"/>
        </w:rPr>
      </w:pPr>
      <w:r>
        <w:rPr>
          <w:lang w:val="en-CA"/>
        </w:rPr>
        <w:t xml:space="preserve">The property </w:t>
      </w:r>
      <w:r w:rsidRPr="00F701C7">
        <w:rPr>
          <w:lang w:val="en-CA"/>
        </w:rPr>
        <w:t>preferredInterpretation</w:t>
      </w:r>
      <w:proofErr w:type="gramStart"/>
      <w:r>
        <w:rPr>
          <w:lang w:val="en-CA"/>
        </w:rPr>
        <w:t>:Boolean</w:t>
      </w:r>
      <w:proofErr w:type="gramEnd"/>
      <w:r>
        <w:rPr>
          <w:lang w:val="en-CA"/>
        </w:rPr>
        <w:t xml:space="preserve"> shall indicate</w:t>
      </w:r>
      <w:r w:rsidRPr="00F701C7">
        <w:rPr>
          <w:lang w:val="en-CA"/>
        </w:rPr>
        <w:t xml:space="preserve"> whether this interpretation is the preferred interpretation (</w:t>
      </w:r>
      <w:r w:rsidR="00284E39" w:rsidRPr="00F701C7">
        <w:rPr>
          <w:lang w:val="en-CA"/>
        </w:rPr>
        <w:t>i.e.</w:t>
      </w:r>
      <w:r w:rsidRPr="00F701C7">
        <w:rPr>
          <w:lang w:val="en-CA"/>
        </w:rPr>
        <w:t>; the analytical data may be reinterpreted)</w:t>
      </w:r>
      <w:r>
        <w:rPr>
          <w:lang w:val="en-CA"/>
        </w:rPr>
        <w:t>.</w:t>
      </w:r>
    </w:p>
    <w:p w14:paraId="1C6A7223" w14:textId="4CCCFF30" w:rsidR="00F701C7" w:rsidRDefault="00F701C7" w:rsidP="00D20646">
      <w:pPr>
        <w:pStyle w:val="Titre5"/>
        <w:rPr>
          <w:lang w:val="en-CA"/>
        </w:rPr>
      </w:pPr>
      <w:proofErr w:type="gramStart"/>
      <w:r w:rsidRPr="00F701C7">
        <w:rPr>
          <w:lang w:val="en-CA"/>
        </w:rPr>
        <w:t>sourceCollection</w:t>
      </w:r>
      <w:proofErr w:type="gramEnd"/>
    </w:p>
    <w:p w14:paraId="16AF0AE8" w14:textId="77777777" w:rsidR="00437ED0" w:rsidRPr="00437ED0" w:rsidRDefault="00437ED0" w:rsidP="00D20646">
      <w:pPr>
        <w:rPr>
          <w:lang w:val="en-CA"/>
        </w:rPr>
      </w:pPr>
    </w:p>
    <w:p w14:paraId="6F66BB76" w14:textId="7B338306" w:rsidR="00F701C7" w:rsidRDefault="00F701C7" w:rsidP="00D20646">
      <w:pPr>
        <w:rPr>
          <w:lang w:val="en-CA"/>
        </w:rPr>
      </w:pPr>
      <w:r>
        <w:rPr>
          <w:lang w:val="en-CA"/>
        </w:rPr>
        <w:t xml:space="preserve">The property sourceCollection shall be an </w:t>
      </w:r>
      <w:r w:rsidRPr="00F701C7">
        <w:rPr>
          <w:lang w:val="en-CA"/>
        </w:rPr>
        <w:t>association between a GeochronologicInterpretation</w:t>
      </w:r>
      <w:r>
        <w:rPr>
          <w:lang w:val="en-CA"/>
        </w:rPr>
        <w:t xml:space="preserve"> and </w:t>
      </w:r>
      <w:r w:rsidR="00284E39">
        <w:rPr>
          <w:lang w:val="en-CA"/>
        </w:rPr>
        <w:t>an</w:t>
      </w:r>
      <w:r>
        <w:rPr>
          <w:lang w:val="en-CA"/>
        </w:rPr>
        <w:t xml:space="preserve"> </w:t>
      </w:r>
      <w:r w:rsidR="0099305B">
        <w:rPr>
          <w:lang w:val="en-CA"/>
        </w:rPr>
        <w:t>OM::</w:t>
      </w:r>
      <w:r w:rsidRPr="00F701C7">
        <w:rPr>
          <w:lang w:val="en-CA"/>
        </w:rPr>
        <w:t>SF_SamplingFeatureCollection</w:t>
      </w:r>
      <w:r>
        <w:rPr>
          <w:lang w:val="en-CA"/>
        </w:rPr>
        <w:t xml:space="preserve"> that lists </w:t>
      </w:r>
      <w:r w:rsidR="00437ED0">
        <w:rPr>
          <w:lang w:val="en-CA"/>
        </w:rPr>
        <w:t xml:space="preserve">a collection of </w:t>
      </w:r>
      <w:r w:rsidR="0099305B">
        <w:rPr>
          <w:lang w:val="en-CA"/>
        </w:rPr>
        <w:t>OM::</w:t>
      </w:r>
      <w:r w:rsidR="00437ED0">
        <w:rPr>
          <w:lang w:val="en-CA"/>
        </w:rPr>
        <w:t>SF_SamplingFeature</w:t>
      </w:r>
      <w:r w:rsidRPr="00F701C7">
        <w:rPr>
          <w:lang w:val="en-CA"/>
        </w:rPr>
        <w:t xml:space="preserve"> (</w:t>
      </w:r>
      <w:r w:rsidR="00284E39" w:rsidRPr="00F701C7">
        <w:rPr>
          <w:lang w:val="en-CA"/>
        </w:rPr>
        <w:t>e.g.</w:t>
      </w:r>
      <w:r w:rsidRPr="00F701C7">
        <w:rPr>
          <w:lang w:val="en-CA"/>
        </w:rPr>
        <w:t xml:space="preserve">; a collection of burn spots or craters from a SHRIMP analytical session).  </w:t>
      </w:r>
      <w:r w:rsidR="00437ED0">
        <w:rPr>
          <w:lang w:val="en-CA"/>
        </w:rPr>
        <w:t>When the l</w:t>
      </w:r>
      <w:r w:rsidRPr="00F701C7">
        <w:rPr>
          <w:lang w:val="en-CA"/>
        </w:rPr>
        <w:t>egacy published data for which the SamplingFeatureCollection is unknown</w:t>
      </w:r>
      <w:r w:rsidR="00437ED0">
        <w:rPr>
          <w:lang w:val="en-CA"/>
        </w:rPr>
        <w:t>, it</w:t>
      </w:r>
      <w:r w:rsidRPr="00F701C7">
        <w:rPr>
          <w:lang w:val="en-CA"/>
        </w:rPr>
        <w:t xml:space="preserve"> may be delivered with SamplingFeatureCollection = 'unknown'.</w:t>
      </w:r>
    </w:p>
    <w:p w14:paraId="6CDE300C" w14:textId="73EAE649" w:rsidR="007F7DE0" w:rsidRDefault="007F7DE0" w:rsidP="007F7DE0">
      <w:pPr>
        <w:pStyle w:val="Titre3"/>
        <w:rPr>
          <w:lang w:val="en-CA"/>
        </w:rPr>
      </w:pPr>
      <w:bookmarkStart w:id="755" w:name="BKM_0B1CA329_7FCB_4838_9738_F600EF3A8B04"/>
      <w:bookmarkStart w:id="756" w:name="BKM_1D244EC3_ED85_479D_9C71_0F691EEBA5EA"/>
      <w:bookmarkStart w:id="757" w:name="BKM_9712572B_F199_4830_ACFD_E9764FB58028"/>
      <w:bookmarkStart w:id="758" w:name="BKM_95947C71_177C_4EA6_8B4C_94C513E8FE7E"/>
      <w:bookmarkStart w:id="759" w:name="BKM_F00B629C_EDB4_449B_8603_CDBBEFBA3576"/>
      <w:bookmarkStart w:id="760" w:name="BKM_B465F0F6_D0B5_40C2_8492_D188CFF84ACF"/>
      <w:bookmarkStart w:id="761" w:name="BKM_84CD8D11_428B_401E_A711_B019F6D0913D"/>
      <w:bookmarkStart w:id="762" w:name="_Toc452643180"/>
      <w:bookmarkEnd w:id="755"/>
      <w:bookmarkEnd w:id="756"/>
      <w:bookmarkEnd w:id="757"/>
      <w:bookmarkEnd w:id="758"/>
      <w:bookmarkEnd w:id="759"/>
      <w:bookmarkEnd w:id="760"/>
      <w:bookmarkEnd w:id="761"/>
      <w:r>
        <w:rPr>
          <w:lang w:val="en-CA"/>
        </w:rPr>
        <w:t>Geologic Specimen</w:t>
      </w:r>
      <w:bookmarkEnd w:id="762"/>
    </w:p>
    <w:p w14:paraId="1EBA54CB" w14:textId="77777777" w:rsidR="007F7DE0" w:rsidRDefault="007F7DE0" w:rsidP="007F7DE0">
      <w:pPr>
        <w:rPr>
          <w:lang w:val="en-CA"/>
        </w:rPr>
      </w:pPr>
    </w:p>
    <w:p w14:paraId="22E630CD" w14:textId="1F2B9DAF" w:rsidR="007F7DE0" w:rsidRDefault="007F7DE0" w:rsidP="007F7DE0">
      <w:pPr>
        <w:rPr>
          <w:lang w:val="en-CA"/>
        </w:rPr>
      </w:pPr>
      <w:r w:rsidRPr="007F7DE0">
        <w:rPr>
          <w:lang w:val="en-CA"/>
        </w:rPr>
        <w:lastRenderedPageBreak/>
        <w:t xml:space="preserve">The GeologicSpecimen package extends the ISO19156 O&amp;M </w:t>
      </w:r>
      <w:r w:rsidR="009C2E9A">
        <w:rPr>
          <w:lang w:val="en-CA"/>
        </w:rPr>
        <w:t>model</w:t>
      </w:r>
      <w:r w:rsidRPr="007F7DE0">
        <w:rPr>
          <w:lang w:val="en-CA"/>
        </w:rPr>
        <w:t>, and describes processes relevant to the sampling, preparation and analysis of geologic specimens.</w:t>
      </w:r>
    </w:p>
    <w:p w14:paraId="1AC9EEA0" w14:textId="233A1296" w:rsidR="00672D0D" w:rsidRDefault="00F658C5" w:rsidP="00672D0D">
      <w:pPr>
        <w:keepNext/>
      </w:pPr>
      <w:r>
        <w:rPr>
          <w:noProof/>
          <w:lang w:val="en-CA" w:eastAsia="en-CA"/>
        </w:rPr>
        <w:drawing>
          <wp:inline distT="0" distB="0" distL="0" distR="0" wp14:anchorId="2C9B2F6F" wp14:editId="0E06500F">
            <wp:extent cx="5476875" cy="48768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476875" cy="4876800"/>
                    </a:xfrm>
                    <a:prstGeom prst="rect">
                      <a:avLst/>
                    </a:prstGeom>
                    <a:noFill/>
                    <a:ln>
                      <a:noFill/>
                    </a:ln>
                  </pic:spPr>
                </pic:pic>
              </a:graphicData>
            </a:graphic>
          </wp:inline>
        </w:drawing>
      </w:r>
    </w:p>
    <w:p w14:paraId="3258DEC6" w14:textId="20ACB85E" w:rsidR="00672D0D" w:rsidRDefault="00672D0D" w:rsidP="00672D0D">
      <w:pPr>
        <w:pStyle w:val="Lgende"/>
      </w:pPr>
      <w:r>
        <w:t xml:space="preserve">Figure </w:t>
      </w:r>
      <w:r w:rsidR="00673E83">
        <w:fldChar w:fldCharType="begin"/>
      </w:r>
      <w:r w:rsidR="00673E83">
        <w:instrText xml:space="preserve"> SEQ Figure \* ARABIC </w:instrText>
      </w:r>
      <w:r w:rsidR="00673E83">
        <w:fldChar w:fldCharType="separate"/>
      </w:r>
      <w:r w:rsidR="00F02ED9">
        <w:rPr>
          <w:noProof/>
        </w:rPr>
        <w:t>99</w:t>
      </w:r>
      <w:r w:rsidR="00673E83">
        <w:rPr>
          <w:noProof/>
        </w:rPr>
        <w:fldChar w:fldCharType="end"/>
      </w:r>
      <w:r>
        <w:t xml:space="preserve">: Geologic </w:t>
      </w:r>
      <w:r w:rsidR="00284E39">
        <w:t>specimen</w:t>
      </w:r>
      <w:r>
        <w:t xml:space="preserve"> summary diagram</w:t>
      </w:r>
      <w:r w:rsidR="00B8253A">
        <w:t>.</w:t>
      </w:r>
    </w:p>
    <w:p w14:paraId="0C51F906" w14:textId="77777777" w:rsidR="00672D0D" w:rsidRDefault="00672D0D" w:rsidP="00672D0D"/>
    <w:p w14:paraId="5B637E6D" w14:textId="5ABC7E9B" w:rsidR="00672D0D" w:rsidRDefault="00672D0D" w:rsidP="00672D0D">
      <w:pPr>
        <w:pStyle w:val="Titre4"/>
      </w:pPr>
      <w:r>
        <w:t>ReferenceSpecimen</w:t>
      </w:r>
    </w:p>
    <w:p w14:paraId="086ACB13" w14:textId="77777777" w:rsidR="00672D0D" w:rsidRDefault="00672D0D" w:rsidP="00672D0D"/>
    <w:p w14:paraId="305352B0" w14:textId="77777777"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p>
    <w:p w14:paraId="00F539F1" w14:textId="6CD026BB" w:rsidR="00672D0D" w:rsidRDefault="00672D0D" w:rsidP="00672D0D">
      <w:r>
        <w:t>Analytical results from a reference specimen analysed during an AnalyticalSession are delivered in the same way as the results of other specimens analysed in that session.</w:t>
      </w:r>
    </w:p>
    <w:p w14:paraId="690B51BA" w14:textId="2E589AE6" w:rsidR="00672D0D" w:rsidRDefault="00F658C5" w:rsidP="00672D0D">
      <w:pPr>
        <w:keepNext/>
      </w:pPr>
      <w:r>
        <w:rPr>
          <w:noProof/>
          <w:lang w:val="en-CA" w:eastAsia="en-CA"/>
        </w:rPr>
        <w:lastRenderedPageBreak/>
        <w:drawing>
          <wp:inline distT="0" distB="0" distL="0" distR="0" wp14:anchorId="5B91989F" wp14:editId="4DC58A54">
            <wp:extent cx="2876550" cy="441007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876550" cy="4410075"/>
                    </a:xfrm>
                    <a:prstGeom prst="rect">
                      <a:avLst/>
                    </a:prstGeom>
                    <a:noFill/>
                    <a:ln>
                      <a:noFill/>
                    </a:ln>
                  </pic:spPr>
                </pic:pic>
              </a:graphicData>
            </a:graphic>
          </wp:inline>
        </w:drawing>
      </w:r>
    </w:p>
    <w:p w14:paraId="47E216F7" w14:textId="28336F3B" w:rsidR="00672D0D" w:rsidRDefault="00672D0D" w:rsidP="00672D0D">
      <w:pPr>
        <w:pStyle w:val="Lgende"/>
      </w:pPr>
      <w:r>
        <w:t xml:space="preserve">Figure </w:t>
      </w:r>
      <w:r w:rsidR="00673E83">
        <w:fldChar w:fldCharType="begin"/>
      </w:r>
      <w:r w:rsidR="00673E83">
        <w:instrText xml:space="preserve"> SEQ Figure \* ARABIC </w:instrText>
      </w:r>
      <w:r w:rsidR="00673E83">
        <w:fldChar w:fldCharType="separate"/>
      </w:r>
      <w:r w:rsidR="00F02ED9">
        <w:rPr>
          <w:noProof/>
        </w:rPr>
        <w:t>100</w:t>
      </w:r>
      <w:r w:rsidR="00673E83">
        <w:rPr>
          <w:noProof/>
        </w:rPr>
        <w:fldChar w:fldCharType="end"/>
      </w:r>
      <w:r>
        <w:t>: Reference specimen</w:t>
      </w:r>
      <w:r w:rsidR="00437ED0">
        <w:t xml:space="preserve"> context diagram</w:t>
      </w:r>
      <w:r w:rsidR="00B8253A">
        <w:t>.</w:t>
      </w:r>
    </w:p>
    <w:p w14:paraId="12F5F644" w14:textId="48518A83" w:rsidR="00672D0D" w:rsidRDefault="00437ED0" w:rsidP="00D20646">
      <w:pPr>
        <w:pStyle w:val="Titre5"/>
      </w:pPr>
      <w:proofErr w:type="gramStart"/>
      <w:r w:rsidRPr="00437ED0">
        <w:t>referenceDescription</w:t>
      </w:r>
      <w:proofErr w:type="gramEnd"/>
    </w:p>
    <w:p w14:paraId="0736FF22" w14:textId="77777777" w:rsidR="00437ED0" w:rsidRPr="00437ED0" w:rsidRDefault="00437ED0"/>
    <w:p w14:paraId="7B3BAECF" w14:textId="211BD8E3" w:rsidR="00437ED0" w:rsidRDefault="00437ED0" w:rsidP="00672D0D">
      <w:r>
        <w:t xml:space="preserve">The property </w:t>
      </w:r>
      <w:r w:rsidRPr="00437ED0">
        <w:t>referenceDescription</w:t>
      </w:r>
      <w:r>
        <w:t xml:space="preserve"> shall be an association between a ReferenceSpecimen and a </w:t>
      </w:r>
      <w:r w:rsidR="009C2E9A">
        <w:t>CIT</w:t>
      </w:r>
      <w:proofErr w:type="gramStart"/>
      <w:r>
        <w:t>:CI</w:t>
      </w:r>
      <w:proofErr w:type="gramEnd"/>
      <w:r>
        <w:t>_Citation that references a c</w:t>
      </w:r>
      <w:r w:rsidRPr="00437ED0">
        <w:t>itation of published analytical results for this standard reference specimen</w:t>
      </w:r>
      <w:r>
        <w:t>.</w:t>
      </w:r>
    </w:p>
    <w:p w14:paraId="008D88FB" w14:textId="1B41E0AA" w:rsidR="00672D0D" w:rsidRDefault="00437ED0" w:rsidP="00D20646">
      <w:pPr>
        <w:pStyle w:val="Titre5"/>
        <w:rPr>
          <w:lang w:val="en-CA"/>
        </w:rPr>
      </w:pPr>
      <w:bookmarkStart w:id="763" w:name="BKM_A953E1E0_629C_4E85_A72E_737CDDDCFAE9"/>
      <w:bookmarkEnd w:id="763"/>
      <w:proofErr w:type="gramStart"/>
      <w:r>
        <w:rPr>
          <w:lang w:val="en-CA"/>
        </w:rPr>
        <w:t>usedIn</w:t>
      </w:r>
      <w:proofErr w:type="gramEnd"/>
    </w:p>
    <w:p w14:paraId="77084927" w14:textId="77777777" w:rsidR="00437ED0" w:rsidRPr="00437ED0" w:rsidRDefault="00437ED0" w:rsidP="00D20646">
      <w:pPr>
        <w:rPr>
          <w:lang w:val="en-CA"/>
        </w:rPr>
      </w:pPr>
    </w:p>
    <w:p w14:paraId="63E675CB" w14:textId="3CBA43E1" w:rsidR="00437ED0" w:rsidRDefault="00437ED0" w:rsidP="00D20646">
      <w:pPr>
        <w:rPr>
          <w:lang w:val="en-CA"/>
        </w:rPr>
      </w:pPr>
      <w:r>
        <w:rPr>
          <w:lang w:val="en-CA"/>
        </w:rPr>
        <w:t xml:space="preserve">The property usedIn </w:t>
      </w:r>
      <w:r w:rsidRPr="00437ED0">
        <w:rPr>
          <w:lang w:val="en-CA"/>
        </w:rPr>
        <w:t>shall be an association between a ReferenceSpecimen and a</w:t>
      </w:r>
      <w:r>
        <w:rPr>
          <w:lang w:val="en-CA"/>
        </w:rPr>
        <w:t xml:space="preserve">n AnalyticalSession in </w:t>
      </w:r>
      <w:r w:rsidRPr="00437ED0">
        <w:rPr>
          <w:lang w:val="en-CA"/>
        </w:rPr>
        <w:t>which the reference spe</w:t>
      </w:r>
      <w:r>
        <w:rPr>
          <w:lang w:val="en-CA"/>
        </w:rPr>
        <w:t>cimen was</w:t>
      </w:r>
      <w:r w:rsidRPr="00437ED0">
        <w:rPr>
          <w:lang w:val="en-CA"/>
        </w:rPr>
        <w:t xml:space="preserve"> used</w:t>
      </w:r>
      <w:r>
        <w:rPr>
          <w:lang w:val="en-CA"/>
        </w:rPr>
        <w:t>.</w:t>
      </w:r>
    </w:p>
    <w:p w14:paraId="659A196C" w14:textId="77777777" w:rsidR="00437ED0" w:rsidRDefault="00437ED0" w:rsidP="00672D0D">
      <w:pPr>
        <w:autoSpaceDE w:val="0"/>
        <w:autoSpaceDN w:val="0"/>
        <w:adjustRightInd w:val="0"/>
        <w:spacing w:after="0" w:line="240" w:lineRule="atLeast"/>
        <w:rPr>
          <w:rFonts w:cs="Arial"/>
          <w:color w:val="000000"/>
          <w:sz w:val="20"/>
          <w:lang w:val="en-CA"/>
        </w:rPr>
      </w:pPr>
    </w:p>
    <w:p w14:paraId="7F2A4610" w14:textId="0CDD7006" w:rsidR="00DD288D" w:rsidRDefault="00DD288D" w:rsidP="00DD288D">
      <w:pPr>
        <w:pStyle w:val="Titre4"/>
        <w:rPr>
          <w:lang w:val="en-CA"/>
        </w:rPr>
      </w:pPr>
      <w:bookmarkStart w:id="764" w:name="BKM_01360702_0FF9_4329_8A24_6080B84F3852"/>
      <w:bookmarkEnd w:id="764"/>
      <w:r>
        <w:rPr>
          <w:lang w:val="en-CA"/>
        </w:rPr>
        <w:t>GeologicSpecimenPreparation</w:t>
      </w:r>
    </w:p>
    <w:p w14:paraId="6CC3B4D3" w14:textId="77777777" w:rsidR="00DD288D" w:rsidRDefault="00DD288D" w:rsidP="00672D0D">
      <w:pPr>
        <w:rPr>
          <w:lang w:val="en-CA"/>
        </w:rPr>
      </w:pPr>
    </w:p>
    <w:p w14:paraId="65469F5E" w14:textId="2CDF4DDE" w:rsidR="00DD288D" w:rsidRDefault="00437ED0" w:rsidP="00672D0D">
      <w:pPr>
        <w:rPr>
          <w:lang w:val="en-CA"/>
        </w:rPr>
      </w:pPr>
      <w:r w:rsidRPr="00437ED0">
        <w:rPr>
          <w:lang w:val="en-CA"/>
        </w:rPr>
        <w:lastRenderedPageBreak/>
        <w:t>GeologicSpecimenPreparation</w:t>
      </w:r>
      <w:r>
        <w:rPr>
          <w:lang w:val="en-CA"/>
        </w:rPr>
        <w:t xml:space="preserve"> is a</w:t>
      </w:r>
      <w:r w:rsidR="00DD288D" w:rsidRPr="00DD288D">
        <w:rPr>
          <w:lang w:val="en-CA"/>
        </w:rPr>
        <w:t xml:space="preserve">n extension of </w:t>
      </w:r>
      <w:r w:rsidR="00DD288D">
        <w:rPr>
          <w:lang w:val="en-CA"/>
        </w:rPr>
        <w:t>ISO</w:t>
      </w:r>
      <w:r w:rsidR="00DD288D" w:rsidRPr="00DD288D">
        <w:rPr>
          <w:lang w:val="en-CA"/>
        </w:rPr>
        <w:t xml:space="preserve"> Specimen</w:t>
      </w:r>
      <w:proofErr w:type="gramStart"/>
      <w:r w:rsidR="00DD288D" w:rsidRPr="00DD288D">
        <w:rPr>
          <w:lang w:val="en-CA"/>
        </w:rPr>
        <w:t>:PreparationStep</w:t>
      </w:r>
      <w:proofErr w:type="gramEnd"/>
      <w:r w:rsidR="00DD288D" w:rsidRPr="00DD288D">
        <w:rPr>
          <w:lang w:val="en-CA"/>
        </w:rPr>
        <w:t xml:space="preserve"> to allow details of preparation steps to be delivered (</w:t>
      </w:r>
      <w:r w:rsidR="00284E39" w:rsidRPr="00DD288D">
        <w:rPr>
          <w:lang w:val="en-CA"/>
        </w:rPr>
        <w:t>e.g.</w:t>
      </w:r>
      <w:r w:rsidR="00DD288D" w:rsidRPr="00DD288D">
        <w:rPr>
          <w:lang w:val="en-CA"/>
        </w:rPr>
        <w:t xml:space="preserve">, filtration and mesh size, chemical additives, crushing methods, drying parameters, </w:t>
      </w:r>
      <w:r w:rsidR="00284E39" w:rsidRPr="00DD288D">
        <w:rPr>
          <w:lang w:val="en-CA"/>
        </w:rPr>
        <w:t>etc.</w:t>
      </w:r>
      <w:r w:rsidR="00DD288D" w:rsidRPr="00DD288D">
        <w:rPr>
          <w:lang w:val="en-CA"/>
        </w:rPr>
        <w:t>)</w:t>
      </w:r>
      <w:r w:rsidR="00B8253A">
        <w:rPr>
          <w:lang w:val="en-CA"/>
        </w:rPr>
        <w:t>.</w:t>
      </w:r>
    </w:p>
    <w:p w14:paraId="3292B09B" w14:textId="01053F12" w:rsidR="00180077" w:rsidRDefault="00F658C5" w:rsidP="00D20646">
      <w:pPr>
        <w:keepNext/>
      </w:pPr>
      <w:r>
        <w:rPr>
          <w:noProof/>
          <w:lang w:val="en-CA" w:eastAsia="en-CA"/>
        </w:rPr>
        <w:drawing>
          <wp:inline distT="0" distB="0" distL="0" distR="0" wp14:anchorId="35800F7D" wp14:editId="467B3DF8">
            <wp:extent cx="5486400" cy="448627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486400" cy="4486275"/>
                    </a:xfrm>
                    <a:prstGeom prst="rect">
                      <a:avLst/>
                    </a:prstGeom>
                    <a:noFill/>
                    <a:ln>
                      <a:noFill/>
                    </a:ln>
                  </pic:spPr>
                </pic:pic>
              </a:graphicData>
            </a:graphic>
          </wp:inline>
        </w:drawing>
      </w:r>
    </w:p>
    <w:p w14:paraId="21DA6829" w14:textId="2C39FB0F" w:rsidR="00DD288D" w:rsidRDefault="00180077" w:rsidP="00D20646">
      <w:pPr>
        <w:pStyle w:val="Lgende"/>
        <w:rPr>
          <w:lang w:val="en-CA"/>
        </w:rPr>
      </w:pPr>
      <w:r>
        <w:t xml:space="preserve">Figure </w:t>
      </w:r>
      <w:r>
        <w:fldChar w:fldCharType="begin"/>
      </w:r>
      <w:r>
        <w:instrText xml:space="preserve"> SEQ Figure \* ARABIC </w:instrText>
      </w:r>
      <w:r>
        <w:fldChar w:fldCharType="separate"/>
      </w:r>
      <w:r w:rsidR="00F02ED9">
        <w:rPr>
          <w:noProof/>
        </w:rPr>
        <w:t>101</w:t>
      </w:r>
      <w:r>
        <w:fldChar w:fldCharType="end"/>
      </w:r>
      <w:r>
        <w:t xml:space="preserve"> : Geologic specimen preparation</w:t>
      </w:r>
      <w:r w:rsidR="00437ED0">
        <w:t xml:space="preserve"> context diagram</w:t>
      </w:r>
      <w:r w:rsidR="00B8253A">
        <w:t>.</w:t>
      </w:r>
    </w:p>
    <w:p w14:paraId="26FAB876" w14:textId="70DC2A0F" w:rsidR="00DD288D" w:rsidRDefault="00437ED0" w:rsidP="00D20646">
      <w:pPr>
        <w:pStyle w:val="Titre5"/>
        <w:rPr>
          <w:lang w:val="en-CA"/>
        </w:rPr>
      </w:pPr>
      <w:bookmarkStart w:id="765" w:name="BKM_99DC7785_B09A_4EA4_AE4E_BDEDC4CCA382"/>
      <w:bookmarkEnd w:id="765"/>
      <w:proofErr w:type="gramStart"/>
      <w:r w:rsidRPr="00437ED0">
        <w:rPr>
          <w:lang w:val="en-CA"/>
        </w:rPr>
        <w:t>preparationMethod</w:t>
      </w:r>
      <w:proofErr w:type="gramEnd"/>
    </w:p>
    <w:p w14:paraId="2F02EB59" w14:textId="77777777" w:rsidR="00437ED0" w:rsidRDefault="00437ED0" w:rsidP="00DD288D">
      <w:pPr>
        <w:autoSpaceDE w:val="0"/>
        <w:autoSpaceDN w:val="0"/>
        <w:adjustRightInd w:val="0"/>
        <w:spacing w:after="0" w:line="240" w:lineRule="atLeast"/>
        <w:rPr>
          <w:rFonts w:cs="Arial"/>
          <w:color w:val="000000"/>
          <w:sz w:val="20"/>
          <w:lang w:val="en-CA"/>
        </w:rPr>
      </w:pPr>
    </w:p>
    <w:p w14:paraId="1E0B7C37" w14:textId="3DD1C3BF" w:rsidR="00437ED0" w:rsidRDefault="00437ED0" w:rsidP="00D20646">
      <w:pPr>
        <w:rPr>
          <w:lang w:val="en-CA"/>
        </w:rPr>
      </w:pPr>
      <w:r>
        <w:rPr>
          <w:lang w:val="en-CA"/>
        </w:rPr>
        <w:t xml:space="preserve">The </w:t>
      </w:r>
      <w:r w:rsidRPr="00D970E9">
        <w:rPr>
          <w:lang w:val="en-CA"/>
        </w:rPr>
        <w:t>preparationMethod</w:t>
      </w:r>
      <w:proofErr w:type="gramStart"/>
      <w:r>
        <w:t>:</w:t>
      </w:r>
      <w:r w:rsidRPr="00437ED0">
        <w:rPr>
          <w:lang w:val="en-CA"/>
        </w:rPr>
        <w:t>GeologicSpecimenPreparationTerm</w:t>
      </w:r>
      <w:proofErr w:type="gramEnd"/>
      <w:r>
        <w:rPr>
          <w:lang w:val="en-CA"/>
        </w:rPr>
        <w:t xml:space="preserve"> shall contain a term from a controlled vocabulary that </w:t>
      </w:r>
      <w:r w:rsidRPr="00437ED0">
        <w:rPr>
          <w:lang w:val="en-CA"/>
        </w:rPr>
        <w:t>describe</w:t>
      </w:r>
      <w:r>
        <w:rPr>
          <w:lang w:val="en-CA"/>
        </w:rPr>
        <w:t>s</w:t>
      </w:r>
      <w:r w:rsidRPr="00437ED0">
        <w:rPr>
          <w:lang w:val="en-CA"/>
        </w:rPr>
        <w:t xml:space="preserve"> the method employed for the preparation of a geologic specimen for further analysis.</w:t>
      </w:r>
    </w:p>
    <w:p w14:paraId="6296D236" w14:textId="77777777" w:rsidR="00437ED0" w:rsidRDefault="00437ED0" w:rsidP="00D20646">
      <w:pPr>
        <w:rPr>
          <w:lang w:val="en-CA"/>
        </w:rPr>
      </w:pPr>
    </w:p>
    <w:p w14:paraId="13DAAFBE" w14:textId="081B6D02" w:rsidR="00437ED0" w:rsidRDefault="00437ED0" w:rsidP="00D20646">
      <w:pPr>
        <w:pStyle w:val="Titre5"/>
      </w:pPr>
      <w:proofErr w:type="gramStart"/>
      <w:r>
        <w:rPr>
          <w:lang w:val="en-CA"/>
        </w:rPr>
        <w:t>p</w:t>
      </w:r>
      <w:r w:rsidRPr="00D970E9">
        <w:rPr>
          <w:lang w:val="en-CA"/>
        </w:rPr>
        <w:t>arameter</w:t>
      </w:r>
      <w:proofErr w:type="gramEnd"/>
      <w:r w:rsidRPr="00437ED0">
        <w:t xml:space="preserve"> </w:t>
      </w:r>
    </w:p>
    <w:p w14:paraId="2C52BA2B" w14:textId="77777777" w:rsidR="00437ED0" w:rsidRDefault="00437ED0" w:rsidP="00D20646">
      <w:pPr>
        <w:rPr>
          <w:rFonts w:ascii="Calibri" w:hAnsi="Calibri" w:cs="Arial"/>
          <w:b/>
          <w:bCs/>
          <w:color w:val="000000"/>
          <w:sz w:val="20"/>
          <w:lang w:val="en-CA"/>
        </w:rPr>
      </w:pPr>
    </w:p>
    <w:p w14:paraId="4F0B407A" w14:textId="4ECF84E6" w:rsidR="00437ED0" w:rsidRDefault="00437ED0" w:rsidP="00D20646">
      <w:pPr>
        <w:rPr>
          <w:lang w:val="en-CA"/>
        </w:rPr>
      </w:pPr>
      <w:r w:rsidRPr="00437ED0">
        <w:rPr>
          <w:lang w:val="en-CA"/>
        </w:rPr>
        <w:t>The property parameter (om</w:t>
      </w:r>
      <w:proofErr w:type="gramStart"/>
      <w:r w:rsidRPr="00437ED0">
        <w:rPr>
          <w:lang w:val="en-CA"/>
        </w:rPr>
        <w:t>:NamedValue</w:t>
      </w:r>
      <w:proofErr w:type="gramEnd"/>
      <w:r w:rsidRPr="00437ED0">
        <w:rPr>
          <w:lang w:val="en-CA"/>
        </w:rPr>
        <w:t xml:space="preserve">) shall contain name/value pair to describe </w:t>
      </w:r>
      <w:r>
        <w:rPr>
          <w:lang w:val="en-CA"/>
        </w:rPr>
        <w:t xml:space="preserve">arbitrary </w:t>
      </w:r>
      <w:r w:rsidRPr="00437ED0">
        <w:rPr>
          <w:lang w:val="en-CA"/>
        </w:rPr>
        <w:t xml:space="preserve">parameters used in this preparation step. </w:t>
      </w:r>
      <w:r w:rsidR="00806CF9" w:rsidRPr="00437ED0">
        <w:rPr>
          <w:lang w:val="en-CA"/>
        </w:rPr>
        <w:t>e.g.</w:t>
      </w:r>
      <w:r w:rsidRPr="00437ED0">
        <w:rPr>
          <w:lang w:val="en-CA"/>
        </w:rPr>
        <w:t>, mesh size in a sieving process, type of chemical additives, parameters in a mineral separation process. The "name" attribute of NamedValue shall be a term from a controlled vocabulary.</w:t>
      </w:r>
    </w:p>
    <w:p w14:paraId="739733C2" w14:textId="4F39CFE3" w:rsidR="00DD288D" w:rsidRDefault="00DD288D" w:rsidP="00DD288D">
      <w:pPr>
        <w:pStyle w:val="Titre4"/>
        <w:rPr>
          <w:lang w:val="en-CA"/>
        </w:rPr>
      </w:pPr>
      <w:bookmarkStart w:id="766" w:name="BKM_2563A400_6C3B_4942_8487_10D45BA1555F"/>
      <w:bookmarkStart w:id="767" w:name="BKM_F3DE8415_7817_43D1_B72D_75E85103B0DD"/>
      <w:bookmarkEnd w:id="766"/>
      <w:bookmarkEnd w:id="767"/>
      <w:r>
        <w:rPr>
          <w:lang w:val="en-CA"/>
        </w:rPr>
        <w:lastRenderedPageBreak/>
        <w:t>GeologicSamplingMethod</w:t>
      </w:r>
    </w:p>
    <w:p w14:paraId="25E14C53" w14:textId="77777777" w:rsidR="00DD288D" w:rsidRDefault="00DD288D" w:rsidP="00DD288D">
      <w:pPr>
        <w:rPr>
          <w:lang w:val="en-CA"/>
        </w:rPr>
      </w:pPr>
    </w:p>
    <w:p w14:paraId="016B05C5" w14:textId="3DD4B33F" w:rsidR="00DD288D" w:rsidRPr="00DD288D" w:rsidRDefault="00437ED0" w:rsidP="00DD288D">
      <w:pPr>
        <w:rPr>
          <w:lang w:val="en-CA"/>
        </w:rPr>
      </w:pPr>
      <w:r w:rsidRPr="00437ED0">
        <w:rPr>
          <w:lang w:val="en-CA"/>
        </w:rPr>
        <w:t>GeologicSamplingMethod</w:t>
      </w:r>
      <w:r>
        <w:rPr>
          <w:lang w:val="en-CA"/>
        </w:rPr>
        <w:t xml:space="preserve"> is an i</w:t>
      </w:r>
      <w:r w:rsidR="00DD288D" w:rsidRPr="00DD288D">
        <w:rPr>
          <w:lang w:val="en-CA"/>
        </w:rPr>
        <w:t xml:space="preserve">mplementation of </w:t>
      </w:r>
      <w:r w:rsidR="0099305B">
        <w:rPr>
          <w:lang w:val="en-CA"/>
        </w:rPr>
        <w:t>OM::</w:t>
      </w:r>
      <w:r w:rsidR="00DD288D" w:rsidRPr="00DD288D">
        <w:rPr>
          <w:lang w:val="en-CA"/>
        </w:rPr>
        <w:t>SF_Process to describe the method used to obtain a geologic specimen</w:t>
      </w:r>
      <w:r>
        <w:rPr>
          <w:lang w:val="en-CA"/>
        </w:rPr>
        <w:t>.</w:t>
      </w:r>
    </w:p>
    <w:p w14:paraId="01C903AE" w14:textId="31117BE0" w:rsidR="00DD288D" w:rsidRPr="00DD288D" w:rsidRDefault="00DD288D" w:rsidP="00DD288D">
      <w:pPr>
        <w:rPr>
          <w:lang w:val="en-CA"/>
        </w:rPr>
      </w:pPr>
      <w:r>
        <w:rPr>
          <w:lang w:val="en-CA"/>
        </w:rPr>
        <w:t xml:space="preserve">Examples: </w:t>
      </w:r>
    </w:p>
    <w:p w14:paraId="179EDBA9" w14:textId="77777777" w:rsidR="00DD288D" w:rsidRPr="00DD288D" w:rsidRDefault="00DD288D" w:rsidP="00DD288D">
      <w:pPr>
        <w:pStyle w:val="Paragraphedeliste"/>
        <w:numPr>
          <w:ilvl w:val="0"/>
          <w:numId w:val="23"/>
        </w:numPr>
        <w:rPr>
          <w:lang w:val="en-CA"/>
        </w:rPr>
      </w:pPr>
      <w:r w:rsidRPr="00DD288D">
        <w:rPr>
          <w:lang w:val="en-CA"/>
        </w:rPr>
        <w:t>diamond drilling</w:t>
      </w:r>
    </w:p>
    <w:p w14:paraId="445DA49D" w14:textId="77777777" w:rsidR="00DD288D" w:rsidRPr="00DD288D" w:rsidRDefault="00DD288D" w:rsidP="00DD288D">
      <w:pPr>
        <w:pStyle w:val="Paragraphedeliste"/>
        <w:numPr>
          <w:ilvl w:val="0"/>
          <w:numId w:val="23"/>
        </w:numPr>
        <w:rPr>
          <w:lang w:val="en-CA"/>
        </w:rPr>
      </w:pPr>
      <w:r w:rsidRPr="00DD288D">
        <w:rPr>
          <w:lang w:val="en-CA"/>
        </w:rPr>
        <w:t>percussion drilling</w:t>
      </w:r>
    </w:p>
    <w:p w14:paraId="5780EC3D" w14:textId="77777777" w:rsidR="00DD288D" w:rsidRPr="00DD288D" w:rsidRDefault="00DD288D" w:rsidP="00DD288D">
      <w:pPr>
        <w:pStyle w:val="Paragraphedeliste"/>
        <w:numPr>
          <w:ilvl w:val="0"/>
          <w:numId w:val="23"/>
        </w:numPr>
        <w:rPr>
          <w:lang w:val="en-CA"/>
        </w:rPr>
      </w:pPr>
      <w:r w:rsidRPr="00DD288D">
        <w:rPr>
          <w:lang w:val="en-CA"/>
        </w:rPr>
        <w:t>piston core drilling</w:t>
      </w:r>
    </w:p>
    <w:p w14:paraId="07F3BDF9" w14:textId="77777777" w:rsidR="00DD288D" w:rsidRPr="00DD288D" w:rsidRDefault="00DD288D" w:rsidP="00DD288D">
      <w:pPr>
        <w:pStyle w:val="Paragraphedeliste"/>
        <w:numPr>
          <w:ilvl w:val="0"/>
          <w:numId w:val="23"/>
        </w:numPr>
        <w:rPr>
          <w:lang w:val="en-CA"/>
        </w:rPr>
      </w:pPr>
      <w:r w:rsidRPr="00DD288D">
        <w:rPr>
          <w:lang w:val="en-CA"/>
        </w:rPr>
        <w:t>vibro core drilling</w:t>
      </w:r>
    </w:p>
    <w:p w14:paraId="2CCBBCD2" w14:textId="77777777" w:rsidR="00DD288D" w:rsidRPr="00DD288D" w:rsidRDefault="00DD288D" w:rsidP="00DD288D">
      <w:pPr>
        <w:pStyle w:val="Paragraphedeliste"/>
        <w:numPr>
          <w:ilvl w:val="0"/>
          <w:numId w:val="23"/>
        </w:numPr>
        <w:rPr>
          <w:lang w:val="en-CA"/>
        </w:rPr>
      </w:pPr>
      <w:r w:rsidRPr="00DD288D">
        <w:rPr>
          <w:lang w:val="en-CA"/>
        </w:rPr>
        <w:t>channel sampling</w:t>
      </w:r>
    </w:p>
    <w:p w14:paraId="1F178315" w14:textId="77777777" w:rsidR="00DD288D" w:rsidRPr="00DD288D" w:rsidRDefault="00DD288D" w:rsidP="00DD288D">
      <w:pPr>
        <w:pStyle w:val="Paragraphedeliste"/>
        <w:numPr>
          <w:ilvl w:val="0"/>
          <w:numId w:val="23"/>
        </w:numPr>
        <w:rPr>
          <w:lang w:val="en-CA"/>
        </w:rPr>
      </w:pPr>
      <w:r w:rsidRPr="00DD288D">
        <w:rPr>
          <w:lang w:val="en-CA"/>
        </w:rPr>
        <w:t>sea floor dredging</w:t>
      </w:r>
    </w:p>
    <w:p w14:paraId="77E91918" w14:textId="640C7858" w:rsidR="00DD288D" w:rsidRPr="00DD288D" w:rsidRDefault="00DD288D" w:rsidP="00DD288D">
      <w:pPr>
        <w:pStyle w:val="Paragraphedeliste"/>
        <w:numPr>
          <w:ilvl w:val="0"/>
          <w:numId w:val="23"/>
        </w:numPr>
        <w:rPr>
          <w:lang w:val="en-CA"/>
        </w:rPr>
      </w:pPr>
      <w:r w:rsidRPr="00DD288D">
        <w:rPr>
          <w:lang w:val="en-CA"/>
        </w:rPr>
        <w:t>geological hammer</w:t>
      </w:r>
    </w:p>
    <w:p w14:paraId="60A1CDF9" w14:textId="70C26705" w:rsidR="00180077" w:rsidRDefault="00F658C5" w:rsidP="00D20646">
      <w:pPr>
        <w:keepNext/>
      </w:pPr>
      <w:r>
        <w:rPr>
          <w:noProof/>
          <w:lang w:val="en-CA" w:eastAsia="en-CA"/>
        </w:rPr>
        <w:drawing>
          <wp:inline distT="0" distB="0" distL="0" distR="0" wp14:anchorId="14B5059D" wp14:editId="288E28DD">
            <wp:extent cx="4657725" cy="42862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657725" cy="4286250"/>
                    </a:xfrm>
                    <a:prstGeom prst="rect">
                      <a:avLst/>
                    </a:prstGeom>
                    <a:noFill/>
                    <a:ln>
                      <a:noFill/>
                    </a:ln>
                  </pic:spPr>
                </pic:pic>
              </a:graphicData>
            </a:graphic>
          </wp:inline>
        </w:drawing>
      </w:r>
    </w:p>
    <w:p w14:paraId="0AA98F0B" w14:textId="11470E45" w:rsidR="00DD288D" w:rsidRDefault="00180077" w:rsidP="00D20646">
      <w:pPr>
        <w:pStyle w:val="Lgende"/>
        <w:rPr>
          <w:lang w:val="en-CA"/>
        </w:rPr>
      </w:pPr>
      <w:r>
        <w:t xml:space="preserve">Figure </w:t>
      </w:r>
      <w:r>
        <w:fldChar w:fldCharType="begin"/>
      </w:r>
      <w:r>
        <w:instrText xml:space="preserve"> SEQ Figure \* ARABIC </w:instrText>
      </w:r>
      <w:r>
        <w:fldChar w:fldCharType="separate"/>
      </w:r>
      <w:r w:rsidR="00F02ED9">
        <w:rPr>
          <w:noProof/>
        </w:rPr>
        <w:t>102</w:t>
      </w:r>
      <w:r>
        <w:fldChar w:fldCharType="end"/>
      </w:r>
      <w:r>
        <w:t xml:space="preserve"> : </w:t>
      </w:r>
      <w:r w:rsidRPr="00F115BF">
        <w:t>Geologic sampling method</w:t>
      </w:r>
    </w:p>
    <w:p w14:paraId="4D741E6B" w14:textId="00FF9A6D" w:rsidR="00437ED0" w:rsidRDefault="00437ED0" w:rsidP="00D20646">
      <w:pPr>
        <w:pStyle w:val="Titre5"/>
      </w:pPr>
      <w:r w:rsidRPr="00437ED0">
        <w:t>Method</w:t>
      </w:r>
    </w:p>
    <w:p w14:paraId="6C562754" w14:textId="77777777" w:rsidR="00437ED0" w:rsidRPr="00437ED0" w:rsidRDefault="00437ED0"/>
    <w:p w14:paraId="7ABFDA77" w14:textId="3BDB442D" w:rsidR="00437ED0" w:rsidRDefault="00437ED0" w:rsidP="00437ED0">
      <w:pPr>
        <w:keepNext/>
      </w:pPr>
      <w:r>
        <w:lastRenderedPageBreak/>
        <w:t>The property method</w:t>
      </w:r>
      <w:proofErr w:type="gramStart"/>
      <w:r>
        <w:t>:</w:t>
      </w:r>
      <w:r w:rsidRPr="00437ED0">
        <w:t>GeologicSamplingMethodTerm</w:t>
      </w:r>
      <w:proofErr w:type="gramEnd"/>
      <w:r>
        <w:t xml:space="preserve"> shall be a term from a controlled vocabulary that describes </w:t>
      </w:r>
      <w:r w:rsidRPr="00437ED0">
        <w:t xml:space="preserve">the process used to obtain or create a geologic specimen. </w:t>
      </w:r>
      <w:r w:rsidR="00806CF9" w:rsidRPr="00437ED0">
        <w:t>e.g.</w:t>
      </w:r>
      <w:r w:rsidRPr="00437ED0">
        <w:t>: diamond drilling, percussion drilling, piston core drilling, vibro core drilling, channel sampling, sea floor dredging, crushing, mineral separation, melting, geological hammer.</w:t>
      </w:r>
    </w:p>
    <w:p w14:paraId="7A8BE1E4" w14:textId="77777777" w:rsidR="00437ED0" w:rsidRDefault="00437ED0" w:rsidP="00437ED0">
      <w:pPr>
        <w:pStyle w:val="Titre5"/>
      </w:pPr>
      <w:bookmarkStart w:id="768" w:name="BKM_7694DED9_A4F1_4913_BBD8_F553EF63B4A9"/>
      <w:bookmarkEnd w:id="768"/>
      <w:proofErr w:type="gramStart"/>
      <w:r>
        <w:rPr>
          <w:lang w:val="en-CA"/>
        </w:rPr>
        <w:t>p</w:t>
      </w:r>
      <w:r w:rsidRPr="00D970E9">
        <w:rPr>
          <w:lang w:val="en-CA"/>
        </w:rPr>
        <w:t>arameter</w:t>
      </w:r>
      <w:proofErr w:type="gramEnd"/>
      <w:r w:rsidRPr="00437ED0">
        <w:t xml:space="preserve"> </w:t>
      </w:r>
    </w:p>
    <w:p w14:paraId="6365E1BC" w14:textId="77777777" w:rsidR="00437ED0" w:rsidRDefault="00437ED0" w:rsidP="00437ED0">
      <w:pPr>
        <w:rPr>
          <w:rFonts w:ascii="Calibri" w:hAnsi="Calibri" w:cs="Arial"/>
          <w:b/>
          <w:bCs/>
          <w:color w:val="000000"/>
          <w:sz w:val="20"/>
          <w:lang w:val="en-CA"/>
        </w:rPr>
      </w:pPr>
    </w:p>
    <w:p w14:paraId="5691D784" w14:textId="6EC0F301" w:rsidR="00437ED0" w:rsidRDefault="00437ED0" w:rsidP="00437ED0">
      <w:pPr>
        <w:rPr>
          <w:lang w:val="en-CA"/>
        </w:rPr>
      </w:pPr>
      <w:r w:rsidRPr="00437ED0">
        <w:rPr>
          <w:lang w:val="en-CA"/>
        </w:rPr>
        <w:t>The property parameter (om</w:t>
      </w:r>
      <w:proofErr w:type="gramStart"/>
      <w:r w:rsidRPr="00437ED0">
        <w:rPr>
          <w:lang w:val="en-CA"/>
        </w:rPr>
        <w:t>:NamedValue</w:t>
      </w:r>
      <w:proofErr w:type="gramEnd"/>
      <w:r w:rsidRPr="00437ED0">
        <w:rPr>
          <w:lang w:val="en-CA"/>
        </w:rPr>
        <w:t xml:space="preserve">) shall contain name/value pair to describe </w:t>
      </w:r>
      <w:r>
        <w:rPr>
          <w:lang w:val="en-CA"/>
        </w:rPr>
        <w:t xml:space="preserve">arbitrary </w:t>
      </w:r>
      <w:r w:rsidRPr="00437ED0">
        <w:rPr>
          <w:lang w:val="en-CA"/>
        </w:rPr>
        <w:t>parameters used in the sampling process. The "name" attribute of NamedValue shall be a term from a controlled vocabulary.</w:t>
      </w:r>
    </w:p>
    <w:p w14:paraId="363BC140" w14:textId="38C62ADA" w:rsidR="00DD288D" w:rsidRDefault="0073628E" w:rsidP="0073628E">
      <w:pPr>
        <w:pStyle w:val="Titre3"/>
        <w:rPr>
          <w:lang w:val="en-CA"/>
        </w:rPr>
      </w:pPr>
      <w:bookmarkStart w:id="769" w:name="BKM_D4F19968_4426_4517_BA14_BAB7917AB647"/>
      <w:bookmarkStart w:id="770" w:name="BKM_04EA1B0A_66CA_4B08_B485_94449A53A44A"/>
      <w:bookmarkStart w:id="771" w:name="_Toc452643181"/>
      <w:bookmarkEnd w:id="769"/>
      <w:bookmarkEnd w:id="770"/>
      <w:r>
        <w:rPr>
          <w:lang w:val="en-CA"/>
        </w:rPr>
        <w:t>GeoSciML Laboratory analysis and specimen vocabularies</w:t>
      </w:r>
      <w:bookmarkEnd w:id="771"/>
    </w:p>
    <w:p w14:paraId="3EA0C584" w14:textId="77777777" w:rsidR="0073628E" w:rsidRDefault="0073628E" w:rsidP="00DD288D">
      <w:pPr>
        <w:rPr>
          <w:lang w:val="en-CA"/>
        </w:rPr>
      </w:pPr>
    </w:p>
    <w:tbl>
      <w:tblPr>
        <w:tblW w:w="0" w:type="auto"/>
        <w:tblBorders>
          <w:top w:val="single" w:sz="8" w:space="0" w:color="000000"/>
          <w:bottom w:val="single" w:sz="8" w:space="0" w:color="000000"/>
        </w:tblBorders>
        <w:tblLook w:val="04A0" w:firstRow="1" w:lastRow="0" w:firstColumn="1" w:lastColumn="0" w:noHBand="0" w:noVBand="1"/>
      </w:tblPr>
      <w:tblGrid>
        <w:gridCol w:w="3753"/>
        <w:gridCol w:w="5103"/>
      </w:tblGrid>
      <w:tr w:rsidR="0073628E" w:rsidRPr="00FE43AC" w14:paraId="247CF8FB" w14:textId="77777777" w:rsidTr="00D970E9">
        <w:tc>
          <w:tcPr>
            <w:tcW w:w="3753" w:type="dxa"/>
            <w:tcBorders>
              <w:top w:val="single" w:sz="8" w:space="0" w:color="000000"/>
              <w:bottom w:val="single" w:sz="8" w:space="0" w:color="000000"/>
            </w:tcBorders>
            <w:shd w:val="clear" w:color="auto" w:fill="auto"/>
          </w:tcPr>
          <w:p w14:paraId="68D7620F" w14:textId="77777777" w:rsidR="0073628E" w:rsidRPr="00D970E9" w:rsidRDefault="0073628E" w:rsidP="006A7DD0">
            <w:pPr>
              <w:rPr>
                <w:rFonts w:ascii="Calibri" w:hAnsi="Calibri"/>
                <w:b/>
                <w:bCs/>
                <w:color w:val="000000"/>
              </w:rPr>
            </w:pPr>
            <w:r w:rsidRPr="00D970E9">
              <w:rPr>
                <w:rFonts w:ascii="Calibri" w:hAnsi="Calibri"/>
                <w:b/>
                <w:bCs/>
                <w:color w:val="000000"/>
              </w:rPr>
              <w:t>Vocabulary</w:t>
            </w:r>
          </w:p>
        </w:tc>
        <w:tc>
          <w:tcPr>
            <w:tcW w:w="5103" w:type="dxa"/>
            <w:tcBorders>
              <w:top w:val="single" w:sz="8" w:space="0" w:color="000000"/>
              <w:bottom w:val="single" w:sz="8" w:space="0" w:color="000000"/>
            </w:tcBorders>
            <w:shd w:val="clear" w:color="auto" w:fill="auto"/>
          </w:tcPr>
          <w:p w14:paraId="29D9D2E9" w14:textId="77777777" w:rsidR="0073628E" w:rsidRPr="00D970E9" w:rsidRDefault="0073628E" w:rsidP="006A7DD0">
            <w:pPr>
              <w:rPr>
                <w:rFonts w:ascii="Calibri" w:hAnsi="Calibri"/>
                <w:b/>
                <w:bCs/>
                <w:color w:val="000000"/>
              </w:rPr>
            </w:pPr>
            <w:r w:rsidRPr="00D970E9">
              <w:rPr>
                <w:rFonts w:ascii="Calibri" w:hAnsi="Calibri"/>
                <w:b/>
                <w:bCs/>
                <w:color w:val="000000"/>
              </w:rPr>
              <w:t>Description</w:t>
            </w:r>
          </w:p>
        </w:tc>
      </w:tr>
      <w:tr w:rsidR="000A793F" w:rsidRPr="00FE43AC" w14:paraId="4D9579D4" w14:textId="77777777" w:rsidTr="00D970E9">
        <w:tc>
          <w:tcPr>
            <w:tcW w:w="3753" w:type="dxa"/>
            <w:shd w:val="clear" w:color="auto" w:fill="C0C0C0"/>
          </w:tcPr>
          <w:p w14:paraId="696881D5" w14:textId="45C2A02F" w:rsidR="0073628E" w:rsidRPr="00D970E9" w:rsidRDefault="00C2184E" w:rsidP="006A7DD0">
            <w:pPr>
              <w:rPr>
                <w:rFonts w:ascii="Calibri" w:hAnsi="Calibri"/>
                <w:b/>
                <w:bCs/>
                <w:color w:val="000000"/>
              </w:rPr>
            </w:pPr>
            <w:r w:rsidRPr="00D970E9">
              <w:rPr>
                <w:rFonts w:ascii="Calibri" w:hAnsi="Calibri"/>
                <w:b/>
                <w:bCs/>
                <w:color w:val="000000"/>
              </w:rPr>
              <w:t>AnalyticalMethodTerm</w:t>
            </w:r>
          </w:p>
        </w:tc>
        <w:tc>
          <w:tcPr>
            <w:tcW w:w="5103" w:type="dxa"/>
            <w:tcBorders>
              <w:left w:val="nil"/>
              <w:right w:val="nil"/>
            </w:tcBorders>
            <w:shd w:val="clear" w:color="auto" w:fill="C0C0C0"/>
          </w:tcPr>
          <w:p w14:paraId="6949C19C" w14:textId="36298D2F"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describing the analytical method used in an analytical session (</w:t>
            </w:r>
            <w:r w:rsidR="00806CF9" w:rsidRPr="00D970E9">
              <w:rPr>
                <w:rFonts w:ascii="Calibri" w:hAnsi="Calibri"/>
                <w:color w:val="000000"/>
                <w:lang w:val="en-CA"/>
              </w:rPr>
              <w:t>e.g.</w:t>
            </w:r>
            <w:r w:rsidRPr="00D970E9">
              <w:rPr>
                <w:rFonts w:ascii="Calibri" w:hAnsi="Calibri"/>
                <w:color w:val="000000"/>
                <w:lang w:val="en-CA"/>
              </w:rPr>
              <w:t>; XRF mass spectrometry, ICPMS, SHRIMP geochronology)</w:t>
            </w:r>
            <w:r w:rsidR="00B8253A">
              <w:rPr>
                <w:rFonts w:ascii="Calibri" w:hAnsi="Calibri"/>
                <w:color w:val="000000"/>
                <w:lang w:val="en-CA"/>
              </w:rPr>
              <w:t>.</w:t>
            </w:r>
          </w:p>
        </w:tc>
      </w:tr>
      <w:tr w:rsidR="0073628E" w:rsidRPr="00FE43AC" w14:paraId="62F1B81F" w14:textId="77777777" w:rsidTr="00D970E9">
        <w:tc>
          <w:tcPr>
            <w:tcW w:w="3753" w:type="dxa"/>
            <w:shd w:val="clear" w:color="auto" w:fill="auto"/>
          </w:tcPr>
          <w:p w14:paraId="7A6F9307" w14:textId="54BFBEA6" w:rsidR="0073628E" w:rsidRPr="00D970E9" w:rsidRDefault="00C2184E" w:rsidP="006A7DD0">
            <w:pPr>
              <w:rPr>
                <w:rFonts w:ascii="Calibri" w:hAnsi="Calibri"/>
                <w:b/>
                <w:bCs/>
                <w:color w:val="000000"/>
              </w:rPr>
            </w:pPr>
            <w:r w:rsidRPr="00D970E9">
              <w:rPr>
                <w:rFonts w:ascii="Calibri" w:hAnsi="Calibri"/>
                <w:b/>
                <w:bCs/>
                <w:color w:val="000000"/>
              </w:rPr>
              <w:t>InstrumentTypeTerm</w:t>
            </w:r>
          </w:p>
        </w:tc>
        <w:tc>
          <w:tcPr>
            <w:tcW w:w="5103" w:type="dxa"/>
            <w:shd w:val="clear" w:color="auto" w:fill="auto"/>
          </w:tcPr>
          <w:p w14:paraId="5A5DFE4D" w14:textId="5F96DD9D"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Instrument types (</w:t>
            </w:r>
            <w:r w:rsidR="00806CF9" w:rsidRPr="00D970E9">
              <w:rPr>
                <w:rFonts w:ascii="Calibri" w:hAnsi="Calibri"/>
                <w:color w:val="000000"/>
                <w:lang w:val="en-CA"/>
              </w:rPr>
              <w:t>e.g.</w:t>
            </w:r>
            <w:r w:rsidRPr="00D970E9">
              <w:rPr>
                <w:rFonts w:ascii="Calibri" w:hAnsi="Calibri"/>
                <w:color w:val="000000"/>
                <w:lang w:val="en-CA"/>
              </w:rPr>
              <w:t xml:space="preserve">; XRF, ICPMS, SHRIMP, </w:t>
            </w:r>
            <w:r w:rsidR="00806CF9" w:rsidRPr="00D970E9">
              <w:rPr>
                <w:rFonts w:ascii="Calibri" w:hAnsi="Calibri"/>
                <w:color w:val="000000"/>
                <w:lang w:val="en-CA"/>
              </w:rPr>
              <w:t>etc.</w:t>
            </w:r>
            <w:r w:rsidRPr="00D970E9">
              <w:rPr>
                <w:rFonts w:ascii="Calibri" w:hAnsi="Calibri"/>
                <w:color w:val="000000"/>
                <w:lang w:val="en-CA"/>
              </w:rPr>
              <w:t>)</w:t>
            </w:r>
            <w:r w:rsidR="00B8253A">
              <w:rPr>
                <w:rFonts w:ascii="Calibri" w:hAnsi="Calibri"/>
                <w:color w:val="000000"/>
                <w:lang w:val="en-CA"/>
              </w:rPr>
              <w:t>.</w:t>
            </w:r>
          </w:p>
        </w:tc>
      </w:tr>
      <w:tr w:rsidR="000A793F" w:rsidRPr="00FE43AC" w14:paraId="3DEFE364" w14:textId="77777777" w:rsidTr="00D970E9">
        <w:tc>
          <w:tcPr>
            <w:tcW w:w="3753" w:type="dxa"/>
            <w:shd w:val="clear" w:color="auto" w:fill="C0C0C0"/>
          </w:tcPr>
          <w:p w14:paraId="6E316988" w14:textId="1F7E00E8" w:rsidR="0073628E" w:rsidRPr="00D970E9" w:rsidRDefault="00C2184E" w:rsidP="006A7DD0">
            <w:pPr>
              <w:rPr>
                <w:rFonts w:ascii="Calibri" w:hAnsi="Calibri"/>
                <w:b/>
                <w:bCs/>
                <w:color w:val="000000"/>
              </w:rPr>
            </w:pPr>
            <w:r w:rsidRPr="00D970E9">
              <w:rPr>
                <w:rFonts w:ascii="Calibri" w:hAnsi="Calibri"/>
                <w:b/>
                <w:bCs/>
                <w:color w:val="000000"/>
              </w:rPr>
              <w:t>IsotopicEventType</w:t>
            </w:r>
          </w:p>
        </w:tc>
        <w:tc>
          <w:tcPr>
            <w:tcW w:w="5103" w:type="dxa"/>
            <w:tcBorders>
              <w:left w:val="nil"/>
              <w:right w:val="nil"/>
            </w:tcBorders>
            <w:shd w:val="clear" w:color="auto" w:fill="C0C0C0"/>
          </w:tcPr>
          <w:p w14:paraId="78AA724D" w14:textId="6C8C2ED7" w:rsidR="0073628E" w:rsidRPr="00D970E9" w:rsidRDefault="00C2184E">
            <w:pPr>
              <w:rPr>
                <w:rFonts w:ascii="Calibri" w:hAnsi="Calibri"/>
                <w:color w:val="000000"/>
                <w:lang w:val="en-CA"/>
              </w:rPr>
            </w:pPr>
            <w:r w:rsidRPr="00D970E9">
              <w:rPr>
                <w:rFonts w:ascii="Calibri" w:hAnsi="Calibri"/>
                <w:color w:val="000000"/>
                <w:lang w:val="en-CA"/>
              </w:rPr>
              <w:t xml:space="preserve">Refers to a vocabulary of terms to describe any isotopic processes relevant to the geochronologic interpretation. </w:t>
            </w:r>
            <w:r w:rsidR="00806CF9">
              <w:rPr>
                <w:rFonts w:ascii="Calibri" w:hAnsi="Calibri"/>
                <w:color w:val="000000"/>
                <w:lang w:val="en-CA"/>
              </w:rPr>
              <w:t xml:space="preserve">E.g. </w:t>
            </w:r>
            <w:r w:rsidRPr="00D970E9">
              <w:rPr>
                <w:rFonts w:ascii="Calibri" w:hAnsi="Calibri"/>
                <w:color w:val="000000"/>
                <w:lang w:val="en-CA"/>
              </w:rPr>
              <w:t>closure, isotopic mixing, Pb loss, etc</w:t>
            </w:r>
            <w:r w:rsidR="00B8253A">
              <w:rPr>
                <w:rFonts w:ascii="Calibri" w:hAnsi="Calibri"/>
                <w:color w:val="000000"/>
                <w:lang w:val="en-CA"/>
              </w:rPr>
              <w:t>.</w:t>
            </w:r>
          </w:p>
        </w:tc>
      </w:tr>
      <w:tr w:rsidR="0073628E" w:rsidRPr="00FE43AC" w14:paraId="2864E703" w14:textId="77777777" w:rsidTr="00D970E9">
        <w:tc>
          <w:tcPr>
            <w:tcW w:w="3753" w:type="dxa"/>
            <w:shd w:val="clear" w:color="auto" w:fill="auto"/>
          </w:tcPr>
          <w:p w14:paraId="36F35110" w14:textId="6A6A6F3D" w:rsidR="0073628E" w:rsidRPr="00D970E9" w:rsidRDefault="00C2184E" w:rsidP="006A7DD0">
            <w:pPr>
              <w:rPr>
                <w:rFonts w:ascii="Calibri" w:hAnsi="Calibri"/>
                <w:b/>
                <w:bCs/>
                <w:color w:val="000000"/>
              </w:rPr>
            </w:pPr>
            <w:r w:rsidRPr="00D970E9">
              <w:rPr>
                <w:rFonts w:ascii="Calibri" w:hAnsi="Calibri"/>
                <w:b/>
                <w:bCs/>
                <w:color w:val="000000"/>
              </w:rPr>
              <w:t>IsotopicSystemName</w:t>
            </w:r>
          </w:p>
        </w:tc>
        <w:tc>
          <w:tcPr>
            <w:tcW w:w="5103" w:type="dxa"/>
            <w:shd w:val="clear" w:color="auto" w:fill="auto"/>
          </w:tcPr>
          <w:p w14:paraId="13D6897B" w14:textId="676E40EB"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isotopic systems such as Ar-Ar, K-Ar, Nd-Sm, U-Pb, Pb-Pb, Re-Os, etc</w:t>
            </w:r>
            <w:r w:rsidR="00B8253A">
              <w:rPr>
                <w:rFonts w:ascii="Calibri" w:hAnsi="Calibri"/>
                <w:color w:val="000000"/>
                <w:lang w:val="en-CA"/>
              </w:rPr>
              <w:t>.</w:t>
            </w:r>
          </w:p>
        </w:tc>
      </w:tr>
      <w:tr w:rsidR="000A793F" w:rsidRPr="00FE43AC" w14:paraId="2F365353" w14:textId="77777777" w:rsidTr="00D970E9">
        <w:tc>
          <w:tcPr>
            <w:tcW w:w="3753" w:type="dxa"/>
            <w:shd w:val="clear" w:color="auto" w:fill="C0C0C0"/>
          </w:tcPr>
          <w:p w14:paraId="05BAED87" w14:textId="37576A4F" w:rsidR="00C2184E" w:rsidRPr="00D970E9" w:rsidRDefault="00C2184E" w:rsidP="006A7DD0">
            <w:pPr>
              <w:rPr>
                <w:rFonts w:ascii="Calibri" w:hAnsi="Calibri"/>
                <w:b/>
                <w:bCs/>
                <w:color w:val="000000"/>
              </w:rPr>
            </w:pPr>
            <w:r w:rsidRPr="00D970E9">
              <w:rPr>
                <w:rFonts w:ascii="Calibri" w:hAnsi="Calibri"/>
                <w:b/>
                <w:bCs/>
                <w:color w:val="000000"/>
              </w:rPr>
              <w:t>StatisticalMethodTerm</w:t>
            </w:r>
          </w:p>
        </w:tc>
        <w:tc>
          <w:tcPr>
            <w:tcW w:w="5103" w:type="dxa"/>
            <w:tcBorders>
              <w:left w:val="nil"/>
              <w:right w:val="nil"/>
            </w:tcBorders>
            <w:shd w:val="clear" w:color="auto" w:fill="C0C0C0"/>
          </w:tcPr>
          <w:p w14:paraId="6F37153A" w14:textId="0BBD5E8D"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describing statistical methods used in interpret geochronologic data</w:t>
            </w:r>
            <w:r w:rsidR="00B8253A">
              <w:rPr>
                <w:rFonts w:ascii="Calibri" w:hAnsi="Calibri"/>
                <w:color w:val="000000"/>
                <w:lang w:val="en-CA"/>
              </w:rPr>
              <w:t>.</w:t>
            </w:r>
          </w:p>
        </w:tc>
      </w:tr>
      <w:tr w:rsidR="00C2184E" w:rsidRPr="00FE43AC" w14:paraId="66A853B2" w14:textId="77777777" w:rsidTr="00D970E9">
        <w:tc>
          <w:tcPr>
            <w:tcW w:w="3753" w:type="dxa"/>
            <w:shd w:val="clear" w:color="auto" w:fill="auto"/>
          </w:tcPr>
          <w:p w14:paraId="5227575D" w14:textId="372FA4F3" w:rsidR="00C2184E" w:rsidRPr="00D970E9" w:rsidRDefault="00C2184E" w:rsidP="006A7DD0">
            <w:pPr>
              <w:rPr>
                <w:rFonts w:ascii="Calibri" w:hAnsi="Calibri"/>
                <w:b/>
                <w:bCs/>
                <w:color w:val="000000"/>
              </w:rPr>
            </w:pPr>
            <w:r w:rsidRPr="00D970E9">
              <w:rPr>
                <w:rFonts w:ascii="Calibri" w:hAnsi="Calibri"/>
                <w:b/>
                <w:bCs/>
                <w:color w:val="000000"/>
              </w:rPr>
              <w:t>GeologicSamplingMethodTerm</w:t>
            </w:r>
          </w:p>
        </w:tc>
        <w:tc>
          <w:tcPr>
            <w:tcW w:w="5103" w:type="dxa"/>
            <w:shd w:val="clear" w:color="auto" w:fill="auto"/>
          </w:tcPr>
          <w:p w14:paraId="4A4F7E2D" w14:textId="336841C6" w:rsidR="00C2184E" w:rsidRPr="00D970E9" w:rsidRDefault="00C2184E" w:rsidP="00C2184E">
            <w:pPr>
              <w:rPr>
                <w:rFonts w:ascii="Calibri" w:hAnsi="Calibri"/>
                <w:color w:val="000000"/>
                <w:lang w:val="en-CA"/>
              </w:rPr>
            </w:pPr>
            <w:r w:rsidRPr="00D970E9">
              <w:rPr>
                <w:rFonts w:ascii="Calibri" w:hAnsi="Calibri"/>
                <w:color w:val="000000"/>
                <w:lang w:val="en-CA"/>
              </w:rPr>
              <w:t xml:space="preserve">Refers to a vocabulary of terms describing the samplingProcess used to obtain or create the Specimen. </w:t>
            </w:r>
            <w:r w:rsidR="00806CF9" w:rsidRPr="00D970E9">
              <w:rPr>
                <w:rFonts w:ascii="Calibri" w:hAnsi="Calibri"/>
                <w:color w:val="000000"/>
                <w:lang w:val="en-CA"/>
              </w:rPr>
              <w:t>e.g.</w:t>
            </w:r>
            <w:r w:rsidRPr="00D970E9">
              <w:rPr>
                <w:rFonts w:ascii="Calibri" w:hAnsi="Calibri"/>
                <w:color w:val="000000"/>
                <w:lang w:val="en-CA"/>
              </w:rPr>
              <w:t>: diamond drilling, percussion drilling, piston core drilling, vibro core drilling, channel sampling, sea floor dredging, crushing mineral separation ,melting ,geological hammer</w:t>
            </w:r>
            <w:r w:rsidR="00B8253A">
              <w:rPr>
                <w:rFonts w:ascii="Calibri" w:hAnsi="Calibri"/>
                <w:color w:val="000000"/>
                <w:lang w:val="en-CA"/>
              </w:rPr>
              <w:t>.</w:t>
            </w:r>
          </w:p>
        </w:tc>
      </w:tr>
      <w:tr w:rsidR="000A793F" w:rsidRPr="00FE43AC" w14:paraId="74E0B626" w14:textId="77777777" w:rsidTr="00D970E9">
        <w:tc>
          <w:tcPr>
            <w:tcW w:w="3753" w:type="dxa"/>
            <w:shd w:val="clear" w:color="auto" w:fill="C0C0C0"/>
          </w:tcPr>
          <w:p w14:paraId="629FBB37" w14:textId="76694C33" w:rsidR="00C2184E" w:rsidRPr="00D970E9" w:rsidRDefault="00C2184E" w:rsidP="006A7DD0">
            <w:pPr>
              <w:rPr>
                <w:rFonts w:ascii="Calibri" w:hAnsi="Calibri"/>
                <w:b/>
                <w:bCs/>
                <w:color w:val="000000"/>
              </w:rPr>
            </w:pPr>
            <w:r w:rsidRPr="00D970E9">
              <w:rPr>
                <w:rFonts w:ascii="Calibri" w:hAnsi="Calibri"/>
                <w:b/>
                <w:bCs/>
                <w:color w:val="000000"/>
              </w:rPr>
              <w:t>GeologicSpecimenPreparationTerm</w:t>
            </w:r>
          </w:p>
        </w:tc>
        <w:tc>
          <w:tcPr>
            <w:tcW w:w="5103" w:type="dxa"/>
            <w:tcBorders>
              <w:left w:val="nil"/>
              <w:right w:val="nil"/>
            </w:tcBorders>
            <w:shd w:val="clear" w:color="auto" w:fill="C0C0C0"/>
          </w:tcPr>
          <w:p w14:paraId="24DE07DF" w14:textId="0272A2CB" w:rsidR="00C2184E" w:rsidRPr="00D970E9" w:rsidRDefault="00C2184E" w:rsidP="00C2184E">
            <w:pPr>
              <w:rPr>
                <w:rFonts w:ascii="Calibri" w:hAnsi="Calibri"/>
                <w:color w:val="000000"/>
                <w:lang w:val="en-CA"/>
              </w:rPr>
            </w:pPr>
            <w:r w:rsidRPr="00D970E9">
              <w:rPr>
                <w:rFonts w:ascii="Calibri" w:hAnsi="Calibri"/>
                <w:color w:val="000000"/>
                <w:lang w:val="en-CA"/>
              </w:rPr>
              <w:t xml:space="preserve">Refers to a vocabulary of terms to describe sample preparation applied to geologic specimens, typically in preparation for analytical </w:t>
            </w:r>
            <w:r w:rsidRPr="00D970E9">
              <w:rPr>
                <w:rFonts w:ascii="Calibri" w:hAnsi="Calibri"/>
                <w:color w:val="000000"/>
                <w:lang w:val="en-CA"/>
              </w:rPr>
              <w:lastRenderedPageBreak/>
              <w:t xml:space="preserve">processes like geochemistry or microscopy.  </w:t>
            </w:r>
            <w:r w:rsidR="00806CF9" w:rsidRPr="00D970E9">
              <w:rPr>
                <w:rFonts w:ascii="Calibri" w:hAnsi="Calibri"/>
                <w:color w:val="000000"/>
                <w:lang w:val="en-CA"/>
              </w:rPr>
              <w:t>e.g.</w:t>
            </w:r>
            <w:r w:rsidRPr="00D970E9">
              <w:rPr>
                <w:rFonts w:ascii="Calibri" w:hAnsi="Calibri"/>
                <w:color w:val="000000"/>
                <w:lang w:val="en-CA"/>
              </w:rPr>
              <w:t>:  crush, mineral separation, thin section, cut, polish, mount, acid digestion</w:t>
            </w:r>
            <w:r w:rsidR="00B8253A">
              <w:rPr>
                <w:rFonts w:ascii="Calibri" w:hAnsi="Calibri"/>
                <w:color w:val="000000"/>
                <w:lang w:val="en-CA"/>
              </w:rPr>
              <w:t>.</w:t>
            </w:r>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Titre3"/>
        <w:rPr>
          <w:lang w:val="en-CA"/>
        </w:rPr>
      </w:pPr>
      <w:bookmarkStart w:id="772" w:name="_Ref433015177"/>
      <w:bookmarkStart w:id="773" w:name="_Toc452643182"/>
      <w:r>
        <w:rPr>
          <w:lang w:val="en-CA"/>
        </w:rPr>
        <w:t>Outcrop encoding pattern</w:t>
      </w:r>
      <w:r w:rsidR="00DD288D">
        <w:rPr>
          <w:lang w:val="en-CA"/>
        </w:rPr>
        <w:t xml:space="preserve"> (</w:t>
      </w:r>
      <w:commentRangeStart w:id="774"/>
      <w:r w:rsidR="00DD288D">
        <w:rPr>
          <w:lang w:val="en-CA"/>
        </w:rPr>
        <w:t>Informative</w:t>
      </w:r>
      <w:commentRangeEnd w:id="774"/>
      <w:r w:rsidR="00DD288D">
        <w:rPr>
          <w:rStyle w:val="Marquedecommentaire"/>
          <w:b w:val="0"/>
          <w:bCs w:val="0"/>
        </w:rPr>
        <w:commentReference w:id="774"/>
      </w:r>
      <w:r w:rsidR="00DD288D">
        <w:rPr>
          <w:lang w:val="en-CA"/>
        </w:rPr>
        <w:t>)</w:t>
      </w:r>
      <w:bookmarkEnd w:id="772"/>
      <w:bookmarkEnd w:id="773"/>
    </w:p>
    <w:p w14:paraId="77FD67C5" w14:textId="77777777" w:rsidR="00672D0D" w:rsidRDefault="00672D0D" w:rsidP="00672D0D">
      <w:pPr>
        <w:rPr>
          <w:lang w:val="en-CA"/>
        </w:rPr>
      </w:pPr>
    </w:p>
    <w:p w14:paraId="77E53EA9" w14:textId="7C1A52D0" w:rsidR="00672D0D" w:rsidRPr="00672D0D" w:rsidRDefault="00672D0D" w:rsidP="00672D0D">
      <w:pPr>
        <w:rPr>
          <w:lang w:val="en-CA"/>
        </w:rPr>
      </w:pPr>
      <w:r>
        <w:rPr>
          <w:lang w:val="en-CA"/>
        </w:rPr>
        <w:t>It is suggested to u</w:t>
      </w:r>
      <w:r w:rsidRPr="00672D0D">
        <w:rPr>
          <w:lang w:val="en-CA"/>
        </w:rPr>
        <w:t>se SamplingFeatureCollection for representing geological field data collected at an outcrop, (</w:t>
      </w:r>
      <w:r w:rsidR="00806CF9" w:rsidRPr="00672D0D">
        <w:rPr>
          <w:lang w:val="en-CA"/>
        </w:rPr>
        <w:t>i.e.</w:t>
      </w:r>
      <w:r w:rsidRPr="00672D0D">
        <w:rPr>
          <w:lang w:val="en-CA"/>
        </w:rPr>
        <w:t>; an outcrop is modelled as a collection of sampling points).  At each point at an outcrop, observations may be made on a single geologic feature (sampledFeature), such as a geologic unit description, a fault description, a contact description, or structural measurements on a foliation. If more than one geologic feature is observed at an outcrop, it is delivered as a separate sampling point.</w:t>
      </w:r>
    </w:p>
    <w:p w14:paraId="059F1122" w14:textId="0C6B2A8D" w:rsidR="00672D0D" w:rsidRDefault="00F658C5" w:rsidP="00672D0D">
      <w:pPr>
        <w:keepNext/>
      </w:pPr>
      <w:r>
        <w:rPr>
          <w:noProof/>
          <w:lang w:val="en-CA" w:eastAsia="en-CA"/>
        </w:rPr>
        <w:drawing>
          <wp:inline distT="0" distB="0" distL="0" distR="0" wp14:anchorId="6AAC71D2" wp14:editId="3056C909">
            <wp:extent cx="5505450" cy="30861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505450" cy="3086100"/>
                    </a:xfrm>
                    <a:prstGeom prst="rect">
                      <a:avLst/>
                    </a:prstGeom>
                    <a:noFill/>
                    <a:ln>
                      <a:noFill/>
                    </a:ln>
                  </pic:spPr>
                </pic:pic>
              </a:graphicData>
            </a:graphic>
          </wp:inline>
        </w:drawing>
      </w:r>
    </w:p>
    <w:p w14:paraId="30A1E2AA" w14:textId="586D9138" w:rsidR="00672D0D" w:rsidRPr="00672D0D" w:rsidRDefault="00672D0D" w:rsidP="00672D0D">
      <w:pPr>
        <w:pStyle w:val="Lgende"/>
        <w:rPr>
          <w:lang w:val="en-CA"/>
        </w:rPr>
      </w:pPr>
      <w:r>
        <w:t xml:space="preserve">Figure </w:t>
      </w:r>
      <w:r w:rsidR="00673E83">
        <w:fldChar w:fldCharType="begin"/>
      </w:r>
      <w:r w:rsidR="00673E83">
        <w:instrText xml:space="preserve"> SEQ Figure \* ARABIC </w:instrText>
      </w:r>
      <w:r w:rsidR="00673E83">
        <w:fldChar w:fldCharType="separate"/>
      </w:r>
      <w:r w:rsidR="00F02ED9">
        <w:rPr>
          <w:noProof/>
        </w:rPr>
        <w:t>103</w:t>
      </w:r>
      <w:r w:rsidR="00673E83">
        <w:rPr>
          <w:noProof/>
        </w:rPr>
        <w:fldChar w:fldCharType="end"/>
      </w:r>
      <w:r>
        <w:t>: Outcrop encoding pattern using ISO19156</w:t>
      </w:r>
      <w:r w:rsidR="00B8253A">
        <w:t>.</w:t>
      </w:r>
    </w:p>
    <w:p w14:paraId="0776AEF6" w14:textId="4D81649B" w:rsidR="00672D0D" w:rsidRDefault="00672D0D" w:rsidP="00672D0D">
      <w:pPr>
        <w:rPr>
          <w:lang w:val="en-CA"/>
        </w:rPr>
      </w:pPr>
      <w:r w:rsidRPr="00672D0D">
        <w:rPr>
          <w:lang w:val="en-CA"/>
        </w:rPr>
        <w:t>SamplingFeatureCollection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2BC80334" w:rsidR="0073628E" w:rsidRPr="00D12552" w:rsidRDefault="0073628E" w:rsidP="00C2184E">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commentRangeStart w:id="775"/>
            <w:r w:rsidR="00C2184E">
              <w:rPr>
                <w:rStyle w:val="reqtext"/>
                <w:lang w:val="en-CA"/>
              </w:rPr>
              <w:fldChar w:fldCharType="begin"/>
            </w:r>
            <w:r w:rsidR="00C2184E">
              <w:rPr>
                <w:rStyle w:val="reqtext"/>
                <w:lang w:val="en-CA"/>
              </w:rPr>
              <w:instrText xml:space="preserve"> REF _Ref433015177 \r \h </w:instrText>
            </w:r>
            <w:r w:rsidR="00C2184E">
              <w:rPr>
                <w:rStyle w:val="reqtext"/>
                <w:lang w:val="en-CA"/>
              </w:rPr>
            </w:r>
            <w:r w:rsidR="00C2184E">
              <w:rPr>
                <w:rStyle w:val="reqtext"/>
                <w:lang w:val="en-CA"/>
              </w:rPr>
              <w:fldChar w:fldCharType="separate"/>
            </w:r>
            <w:r w:rsidR="00F02ED9">
              <w:rPr>
                <w:rStyle w:val="reqtext"/>
                <w:lang w:val="en-CA"/>
              </w:rPr>
              <w:t>7.8.5</w:t>
            </w:r>
            <w:r w:rsidR="00C2184E">
              <w:rPr>
                <w:rStyle w:val="reqtext"/>
                <w:lang w:val="en-CA"/>
              </w:rPr>
              <w:fldChar w:fldCharType="end"/>
            </w:r>
            <w:r w:rsidR="00C2184E">
              <w:rPr>
                <w:rStyle w:val="reqtext"/>
                <w:lang w:val="en-CA"/>
              </w:rPr>
              <w:fldChar w:fldCharType="begin"/>
            </w:r>
            <w:r w:rsidR="00C2184E">
              <w:rPr>
                <w:rStyle w:val="reqtext"/>
                <w:lang w:val="en-CA"/>
              </w:rPr>
              <w:instrText xml:space="preserve"> PAGEREF _Ref433015177 \h </w:instrText>
            </w:r>
            <w:r w:rsidR="00C2184E">
              <w:rPr>
                <w:rStyle w:val="reqtext"/>
                <w:lang w:val="en-CA"/>
              </w:rPr>
            </w:r>
            <w:r w:rsidR="00C2184E">
              <w:rPr>
                <w:rStyle w:val="reqtext"/>
                <w:lang w:val="en-CA"/>
              </w:rPr>
              <w:fldChar w:fldCharType="separate"/>
            </w:r>
            <w:r w:rsidR="00F02ED9">
              <w:rPr>
                <w:rStyle w:val="reqtext"/>
                <w:noProof/>
                <w:lang w:val="en-CA"/>
              </w:rPr>
              <w:t>211</w:t>
            </w:r>
            <w:r w:rsidR="00C2184E">
              <w:rPr>
                <w:rStyle w:val="reqtext"/>
                <w:lang w:val="en-CA"/>
              </w:rPr>
              <w:fldChar w:fldCharType="end"/>
            </w:r>
            <w:commentRangeEnd w:id="775"/>
            <w:r w:rsidR="004A5E5F">
              <w:rPr>
                <w:rStyle w:val="Marquedecommentaire"/>
                <w:rFonts w:ascii="Times New Roman" w:eastAsia="Times New Roman" w:hAnsi="Times New Roman"/>
                <w:lang w:val="en-US" w:eastAsia="en-US"/>
              </w:rPr>
              <w:commentReference w:id="775"/>
            </w:r>
            <w:r w:rsidR="00B8253A">
              <w:rPr>
                <w:rStyle w:val="reqtext"/>
                <w:lang w:val="en-CA"/>
              </w:rPr>
              <w:t>.</w:t>
            </w:r>
          </w:p>
        </w:tc>
      </w:tr>
    </w:tbl>
    <w:p w14:paraId="254431DB" w14:textId="76869EA6" w:rsidR="00437ED0" w:rsidRDefault="00437ED0" w:rsidP="007F7DE0"/>
    <w:p w14:paraId="70D35591" w14:textId="77777777" w:rsidR="00672D0D" w:rsidRPr="0073628E" w:rsidRDefault="00437ED0" w:rsidP="007F7DE0">
      <w:r>
        <w:br w:type="page"/>
      </w:r>
    </w:p>
    <w:p w14:paraId="10AC2A8A" w14:textId="1C7421FA" w:rsidR="009B3BBD" w:rsidRDefault="00652185" w:rsidP="009B3BBD">
      <w:pPr>
        <w:pStyle w:val="Titre1"/>
        <w:rPr>
          <w:lang w:val="en-CA"/>
        </w:rPr>
      </w:pPr>
      <w:bookmarkStart w:id="776" w:name="_Toc452643183"/>
      <w:r>
        <w:rPr>
          <w:lang w:val="en-CA"/>
        </w:rPr>
        <w:lastRenderedPageBreak/>
        <w:t xml:space="preserve">XML </w:t>
      </w:r>
      <w:r w:rsidR="009B3BBD">
        <w:rPr>
          <w:lang w:val="en-CA"/>
        </w:rPr>
        <w:t>Encoding Requirement classes</w:t>
      </w:r>
      <w:r w:rsidR="00401781">
        <w:rPr>
          <w:lang w:val="en-CA"/>
        </w:rPr>
        <w:t xml:space="preserve"> (Normative)</w:t>
      </w:r>
      <w:bookmarkEnd w:id="776"/>
    </w:p>
    <w:p w14:paraId="120C17FC" w14:textId="6ABCA7DC" w:rsidR="00504099" w:rsidRDefault="00504099" w:rsidP="00156903">
      <w:pPr>
        <w:rPr>
          <w:lang w:val="en-CA"/>
        </w:rPr>
      </w:pPr>
      <w:r>
        <w:rPr>
          <w:lang w:val="en-CA"/>
        </w:rPr>
        <w:t>XSD</w:t>
      </w:r>
      <w:r w:rsidR="00AF7E7A">
        <w:rPr>
          <w:lang w:val="en-CA"/>
        </w:rPr>
        <w:t xml:space="preserve"> schemas</w:t>
      </w:r>
      <w:r>
        <w:rPr>
          <w:lang w:val="en-CA"/>
        </w:rPr>
        <w:t xml:space="preserve"> were derived from the UML model following </w:t>
      </w:r>
      <w:r w:rsidR="00156903">
        <w:rPr>
          <w:lang w:val="en-CA"/>
        </w:rPr>
        <w:t xml:space="preserve">GML 3.3 encoding (OGC </w:t>
      </w:r>
      <w:r w:rsidR="004818C8">
        <w:rPr>
          <w:lang w:val="en-CA"/>
        </w:rPr>
        <w:t>ISO19136-</w:t>
      </w:r>
      <w:r w:rsidR="00806CF9">
        <w:rPr>
          <w:lang w:val="en-CA"/>
        </w:rPr>
        <w:t>2,</w:t>
      </w:r>
      <w:r w:rsidR="004818C8">
        <w:rPr>
          <w:lang w:val="en-CA"/>
        </w:rPr>
        <w:t xml:space="preserve"> OGC </w:t>
      </w:r>
      <w:r w:rsidR="00156903">
        <w:rPr>
          <w:lang w:val="en-CA"/>
        </w:rPr>
        <w:t xml:space="preserve">10-129r1) that </w:t>
      </w:r>
      <w:r w:rsidR="0064023A">
        <w:rPr>
          <w:lang w:val="en-CA"/>
        </w:rPr>
        <w:t xml:space="preserve">extends and </w:t>
      </w:r>
      <w:r w:rsidR="00806CF9">
        <w:rPr>
          <w:lang w:val="en-CA"/>
        </w:rPr>
        <w:t>supersedes</w:t>
      </w:r>
      <w:r w:rsidR="00156903">
        <w:rPr>
          <w:lang w:val="en-CA"/>
        </w:rPr>
        <w:t xml:space="preserve"> some of ISO 19136-2007</w:t>
      </w:r>
      <w:r w:rsidR="004F0DC1">
        <w:rPr>
          <w:lang w:val="en-CA"/>
        </w:rPr>
        <w:t xml:space="preserve">, specifically clauses 11 (CodeType encoding) and 12.3 (Association encoding) </w:t>
      </w:r>
    </w:p>
    <w:p w14:paraId="555BDADF" w14:textId="4BA13797" w:rsidR="00652185" w:rsidRDefault="00F658C5" w:rsidP="004A5E5F">
      <w:pPr>
        <w:keepNext/>
      </w:pPr>
      <w:r>
        <w:rPr>
          <w:noProof/>
          <w:lang w:val="en-CA" w:eastAsia="en-CA"/>
        </w:rPr>
        <w:drawing>
          <wp:inline distT="0" distB="0" distL="0" distR="0" wp14:anchorId="20B941F9" wp14:editId="468085FE">
            <wp:extent cx="5486400" cy="23431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486400" cy="2343150"/>
                    </a:xfrm>
                    <a:prstGeom prst="rect">
                      <a:avLst/>
                    </a:prstGeom>
                    <a:noFill/>
                    <a:ln>
                      <a:noFill/>
                    </a:ln>
                  </pic:spPr>
                </pic:pic>
              </a:graphicData>
            </a:graphic>
          </wp:inline>
        </w:drawing>
      </w:r>
    </w:p>
    <w:p w14:paraId="753123CF" w14:textId="713633B4" w:rsidR="00652185" w:rsidRPr="00504099" w:rsidRDefault="00652185" w:rsidP="004A5E5F">
      <w:pPr>
        <w:pStyle w:val="Lgende"/>
        <w:rPr>
          <w:lang w:val="en-CA"/>
        </w:rPr>
      </w:pPr>
      <w:r>
        <w:t xml:space="preserve">Figure </w:t>
      </w:r>
      <w:r>
        <w:fldChar w:fldCharType="begin"/>
      </w:r>
      <w:r>
        <w:instrText xml:space="preserve"> SEQ Figure \* ARABIC </w:instrText>
      </w:r>
      <w:r>
        <w:fldChar w:fldCharType="separate"/>
      </w:r>
      <w:r w:rsidR="00F02ED9">
        <w:rPr>
          <w:noProof/>
        </w:rPr>
        <w:t>104</w:t>
      </w:r>
      <w:r>
        <w:fldChar w:fldCharType="end"/>
      </w:r>
      <w:r>
        <w:t xml:space="preserve">: XML </w:t>
      </w:r>
      <w:proofErr w:type="gramStart"/>
      <w:r>
        <w:t>Encoding</w:t>
      </w:r>
      <w:proofErr w:type="gramEnd"/>
      <w:r>
        <w:t xml:space="preserve"> requirements classes dependencies (external dependencies not show)</w:t>
      </w:r>
    </w:p>
    <w:p w14:paraId="2510C35E" w14:textId="77777777" w:rsidR="00D470D6" w:rsidRDefault="009B3BBD" w:rsidP="009B3BBD">
      <w:pPr>
        <w:rPr>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the requirements that must be met by any XML instance claiming compliance to this specification.  Any requirements that cannot be expressed in XSD or SCH are described in the relevant XML encoding section</w:t>
      </w:r>
      <w:r w:rsidR="00415E41">
        <w:rPr>
          <w:lang w:val="en-CA"/>
        </w:rPr>
        <w:t xml:space="preserve"> of this document</w:t>
      </w:r>
      <w:r>
        <w:rPr>
          <w:lang w:val="en-CA"/>
        </w:rPr>
        <w:t>.</w:t>
      </w:r>
      <w:r w:rsidR="00415E41">
        <w:rPr>
          <w:lang w:val="en-CA"/>
        </w:rPr>
        <w:t xml:space="preserve">  Therefore, compliant XML instances shall </w:t>
      </w:r>
    </w:p>
    <w:p w14:paraId="698495DE" w14:textId="46A0251E" w:rsidR="00D470D6" w:rsidRDefault="00415E41" w:rsidP="004A5E5F">
      <w:pPr>
        <w:numPr>
          <w:ilvl w:val="1"/>
          <w:numId w:val="11"/>
        </w:numPr>
        <w:rPr>
          <w:lang w:val="en-CA"/>
        </w:rPr>
      </w:pPr>
      <w:r>
        <w:rPr>
          <w:lang w:val="en-CA"/>
        </w:rPr>
        <w:t xml:space="preserve">validate with XSD schemas, </w:t>
      </w:r>
    </w:p>
    <w:p w14:paraId="3A8B0348" w14:textId="71E0366B" w:rsidR="00D470D6" w:rsidRDefault="00415E41" w:rsidP="004A5E5F">
      <w:pPr>
        <w:numPr>
          <w:ilvl w:val="1"/>
          <w:numId w:val="11"/>
        </w:numPr>
        <w:rPr>
          <w:lang w:val="en-CA"/>
        </w:rPr>
      </w:pPr>
      <w:r>
        <w:rPr>
          <w:lang w:val="en-CA"/>
        </w:rPr>
        <w:t xml:space="preserve">pass schematron rules and then </w:t>
      </w:r>
    </w:p>
    <w:p w14:paraId="0B58FD66" w14:textId="0AE85CFA" w:rsidR="00C648D4" w:rsidRDefault="00415E41" w:rsidP="004A5E5F">
      <w:pPr>
        <w:numPr>
          <w:ilvl w:val="1"/>
          <w:numId w:val="11"/>
        </w:numPr>
        <w:rPr>
          <w:lang w:val="en-CA"/>
        </w:rPr>
      </w:pPr>
      <w:proofErr w:type="gramStart"/>
      <w:r>
        <w:rPr>
          <w:lang w:val="en-CA"/>
        </w:rPr>
        <w:t>pass</w:t>
      </w:r>
      <w:proofErr w:type="gramEnd"/>
      <w:r>
        <w:rPr>
          <w:lang w:val="en-CA"/>
        </w:rPr>
        <w:t xml:space="preserve"> compliance tests listed in relevant compliance sections.</w:t>
      </w:r>
      <w:r w:rsidR="009B3BBD">
        <w:rPr>
          <w:lang w:val="en-CA"/>
        </w:rPr>
        <w:t xml:space="preserve"> </w:t>
      </w:r>
    </w:p>
    <w:p w14:paraId="0B4B971B" w14:textId="6DF098A2" w:rsidR="00E97666" w:rsidRDefault="00E97666" w:rsidP="004A5E5F">
      <w:pPr>
        <w:pStyle w:val="Titre2"/>
        <w:rPr>
          <w:lang w:val="en-CA"/>
        </w:rPr>
      </w:pPr>
      <w:bookmarkStart w:id="777" w:name="_Ref452624938"/>
      <w:bookmarkStart w:id="778" w:name="_Toc452643184"/>
      <w:r>
        <w:rPr>
          <w:lang w:val="en-CA"/>
        </w:rPr>
        <w:t>Prefixes used in examples</w:t>
      </w:r>
      <w:bookmarkEnd w:id="777"/>
      <w:bookmarkEnd w:id="778"/>
    </w:p>
    <w:p w14:paraId="1E3C2AA6" w14:textId="77777777" w:rsidR="0099305B" w:rsidRDefault="0099305B" w:rsidP="009B3BBD">
      <w:pPr>
        <w:rPr>
          <w:lang w:val="en-CA"/>
        </w:rPr>
      </w:pPr>
    </w:p>
    <w:p w14:paraId="75322E50" w14:textId="4EBD42F6"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namespace declaration</w:t>
      </w:r>
      <w:r w:rsidR="000419EF">
        <w:rPr>
          <w:lang w:val="en-CA"/>
        </w:rPr>
        <w:t>s</w:t>
      </w:r>
      <w:r>
        <w:rPr>
          <w:lang w:val="en-CA"/>
        </w:rPr>
        <w:t xml:space="preserve"> might be omitted.  Throughout this document, the following </w:t>
      </w:r>
      <w:r w:rsidR="00E97666">
        <w:rPr>
          <w:lang w:val="en-CA"/>
        </w:rPr>
        <w:t>namespace mapping</w:t>
      </w:r>
      <w:r w:rsidR="000419EF">
        <w:rPr>
          <w:lang w:val="en-CA"/>
        </w:rPr>
        <w:t>s</w:t>
      </w:r>
      <w:r w:rsidR="00E97666">
        <w:rPr>
          <w:lang w:val="en-CA"/>
        </w:rPr>
        <w:t xml:space="preserve"> </w:t>
      </w:r>
      <w:r w:rsidR="00415E41">
        <w:rPr>
          <w:lang w:val="en-CA"/>
        </w:rPr>
        <w:t>(</w:t>
      </w:r>
      <w:r w:rsidR="00415E41">
        <w:rPr>
          <w:lang w:val="en-CA"/>
        </w:rPr>
        <w:fldChar w:fldCharType="begin"/>
      </w:r>
      <w:r w:rsidR="00415E41">
        <w:rPr>
          <w:lang w:val="en-CA"/>
        </w:rPr>
        <w:instrText xml:space="preserve"> REF _Ref443220196 \h </w:instrText>
      </w:r>
      <w:r w:rsidR="00415E41">
        <w:rPr>
          <w:lang w:val="en-CA"/>
        </w:rPr>
      </w:r>
      <w:r w:rsidR="00415E41">
        <w:rPr>
          <w:lang w:val="en-CA"/>
        </w:rPr>
        <w:fldChar w:fldCharType="separate"/>
      </w:r>
      <w:r w:rsidR="00F02ED9">
        <w:t xml:space="preserve">Table </w:t>
      </w:r>
      <w:r w:rsidR="00F02ED9">
        <w:rPr>
          <w:noProof/>
        </w:rPr>
        <w:t>8</w:t>
      </w:r>
      <w:r w:rsidR="00415E41">
        <w:rPr>
          <w:lang w:val="en-CA"/>
        </w:rPr>
        <w:fldChar w:fldCharType="end"/>
      </w:r>
      <w:r w:rsidR="00415E41">
        <w:rPr>
          <w:lang w:val="en-CA"/>
        </w:rPr>
        <w:t xml:space="preserve">) </w:t>
      </w:r>
      <w:r>
        <w:rPr>
          <w:lang w:val="en-CA"/>
        </w:rPr>
        <w:t xml:space="preserve">will be </w:t>
      </w:r>
      <w:r w:rsidR="00E97666">
        <w:rPr>
          <w:lang w:val="en-CA"/>
        </w:rPr>
        <w:t>assumed.</w:t>
      </w:r>
    </w:p>
    <w:p w14:paraId="2127A182" w14:textId="2243FB10" w:rsidR="001517B8" w:rsidRDefault="001517B8" w:rsidP="00380908"/>
    <w:tbl>
      <w:tblPr>
        <w:tblW w:w="0" w:type="auto"/>
        <w:tblBorders>
          <w:top w:val="single" w:sz="8" w:space="0" w:color="000000"/>
          <w:bottom w:val="single" w:sz="8" w:space="0" w:color="000000"/>
        </w:tblBorders>
        <w:tblLook w:val="04A0" w:firstRow="1" w:lastRow="0" w:firstColumn="1" w:lastColumn="0" w:noHBand="0" w:noVBand="1"/>
      </w:tblPr>
      <w:tblGrid>
        <w:gridCol w:w="876"/>
        <w:gridCol w:w="6484"/>
      </w:tblGrid>
      <w:tr w:rsidR="00F0235F" w:rsidRPr="00C2184E" w14:paraId="3FF36FA7" w14:textId="77777777" w:rsidTr="00A65B96">
        <w:trPr>
          <w:trHeight w:val="379"/>
        </w:trPr>
        <w:tc>
          <w:tcPr>
            <w:tcW w:w="0" w:type="auto"/>
            <w:tcBorders>
              <w:top w:val="single" w:sz="8" w:space="0" w:color="000000"/>
              <w:left w:val="nil"/>
              <w:bottom w:val="single" w:sz="8" w:space="0" w:color="000000"/>
              <w:right w:val="nil"/>
            </w:tcBorders>
            <w:shd w:val="clear" w:color="auto" w:fill="auto"/>
            <w:noWrap/>
          </w:tcPr>
          <w:p w14:paraId="086BC82E" w14:textId="77777777" w:rsidR="00F0235F" w:rsidRPr="00A65B96" w:rsidRDefault="00F0235F" w:rsidP="00A65B96">
            <w:pPr>
              <w:spacing w:after="0"/>
              <w:rPr>
                <w:rFonts w:ascii="Arial" w:hAnsi="Arial" w:cs="Arial"/>
                <w:b/>
                <w:bCs/>
                <w:color w:val="000000"/>
                <w:sz w:val="20"/>
                <w:szCs w:val="20"/>
                <w:lang w:val="en-CA" w:eastAsia="en-CA"/>
              </w:rPr>
            </w:pPr>
            <w:r w:rsidRPr="00A65B96">
              <w:rPr>
                <w:rFonts w:ascii="Arial" w:hAnsi="Arial" w:cs="Arial"/>
                <w:b/>
                <w:bCs/>
                <w:color w:val="000000"/>
                <w:sz w:val="20"/>
                <w:szCs w:val="20"/>
                <w:lang w:val="en-CA" w:eastAsia="en-CA"/>
              </w:rPr>
              <w:t>Prefix</w:t>
            </w:r>
          </w:p>
        </w:tc>
        <w:tc>
          <w:tcPr>
            <w:tcW w:w="0" w:type="auto"/>
            <w:tcBorders>
              <w:top w:val="single" w:sz="8" w:space="0" w:color="000000"/>
              <w:left w:val="nil"/>
              <w:bottom w:val="single" w:sz="8" w:space="0" w:color="000000"/>
              <w:right w:val="nil"/>
            </w:tcBorders>
            <w:shd w:val="clear" w:color="auto" w:fill="auto"/>
            <w:noWrap/>
          </w:tcPr>
          <w:p w14:paraId="29EB38EC" w14:textId="1696202E" w:rsidR="00F0235F" w:rsidRPr="00A65B96" w:rsidRDefault="00F0235F" w:rsidP="00A65B96">
            <w:pPr>
              <w:spacing w:after="0"/>
              <w:rPr>
                <w:rFonts w:ascii="Arial" w:hAnsi="Arial" w:cs="Arial"/>
                <w:b/>
                <w:bCs/>
                <w:color w:val="000000"/>
                <w:sz w:val="20"/>
                <w:szCs w:val="20"/>
                <w:lang w:val="en-CA" w:eastAsia="en-CA"/>
              </w:rPr>
            </w:pPr>
            <w:r w:rsidRPr="00A65B96">
              <w:rPr>
                <w:rFonts w:ascii="Arial" w:hAnsi="Arial" w:cs="Arial"/>
                <w:b/>
                <w:bCs/>
                <w:color w:val="000000"/>
                <w:sz w:val="20"/>
                <w:szCs w:val="20"/>
                <w:lang w:val="en-CA" w:eastAsia="en-CA"/>
              </w:rPr>
              <w:t>Namespace</w:t>
            </w:r>
            <w:r w:rsidR="00C2184E" w:rsidRPr="00A65B96">
              <w:rPr>
                <w:rFonts w:ascii="Arial" w:hAnsi="Arial" w:cs="Arial"/>
                <w:b/>
                <w:bCs/>
                <w:color w:val="000000"/>
                <w:sz w:val="20"/>
                <w:szCs w:val="20"/>
                <w:lang w:val="en-CA" w:eastAsia="en-CA"/>
              </w:rPr>
              <w:t xml:space="preserve"> URI</w:t>
            </w:r>
          </w:p>
        </w:tc>
      </w:tr>
      <w:tr w:rsidR="000A793F" w:rsidRPr="001517B8" w14:paraId="1B456B2C" w14:textId="77777777" w:rsidTr="00A65B96">
        <w:trPr>
          <w:trHeight w:val="300"/>
        </w:trPr>
        <w:tc>
          <w:tcPr>
            <w:tcW w:w="0" w:type="auto"/>
            <w:tcBorders>
              <w:left w:val="nil"/>
              <w:right w:val="nil"/>
            </w:tcBorders>
            <w:shd w:val="clear" w:color="auto" w:fill="C0C0C0"/>
            <w:noWrap/>
            <w:hideMark/>
          </w:tcPr>
          <w:p w14:paraId="790F432A"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cit</w:t>
            </w:r>
          </w:p>
        </w:tc>
        <w:tc>
          <w:tcPr>
            <w:tcW w:w="0" w:type="auto"/>
            <w:tcBorders>
              <w:left w:val="nil"/>
              <w:right w:val="nil"/>
            </w:tcBorders>
            <w:shd w:val="clear" w:color="auto" w:fill="C0C0C0"/>
            <w:noWrap/>
            <w:hideMark/>
          </w:tcPr>
          <w:p w14:paraId="599098DE" w14:textId="09153C84" w:rsidR="001517B8" w:rsidRPr="00A65B96" w:rsidRDefault="000D1B66" w:rsidP="00A65B96">
            <w:pPr>
              <w:spacing w:after="0"/>
              <w:rPr>
                <w:rFonts w:ascii="Consolas" w:hAnsi="Consolas" w:cs="Consolas"/>
                <w:color w:val="000000"/>
                <w:sz w:val="20"/>
                <w:szCs w:val="20"/>
                <w:lang w:val="en-CA" w:eastAsia="en-CA"/>
              </w:rPr>
            </w:pPr>
            <w:hyperlink r:id="rId129" w:history="1">
              <w:r w:rsidR="00C2184E" w:rsidRPr="00A65B96">
                <w:rPr>
                  <w:rStyle w:val="Lienhypertexte"/>
                  <w:rFonts w:ascii="Consolas" w:hAnsi="Consolas" w:cs="Consolas"/>
                  <w:sz w:val="20"/>
                  <w:szCs w:val="20"/>
                  <w:lang w:val="en-CA" w:eastAsia="en-CA"/>
                </w:rPr>
                <w:t>http://standards.iso.org/iso/19115/-3/cit/1.0</w:t>
              </w:r>
            </w:hyperlink>
          </w:p>
        </w:tc>
      </w:tr>
      <w:tr w:rsidR="008D2309" w:rsidRPr="001517B8" w14:paraId="3D670C01" w14:textId="77777777" w:rsidTr="00A65B96">
        <w:trPr>
          <w:trHeight w:val="300"/>
        </w:trPr>
        <w:tc>
          <w:tcPr>
            <w:tcW w:w="0" w:type="auto"/>
            <w:shd w:val="clear" w:color="auto" w:fill="auto"/>
            <w:hideMark/>
          </w:tcPr>
          <w:p w14:paraId="512D276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cv</w:t>
            </w:r>
          </w:p>
        </w:tc>
        <w:tc>
          <w:tcPr>
            <w:tcW w:w="0" w:type="auto"/>
            <w:shd w:val="clear" w:color="auto" w:fill="auto"/>
            <w:hideMark/>
          </w:tcPr>
          <w:p w14:paraId="4C4CE7D7" w14:textId="77777777" w:rsidR="001517B8" w:rsidRPr="00A65B96" w:rsidRDefault="000D1B66" w:rsidP="00A65B96">
            <w:pPr>
              <w:spacing w:after="0"/>
              <w:rPr>
                <w:rFonts w:ascii="Consolas" w:hAnsi="Consolas" w:cs="Consolas"/>
                <w:color w:val="0000FF"/>
                <w:sz w:val="20"/>
                <w:szCs w:val="20"/>
                <w:u w:val="single"/>
                <w:lang w:val="en-CA" w:eastAsia="en-CA"/>
              </w:rPr>
            </w:pPr>
            <w:hyperlink r:id="rId130" w:history="1">
              <w:r w:rsidR="001517B8" w:rsidRPr="00A65B96">
                <w:rPr>
                  <w:rFonts w:ascii="Consolas" w:hAnsi="Consolas" w:cs="Consolas"/>
                  <w:color w:val="0000FF"/>
                  <w:sz w:val="20"/>
                  <w:szCs w:val="20"/>
                  <w:u w:val="single"/>
                  <w:lang w:eastAsia="en-CA"/>
                </w:rPr>
                <w:t>http://www.opengis.net/cv/0.2/gml32</w:t>
              </w:r>
            </w:hyperlink>
          </w:p>
        </w:tc>
      </w:tr>
      <w:tr w:rsidR="000A793F" w:rsidRPr="001517B8" w14:paraId="692E3515" w14:textId="77777777" w:rsidTr="00A65B96">
        <w:trPr>
          <w:trHeight w:val="300"/>
        </w:trPr>
        <w:tc>
          <w:tcPr>
            <w:tcW w:w="0" w:type="auto"/>
            <w:tcBorders>
              <w:left w:val="nil"/>
              <w:right w:val="nil"/>
            </w:tcBorders>
            <w:shd w:val="clear" w:color="auto" w:fill="C0C0C0"/>
            <w:hideMark/>
          </w:tcPr>
          <w:p w14:paraId="35446798" w14:textId="77777777" w:rsidR="001517B8" w:rsidRPr="00A65B96" w:rsidRDefault="001517B8" w:rsidP="00A65B96">
            <w:pPr>
              <w:spacing w:after="0"/>
              <w:rPr>
                <w:rFonts w:ascii="Consolas" w:hAnsi="Consolas" w:cs="Consolas"/>
                <w:b/>
                <w:bCs/>
                <w:noProof/>
                <w:color w:val="000000"/>
                <w:sz w:val="20"/>
                <w:szCs w:val="20"/>
                <w:lang w:val="en-CA" w:eastAsia="en-CA"/>
              </w:rPr>
            </w:pPr>
            <w:r w:rsidRPr="00A65B96">
              <w:rPr>
                <w:rFonts w:ascii="Consolas" w:hAnsi="Consolas" w:cs="Consolas"/>
                <w:b/>
                <w:bCs/>
                <w:noProof/>
                <w:color w:val="000000"/>
                <w:sz w:val="20"/>
                <w:szCs w:val="20"/>
                <w:lang w:eastAsia="en-CA"/>
              </w:rPr>
              <w:lastRenderedPageBreak/>
              <w:t>gco</w:t>
            </w:r>
          </w:p>
        </w:tc>
        <w:tc>
          <w:tcPr>
            <w:tcW w:w="0" w:type="auto"/>
            <w:tcBorders>
              <w:left w:val="nil"/>
              <w:right w:val="nil"/>
            </w:tcBorders>
            <w:shd w:val="clear" w:color="auto" w:fill="C0C0C0"/>
            <w:hideMark/>
          </w:tcPr>
          <w:p w14:paraId="1C46F4E8" w14:textId="77777777" w:rsidR="001517B8" w:rsidRPr="00A65B96" w:rsidRDefault="000D1B66" w:rsidP="00A65B96">
            <w:pPr>
              <w:spacing w:after="0"/>
              <w:rPr>
                <w:rFonts w:ascii="Consolas" w:hAnsi="Consolas" w:cs="Consolas"/>
                <w:color w:val="0000FF"/>
                <w:sz w:val="20"/>
                <w:szCs w:val="20"/>
                <w:u w:val="single"/>
                <w:lang w:val="en-CA" w:eastAsia="en-CA"/>
              </w:rPr>
            </w:pPr>
            <w:hyperlink r:id="rId131" w:history="1">
              <w:r w:rsidR="001517B8" w:rsidRPr="00A65B96">
                <w:rPr>
                  <w:rFonts w:ascii="Consolas" w:hAnsi="Consolas" w:cs="Consolas"/>
                  <w:color w:val="0000FF"/>
                  <w:sz w:val="20"/>
                  <w:szCs w:val="20"/>
                  <w:u w:val="single"/>
                  <w:lang w:eastAsia="en-CA"/>
                </w:rPr>
                <w:t>http://www.isotc211.org/2005/gco</w:t>
              </w:r>
            </w:hyperlink>
          </w:p>
        </w:tc>
      </w:tr>
      <w:tr w:rsidR="001517B8" w:rsidRPr="001517B8" w14:paraId="3D6B3AED" w14:textId="77777777" w:rsidTr="00A65B96">
        <w:trPr>
          <w:trHeight w:val="300"/>
        </w:trPr>
        <w:tc>
          <w:tcPr>
            <w:tcW w:w="0" w:type="auto"/>
            <w:shd w:val="clear" w:color="auto" w:fill="auto"/>
            <w:hideMark/>
          </w:tcPr>
          <w:p w14:paraId="2CB74770"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gmd</w:t>
            </w:r>
          </w:p>
        </w:tc>
        <w:tc>
          <w:tcPr>
            <w:tcW w:w="0" w:type="auto"/>
            <w:shd w:val="clear" w:color="auto" w:fill="auto"/>
            <w:hideMark/>
          </w:tcPr>
          <w:p w14:paraId="0E3C613E" w14:textId="77777777" w:rsidR="001517B8" w:rsidRPr="00A65B96" w:rsidRDefault="000D1B66" w:rsidP="00A65B96">
            <w:pPr>
              <w:spacing w:after="0"/>
              <w:rPr>
                <w:rFonts w:ascii="Consolas" w:hAnsi="Consolas" w:cs="Consolas"/>
                <w:color w:val="0000FF"/>
                <w:sz w:val="20"/>
                <w:szCs w:val="20"/>
                <w:u w:val="single"/>
                <w:lang w:val="en-CA" w:eastAsia="en-CA"/>
              </w:rPr>
            </w:pPr>
            <w:hyperlink r:id="rId132" w:history="1">
              <w:r w:rsidR="001517B8" w:rsidRPr="00A65B96">
                <w:rPr>
                  <w:rFonts w:ascii="Consolas" w:hAnsi="Consolas" w:cs="Consolas"/>
                  <w:color w:val="0000FF"/>
                  <w:sz w:val="20"/>
                  <w:szCs w:val="20"/>
                  <w:u w:val="single"/>
                  <w:lang w:eastAsia="en-CA"/>
                </w:rPr>
                <w:t>http://www.isotc211.org/2005/gmd</w:t>
              </w:r>
            </w:hyperlink>
          </w:p>
        </w:tc>
      </w:tr>
      <w:tr w:rsidR="000A793F" w:rsidRPr="001517B8" w14:paraId="6D111265" w14:textId="77777777" w:rsidTr="00A65B96">
        <w:trPr>
          <w:trHeight w:val="300"/>
        </w:trPr>
        <w:tc>
          <w:tcPr>
            <w:tcW w:w="0" w:type="auto"/>
            <w:tcBorders>
              <w:left w:val="nil"/>
              <w:right w:val="nil"/>
            </w:tcBorders>
            <w:shd w:val="clear" w:color="auto" w:fill="C0C0C0"/>
            <w:hideMark/>
          </w:tcPr>
          <w:p w14:paraId="55C060CD"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gml</w:t>
            </w:r>
          </w:p>
        </w:tc>
        <w:tc>
          <w:tcPr>
            <w:tcW w:w="0" w:type="auto"/>
            <w:tcBorders>
              <w:left w:val="nil"/>
              <w:right w:val="nil"/>
            </w:tcBorders>
            <w:shd w:val="clear" w:color="auto" w:fill="C0C0C0"/>
            <w:hideMark/>
          </w:tcPr>
          <w:p w14:paraId="504E75FC" w14:textId="77777777" w:rsidR="001517B8" w:rsidRPr="00A65B96" w:rsidRDefault="000D1B66" w:rsidP="00A65B96">
            <w:pPr>
              <w:spacing w:after="0"/>
              <w:rPr>
                <w:rFonts w:ascii="Consolas" w:hAnsi="Consolas" w:cs="Consolas"/>
                <w:color w:val="0000FF"/>
                <w:sz w:val="20"/>
                <w:szCs w:val="20"/>
                <w:u w:val="single"/>
                <w:lang w:val="en-CA" w:eastAsia="en-CA"/>
              </w:rPr>
            </w:pPr>
            <w:hyperlink r:id="rId133" w:history="1">
              <w:r w:rsidR="001517B8" w:rsidRPr="00A65B96">
                <w:rPr>
                  <w:rFonts w:ascii="Consolas" w:hAnsi="Consolas" w:cs="Consolas"/>
                  <w:color w:val="0000FF"/>
                  <w:sz w:val="20"/>
                  <w:szCs w:val="20"/>
                  <w:u w:val="single"/>
                  <w:lang w:eastAsia="en-CA"/>
                </w:rPr>
                <w:t>http://www.opengis.net/gml/3.2</w:t>
              </w:r>
            </w:hyperlink>
          </w:p>
        </w:tc>
      </w:tr>
      <w:tr w:rsidR="008F3D1C" w:rsidRPr="001517B8" w14:paraId="2ABA00C3" w14:textId="77777777" w:rsidTr="00A65B96">
        <w:trPr>
          <w:trHeight w:val="300"/>
        </w:trPr>
        <w:tc>
          <w:tcPr>
            <w:tcW w:w="0" w:type="auto"/>
            <w:shd w:val="clear" w:color="auto" w:fill="auto"/>
            <w:noWrap/>
          </w:tcPr>
          <w:p w14:paraId="0D0F88B9" w14:textId="4542B94B" w:rsidR="008F3D1C" w:rsidRPr="00A65B96" w:rsidRDefault="00385792"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w:t>
            </w:r>
            <w:r w:rsidR="008F3D1C" w:rsidRPr="00A65B96">
              <w:rPr>
                <w:rFonts w:ascii="Consolas" w:hAnsi="Consolas" w:cs="Consolas"/>
                <w:b/>
                <w:bCs/>
                <w:color w:val="000000"/>
                <w:sz w:val="20"/>
                <w:szCs w:val="20"/>
                <w:lang w:val="en-CA" w:eastAsia="en-CA"/>
              </w:rPr>
              <w:t>mlr</w:t>
            </w:r>
          </w:p>
        </w:tc>
        <w:tc>
          <w:tcPr>
            <w:tcW w:w="0" w:type="auto"/>
            <w:shd w:val="clear" w:color="auto" w:fill="auto"/>
            <w:noWrap/>
          </w:tcPr>
          <w:p w14:paraId="27FCDD14" w14:textId="1C3567AE" w:rsidR="002B3C3F" w:rsidRPr="00A65B96" w:rsidRDefault="000D1B66" w:rsidP="00A65B96">
            <w:pPr>
              <w:spacing w:after="0"/>
              <w:rPr>
                <w:color w:val="000000"/>
              </w:rPr>
            </w:pPr>
            <w:hyperlink r:id="rId134" w:history="1">
              <w:r w:rsidR="002B3C3F" w:rsidRPr="00F346A1">
                <w:rPr>
                  <w:rStyle w:val="Lienhypertexte"/>
                </w:rPr>
                <w:t>h</w:t>
              </w:r>
              <w:r w:rsidR="002B3C3F" w:rsidRPr="00A65B96">
                <w:rPr>
                  <w:rStyle w:val="Lienhypertexte"/>
                  <w:rFonts w:ascii="Consolas" w:hAnsi="Consolas" w:cs="Consolas"/>
                  <w:sz w:val="20"/>
                  <w:szCs w:val="20"/>
                </w:rPr>
                <w:t>ttp://www.opengis.net/gml/3.3/lr</w:t>
              </w:r>
            </w:hyperlink>
            <w:r w:rsidR="002B3C3F" w:rsidRPr="00A65B96">
              <w:rPr>
                <w:rFonts w:ascii="Consolas" w:hAnsi="Consolas" w:cs="Consolas"/>
                <w:color w:val="000000"/>
                <w:sz w:val="20"/>
                <w:szCs w:val="20"/>
              </w:rPr>
              <w:t xml:space="preserve"> </w:t>
            </w:r>
          </w:p>
        </w:tc>
      </w:tr>
      <w:tr w:rsidR="001517B8" w:rsidRPr="001517B8" w14:paraId="772CCAD4" w14:textId="77777777" w:rsidTr="00A65B96">
        <w:trPr>
          <w:trHeight w:val="300"/>
        </w:trPr>
        <w:tc>
          <w:tcPr>
            <w:tcW w:w="0" w:type="auto"/>
            <w:tcBorders>
              <w:left w:val="nil"/>
              <w:right w:val="nil"/>
            </w:tcBorders>
            <w:shd w:val="clear" w:color="auto" w:fill="C0C0C0"/>
            <w:noWrap/>
            <w:hideMark/>
          </w:tcPr>
          <w:p w14:paraId="42FBA25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gmlexr</w:t>
            </w:r>
          </w:p>
        </w:tc>
        <w:tc>
          <w:tcPr>
            <w:tcW w:w="0" w:type="auto"/>
            <w:tcBorders>
              <w:left w:val="nil"/>
              <w:right w:val="nil"/>
            </w:tcBorders>
            <w:shd w:val="clear" w:color="auto" w:fill="C0C0C0"/>
            <w:noWrap/>
            <w:hideMark/>
          </w:tcPr>
          <w:p w14:paraId="4A8F513F" w14:textId="77777777" w:rsidR="001517B8" w:rsidRPr="00A65B96" w:rsidRDefault="000D1B66" w:rsidP="00A65B96">
            <w:pPr>
              <w:spacing w:after="0"/>
              <w:rPr>
                <w:rFonts w:ascii="Consolas" w:hAnsi="Consolas" w:cs="Consolas"/>
                <w:color w:val="000000"/>
                <w:sz w:val="20"/>
                <w:szCs w:val="20"/>
                <w:lang w:val="en-CA" w:eastAsia="en-CA"/>
              </w:rPr>
            </w:pPr>
            <w:hyperlink r:id="rId135" w:history="1">
              <w:r w:rsidR="001517B8" w:rsidRPr="00A65B96">
                <w:rPr>
                  <w:rStyle w:val="Lienhypertexte"/>
                  <w:rFonts w:ascii="Consolas" w:hAnsi="Consolas" w:cs="Consolas"/>
                  <w:sz w:val="20"/>
                  <w:szCs w:val="20"/>
                  <w:lang w:val="en-CA" w:eastAsia="en-CA"/>
                </w:rPr>
                <w:t>http://www.opengis.net/gml/3.3/exr</w:t>
              </w:r>
            </w:hyperlink>
          </w:p>
        </w:tc>
      </w:tr>
      <w:tr w:rsidR="000A793F" w:rsidRPr="001517B8" w14:paraId="08EAE5D0" w14:textId="77777777" w:rsidTr="00A65B96">
        <w:trPr>
          <w:trHeight w:val="300"/>
        </w:trPr>
        <w:tc>
          <w:tcPr>
            <w:tcW w:w="0" w:type="auto"/>
            <w:shd w:val="clear" w:color="auto" w:fill="auto"/>
            <w:noWrap/>
            <w:hideMark/>
          </w:tcPr>
          <w:p w14:paraId="0C6E2B4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gsmlb</w:t>
            </w:r>
          </w:p>
        </w:tc>
        <w:tc>
          <w:tcPr>
            <w:tcW w:w="0" w:type="auto"/>
            <w:shd w:val="clear" w:color="auto" w:fill="auto"/>
            <w:noWrap/>
            <w:hideMark/>
          </w:tcPr>
          <w:p w14:paraId="797E9A1B" w14:textId="5EB247C7" w:rsidR="001517B8" w:rsidRPr="00A65B96" w:rsidRDefault="00E21C96" w:rsidP="00A65B96">
            <w:pPr>
              <w:spacing w:after="0"/>
              <w:rPr>
                <w:rFonts w:ascii="Consolas" w:hAnsi="Consolas" w:cs="Consolas"/>
                <w:color w:val="000000"/>
                <w:sz w:val="20"/>
                <w:szCs w:val="20"/>
                <w:lang w:val="en-CA" w:eastAsia="en-CA"/>
              </w:rPr>
            </w:pPr>
            <w:r>
              <w:rPr>
                <w:rFonts w:ascii="Consolas" w:hAnsi="Consolas" w:cs="Consolas"/>
                <w:sz w:val="20"/>
                <w:szCs w:val="20"/>
                <w:lang w:val="en-CA" w:eastAsia="en-CA"/>
              </w:rPr>
              <w:fldChar w:fldCharType="begin"/>
            </w:r>
            <w:r>
              <w:rPr>
                <w:rFonts w:ascii="Consolas" w:hAnsi="Consolas" w:cs="Consolas"/>
                <w:sz w:val="20"/>
                <w:szCs w:val="20"/>
                <w:lang w:val="en-CA" w:eastAsia="en-CA"/>
              </w:rPr>
              <w:instrText xml:space="preserve"> HYPERLINK "</w:instrText>
            </w:r>
            <w:r w:rsidRPr="00C67C22">
              <w:rPr>
                <w:rFonts w:ascii="Consolas" w:hAnsi="Consolas" w:cs="Consolas"/>
                <w:sz w:val="20"/>
                <w:szCs w:val="20"/>
                <w:lang w:val="en-CA" w:eastAsia="en-CA"/>
              </w:rPr>
              <w:instrText>http://xmlns.geosciml.org/GeoSciML-Basic/4.1</w:instrText>
            </w:r>
            <w:r>
              <w:rPr>
                <w:rFonts w:ascii="Consolas" w:hAnsi="Consolas" w:cs="Consolas"/>
                <w:sz w:val="20"/>
                <w:szCs w:val="20"/>
                <w:lang w:val="en-CA" w:eastAsia="en-CA"/>
              </w:rPr>
              <w:instrText xml:space="preserve">" </w:instrText>
            </w:r>
            <w:r>
              <w:rPr>
                <w:rFonts w:ascii="Consolas" w:hAnsi="Consolas" w:cs="Consolas"/>
                <w:sz w:val="20"/>
                <w:szCs w:val="20"/>
                <w:lang w:val="en-CA" w:eastAsia="en-CA"/>
              </w:rPr>
              <w:fldChar w:fldCharType="separate"/>
            </w:r>
            <w:r w:rsidRPr="00E21C96">
              <w:rPr>
                <w:rStyle w:val="Lienhypertexte"/>
                <w:rFonts w:ascii="Consolas" w:hAnsi="Consolas" w:cs="Consolas"/>
                <w:sz w:val="20"/>
                <w:szCs w:val="20"/>
                <w:lang w:val="en-CA" w:eastAsia="en-CA"/>
              </w:rPr>
              <w:t>http://xmlns.geosciml.org/GeoSciML-Basic/4.1</w:t>
            </w:r>
            <w:ins w:id="779" w:author="Boisvert, Eric" w:date="2016-06-02T10:02:00Z">
              <w:r>
                <w:rPr>
                  <w:rFonts w:ascii="Consolas" w:hAnsi="Consolas" w:cs="Consolas"/>
                  <w:sz w:val="20"/>
                  <w:szCs w:val="20"/>
                  <w:lang w:val="en-CA" w:eastAsia="en-CA"/>
                </w:rPr>
                <w:fldChar w:fldCharType="end"/>
              </w:r>
            </w:ins>
          </w:p>
        </w:tc>
      </w:tr>
      <w:tr w:rsidR="001517B8" w:rsidRPr="001517B8" w14:paraId="7066582A" w14:textId="77777777" w:rsidTr="00A65B96">
        <w:trPr>
          <w:trHeight w:val="300"/>
        </w:trPr>
        <w:tc>
          <w:tcPr>
            <w:tcW w:w="0" w:type="auto"/>
            <w:tcBorders>
              <w:left w:val="nil"/>
              <w:right w:val="nil"/>
            </w:tcBorders>
            <w:shd w:val="clear" w:color="auto" w:fill="C0C0C0"/>
            <w:noWrap/>
            <w:hideMark/>
          </w:tcPr>
          <w:p w14:paraId="367F1489"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gsmlbh</w:t>
            </w:r>
          </w:p>
        </w:tc>
        <w:tc>
          <w:tcPr>
            <w:tcW w:w="0" w:type="auto"/>
            <w:tcBorders>
              <w:left w:val="nil"/>
              <w:right w:val="nil"/>
            </w:tcBorders>
            <w:shd w:val="clear" w:color="auto" w:fill="C0C0C0"/>
            <w:noWrap/>
            <w:hideMark/>
          </w:tcPr>
          <w:p w14:paraId="4443998C" w14:textId="25BD58AA" w:rsidR="001517B8" w:rsidRPr="00E21C96" w:rsidRDefault="000D1B66" w:rsidP="00E21C96">
            <w:pPr>
              <w:rPr>
                <w:rFonts w:ascii="Consolas" w:hAnsi="Consolas" w:cs="Consolas"/>
                <w:sz w:val="20"/>
                <w:szCs w:val="20"/>
              </w:rPr>
            </w:pPr>
            <w:hyperlink r:id="rId136" w:history="1">
              <w:r w:rsidR="00E21C96" w:rsidRPr="00E21C96">
                <w:rPr>
                  <w:rStyle w:val="Lienhypertexte"/>
                  <w:rFonts w:ascii="Consolas" w:hAnsi="Consolas" w:cs="Consolas"/>
                  <w:sz w:val="20"/>
                  <w:szCs w:val="20"/>
                </w:rPr>
                <w:t>http://xmlns.geosciml.org/Borehole/4.1</w:t>
              </w:r>
            </w:hyperlink>
          </w:p>
        </w:tc>
      </w:tr>
      <w:tr w:rsidR="000A793F" w:rsidRPr="001517B8" w14:paraId="0988D4A7" w14:textId="77777777" w:rsidTr="00A65B96">
        <w:trPr>
          <w:trHeight w:val="315"/>
        </w:trPr>
        <w:tc>
          <w:tcPr>
            <w:tcW w:w="0" w:type="auto"/>
            <w:shd w:val="clear" w:color="auto" w:fill="auto"/>
            <w:noWrap/>
            <w:hideMark/>
          </w:tcPr>
          <w:p w14:paraId="215127F7"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gsmle</w:t>
            </w:r>
          </w:p>
        </w:tc>
        <w:tc>
          <w:tcPr>
            <w:tcW w:w="0" w:type="auto"/>
            <w:shd w:val="clear" w:color="auto" w:fill="auto"/>
            <w:noWrap/>
            <w:hideMark/>
          </w:tcPr>
          <w:p w14:paraId="4176E700" w14:textId="61C02D5D" w:rsidR="001517B8" w:rsidRPr="00E21C96" w:rsidRDefault="000D1B66" w:rsidP="00E21C96">
            <w:pPr>
              <w:rPr>
                <w:rFonts w:ascii="Consolas" w:hAnsi="Consolas" w:cs="Consolas"/>
                <w:sz w:val="20"/>
                <w:szCs w:val="20"/>
              </w:rPr>
            </w:pPr>
            <w:hyperlink r:id="rId137" w:history="1">
              <w:r w:rsidR="00E21C96" w:rsidRPr="00E21C96">
                <w:rPr>
                  <w:rStyle w:val="Lienhypertexte"/>
                  <w:rFonts w:ascii="Consolas" w:hAnsi="Consolas" w:cs="Consolas"/>
                  <w:sz w:val="20"/>
                  <w:szCs w:val="20"/>
                </w:rPr>
                <w:t>http://xmlns.geosciml.org/GeoSciML-Extension/4.1</w:t>
              </w:r>
            </w:hyperlink>
            <w:r w:rsidR="001517B8" w:rsidRPr="00E21C96">
              <w:rPr>
                <w:rFonts w:ascii="Consolas" w:hAnsi="Consolas" w:cs="Consolas"/>
                <w:sz w:val="20"/>
                <w:szCs w:val="20"/>
              </w:rPr>
              <w:t xml:space="preserve"> </w:t>
            </w:r>
          </w:p>
        </w:tc>
      </w:tr>
      <w:tr w:rsidR="001517B8" w:rsidRPr="001517B8" w14:paraId="68BC2695" w14:textId="77777777" w:rsidTr="00A65B96">
        <w:trPr>
          <w:trHeight w:val="315"/>
        </w:trPr>
        <w:tc>
          <w:tcPr>
            <w:tcW w:w="0" w:type="auto"/>
            <w:tcBorders>
              <w:left w:val="nil"/>
              <w:right w:val="nil"/>
            </w:tcBorders>
            <w:shd w:val="clear" w:color="auto" w:fill="C0C0C0"/>
            <w:noWrap/>
            <w:hideMark/>
          </w:tcPr>
          <w:p w14:paraId="6152C27D"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gsmlgt</w:t>
            </w:r>
          </w:p>
        </w:tc>
        <w:tc>
          <w:tcPr>
            <w:tcW w:w="0" w:type="auto"/>
            <w:tcBorders>
              <w:left w:val="nil"/>
              <w:right w:val="nil"/>
            </w:tcBorders>
            <w:shd w:val="clear" w:color="auto" w:fill="C0C0C0"/>
            <w:noWrap/>
            <w:hideMark/>
          </w:tcPr>
          <w:p w14:paraId="3EFC1B9D" w14:textId="07354DE1" w:rsidR="001517B8" w:rsidRPr="00E21C96" w:rsidRDefault="000D1B66" w:rsidP="00E21C96">
            <w:pPr>
              <w:rPr>
                <w:rFonts w:ascii="Consolas" w:hAnsi="Consolas" w:cs="Consolas"/>
                <w:sz w:val="20"/>
                <w:szCs w:val="20"/>
              </w:rPr>
            </w:pPr>
            <w:hyperlink r:id="rId138" w:history="1">
              <w:r w:rsidR="00E21C96" w:rsidRPr="00E21C96">
                <w:rPr>
                  <w:rStyle w:val="Lienhypertexte"/>
                  <w:rFonts w:ascii="Consolas" w:hAnsi="Consolas" w:cs="Consolas"/>
                  <w:sz w:val="20"/>
                  <w:szCs w:val="20"/>
                </w:rPr>
                <w:t>http://xmlns.geosciml.org/GeologicTime/4.1</w:t>
              </w:r>
            </w:hyperlink>
            <w:r w:rsidR="00E21C96">
              <w:rPr>
                <w:rFonts w:ascii="Consolas" w:hAnsi="Consolas" w:cs="Consolas"/>
                <w:sz w:val="20"/>
                <w:szCs w:val="20"/>
              </w:rPr>
              <w:t xml:space="preserve"> </w:t>
            </w:r>
            <w:r w:rsidR="001517B8" w:rsidRPr="00E21C96">
              <w:rPr>
                <w:rFonts w:ascii="Consolas" w:hAnsi="Consolas" w:cs="Consolas"/>
                <w:sz w:val="20"/>
                <w:szCs w:val="20"/>
              </w:rPr>
              <w:t xml:space="preserve"> </w:t>
            </w:r>
          </w:p>
        </w:tc>
      </w:tr>
      <w:tr w:rsidR="000A793F" w:rsidRPr="001517B8" w14:paraId="43EA51D5" w14:textId="77777777" w:rsidTr="00A65B96">
        <w:trPr>
          <w:trHeight w:val="300"/>
        </w:trPr>
        <w:tc>
          <w:tcPr>
            <w:tcW w:w="0" w:type="auto"/>
            <w:shd w:val="clear" w:color="auto" w:fill="auto"/>
            <w:noWrap/>
            <w:hideMark/>
          </w:tcPr>
          <w:p w14:paraId="15210616" w14:textId="4E76A9DC" w:rsidR="001517B8" w:rsidRPr="00A65B96" w:rsidRDefault="00E21C96" w:rsidP="00A65B96">
            <w:pPr>
              <w:spacing w:after="0"/>
              <w:rPr>
                <w:rFonts w:ascii="Consolas" w:hAnsi="Consolas" w:cs="Consolas"/>
                <w:b/>
                <w:bCs/>
                <w:color w:val="000000"/>
                <w:sz w:val="20"/>
                <w:szCs w:val="20"/>
                <w:lang w:val="en-CA" w:eastAsia="en-CA"/>
              </w:rPr>
            </w:pPr>
            <w:r>
              <w:rPr>
                <w:rFonts w:ascii="Consolas" w:hAnsi="Consolas" w:cs="Consolas"/>
                <w:b/>
                <w:bCs/>
                <w:color w:val="000000"/>
                <w:sz w:val="20"/>
                <w:szCs w:val="20"/>
                <w:lang w:val="en-CA" w:eastAsia="en-CA"/>
              </w:rPr>
              <w:t>g</w:t>
            </w:r>
            <w:r w:rsidR="001517B8" w:rsidRPr="00A65B96">
              <w:rPr>
                <w:rFonts w:ascii="Consolas" w:hAnsi="Consolas" w:cs="Consolas"/>
                <w:b/>
                <w:bCs/>
                <w:color w:val="000000"/>
                <w:sz w:val="20"/>
                <w:szCs w:val="20"/>
                <w:lang w:val="en-CA" w:eastAsia="en-CA"/>
              </w:rPr>
              <w:t>smlla</w:t>
            </w:r>
          </w:p>
        </w:tc>
        <w:tc>
          <w:tcPr>
            <w:tcW w:w="0" w:type="auto"/>
            <w:shd w:val="clear" w:color="auto" w:fill="auto"/>
            <w:noWrap/>
            <w:hideMark/>
          </w:tcPr>
          <w:p w14:paraId="2EF3394F" w14:textId="0E1CC054" w:rsidR="001517B8" w:rsidRPr="00E21C96" w:rsidRDefault="000D1B66" w:rsidP="00E21C96">
            <w:pPr>
              <w:rPr>
                <w:rFonts w:ascii="Consolas" w:hAnsi="Consolas" w:cs="Consolas"/>
                <w:sz w:val="20"/>
                <w:szCs w:val="20"/>
              </w:rPr>
            </w:pPr>
            <w:hyperlink r:id="rId139" w:history="1">
              <w:r w:rsidR="00E21C96" w:rsidRPr="00E21C96">
                <w:rPr>
                  <w:rStyle w:val="Lienhypertexte"/>
                  <w:rFonts w:ascii="Consolas" w:hAnsi="Consolas" w:cs="Consolas"/>
                  <w:sz w:val="20"/>
                  <w:szCs w:val="20"/>
                </w:rPr>
                <w:t>http://xmlns.geosciml.org/LaboratoryAnalysis-Specimen/4.1</w:t>
              </w:r>
            </w:hyperlink>
            <w:r w:rsidR="00E21C96">
              <w:rPr>
                <w:rFonts w:ascii="Consolas" w:hAnsi="Consolas" w:cs="Consolas"/>
                <w:sz w:val="20"/>
                <w:szCs w:val="20"/>
              </w:rPr>
              <w:t xml:space="preserve"> </w:t>
            </w:r>
            <w:r w:rsidR="001517B8" w:rsidRPr="00E21C96">
              <w:rPr>
                <w:rFonts w:ascii="Consolas" w:hAnsi="Consolas" w:cs="Consolas"/>
                <w:sz w:val="20"/>
                <w:szCs w:val="20"/>
              </w:rPr>
              <w:t xml:space="preserve"> </w:t>
            </w:r>
          </w:p>
        </w:tc>
      </w:tr>
      <w:tr w:rsidR="001517B8" w:rsidRPr="001517B8" w14:paraId="0E6CA1F9" w14:textId="77777777" w:rsidTr="00E21C96">
        <w:trPr>
          <w:trHeight w:val="251"/>
        </w:trPr>
        <w:tc>
          <w:tcPr>
            <w:tcW w:w="0" w:type="auto"/>
            <w:tcBorders>
              <w:left w:val="nil"/>
              <w:right w:val="nil"/>
            </w:tcBorders>
            <w:shd w:val="clear" w:color="auto" w:fill="C0C0C0"/>
            <w:noWrap/>
            <w:hideMark/>
          </w:tcPr>
          <w:p w14:paraId="0F5232D2" w14:textId="395F41A0" w:rsidR="001517B8" w:rsidRPr="00A65B96" w:rsidRDefault="00E21C96" w:rsidP="00A65B96">
            <w:pPr>
              <w:spacing w:after="0"/>
              <w:rPr>
                <w:rFonts w:ascii="Consolas" w:hAnsi="Consolas" w:cs="Consolas"/>
                <w:b/>
                <w:bCs/>
                <w:color w:val="000000"/>
                <w:sz w:val="20"/>
                <w:szCs w:val="20"/>
                <w:lang w:val="en-CA" w:eastAsia="en-CA"/>
              </w:rPr>
            </w:pPr>
            <w:r>
              <w:rPr>
                <w:rFonts w:ascii="Consolas" w:hAnsi="Consolas" w:cs="Consolas"/>
                <w:b/>
                <w:bCs/>
                <w:color w:val="000000"/>
                <w:sz w:val="20"/>
                <w:szCs w:val="20"/>
                <w:lang w:val="en-CA" w:eastAsia="en-CA"/>
              </w:rPr>
              <w:t>g</w:t>
            </w:r>
            <w:r w:rsidR="001517B8" w:rsidRPr="00A65B96">
              <w:rPr>
                <w:rFonts w:ascii="Consolas" w:hAnsi="Consolas" w:cs="Consolas"/>
                <w:b/>
                <w:bCs/>
                <w:color w:val="000000"/>
                <w:sz w:val="20"/>
                <w:szCs w:val="20"/>
                <w:lang w:val="en-CA" w:eastAsia="en-CA"/>
              </w:rPr>
              <w:t>smlp</w:t>
            </w:r>
          </w:p>
        </w:tc>
        <w:tc>
          <w:tcPr>
            <w:tcW w:w="0" w:type="auto"/>
            <w:tcBorders>
              <w:left w:val="nil"/>
              <w:right w:val="nil"/>
            </w:tcBorders>
            <w:shd w:val="clear" w:color="auto" w:fill="C0C0C0"/>
            <w:noWrap/>
            <w:hideMark/>
          </w:tcPr>
          <w:p w14:paraId="5F745EFB" w14:textId="3C88A8CA" w:rsidR="001517B8" w:rsidRPr="00E21C96" w:rsidRDefault="000D1B66" w:rsidP="00E21C96">
            <w:pPr>
              <w:rPr>
                <w:rFonts w:ascii="Consolas" w:hAnsi="Consolas" w:cs="Consolas"/>
                <w:sz w:val="20"/>
                <w:szCs w:val="20"/>
              </w:rPr>
            </w:pPr>
            <w:hyperlink r:id="rId140" w:history="1">
              <w:r w:rsidR="00E21C96" w:rsidRPr="00E21C96">
                <w:rPr>
                  <w:rStyle w:val="Lienhypertexte"/>
                  <w:rFonts w:ascii="Consolas" w:hAnsi="Consolas" w:cs="Consolas"/>
                  <w:sz w:val="20"/>
                  <w:szCs w:val="20"/>
                </w:rPr>
                <w:t>http://xmlns.geosciml.org/geosciml-lite/4.1</w:t>
              </w:r>
            </w:hyperlink>
            <w:r w:rsidR="00E21C96">
              <w:rPr>
                <w:rFonts w:ascii="Consolas" w:hAnsi="Consolas" w:cs="Consolas"/>
                <w:sz w:val="20"/>
                <w:szCs w:val="20"/>
              </w:rPr>
              <w:t xml:space="preserve"> </w:t>
            </w:r>
            <w:r w:rsidR="001517B8" w:rsidRPr="00E21C96">
              <w:rPr>
                <w:rFonts w:ascii="Consolas" w:hAnsi="Consolas" w:cs="Consolas"/>
                <w:sz w:val="20"/>
                <w:szCs w:val="20"/>
              </w:rPr>
              <w:t xml:space="preserve"> </w:t>
            </w:r>
          </w:p>
        </w:tc>
      </w:tr>
      <w:tr w:rsidR="000A793F" w:rsidRPr="001517B8" w14:paraId="0697AA2E" w14:textId="77777777" w:rsidTr="00A65B96">
        <w:trPr>
          <w:trHeight w:val="300"/>
        </w:trPr>
        <w:tc>
          <w:tcPr>
            <w:tcW w:w="0" w:type="auto"/>
            <w:shd w:val="clear" w:color="auto" w:fill="auto"/>
            <w:noWrap/>
            <w:hideMark/>
          </w:tcPr>
          <w:p w14:paraId="788E7850"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mrl</w:t>
            </w:r>
          </w:p>
        </w:tc>
        <w:tc>
          <w:tcPr>
            <w:tcW w:w="0" w:type="auto"/>
            <w:shd w:val="clear" w:color="auto" w:fill="auto"/>
            <w:noWrap/>
            <w:hideMark/>
          </w:tcPr>
          <w:p w14:paraId="0CAA915F" w14:textId="77777777" w:rsidR="001517B8" w:rsidRPr="00A65B96" w:rsidRDefault="000D1B66" w:rsidP="00A65B96">
            <w:pPr>
              <w:spacing w:after="0"/>
              <w:rPr>
                <w:rFonts w:ascii="Consolas" w:hAnsi="Consolas" w:cs="Consolas"/>
                <w:color w:val="000000"/>
                <w:sz w:val="20"/>
                <w:szCs w:val="20"/>
                <w:lang w:val="en-CA" w:eastAsia="en-CA"/>
              </w:rPr>
            </w:pPr>
            <w:hyperlink r:id="rId141" w:history="1">
              <w:r w:rsidR="001517B8" w:rsidRPr="00A65B96">
                <w:rPr>
                  <w:rStyle w:val="Lienhypertexte"/>
                  <w:rFonts w:ascii="Consolas" w:hAnsi="Consolas" w:cs="Consolas"/>
                  <w:sz w:val="20"/>
                  <w:szCs w:val="20"/>
                  <w:lang w:val="en-CA" w:eastAsia="en-CA"/>
                </w:rPr>
                <w:t>http://standards.iso.org/iso/19115/-3/mrl/1.0</w:t>
              </w:r>
            </w:hyperlink>
            <w:r w:rsidR="001517B8" w:rsidRPr="00A65B96">
              <w:rPr>
                <w:rFonts w:ascii="Consolas" w:hAnsi="Consolas" w:cs="Consolas"/>
                <w:color w:val="000000"/>
                <w:sz w:val="20"/>
                <w:szCs w:val="20"/>
                <w:lang w:val="en-CA" w:eastAsia="en-CA"/>
              </w:rPr>
              <w:t xml:space="preserve"> </w:t>
            </w:r>
          </w:p>
        </w:tc>
      </w:tr>
      <w:tr w:rsidR="001517B8" w:rsidRPr="001517B8" w14:paraId="6EC7183A" w14:textId="77777777" w:rsidTr="00A65B96">
        <w:trPr>
          <w:trHeight w:val="300"/>
        </w:trPr>
        <w:tc>
          <w:tcPr>
            <w:tcW w:w="0" w:type="auto"/>
            <w:tcBorders>
              <w:left w:val="nil"/>
              <w:right w:val="nil"/>
            </w:tcBorders>
            <w:shd w:val="clear" w:color="auto" w:fill="C0C0C0"/>
            <w:hideMark/>
          </w:tcPr>
          <w:p w14:paraId="036850D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om</w:t>
            </w:r>
          </w:p>
        </w:tc>
        <w:tc>
          <w:tcPr>
            <w:tcW w:w="0" w:type="auto"/>
            <w:tcBorders>
              <w:left w:val="nil"/>
              <w:right w:val="nil"/>
            </w:tcBorders>
            <w:shd w:val="clear" w:color="auto" w:fill="C0C0C0"/>
            <w:hideMark/>
          </w:tcPr>
          <w:p w14:paraId="53F16546" w14:textId="77777777" w:rsidR="001517B8" w:rsidRPr="00A65B96" w:rsidRDefault="000D1B66" w:rsidP="00A65B96">
            <w:pPr>
              <w:spacing w:after="0"/>
              <w:rPr>
                <w:rFonts w:ascii="Consolas" w:hAnsi="Consolas" w:cs="Consolas"/>
                <w:color w:val="0000FF"/>
                <w:sz w:val="20"/>
                <w:szCs w:val="20"/>
                <w:u w:val="single"/>
                <w:lang w:val="en-CA" w:eastAsia="en-CA"/>
              </w:rPr>
            </w:pPr>
            <w:hyperlink r:id="rId142" w:history="1">
              <w:r w:rsidR="001517B8" w:rsidRPr="00A65B96">
                <w:rPr>
                  <w:rFonts w:ascii="Consolas" w:hAnsi="Consolas" w:cs="Consolas"/>
                  <w:color w:val="0000FF"/>
                  <w:sz w:val="20"/>
                  <w:szCs w:val="20"/>
                  <w:u w:val="single"/>
                  <w:lang w:eastAsia="en-CA"/>
                </w:rPr>
                <w:t>http://www.opengis.net/om/2.0</w:t>
              </w:r>
            </w:hyperlink>
          </w:p>
        </w:tc>
      </w:tr>
      <w:tr w:rsidR="000A793F" w:rsidRPr="001517B8" w14:paraId="49E6E802" w14:textId="77777777" w:rsidTr="00A65B96">
        <w:trPr>
          <w:trHeight w:val="300"/>
        </w:trPr>
        <w:tc>
          <w:tcPr>
            <w:tcW w:w="0" w:type="auto"/>
            <w:shd w:val="clear" w:color="auto" w:fill="auto"/>
            <w:hideMark/>
          </w:tcPr>
          <w:p w14:paraId="66F95531"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sam</w:t>
            </w:r>
          </w:p>
        </w:tc>
        <w:tc>
          <w:tcPr>
            <w:tcW w:w="0" w:type="auto"/>
            <w:shd w:val="clear" w:color="auto" w:fill="auto"/>
            <w:hideMark/>
          </w:tcPr>
          <w:p w14:paraId="064616D7" w14:textId="77777777" w:rsidR="001517B8" w:rsidRPr="00A65B96" w:rsidRDefault="000D1B66" w:rsidP="00A65B96">
            <w:pPr>
              <w:spacing w:after="0"/>
              <w:rPr>
                <w:rFonts w:ascii="Consolas" w:hAnsi="Consolas" w:cs="Consolas"/>
                <w:color w:val="0000FF"/>
                <w:sz w:val="20"/>
                <w:szCs w:val="20"/>
                <w:u w:val="single"/>
                <w:lang w:val="en-CA" w:eastAsia="en-CA"/>
              </w:rPr>
            </w:pPr>
            <w:hyperlink r:id="rId143" w:history="1">
              <w:r w:rsidR="001517B8" w:rsidRPr="00A65B96">
                <w:rPr>
                  <w:rFonts w:ascii="Consolas" w:hAnsi="Consolas" w:cs="Consolas"/>
                  <w:color w:val="0000FF"/>
                  <w:sz w:val="20"/>
                  <w:szCs w:val="20"/>
                  <w:u w:val="single"/>
                  <w:lang w:eastAsia="en-CA"/>
                </w:rPr>
                <w:t>http://www.opengis.net/sampling/2.0</w:t>
              </w:r>
            </w:hyperlink>
          </w:p>
        </w:tc>
      </w:tr>
      <w:tr w:rsidR="001517B8" w:rsidRPr="001517B8" w14:paraId="6AB89F40" w14:textId="77777777" w:rsidTr="00A65B96">
        <w:trPr>
          <w:trHeight w:val="284"/>
        </w:trPr>
        <w:tc>
          <w:tcPr>
            <w:tcW w:w="0" w:type="auto"/>
            <w:tcBorders>
              <w:left w:val="nil"/>
              <w:right w:val="nil"/>
            </w:tcBorders>
            <w:shd w:val="clear" w:color="auto" w:fill="C0C0C0"/>
            <w:hideMark/>
          </w:tcPr>
          <w:p w14:paraId="3A5F6D8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sams</w:t>
            </w:r>
          </w:p>
        </w:tc>
        <w:tc>
          <w:tcPr>
            <w:tcW w:w="0" w:type="auto"/>
            <w:tcBorders>
              <w:left w:val="nil"/>
              <w:right w:val="nil"/>
            </w:tcBorders>
            <w:shd w:val="clear" w:color="auto" w:fill="C0C0C0"/>
            <w:hideMark/>
          </w:tcPr>
          <w:p w14:paraId="79F94428" w14:textId="77777777" w:rsidR="001517B8" w:rsidRPr="00A65B96" w:rsidRDefault="000D1B66" w:rsidP="00A65B96">
            <w:pPr>
              <w:spacing w:after="0"/>
              <w:rPr>
                <w:rFonts w:ascii="Consolas" w:hAnsi="Consolas" w:cs="Consolas"/>
                <w:color w:val="0000FF"/>
                <w:sz w:val="20"/>
                <w:szCs w:val="20"/>
                <w:u w:val="single"/>
                <w:lang w:val="en-CA" w:eastAsia="en-CA"/>
              </w:rPr>
            </w:pPr>
            <w:hyperlink r:id="rId144" w:history="1">
              <w:r w:rsidR="001517B8" w:rsidRPr="00A65B96">
                <w:rPr>
                  <w:rFonts w:ascii="Consolas" w:hAnsi="Consolas" w:cs="Consolas"/>
                  <w:color w:val="0000FF"/>
                  <w:sz w:val="20"/>
                  <w:szCs w:val="20"/>
                  <w:u w:val="single"/>
                  <w:lang w:eastAsia="en-CA"/>
                </w:rPr>
                <w:t>http://www.opengis.net/samplingSpatial/2.0</w:t>
              </w:r>
            </w:hyperlink>
          </w:p>
        </w:tc>
      </w:tr>
      <w:tr w:rsidR="000A793F" w:rsidRPr="001517B8" w14:paraId="6D248E71" w14:textId="77777777" w:rsidTr="00A65B96">
        <w:trPr>
          <w:trHeight w:val="378"/>
        </w:trPr>
        <w:tc>
          <w:tcPr>
            <w:tcW w:w="0" w:type="auto"/>
            <w:shd w:val="clear" w:color="auto" w:fill="auto"/>
            <w:hideMark/>
          </w:tcPr>
          <w:p w14:paraId="47C249AB"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spec</w:t>
            </w:r>
          </w:p>
        </w:tc>
        <w:tc>
          <w:tcPr>
            <w:tcW w:w="0" w:type="auto"/>
            <w:shd w:val="clear" w:color="auto" w:fill="auto"/>
            <w:hideMark/>
          </w:tcPr>
          <w:p w14:paraId="039102C9" w14:textId="77777777" w:rsidR="001517B8" w:rsidRPr="00A65B96" w:rsidRDefault="000D1B66" w:rsidP="00A65B96">
            <w:pPr>
              <w:spacing w:after="0"/>
              <w:rPr>
                <w:rFonts w:ascii="Consolas" w:hAnsi="Consolas" w:cs="Consolas"/>
                <w:color w:val="0000FF"/>
                <w:sz w:val="20"/>
                <w:szCs w:val="20"/>
                <w:u w:val="single"/>
                <w:lang w:val="en-CA" w:eastAsia="en-CA"/>
              </w:rPr>
            </w:pPr>
            <w:hyperlink r:id="rId145" w:history="1">
              <w:r w:rsidR="001517B8" w:rsidRPr="00A65B96">
                <w:rPr>
                  <w:rFonts w:ascii="Consolas" w:hAnsi="Consolas" w:cs="Consolas"/>
                  <w:color w:val="0000FF"/>
                  <w:sz w:val="20"/>
                  <w:szCs w:val="20"/>
                  <w:u w:val="single"/>
                  <w:lang w:eastAsia="en-CA"/>
                </w:rPr>
                <w:t>http://www.opengis.net/samplingSpecimen/2.0</w:t>
              </w:r>
            </w:hyperlink>
          </w:p>
        </w:tc>
      </w:tr>
      <w:tr w:rsidR="001517B8" w:rsidRPr="001517B8" w14:paraId="1C14575B" w14:textId="77777777" w:rsidTr="00A65B96">
        <w:trPr>
          <w:trHeight w:val="300"/>
        </w:trPr>
        <w:tc>
          <w:tcPr>
            <w:tcW w:w="0" w:type="auto"/>
            <w:tcBorders>
              <w:left w:val="nil"/>
              <w:right w:val="nil"/>
            </w:tcBorders>
            <w:shd w:val="clear" w:color="auto" w:fill="C0C0C0"/>
            <w:hideMark/>
          </w:tcPr>
          <w:p w14:paraId="2E79727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swe</w:t>
            </w:r>
          </w:p>
        </w:tc>
        <w:tc>
          <w:tcPr>
            <w:tcW w:w="0" w:type="auto"/>
            <w:tcBorders>
              <w:left w:val="nil"/>
              <w:right w:val="nil"/>
            </w:tcBorders>
            <w:shd w:val="clear" w:color="auto" w:fill="C0C0C0"/>
            <w:hideMark/>
          </w:tcPr>
          <w:p w14:paraId="042860C0" w14:textId="77777777" w:rsidR="001517B8" w:rsidRPr="00A65B96" w:rsidRDefault="000D1B66" w:rsidP="00A65B96">
            <w:pPr>
              <w:spacing w:after="0"/>
              <w:rPr>
                <w:rFonts w:ascii="Consolas" w:hAnsi="Consolas" w:cs="Consolas"/>
                <w:color w:val="0000FF"/>
                <w:sz w:val="20"/>
                <w:szCs w:val="20"/>
                <w:u w:val="single"/>
                <w:lang w:val="en-CA" w:eastAsia="en-CA"/>
              </w:rPr>
            </w:pPr>
            <w:hyperlink r:id="rId146" w:history="1">
              <w:r w:rsidR="001517B8" w:rsidRPr="00A65B96">
                <w:rPr>
                  <w:rFonts w:ascii="Consolas" w:hAnsi="Consolas" w:cs="Consolas"/>
                  <w:color w:val="0000FF"/>
                  <w:sz w:val="20"/>
                  <w:szCs w:val="20"/>
                  <w:u w:val="single"/>
                  <w:lang w:eastAsia="en-CA"/>
                </w:rPr>
                <w:t>http://www.opengis.net/swe/2.0</w:t>
              </w:r>
            </w:hyperlink>
          </w:p>
        </w:tc>
      </w:tr>
      <w:tr w:rsidR="000A793F" w:rsidRPr="001517B8" w14:paraId="38A274AA" w14:textId="77777777" w:rsidTr="00A65B96">
        <w:trPr>
          <w:trHeight w:val="335"/>
        </w:trPr>
        <w:tc>
          <w:tcPr>
            <w:tcW w:w="0" w:type="auto"/>
            <w:shd w:val="clear" w:color="auto" w:fill="auto"/>
            <w:hideMark/>
          </w:tcPr>
          <w:p w14:paraId="5367FAF9"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wfs</w:t>
            </w:r>
          </w:p>
        </w:tc>
        <w:tc>
          <w:tcPr>
            <w:tcW w:w="0" w:type="auto"/>
            <w:shd w:val="clear" w:color="auto" w:fill="auto"/>
            <w:hideMark/>
          </w:tcPr>
          <w:p w14:paraId="57141625" w14:textId="77777777" w:rsidR="001517B8" w:rsidRPr="00A65B96" w:rsidRDefault="000D1B66" w:rsidP="00A65B96">
            <w:pPr>
              <w:spacing w:after="0"/>
              <w:rPr>
                <w:rFonts w:ascii="Consolas" w:hAnsi="Consolas" w:cs="Consolas"/>
                <w:color w:val="0000FF"/>
                <w:sz w:val="20"/>
                <w:szCs w:val="20"/>
                <w:u w:val="single"/>
                <w:lang w:val="en-CA" w:eastAsia="en-CA"/>
              </w:rPr>
            </w:pPr>
            <w:hyperlink r:id="rId147" w:history="1">
              <w:r w:rsidR="001517B8" w:rsidRPr="00A65B96">
                <w:rPr>
                  <w:rFonts w:ascii="Consolas" w:hAnsi="Consolas" w:cs="Consolas"/>
                  <w:color w:val="0000FF"/>
                  <w:sz w:val="20"/>
                  <w:szCs w:val="20"/>
                  <w:u w:val="single"/>
                  <w:lang w:eastAsia="en-CA"/>
                </w:rPr>
                <w:t>http://www.opengis.net/wfs/2.0</w:t>
              </w:r>
            </w:hyperlink>
          </w:p>
        </w:tc>
      </w:tr>
      <w:tr w:rsidR="001517B8" w:rsidRPr="001517B8" w14:paraId="006A1B0D" w14:textId="77777777" w:rsidTr="00A65B96">
        <w:trPr>
          <w:trHeight w:val="285"/>
        </w:trPr>
        <w:tc>
          <w:tcPr>
            <w:tcW w:w="0" w:type="auto"/>
            <w:tcBorders>
              <w:left w:val="nil"/>
              <w:right w:val="nil"/>
            </w:tcBorders>
            <w:shd w:val="clear" w:color="auto" w:fill="C0C0C0"/>
            <w:hideMark/>
          </w:tcPr>
          <w:p w14:paraId="4B6274D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xlink</w:t>
            </w:r>
          </w:p>
        </w:tc>
        <w:tc>
          <w:tcPr>
            <w:tcW w:w="0" w:type="auto"/>
            <w:tcBorders>
              <w:left w:val="nil"/>
              <w:right w:val="nil"/>
            </w:tcBorders>
            <w:shd w:val="clear" w:color="auto" w:fill="C0C0C0"/>
            <w:hideMark/>
          </w:tcPr>
          <w:p w14:paraId="1B289F0B" w14:textId="77777777" w:rsidR="001517B8" w:rsidRPr="00A65B96" w:rsidRDefault="000D1B66" w:rsidP="00A65B96">
            <w:pPr>
              <w:keepNext/>
              <w:spacing w:after="0"/>
              <w:rPr>
                <w:rFonts w:ascii="Consolas" w:hAnsi="Consolas" w:cs="Consolas"/>
                <w:color w:val="0000FF"/>
                <w:sz w:val="20"/>
                <w:szCs w:val="20"/>
                <w:u w:val="single"/>
                <w:lang w:val="en-CA" w:eastAsia="en-CA"/>
              </w:rPr>
            </w:pPr>
            <w:hyperlink r:id="rId148" w:history="1">
              <w:r w:rsidR="001517B8" w:rsidRPr="00A65B96">
                <w:rPr>
                  <w:rFonts w:ascii="Consolas" w:hAnsi="Consolas" w:cs="Consolas"/>
                  <w:color w:val="0000FF"/>
                  <w:sz w:val="20"/>
                  <w:szCs w:val="20"/>
                  <w:u w:val="single"/>
                  <w:lang w:eastAsia="en-CA"/>
                </w:rPr>
                <w:t>http://www.w3.org/1999/xlink</w:t>
              </w:r>
            </w:hyperlink>
          </w:p>
        </w:tc>
      </w:tr>
    </w:tbl>
    <w:p w14:paraId="448CB701" w14:textId="758BF899" w:rsidR="00415E41" w:rsidRDefault="00415E41">
      <w:pPr>
        <w:pStyle w:val="Lgende"/>
      </w:pPr>
      <w:bookmarkStart w:id="780" w:name="_Ref443220196"/>
      <w:r>
        <w:t xml:space="preserve">Table </w:t>
      </w:r>
      <w:r>
        <w:fldChar w:fldCharType="begin"/>
      </w:r>
      <w:r>
        <w:instrText xml:space="preserve"> SEQ Table \* ARABIC </w:instrText>
      </w:r>
      <w:r>
        <w:fldChar w:fldCharType="separate"/>
      </w:r>
      <w:r w:rsidR="00F02ED9">
        <w:rPr>
          <w:noProof/>
        </w:rPr>
        <w:t>8</w:t>
      </w:r>
      <w:r>
        <w:fldChar w:fldCharType="end"/>
      </w:r>
      <w:bookmarkEnd w:id="780"/>
      <w:r>
        <w:t xml:space="preserve"> : default prefix mapping for xml snippets</w:t>
      </w:r>
    </w:p>
    <w:p w14:paraId="019C8217" w14:textId="77777777" w:rsidR="00380908" w:rsidRDefault="001517B8" w:rsidP="00380908">
      <w:r>
        <w:t xml:space="preserve"> </w:t>
      </w:r>
    </w:p>
    <w:p w14:paraId="213BD9E7" w14:textId="7158BB3B" w:rsidR="00E20E2E" w:rsidRDefault="00FE640E" w:rsidP="00380908">
      <w:r>
        <w:t>Also to improve readability, the following XML entities are used</w:t>
      </w:r>
      <w:r w:rsidR="00B123AA">
        <w:t xml:space="preserve"> in instance examples</w:t>
      </w:r>
      <w:r w:rsidR="00B8253A">
        <w:t>.</w:t>
      </w:r>
    </w:p>
    <w:p w14:paraId="62A0F49E" w14:textId="544852C7" w:rsidR="00FE640E" w:rsidRPr="004A5E5F" w:rsidRDefault="00FE640E" w:rsidP="004A5E5F">
      <w:pPr>
        <w:spacing w:after="0"/>
        <w:rPr>
          <w:rFonts w:ascii="Courier New" w:hAnsi="Courier New" w:cs="Courier New"/>
          <w:sz w:val="20"/>
          <w:szCs w:val="20"/>
          <w:lang w:val="en-CA"/>
        </w:rPr>
      </w:pPr>
      <w:commentRangeStart w:id="781"/>
      <w:proofErr w:type="gramStart"/>
      <w:r w:rsidRPr="004A5E5F">
        <w:rPr>
          <w:rFonts w:ascii="Courier New" w:hAnsi="Courier New" w:cs="Courier New"/>
          <w:sz w:val="20"/>
          <w:szCs w:val="20"/>
          <w:lang w:val="en-CA"/>
        </w:rPr>
        <w:t>&lt;!ENTITY</w:t>
      </w:r>
      <w:proofErr w:type="gramEnd"/>
      <w:r w:rsidRPr="004A5E5F">
        <w:rPr>
          <w:rFonts w:ascii="Courier New" w:hAnsi="Courier New" w:cs="Courier New"/>
          <w:sz w:val="20"/>
          <w:szCs w:val="20"/>
          <w:lang w:val="en-CA"/>
        </w:rPr>
        <w:t xml:space="preserve"> guid "http://www.ietf.org/rfc/rfc2616"&gt;</w:t>
      </w:r>
      <w:commentRangeEnd w:id="781"/>
      <w:r w:rsidRPr="004A5E5F">
        <w:rPr>
          <w:rStyle w:val="Marquedecommentaire"/>
          <w:sz w:val="20"/>
          <w:szCs w:val="20"/>
        </w:rPr>
        <w:commentReference w:id="781"/>
      </w:r>
    </w:p>
    <w:p w14:paraId="53D5459D" w14:textId="004B31ED" w:rsidR="00FE640E" w:rsidRPr="004A5E5F" w:rsidRDefault="00FE640E" w:rsidP="004A5E5F">
      <w:pPr>
        <w:spacing w:after="0"/>
        <w:rPr>
          <w:rFonts w:ascii="Courier New" w:hAnsi="Courier New" w:cs="Courier New"/>
          <w:sz w:val="20"/>
          <w:szCs w:val="20"/>
          <w:lang w:val="en-CA"/>
        </w:rPr>
      </w:pPr>
      <w:proofErr w:type="gramStart"/>
      <w:r w:rsidRPr="004A5E5F">
        <w:rPr>
          <w:rFonts w:ascii="Courier New" w:hAnsi="Courier New" w:cs="Courier New"/>
          <w:sz w:val="20"/>
          <w:szCs w:val="20"/>
          <w:lang w:val="en-CA"/>
        </w:rPr>
        <w:t>&lt;!ENTITY</w:t>
      </w:r>
      <w:proofErr w:type="gramEnd"/>
      <w:r w:rsidRPr="004A5E5F">
        <w:rPr>
          <w:rFonts w:ascii="Courier New" w:hAnsi="Courier New" w:cs="Courier New"/>
          <w:sz w:val="20"/>
          <w:szCs w:val="20"/>
          <w:lang w:val="en-CA"/>
        </w:rPr>
        <w:t xml:space="preserve"> </w:t>
      </w:r>
      <w:r w:rsidRPr="004A5E5F">
        <w:rPr>
          <w:rFonts w:ascii="Courier New" w:hAnsi="Courier New" w:cs="Courier New"/>
          <w:sz w:val="20"/>
          <w:szCs w:val="20"/>
        </w:rPr>
        <w:t>resource</w:t>
      </w:r>
      <w:r w:rsidRPr="004A5E5F">
        <w:rPr>
          <w:sz w:val="20"/>
          <w:szCs w:val="20"/>
        </w:rPr>
        <w:t xml:space="preserve"> </w:t>
      </w:r>
      <w:r w:rsidRPr="004A5E5F">
        <w:rPr>
          <w:rFonts w:ascii="Courier New" w:hAnsi="Courier New" w:cs="Courier New"/>
          <w:sz w:val="20"/>
          <w:szCs w:val="20"/>
          <w:lang w:val="en-CA"/>
        </w:rPr>
        <w:t>"</w:t>
      </w:r>
      <w:r w:rsidRPr="004A5E5F">
        <w:rPr>
          <w:sz w:val="20"/>
          <w:szCs w:val="20"/>
        </w:rPr>
        <w:t xml:space="preserve"> </w:t>
      </w:r>
      <w:r w:rsidRPr="004A5E5F">
        <w:rPr>
          <w:rFonts w:ascii="Courier New" w:hAnsi="Courier New" w:cs="Courier New"/>
          <w:sz w:val="20"/>
          <w:szCs w:val="20"/>
          <w:lang w:val="en-CA"/>
        </w:rPr>
        <w:t>http://resource.geosciml.org "&gt;</w:t>
      </w:r>
    </w:p>
    <w:p w14:paraId="37DC674F" w14:textId="77777777" w:rsidR="00FE640E" w:rsidRPr="004A5E5F" w:rsidRDefault="00FE640E" w:rsidP="004A5E5F">
      <w:pPr>
        <w:spacing w:after="0"/>
        <w:rPr>
          <w:rFonts w:ascii="Courier New" w:hAnsi="Courier New" w:cs="Courier New"/>
          <w:sz w:val="20"/>
          <w:szCs w:val="20"/>
          <w:lang w:val="en-CA"/>
        </w:rPr>
      </w:pPr>
      <w:proofErr w:type="gramStart"/>
      <w:r w:rsidRPr="004A5E5F">
        <w:rPr>
          <w:rFonts w:ascii="Courier New" w:hAnsi="Courier New" w:cs="Courier New"/>
          <w:sz w:val="20"/>
          <w:szCs w:val="20"/>
          <w:lang w:val="en-CA"/>
        </w:rPr>
        <w:t>&lt;!ENTITY</w:t>
      </w:r>
      <w:proofErr w:type="gramEnd"/>
      <w:r w:rsidRPr="004A5E5F">
        <w:rPr>
          <w:rFonts w:ascii="Courier New" w:hAnsi="Courier New" w:cs="Courier New"/>
          <w:sz w:val="20"/>
          <w:szCs w:val="20"/>
          <w:lang w:val="en-CA"/>
        </w:rPr>
        <w:t xml:space="preserve"> nil "http://www.opengis.net/def/nil/OGC/0/unknown"&gt;</w:t>
      </w:r>
    </w:p>
    <w:p w14:paraId="4C6BAEAB" w14:textId="1D742249" w:rsidR="00FE640E" w:rsidRPr="004A5E5F" w:rsidRDefault="00FE640E" w:rsidP="004A5E5F">
      <w:pPr>
        <w:spacing w:after="0"/>
        <w:rPr>
          <w:rFonts w:ascii="Courier New" w:hAnsi="Courier New" w:cs="Courier New"/>
          <w:sz w:val="20"/>
          <w:szCs w:val="20"/>
          <w:lang w:val="en-CA"/>
        </w:rPr>
      </w:pPr>
      <w:r w:rsidRPr="004A5E5F">
        <w:rPr>
          <w:rFonts w:ascii="Courier New" w:hAnsi="Courier New" w:cs="Courier New"/>
          <w:sz w:val="20"/>
          <w:szCs w:val="20"/>
          <w:lang w:val="en-CA"/>
        </w:rPr>
        <w:t>]&gt;</w:t>
      </w:r>
    </w:p>
    <w:p w14:paraId="5A18B9B3" w14:textId="77777777" w:rsidR="00FE640E" w:rsidRPr="009B3BBD" w:rsidRDefault="00FE640E" w:rsidP="009B3BBD">
      <w:pPr>
        <w:rPr>
          <w:lang w:val="en-CA"/>
        </w:rPr>
      </w:pPr>
    </w:p>
    <w:p w14:paraId="238F699D" w14:textId="2BE4B6BC" w:rsidR="009B3BBD" w:rsidRDefault="009B3BBD" w:rsidP="009B3BBD">
      <w:pPr>
        <w:pStyle w:val="Titre2"/>
        <w:rPr>
          <w:lang w:val="en-CA"/>
        </w:rPr>
      </w:pPr>
      <w:bookmarkStart w:id="782" w:name="_Toc452643185"/>
      <w:r w:rsidRPr="00D12552">
        <w:rPr>
          <w:lang w:val="en-CA"/>
        </w:rPr>
        <w:t xml:space="preserve">GeoSciML </w:t>
      </w:r>
      <w:r>
        <w:rPr>
          <w:lang w:val="en-CA"/>
        </w:rPr>
        <w:t>Core XML</w:t>
      </w:r>
      <w:r w:rsidRPr="00D12552">
        <w:rPr>
          <w:lang w:val="en-CA"/>
        </w:rPr>
        <w:t xml:space="preserve"> </w:t>
      </w:r>
      <w:r w:rsidR="00AF7E7A">
        <w:rPr>
          <w:lang w:val="en-CA"/>
        </w:rPr>
        <w:t xml:space="preserve">Abstract </w:t>
      </w:r>
      <w:r w:rsidRPr="00D12552">
        <w:rPr>
          <w:lang w:val="en-CA"/>
        </w:rPr>
        <w:t>Requirements Class</w:t>
      </w:r>
      <w:r w:rsidR="00052694">
        <w:rPr>
          <w:lang w:val="en-CA"/>
        </w:rPr>
        <w:t xml:space="preserve"> (Normative)</w:t>
      </w:r>
      <w:bookmarkEnd w:id="782"/>
    </w:p>
    <w:p w14:paraId="46D450FC" w14:textId="77777777" w:rsidR="005A0C30" w:rsidRDefault="005A0C30" w:rsidP="005A0C3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C4C24" w:rsidRPr="00402582" w14:paraId="35339578"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2D29F3D" w14:textId="7E4A80FD" w:rsidR="006C4C24" w:rsidRPr="00402582" w:rsidRDefault="004E478A" w:rsidP="00B61014">
            <w:pPr>
              <w:keepNext/>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Abstract</w:t>
            </w:r>
            <w:r w:rsidR="006C4C24">
              <w:rPr>
                <w:rFonts w:ascii="Calibri" w:eastAsia="MS Mincho" w:hAnsi="Calibri"/>
                <w:b/>
                <w:sz w:val="20"/>
                <w:szCs w:val="20"/>
                <w:lang w:val="en-CA"/>
              </w:rPr>
              <w:t xml:space="preserve"> </w:t>
            </w:r>
            <w:r w:rsidR="006C4C24" w:rsidRPr="00513449">
              <w:rPr>
                <w:rFonts w:ascii="Calibri" w:eastAsia="MS Mincho" w:hAnsi="Calibri"/>
                <w:b/>
                <w:sz w:val="20"/>
                <w:szCs w:val="20"/>
                <w:lang w:val="en-CA"/>
              </w:rPr>
              <w:t>Requirements Class</w:t>
            </w:r>
          </w:p>
        </w:tc>
      </w:tr>
      <w:tr w:rsidR="006C4C24" w:rsidRPr="00402582" w14:paraId="0A25C367"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6F9D9D0" w14:textId="4E877752"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6C4C24">
              <w:rPr>
                <w:rStyle w:val="requri"/>
                <w:rFonts w:ascii="Calibri" w:hAnsi="Calibri"/>
                <w:sz w:val="20"/>
                <w:szCs w:val="20"/>
                <w:lang w:val="en-CA"/>
              </w:rPr>
              <w:t>/req/gsml4xsd</w:t>
            </w:r>
          </w:p>
        </w:tc>
      </w:tr>
      <w:tr w:rsidR="006C4C24" w:rsidRPr="00402582" w14:paraId="7DEBC95C" w14:textId="77777777" w:rsidTr="00B61014">
        <w:tc>
          <w:tcPr>
            <w:tcW w:w="1809" w:type="dxa"/>
            <w:tcBorders>
              <w:top w:val="single" w:sz="12" w:space="0" w:color="auto"/>
              <w:left w:val="single" w:sz="12" w:space="0" w:color="auto"/>
              <w:bottom w:val="single" w:sz="4" w:space="0" w:color="auto"/>
              <w:right w:val="single" w:sz="4" w:space="0" w:color="auto"/>
            </w:tcBorders>
          </w:tcPr>
          <w:p w14:paraId="65C5FACA"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733164F" w14:textId="761BFC18" w:rsidR="006C4C24" w:rsidRPr="00402582"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Data instance</w:t>
            </w:r>
          </w:p>
        </w:tc>
      </w:tr>
      <w:tr w:rsidR="006C4C24" w:rsidRPr="00402582" w14:paraId="4AE2E6A6" w14:textId="77777777" w:rsidTr="00B61014">
        <w:tc>
          <w:tcPr>
            <w:tcW w:w="1809" w:type="dxa"/>
            <w:tcBorders>
              <w:top w:val="single" w:sz="4" w:space="0" w:color="auto"/>
              <w:left w:val="single" w:sz="12" w:space="0" w:color="auto"/>
              <w:bottom w:val="single" w:sz="4" w:space="0" w:color="auto"/>
              <w:right w:val="single" w:sz="4" w:space="0" w:color="auto"/>
            </w:tcBorders>
          </w:tcPr>
          <w:p w14:paraId="5998C794"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52D6E07"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6C4C24" w:rsidRPr="00402582" w14:paraId="75A4275B" w14:textId="77777777" w:rsidTr="00B61014">
        <w:tc>
          <w:tcPr>
            <w:tcW w:w="1809" w:type="dxa"/>
            <w:tcBorders>
              <w:top w:val="single" w:sz="4" w:space="0" w:color="auto"/>
              <w:left w:val="single" w:sz="12" w:space="0" w:color="auto"/>
              <w:bottom w:val="single" w:sz="4" w:space="0" w:color="auto"/>
              <w:right w:val="single" w:sz="4" w:space="0" w:color="auto"/>
            </w:tcBorders>
          </w:tcPr>
          <w:p w14:paraId="4E30FECA" w14:textId="0C39D968"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8AB7B40" w14:textId="052473A8" w:rsidR="006C4C24" w:rsidRP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6C4C24">
              <w:rPr>
                <w:rFonts w:ascii="Calibri" w:eastAsia="MS Mincho" w:hAnsi="Calibri"/>
                <w:sz w:val="20"/>
                <w:szCs w:val="20"/>
                <w:lang w:val="en-CA"/>
              </w:rPr>
              <w:t>W3C XML Schema Definition Language</w:t>
            </w:r>
            <w:r>
              <w:rPr>
                <w:rFonts w:ascii="Calibri" w:eastAsia="MS Mincho" w:hAnsi="Calibri"/>
                <w:sz w:val="20"/>
                <w:szCs w:val="20"/>
                <w:lang w:val="en-CA"/>
              </w:rPr>
              <w:t xml:space="preserve"> 1.1</w:t>
            </w:r>
          </w:p>
        </w:tc>
      </w:tr>
      <w:tr w:rsidR="003424E5" w:rsidRPr="00402582" w14:paraId="30691284" w14:textId="77777777" w:rsidTr="00B61014">
        <w:tc>
          <w:tcPr>
            <w:tcW w:w="1809" w:type="dxa"/>
            <w:tcBorders>
              <w:top w:val="single" w:sz="4" w:space="0" w:color="auto"/>
              <w:left w:val="single" w:sz="12" w:space="0" w:color="auto"/>
              <w:bottom w:val="single" w:sz="4" w:space="0" w:color="auto"/>
              <w:right w:val="single" w:sz="4" w:space="0" w:color="auto"/>
            </w:tcBorders>
          </w:tcPr>
          <w:p w14:paraId="315597A8" w14:textId="49F81CF5" w:rsidR="003424E5" w:rsidRPr="00402582" w:rsidRDefault="003424E5"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BA7D37C" w14:textId="4E7BB606" w:rsidR="003424E5" w:rsidRDefault="003424E5" w:rsidP="006C4C2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ISO19118 Encoding</w:t>
            </w:r>
          </w:p>
        </w:tc>
      </w:tr>
      <w:tr w:rsidR="006C4C24" w:rsidRPr="00402582" w14:paraId="38EE0D46" w14:textId="77777777" w:rsidTr="00B61014">
        <w:tc>
          <w:tcPr>
            <w:tcW w:w="1809" w:type="dxa"/>
            <w:tcBorders>
              <w:top w:val="single" w:sz="4" w:space="0" w:color="auto"/>
              <w:left w:val="single" w:sz="12" w:space="0" w:color="auto"/>
              <w:bottom w:val="single" w:sz="4" w:space="0" w:color="auto"/>
              <w:right w:val="single" w:sz="4" w:space="0" w:color="auto"/>
            </w:tcBorders>
          </w:tcPr>
          <w:p w14:paraId="038EAA14"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31F7592" w14:textId="26BCA1E2" w:rsidR="006C4C24" w:rsidRPr="00513449" w:rsidRDefault="006C4C24" w:rsidP="006C4C2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19136</w:t>
            </w:r>
            <w:r w:rsidR="00736C68">
              <w:rPr>
                <w:rFonts w:ascii="Calibri" w:eastAsia="MS Mincho" w:hAnsi="Calibri"/>
                <w:sz w:val="20"/>
                <w:szCs w:val="20"/>
                <w:lang w:val="en-CA"/>
              </w:rPr>
              <w:t>:2007</w:t>
            </w:r>
            <w:r>
              <w:rPr>
                <w:rFonts w:ascii="Calibri" w:eastAsia="MS Mincho" w:hAnsi="Calibri"/>
                <w:sz w:val="20"/>
                <w:szCs w:val="20"/>
                <w:lang w:val="en-CA"/>
              </w:rPr>
              <w:t xml:space="preserve"> </w:t>
            </w:r>
            <w:r w:rsidR="00736C68" w:rsidRPr="00736C68">
              <w:rPr>
                <w:rFonts w:ascii="Calibri" w:eastAsia="MS Mincho" w:hAnsi="Calibri"/>
                <w:sz w:val="20"/>
                <w:szCs w:val="20"/>
                <w:lang w:val="en-CA"/>
              </w:rPr>
              <w:t>Geography Markup Language (GML)</w:t>
            </w:r>
          </w:p>
        </w:tc>
      </w:tr>
      <w:tr w:rsidR="00736C68" w:rsidRPr="00402582" w14:paraId="66B7B037" w14:textId="77777777" w:rsidTr="00B61014">
        <w:tc>
          <w:tcPr>
            <w:tcW w:w="1809" w:type="dxa"/>
            <w:tcBorders>
              <w:top w:val="single" w:sz="4" w:space="0" w:color="auto"/>
              <w:left w:val="single" w:sz="12" w:space="0" w:color="auto"/>
              <w:bottom w:val="single" w:sz="4" w:space="0" w:color="auto"/>
              <w:right w:val="single" w:sz="4" w:space="0" w:color="auto"/>
            </w:tcBorders>
          </w:tcPr>
          <w:p w14:paraId="0DFDE487" w14:textId="221A97EF" w:rsidR="00736C68" w:rsidRPr="00402582" w:rsidRDefault="00736C6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034DAB8" w14:textId="4DF01056" w:rsidR="00736C68" w:rsidRDefault="00736C68" w:rsidP="006C4C2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ISO19136-2:2015 </w:t>
            </w:r>
            <w:r w:rsidRPr="00736C68">
              <w:rPr>
                <w:rFonts w:ascii="Calibri" w:eastAsia="MS Mincho" w:hAnsi="Calibri"/>
                <w:sz w:val="20"/>
                <w:szCs w:val="20"/>
                <w:lang w:val="en-CA"/>
              </w:rPr>
              <w:t xml:space="preserve">Geography Markup Language (GML) </w:t>
            </w:r>
            <w:r>
              <w:rPr>
                <w:rFonts w:ascii="Calibri" w:eastAsia="MS Mincho" w:hAnsi="Calibri"/>
                <w:sz w:val="20"/>
                <w:szCs w:val="20"/>
                <w:lang w:val="en-CA"/>
              </w:rPr>
              <w:t xml:space="preserve"> </w:t>
            </w:r>
            <w:r w:rsidRPr="00736C68">
              <w:rPr>
                <w:rFonts w:ascii="Calibri" w:eastAsia="MS Mincho" w:hAnsi="Calibri"/>
                <w:sz w:val="20"/>
                <w:szCs w:val="20"/>
                <w:lang w:val="en-CA"/>
              </w:rPr>
              <w:t>Part 2: Extended schemas and encoding rules</w:t>
            </w:r>
          </w:p>
        </w:tc>
      </w:tr>
      <w:tr w:rsidR="006C4C24" w:rsidRPr="005E40C6" w14:paraId="74A450DF" w14:textId="77777777" w:rsidTr="00B61014">
        <w:tc>
          <w:tcPr>
            <w:tcW w:w="1809" w:type="dxa"/>
            <w:tcBorders>
              <w:top w:val="single" w:sz="4" w:space="0" w:color="auto"/>
              <w:left w:val="single" w:sz="12" w:space="0" w:color="auto"/>
              <w:bottom w:val="single" w:sz="4" w:space="0" w:color="auto"/>
              <w:right w:val="single" w:sz="4" w:space="0" w:color="auto"/>
            </w:tcBorders>
          </w:tcPr>
          <w:p w14:paraId="1F8008DA"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0DE0658B" w14:textId="3E866987" w:rsidR="006C4C24" w:rsidRPr="00433281" w:rsidRDefault="006C4C24" w:rsidP="00B61014">
            <w:pPr>
              <w:spacing w:before="100" w:beforeAutospacing="1" w:after="100" w:afterAutospacing="1" w:line="230" w:lineRule="atLeast"/>
              <w:jc w:val="both"/>
              <w:rPr>
                <w:rFonts w:ascii="Calibri" w:eastAsia="MS Mincho" w:hAnsi="Calibri"/>
                <w:sz w:val="20"/>
                <w:szCs w:val="20"/>
                <w:lang w:val="fr-CA"/>
              </w:rPr>
            </w:pPr>
            <w:r w:rsidRPr="00433281">
              <w:rPr>
                <w:rFonts w:ascii="Calibri" w:eastAsia="MS Mincho" w:hAnsi="Calibri"/>
                <w:sz w:val="20"/>
                <w:szCs w:val="20"/>
                <w:lang w:val="fr-CA"/>
              </w:rPr>
              <w:t>OMXML http://www.opengis.net/doc/IS/OMXML/2.0</w:t>
            </w:r>
          </w:p>
        </w:tc>
      </w:tr>
      <w:tr w:rsidR="006C4C24" w:rsidRPr="00402582" w14:paraId="273AB105" w14:textId="77777777" w:rsidTr="00B61014">
        <w:tc>
          <w:tcPr>
            <w:tcW w:w="1809" w:type="dxa"/>
            <w:tcBorders>
              <w:top w:val="single" w:sz="4" w:space="0" w:color="auto"/>
              <w:left w:val="single" w:sz="12" w:space="0" w:color="auto"/>
              <w:bottom w:val="single" w:sz="4" w:space="0" w:color="auto"/>
              <w:right w:val="single" w:sz="4" w:space="0" w:color="auto"/>
            </w:tcBorders>
          </w:tcPr>
          <w:p w14:paraId="5EBF70D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15A1092" w14:textId="3C109705"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8</w:t>
            </w:r>
          </w:p>
        </w:tc>
      </w:tr>
      <w:tr w:rsidR="00736C68" w:rsidRPr="00402582" w14:paraId="69BB7CF5" w14:textId="77777777" w:rsidTr="00B61014">
        <w:tc>
          <w:tcPr>
            <w:tcW w:w="1809" w:type="dxa"/>
            <w:tcBorders>
              <w:top w:val="single" w:sz="4" w:space="0" w:color="auto"/>
              <w:left w:val="single" w:sz="12" w:space="0" w:color="auto"/>
              <w:bottom w:val="single" w:sz="4" w:space="0" w:color="auto"/>
              <w:right w:val="single" w:sz="4" w:space="0" w:color="auto"/>
            </w:tcBorders>
          </w:tcPr>
          <w:p w14:paraId="18463CAE" w14:textId="58B5B126" w:rsidR="00736C68" w:rsidRPr="00402582" w:rsidRDefault="00736C68"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992A472" w14:textId="4D59D918" w:rsidR="00736C68" w:rsidRPr="00513449" w:rsidRDefault="00736C68"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ISO19115-3 encoding (preliminary)</w:t>
            </w:r>
          </w:p>
        </w:tc>
      </w:tr>
      <w:tr w:rsidR="006C4C24" w:rsidRPr="00402582" w14:paraId="4329CC53"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A43D2B9"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29A9320" w14:textId="77777777" w:rsidR="006C4C24"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b/>
                <w:sz w:val="20"/>
                <w:szCs w:val="20"/>
                <w:lang w:val="en-CA"/>
              </w:rPr>
              <w:t xml:space="preserve">/req/gsml4xsd/xsd </w:t>
            </w:r>
          </w:p>
          <w:p w14:paraId="1D9A4A87" w14:textId="76C4FD7A" w:rsidR="006C4C24" w:rsidRPr="00402582" w:rsidRDefault="006C4C24" w:rsidP="00B61014">
            <w:pPr>
              <w:spacing w:before="100" w:beforeAutospacing="1" w:after="100" w:afterAutospacing="1" w:line="230" w:lineRule="atLeast"/>
              <w:rPr>
                <w:rFonts w:ascii="Calibri" w:eastAsia="MS Mincho" w:hAnsi="Calibri"/>
                <w:sz w:val="20"/>
                <w:szCs w:val="20"/>
                <w:lang w:val="en-CA"/>
              </w:rPr>
            </w:pPr>
            <w:r w:rsidRPr="006C4C24">
              <w:rPr>
                <w:rFonts w:ascii="Calibri" w:eastAsia="MS Mincho" w:hAnsi="Calibri"/>
                <w:sz w:val="20"/>
                <w:szCs w:val="20"/>
                <w:lang w:val="en-CA"/>
              </w:rPr>
              <w:t>XML instance SHALL validate against XSD schema.</w:t>
            </w:r>
          </w:p>
        </w:tc>
      </w:tr>
      <w:tr w:rsidR="006C4C24" w:rsidRPr="00402582" w14:paraId="204DF19E"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590573B"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B5637AF" w14:textId="77777777" w:rsidR="006C4C24" w:rsidRDefault="006C4C24" w:rsidP="00B61014">
            <w:pPr>
              <w:spacing w:before="100" w:beforeAutospacing="1" w:after="100" w:afterAutospacing="1" w:line="230" w:lineRule="atLeast"/>
              <w:rPr>
                <w:rStyle w:val="requri"/>
                <w:rFonts w:eastAsia="MS Mincho"/>
                <w:lang w:val="en-CA"/>
              </w:rPr>
            </w:pPr>
            <w:r w:rsidRPr="006C4C24">
              <w:rPr>
                <w:rStyle w:val="requri"/>
                <w:lang w:val="en-CA"/>
              </w:rPr>
              <w:t>/req/gsml4xsd/sch</w:t>
            </w:r>
            <w:r w:rsidRPr="006C4C24">
              <w:rPr>
                <w:rStyle w:val="requri"/>
                <w:rFonts w:eastAsia="MS Mincho"/>
                <w:lang w:val="en-CA"/>
              </w:rPr>
              <w:t xml:space="preserve"> </w:t>
            </w:r>
          </w:p>
          <w:p w14:paraId="31D3AAD8" w14:textId="2CEBADCE" w:rsidR="006C4C24" w:rsidRPr="00513449"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sz w:val="20"/>
                <w:szCs w:val="20"/>
                <w:lang w:val="en-CA"/>
              </w:rPr>
              <w:t>XML instance SHALL pass</w:t>
            </w:r>
            <w:r w:rsidR="004E478A">
              <w:rPr>
                <w:rFonts w:ascii="Calibri" w:eastAsia="MS Mincho" w:hAnsi="Calibri"/>
                <w:sz w:val="20"/>
                <w:szCs w:val="20"/>
                <w:lang w:val="en-CA"/>
              </w:rPr>
              <w:t xml:space="preserve"> </w:t>
            </w:r>
            <w:r w:rsidRPr="006C4C24">
              <w:rPr>
                <w:rFonts w:ascii="Calibri" w:eastAsia="MS Mincho" w:hAnsi="Calibri"/>
                <w:sz w:val="20"/>
                <w:szCs w:val="20"/>
                <w:lang w:val="en-CA"/>
              </w:rPr>
              <w:t>against schematron rules.</w:t>
            </w:r>
          </w:p>
        </w:tc>
      </w:tr>
      <w:tr w:rsidR="006C4C24" w:rsidRPr="00402582" w14:paraId="3831DB64"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93B095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FF16029" w14:textId="77777777" w:rsidR="006C4C24" w:rsidRDefault="006C4C24" w:rsidP="00B61014">
            <w:pPr>
              <w:spacing w:before="100" w:beforeAutospacing="1" w:after="100" w:afterAutospacing="1" w:line="230" w:lineRule="atLeast"/>
              <w:jc w:val="both"/>
              <w:rPr>
                <w:rStyle w:val="reqtext"/>
                <w:lang w:val="en-CA"/>
              </w:rPr>
            </w:pPr>
            <w:r w:rsidRPr="00106124">
              <w:rPr>
                <w:rStyle w:val="requri"/>
                <w:lang w:val="en-CA"/>
              </w:rPr>
              <w:t>/req/gsml4xsd/byref</w:t>
            </w:r>
            <w:r w:rsidRPr="0084053A">
              <w:rPr>
                <w:rStyle w:val="reqtext"/>
                <w:lang w:val="en-CA"/>
              </w:rPr>
              <w:t xml:space="preserve"> </w:t>
            </w:r>
          </w:p>
          <w:p w14:paraId="67C97F9F" w14:textId="4ECD69AD" w:rsidR="006C4C24" w:rsidRDefault="001A7658" w:rsidP="00B61014">
            <w:pPr>
              <w:spacing w:before="100" w:beforeAutospacing="1" w:after="100" w:afterAutospacing="1" w:line="230" w:lineRule="atLeast"/>
              <w:jc w:val="both"/>
              <w:rPr>
                <w:rStyle w:val="requri"/>
                <w:lang w:val="en-CA"/>
              </w:rPr>
            </w:pPr>
            <w:r w:rsidRPr="001A7658">
              <w:rPr>
                <w:rStyle w:val="reqtext"/>
                <w:lang w:val="en-CA"/>
              </w:rPr>
              <w:t>By Reference property referencing an external resource SHALL be encoded with as HTTP URI in xlink</w:t>
            </w:r>
            <w:proofErr w:type="gramStart"/>
            <w:r w:rsidRPr="001A7658">
              <w:rPr>
                <w:rStyle w:val="reqtext"/>
                <w:lang w:val="en-CA"/>
              </w:rPr>
              <w:t>:href</w:t>
            </w:r>
            <w:proofErr w:type="gramEnd"/>
            <w:r w:rsidRPr="001A7658">
              <w:rPr>
                <w:rStyle w:val="reqtext"/>
                <w:lang w:val="en-CA"/>
              </w:rPr>
              <w:t>, and resolve to a representation of that resource using Linked Open Data principles.</w:t>
            </w:r>
          </w:p>
        </w:tc>
      </w:tr>
      <w:tr w:rsidR="006C4C24" w:rsidRPr="00402582" w14:paraId="16A9976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BBA62FE"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4F85585" w14:textId="77777777" w:rsidR="006C4C24" w:rsidRDefault="006C4C24" w:rsidP="00B61014">
            <w:pPr>
              <w:spacing w:before="100" w:beforeAutospacing="1" w:after="100" w:afterAutospacing="1" w:line="230" w:lineRule="atLeast"/>
              <w:jc w:val="both"/>
              <w:rPr>
                <w:rStyle w:val="requri"/>
                <w:lang w:val="en-CA"/>
              </w:rPr>
            </w:pPr>
            <w:r w:rsidRPr="006C4C24">
              <w:rPr>
                <w:rStyle w:val="requri"/>
                <w:lang w:val="en-CA"/>
              </w:rPr>
              <w:t xml:space="preserve">/req/gsml4xsd/codelist </w:t>
            </w:r>
          </w:p>
          <w:p w14:paraId="5BF9BBE1" w14:textId="3CBB2AE3" w:rsidR="006C4C24" w:rsidRDefault="006C4C24" w:rsidP="00DA608A">
            <w:pPr>
              <w:spacing w:before="100" w:beforeAutospacing="1" w:after="100" w:afterAutospacing="1" w:line="230" w:lineRule="atLeast"/>
              <w:jc w:val="both"/>
              <w:rPr>
                <w:rStyle w:val="requri"/>
                <w:lang w:val="en-CA"/>
              </w:rPr>
            </w:pPr>
            <w:r>
              <w:rPr>
                <w:rStyle w:val="reqtext"/>
                <w:lang w:val="en-CA"/>
              </w:rPr>
              <w:t xml:space="preserve">The identifier of the image </w:t>
            </w:r>
            <w:r w:rsidR="00DA608A">
              <w:rPr>
                <w:rStyle w:val="reqtext"/>
                <w:lang w:val="en-CA"/>
              </w:rPr>
              <w:t>SHALL</w:t>
            </w:r>
            <w:r>
              <w:rPr>
                <w:rStyle w:val="reqtext"/>
                <w:lang w:val="en-CA"/>
              </w:rPr>
              <w:t xml:space="preserve"> be a HTTP URI referring to a representation of the image accessible using Linked Open Data principles.</w:t>
            </w:r>
          </w:p>
        </w:tc>
      </w:tr>
      <w:tr w:rsidR="006C4C24" w:rsidRPr="00402582" w14:paraId="7592821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032337FF" w14:textId="72C0C516" w:rsidR="006C4C24" w:rsidRPr="00402582" w:rsidRDefault="00DA608A"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C82F78A" w14:textId="77777777" w:rsidR="006C4C24" w:rsidRDefault="006C4C24" w:rsidP="00B61014">
            <w:pPr>
              <w:spacing w:before="100" w:beforeAutospacing="1" w:after="100" w:afterAutospacing="1" w:line="230" w:lineRule="atLeast"/>
              <w:jc w:val="both"/>
              <w:rPr>
                <w:rStyle w:val="requri"/>
                <w:lang w:val="en-CA"/>
              </w:rPr>
            </w:pPr>
            <w:r w:rsidRPr="006C4C24">
              <w:rPr>
                <w:rStyle w:val="requri"/>
                <w:lang w:val="en-CA"/>
              </w:rPr>
              <w:t xml:space="preserve">/req/gsml4xsd/identifier-uri </w:t>
            </w:r>
          </w:p>
          <w:p w14:paraId="0BD7EC57" w14:textId="619C9D3E" w:rsidR="006C4C24" w:rsidRDefault="006C4C24" w:rsidP="00B61014">
            <w:pPr>
              <w:spacing w:before="100" w:beforeAutospacing="1" w:after="100" w:afterAutospacing="1" w:line="230" w:lineRule="atLeast"/>
              <w:jc w:val="both"/>
              <w:rPr>
                <w:rStyle w:val="requri"/>
                <w:lang w:val="en-CA"/>
              </w:rPr>
            </w:pPr>
            <w:r w:rsidRPr="006C4C24">
              <w:rPr>
                <w:rStyle w:val="reqtext"/>
                <w:lang w:val="en-CA"/>
              </w:rPr>
              <w:t>Feature identifiers (unique name) provided in gml</w:t>
            </w:r>
            <w:proofErr w:type="gramStart"/>
            <w:r w:rsidRPr="006C4C24">
              <w:rPr>
                <w:rStyle w:val="reqtext"/>
                <w:lang w:val="en-CA"/>
              </w:rPr>
              <w:t>:identifier</w:t>
            </w:r>
            <w:proofErr w:type="gramEnd"/>
            <w:r w:rsidRPr="006C4C24">
              <w:rPr>
                <w:rStyle w:val="reqtext"/>
                <w:lang w:val="en-CA"/>
              </w:rPr>
              <w:t xml:space="preserve"> and codeSpace = “http://www.ietf.org/rfc/rfc2616” SHALL be URI of resource using Linked Open Data principles.</w:t>
            </w:r>
          </w:p>
        </w:tc>
      </w:tr>
      <w:tr w:rsidR="006C4C24" w:rsidRPr="00402582" w14:paraId="28B263E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094DCC9"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F6A1CB7" w14:textId="77777777" w:rsidR="00DA608A" w:rsidRDefault="00DA608A" w:rsidP="00B61014">
            <w:pPr>
              <w:spacing w:before="100" w:beforeAutospacing="1" w:after="100" w:afterAutospacing="1" w:line="230" w:lineRule="atLeast"/>
              <w:jc w:val="both"/>
              <w:rPr>
                <w:rStyle w:val="requri"/>
                <w:lang w:val="en-CA"/>
              </w:rPr>
            </w:pPr>
            <w:r w:rsidRPr="00DA608A">
              <w:rPr>
                <w:rStyle w:val="requri"/>
                <w:lang w:val="en-CA"/>
              </w:rPr>
              <w:t xml:space="preserve">/req/gsml4xsd/iso8601-time </w:t>
            </w:r>
          </w:p>
          <w:p w14:paraId="64BC5915" w14:textId="029B5952" w:rsidR="006C4C24" w:rsidRDefault="00DA608A" w:rsidP="00B61014">
            <w:pPr>
              <w:spacing w:before="100" w:beforeAutospacing="1" w:after="100" w:afterAutospacing="1" w:line="230" w:lineRule="atLeast"/>
              <w:jc w:val="both"/>
              <w:rPr>
                <w:rStyle w:val="requri"/>
                <w:lang w:val="en-CA"/>
              </w:rPr>
            </w:pPr>
            <w:r w:rsidRPr="00DA608A">
              <w:rPr>
                <w:rStyle w:val="reqtext"/>
                <w:lang w:val="en-CA"/>
              </w:rPr>
              <w:t xml:space="preserve">All date-time elements occurrences </w:t>
            </w:r>
            <w:proofErr w:type="gramStart"/>
            <w:r w:rsidRPr="00DA608A">
              <w:rPr>
                <w:rStyle w:val="reqtext"/>
                <w:lang w:val="en-CA"/>
              </w:rPr>
              <w:t>SHALL SHOULD</w:t>
            </w:r>
            <w:proofErr w:type="gramEnd"/>
            <w:r w:rsidRPr="00DA608A">
              <w:rPr>
                <w:rStyle w:val="reqtext"/>
                <w:lang w:val="en-CA"/>
              </w:rPr>
              <w:t xml:space="preserve"> be encoded using ISO8601 extended time format.</w:t>
            </w:r>
          </w:p>
        </w:tc>
      </w:tr>
      <w:tr w:rsidR="00DA608A" w:rsidRPr="00402582" w14:paraId="7A353CF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F38C368" w14:textId="47AD24CA" w:rsid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3D643A3" w14:textId="77777777" w:rsidR="00DA608A" w:rsidRDefault="00DA608A" w:rsidP="00433281">
            <w:pPr>
              <w:tabs>
                <w:tab w:val="left" w:pos="1873"/>
              </w:tabs>
              <w:spacing w:before="100" w:beforeAutospacing="1" w:after="100" w:afterAutospacing="1" w:line="230" w:lineRule="atLeast"/>
              <w:jc w:val="both"/>
              <w:rPr>
                <w:rStyle w:val="requri"/>
              </w:rPr>
            </w:pPr>
            <w:r>
              <w:rPr>
                <w:rStyle w:val="requri"/>
                <w:lang w:val="en-CA"/>
              </w:rPr>
              <w:t>/req/gsml4xsd/</w:t>
            </w:r>
            <w:r w:rsidRPr="00031D61">
              <w:rPr>
                <w:rStyle w:val="requri"/>
              </w:rPr>
              <w:t>time-zone</w:t>
            </w:r>
          </w:p>
          <w:p w14:paraId="7D06F7CD" w14:textId="77777777" w:rsidR="00DA608A" w:rsidRPr="00031D61" w:rsidRDefault="00DA608A" w:rsidP="00DA608A">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3FAD662A" w14:textId="0F5D73C1" w:rsidR="00DA608A" w:rsidRPr="00433281" w:rsidRDefault="00DA608A" w:rsidP="00433281">
            <w:pPr>
              <w:tabs>
                <w:tab w:val="left" w:pos="1873"/>
              </w:tabs>
              <w:spacing w:before="100" w:beforeAutospacing="1" w:after="100" w:afterAutospacing="1" w:line="230" w:lineRule="atLeast"/>
              <w:jc w:val="both"/>
              <w:rPr>
                <w:rStyle w:val="requri"/>
                <w:rFonts w:ascii="Calibri" w:hAnsi="Calibri"/>
                <w:sz w:val="20"/>
                <w:szCs w:val="20"/>
                <w:lang w:val="en-CA"/>
              </w:rPr>
            </w:pPr>
            <w:r w:rsidRPr="00433281">
              <w:rPr>
                <w:rFonts w:ascii="Calibri" w:hAnsi="Calibri"/>
                <w:sz w:val="20"/>
                <w:szCs w:val="20"/>
                <w:lang w:val="en-AU"/>
              </w:rPr>
              <w:t>(Z</w:t>
            </w:r>
            <w:proofErr w:type="gramStart"/>
            <w:r w:rsidRPr="00433281">
              <w:rPr>
                <w:rFonts w:ascii="Calibri" w:hAnsi="Calibri"/>
                <w:sz w:val="20"/>
                <w:szCs w:val="20"/>
                <w:lang w:val="en-AU"/>
              </w:rPr>
              <w:t>|[</w:t>
            </w:r>
            <w:proofErr w:type="gramEnd"/>
            <w:r w:rsidRPr="00433281">
              <w:rPr>
                <w:rFonts w:ascii="Calibri" w:hAnsi="Calibri"/>
                <w:sz w:val="20"/>
                <w:szCs w:val="20"/>
                <w:lang w:val="en-AU"/>
              </w:rPr>
              <w:t>+-]HH:MM).</w:t>
            </w:r>
            <w:r w:rsidRPr="00433281">
              <w:rPr>
                <w:rStyle w:val="reqtext"/>
                <w:rFonts w:ascii="Calibri" w:hAnsi="Calibri"/>
                <w:sz w:val="20"/>
                <w:szCs w:val="20"/>
              </w:rPr>
              <w:t>.</w:t>
            </w:r>
          </w:p>
        </w:tc>
      </w:tr>
      <w:tr w:rsidR="00DA608A" w:rsidRPr="00402582" w14:paraId="461CDD9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77186AE" w14:textId="58694341" w:rsid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154C1FD" w14:textId="77777777" w:rsidR="00DA608A" w:rsidRDefault="00DA608A" w:rsidP="00B61014">
            <w:pPr>
              <w:spacing w:before="100" w:beforeAutospacing="1" w:after="100" w:afterAutospacing="1" w:line="230" w:lineRule="atLeast"/>
              <w:jc w:val="both"/>
              <w:rPr>
                <w:rStyle w:val="requri"/>
              </w:rPr>
            </w:pPr>
            <w:r>
              <w:rPr>
                <w:rStyle w:val="requri"/>
                <w:lang w:val="en-CA"/>
              </w:rPr>
              <w:t>/req/gsml4xsd/</w:t>
            </w:r>
            <w:r w:rsidRPr="008D6449">
              <w:rPr>
                <w:rStyle w:val="requri"/>
              </w:rPr>
              <w:t>unit-of-measure</w:t>
            </w:r>
          </w:p>
          <w:p w14:paraId="0948BA39" w14:textId="0E6B1B90" w:rsidR="00DA608A" w:rsidRPr="00DA608A" w:rsidRDefault="00DA608A" w:rsidP="00B61014">
            <w:pPr>
              <w:spacing w:before="100" w:beforeAutospacing="1" w:after="100" w:afterAutospacing="1" w:line="230" w:lineRule="atLeast"/>
              <w:jc w:val="both"/>
              <w:rPr>
                <w:rStyle w:val="requri"/>
                <w:lang w:val="en-CA"/>
              </w:rPr>
            </w:pPr>
            <w:r>
              <w:rPr>
                <w:rStyle w:val="reqtext"/>
              </w:rPr>
              <w:t>SWE Common swe:Quantities SHALL have a defined unit of measure</w:t>
            </w:r>
          </w:p>
        </w:tc>
      </w:tr>
    </w:tbl>
    <w:p w14:paraId="1700C001" w14:textId="77777777" w:rsidR="006C4C24" w:rsidRDefault="006C4C24" w:rsidP="005A0C30">
      <w:pPr>
        <w:rPr>
          <w:lang w:val="en-CA"/>
        </w:rPr>
      </w:pPr>
    </w:p>
    <w:p w14:paraId="7F6C0035" w14:textId="147B4F42" w:rsidR="0099305B" w:rsidRDefault="00AF7E7A" w:rsidP="005A0C30">
      <w:pPr>
        <w:rPr>
          <w:lang w:val="en-CA"/>
        </w:rPr>
      </w:pPr>
      <w:r>
        <w:rPr>
          <w:lang w:val="en-CA"/>
        </w:rPr>
        <w:t>This</w:t>
      </w:r>
      <w:r w:rsidR="0099305B">
        <w:rPr>
          <w:lang w:val="en-CA"/>
        </w:rPr>
        <w:t xml:space="preserve"> requirements class is </w:t>
      </w:r>
      <w:r w:rsidR="00513361">
        <w:rPr>
          <w:lang w:val="en-CA"/>
        </w:rPr>
        <w:t>shared by all</w:t>
      </w:r>
      <w:r w:rsidR="0099305B">
        <w:rPr>
          <w:lang w:val="en-CA"/>
        </w:rPr>
        <w:t xml:space="preserve"> GML/XML GeoSciML instances.</w:t>
      </w:r>
    </w:p>
    <w:p w14:paraId="407799A7" w14:textId="77777777" w:rsidR="00380908" w:rsidRDefault="00380908" w:rsidP="00380908">
      <w:pPr>
        <w:pStyle w:val="Titre3"/>
        <w:rPr>
          <w:lang w:val="en-CA"/>
        </w:rPr>
      </w:pPr>
      <w:bookmarkStart w:id="783" w:name="_Toc452643186"/>
      <w:r>
        <w:rPr>
          <w:lang w:val="en-CA"/>
        </w:rPr>
        <w:t>XML document validation</w:t>
      </w:r>
      <w:bookmarkEnd w:id="783"/>
    </w:p>
    <w:p w14:paraId="0167B34A" w14:textId="77777777" w:rsidR="00B95F74" w:rsidRDefault="00B95F74" w:rsidP="00380908">
      <w:pPr>
        <w:rPr>
          <w:lang w:val="en-CA"/>
        </w:rPr>
      </w:pPr>
    </w:p>
    <w:p w14:paraId="474E80BF" w14:textId="77777777" w:rsidR="00380908" w:rsidRDefault="00380908" w:rsidP="00380908">
      <w:pPr>
        <w:rPr>
          <w:lang w:val="en-CA"/>
        </w:rPr>
      </w:pPr>
      <w:commentRangeStart w:id="784"/>
      <w:r>
        <w:rPr>
          <w:lang w:val="en-CA"/>
        </w:rPr>
        <w:t xml:space="preserve">An XML instance shall validate to both the XSD and schematron rules provided by this specification for each of the XML requirements classes. </w:t>
      </w:r>
      <w:commentRangeEnd w:id="784"/>
      <w:r w:rsidR="00C859E9">
        <w:rPr>
          <w:rStyle w:val="Marquedecommentaire"/>
        </w:rPr>
        <w:commentReference w:id="784"/>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0B647262" w:rsidR="00380908" w:rsidRPr="00D12552" w:rsidRDefault="00380908" w:rsidP="00380908">
            <w:pPr>
              <w:pStyle w:val="Tabletext10"/>
              <w:jc w:val="left"/>
              <w:rPr>
                <w:rStyle w:val="reqtext"/>
                <w:lang w:val="en-CA"/>
              </w:rPr>
            </w:pPr>
            <w:r>
              <w:rPr>
                <w:rStyle w:val="reqtext"/>
                <w:lang w:val="en-CA"/>
              </w:rPr>
              <w:t>XML instance SHALL</w:t>
            </w:r>
            <w:r w:rsidR="00DE3D18">
              <w:rPr>
                <w:rStyle w:val="reqtext"/>
                <w:lang w:val="en-CA"/>
              </w:rPr>
              <w:t xml:space="preserve"> validate</w:t>
            </w:r>
            <w:r>
              <w:rPr>
                <w:rStyle w:val="reqtext"/>
                <w:lang w:val="en-CA"/>
              </w:rPr>
              <w:t xml:space="preserve"> against XSD schema</w:t>
            </w:r>
            <w:r w:rsidR="00B8253A">
              <w:rPr>
                <w:rStyle w:val="reqtext"/>
                <w:lang w:val="en-CA"/>
              </w:rPr>
              <w:t>.</w:t>
            </w:r>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751504BB" w:rsidR="00380908" w:rsidRPr="00D12552" w:rsidRDefault="00380908" w:rsidP="00415E41">
            <w:pPr>
              <w:pStyle w:val="Tabletext10"/>
              <w:jc w:val="left"/>
              <w:rPr>
                <w:rStyle w:val="reqtext"/>
                <w:lang w:val="en-CA"/>
              </w:rPr>
            </w:pPr>
            <w:r>
              <w:rPr>
                <w:rStyle w:val="reqtext"/>
                <w:lang w:val="en-CA"/>
              </w:rPr>
              <w:t xml:space="preserve">XML instance SHALL </w:t>
            </w:r>
            <w:r w:rsidR="00415E41">
              <w:rPr>
                <w:rStyle w:val="reqtext"/>
                <w:lang w:val="en-CA"/>
              </w:rPr>
              <w:t>pass</w:t>
            </w:r>
            <w:r>
              <w:rPr>
                <w:rStyle w:val="reqtext"/>
                <w:lang w:val="en-CA"/>
              </w:rPr>
              <w:t xml:space="preserve"> schematron rules</w:t>
            </w:r>
            <w:r w:rsidR="00B8253A">
              <w:rPr>
                <w:rStyle w:val="reqtext"/>
                <w:lang w:val="en-CA"/>
              </w:rPr>
              <w:t>.</w:t>
            </w:r>
          </w:p>
        </w:tc>
      </w:tr>
    </w:tbl>
    <w:p w14:paraId="3812B48A" w14:textId="77777777" w:rsidR="00380908" w:rsidRDefault="00380908" w:rsidP="00AD7649">
      <w:pPr>
        <w:rPr>
          <w:lang w:val="en-CA"/>
        </w:rPr>
      </w:pPr>
    </w:p>
    <w:p w14:paraId="496A9BA7" w14:textId="77777777" w:rsidR="005C1C53" w:rsidRDefault="005C1C53" w:rsidP="00AD7649">
      <w:pPr>
        <w:rPr>
          <w:lang w:val="en-CA"/>
        </w:rPr>
      </w:pPr>
    </w:p>
    <w:p w14:paraId="0255D3E9" w14:textId="5C5FF4F6" w:rsidR="00B95F74" w:rsidRDefault="00652E95" w:rsidP="00B464F3">
      <w:pPr>
        <w:pStyle w:val="Titre3"/>
        <w:rPr>
          <w:lang w:val="en-CA"/>
        </w:rPr>
      </w:pPr>
      <w:r>
        <w:rPr>
          <w:lang w:val="en-CA"/>
        </w:rPr>
        <w:t xml:space="preserve"> </w:t>
      </w:r>
      <w:bookmarkStart w:id="785" w:name="_Toc452643187"/>
      <w:r>
        <w:rPr>
          <w:lang w:val="en-CA"/>
        </w:rPr>
        <w:t>Reference</w:t>
      </w:r>
      <w:bookmarkEnd w:id="785"/>
    </w:p>
    <w:p w14:paraId="3BAEC3D3" w14:textId="77777777" w:rsidR="00B123AA" w:rsidRDefault="00B123AA" w:rsidP="00AD7649">
      <w:pPr>
        <w:rPr>
          <w:lang w:val="en-CA"/>
        </w:rPr>
      </w:pPr>
    </w:p>
    <w:p w14:paraId="3A9B36C4" w14:textId="40744685" w:rsidR="00B123AA" w:rsidRDefault="00B123AA" w:rsidP="00AD7649">
      <w:pPr>
        <w:rPr>
          <w:lang w:val="en-CA"/>
        </w:rPr>
      </w:pPr>
      <w:r>
        <w:rPr>
          <w:lang w:val="en-CA"/>
        </w:rPr>
        <w:t>This requirement enforces the use a Linked Data URI in xlink</w:t>
      </w:r>
      <w:proofErr w:type="gramStart"/>
      <w:r>
        <w:rPr>
          <w:lang w:val="en-CA"/>
        </w:rPr>
        <w:t>:href</w:t>
      </w:r>
      <w:proofErr w:type="gramEnd"/>
      <w:r>
        <w:rPr>
          <w:lang w:val="en-CA"/>
        </w:rPr>
        <w:t xml:space="preserve"> and gml:identifier.  Linked Data URIs play the dual role of identifier and accessor (a mean to retrieve an instance).  The requirement clarifies some</w:t>
      </w:r>
      <w:r w:rsidR="00C67B89">
        <w:rPr>
          <w:lang w:val="en-CA"/>
        </w:rPr>
        <w:t xml:space="preserve"> expectation about the use of those URIs in processing XML instances.</w:t>
      </w:r>
    </w:p>
    <w:p w14:paraId="1125D7C9" w14:textId="266E7145" w:rsidR="00A8510C" w:rsidRDefault="00A8510C" w:rsidP="00AD7649">
      <w:pPr>
        <w:rPr>
          <w:lang w:val="en-CA"/>
        </w:rPr>
      </w:pPr>
      <w:r>
        <w:rPr>
          <w:lang w:val="en-CA"/>
        </w:rPr>
        <w:t>XML document forbids the serialization of duplicate xs</w:t>
      </w:r>
      <w:r w:rsidR="005F3FAD">
        <w:rPr>
          <w:lang w:val="en-CA"/>
        </w:rPr>
        <w:t>d</w:t>
      </w:r>
      <w:proofErr w:type="gramStart"/>
      <w:r>
        <w:rPr>
          <w:lang w:val="en-CA"/>
        </w:rPr>
        <w:t>:ID</w:t>
      </w:r>
      <w:proofErr w:type="gramEnd"/>
      <w:r>
        <w:rPr>
          <w:lang w:val="en-CA"/>
        </w:rPr>
        <w:t xml:space="preserve"> (gml:id is of type xsd:ID) and since gml:id is a local identifier for a &lt;&lt;Type&gt;&gt;</w:t>
      </w:r>
      <w:r w:rsidR="00AF7E7A">
        <w:rPr>
          <w:lang w:val="en-CA"/>
        </w:rPr>
        <w:t xml:space="preserve"> and &lt;&lt;FeatureType&gt;&gt;</w:t>
      </w:r>
      <w:r>
        <w:rPr>
          <w:lang w:val="en-CA"/>
        </w:rPr>
        <w:t>, an entity cannot be repeated</w:t>
      </w:r>
      <w:r w:rsidR="005F3FAD">
        <w:rPr>
          <w:lang w:val="en-CA"/>
        </w:rPr>
        <w:t xml:space="preserve"> in a given instance</w:t>
      </w:r>
      <w:r>
        <w:rPr>
          <w:lang w:val="en-CA"/>
        </w:rPr>
        <w:t>.  Property must therefore use a reference to the already serialized entity</w:t>
      </w:r>
      <w:r w:rsidR="00793B54">
        <w:rPr>
          <w:lang w:val="en-CA"/>
        </w:rPr>
        <w:t>.</w:t>
      </w:r>
    </w:p>
    <w:p w14:paraId="47C22FF0" w14:textId="4A8A654C" w:rsidR="00C67B89" w:rsidRDefault="00C67B89" w:rsidP="00AD7649">
      <w:pPr>
        <w:rPr>
          <w:lang w:val="en-CA"/>
        </w:rPr>
      </w:pPr>
      <w:r>
        <w:rPr>
          <w:lang w:val="en-CA"/>
        </w:rPr>
        <w:t xml:space="preserve">W3C XLink tells where the resource is, but not </w:t>
      </w:r>
      <w:r w:rsidRPr="00B464F3">
        <w:rPr>
          <w:u w:val="single"/>
          <w:lang w:val="en-CA"/>
        </w:rPr>
        <w:t>what</w:t>
      </w:r>
      <w:r w:rsidR="0042527D">
        <w:rPr>
          <w:u w:val="single"/>
          <w:lang w:val="en-CA"/>
        </w:rPr>
        <w:t xml:space="preserve"> it is</w:t>
      </w:r>
      <w:r>
        <w:rPr>
          <w:u w:val="single"/>
          <w:lang w:val="en-CA"/>
        </w:rPr>
        <w:t xml:space="preserve"> (</w:t>
      </w:r>
      <w:r w:rsidR="0042527D">
        <w:rPr>
          <w:u w:val="single"/>
          <w:lang w:val="en-CA"/>
        </w:rPr>
        <w:t>the identity of what will be retrieve</w:t>
      </w:r>
      <w:r>
        <w:rPr>
          <w:u w:val="single"/>
          <w:lang w:val="en-CA"/>
        </w:rPr>
        <w:t>)</w:t>
      </w:r>
      <w:r w:rsidR="0042527D">
        <w:rPr>
          <w:lang w:val="en-CA"/>
        </w:rPr>
        <w:t xml:space="preserve">.  </w:t>
      </w:r>
      <w:r>
        <w:rPr>
          <w:lang w:val="en-CA"/>
        </w:rPr>
        <w:t>Obviously, the identifier is often part of the link</w:t>
      </w:r>
      <w:r w:rsidR="0042527D">
        <w:rPr>
          <w:lang w:val="en-CA"/>
        </w:rPr>
        <w:t>, but it requires from the client a prior knowledge of the API (SOS or WFS for example) and where to find the identifier in the list of parameters.</w:t>
      </w:r>
    </w:p>
    <w:p w14:paraId="02275925" w14:textId="6590A03D" w:rsidR="00C13B9B" w:rsidRDefault="00C13B9B" w:rsidP="00C13B9B">
      <w:pPr>
        <w:rPr>
          <w:lang w:val="en-CA"/>
        </w:rPr>
      </w:pPr>
      <w:r>
        <w:rPr>
          <w:lang w:val="en-CA"/>
        </w:rPr>
        <w:t>This example shows 3 encoding of a gsmlb</w:t>
      </w:r>
      <w:proofErr w:type="gramStart"/>
      <w:r>
        <w:rPr>
          <w:lang w:val="en-CA"/>
        </w:rPr>
        <w:t>:specification</w:t>
      </w:r>
      <w:proofErr w:type="gramEnd"/>
      <w:r>
        <w:rPr>
          <w:lang w:val="en-CA"/>
        </w:rPr>
        <w:t xml:space="preserve"> property containing (or referring) to </w:t>
      </w:r>
      <w:r w:rsidR="0042527D">
        <w:rPr>
          <w:lang w:val="en-CA"/>
        </w:rPr>
        <w:t>the same</w:t>
      </w:r>
      <w:r>
        <w:rPr>
          <w:lang w:val="en-CA"/>
        </w:rPr>
        <w:t xml:space="preserve"> gsmlb:GeologicUnit</w:t>
      </w:r>
      <w:r w:rsidR="0042527D">
        <w:rPr>
          <w:lang w:val="en-CA"/>
        </w:rPr>
        <w:t xml:space="preserve"> instance</w:t>
      </w:r>
      <w:r>
        <w:rPr>
          <w:lang w:val="en-CA"/>
        </w:rPr>
        <w:t xml:space="preserve">.  The first is </w:t>
      </w:r>
      <w:proofErr w:type="gramStart"/>
      <w:r>
        <w:rPr>
          <w:lang w:val="en-CA"/>
        </w:rPr>
        <w:t>inline,</w:t>
      </w:r>
      <w:proofErr w:type="gramEnd"/>
      <w:r>
        <w:rPr>
          <w:lang w:val="en-CA"/>
        </w:rPr>
        <w:t xml:space="preserve"> </w:t>
      </w:r>
      <w:r w:rsidR="0042527D">
        <w:rPr>
          <w:lang w:val="en-CA"/>
        </w:rPr>
        <w:t>the second uses a local reference, while the last</w:t>
      </w:r>
      <w:r>
        <w:rPr>
          <w:lang w:val="en-CA"/>
        </w:rPr>
        <w:t xml:space="preserve"> </w:t>
      </w:r>
      <w:r w:rsidR="00513361">
        <w:rPr>
          <w:lang w:val="en-CA"/>
        </w:rPr>
        <w:t xml:space="preserve">one </w:t>
      </w:r>
      <w:r>
        <w:rPr>
          <w:lang w:val="en-CA"/>
        </w:rPr>
        <w:t xml:space="preserve">uses a </w:t>
      </w:r>
      <w:r w:rsidR="00513361">
        <w:rPr>
          <w:lang w:val="en-CA"/>
        </w:rPr>
        <w:t>URI</w:t>
      </w:r>
      <w:r>
        <w:rPr>
          <w:lang w:val="en-CA"/>
        </w:rPr>
        <w:t xml:space="preserve">. </w:t>
      </w:r>
    </w:p>
    <w:p w14:paraId="078E88EB" w14:textId="77777777" w:rsidR="00C13B9B" w:rsidRDefault="00C13B9B" w:rsidP="00AD7649">
      <w:pPr>
        <w:rPr>
          <w:lang w:val="en-CA"/>
        </w:rPr>
      </w:pPr>
    </w:p>
    <w:p w14:paraId="5F752F2C"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w:t>
      </w:r>
      <w:r w:rsidRPr="00B464F3">
        <w:rPr>
          <w:rFonts w:ascii="Courier New" w:hAnsi="Courier New" w:cs="Courier New"/>
          <w:noProof/>
          <w:sz w:val="20"/>
          <w:szCs w:val="20"/>
          <w:lang w:val="en-CA"/>
        </w:rPr>
        <w:t>gsmlb:GSML</w:t>
      </w:r>
      <w:r w:rsidRPr="00B464F3">
        <w:rPr>
          <w:rFonts w:ascii="Courier New" w:hAnsi="Courier New" w:cs="Courier New"/>
          <w:sz w:val="20"/>
          <w:szCs w:val="20"/>
          <w:lang w:val="en-CA"/>
        </w:rPr>
        <w:t>&gt;</w:t>
      </w:r>
    </w:p>
    <w:p w14:paraId="2D9F9469"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w:t>
      </w:r>
      <w:proofErr w:type="gramStart"/>
      <w:r w:rsidRPr="00B464F3">
        <w:rPr>
          <w:rFonts w:ascii="Courier New" w:hAnsi="Courier New" w:cs="Courier New"/>
          <w:sz w:val="20"/>
          <w:szCs w:val="20"/>
          <w:lang w:val="en-CA"/>
        </w:rPr>
        <w:t>gsmlb:</w:t>
      </w:r>
      <w:proofErr w:type="gramEnd"/>
      <w:r w:rsidRPr="00B464F3">
        <w:rPr>
          <w:rFonts w:ascii="Courier New" w:hAnsi="Courier New" w:cs="Courier New"/>
          <w:sz w:val="20"/>
          <w:szCs w:val="20"/>
          <w:lang w:val="en-CA"/>
        </w:rPr>
        <w:t>mappedItem&gt;</w:t>
      </w:r>
    </w:p>
    <w:p w14:paraId="5E0D496C"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:MappedFeature</w:t>
      </w:r>
      <w:proofErr w:type="gramEnd"/>
      <w:r w:rsidRPr="00B464F3">
        <w:rPr>
          <w:rFonts w:ascii="Courier New" w:hAnsi="Courier New" w:cs="Courier New"/>
          <w:sz w:val="20"/>
          <w:szCs w:val="20"/>
          <w:lang w:val="en-CA"/>
        </w:rPr>
        <w:t xml:space="preserve"> gml:id="m1"&gt;</w:t>
      </w:r>
    </w:p>
    <w:p w14:paraId="3EC6A6CD"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r>
      <w:r w:rsidRPr="00B464F3">
        <w:rPr>
          <w:rFonts w:ascii="Courier New" w:hAnsi="Courier New" w:cs="Courier New"/>
          <w:sz w:val="20"/>
          <w:szCs w:val="20"/>
          <w:lang w:val="en-CA"/>
        </w:rPr>
        <w:tab/>
        <w:t>&lt;</w:t>
      </w:r>
      <w:proofErr w:type="gramStart"/>
      <w:r w:rsidRPr="00B464F3">
        <w:rPr>
          <w:rFonts w:ascii="Courier New" w:hAnsi="Courier New" w:cs="Courier New"/>
          <w:sz w:val="20"/>
          <w:szCs w:val="20"/>
          <w:lang w:val="en-CA"/>
        </w:rPr>
        <w:t>gsmlb:</w:t>
      </w:r>
      <w:proofErr w:type="gramEnd"/>
      <w:r w:rsidRPr="00B464F3">
        <w:rPr>
          <w:rFonts w:ascii="Courier New" w:hAnsi="Courier New" w:cs="Courier New"/>
          <w:sz w:val="20"/>
          <w:szCs w:val="20"/>
          <w:lang w:val="en-CA"/>
        </w:rPr>
        <w:t>specification&gt;</w:t>
      </w:r>
    </w:p>
    <w:p w14:paraId="65F9D5E5" w14:textId="77777777" w:rsidR="00174304"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r>
      <w:r w:rsidRPr="00B464F3">
        <w:rPr>
          <w:rFonts w:ascii="Courier New" w:hAnsi="Courier New" w:cs="Courier New"/>
          <w:sz w:val="20"/>
          <w:szCs w:val="20"/>
          <w:lang w:val="en-CA"/>
        </w:rPr>
        <w:tab/>
      </w: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:GeologicUnit</w:t>
      </w:r>
      <w:proofErr w:type="gramEnd"/>
      <w:r w:rsidRPr="00B464F3">
        <w:rPr>
          <w:rFonts w:ascii="Courier New" w:hAnsi="Courier New" w:cs="Courier New"/>
          <w:sz w:val="20"/>
          <w:szCs w:val="20"/>
          <w:lang w:val="en-CA"/>
        </w:rPr>
        <w:t xml:space="preserve"> gml:id="G1"&gt;</w:t>
      </w:r>
    </w:p>
    <w:p w14:paraId="26F633BF" w14:textId="7285F93A" w:rsidR="00BB76F4" w:rsidRDefault="00BB76F4" w:rsidP="00B464F3">
      <w:pPr>
        <w:contextualSpacing/>
        <w:rPr>
          <w:rFonts w:ascii="Courier New" w:hAnsi="Courier New" w:cs="Courier New"/>
          <w:sz w:val="20"/>
          <w:szCs w:val="20"/>
          <w:lang w:val="en-CA"/>
        </w:rPr>
      </w:pPr>
      <w:commentRangeStart w:id="786"/>
      <w:r>
        <w:rPr>
          <w:rFonts w:ascii="Courier New" w:hAnsi="Courier New" w:cs="Courier New"/>
          <w:sz w:val="20"/>
          <w:szCs w:val="20"/>
          <w:lang w:val="en-CA"/>
        </w:rPr>
        <w:tab/>
      </w:r>
      <w:r>
        <w:rPr>
          <w:rFonts w:ascii="Courier New" w:hAnsi="Courier New" w:cs="Courier New"/>
          <w:sz w:val="20"/>
          <w:szCs w:val="20"/>
          <w:lang w:val="en-CA"/>
        </w:rPr>
        <w:tab/>
      </w:r>
      <w:r>
        <w:rPr>
          <w:rFonts w:ascii="Courier New" w:hAnsi="Courier New" w:cs="Courier New"/>
          <w:sz w:val="20"/>
          <w:szCs w:val="20"/>
          <w:lang w:val="en-CA"/>
        </w:rPr>
        <w:tab/>
        <w:t>&lt;gsm</w:t>
      </w:r>
      <w:proofErr w:type="gramStart"/>
      <w:r w:rsidRPr="00131124">
        <w:rPr>
          <w:rFonts w:ascii="Courier New" w:hAnsi="Courier New" w:cs="Courier New"/>
          <w:sz w:val="20"/>
          <w:szCs w:val="20"/>
          <w:lang w:val="en-CA"/>
        </w:rPr>
        <w:t>:</w:t>
      </w:r>
      <w:r>
        <w:rPr>
          <w:rFonts w:ascii="Courier New" w:hAnsi="Courier New" w:cs="Courier New"/>
          <w:sz w:val="20"/>
          <w:szCs w:val="20"/>
          <w:lang w:val="en-CA"/>
        </w:rPr>
        <w:t>identifier</w:t>
      </w:r>
      <w:proofErr w:type="gramEnd"/>
      <w:r>
        <w:rPr>
          <w:rFonts w:ascii="Courier New" w:hAnsi="Courier New" w:cs="Courier New"/>
          <w:sz w:val="20"/>
          <w:szCs w:val="20"/>
          <w:lang w:val="en-CA"/>
        </w:rPr>
        <w:t xml:space="preserve"> codeSpace="&amp;guid;</w:t>
      </w:r>
      <w:r w:rsidRPr="00131124">
        <w:rPr>
          <w:rFonts w:ascii="Courier New" w:hAnsi="Courier New" w:cs="Courier New"/>
          <w:sz w:val="20"/>
          <w:szCs w:val="20"/>
          <w:lang w:val="en-CA"/>
        </w:rPr>
        <w:t>"&gt;</w:t>
      </w:r>
      <w:r w:rsidRPr="00BB76F4">
        <w:t xml:space="preserve"> </w:t>
      </w:r>
      <w:r w:rsidR="00FE640E">
        <w:rPr>
          <w:rFonts w:ascii="Courier New" w:hAnsi="Courier New" w:cs="Courier New"/>
          <w:sz w:val="20"/>
          <w:szCs w:val="20"/>
          <w:lang w:val="en-CA"/>
        </w:rPr>
        <w:t>&amp;resource;</w:t>
      </w:r>
      <w:r w:rsidR="00E20E2E" w:rsidRPr="00E20E2E">
        <w:rPr>
          <w:rFonts w:ascii="Courier New" w:hAnsi="Courier New" w:cs="Courier New"/>
          <w:sz w:val="20"/>
          <w:szCs w:val="20"/>
          <w:lang w:val="en-CA"/>
        </w:rPr>
        <w:t>/feature/GeologicUnit/45247347623</w:t>
      </w:r>
      <w:r>
        <w:rPr>
          <w:rFonts w:ascii="Courier New" w:hAnsi="Courier New" w:cs="Courier New"/>
          <w:sz w:val="20"/>
          <w:szCs w:val="20"/>
          <w:lang w:val="en-CA"/>
        </w:rPr>
        <w:t>&lt;/gml:identifier&gt;</w:t>
      </w:r>
      <w:commentRangeEnd w:id="786"/>
      <w:r>
        <w:rPr>
          <w:rStyle w:val="Marquedecommentaire"/>
        </w:rPr>
        <w:commentReference w:id="786"/>
      </w:r>
    </w:p>
    <w:p w14:paraId="3C8FA0B6" w14:textId="7A1D29E4"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w:t>
      </w:r>
    </w:p>
    <w:p w14:paraId="6D153CE2"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r>
      <w:r w:rsidRPr="00B464F3">
        <w:rPr>
          <w:rFonts w:ascii="Courier New" w:hAnsi="Courier New" w:cs="Courier New"/>
          <w:sz w:val="20"/>
          <w:szCs w:val="20"/>
          <w:lang w:val="en-CA"/>
        </w:rPr>
        <w:tab/>
      </w: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:GeologicUnit</w:t>
      </w:r>
      <w:proofErr w:type="gramEnd"/>
      <w:r w:rsidRPr="00B464F3">
        <w:rPr>
          <w:rFonts w:ascii="Courier New" w:hAnsi="Courier New" w:cs="Courier New"/>
          <w:sz w:val="20"/>
          <w:szCs w:val="20"/>
          <w:lang w:val="en-CA"/>
        </w:rPr>
        <w:t>&gt;</w:t>
      </w:r>
    </w:p>
    <w:p w14:paraId="62CD90FA"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:specification</w:t>
      </w:r>
      <w:proofErr w:type="gramEnd"/>
      <w:r w:rsidRPr="00B464F3">
        <w:rPr>
          <w:rFonts w:ascii="Courier New" w:hAnsi="Courier New" w:cs="Courier New"/>
          <w:sz w:val="20"/>
          <w:szCs w:val="20"/>
          <w:lang w:val="en-CA"/>
        </w:rPr>
        <w:t>&gt;</w:t>
      </w:r>
    </w:p>
    <w:p w14:paraId="033FAFCD"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:MappedFeature</w:t>
      </w:r>
      <w:proofErr w:type="gramEnd"/>
      <w:r w:rsidRPr="00B464F3">
        <w:rPr>
          <w:rFonts w:ascii="Courier New" w:hAnsi="Courier New" w:cs="Courier New"/>
          <w:sz w:val="20"/>
          <w:szCs w:val="20"/>
          <w:lang w:val="en-CA"/>
        </w:rPr>
        <w:t>&gt;</w:t>
      </w:r>
    </w:p>
    <w:p w14:paraId="3D47EAF1"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&lt;/gsmlb</w:t>
      </w:r>
      <w:proofErr w:type="gramStart"/>
      <w:r w:rsidRPr="00B464F3">
        <w:rPr>
          <w:rFonts w:ascii="Courier New" w:hAnsi="Courier New" w:cs="Courier New"/>
          <w:sz w:val="20"/>
          <w:szCs w:val="20"/>
          <w:lang w:val="en-CA"/>
        </w:rPr>
        <w:t>:mappedItem</w:t>
      </w:r>
      <w:proofErr w:type="gramEnd"/>
      <w:r w:rsidRPr="00B464F3">
        <w:rPr>
          <w:rFonts w:ascii="Courier New" w:hAnsi="Courier New" w:cs="Courier New"/>
          <w:sz w:val="20"/>
          <w:szCs w:val="20"/>
          <w:lang w:val="en-CA"/>
        </w:rPr>
        <w:t>&gt;</w:t>
      </w:r>
    </w:p>
    <w:p w14:paraId="0B0D047C"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w:t>
      </w:r>
      <w:proofErr w:type="gramStart"/>
      <w:r w:rsidRPr="00B464F3">
        <w:rPr>
          <w:rFonts w:ascii="Courier New" w:hAnsi="Courier New" w:cs="Courier New"/>
          <w:sz w:val="20"/>
          <w:szCs w:val="20"/>
          <w:lang w:val="en-CA"/>
        </w:rPr>
        <w:t>gsmlb:</w:t>
      </w:r>
      <w:proofErr w:type="gramEnd"/>
      <w:r w:rsidRPr="00B464F3">
        <w:rPr>
          <w:rFonts w:ascii="Courier New" w:hAnsi="Courier New" w:cs="Courier New"/>
          <w:sz w:val="20"/>
          <w:szCs w:val="20"/>
          <w:lang w:val="en-CA"/>
        </w:rPr>
        <w:t>mappedItem&gt;</w:t>
      </w:r>
    </w:p>
    <w:p w14:paraId="0D71C6DE"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:MappedFeature</w:t>
      </w:r>
      <w:proofErr w:type="gramEnd"/>
      <w:r w:rsidRPr="00B464F3">
        <w:rPr>
          <w:rFonts w:ascii="Courier New" w:hAnsi="Courier New" w:cs="Courier New"/>
          <w:sz w:val="20"/>
          <w:szCs w:val="20"/>
          <w:lang w:val="en-CA"/>
        </w:rPr>
        <w:t xml:space="preserve"> gml:id="m2"&gt;</w:t>
      </w:r>
    </w:p>
    <w:p w14:paraId="60E6E081" w14:textId="77777777" w:rsidR="00174304" w:rsidRPr="00B464F3" w:rsidRDefault="00174304" w:rsidP="00B464F3">
      <w:pPr>
        <w:contextualSpacing/>
        <w:rPr>
          <w:rFonts w:ascii="Courier New" w:hAnsi="Courier New" w:cs="Courier New"/>
          <w:b/>
          <w:sz w:val="20"/>
          <w:szCs w:val="20"/>
          <w:lang w:val="en-CA"/>
        </w:rPr>
      </w:pPr>
      <w:r w:rsidRPr="00B464F3">
        <w:rPr>
          <w:rFonts w:ascii="Courier New" w:hAnsi="Courier New" w:cs="Courier New"/>
          <w:b/>
          <w:sz w:val="20"/>
          <w:szCs w:val="20"/>
          <w:lang w:val="en-CA"/>
        </w:rPr>
        <w:tab/>
      </w:r>
      <w:r w:rsidRPr="00B464F3">
        <w:rPr>
          <w:rFonts w:ascii="Courier New" w:hAnsi="Courier New" w:cs="Courier New"/>
          <w:b/>
          <w:sz w:val="20"/>
          <w:szCs w:val="20"/>
          <w:lang w:val="en-CA"/>
        </w:rPr>
        <w:tab/>
        <w:t>&lt;gsmlb</w:t>
      </w:r>
      <w:proofErr w:type="gramStart"/>
      <w:r w:rsidRPr="00B464F3">
        <w:rPr>
          <w:rFonts w:ascii="Courier New" w:hAnsi="Courier New" w:cs="Courier New"/>
          <w:b/>
          <w:sz w:val="20"/>
          <w:szCs w:val="20"/>
          <w:lang w:val="en-CA"/>
        </w:rPr>
        <w:t>:specification</w:t>
      </w:r>
      <w:proofErr w:type="gramEnd"/>
      <w:r w:rsidRPr="00B464F3">
        <w:rPr>
          <w:rFonts w:ascii="Courier New" w:hAnsi="Courier New" w:cs="Courier New"/>
          <w:b/>
          <w:sz w:val="20"/>
          <w:szCs w:val="20"/>
          <w:lang w:val="en-CA"/>
        </w:rPr>
        <w:t xml:space="preserve"> xlink:href="#G1"</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r w:rsidRPr="00B464F3">
        <w:rPr>
          <w:rFonts w:ascii="Courier New" w:hAnsi="Courier New" w:cs="Courier New"/>
          <w:b/>
          <w:sz w:val="20"/>
          <w:szCs w:val="20"/>
          <w:lang w:val="en-CA"/>
        </w:rPr>
        <w:t>/&gt;</w:t>
      </w:r>
    </w:p>
    <w:p w14:paraId="143F9500"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:MappedFeature</w:t>
      </w:r>
      <w:proofErr w:type="gramEnd"/>
      <w:r w:rsidRPr="00B464F3">
        <w:rPr>
          <w:rFonts w:ascii="Courier New" w:hAnsi="Courier New" w:cs="Courier New"/>
          <w:sz w:val="20"/>
          <w:szCs w:val="20"/>
          <w:lang w:val="en-CA"/>
        </w:rPr>
        <w:t>&gt;</w:t>
      </w:r>
    </w:p>
    <w:p w14:paraId="6643D632" w14:textId="77777777" w:rsidR="00174304"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&lt;/gsmlb</w:t>
      </w:r>
      <w:proofErr w:type="gramStart"/>
      <w:r w:rsidRPr="00B464F3">
        <w:rPr>
          <w:rFonts w:ascii="Courier New" w:hAnsi="Courier New" w:cs="Courier New"/>
          <w:sz w:val="20"/>
          <w:szCs w:val="20"/>
          <w:lang w:val="en-CA"/>
        </w:rPr>
        <w:t>:mappedItem</w:t>
      </w:r>
      <w:proofErr w:type="gramEnd"/>
      <w:r w:rsidRPr="00B464F3">
        <w:rPr>
          <w:rFonts w:ascii="Courier New" w:hAnsi="Courier New" w:cs="Courier New"/>
          <w:sz w:val="20"/>
          <w:szCs w:val="20"/>
          <w:lang w:val="en-CA"/>
        </w:rPr>
        <w:t>&gt;</w:t>
      </w:r>
    </w:p>
    <w:p w14:paraId="5B616B54"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p>
    <w:p w14:paraId="435F5726" w14:textId="2097ADE0" w:rsidR="00174304" w:rsidRPr="00A0434E" w:rsidRDefault="00174304" w:rsidP="00174304">
      <w:pPr>
        <w:contextualSpacing/>
        <w:rPr>
          <w:rFonts w:ascii="Courier New" w:hAnsi="Courier New" w:cs="Courier New"/>
          <w:sz w:val="20"/>
          <w:szCs w:val="20"/>
          <w:lang w:val="en-CA"/>
        </w:rPr>
      </w:pPr>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gml:id="m3</w:t>
      </w:r>
      <w:r w:rsidRPr="00A0434E">
        <w:rPr>
          <w:rFonts w:ascii="Courier New" w:hAnsi="Courier New" w:cs="Courier New"/>
          <w:sz w:val="20"/>
          <w:szCs w:val="20"/>
          <w:lang w:val="en-CA"/>
        </w:rPr>
        <w:t>"&gt;</w:t>
      </w:r>
    </w:p>
    <w:p w14:paraId="3B9F1A48" w14:textId="145ADAB7" w:rsidR="00174304" w:rsidRPr="00A0434E" w:rsidRDefault="00174304" w:rsidP="00174304">
      <w:pPr>
        <w:contextualSpacing/>
        <w:rPr>
          <w:rFonts w:ascii="Courier New" w:hAnsi="Courier New" w:cs="Courier New"/>
          <w:b/>
          <w:sz w:val="20"/>
          <w:szCs w:val="20"/>
          <w:lang w:val="en-CA"/>
        </w:rPr>
      </w:pPr>
      <w:r w:rsidRPr="00A0434E">
        <w:rPr>
          <w:rFonts w:ascii="Courier New" w:hAnsi="Courier New" w:cs="Courier New"/>
          <w:b/>
          <w:sz w:val="20"/>
          <w:szCs w:val="20"/>
          <w:lang w:val="en-CA"/>
        </w:rPr>
        <w:lastRenderedPageBreak/>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sidR="005171DA" w:rsidRPr="005171DA">
        <w:rPr>
          <w:rFonts w:ascii="Courier New" w:hAnsi="Courier New" w:cs="Courier New"/>
          <w:b/>
          <w:sz w:val="20"/>
          <w:szCs w:val="20"/>
          <w:lang w:val="en-CA"/>
        </w:rPr>
        <w:t>&amp;resource;/feature/GeologicUnit/45247347623</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61C00EF3"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p>
    <w:p w14:paraId="200A7578"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p>
    <w:p w14:paraId="73F6BA99" w14:textId="77777777" w:rsidR="00174304" w:rsidRPr="00B464F3" w:rsidRDefault="00174304" w:rsidP="00345D65">
      <w:pPr>
        <w:contextualSpacing/>
        <w:rPr>
          <w:rFonts w:ascii="Courier New" w:hAnsi="Courier New" w:cs="Courier New"/>
          <w:sz w:val="20"/>
          <w:szCs w:val="20"/>
          <w:lang w:val="en-CA"/>
        </w:rPr>
      </w:pPr>
    </w:p>
    <w:p w14:paraId="467FA132" w14:textId="537D3B04" w:rsidR="00793B54" w:rsidRPr="00B464F3" w:rsidRDefault="00174304" w:rsidP="00345D65">
      <w:pPr>
        <w:contextualSpacing/>
        <w:rPr>
          <w:rFonts w:ascii="Courier New" w:hAnsi="Courier New" w:cs="Courier New"/>
          <w:sz w:val="20"/>
          <w:szCs w:val="20"/>
          <w:lang w:val="en-CA"/>
        </w:rPr>
      </w:pPr>
      <w:r w:rsidRPr="00B464F3">
        <w:rPr>
          <w:rFonts w:ascii="Courier New" w:hAnsi="Courier New" w:cs="Courier New"/>
          <w:sz w:val="20"/>
          <w:szCs w:val="20"/>
          <w:lang w:val="en-CA"/>
        </w:rPr>
        <w:t>&lt;/gsmlb</w:t>
      </w:r>
      <w:proofErr w:type="gramStart"/>
      <w:r w:rsidRPr="00B464F3">
        <w:rPr>
          <w:rFonts w:ascii="Courier New" w:hAnsi="Courier New" w:cs="Courier New"/>
          <w:sz w:val="20"/>
          <w:szCs w:val="20"/>
          <w:lang w:val="en-CA"/>
        </w:rPr>
        <w:t>:GSML</w:t>
      </w:r>
      <w:proofErr w:type="gramEnd"/>
      <w:r w:rsidRPr="00B464F3">
        <w:rPr>
          <w:rFonts w:ascii="Courier New" w:hAnsi="Courier New" w:cs="Courier New"/>
          <w:sz w:val="20"/>
          <w:szCs w:val="20"/>
          <w:lang w:val="en-CA"/>
        </w:rPr>
        <w:t>&gt;</w:t>
      </w:r>
      <w:r w:rsidRPr="00B464F3">
        <w:rPr>
          <w:rFonts w:ascii="Courier New" w:hAnsi="Courier New" w:cs="Courier New"/>
          <w:sz w:val="20"/>
          <w:szCs w:val="20"/>
          <w:lang w:val="en-CA"/>
        </w:rPr>
        <w:tab/>
      </w:r>
    </w:p>
    <w:p w14:paraId="0AD1A072" w14:textId="77777777" w:rsidR="00174304" w:rsidRDefault="00174304" w:rsidP="00A8510C">
      <w:pPr>
        <w:rPr>
          <w:lang w:val="en-CA"/>
        </w:rPr>
      </w:pPr>
    </w:p>
    <w:p w14:paraId="56876531" w14:textId="2A4C7FFD" w:rsidR="00C13B9B" w:rsidRDefault="00513361" w:rsidP="00C13B9B">
      <w:pPr>
        <w:rPr>
          <w:lang w:val="en-CA"/>
        </w:rPr>
      </w:pPr>
      <w:r>
        <w:rPr>
          <w:lang w:val="en-CA"/>
        </w:rPr>
        <w:t>In the third case, the xlink</w:t>
      </w:r>
      <w:proofErr w:type="gramStart"/>
      <w:r>
        <w:rPr>
          <w:lang w:val="en-CA"/>
        </w:rPr>
        <w:t>:href</w:t>
      </w:r>
      <w:proofErr w:type="gramEnd"/>
      <w:r>
        <w:rPr>
          <w:lang w:val="en-CA"/>
        </w:rPr>
        <w:t xml:space="preserve"> contains an identifier that also acts as a location.  In comparison, t</w:t>
      </w:r>
      <w:r w:rsidR="00C13B9B">
        <w:rPr>
          <w:lang w:val="en-CA"/>
        </w:rPr>
        <w:t xml:space="preserve">he next example shows yet </w:t>
      </w:r>
      <w:r w:rsidR="00AF7E7A">
        <w:rPr>
          <w:lang w:val="en-CA"/>
        </w:rPr>
        <w:t>an</w:t>
      </w:r>
      <w:r w:rsidR="00C13B9B">
        <w:rPr>
          <w:lang w:val="en-CA"/>
        </w:rPr>
        <w:t xml:space="preserve">other W3C encoding of a link using a WFS 2.0 request.  While </w:t>
      </w:r>
      <w:r w:rsidR="00AF7E7A">
        <w:rPr>
          <w:lang w:val="en-CA"/>
        </w:rPr>
        <w:t>it is an</w:t>
      </w:r>
      <w:r w:rsidR="00C13B9B">
        <w:rPr>
          <w:lang w:val="en-CA"/>
        </w:rPr>
        <w:t xml:space="preserve"> </w:t>
      </w:r>
      <w:r w:rsidR="00AF7E7A">
        <w:rPr>
          <w:lang w:val="en-CA"/>
        </w:rPr>
        <w:t>XSD valid encoding, the link is</w:t>
      </w:r>
      <w:r w:rsidR="00C13B9B">
        <w:rPr>
          <w:lang w:val="en-CA"/>
        </w:rPr>
        <w:t xml:space="preserve"> not</w:t>
      </w:r>
      <w:r w:rsidR="00AF7E7A">
        <w:rPr>
          <w:lang w:val="en-CA"/>
        </w:rPr>
        <w:t xml:space="preserve"> an</w:t>
      </w:r>
      <w:r w:rsidR="00C13B9B">
        <w:rPr>
          <w:lang w:val="en-CA"/>
        </w:rPr>
        <w:t xml:space="preserve"> identifier (although </w:t>
      </w:r>
      <w:r w:rsidR="00AF7E7A">
        <w:rPr>
          <w:lang w:val="en-CA"/>
        </w:rPr>
        <w:t>an identifier might appear somewhere in the</w:t>
      </w:r>
      <w:r w:rsidR="00C13B9B">
        <w:rPr>
          <w:lang w:val="en-CA"/>
        </w:rPr>
        <w:t xml:space="preserve"> link).  </w:t>
      </w:r>
    </w:p>
    <w:p w14:paraId="38880DD5" w14:textId="77777777" w:rsidR="00C13B9B" w:rsidRDefault="00C13B9B" w:rsidP="00A8510C">
      <w:pPr>
        <w:rPr>
          <w:lang w:val="en-CA"/>
        </w:rPr>
      </w:pPr>
    </w:p>
    <w:p w14:paraId="5B553F68" w14:textId="605216FD" w:rsidR="00D44162" w:rsidRDefault="00D44162" w:rsidP="003E6590">
      <w:pPr>
        <w:contextualSpacing/>
        <w:rPr>
          <w:rFonts w:ascii="Courier New" w:hAnsi="Courier New" w:cs="Courier New"/>
          <w:sz w:val="20"/>
          <w:szCs w:val="20"/>
          <w:lang w:val="en-CA"/>
        </w:rPr>
      </w:pPr>
      <w:r>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GSML&gt;</w:t>
      </w:r>
    </w:p>
    <w:p w14:paraId="5A1AA8AB" w14:textId="7AF8A085" w:rsidR="005171DA" w:rsidRDefault="005171DA" w:rsidP="003E6590">
      <w:pPr>
        <w:contextualSpacing/>
        <w:rPr>
          <w:rFonts w:ascii="Courier New" w:hAnsi="Courier New" w:cs="Courier New"/>
          <w:sz w:val="20"/>
          <w:szCs w:val="20"/>
          <w:lang w:val="en-CA"/>
        </w:rPr>
      </w:pPr>
      <w:r>
        <w:rPr>
          <w:rFonts w:ascii="Courier New" w:hAnsi="Courier New" w:cs="Courier New"/>
          <w:sz w:val="20"/>
          <w:szCs w:val="20"/>
          <w:lang w:val="en-CA"/>
        </w:rPr>
        <w:t>(…)</w:t>
      </w:r>
    </w:p>
    <w:p w14:paraId="15DDF801"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p>
    <w:p w14:paraId="7F7FF92E" w14:textId="0E3F29E3" w:rsidR="003E6590" w:rsidRPr="00A0434E" w:rsidRDefault="003E6590" w:rsidP="003E6590">
      <w:pPr>
        <w:contextualSpacing/>
        <w:rPr>
          <w:rFonts w:ascii="Courier New" w:hAnsi="Courier New" w:cs="Courier New"/>
          <w:sz w:val="20"/>
          <w:szCs w:val="20"/>
          <w:lang w:val="en-CA"/>
        </w:rPr>
      </w:pPr>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w:t>
      </w:r>
      <w:r w:rsidR="00C13B9B">
        <w:rPr>
          <w:rFonts w:ascii="Courier New" w:hAnsi="Courier New" w:cs="Courier New"/>
          <w:sz w:val="20"/>
          <w:szCs w:val="20"/>
          <w:lang w:val="en-CA"/>
        </w:rPr>
        <w:t>m5</w:t>
      </w:r>
      <w:r w:rsidRPr="00A0434E">
        <w:rPr>
          <w:rFonts w:ascii="Courier New" w:hAnsi="Courier New" w:cs="Courier New"/>
          <w:sz w:val="20"/>
          <w:szCs w:val="20"/>
          <w:lang w:val="en-CA"/>
        </w:rPr>
        <w:t>"&gt;</w:t>
      </w:r>
    </w:p>
    <w:p w14:paraId="6B874A1A" w14:textId="2EBC4053" w:rsidR="003E6590" w:rsidRPr="00A0434E" w:rsidRDefault="003E6590" w:rsidP="003E6590">
      <w:pPr>
        <w:contextualSpacing/>
        <w:rPr>
          <w:rFonts w:ascii="Courier New" w:hAnsi="Courier New" w:cs="Courier New"/>
          <w:b/>
          <w:sz w:val="20"/>
          <w:szCs w:val="20"/>
          <w:lang w:val="en-CA"/>
        </w:rPr>
      </w:pPr>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http://host.org/wfs?</w:t>
      </w:r>
      <w:r w:rsidRPr="003E6590">
        <w:t xml:space="preserve"> </w:t>
      </w:r>
      <w:r w:rsidRPr="003E6590">
        <w:rPr>
          <w:rFonts w:ascii="Courier New" w:hAnsi="Courier New" w:cs="Courier New"/>
          <w:b/>
          <w:sz w:val="20"/>
          <w:szCs w:val="20"/>
          <w:lang w:val="en-CA"/>
        </w:rPr>
        <w:t>REQUEST=GetFeature&amp;</w:t>
      </w:r>
      <w:r w:rsidR="005171DA">
        <w:rPr>
          <w:rFonts w:ascii="Courier New" w:hAnsi="Courier New" w:cs="Courier New"/>
          <w:b/>
          <w:sz w:val="20"/>
          <w:szCs w:val="20"/>
          <w:lang w:val="en-CA"/>
        </w:rPr>
        <w:t>amp;</w:t>
      </w:r>
      <w:r w:rsidRPr="003E6590">
        <w:rPr>
          <w:rFonts w:ascii="Courier New" w:hAnsi="Courier New" w:cs="Courier New"/>
          <w:b/>
          <w:sz w:val="20"/>
          <w:szCs w:val="20"/>
          <w:lang w:val="en-CA"/>
        </w:rPr>
        <w:t>VERSION=2.0.0&amp;</w:t>
      </w:r>
      <w:r w:rsidR="005171DA">
        <w:rPr>
          <w:rFonts w:ascii="Courier New" w:hAnsi="Courier New" w:cs="Courier New"/>
          <w:b/>
          <w:sz w:val="20"/>
          <w:szCs w:val="20"/>
          <w:lang w:val="en-CA"/>
        </w:rPr>
        <w:t>amp;</w:t>
      </w:r>
      <w:r w:rsidRPr="003E6590">
        <w:rPr>
          <w:rFonts w:ascii="Courier New" w:hAnsi="Courier New" w:cs="Courier New"/>
          <w:b/>
          <w:sz w:val="20"/>
          <w:szCs w:val="20"/>
          <w:lang w:val="en-CA"/>
        </w:rPr>
        <w:t>SERVICE=WFS&amp;</w:t>
      </w:r>
      <w:r w:rsidR="005171DA">
        <w:rPr>
          <w:rFonts w:ascii="Courier New" w:hAnsi="Courier New" w:cs="Courier New"/>
          <w:b/>
          <w:sz w:val="20"/>
          <w:szCs w:val="20"/>
          <w:lang w:val="en-CA"/>
        </w:rPr>
        <w:t>amp;</w:t>
      </w:r>
      <w:r w:rsidRPr="003E6590">
        <w:rPr>
          <w:rFonts w:ascii="Courier New" w:hAnsi="Courier New" w:cs="Courier New"/>
          <w:b/>
          <w:sz w:val="20"/>
          <w:szCs w:val="20"/>
          <w:lang w:val="en-CA"/>
        </w:rPr>
        <w:t>STOREDQUERY_ID=urn:ogc:def:query:OGC</w:t>
      </w:r>
      <w:r>
        <w:rPr>
          <w:rFonts w:ascii="Courier New" w:hAnsi="Courier New" w:cs="Courier New"/>
          <w:b/>
          <w:sz w:val="20"/>
          <w:szCs w:val="20"/>
          <w:lang w:val="en-CA"/>
        </w:rPr>
        <w:t>-WFS::GetFeatureById&amp;</w:t>
      </w:r>
      <w:r w:rsidR="005171DA">
        <w:rPr>
          <w:rFonts w:ascii="Courier New" w:hAnsi="Courier New" w:cs="Courier New"/>
          <w:b/>
          <w:sz w:val="20"/>
          <w:szCs w:val="20"/>
          <w:lang w:val="en-CA"/>
        </w:rPr>
        <w:t>amp;</w:t>
      </w:r>
      <w:r>
        <w:rPr>
          <w:rFonts w:ascii="Courier New" w:hAnsi="Courier New" w:cs="Courier New"/>
          <w:b/>
          <w:sz w:val="20"/>
          <w:szCs w:val="20"/>
          <w:lang w:val="en-CA"/>
        </w:rPr>
        <w:t>ID=G1</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4032B2F8"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p>
    <w:p w14:paraId="7408A0BE"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p>
    <w:p w14:paraId="7BB137A3" w14:textId="77777777" w:rsidR="00D44162" w:rsidRPr="00A0434E" w:rsidRDefault="00D44162" w:rsidP="00D44162">
      <w:pPr>
        <w:contextualSpacing/>
        <w:rPr>
          <w:rFonts w:ascii="Courier New" w:hAnsi="Courier New" w:cs="Courier New"/>
          <w:sz w:val="20"/>
          <w:szCs w:val="20"/>
          <w:lang w:val="en-CA"/>
        </w:rPr>
      </w:pPr>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:GSML</w:t>
      </w:r>
      <w:proofErr w:type="gramEnd"/>
      <w:r w:rsidRPr="00A0434E">
        <w:rPr>
          <w:rFonts w:ascii="Courier New" w:hAnsi="Courier New" w:cs="Courier New"/>
          <w:sz w:val="20"/>
          <w:szCs w:val="20"/>
          <w:lang w:val="en-CA"/>
        </w:rPr>
        <w:t>&gt;</w:t>
      </w:r>
      <w:r w:rsidRPr="00A0434E">
        <w:rPr>
          <w:rFonts w:ascii="Courier New" w:hAnsi="Courier New" w:cs="Courier New"/>
          <w:sz w:val="20"/>
          <w:szCs w:val="20"/>
          <w:lang w:val="en-CA"/>
        </w:rPr>
        <w:tab/>
      </w:r>
    </w:p>
    <w:p w14:paraId="4D1E1379" w14:textId="77777777" w:rsidR="003E6590" w:rsidRDefault="003E6590" w:rsidP="00A8510C">
      <w:pPr>
        <w:rPr>
          <w:lang w:val="en-CA"/>
        </w:rPr>
      </w:pPr>
    </w:p>
    <w:p w14:paraId="7C856C8D" w14:textId="6111B23C" w:rsidR="005171DA" w:rsidRDefault="005171DA" w:rsidP="00A8510C">
      <w:pPr>
        <w:rPr>
          <w:lang w:val="en-CA"/>
        </w:rPr>
      </w:pPr>
      <w:r>
        <w:rPr>
          <w:lang w:val="en-CA"/>
        </w:rPr>
        <w:t xml:space="preserve">This encoding does not readily tell the client application </w:t>
      </w:r>
      <w:r w:rsidR="00513361">
        <w:rPr>
          <w:lang w:val="en-CA"/>
        </w:rPr>
        <w:t>the identi</w:t>
      </w:r>
      <w:r w:rsidR="00EB296B">
        <w:rPr>
          <w:lang w:val="en-CA"/>
        </w:rPr>
        <w:t>t</w:t>
      </w:r>
      <w:r w:rsidR="00513361">
        <w:rPr>
          <w:lang w:val="en-CA"/>
        </w:rPr>
        <w:t xml:space="preserve">y of the feature the </w:t>
      </w:r>
      <w:r w:rsidR="008B7B0C" w:rsidRPr="00B464F3">
        <w:rPr>
          <w:rFonts w:ascii="Calibri" w:hAnsi="Calibri"/>
          <w:lang w:val="en-CA"/>
        </w:rPr>
        <w:t>gsmlb</w:t>
      </w:r>
      <w:proofErr w:type="gramStart"/>
      <w:r w:rsidR="008B7B0C" w:rsidRPr="00B464F3">
        <w:rPr>
          <w:rFonts w:ascii="Calibri" w:hAnsi="Calibri"/>
          <w:lang w:val="en-CA"/>
        </w:rPr>
        <w:t>:</w:t>
      </w:r>
      <w:r w:rsidR="00513361" w:rsidRPr="00B464F3">
        <w:rPr>
          <w:rFonts w:ascii="Calibri" w:hAnsi="Calibri"/>
          <w:lang w:val="en-CA"/>
        </w:rPr>
        <w:t>specification</w:t>
      </w:r>
      <w:proofErr w:type="gramEnd"/>
      <w:r>
        <w:rPr>
          <w:lang w:val="en-CA"/>
        </w:rPr>
        <w:t xml:space="preserve"> link</w:t>
      </w:r>
      <w:r w:rsidR="008B7B0C">
        <w:rPr>
          <w:lang w:val="en-CA"/>
        </w:rPr>
        <w:t>s to</w:t>
      </w:r>
      <w:r>
        <w:rPr>
          <w:lang w:val="en-CA"/>
        </w:rPr>
        <w:t xml:space="preserve"> (again, unless </w:t>
      </w:r>
      <w:r w:rsidR="008B7B0C">
        <w:rPr>
          <w:lang w:val="en-CA"/>
        </w:rPr>
        <w:t>it can figure it i</w:t>
      </w:r>
      <w:r>
        <w:rPr>
          <w:lang w:val="en-CA"/>
        </w:rPr>
        <w:t xml:space="preserve">s a WFS request and the ID parameter is a datastore reference to </w:t>
      </w:r>
      <w:r w:rsidRPr="00B464F3">
        <w:rPr>
          <w:rFonts w:ascii="Calibri" w:hAnsi="Calibri"/>
          <w:lang w:val="en-CA"/>
        </w:rPr>
        <w:t>GeologicUnit/45247347623</w:t>
      </w:r>
      <w:r w:rsidR="00382702">
        <w:rPr>
          <w:lang w:val="en-CA"/>
        </w:rPr>
        <w:t>) and</w:t>
      </w:r>
      <w:r w:rsidR="008B7B0C">
        <w:rPr>
          <w:lang w:val="en-CA"/>
        </w:rPr>
        <w:t xml:space="preserve"> encodes the identity of the linked feature to a specific API</w:t>
      </w:r>
      <w:r>
        <w:rPr>
          <w:lang w:val="en-CA"/>
        </w:rPr>
        <w:t>.</w:t>
      </w:r>
    </w:p>
    <w:p w14:paraId="308DAA23" w14:textId="16980658" w:rsidR="003E6590" w:rsidRDefault="003E6590" w:rsidP="00A8510C">
      <w:pPr>
        <w:rPr>
          <w:lang w:val="en-CA"/>
        </w:rPr>
      </w:pPr>
      <w:r>
        <w:rPr>
          <w:lang w:val="en-CA"/>
        </w:rPr>
        <w:t xml:space="preserve">For this reason, this specification </w:t>
      </w:r>
      <w:r w:rsidR="008B7B0C">
        <w:rPr>
          <w:lang w:val="en-CA"/>
        </w:rPr>
        <w:t xml:space="preserve">recommends </w:t>
      </w:r>
      <w:r>
        <w:rPr>
          <w:lang w:val="en-CA"/>
        </w:rPr>
        <w:t xml:space="preserve">that external references use </w:t>
      </w:r>
      <w:r w:rsidR="00B95F74">
        <w:rPr>
          <w:lang w:val="en-CA"/>
        </w:rPr>
        <w:t>Linked Open Data compliant URIs</w:t>
      </w:r>
      <w:r>
        <w:rPr>
          <w:lang w:val="en-CA"/>
        </w:rPr>
        <w:t>.</w:t>
      </w:r>
    </w:p>
    <w:p w14:paraId="06B0F7B7" w14:textId="77777777" w:rsidR="00E97666" w:rsidRDefault="00E9766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t>/req/gsml4xsd/byref</w:t>
            </w:r>
          </w:p>
        </w:tc>
        <w:tc>
          <w:tcPr>
            <w:tcW w:w="4678" w:type="dxa"/>
            <w:tcBorders>
              <w:left w:val="nil"/>
            </w:tcBorders>
            <w:shd w:val="clear" w:color="auto" w:fill="auto"/>
          </w:tcPr>
          <w:p w14:paraId="5BA2077B" w14:textId="3E1A7BA4" w:rsidR="00106124" w:rsidRPr="00D12552" w:rsidRDefault="00106124" w:rsidP="001A7658">
            <w:pPr>
              <w:pStyle w:val="Tabletext10"/>
              <w:jc w:val="left"/>
              <w:rPr>
                <w:rStyle w:val="reqtext"/>
                <w:lang w:val="en-CA"/>
              </w:rPr>
            </w:pPr>
            <w:r w:rsidRPr="00106124">
              <w:rPr>
                <w:rStyle w:val="reqtext"/>
                <w:lang w:val="en-CA"/>
              </w:rPr>
              <w:t xml:space="preserve">By Reference property </w:t>
            </w:r>
            <w:r w:rsidR="003E6590">
              <w:rPr>
                <w:rStyle w:val="reqtext"/>
                <w:lang w:val="en-CA"/>
              </w:rPr>
              <w:t xml:space="preserve">referencing an external resource </w:t>
            </w:r>
            <w:r w:rsidRPr="00106124">
              <w:rPr>
                <w:rStyle w:val="reqtext"/>
                <w:lang w:val="en-CA"/>
              </w:rPr>
              <w:t xml:space="preserve">SHALL be encoded </w:t>
            </w:r>
            <w:r w:rsidR="00353645">
              <w:rPr>
                <w:rStyle w:val="reqtext"/>
                <w:lang w:val="en-CA"/>
              </w:rPr>
              <w:t>as</w:t>
            </w:r>
            <w:r w:rsidR="00353645" w:rsidRPr="00106124">
              <w:rPr>
                <w:rStyle w:val="reqtext"/>
                <w:lang w:val="en-CA"/>
              </w:rPr>
              <w:t xml:space="preserve"> </w:t>
            </w:r>
            <w:r w:rsidRPr="00106124">
              <w:rPr>
                <w:rStyle w:val="reqtext"/>
                <w:lang w:val="en-CA"/>
              </w:rPr>
              <w:t>HTTP URI in xlink</w:t>
            </w:r>
            <w:proofErr w:type="gramStart"/>
            <w:r w:rsidRPr="00106124">
              <w:rPr>
                <w:rStyle w:val="reqtext"/>
                <w:lang w:val="en-CA"/>
              </w:rPr>
              <w:t>:href</w:t>
            </w:r>
            <w:proofErr w:type="gramEnd"/>
            <w:r w:rsidRPr="00106124">
              <w:rPr>
                <w:rStyle w:val="reqtext"/>
                <w:lang w:val="en-CA"/>
              </w:rPr>
              <w:t>, and resolve to a representation of that resource using Linked Open Data principles</w:t>
            </w:r>
            <w:r w:rsidR="00B8253A">
              <w:rPr>
                <w:rStyle w:val="reqtext"/>
                <w:lang w:val="en-CA"/>
              </w:rPr>
              <w:t>.</w:t>
            </w:r>
          </w:p>
        </w:tc>
      </w:tr>
    </w:tbl>
    <w:p w14:paraId="64B30BCC" w14:textId="77777777" w:rsidR="00106124" w:rsidRDefault="00106124" w:rsidP="00AD7649">
      <w:pPr>
        <w:rPr>
          <w:lang w:val="en-CA"/>
        </w:rPr>
      </w:pPr>
      <w:r>
        <w:rPr>
          <w:lang w:val="en-CA"/>
        </w:rPr>
        <w:t xml:space="preserve"> </w:t>
      </w:r>
    </w:p>
    <w:p w14:paraId="00A2CAF8" w14:textId="77777777" w:rsidR="00652E95" w:rsidRDefault="00652E95" w:rsidP="00652E95">
      <w:pPr>
        <w:pStyle w:val="Titre3"/>
        <w:rPr>
          <w:lang w:val="en-CA"/>
        </w:rPr>
      </w:pPr>
      <w:bookmarkStart w:id="787" w:name="_Toc452643188"/>
      <w:r>
        <w:rPr>
          <w:lang w:val="en-CA"/>
        </w:rPr>
        <w:t>CodeList</w:t>
      </w:r>
      <w:bookmarkEnd w:id="787"/>
    </w:p>
    <w:p w14:paraId="00512E31" w14:textId="77777777" w:rsidR="00652E95" w:rsidRDefault="00652E95" w:rsidP="00652E95">
      <w:pPr>
        <w:rPr>
          <w:lang w:val="en-CA"/>
        </w:rPr>
      </w:pPr>
    </w:p>
    <w:p w14:paraId="4565B3B7" w14:textId="26BD392D" w:rsidR="00652E95" w:rsidRDefault="00652E95" w:rsidP="00652E95">
      <w:pPr>
        <w:rPr>
          <w:lang w:val="en-CA"/>
        </w:rPr>
      </w:pPr>
      <w:r>
        <w:rPr>
          <w:lang w:val="en-CA"/>
        </w:rPr>
        <w:t>Code List</w:t>
      </w:r>
      <w:r w:rsidR="00D70F03">
        <w:rPr>
          <w:lang w:val="en-CA"/>
        </w:rPr>
        <w:t>s</w:t>
      </w:r>
      <w:r>
        <w:rPr>
          <w:lang w:val="en-CA"/>
        </w:rPr>
        <w:t xml:space="preserve"> are encoded as gml</w:t>
      </w:r>
      <w:proofErr w:type="gramStart"/>
      <w:r>
        <w:rPr>
          <w:lang w:val="en-CA"/>
        </w:rPr>
        <w:t>:ReferenceType</w:t>
      </w:r>
      <w:proofErr w:type="gramEnd"/>
      <w:r>
        <w:rPr>
          <w:lang w:val="en-CA"/>
        </w:rPr>
        <w:t xml:space="preserve"> which is a sequence of </w:t>
      </w:r>
      <w:r w:rsidRPr="008D2309">
        <w:rPr>
          <w:lang w:val="en-CA"/>
        </w:rPr>
        <w:t>gml:OwnershipAttributeGroup</w:t>
      </w:r>
      <w:r>
        <w:rPr>
          <w:lang w:val="en-CA"/>
        </w:rPr>
        <w:t xml:space="preserve"> and </w:t>
      </w:r>
      <w:r w:rsidRPr="008D2309">
        <w:rPr>
          <w:lang w:val="en-CA"/>
        </w:rPr>
        <w:t>gml:AssociationAttributeGroup</w:t>
      </w:r>
      <w:r>
        <w:rPr>
          <w:lang w:val="en-CA"/>
        </w:rPr>
        <w:t xml:space="preserve">, providing a series of </w:t>
      </w:r>
      <w:r>
        <w:rPr>
          <w:lang w:val="en-CA"/>
        </w:rPr>
        <w:lastRenderedPageBreak/>
        <w:t xml:space="preserve">xml attributes from W3C </w:t>
      </w:r>
      <w:r w:rsidR="00EB296B">
        <w:rPr>
          <w:lang w:val="en-CA"/>
        </w:rPr>
        <w:t>XLINK (</w:t>
      </w:r>
      <w:hyperlink r:id="rId149" w:history="1">
        <w:r w:rsidRPr="006716F1">
          <w:rPr>
            <w:rStyle w:val="Lienhypertexte"/>
            <w:lang w:val="en-CA"/>
          </w:rPr>
          <w:t>http://www.w3.org/TR/xlink11/</w:t>
        </w:r>
      </w:hyperlink>
      <w:r w:rsidR="00EB296B">
        <w:rPr>
          <w:lang w:val="en-CA"/>
        </w:rPr>
        <w:t xml:space="preserve">). </w:t>
      </w:r>
      <w:r>
        <w:rPr>
          <w:lang w:val="en-CA"/>
        </w:rPr>
        <w:t>A vocabulary</w:t>
      </w:r>
      <w:r w:rsidR="00B95F74">
        <w:rPr>
          <w:lang w:val="en-CA"/>
        </w:rPr>
        <w:t xml:space="preserve"> term</w:t>
      </w:r>
      <w:r w:rsidR="00D70F03">
        <w:rPr>
          <w:lang w:val="en-CA"/>
        </w:rPr>
        <w:t xml:space="preserve"> reference has</w:t>
      </w:r>
      <w:r>
        <w:rPr>
          <w:lang w:val="en-CA"/>
        </w:rPr>
        <w:t xml:space="preserve"> xlink</w:t>
      </w:r>
      <w:proofErr w:type="gramStart"/>
      <w:r>
        <w:rPr>
          <w:lang w:val="en-CA"/>
        </w:rPr>
        <w:t>:href</w:t>
      </w:r>
      <w:proofErr w:type="gramEnd"/>
      <w:r>
        <w:rPr>
          <w:lang w:val="en-CA"/>
        </w:rPr>
        <w:t xml:space="preserve"> and xlink:title as mandatory attributes.</w:t>
      </w:r>
    </w:p>
    <w:p w14:paraId="69AC555F" w14:textId="77777777" w:rsidR="00652E95" w:rsidRDefault="00652E95" w:rsidP="00652E95">
      <w:pPr>
        <w:rPr>
          <w:rFonts w:ascii="Consolas" w:hAnsi="Consolas" w:cs="Consolas"/>
          <w:sz w:val="20"/>
          <w:szCs w:val="20"/>
          <w:lang w:val="en-CA"/>
        </w:rPr>
      </w:pPr>
      <w:r w:rsidRPr="008D2309">
        <w:rPr>
          <w:rFonts w:ascii="Consolas" w:hAnsi="Consolas" w:cs="Consolas"/>
          <w:sz w:val="20"/>
          <w:szCs w:val="20"/>
          <w:lang w:val="en-CA"/>
        </w:rPr>
        <w:t>&lt;gsmlb</w:t>
      </w:r>
      <w:proofErr w:type="gramStart"/>
      <w:r w:rsidRPr="008D2309">
        <w:rPr>
          <w:rFonts w:ascii="Consolas" w:hAnsi="Consolas" w:cs="Consolas"/>
          <w:sz w:val="20"/>
          <w:szCs w:val="20"/>
          <w:lang w:val="en-CA"/>
        </w:rPr>
        <w:t>:lithology</w:t>
      </w:r>
      <w:proofErr w:type="gramEnd"/>
      <w:r w:rsidRPr="008D2309">
        <w:rPr>
          <w:rFonts w:ascii="Consolas" w:hAnsi="Consolas" w:cs="Consolas"/>
          <w:sz w:val="20"/>
          <w:szCs w:val="20"/>
          <w:lang w:val="en-CA"/>
        </w:rPr>
        <w:t xml:space="preserve"> xlink:href="</w:t>
      </w:r>
      <w:commentRangeStart w:id="788"/>
      <w:r w:rsidRPr="008D2309">
        <w:rPr>
          <w:rFonts w:ascii="Consolas" w:hAnsi="Consolas" w:cs="Consolas"/>
          <w:sz w:val="20"/>
          <w:szCs w:val="20"/>
          <w:lang w:val="en-CA"/>
        </w:rPr>
        <w:t>http://resource.geosciml.org/classifier/cgi/simplelithology/mudstone</w:t>
      </w:r>
      <w:commentRangeEnd w:id="788"/>
      <w:r>
        <w:rPr>
          <w:rStyle w:val="Marquedecommentaire"/>
        </w:rPr>
        <w:commentReference w:id="788"/>
      </w:r>
      <w:r w:rsidRPr="008D2309">
        <w:rPr>
          <w:rFonts w:ascii="Consolas" w:hAnsi="Consolas" w:cs="Consolas"/>
          <w:sz w:val="20"/>
          <w:szCs w:val="20"/>
          <w:lang w:val="en-CA"/>
        </w:rPr>
        <w:t>" xlink:title="mudstone"/&gt;</w:t>
      </w:r>
    </w:p>
    <w:p w14:paraId="13540271" w14:textId="4D0DCD42" w:rsidR="00652E95" w:rsidRDefault="00652E95" w:rsidP="00652E95">
      <w:pPr>
        <w:rPr>
          <w:lang w:val="en-CA"/>
        </w:rPr>
      </w:pPr>
      <w:r>
        <w:rPr>
          <w:lang w:val="en-CA"/>
        </w:rPr>
        <w:t>The xlink</w:t>
      </w:r>
      <w:proofErr w:type="gramStart"/>
      <w:r>
        <w:rPr>
          <w:lang w:val="en-CA"/>
        </w:rPr>
        <w:t>:href</w:t>
      </w:r>
      <w:proofErr w:type="gramEnd"/>
      <w:r>
        <w:rPr>
          <w:lang w:val="en-CA"/>
        </w:rPr>
        <w:t xml:space="preserve"> contains an absolute HTTP URI that </w:t>
      </w:r>
      <w:r w:rsidR="0099305B">
        <w:rPr>
          <w:lang w:val="en-CA"/>
        </w:rPr>
        <w:t>should</w:t>
      </w:r>
      <w:r>
        <w:rPr>
          <w:lang w:val="en-CA"/>
        </w:rPr>
        <w:t xml:space="preserve"> resolve to a resource</w:t>
      </w:r>
      <w:r w:rsidR="0099305B">
        <w:rPr>
          <w:lang w:val="en-CA"/>
        </w:rPr>
        <w:t xml:space="preserve"> representation</w:t>
      </w:r>
      <w:r>
        <w:rPr>
          <w:lang w:val="en-CA"/>
        </w:rPr>
        <w:t xml:space="preserve"> (often a SKOS document).  The resource can have multiple representations and it’s not guaranteed that an XML parsable document can be obtained from the vocabulary service.</w:t>
      </w:r>
    </w:p>
    <w:p w14:paraId="29EE82B5" w14:textId="77777777" w:rsidR="00160943" w:rsidRDefault="00160943" w:rsidP="00160943">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0943" w:rsidRPr="00D12552" w14:paraId="23C5F259" w14:textId="77777777" w:rsidTr="004F0DC1">
        <w:trPr>
          <w:cantSplit/>
        </w:trPr>
        <w:tc>
          <w:tcPr>
            <w:tcW w:w="4219" w:type="dxa"/>
            <w:tcBorders>
              <w:right w:val="nil"/>
            </w:tcBorders>
            <w:shd w:val="clear" w:color="auto" w:fill="auto"/>
          </w:tcPr>
          <w:p w14:paraId="3E191CE4" w14:textId="77777777" w:rsidR="00160943" w:rsidRPr="00D12552" w:rsidRDefault="00160943" w:rsidP="004F0DC1">
            <w:pPr>
              <w:pStyle w:val="Tabletext10"/>
              <w:rPr>
                <w:rStyle w:val="requri"/>
                <w:lang w:val="en-CA"/>
              </w:rPr>
            </w:pPr>
            <w:r w:rsidRPr="00106124">
              <w:rPr>
                <w:rStyle w:val="requri"/>
                <w:lang w:val="en-CA"/>
              </w:rPr>
              <w:t>/req/gsml4xsd/codelist</w:t>
            </w:r>
          </w:p>
        </w:tc>
        <w:tc>
          <w:tcPr>
            <w:tcW w:w="4678" w:type="dxa"/>
            <w:tcBorders>
              <w:left w:val="nil"/>
            </w:tcBorders>
            <w:shd w:val="clear" w:color="auto" w:fill="auto"/>
          </w:tcPr>
          <w:p w14:paraId="64762713" w14:textId="52AD6C6B" w:rsidR="00160943" w:rsidRPr="00D12552" w:rsidRDefault="00160943" w:rsidP="0063099F">
            <w:pPr>
              <w:pStyle w:val="Tabletext10"/>
              <w:jc w:val="left"/>
              <w:rPr>
                <w:rStyle w:val="reqtext"/>
                <w:lang w:val="en-CA"/>
              </w:rPr>
            </w:pPr>
            <w:r w:rsidRPr="00106124">
              <w:rPr>
                <w:rStyle w:val="reqtext"/>
                <w:lang w:val="en-CA"/>
              </w:rPr>
              <w:t xml:space="preserve">Vocabulary term </w:t>
            </w:r>
            <w:r w:rsidR="0063099F">
              <w:rPr>
                <w:rStyle w:val="reqtext"/>
                <w:lang w:val="en-CA"/>
              </w:rPr>
              <w:t>SHALL</w:t>
            </w:r>
            <w:r w:rsidRPr="00106124">
              <w:rPr>
                <w:rStyle w:val="reqtext"/>
                <w:lang w:val="en-CA"/>
              </w:rPr>
              <w:t xml:space="preserve"> be encoded with HTTP Uri in xlink</w:t>
            </w:r>
            <w:proofErr w:type="gramStart"/>
            <w:r w:rsidRPr="00106124">
              <w:rPr>
                <w:rStyle w:val="reqtext"/>
                <w:lang w:val="en-CA"/>
              </w:rPr>
              <w:t>:href</w:t>
            </w:r>
            <w:proofErr w:type="gramEnd"/>
            <w:r w:rsidRPr="00106124">
              <w:rPr>
                <w:rStyle w:val="reqtext"/>
                <w:lang w:val="en-CA"/>
              </w:rPr>
              <w:t xml:space="preserve"> and </w:t>
            </w:r>
            <w:r>
              <w:rPr>
                <w:rStyle w:val="reqtext"/>
                <w:lang w:val="en-CA"/>
              </w:rPr>
              <w:t xml:space="preserve">provide </w:t>
            </w:r>
            <w:r w:rsidRPr="00106124">
              <w:rPr>
                <w:rStyle w:val="reqtext"/>
                <w:lang w:val="en-CA"/>
              </w:rPr>
              <w:t>a human readable description in xlink:title</w:t>
            </w:r>
            <w:r w:rsidR="00B8253A">
              <w:rPr>
                <w:rStyle w:val="reqtext"/>
                <w:lang w:val="en-CA"/>
              </w:rPr>
              <w:t>.</w:t>
            </w:r>
          </w:p>
        </w:tc>
      </w:tr>
    </w:tbl>
    <w:p w14:paraId="7BEF1021" w14:textId="77777777" w:rsidR="00160943" w:rsidRDefault="00160943" w:rsidP="00160943">
      <w:pPr>
        <w:rPr>
          <w:lang w:val="en-CA"/>
        </w:rPr>
      </w:pPr>
    </w:p>
    <w:p w14:paraId="11A1A0CE" w14:textId="77777777" w:rsidR="00652E95" w:rsidRDefault="00652E95" w:rsidP="00AD7649">
      <w:pPr>
        <w:rPr>
          <w:lang w:val="en-CA"/>
        </w:rPr>
      </w:pPr>
    </w:p>
    <w:p w14:paraId="6594FBA4" w14:textId="22FFAEE2" w:rsidR="00E966AA" w:rsidRDefault="008C6C76" w:rsidP="00385662">
      <w:pPr>
        <w:pStyle w:val="Titre3"/>
        <w:rPr>
          <w:lang w:val="en-CA"/>
        </w:rPr>
      </w:pPr>
      <w:bookmarkStart w:id="789" w:name="_Toc448329473"/>
      <w:bookmarkStart w:id="790" w:name="_Toc448329621"/>
      <w:bookmarkStart w:id="791" w:name="_Toc448330007"/>
      <w:bookmarkStart w:id="792" w:name="_Toc448329474"/>
      <w:bookmarkStart w:id="793" w:name="_Toc448329622"/>
      <w:bookmarkStart w:id="794" w:name="_Toc448330008"/>
      <w:bookmarkStart w:id="795" w:name="_Toc448329475"/>
      <w:bookmarkStart w:id="796" w:name="_Toc448329623"/>
      <w:bookmarkStart w:id="797" w:name="_Toc448330009"/>
      <w:bookmarkStart w:id="798" w:name="_Toc452643189"/>
      <w:bookmarkEnd w:id="789"/>
      <w:bookmarkEnd w:id="790"/>
      <w:bookmarkEnd w:id="791"/>
      <w:bookmarkEnd w:id="792"/>
      <w:bookmarkEnd w:id="793"/>
      <w:bookmarkEnd w:id="794"/>
      <w:bookmarkEnd w:id="795"/>
      <w:bookmarkEnd w:id="796"/>
      <w:bookmarkEnd w:id="797"/>
      <w:r>
        <w:rPr>
          <w:lang w:val="en-CA"/>
        </w:rPr>
        <w:t>Identifiers</w:t>
      </w:r>
      <w:bookmarkEnd w:id="798"/>
    </w:p>
    <w:p w14:paraId="4DD0F239" w14:textId="77777777" w:rsidR="00370329" w:rsidRDefault="00370329" w:rsidP="00AD7649">
      <w:pPr>
        <w:rPr>
          <w:lang w:val="en-CA"/>
        </w:rPr>
      </w:pPr>
    </w:p>
    <w:p w14:paraId="35FFE370" w14:textId="490102C9" w:rsidR="00DB594D" w:rsidRDefault="00DB594D" w:rsidP="00AD7649">
      <w:pPr>
        <w:rPr>
          <w:lang w:val="en-CA"/>
        </w:rPr>
      </w:pPr>
      <w:r>
        <w:rPr>
          <w:lang w:val="en-CA"/>
        </w:rPr>
        <w:t>Gml</w:t>
      </w:r>
      <w:proofErr w:type="gramStart"/>
      <w:r>
        <w:rPr>
          <w:lang w:val="en-CA"/>
        </w:rPr>
        <w:t>:identifier’s</w:t>
      </w:r>
      <w:proofErr w:type="gramEnd"/>
      <w:r>
        <w:rPr>
          <w:lang w:val="en-CA"/>
        </w:rPr>
        <w:t xml:space="preserve"> identified with the specific codeSpace “</w:t>
      </w:r>
      <w:r w:rsidRPr="00B464F3">
        <w:rPr>
          <w:rStyle w:val="reqtext"/>
        </w:rPr>
        <w:t>http://www.ietf.org/rfc/rfc2616</w:t>
      </w:r>
      <w:r>
        <w:rPr>
          <w:lang w:val="en-CA"/>
        </w:rPr>
        <w:t>” shall be resolvable HTTP URI that return an instance of itself.</w:t>
      </w:r>
    </w:p>
    <w:p w14:paraId="4980DCF9" w14:textId="5FD6EB82" w:rsidR="008C6C76" w:rsidRDefault="008C6C7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7B09FB77" w:rsidR="008C6C76" w:rsidRPr="00D12552" w:rsidRDefault="008C6C76" w:rsidP="008C6C76">
            <w:pPr>
              <w:pStyle w:val="Tabletext10"/>
              <w:jc w:val="left"/>
              <w:rPr>
                <w:rStyle w:val="reqtext"/>
                <w:lang w:val="en-CA"/>
              </w:rPr>
            </w:pPr>
            <w:commentRangeStart w:id="799"/>
            <w:r>
              <w:rPr>
                <w:rStyle w:val="reqtext"/>
                <w:lang w:val="en-CA"/>
              </w:rPr>
              <w:t>Feature identifiers (unique name) provided in gml</w:t>
            </w:r>
            <w:proofErr w:type="gramStart"/>
            <w:r>
              <w:rPr>
                <w:rStyle w:val="reqtext"/>
                <w:lang w:val="en-CA"/>
              </w:rPr>
              <w:t>:identifier</w:t>
            </w:r>
            <w:proofErr w:type="gramEnd"/>
            <w:r>
              <w:rPr>
                <w:rStyle w:val="reqtext"/>
                <w:lang w:val="en-CA"/>
              </w:rPr>
              <w:t xml:space="preserve"> </w:t>
            </w:r>
            <w:r w:rsidR="00DB594D">
              <w:rPr>
                <w:rStyle w:val="reqtext"/>
                <w:lang w:val="en-CA"/>
              </w:rPr>
              <w:t>and codeSpace = “</w:t>
            </w:r>
            <w:r w:rsidR="00DB594D" w:rsidRPr="00DB594D">
              <w:rPr>
                <w:rStyle w:val="reqtext"/>
                <w:lang w:val="en-CA"/>
              </w:rPr>
              <w:t>http://www.ietf.org/rfc/rfc2616</w:t>
            </w:r>
            <w:r w:rsidR="00DB594D">
              <w:rPr>
                <w:rStyle w:val="reqtext"/>
                <w:lang w:val="en-CA"/>
              </w:rPr>
              <w:t xml:space="preserve">” </w:t>
            </w:r>
            <w:r>
              <w:rPr>
                <w:rStyle w:val="reqtext"/>
                <w:lang w:val="en-CA"/>
              </w:rPr>
              <w:t>SHALL 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commentRangeEnd w:id="799"/>
            <w:r>
              <w:rPr>
                <w:rStyle w:val="Marquedecommentaire"/>
                <w:rFonts w:ascii="Times New Roman" w:eastAsia="Times New Roman" w:hAnsi="Times New Roman"/>
                <w:lang w:val="en-US" w:eastAsia="en-US"/>
              </w:rPr>
              <w:commentReference w:id="799"/>
            </w:r>
          </w:p>
        </w:tc>
      </w:tr>
    </w:tbl>
    <w:p w14:paraId="63A966FD" w14:textId="77777777" w:rsidR="008C6C76" w:rsidRPr="008C6C76" w:rsidRDefault="008C6C76" w:rsidP="00AD7649"/>
    <w:p w14:paraId="6AE41641" w14:textId="7E4DA625" w:rsidR="008C6C76" w:rsidRDefault="008C6C76" w:rsidP="00AD7649">
      <w:pPr>
        <w:rPr>
          <w:rFonts w:ascii="Consolas" w:hAnsi="Consolas" w:cs="Consolas"/>
          <w:color w:val="0000FF"/>
          <w:sz w:val="20"/>
          <w:szCs w:val="20"/>
          <w:lang w:val="fr-CA"/>
        </w:rPr>
      </w:pPr>
      <w:r w:rsidRPr="008C6C76">
        <w:rPr>
          <w:rFonts w:ascii="Consolas" w:hAnsi="Consolas" w:cs="Consolas"/>
          <w:color w:val="0000FF"/>
          <w:sz w:val="20"/>
          <w:szCs w:val="20"/>
          <w:highlight w:val="white"/>
          <w:lang w:val="fr-CA"/>
        </w:rPr>
        <w:t>&lt;</w:t>
      </w:r>
      <w:proofErr w:type="gramStart"/>
      <w:r w:rsidRPr="008C6C76">
        <w:rPr>
          <w:rFonts w:ascii="Consolas" w:hAnsi="Consolas" w:cs="Consolas"/>
          <w:color w:val="800000"/>
          <w:sz w:val="20"/>
          <w:szCs w:val="20"/>
          <w:highlight w:val="white"/>
          <w:lang w:val="fr-CA"/>
        </w:rPr>
        <w:t>gml:</w:t>
      </w:r>
      <w:proofErr w:type="gramEnd"/>
      <w:r w:rsidRPr="008C6C76">
        <w:rPr>
          <w:rFonts w:ascii="Consolas" w:hAnsi="Consolas" w:cs="Consolas"/>
          <w:color w:val="800000"/>
          <w:sz w:val="20"/>
          <w:szCs w:val="20"/>
          <w:highlight w:val="white"/>
          <w:lang w:val="fr-CA"/>
        </w:rPr>
        <w:t>identifier</w:t>
      </w:r>
      <w:r w:rsidRPr="008C6C76">
        <w:rPr>
          <w:rFonts w:ascii="Consolas" w:hAnsi="Consolas" w:cs="Consolas"/>
          <w:color w:val="FF0000"/>
          <w:sz w:val="20"/>
          <w:szCs w:val="20"/>
          <w:highlight w:val="white"/>
          <w:lang w:val="fr-CA"/>
        </w:rPr>
        <w:t xml:space="preserve"> codeSpace</w:t>
      </w:r>
      <w:r w:rsidRPr="008C6C76">
        <w:rPr>
          <w:rFonts w:ascii="Consolas" w:hAnsi="Consolas" w:cs="Consolas"/>
          <w:color w:val="0000FF"/>
          <w:sz w:val="20"/>
          <w:szCs w:val="20"/>
          <w:highlight w:val="white"/>
          <w:lang w:val="fr-CA"/>
        </w:rPr>
        <w:t>="</w:t>
      </w:r>
      <w:r w:rsidR="00D70F03" w:rsidRPr="008C6C76" w:rsidDel="00D70F03">
        <w:rPr>
          <w:rFonts w:ascii="Consolas" w:hAnsi="Consolas" w:cs="Consolas"/>
          <w:color w:val="000000"/>
          <w:sz w:val="20"/>
          <w:szCs w:val="20"/>
          <w:highlight w:val="white"/>
          <w:lang w:val="fr-CA"/>
        </w:rPr>
        <w:t xml:space="preserve"> </w:t>
      </w:r>
      <w:r w:rsidR="00DB594D" w:rsidRPr="00B464F3">
        <w:rPr>
          <w:lang w:val="fr-CA"/>
        </w:rPr>
        <w:t xml:space="preserve"> </w:t>
      </w:r>
      <w:r w:rsidR="00DB594D" w:rsidRPr="00DB594D">
        <w:rPr>
          <w:rFonts w:ascii="Consolas" w:hAnsi="Consolas" w:cs="Consolas"/>
          <w:color w:val="000000"/>
          <w:sz w:val="20"/>
          <w:szCs w:val="20"/>
          <w:lang w:val="fr-CA"/>
        </w:rPr>
        <w:t>http://www.ietf.org/rfc/rfc2616</w:t>
      </w:r>
      <w:r w:rsidRPr="008C6C76">
        <w:rPr>
          <w:rFonts w:ascii="Consolas" w:hAnsi="Consolas" w:cs="Consolas"/>
          <w:color w:val="000000"/>
          <w:sz w:val="20"/>
          <w:szCs w:val="20"/>
          <w:highlight w:val="white"/>
          <w:lang w:val="fr-CA"/>
        </w:rPr>
        <w:t>/</w:t>
      </w:r>
      <w:r w:rsidRPr="008C6C76">
        <w:rPr>
          <w:rFonts w:ascii="Consolas" w:hAnsi="Consolas" w:cs="Consolas"/>
          <w:color w:val="0000FF"/>
          <w:sz w:val="20"/>
          <w:szCs w:val="20"/>
          <w:highlight w:val="white"/>
          <w:lang w:val="fr-CA"/>
        </w:rPr>
        <w:t>"&gt;</w:t>
      </w:r>
      <w:hyperlink r:id="rId150" w:history="1">
        <w:r w:rsidRPr="009A13E8">
          <w:rPr>
            <w:rStyle w:val="Lienhypertexte"/>
            <w:rFonts w:ascii="Consolas" w:hAnsi="Consolas" w:cs="Consolas"/>
            <w:sz w:val="20"/>
            <w:szCs w:val="20"/>
            <w:highlight w:val="white"/>
            <w:lang w:val="fr-CA"/>
          </w:rPr>
          <w:t>http://data.geoscience.gov.xx/feature/asc/geologicunit/stratno/25947&lt;/gml:identifier</w:t>
        </w:r>
      </w:hyperlink>
      <w:r w:rsidRPr="008C6C76">
        <w:rPr>
          <w:rFonts w:ascii="Consolas" w:hAnsi="Consolas" w:cs="Consolas"/>
          <w:color w:val="0000FF"/>
          <w:sz w:val="20"/>
          <w:szCs w:val="20"/>
          <w:highlight w:val="white"/>
          <w:lang w:val="fr-CA"/>
        </w:rPr>
        <w:t>&gt;</w:t>
      </w:r>
    </w:p>
    <w:p w14:paraId="41D81F7C" w14:textId="67EB489B" w:rsidR="00DB594D" w:rsidRPr="00B464F3" w:rsidRDefault="00DB594D" w:rsidP="00AD7649">
      <w:pPr>
        <w:rPr>
          <w:lang w:val="en-CA"/>
        </w:rPr>
      </w:pPr>
      <w:r w:rsidRPr="00B464F3">
        <w:rPr>
          <w:lang w:val="en-CA"/>
        </w:rPr>
        <w:t xml:space="preserve">Resolving </w:t>
      </w:r>
      <w:hyperlink r:id="rId151" w:history="1">
        <w:r w:rsidRPr="00B464F3">
          <w:rPr>
            <w:rStyle w:val="Lienhypertexte"/>
            <w:lang w:val="en-CA"/>
          </w:rPr>
          <w:t>http://data.geoscience.gov.xx/feature/asc/geologicunit/stratno/25947</w:t>
        </w:r>
      </w:hyperlink>
      <w:r w:rsidRPr="00B464F3">
        <w:rPr>
          <w:lang w:val="en-CA"/>
        </w:rPr>
        <w:t xml:space="preserve">  shall return </w:t>
      </w:r>
    </w:p>
    <w:p w14:paraId="4D149DE6" w14:textId="77777777" w:rsidR="00DB594D" w:rsidRPr="00B464F3" w:rsidRDefault="00DB594D" w:rsidP="00DB594D">
      <w:pPr>
        <w:contextualSpacing/>
        <w:rPr>
          <w:rStyle w:val="reqtext"/>
        </w:rPr>
      </w:pPr>
      <w:r w:rsidRPr="00B464F3">
        <w:rPr>
          <w:rStyle w:val="reqtext"/>
        </w:rPr>
        <w:t>&lt;gsmlb</w:t>
      </w:r>
      <w:proofErr w:type="gramStart"/>
      <w:r w:rsidRPr="00B464F3">
        <w:rPr>
          <w:rStyle w:val="reqtext"/>
        </w:rPr>
        <w:t>:GeologicUnit</w:t>
      </w:r>
      <w:proofErr w:type="gramEnd"/>
      <w:r w:rsidRPr="00B464F3">
        <w:rPr>
          <w:rStyle w:val="reqtext"/>
        </w:rPr>
        <w:t xml:space="preserve"> gml:id="G1"&gt;</w:t>
      </w:r>
    </w:p>
    <w:p w14:paraId="049D8AD4" w14:textId="27600CDB" w:rsidR="00DB594D" w:rsidRPr="006064ED" w:rsidRDefault="00DB594D" w:rsidP="00AD7649">
      <w:pPr>
        <w:rPr>
          <w:rStyle w:val="reqtext"/>
          <w:lang w:val="fr-CA"/>
        </w:rPr>
      </w:pPr>
      <w:r w:rsidRPr="006064ED">
        <w:rPr>
          <w:rStyle w:val="reqtext"/>
          <w:lang w:val="fr-CA"/>
        </w:rPr>
        <w:t>(…)</w:t>
      </w:r>
    </w:p>
    <w:p w14:paraId="2AD9F664" w14:textId="77777777" w:rsidR="00DB594D" w:rsidRPr="006064ED" w:rsidRDefault="00DB594D" w:rsidP="00DB594D">
      <w:pPr>
        <w:rPr>
          <w:rStyle w:val="reqtext"/>
          <w:lang w:val="fr-CA"/>
        </w:rPr>
      </w:pPr>
      <w:r w:rsidRPr="006064ED">
        <w:rPr>
          <w:rStyle w:val="reqtext"/>
          <w:highlight w:val="white"/>
          <w:lang w:val="fr-CA"/>
        </w:rPr>
        <w:t>&lt;</w:t>
      </w:r>
      <w:proofErr w:type="gramStart"/>
      <w:r w:rsidRPr="006064ED">
        <w:rPr>
          <w:rStyle w:val="reqtext"/>
          <w:highlight w:val="white"/>
          <w:lang w:val="fr-CA"/>
        </w:rPr>
        <w:t>gml:</w:t>
      </w:r>
      <w:proofErr w:type="gramEnd"/>
      <w:r w:rsidRPr="006064ED">
        <w:rPr>
          <w:rStyle w:val="reqtext"/>
          <w:highlight w:val="white"/>
          <w:lang w:val="fr-CA"/>
        </w:rPr>
        <w:t>identifier codeSpace="</w:t>
      </w:r>
      <w:r w:rsidRPr="006064ED" w:rsidDel="00D70F03">
        <w:rPr>
          <w:rStyle w:val="reqtext"/>
          <w:highlight w:val="white"/>
          <w:lang w:val="fr-CA"/>
        </w:rPr>
        <w:t xml:space="preserve"> </w:t>
      </w:r>
      <w:r w:rsidRPr="00B464F3">
        <w:rPr>
          <w:rStyle w:val="reqtext"/>
          <w:lang w:val="fr-CA"/>
        </w:rPr>
        <w:t xml:space="preserve"> http://www.ietf.org/rfc/rfc2616</w:t>
      </w:r>
      <w:r w:rsidRPr="006064ED">
        <w:rPr>
          <w:rStyle w:val="reqtext"/>
          <w:highlight w:val="white"/>
          <w:lang w:val="fr-CA"/>
        </w:rPr>
        <w:t>/"&gt;</w:t>
      </w:r>
      <w:hyperlink r:id="rId152" w:history="1">
        <w:r w:rsidRPr="006064ED">
          <w:rPr>
            <w:rStyle w:val="reqtext"/>
            <w:highlight w:val="white"/>
            <w:lang w:val="fr-CA"/>
          </w:rPr>
          <w:t>http://data.geoscience.gov.xx/feature/asc/geologicunit/stratno/25947&lt;/gml:identifier</w:t>
        </w:r>
      </w:hyperlink>
      <w:r w:rsidRPr="006064ED">
        <w:rPr>
          <w:rStyle w:val="reqtext"/>
          <w:highlight w:val="white"/>
          <w:lang w:val="fr-CA"/>
        </w:rPr>
        <w:t>&gt;</w:t>
      </w:r>
    </w:p>
    <w:p w14:paraId="6EC24F6C" w14:textId="58211CB1" w:rsidR="00DB594D" w:rsidRPr="00B464F3" w:rsidRDefault="00DB594D" w:rsidP="00DB594D">
      <w:pPr>
        <w:rPr>
          <w:rStyle w:val="reqtext"/>
        </w:rPr>
      </w:pPr>
      <w:r w:rsidRPr="00B464F3">
        <w:rPr>
          <w:rStyle w:val="reqtext"/>
        </w:rPr>
        <w:t>(…)</w:t>
      </w:r>
    </w:p>
    <w:p w14:paraId="2D24C4C8" w14:textId="4822812C" w:rsidR="00DB594D" w:rsidRPr="00B464F3" w:rsidRDefault="00DB594D" w:rsidP="00DB594D">
      <w:pPr>
        <w:contextualSpacing/>
        <w:rPr>
          <w:rStyle w:val="reqtext"/>
        </w:rPr>
      </w:pPr>
      <w:r w:rsidRPr="00B464F3">
        <w:rPr>
          <w:rStyle w:val="reqtext"/>
        </w:rPr>
        <w:lastRenderedPageBreak/>
        <w:t>&lt;/gsmlb</w:t>
      </w:r>
      <w:proofErr w:type="gramStart"/>
      <w:r w:rsidRPr="00B464F3">
        <w:rPr>
          <w:rStyle w:val="reqtext"/>
        </w:rPr>
        <w:t>:GeologicUnit</w:t>
      </w:r>
      <w:proofErr w:type="gramEnd"/>
      <w:r w:rsidRPr="00B464F3">
        <w:rPr>
          <w:rStyle w:val="reqtext"/>
        </w:rPr>
        <w:t>&gt;</w:t>
      </w:r>
    </w:p>
    <w:p w14:paraId="0BD938AD" w14:textId="77777777" w:rsidR="00DB594D" w:rsidRDefault="00DB594D" w:rsidP="00AD7649">
      <w:pPr>
        <w:rPr>
          <w:lang w:val="fr-CA"/>
        </w:rPr>
      </w:pPr>
    </w:p>
    <w:p w14:paraId="1E7F0706" w14:textId="1B3CBFFA" w:rsidR="008C6C76" w:rsidRPr="008C6C76" w:rsidRDefault="00DB594D" w:rsidP="00AD7649">
      <w:pPr>
        <w:rPr>
          <w:lang w:val="fr-CA"/>
        </w:rPr>
      </w:pPr>
      <w:r>
        <w:rPr>
          <w:lang w:val="fr-CA"/>
        </w:rPr>
        <w:t> </w:t>
      </w:r>
    </w:p>
    <w:p w14:paraId="63E94E9E" w14:textId="573E3412" w:rsidR="00370329" w:rsidRDefault="00370329" w:rsidP="00370329">
      <w:pPr>
        <w:pStyle w:val="Titre3"/>
        <w:rPr>
          <w:lang w:val="en-CA"/>
        </w:rPr>
      </w:pPr>
      <w:bookmarkStart w:id="800" w:name="_Toc452643190"/>
      <w:r>
        <w:rPr>
          <w:lang w:val="en-CA"/>
        </w:rPr>
        <w:t>Nillables or Voidables</w:t>
      </w:r>
      <w:bookmarkEnd w:id="800"/>
    </w:p>
    <w:p w14:paraId="168C9B83" w14:textId="77777777" w:rsidR="00370329" w:rsidRDefault="00370329" w:rsidP="00AD7649">
      <w:pPr>
        <w:rPr>
          <w:lang w:val="en-CA"/>
        </w:rPr>
      </w:pPr>
    </w:p>
    <w:p w14:paraId="1F86A32A" w14:textId="64E9319D" w:rsidR="00E966AA" w:rsidRDefault="00370329" w:rsidP="00AD7649">
      <w:pPr>
        <w:rPr>
          <w:lang w:val="en-CA"/>
        </w:rPr>
      </w:pPr>
      <w:r>
        <w:rPr>
          <w:lang w:val="en-CA"/>
        </w:rPr>
        <w:t xml:space="preserve">A nillable property (identified as “voidable” in the </w:t>
      </w:r>
      <w:r w:rsidR="008A6B29">
        <w:rPr>
          <w:lang w:val="en-CA"/>
        </w:rPr>
        <w:t xml:space="preserve">UML model) is a property than can document the reason </w:t>
      </w:r>
      <w:r w:rsidR="00C47395">
        <w:rPr>
          <w:lang w:val="en-CA"/>
        </w:rPr>
        <w:t>a value is not provided</w:t>
      </w:r>
      <w:proofErr w:type="gramStart"/>
      <w:r w:rsidR="00C47395">
        <w:rPr>
          <w:lang w:val="en-CA"/>
        </w:rPr>
        <w:t>.</w:t>
      </w:r>
      <w:r w:rsidR="008A6B29">
        <w:rPr>
          <w:lang w:val="en-CA"/>
        </w:rPr>
        <w:t>.</w:t>
      </w:r>
      <w:proofErr w:type="gramEnd"/>
      <w:r w:rsidR="008A6B29">
        <w:rPr>
          <w:lang w:val="en-CA"/>
        </w:rPr>
        <w:t xml:space="preserve">  There are </w:t>
      </w:r>
      <w:r w:rsidR="00761F44">
        <w:rPr>
          <w:lang w:val="en-CA"/>
        </w:rPr>
        <w:t>two ways to identify a nil value</w:t>
      </w:r>
      <w:r w:rsidR="00B63214">
        <w:rPr>
          <w:lang w:val="en-CA"/>
        </w:rPr>
        <w:t>.</w:t>
      </w:r>
    </w:p>
    <w:p w14:paraId="4E1749C7" w14:textId="16EDFC2F" w:rsidR="00B63214" w:rsidRDefault="00B63214" w:rsidP="00B464F3">
      <w:pPr>
        <w:numPr>
          <w:ilvl w:val="0"/>
          <w:numId w:val="37"/>
        </w:numPr>
        <w:rPr>
          <w:lang w:val="en-CA"/>
        </w:rPr>
      </w:pPr>
      <w:r>
        <w:rPr>
          <w:lang w:val="en-CA"/>
        </w:rPr>
        <w:t>Using XSD xsi:nil=”true” and nilReason</w:t>
      </w:r>
    </w:p>
    <w:p w14:paraId="453B707B" w14:textId="47A88E00" w:rsidR="00B63214" w:rsidRDefault="00B63214" w:rsidP="00B464F3">
      <w:pPr>
        <w:numPr>
          <w:ilvl w:val="0"/>
          <w:numId w:val="37"/>
        </w:numPr>
        <w:rPr>
          <w:lang w:val="en-CA"/>
        </w:rPr>
      </w:pPr>
      <w:r>
        <w:rPr>
          <w:lang w:val="en-CA"/>
        </w:rPr>
        <w:t xml:space="preserve">Using a HTTP URI identifier defined by a community as representing a null value.  OGC uses </w:t>
      </w:r>
      <w:hyperlink r:id="rId153" w:history="1">
        <w:r w:rsidRPr="00D02DD3">
          <w:rPr>
            <w:rStyle w:val="Lienhypertexte"/>
            <w:lang w:val="en-CA"/>
          </w:rPr>
          <w:t>http://www.opengis.net/def/nil/OGC/0/{nilReason}</w:t>
        </w:r>
      </w:hyperlink>
      <w:r>
        <w:rPr>
          <w:lang w:val="en-CA"/>
        </w:rPr>
        <w:t xml:space="preserve"> </w:t>
      </w:r>
      <w:commentRangeStart w:id="801"/>
      <w:r>
        <w:rPr>
          <w:lang w:val="en-CA"/>
        </w:rPr>
        <w:t>(OGC 12-110).</w:t>
      </w:r>
      <w:commentRangeEnd w:id="801"/>
      <w:r>
        <w:rPr>
          <w:rStyle w:val="Marquedecommentaire"/>
        </w:rPr>
        <w:commentReference w:id="801"/>
      </w:r>
    </w:p>
    <w:p w14:paraId="53D1BB78" w14:textId="77777777" w:rsidR="00B63214" w:rsidRDefault="00B63214" w:rsidP="00AD7649">
      <w:pPr>
        <w:rPr>
          <w:lang w:val="en-CA"/>
        </w:rPr>
      </w:pPr>
    </w:p>
    <w:p w14:paraId="45B1B91C" w14:textId="77777777" w:rsidR="00B63214" w:rsidRDefault="00B63214" w:rsidP="00AD7649">
      <w:pPr>
        <w:rPr>
          <w:lang w:val="en-CA"/>
        </w:rPr>
      </w:pPr>
    </w:p>
    <w:p w14:paraId="70294484" w14:textId="3AAD22BD" w:rsidR="00761F44" w:rsidRDefault="00330E0C" w:rsidP="00330E0C">
      <w:pPr>
        <w:pStyle w:val="Titre3"/>
        <w:rPr>
          <w:lang w:val="en-CA"/>
        </w:rPr>
      </w:pPr>
      <w:bookmarkStart w:id="802" w:name="_Toc452643191"/>
      <w:r>
        <w:rPr>
          <w:lang w:val="en-CA"/>
        </w:rPr>
        <w:t>Date encoding</w:t>
      </w:r>
      <w:bookmarkEnd w:id="802"/>
    </w:p>
    <w:p w14:paraId="4E700643" w14:textId="77777777" w:rsidR="00330E0C" w:rsidRDefault="00330E0C" w:rsidP="00AD7649">
      <w:pPr>
        <w:rPr>
          <w:lang w:val="en-CA"/>
        </w:rPr>
      </w:pPr>
    </w:p>
    <w:p w14:paraId="34A50A34" w14:textId="3A508B3F" w:rsidR="00330E0C" w:rsidRDefault="00330E0C" w:rsidP="00330E0C">
      <w:r>
        <w:t xml:space="preserve">The date-time </w:t>
      </w:r>
      <w:r w:rsidR="00AE70BC">
        <w:t>values shall</w:t>
      </w:r>
      <w:r>
        <w:t xml:space="preserve"> conform to ISO</w:t>
      </w:r>
      <w:r w:rsidR="00AE70BC">
        <w:t xml:space="preserve"> 8601</w:t>
      </w:r>
      <w:r>
        <w:t xml:space="preserve"> standards.  Although this is already a GML 3.2 encoding rule (clause 14.2.2.7), this format </w:t>
      </w:r>
      <w:r w:rsidR="00DA608A">
        <w:t xml:space="preserve">should </w:t>
      </w:r>
      <w:r>
        <w:t xml:space="preserve">also be used in any string </w:t>
      </w:r>
      <w:r w:rsidR="00AE70BC">
        <w:t>that contain</w:t>
      </w:r>
      <w:r>
        <w:t xml:space="preserve"> </w:t>
      </w:r>
      <w:r w:rsidR="00AE70BC">
        <w:t xml:space="preserve">a </w:t>
      </w:r>
      <w:r>
        <w:t>date</w:t>
      </w:r>
      <w:r w:rsidR="00AE70BC">
        <w:t>-</w:t>
      </w:r>
      <w:r w:rsidR="00D458B7">
        <w:t>time</w:t>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0F6D8438" w:rsidR="00330E0C" w:rsidRPr="00031D61" w:rsidRDefault="00330E0C" w:rsidP="00DA608A">
            <w:pPr>
              <w:pStyle w:val="Tabletext10"/>
              <w:jc w:val="left"/>
              <w:rPr>
                <w:rStyle w:val="reqtext"/>
              </w:rPr>
            </w:pPr>
            <w:r w:rsidRPr="00031D61">
              <w:rPr>
                <w:rStyle w:val="reqtext"/>
              </w:rPr>
              <w:t xml:space="preserve">All date-time </w:t>
            </w:r>
            <w:r w:rsidR="00AE70BC">
              <w:rPr>
                <w:rStyle w:val="reqtext"/>
              </w:rPr>
              <w:t>occurrences</w:t>
            </w:r>
            <w:r w:rsidR="00AE70BC" w:rsidRPr="00031D61">
              <w:rPr>
                <w:rStyle w:val="reqtext"/>
              </w:rPr>
              <w:t xml:space="preserve"> </w:t>
            </w:r>
            <w:r w:rsidR="00DA608A">
              <w:rPr>
                <w:rStyle w:val="reqtext"/>
              </w:rPr>
              <w:t>SHOULD</w:t>
            </w:r>
            <w:r w:rsidR="00DA608A" w:rsidRPr="00031D61">
              <w:rPr>
                <w:rStyle w:val="reqtext"/>
              </w:rPr>
              <w:t xml:space="preserve"> </w:t>
            </w:r>
            <w:r w:rsidRPr="00031D61">
              <w:rPr>
                <w:rStyle w:val="reqtext"/>
              </w:rPr>
              <w:t>be encoded using ISO8601 extended time format</w:t>
            </w:r>
            <w:r w:rsidR="00B8253A">
              <w:rPr>
                <w:rStyle w:val="reqtext"/>
              </w:rPr>
              <w:t>.</w:t>
            </w:r>
          </w:p>
        </w:tc>
      </w:tr>
    </w:tbl>
    <w:p w14:paraId="04A2D336" w14:textId="77777777" w:rsidR="00330E0C" w:rsidRDefault="00330E0C" w:rsidP="00330E0C"/>
    <w:p w14:paraId="00FD1B2C" w14:textId="4364D590" w:rsidR="00AE70BC" w:rsidRDefault="00330E0C" w:rsidP="00330E0C">
      <w:r>
        <w:t xml:space="preserve">Note that this precludes the use of time-coordinate systems such as UNIX time. This is specified in order to be maximally consistent with </w:t>
      </w:r>
      <w:r w:rsidR="00457AE6">
        <w:t xml:space="preserve">TimeSeriesML </w:t>
      </w:r>
      <w:r>
        <w:t xml:space="preserve">requirements. </w:t>
      </w:r>
    </w:p>
    <w:p w14:paraId="36C2892B" w14:textId="6C845E51" w:rsidR="00330E0C" w:rsidRDefault="00330E0C" w:rsidP="00330E0C">
      <w:r>
        <w:t xml:space="preserve">The time zone </w:t>
      </w:r>
      <w:r w:rsidR="00AE70BC">
        <w:t xml:space="preserve">shall </w:t>
      </w:r>
      <w:r>
        <w:t>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476B0305" w:rsidR="00330E0C" w:rsidRDefault="00330E0C" w:rsidP="00330E0C">
            <w:pPr>
              <w:pStyle w:val="Tabletext10"/>
              <w:jc w:val="left"/>
            </w:pPr>
            <w:r w:rsidRPr="002E01C8">
              <w:rPr>
                <w:lang w:val="en-AU"/>
              </w:rPr>
              <w:t>(Z</w:t>
            </w:r>
            <w:proofErr w:type="gramStart"/>
            <w:r w:rsidRPr="002E01C8">
              <w:rPr>
                <w:lang w:val="en-AU"/>
              </w:rPr>
              <w:t>|[</w:t>
            </w:r>
            <w:proofErr w:type="gramEnd"/>
            <w:r w:rsidRPr="002E01C8">
              <w:rPr>
                <w:lang w:val="en-AU"/>
              </w:rPr>
              <w:t>+-]HH:MM)</w:t>
            </w:r>
            <w:r w:rsidR="00B8253A">
              <w:rPr>
                <w:lang w:val="en-AU"/>
              </w:rPr>
              <w:t>.</w:t>
            </w:r>
          </w:p>
        </w:tc>
      </w:tr>
    </w:tbl>
    <w:p w14:paraId="1DE906F2" w14:textId="77777777" w:rsidR="00330E0C" w:rsidRDefault="00330E0C" w:rsidP="00330E0C"/>
    <w:p w14:paraId="0FBC40F7" w14:textId="77777777" w:rsidR="00330E0C" w:rsidRDefault="00330E0C" w:rsidP="00330E0C">
      <w:r>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proofErr w:type="gramStart"/>
      <w:r w:rsidRPr="00031D61">
        <w:rPr>
          <w:rFonts w:ascii="Consolas" w:hAnsi="Consolas" w:cs="Consolas"/>
          <w:color w:val="800000"/>
          <w:sz w:val="18"/>
          <w:szCs w:val="20"/>
          <w:highlight w:val="white"/>
          <w:lang w:val="en-CA"/>
        </w:rPr>
        <w:t>om:</w:t>
      </w:r>
      <w:proofErr w:type="gramEnd"/>
      <w:r w:rsidRPr="00031D61">
        <w:rPr>
          <w:rFonts w:ascii="Consolas" w:hAnsi="Consolas" w:cs="Consolas"/>
          <w:color w:val="800000"/>
          <w:sz w:val="18"/>
          <w:szCs w:val="20"/>
          <w:highlight w:val="white"/>
          <w:lang w:val="en-CA"/>
        </w:rPr>
        <w:t>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lastRenderedPageBreak/>
        <w:t>&lt;/</w:t>
      </w:r>
      <w:r w:rsidRPr="00031D61">
        <w:rPr>
          <w:rFonts w:ascii="Consolas" w:hAnsi="Consolas" w:cs="Consolas"/>
          <w:color w:val="800000"/>
          <w:sz w:val="18"/>
          <w:szCs w:val="20"/>
          <w:highlight w:val="white"/>
          <w:lang w:val="en-CA"/>
        </w:rPr>
        <w:t>om</w:t>
      </w:r>
      <w:proofErr w:type="gramStart"/>
      <w:r w:rsidRPr="00031D61">
        <w:rPr>
          <w:rFonts w:ascii="Consolas" w:hAnsi="Consolas" w:cs="Consolas"/>
          <w:color w:val="800000"/>
          <w:sz w:val="18"/>
          <w:szCs w:val="20"/>
          <w:highlight w:val="white"/>
          <w:lang w:val="en-CA"/>
        </w:rPr>
        <w:t>:phenomenonTime</w:t>
      </w:r>
      <w:proofErr w:type="gramEnd"/>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proofErr w:type="gramStart"/>
      <w:r w:rsidRPr="009D3113">
        <w:rPr>
          <w:rFonts w:ascii="Consolas" w:hAnsi="Consolas" w:cs="Consolas"/>
          <w:color w:val="800000"/>
          <w:sz w:val="18"/>
          <w:szCs w:val="20"/>
          <w:highlight w:val="white"/>
          <w:lang w:val="en-CA"/>
        </w:rPr>
        <w:t>om:</w:t>
      </w:r>
      <w:proofErr w:type="gramEnd"/>
      <w:r w:rsidRPr="009D3113">
        <w:rPr>
          <w:rFonts w:ascii="Consolas" w:hAnsi="Consolas" w:cs="Consolas"/>
          <w:color w:val="800000"/>
          <w:sz w:val="18"/>
          <w:szCs w:val="20"/>
          <w:highlight w:val="white"/>
          <w:lang w:val="en-CA"/>
        </w:rPr>
        <w:t>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w:t>
      </w:r>
      <w:proofErr w:type="gramStart"/>
      <w:r w:rsidRPr="009D3113">
        <w:rPr>
          <w:rFonts w:ascii="Consolas" w:hAnsi="Consolas" w:cs="Consolas"/>
          <w:color w:val="800000"/>
          <w:sz w:val="18"/>
          <w:szCs w:val="20"/>
          <w:highlight w:val="white"/>
          <w:lang w:val="en-CA"/>
        </w:rPr>
        <w:t>:phenomenonTime</w:t>
      </w:r>
      <w:proofErr w:type="gramEnd"/>
      <w:r w:rsidRPr="009D3113">
        <w:rPr>
          <w:rFonts w:ascii="Consolas" w:hAnsi="Consolas" w:cs="Consolas"/>
          <w:color w:val="0000FF"/>
          <w:sz w:val="18"/>
          <w:szCs w:val="20"/>
          <w:highlight w:val="white"/>
          <w:lang w:val="en-CA"/>
        </w:rPr>
        <w:t>&gt;</w:t>
      </w:r>
    </w:p>
    <w:p w14:paraId="72DBE598" w14:textId="77777777" w:rsidR="00330E0C" w:rsidRDefault="00330E0C" w:rsidP="00330E0C"/>
    <w:p w14:paraId="486A64AD" w14:textId="7B444474" w:rsidR="00330E0C" w:rsidRPr="00330E0C" w:rsidRDefault="008D6449" w:rsidP="008D6449">
      <w:pPr>
        <w:pStyle w:val="Titre3"/>
      </w:pPr>
      <w:bookmarkStart w:id="803" w:name="_Toc452643192"/>
      <w:r>
        <w:t>Units of Measure</w:t>
      </w:r>
      <w:bookmarkEnd w:id="803"/>
    </w:p>
    <w:p w14:paraId="76D71FB5" w14:textId="77777777" w:rsidR="00E966AA" w:rsidRDefault="00E966AA" w:rsidP="00AD7649">
      <w:pPr>
        <w:rPr>
          <w:lang w:val="en-CA"/>
        </w:rPr>
      </w:pPr>
    </w:p>
    <w:p w14:paraId="71B250A1" w14:textId="618DE7F0" w:rsidR="008D6449" w:rsidRDefault="00974714" w:rsidP="00AD7649">
      <w:pPr>
        <w:rPr>
          <w:lang w:val="en-CA"/>
        </w:rPr>
      </w:pPr>
      <w:proofErr w:type="gramStart"/>
      <w:r>
        <w:rPr>
          <w:lang w:val="en-CA"/>
        </w:rPr>
        <w:t>swe:</w:t>
      </w:r>
      <w:proofErr w:type="gramEnd"/>
      <w:r w:rsidR="008D6449">
        <w:rPr>
          <w:lang w:val="en-CA"/>
        </w:rPr>
        <w:t>Quantity shall have a unit of measure (uom)</w:t>
      </w:r>
      <w:r w:rsidR="00B8253A">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8D6449" w14:paraId="2583194D" w14:textId="77777777" w:rsidTr="008D6449">
        <w:trPr>
          <w:cantSplit/>
        </w:trPr>
        <w:tc>
          <w:tcPr>
            <w:tcW w:w="2825" w:type="dxa"/>
            <w:tcBorders>
              <w:right w:val="single" w:sz="4" w:space="0" w:color="auto"/>
            </w:tcBorders>
            <w:shd w:val="clear" w:color="auto" w:fill="auto"/>
          </w:tcPr>
          <w:p w14:paraId="6B7E3664" w14:textId="7A865A0A" w:rsidR="008D6449" w:rsidRPr="00031D61" w:rsidRDefault="008D6449" w:rsidP="008D6449">
            <w:pPr>
              <w:pStyle w:val="Tabletext10"/>
              <w:rPr>
                <w:rStyle w:val="requri"/>
              </w:rPr>
            </w:pPr>
            <w:r>
              <w:rPr>
                <w:rStyle w:val="requri"/>
                <w:lang w:val="en-CA"/>
              </w:rPr>
              <w:t>/req/gsml4xsd/</w:t>
            </w:r>
            <w:r w:rsidRPr="008D6449">
              <w:rPr>
                <w:rStyle w:val="requri"/>
              </w:rPr>
              <w:t>unit-of-measure</w:t>
            </w:r>
          </w:p>
        </w:tc>
        <w:tc>
          <w:tcPr>
            <w:tcW w:w="6072" w:type="dxa"/>
            <w:tcBorders>
              <w:left w:val="single" w:sz="4" w:space="0" w:color="auto"/>
            </w:tcBorders>
            <w:shd w:val="clear" w:color="auto" w:fill="auto"/>
          </w:tcPr>
          <w:p w14:paraId="76D00600" w14:textId="6F5FA723" w:rsidR="008D6449" w:rsidRDefault="003921A3" w:rsidP="008D6449">
            <w:pPr>
              <w:pStyle w:val="Tabletext10"/>
              <w:jc w:val="left"/>
            </w:pPr>
            <w:r>
              <w:rPr>
                <w:rStyle w:val="reqtext"/>
              </w:rPr>
              <w:t xml:space="preserve">SWE Common </w:t>
            </w:r>
            <w:r w:rsidR="00974714">
              <w:rPr>
                <w:rStyle w:val="reqtext"/>
              </w:rPr>
              <w:t>swe</w:t>
            </w:r>
            <w:proofErr w:type="gramStart"/>
            <w:r w:rsidR="00974714">
              <w:rPr>
                <w:rStyle w:val="reqtext"/>
              </w:rPr>
              <w:t>:</w:t>
            </w:r>
            <w:r>
              <w:rPr>
                <w:rStyle w:val="reqtext"/>
              </w:rPr>
              <w:t>Quantities</w:t>
            </w:r>
            <w:proofErr w:type="gramEnd"/>
            <w:r>
              <w:rPr>
                <w:rStyle w:val="reqtext"/>
              </w:rPr>
              <w:t xml:space="preserve"> SHALL have a defined unit of measure</w:t>
            </w:r>
            <w:r w:rsidR="00B8253A">
              <w:rPr>
                <w:rStyle w:val="reqtext"/>
              </w:rPr>
              <w:t>.</w:t>
            </w:r>
          </w:p>
        </w:tc>
      </w:tr>
    </w:tbl>
    <w:p w14:paraId="6111D627" w14:textId="77777777" w:rsidR="008D6449" w:rsidRDefault="008D6449" w:rsidP="00AD7649">
      <w:pPr>
        <w:rPr>
          <w:lang w:val="en-CA"/>
        </w:rPr>
      </w:pPr>
    </w:p>
    <w:p w14:paraId="4525B8AC" w14:textId="77777777" w:rsidR="008D6449" w:rsidRPr="00AD7649" w:rsidRDefault="008D6449" w:rsidP="00AD7649">
      <w:pPr>
        <w:rPr>
          <w:lang w:val="en-CA"/>
        </w:rPr>
      </w:pPr>
    </w:p>
    <w:p w14:paraId="6A8EF357" w14:textId="6FB043CC" w:rsidR="009B3BBD" w:rsidRDefault="003A3448" w:rsidP="009B3BBD">
      <w:pPr>
        <w:pStyle w:val="Titre2"/>
        <w:rPr>
          <w:lang w:val="en-CA"/>
        </w:rPr>
      </w:pPr>
      <w:bookmarkStart w:id="804" w:name="_Ref444433734"/>
      <w:bookmarkStart w:id="805" w:name="_Toc452643193"/>
      <w:r>
        <w:rPr>
          <w:lang w:val="en-CA"/>
        </w:rPr>
        <w:t xml:space="preserve">Abstract </w:t>
      </w:r>
      <w:r w:rsidR="009B3BBD" w:rsidRPr="009B3BBD">
        <w:rPr>
          <w:lang w:val="en-CA"/>
        </w:rPr>
        <w:t xml:space="preserve">GeoSciML </w:t>
      </w:r>
      <w:r w:rsidR="004832DE">
        <w:rPr>
          <w:lang w:val="en-CA"/>
        </w:rPr>
        <w:t xml:space="preserve">lite </w:t>
      </w:r>
      <w:r w:rsidR="009B3BBD">
        <w:rPr>
          <w:lang w:val="en-CA"/>
        </w:rPr>
        <w:t>XML</w:t>
      </w:r>
      <w:r w:rsidR="009B3BBD" w:rsidRPr="009B3BBD">
        <w:rPr>
          <w:lang w:val="en-CA"/>
        </w:rPr>
        <w:t xml:space="preserve"> Requirements Class</w:t>
      </w:r>
      <w:bookmarkEnd w:id="804"/>
      <w:r w:rsidR="00052694">
        <w:rPr>
          <w:lang w:val="en-CA"/>
        </w:rPr>
        <w:t xml:space="preserve"> (Normative)</w:t>
      </w:r>
      <w:bookmarkEnd w:id="805"/>
    </w:p>
    <w:p w14:paraId="04AEED42" w14:textId="77777777" w:rsidR="00225333" w:rsidRDefault="00225333" w:rsidP="00225333">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A608A" w:rsidRPr="00432FFC" w14:paraId="541B9257"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02E87C6" w14:textId="7E536F81" w:rsidR="00DA608A" w:rsidRPr="00432FFC" w:rsidRDefault="00D458B7" w:rsidP="00B61014">
            <w:pPr>
              <w:keepNext/>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Abstract</w:t>
            </w:r>
            <w:r w:rsidR="00DA608A" w:rsidRPr="00432FFC">
              <w:rPr>
                <w:rFonts w:ascii="Calibri" w:eastAsia="MS Mincho" w:hAnsi="Calibri"/>
                <w:b/>
                <w:sz w:val="20"/>
                <w:szCs w:val="20"/>
                <w:lang w:val="en-CA"/>
              </w:rPr>
              <w:t xml:space="preserve"> Requirements Class</w:t>
            </w:r>
          </w:p>
        </w:tc>
      </w:tr>
      <w:tr w:rsidR="00DA608A" w:rsidRPr="00432FFC" w14:paraId="211C5841"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40CA0486" w14:textId="5825CE09"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Style w:val="requri"/>
                <w:rFonts w:ascii="Calibri" w:hAnsi="Calibri"/>
                <w:sz w:val="20"/>
                <w:szCs w:val="20"/>
                <w:lang w:val="en-CA"/>
              </w:rPr>
              <w:t>/req/</w:t>
            </w:r>
            <w:r w:rsidR="004832DE">
              <w:rPr>
                <w:rStyle w:val="requri"/>
                <w:rFonts w:ascii="Calibri" w:hAnsi="Calibri"/>
                <w:sz w:val="20"/>
                <w:szCs w:val="20"/>
                <w:lang w:val="en-CA"/>
              </w:rPr>
              <w:t>gsml4xsd-lite</w:t>
            </w:r>
          </w:p>
        </w:tc>
      </w:tr>
      <w:tr w:rsidR="00DA608A" w:rsidRPr="00432FFC" w14:paraId="547B246B" w14:textId="77777777" w:rsidTr="00B61014">
        <w:tc>
          <w:tcPr>
            <w:tcW w:w="1809" w:type="dxa"/>
            <w:tcBorders>
              <w:top w:val="single" w:sz="12" w:space="0" w:color="auto"/>
              <w:left w:val="single" w:sz="12" w:space="0" w:color="auto"/>
              <w:bottom w:val="single" w:sz="4" w:space="0" w:color="auto"/>
              <w:right w:val="single" w:sz="4" w:space="0" w:color="auto"/>
            </w:tcBorders>
          </w:tcPr>
          <w:p w14:paraId="57728BB4"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0666D47" w14:textId="77777777" w:rsidR="00DA608A" w:rsidRPr="00432FFC" w:rsidRDefault="00DA608A" w:rsidP="00B61014">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Data instance</w:t>
            </w:r>
          </w:p>
        </w:tc>
      </w:tr>
      <w:tr w:rsidR="00DA608A" w:rsidRPr="00432FFC" w14:paraId="44A2E213" w14:textId="77777777" w:rsidTr="00B61014">
        <w:tc>
          <w:tcPr>
            <w:tcW w:w="1809" w:type="dxa"/>
            <w:tcBorders>
              <w:top w:val="single" w:sz="4" w:space="0" w:color="auto"/>
              <w:left w:val="single" w:sz="12" w:space="0" w:color="auto"/>
              <w:bottom w:val="single" w:sz="4" w:space="0" w:color="auto"/>
              <w:right w:val="single" w:sz="4" w:space="0" w:color="auto"/>
            </w:tcBorders>
          </w:tcPr>
          <w:p w14:paraId="1330FEBB"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9A907F3" w14:textId="3D5E22E2" w:rsidR="00DA608A" w:rsidRPr="00432FFC" w:rsidRDefault="00DA608A" w:rsidP="00B61014">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/req/</w:t>
            </w:r>
            <w:r w:rsidR="004832DE">
              <w:rPr>
                <w:rFonts w:ascii="Calibri" w:eastAsia="MS Mincho" w:hAnsi="Calibri"/>
                <w:sz w:val="20"/>
                <w:szCs w:val="20"/>
                <w:lang w:val="en-CA"/>
              </w:rPr>
              <w:t>gsml4-lite</w:t>
            </w:r>
          </w:p>
        </w:tc>
      </w:tr>
      <w:tr w:rsidR="00DA608A" w:rsidRPr="00432FFC" w14:paraId="3F4FFA7D" w14:textId="77777777" w:rsidTr="00B61014">
        <w:tc>
          <w:tcPr>
            <w:tcW w:w="1809" w:type="dxa"/>
            <w:tcBorders>
              <w:top w:val="single" w:sz="4" w:space="0" w:color="auto"/>
              <w:left w:val="single" w:sz="12" w:space="0" w:color="auto"/>
              <w:bottom w:val="single" w:sz="4" w:space="0" w:color="auto"/>
              <w:right w:val="single" w:sz="4" w:space="0" w:color="auto"/>
            </w:tcBorders>
          </w:tcPr>
          <w:p w14:paraId="37C7C2DA"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58AF7C5" w14:textId="46D54E19" w:rsidR="00DA608A" w:rsidRPr="00432FFC" w:rsidRDefault="00DA608A" w:rsidP="00B61014">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/req/gsml4xsd</w:t>
            </w:r>
          </w:p>
        </w:tc>
      </w:tr>
      <w:tr w:rsidR="00DA608A" w:rsidRPr="00432FFC" w14:paraId="4E198954" w14:textId="77777777" w:rsidTr="00B61014">
        <w:tc>
          <w:tcPr>
            <w:tcW w:w="1809" w:type="dxa"/>
            <w:tcBorders>
              <w:top w:val="single" w:sz="4" w:space="0" w:color="auto"/>
              <w:left w:val="single" w:sz="12" w:space="0" w:color="auto"/>
              <w:bottom w:val="single" w:sz="4" w:space="0" w:color="auto"/>
              <w:right w:val="single" w:sz="4" w:space="0" w:color="auto"/>
            </w:tcBorders>
          </w:tcPr>
          <w:p w14:paraId="7A49508B"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9A3DB1B" w14:textId="087E95C3" w:rsidR="00DA608A" w:rsidRPr="00432FFC" w:rsidRDefault="00DA608A" w:rsidP="00B61014">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GML Simple Feature OGC 10-100r3 SF-0</w:t>
            </w:r>
          </w:p>
        </w:tc>
      </w:tr>
      <w:tr w:rsidR="00DA608A" w:rsidRPr="00432FFC" w14:paraId="3EB582F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EBC8A90"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21C96AB" w14:textId="5F6D1C5B" w:rsidR="00DA608A" w:rsidRPr="00432FFC" w:rsidRDefault="00DA608A" w:rsidP="00B61014">
            <w:pPr>
              <w:spacing w:before="100" w:beforeAutospacing="1" w:after="100" w:afterAutospacing="1" w:line="230" w:lineRule="atLeast"/>
              <w:rPr>
                <w:rFonts w:ascii="Calibri" w:eastAsia="MS Mincho" w:hAnsi="Calibri"/>
                <w:b/>
                <w:sz w:val="20"/>
                <w:szCs w:val="20"/>
                <w:lang w:val="en-CA"/>
              </w:rPr>
            </w:pPr>
            <w:r w:rsidRPr="00432FFC">
              <w:rPr>
                <w:rStyle w:val="requri"/>
                <w:rFonts w:ascii="Calibri" w:hAnsi="Calibri"/>
                <w:sz w:val="20"/>
                <w:szCs w:val="20"/>
                <w:lang w:val="en-CA"/>
              </w:rPr>
              <w:t>/req/</w:t>
            </w:r>
            <w:r w:rsidR="004832DE">
              <w:rPr>
                <w:rStyle w:val="requri"/>
                <w:rFonts w:ascii="Calibri" w:hAnsi="Calibri"/>
                <w:sz w:val="20"/>
                <w:szCs w:val="20"/>
                <w:lang w:val="en-CA"/>
              </w:rPr>
              <w:t>gsml4xsd-lite</w:t>
            </w:r>
            <w:r w:rsidRPr="00432FFC">
              <w:rPr>
                <w:rStyle w:val="requri"/>
                <w:rFonts w:ascii="Calibri" w:hAnsi="Calibri"/>
                <w:sz w:val="20"/>
                <w:szCs w:val="20"/>
                <w:lang w:val="en-CA"/>
              </w:rPr>
              <w:t>/SF-0</w:t>
            </w:r>
          </w:p>
          <w:p w14:paraId="7DCD0E96" w14:textId="342F88A1" w:rsidR="00DA608A" w:rsidRPr="00432FFC" w:rsidRDefault="00DA608A">
            <w:pPr>
              <w:spacing w:before="100" w:beforeAutospacing="1" w:after="100" w:afterAutospacing="1" w:line="230" w:lineRule="atLeast"/>
              <w:rPr>
                <w:rFonts w:ascii="Calibri" w:eastAsia="MS Mincho" w:hAnsi="Calibri"/>
                <w:sz w:val="20"/>
                <w:szCs w:val="20"/>
                <w:lang w:val="en-CA"/>
              </w:rPr>
            </w:pPr>
            <w:r w:rsidRPr="00432FFC">
              <w:rPr>
                <w:rFonts w:ascii="Calibri" w:eastAsia="MS Mincho" w:hAnsi="Calibri"/>
                <w:sz w:val="20"/>
                <w:szCs w:val="20"/>
                <w:lang w:val="en-CA"/>
              </w:rPr>
              <w:t>XML instance document SHALL be compliant to GML Simple Feature Level 0.</w:t>
            </w:r>
          </w:p>
        </w:tc>
      </w:tr>
      <w:tr w:rsidR="00DA608A" w:rsidRPr="00432FFC" w14:paraId="420D197E"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46EC600"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3540EE3" w14:textId="77E5AA3E" w:rsidR="00DA608A" w:rsidRPr="00432FFC" w:rsidRDefault="00DA608A" w:rsidP="00B61014">
            <w:pPr>
              <w:spacing w:before="100" w:beforeAutospacing="1" w:after="100" w:afterAutospacing="1" w:line="230" w:lineRule="atLeast"/>
              <w:rPr>
                <w:rFonts w:ascii="Calibri" w:eastAsia="MS Mincho" w:hAnsi="Calibri"/>
                <w:sz w:val="20"/>
                <w:szCs w:val="20"/>
                <w:lang w:val="en-CA"/>
              </w:rPr>
            </w:pPr>
            <w:r w:rsidRPr="00432FFC">
              <w:rPr>
                <w:rStyle w:val="requri"/>
                <w:rFonts w:ascii="Calibri" w:hAnsi="Calibri"/>
                <w:sz w:val="20"/>
                <w:szCs w:val="20"/>
                <w:lang w:val="en-CA"/>
              </w:rPr>
              <w:t>/req/</w:t>
            </w:r>
            <w:r w:rsidR="004832DE">
              <w:rPr>
                <w:rStyle w:val="requri"/>
                <w:rFonts w:ascii="Calibri" w:hAnsi="Calibri"/>
                <w:sz w:val="20"/>
                <w:szCs w:val="20"/>
                <w:lang w:val="en-CA"/>
              </w:rPr>
              <w:t>gsml4xsd-lite</w:t>
            </w:r>
            <w:r w:rsidRPr="00432FFC">
              <w:rPr>
                <w:rStyle w:val="requri"/>
                <w:rFonts w:ascii="Calibri" w:hAnsi="Calibri"/>
                <w:sz w:val="20"/>
                <w:szCs w:val="20"/>
                <w:lang w:val="en-CA"/>
              </w:rPr>
              <w:t>/SF-0-simpletype</w:t>
            </w:r>
            <w:r w:rsidRPr="00432FFC">
              <w:rPr>
                <w:rFonts w:ascii="Calibri" w:eastAsia="MS Mincho" w:hAnsi="Calibri"/>
                <w:sz w:val="20"/>
                <w:szCs w:val="20"/>
                <w:lang w:val="en-CA"/>
              </w:rPr>
              <w:t xml:space="preserve"> </w:t>
            </w:r>
          </w:p>
          <w:p w14:paraId="27ECC9F9" w14:textId="729F9239" w:rsidR="00DA608A" w:rsidRPr="00432FFC" w:rsidRDefault="00DA608A" w:rsidP="00B61014">
            <w:pPr>
              <w:spacing w:before="100" w:beforeAutospacing="1" w:after="100" w:afterAutospacing="1" w:line="230" w:lineRule="atLeast"/>
              <w:rPr>
                <w:rFonts w:ascii="Calibri" w:eastAsia="MS Mincho" w:hAnsi="Calibri"/>
                <w:b/>
                <w:sz w:val="20"/>
                <w:szCs w:val="20"/>
                <w:lang w:val="en-CA"/>
              </w:rPr>
            </w:pPr>
            <w:r w:rsidRPr="00DA608A">
              <w:rPr>
                <w:rFonts w:ascii="Calibri" w:eastAsia="MS Mincho" w:hAnsi="Calibri"/>
                <w:sz w:val="20"/>
                <w:szCs w:val="20"/>
                <w:lang w:val="en-CA"/>
              </w:rPr>
              <w:t xml:space="preserve">User defined elements SHALL be XSD </w:t>
            </w:r>
            <w:r w:rsidR="00D458B7" w:rsidRPr="00DA608A">
              <w:rPr>
                <w:rFonts w:ascii="Calibri" w:eastAsia="MS Mincho" w:hAnsi="Calibri"/>
                <w:sz w:val="20"/>
                <w:szCs w:val="20"/>
                <w:lang w:val="en-CA"/>
              </w:rPr>
              <w:t>simpleType.</w:t>
            </w:r>
          </w:p>
        </w:tc>
      </w:tr>
      <w:tr w:rsidR="00DA608A" w:rsidRPr="00432FFC" w14:paraId="01CAAF5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0B97CDEB" w14:textId="1262C111"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30DC0809" w14:textId="40C10EE6" w:rsidR="00DA608A" w:rsidRPr="00432FFC" w:rsidRDefault="00DA608A" w:rsidP="00B61014">
            <w:pPr>
              <w:spacing w:before="100" w:beforeAutospacing="1" w:after="100" w:afterAutospacing="1" w:line="230" w:lineRule="atLeast"/>
              <w:jc w:val="both"/>
              <w:rPr>
                <w:rStyle w:val="reqtext"/>
                <w:rFonts w:ascii="Calibri" w:hAnsi="Calibri"/>
                <w:sz w:val="20"/>
                <w:szCs w:val="20"/>
                <w:lang w:val="en-CA"/>
              </w:rPr>
            </w:pPr>
            <w:r w:rsidRPr="00432FFC">
              <w:rPr>
                <w:rStyle w:val="requri"/>
                <w:rFonts w:ascii="Calibri" w:hAnsi="Calibri"/>
                <w:sz w:val="20"/>
                <w:szCs w:val="20"/>
                <w:lang w:val="en-CA"/>
              </w:rPr>
              <w:t>/req/</w:t>
            </w:r>
            <w:r w:rsidR="004832DE">
              <w:rPr>
                <w:rStyle w:val="requri"/>
                <w:rFonts w:ascii="Calibri" w:hAnsi="Calibri"/>
                <w:sz w:val="20"/>
                <w:szCs w:val="20"/>
                <w:lang w:val="en-CA"/>
              </w:rPr>
              <w:t>gsml4xsd-lite</w:t>
            </w:r>
            <w:r w:rsidRPr="00432FFC">
              <w:rPr>
                <w:rStyle w:val="requri"/>
                <w:rFonts w:ascii="Calibri" w:hAnsi="Calibri"/>
                <w:sz w:val="20"/>
                <w:szCs w:val="20"/>
                <w:lang w:val="en-CA"/>
              </w:rPr>
              <w:t>/user-xsd</w:t>
            </w:r>
            <w:r w:rsidRPr="00432FFC">
              <w:rPr>
                <w:rStyle w:val="reqtext"/>
                <w:rFonts w:ascii="Calibri" w:hAnsi="Calibri"/>
                <w:sz w:val="20"/>
                <w:szCs w:val="20"/>
                <w:lang w:val="en-CA"/>
              </w:rPr>
              <w:t xml:space="preserve"> </w:t>
            </w:r>
          </w:p>
          <w:p w14:paraId="39475D15" w14:textId="71956D22" w:rsidR="00DA608A" w:rsidRPr="00432FFC" w:rsidRDefault="00DA608A" w:rsidP="00DA608A">
            <w:pPr>
              <w:spacing w:before="100" w:beforeAutospacing="1" w:after="100" w:afterAutospacing="1" w:line="230" w:lineRule="atLeast"/>
              <w:jc w:val="both"/>
              <w:rPr>
                <w:rStyle w:val="requri"/>
                <w:rFonts w:ascii="Calibri" w:hAnsi="Calibri"/>
                <w:sz w:val="20"/>
                <w:szCs w:val="20"/>
                <w:lang w:val="en-CA"/>
              </w:rPr>
            </w:pPr>
            <w:r w:rsidRPr="00432FFC">
              <w:rPr>
                <w:rStyle w:val="reqtext"/>
                <w:rFonts w:ascii="Calibri" w:hAnsi="Calibri"/>
                <w:sz w:val="20"/>
                <w:szCs w:val="20"/>
                <w:lang w:val="en-CA"/>
              </w:rPr>
              <w:t>An XSD schema SHOULD be provided by data provider to validate user defined properties.</w:t>
            </w:r>
          </w:p>
        </w:tc>
      </w:tr>
    </w:tbl>
    <w:p w14:paraId="53BE2216" w14:textId="77777777" w:rsidR="00DA608A" w:rsidRDefault="00DA608A" w:rsidP="00225333">
      <w:pPr>
        <w:rPr>
          <w:lang w:val="en-CA"/>
        </w:rPr>
      </w:pPr>
    </w:p>
    <w:p w14:paraId="4B15B9BE" w14:textId="4965697E" w:rsidR="003A3448" w:rsidRDefault="003A3448" w:rsidP="00225333">
      <w:pPr>
        <w:rPr>
          <w:lang w:val="en-CA"/>
        </w:rPr>
      </w:pPr>
      <w:r>
        <w:rPr>
          <w:lang w:val="en-CA"/>
        </w:rPr>
        <w:t xml:space="preserve">The abstract </w:t>
      </w:r>
      <w:r w:rsidR="004832DE">
        <w:rPr>
          <w:lang w:val="en-CA"/>
        </w:rPr>
        <w:t xml:space="preserve">lite </w:t>
      </w:r>
      <w:r>
        <w:rPr>
          <w:lang w:val="en-CA"/>
        </w:rPr>
        <w:t>encoding set</w:t>
      </w:r>
      <w:r w:rsidR="00415E41">
        <w:rPr>
          <w:lang w:val="en-CA"/>
        </w:rPr>
        <w:t>s</w:t>
      </w:r>
      <w:r>
        <w:rPr>
          <w:lang w:val="en-CA"/>
        </w:rPr>
        <w:t xml:space="preserve"> general encoding rules for XML targets, regardless or version of GML from the 3.x series.</w:t>
      </w:r>
    </w:p>
    <w:p w14:paraId="7A803E96" w14:textId="528CDBBE" w:rsidR="008246C7" w:rsidRDefault="004832DE" w:rsidP="00225333">
      <w:r>
        <w:lastRenderedPageBreak/>
        <w:t xml:space="preserve">Lite </w:t>
      </w:r>
      <w:r w:rsidR="008246C7">
        <w:t>schemas are meant to deliver simple content, consistent with simple scenarios described in GML Simple Feature</w:t>
      </w:r>
      <w:r w:rsidR="00112EA6">
        <w:t xml:space="preserve"> Level </w:t>
      </w:r>
      <w:r w:rsidR="006F54EF">
        <w:t>0</w:t>
      </w:r>
      <w:r w:rsidR="00112EA6">
        <w:t xml:space="preserve"> (OGC 10-100r3</w:t>
      </w:r>
      <w:r w:rsidR="008246C7">
        <w:t>)</w:t>
      </w:r>
      <w:r w:rsidR="00AE70BC">
        <w:t xml:space="preserve">. </w:t>
      </w:r>
      <w:r w:rsidR="00112EA6">
        <w:t xml:space="preserve"> </w:t>
      </w:r>
      <w:commentRangeStart w:id="806"/>
      <w:r w:rsidR="00AE70BC">
        <w:t>U</w:t>
      </w:r>
      <w:r w:rsidR="00112EA6">
        <w:t>ser defined properties must respect the same constrains as defined in SF-1 specification</w:t>
      </w:r>
      <w:commentRangeEnd w:id="806"/>
      <w:r w:rsidR="00AE70BC">
        <w:rPr>
          <w:rStyle w:val="Marquedecommentaire"/>
        </w:rPr>
        <w:commentReference w:id="806"/>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10E26A6D" w14:textId="77777777" w:rsidTr="008D6449">
        <w:trPr>
          <w:cantSplit/>
        </w:trPr>
        <w:tc>
          <w:tcPr>
            <w:tcW w:w="4219" w:type="dxa"/>
            <w:tcBorders>
              <w:right w:val="nil"/>
            </w:tcBorders>
            <w:shd w:val="clear" w:color="auto" w:fill="auto"/>
          </w:tcPr>
          <w:p w14:paraId="0C1103DE" w14:textId="00D6E11E" w:rsidR="00112EA6" w:rsidRPr="00D12552" w:rsidRDefault="00112EA6" w:rsidP="00112EA6">
            <w:pPr>
              <w:pStyle w:val="Tabletext10"/>
              <w:rPr>
                <w:rStyle w:val="requri"/>
                <w:lang w:val="en-CA"/>
              </w:rPr>
            </w:pPr>
            <w:r>
              <w:rPr>
                <w:rStyle w:val="requri"/>
                <w:lang w:val="en-CA"/>
              </w:rPr>
              <w:t>/req/</w:t>
            </w:r>
            <w:r w:rsidR="004832DE">
              <w:rPr>
                <w:rStyle w:val="requri"/>
                <w:lang w:val="en-CA"/>
              </w:rPr>
              <w:t>gsml4xsd-lite</w:t>
            </w:r>
            <w:r w:rsidRPr="00D12552">
              <w:rPr>
                <w:rStyle w:val="requri"/>
                <w:lang w:val="en-CA"/>
              </w:rPr>
              <w:t>/</w:t>
            </w:r>
            <w:r>
              <w:rPr>
                <w:rStyle w:val="requri"/>
                <w:lang w:val="en-CA"/>
              </w:rPr>
              <w:t>SF-</w:t>
            </w:r>
            <w:r w:rsidR="00DA608A">
              <w:rPr>
                <w:rStyle w:val="requri"/>
                <w:lang w:val="en-CA"/>
              </w:rPr>
              <w:t>0</w:t>
            </w:r>
          </w:p>
        </w:tc>
        <w:tc>
          <w:tcPr>
            <w:tcW w:w="4678" w:type="dxa"/>
            <w:tcBorders>
              <w:left w:val="nil"/>
            </w:tcBorders>
            <w:shd w:val="clear" w:color="auto" w:fill="auto"/>
          </w:tcPr>
          <w:p w14:paraId="03CDFFFE" w14:textId="17513CA9" w:rsidR="00112EA6" w:rsidRPr="00D12552" w:rsidRDefault="00112EA6">
            <w:pPr>
              <w:pStyle w:val="Tabletext10"/>
              <w:jc w:val="left"/>
              <w:rPr>
                <w:rStyle w:val="reqtext"/>
                <w:lang w:val="en-CA"/>
              </w:rPr>
            </w:pPr>
            <w:r w:rsidRPr="005372A3">
              <w:rPr>
                <w:rStyle w:val="reqtext"/>
                <w:lang w:val="en-CA"/>
              </w:rPr>
              <w:t xml:space="preserve">XML instance document </w:t>
            </w:r>
            <w:r>
              <w:rPr>
                <w:rStyle w:val="reqtext"/>
                <w:lang w:val="en-CA"/>
              </w:rPr>
              <w:t xml:space="preserve">SHALL be compliant to GML Simple Feature Level </w:t>
            </w:r>
            <w:r w:rsidR="00DA608A">
              <w:rPr>
                <w:rStyle w:val="reqtext"/>
                <w:lang w:val="en-CA"/>
              </w:rPr>
              <w:t>0.</w:t>
            </w:r>
          </w:p>
        </w:tc>
      </w:tr>
    </w:tbl>
    <w:p w14:paraId="37E48400" w14:textId="77777777" w:rsidR="006A7DD0" w:rsidRDefault="006A7DD0" w:rsidP="00225333"/>
    <w:p w14:paraId="11794971" w14:textId="5B02B1E2" w:rsidR="006F54EF" w:rsidRDefault="006F54EF" w:rsidP="00225333">
      <w:r>
        <w:t xml:space="preserve">Simple Feature defines 3 compliance levels summarized </w:t>
      </w:r>
      <w:r w:rsidR="007F17CE">
        <w:t xml:space="preserve">in </w:t>
      </w:r>
      <w:r w:rsidR="007F17CE">
        <w:fldChar w:fldCharType="begin"/>
      </w:r>
      <w:r w:rsidR="007F17CE">
        <w:instrText xml:space="preserve"> REF _Ref441409363 \h </w:instrText>
      </w:r>
      <w:r w:rsidR="007F17CE">
        <w:fldChar w:fldCharType="separate"/>
      </w:r>
      <w:r w:rsidR="00F02ED9">
        <w:t xml:space="preserve">Table </w:t>
      </w:r>
      <w:r w:rsidR="00F02ED9">
        <w:rPr>
          <w:noProof/>
        </w:rPr>
        <w:t>9</w:t>
      </w:r>
      <w:r w:rsidR="007F17CE">
        <w:fldChar w:fldCharType="end"/>
      </w:r>
      <w:r w:rsidR="00B8253A">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6"/>
        <w:gridCol w:w="1354"/>
        <w:gridCol w:w="1403"/>
        <w:gridCol w:w="1523"/>
      </w:tblGrid>
      <w:tr w:rsidR="0060248E" w14:paraId="48CE3BCE" w14:textId="77777777" w:rsidTr="0060248E">
        <w:tc>
          <w:tcPr>
            <w:tcW w:w="4576" w:type="dxa"/>
            <w:shd w:val="clear" w:color="auto" w:fill="auto"/>
          </w:tcPr>
          <w:p w14:paraId="3E73F22B" w14:textId="54341E87" w:rsidR="006F54EF" w:rsidRDefault="006F54EF" w:rsidP="00225333"/>
        </w:tc>
        <w:tc>
          <w:tcPr>
            <w:tcW w:w="1354" w:type="dxa"/>
            <w:shd w:val="clear" w:color="auto" w:fill="auto"/>
          </w:tcPr>
          <w:p w14:paraId="011E3337" w14:textId="3D74409F" w:rsidR="006F54EF" w:rsidRDefault="006F54EF" w:rsidP="0060248E">
            <w:pPr>
              <w:autoSpaceDE w:val="0"/>
              <w:autoSpaceDN w:val="0"/>
              <w:adjustRightInd w:val="0"/>
              <w:spacing w:after="0"/>
              <w:jc w:val="center"/>
            </w:pPr>
            <w:r w:rsidRPr="0060248E">
              <w:rPr>
                <w:rFonts w:ascii="TimesNewRomanPS-BoldMT" w:hAnsi="TimesNewRomanPS-BoldMT" w:cs="TimesNewRomanPS-BoldMT"/>
                <w:b/>
                <w:bCs/>
                <w:sz w:val="20"/>
                <w:szCs w:val="20"/>
                <w:lang w:val="en-CA" w:eastAsia="en-CA"/>
              </w:rPr>
              <w:t>Level SF-0</w:t>
            </w:r>
          </w:p>
        </w:tc>
        <w:tc>
          <w:tcPr>
            <w:tcW w:w="1403" w:type="dxa"/>
            <w:shd w:val="clear" w:color="auto" w:fill="auto"/>
          </w:tcPr>
          <w:p w14:paraId="4E5AFE1F" w14:textId="5BD4202E" w:rsidR="006F54EF" w:rsidRDefault="006F54EF" w:rsidP="0060248E">
            <w:pPr>
              <w:jc w:val="center"/>
            </w:pPr>
            <w:r w:rsidRPr="0060248E">
              <w:rPr>
                <w:rFonts w:ascii="TimesNewRomanPS-BoldMT" w:hAnsi="TimesNewRomanPS-BoldMT" w:cs="TimesNewRomanPS-BoldMT"/>
                <w:b/>
                <w:bCs/>
                <w:sz w:val="20"/>
                <w:szCs w:val="20"/>
                <w:lang w:val="en-CA" w:eastAsia="en-CA"/>
              </w:rPr>
              <w:t>Level SF-1</w:t>
            </w:r>
          </w:p>
        </w:tc>
        <w:tc>
          <w:tcPr>
            <w:tcW w:w="1523" w:type="dxa"/>
            <w:shd w:val="clear" w:color="auto" w:fill="auto"/>
          </w:tcPr>
          <w:p w14:paraId="7E9F856A" w14:textId="6E8409F1" w:rsidR="006F54EF" w:rsidRPr="0060248E" w:rsidRDefault="006F54EF" w:rsidP="0060248E">
            <w:pPr>
              <w:autoSpaceDE w:val="0"/>
              <w:autoSpaceDN w:val="0"/>
              <w:adjustRightInd w:val="0"/>
              <w:spacing w:after="0"/>
              <w:jc w:val="center"/>
              <w:rPr>
                <w:rFonts w:ascii="TimesNewRomanPS-BoldMT" w:hAnsi="TimesNewRomanPS-BoldMT" w:cs="TimesNewRomanPS-BoldMT"/>
                <w:b/>
                <w:bCs/>
                <w:sz w:val="20"/>
                <w:szCs w:val="20"/>
                <w:lang w:val="en-CA" w:eastAsia="en-CA"/>
              </w:rPr>
            </w:pPr>
            <w:r w:rsidRPr="0060248E">
              <w:rPr>
                <w:rFonts w:ascii="TimesNewRomanPS-BoldMT" w:hAnsi="TimesNewRomanPS-BoldMT" w:cs="TimesNewRomanPS-BoldMT"/>
                <w:b/>
                <w:bCs/>
                <w:sz w:val="20"/>
                <w:szCs w:val="20"/>
                <w:lang w:val="en-CA" w:eastAsia="en-CA"/>
              </w:rPr>
              <w:t>Level SF-2</w:t>
            </w:r>
          </w:p>
        </w:tc>
      </w:tr>
      <w:tr w:rsidR="0060248E" w14:paraId="344A2B91" w14:textId="77777777" w:rsidTr="0060248E">
        <w:trPr>
          <w:trHeight w:val="478"/>
        </w:trPr>
        <w:tc>
          <w:tcPr>
            <w:tcW w:w="4576" w:type="dxa"/>
            <w:shd w:val="clear" w:color="auto" w:fill="auto"/>
          </w:tcPr>
          <w:p w14:paraId="11F58AA5" w14:textId="77777777" w:rsidR="006F54EF" w:rsidRPr="0060248E" w:rsidRDefault="006F54EF"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restricted set of built-in nonspatial</w:t>
            </w:r>
          </w:p>
          <w:p w14:paraId="2AD91C70" w14:textId="61D3F027" w:rsidR="006F54EF" w:rsidRPr="0060248E" w:rsidRDefault="006F54EF"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property types</w:t>
            </w:r>
          </w:p>
        </w:tc>
        <w:tc>
          <w:tcPr>
            <w:tcW w:w="1354" w:type="dxa"/>
            <w:shd w:val="clear" w:color="auto" w:fill="auto"/>
          </w:tcPr>
          <w:p w14:paraId="6624BCEB" w14:textId="2FDFE788" w:rsidR="006F54EF" w:rsidRDefault="006F54EF" w:rsidP="0060248E">
            <w:pPr>
              <w:jc w:val="center"/>
            </w:pPr>
            <w:r>
              <w:t>Yes</w:t>
            </w:r>
            <w:r w:rsidR="007F17CE" w:rsidRPr="0060248E">
              <w:rPr>
                <w:vertAlign w:val="superscript"/>
              </w:rPr>
              <w:t>1</w:t>
            </w:r>
          </w:p>
        </w:tc>
        <w:tc>
          <w:tcPr>
            <w:tcW w:w="1403" w:type="dxa"/>
            <w:shd w:val="clear" w:color="auto" w:fill="auto"/>
          </w:tcPr>
          <w:p w14:paraId="4025F222" w14:textId="39F5CF2F" w:rsidR="006F54EF" w:rsidRDefault="006F54EF" w:rsidP="0060248E">
            <w:pPr>
              <w:jc w:val="center"/>
            </w:pPr>
            <w:r>
              <w:t>Yes</w:t>
            </w:r>
            <w:r w:rsidR="007F17CE" w:rsidRPr="0060248E">
              <w:rPr>
                <w:vertAlign w:val="superscript"/>
              </w:rPr>
              <w:t>1</w:t>
            </w:r>
          </w:p>
        </w:tc>
        <w:tc>
          <w:tcPr>
            <w:tcW w:w="1523" w:type="dxa"/>
            <w:shd w:val="clear" w:color="auto" w:fill="auto"/>
          </w:tcPr>
          <w:p w14:paraId="2A70611C" w14:textId="36331C5D" w:rsidR="006F54EF" w:rsidRDefault="006F54EF" w:rsidP="0060248E">
            <w:pPr>
              <w:jc w:val="center"/>
            </w:pPr>
            <w:r>
              <w:t>No</w:t>
            </w:r>
          </w:p>
        </w:tc>
      </w:tr>
      <w:tr w:rsidR="0060248E" w14:paraId="2C7413B7" w14:textId="77777777" w:rsidTr="0060248E">
        <w:tc>
          <w:tcPr>
            <w:tcW w:w="4576" w:type="dxa"/>
            <w:shd w:val="clear" w:color="auto" w:fill="auto"/>
          </w:tcPr>
          <w:p w14:paraId="71CF1A5B" w14:textId="5CA09BD7" w:rsidR="007F17CE" w:rsidRPr="0060248E" w:rsidRDefault="007F17CE" w:rsidP="00225333">
            <w:pPr>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Restricted set of property-types</w:t>
            </w:r>
          </w:p>
        </w:tc>
        <w:tc>
          <w:tcPr>
            <w:tcW w:w="1354" w:type="dxa"/>
            <w:shd w:val="clear" w:color="auto" w:fill="auto"/>
          </w:tcPr>
          <w:p w14:paraId="3132FFC2" w14:textId="012F8FC7" w:rsidR="007F17CE" w:rsidRDefault="007F17CE" w:rsidP="0060248E">
            <w:pPr>
              <w:jc w:val="center"/>
            </w:pPr>
            <w:r>
              <w:t>Yes</w:t>
            </w:r>
            <w:r w:rsidRPr="0060248E">
              <w:rPr>
                <w:vertAlign w:val="superscript"/>
              </w:rPr>
              <w:t>2</w:t>
            </w:r>
          </w:p>
        </w:tc>
        <w:tc>
          <w:tcPr>
            <w:tcW w:w="1403" w:type="dxa"/>
            <w:shd w:val="clear" w:color="auto" w:fill="auto"/>
          </w:tcPr>
          <w:p w14:paraId="0C8A8222" w14:textId="5E1B21DD" w:rsidR="007F17CE" w:rsidRDefault="007F17CE" w:rsidP="0060248E">
            <w:pPr>
              <w:jc w:val="center"/>
            </w:pPr>
            <w:r>
              <w:t>Yes</w:t>
            </w:r>
            <w:r w:rsidRPr="0060248E">
              <w:rPr>
                <w:vertAlign w:val="superscript"/>
              </w:rPr>
              <w:t>2</w:t>
            </w:r>
          </w:p>
        </w:tc>
        <w:tc>
          <w:tcPr>
            <w:tcW w:w="1523" w:type="dxa"/>
            <w:shd w:val="clear" w:color="auto" w:fill="auto"/>
          </w:tcPr>
          <w:p w14:paraId="38AEFEDC" w14:textId="51EEFFA7" w:rsidR="007F17CE" w:rsidRDefault="007F17CE" w:rsidP="0060248E">
            <w:pPr>
              <w:jc w:val="center"/>
            </w:pPr>
            <w:r>
              <w:t>Yes</w:t>
            </w:r>
            <w:r w:rsidRPr="0060248E">
              <w:rPr>
                <w:vertAlign w:val="superscript"/>
              </w:rPr>
              <w:t>2</w:t>
            </w:r>
          </w:p>
        </w:tc>
      </w:tr>
      <w:tr w:rsidR="0060248E" w14:paraId="714F7F34" w14:textId="77777777" w:rsidTr="0060248E">
        <w:tc>
          <w:tcPr>
            <w:tcW w:w="4576" w:type="dxa"/>
            <w:shd w:val="clear" w:color="auto" w:fill="auto"/>
          </w:tcPr>
          <w:p w14:paraId="1C761C97" w14:textId="7D516A12" w:rsidR="006F54EF" w:rsidRDefault="006F54EF" w:rsidP="00225333">
            <w:r w:rsidRPr="0060248E">
              <w:rPr>
                <w:rFonts w:ascii="TimesNewRomanPSMT" w:hAnsi="TimesNewRomanPSMT" w:cs="TimesNewRomanPSMT"/>
                <w:sz w:val="20"/>
                <w:szCs w:val="20"/>
                <w:lang w:val="en-CA" w:eastAsia="en-CA"/>
              </w:rPr>
              <w:t>user-defined property types</w:t>
            </w:r>
          </w:p>
        </w:tc>
        <w:tc>
          <w:tcPr>
            <w:tcW w:w="1354" w:type="dxa"/>
            <w:shd w:val="clear" w:color="auto" w:fill="auto"/>
          </w:tcPr>
          <w:p w14:paraId="7A338832" w14:textId="0B84041D" w:rsidR="006F54EF" w:rsidRDefault="007F17CE" w:rsidP="0060248E">
            <w:pPr>
              <w:jc w:val="center"/>
            </w:pPr>
            <w:r>
              <w:t>No</w:t>
            </w:r>
          </w:p>
        </w:tc>
        <w:tc>
          <w:tcPr>
            <w:tcW w:w="1403" w:type="dxa"/>
            <w:shd w:val="clear" w:color="auto" w:fill="auto"/>
          </w:tcPr>
          <w:p w14:paraId="0867A795" w14:textId="11E3557C" w:rsidR="006F54EF" w:rsidRDefault="006F54EF" w:rsidP="0060248E">
            <w:pPr>
              <w:jc w:val="center"/>
            </w:pPr>
            <w:r>
              <w:t>Yes</w:t>
            </w:r>
          </w:p>
        </w:tc>
        <w:tc>
          <w:tcPr>
            <w:tcW w:w="1523" w:type="dxa"/>
            <w:shd w:val="clear" w:color="auto" w:fill="auto"/>
          </w:tcPr>
          <w:p w14:paraId="25FCE0F9" w14:textId="595328EC" w:rsidR="006F54EF" w:rsidRDefault="006F54EF" w:rsidP="0060248E">
            <w:pPr>
              <w:jc w:val="center"/>
            </w:pPr>
            <w:r>
              <w:t>Yes</w:t>
            </w:r>
          </w:p>
        </w:tc>
      </w:tr>
      <w:tr w:rsidR="0060248E" w14:paraId="39F91C11" w14:textId="77777777" w:rsidTr="0060248E">
        <w:tc>
          <w:tcPr>
            <w:tcW w:w="4576" w:type="dxa"/>
            <w:shd w:val="clear" w:color="auto" w:fill="auto"/>
          </w:tcPr>
          <w:p w14:paraId="11CFEA6D" w14:textId="204B1521" w:rsidR="006F54EF" w:rsidRDefault="006F54EF" w:rsidP="00225333">
            <w:r w:rsidRPr="0060248E">
              <w:rPr>
                <w:rFonts w:ascii="TimesNewRomanPSMT" w:hAnsi="TimesNewRomanPSMT" w:cs="TimesNewRomanPSMT"/>
                <w:sz w:val="20"/>
                <w:szCs w:val="20"/>
                <w:lang w:val="en-CA" w:eastAsia="en-CA"/>
              </w:rPr>
              <w:t>use of nillable and xsi:nil</w:t>
            </w:r>
          </w:p>
        </w:tc>
        <w:tc>
          <w:tcPr>
            <w:tcW w:w="1354" w:type="dxa"/>
            <w:shd w:val="clear" w:color="auto" w:fill="auto"/>
          </w:tcPr>
          <w:p w14:paraId="706106E0" w14:textId="6655CC62" w:rsidR="006F54EF" w:rsidRDefault="006F54EF" w:rsidP="0060248E">
            <w:pPr>
              <w:jc w:val="center"/>
            </w:pPr>
            <w:r>
              <w:t>No</w:t>
            </w:r>
          </w:p>
        </w:tc>
        <w:tc>
          <w:tcPr>
            <w:tcW w:w="1403" w:type="dxa"/>
            <w:shd w:val="clear" w:color="auto" w:fill="auto"/>
          </w:tcPr>
          <w:p w14:paraId="62BCF42B" w14:textId="048EC5F7" w:rsidR="006F54EF" w:rsidRDefault="006F54EF" w:rsidP="0060248E">
            <w:pPr>
              <w:jc w:val="center"/>
            </w:pPr>
            <w:r>
              <w:t>Yes</w:t>
            </w:r>
          </w:p>
        </w:tc>
        <w:tc>
          <w:tcPr>
            <w:tcW w:w="1523" w:type="dxa"/>
            <w:shd w:val="clear" w:color="auto" w:fill="auto"/>
          </w:tcPr>
          <w:p w14:paraId="5551B0D1" w14:textId="744D3998" w:rsidR="006F54EF" w:rsidRDefault="006F54EF" w:rsidP="0060248E">
            <w:pPr>
              <w:jc w:val="center"/>
            </w:pPr>
            <w:r>
              <w:t>Yes</w:t>
            </w:r>
          </w:p>
        </w:tc>
      </w:tr>
      <w:tr w:rsidR="0060248E" w14:paraId="03E33332" w14:textId="77777777" w:rsidTr="0060248E">
        <w:tc>
          <w:tcPr>
            <w:tcW w:w="4576" w:type="dxa"/>
            <w:shd w:val="clear" w:color="auto" w:fill="auto"/>
          </w:tcPr>
          <w:p w14:paraId="24B67F5C" w14:textId="2AA6A805" w:rsidR="006F54EF" w:rsidRDefault="006F54EF" w:rsidP="00225333">
            <w:r w:rsidRPr="0060248E">
              <w:rPr>
                <w:rFonts w:ascii="TimesNewRomanPSMT" w:hAnsi="TimesNewRomanPSMT" w:cs="TimesNewRomanPSMT"/>
                <w:sz w:val="20"/>
                <w:szCs w:val="20"/>
                <w:lang w:val="en-CA" w:eastAsia="en-CA"/>
              </w:rPr>
              <w:t>cardinality of properties</w:t>
            </w:r>
          </w:p>
        </w:tc>
        <w:tc>
          <w:tcPr>
            <w:tcW w:w="1354" w:type="dxa"/>
            <w:shd w:val="clear" w:color="auto" w:fill="auto"/>
          </w:tcPr>
          <w:p w14:paraId="0840B555" w14:textId="629E8F38" w:rsidR="006F54EF" w:rsidRDefault="007F17CE" w:rsidP="0060248E">
            <w:pPr>
              <w:jc w:val="center"/>
            </w:pPr>
            <w:r>
              <w:t>0..1</w:t>
            </w:r>
          </w:p>
        </w:tc>
        <w:tc>
          <w:tcPr>
            <w:tcW w:w="1403" w:type="dxa"/>
            <w:shd w:val="clear" w:color="auto" w:fill="auto"/>
          </w:tcPr>
          <w:p w14:paraId="638B3377" w14:textId="77E94A81" w:rsidR="006F54EF" w:rsidRDefault="007F17CE" w:rsidP="0060248E">
            <w:pPr>
              <w:jc w:val="center"/>
            </w:pPr>
            <w:r>
              <w:t>0..unbouded</w:t>
            </w:r>
          </w:p>
        </w:tc>
        <w:tc>
          <w:tcPr>
            <w:tcW w:w="1523" w:type="dxa"/>
            <w:shd w:val="clear" w:color="auto" w:fill="auto"/>
          </w:tcPr>
          <w:p w14:paraId="3579273E" w14:textId="4BDC3E09" w:rsidR="006F54EF" w:rsidRDefault="007F17CE" w:rsidP="0060248E">
            <w:pPr>
              <w:jc w:val="center"/>
            </w:pPr>
            <w:r>
              <w:t>0..unbounded</w:t>
            </w:r>
          </w:p>
        </w:tc>
      </w:tr>
      <w:tr w:rsidR="0060248E" w14:paraId="2ECF629C" w14:textId="77777777" w:rsidTr="0060248E">
        <w:tc>
          <w:tcPr>
            <w:tcW w:w="4576" w:type="dxa"/>
            <w:shd w:val="clear" w:color="auto" w:fill="auto"/>
          </w:tcPr>
          <w:p w14:paraId="004F308E" w14:textId="77777777" w:rsidR="006F54EF" w:rsidRPr="0060248E" w:rsidRDefault="006F54EF"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non-spatial property values</w:t>
            </w:r>
          </w:p>
          <w:p w14:paraId="545F6978" w14:textId="59001824" w:rsidR="006F54EF" w:rsidRPr="0060248E" w:rsidRDefault="007F17CE"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references</w:t>
            </w:r>
          </w:p>
        </w:tc>
        <w:tc>
          <w:tcPr>
            <w:tcW w:w="1354" w:type="dxa"/>
            <w:shd w:val="clear" w:color="auto" w:fill="auto"/>
          </w:tcPr>
          <w:p w14:paraId="6B5E0465" w14:textId="00F7D4C6" w:rsidR="006F54EF" w:rsidRDefault="007F17CE" w:rsidP="0060248E">
            <w:pPr>
              <w:jc w:val="center"/>
            </w:pPr>
            <w:r>
              <w:t>Yes</w:t>
            </w:r>
            <w:r w:rsidRPr="0060248E">
              <w:rPr>
                <w:vertAlign w:val="superscript"/>
              </w:rPr>
              <w:t>3</w:t>
            </w:r>
          </w:p>
        </w:tc>
        <w:tc>
          <w:tcPr>
            <w:tcW w:w="1403" w:type="dxa"/>
            <w:shd w:val="clear" w:color="auto" w:fill="auto"/>
          </w:tcPr>
          <w:p w14:paraId="10DB94CD" w14:textId="15A35816" w:rsidR="006F54EF" w:rsidRDefault="007F17CE" w:rsidP="0060248E">
            <w:pPr>
              <w:jc w:val="center"/>
            </w:pPr>
            <w:r>
              <w:t>Yes</w:t>
            </w:r>
            <w:r w:rsidRPr="0060248E">
              <w:rPr>
                <w:vertAlign w:val="superscript"/>
              </w:rPr>
              <w:t>3</w:t>
            </w:r>
          </w:p>
        </w:tc>
        <w:tc>
          <w:tcPr>
            <w:tcW w:w="1523" w:type="dxa"/>
            <w:shd w:val="clear" w:color="auto" w:fill="auto"/>
          </w:tcPr>
          <w:p w14:paraId="52E8248F" w14:textId="3E3BB9CA" w:rsidR="006F54EF" w:rsidRDefault="007F17CE" w:rsidP="0060248E">
            <w:pPr>
              <w:jc w:val="center"/>
            </w:pPr>
            <w:r>
              <w:t>Yes</w:t>
            </w:r>
          </w:p>
        </w:tc>
      </w:tr>
      <w:tr w:rsidR="0060248E" w14:paraId="64620F7F" w14:textId="77777777" w:rsidTr="0060248E">
        <w:tc>
          <w:tcPr>
            <w:tcW w:w="4576" w:type="dxa"/>
            <w:shd w:val="clear" w:color="auto" w:fill="auto"/>
          </w:tcPr>
          <w:p w14:paraId="3C76B202" w14:textId="77777777" w:rsidR="006F54EF" w:rsidRPr="0060248E" w:rsidRDefault="006F54EF"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spatial property values</w:t>
            </w:r>
          </w:p>
          <w:p w14:paraId="6506BA49" w14:textId="5321F6A6" w:rsidR="006F54EF" w:rsidRPr="0060248E" w:rsidRDefault="007F17CE"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references</w:t>
            </w:r>
          </w:p>
        </w:tc>
        <w:tc>
          <w:tcPr>
            <w:tcW w:w="1354" w:type="dxa"/>
            <w:shd w:val="clear" w:color="auto" w:fill="auto"/>
          </w:tcPr>
          <w:p w14:paraId="4E256486" w14:textId="3676FCDD" w:rsidR="006F54EF" w:rsidRDefault="007F17CE" w:rsidP="0060248E">
            <w:pPr>
              <w:jc w:val="center"/>
            </w:pPr>
            <w:r>
              <w:t>Yes</w:t>
            </w:r>
            <w:r w:rsidRPr="0060248E">
              <w:rPr>
                <w:vertAlign w:val="superscript"/>
              </w:rPr>
              <w:t>3</w:t>
            </w:r>
          </w:p>
        </w:tc>
        <w:tc>
          <w:tcPr>
            <w:tcW w:w="1403" w:type="dxa"/>
            <w:shd w:val="clear" w:color="auto" w:fill="auto"/>
          </w:tcPr>
          <w:p w14:paraId="0B8E5900" w14:textId="0DCF7EF5" w:rsidR="006F54EF" w:rsidRDefault="007F17CE" w:rsidP="0060248E">
            <w:pPr>
              <w:jc w:val="center"/>
            </w:pPr>
            <w:r>
              <w:t>Yes</w:t>
            </w:r>
            <w:r w:rsidRPr="0060248E">
              <w:rPr>
                <w:vertAlign w:val="superscript"/>
              </w:rPr>
              <w:t>3</w:t>
            </w:r>
          </w:p>
        </w:tc>
        <w:tc>
          <w:tcPr>
            <w:tcW w:w="1523" w:type="dxa"/>
            <w:shd w:val="clear" w:color="auto" w:fill="auto"/>
          </w:tcPr>
          <w:p w14:paraId="6EF91330" w14:textId="4DB77129" w:rsidR="006F54EF" w:rsidRDefault="007F17CE" w:rsidP="0060248E">
            <w:pPr>
              <w:jc w:val="center"/>
            </w:pPr>
            <w:r>
              <w:t>Yes</w:t>
            </w:r>
          </w:p>
        </w:tc>
      </w:tr>
      <w:tr w:rsidR="007F17CE" w14:paraId="3FA2299E" w14:textId="77777777" w:rsidTr="0060248E">
        <w:tc>
          <w:tcPr>
            <w:tcW w:w="8856" w:type="dxa"/>
            <w:gridSpan w:val="4"/>
            <w:shd w:val="clear" w:color="auto" w:fill="auto"/>
          </w:tcPr>
          <w:p w14:paraId="6FC990A2" w14:textId="40729D68" w:rsidR="007F17CE" w:rsidRPr="0060248E" w:rsidRDefault="007F17CE" w:rsidP="0060248E">
            <w:pPr>
              <w:numPr>
                <w:ilvl w:val="0"/>
                <w:numId w:val="39"/>
              </w:num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string, integer, me</w:t>
            </w:r>
            <w:r w:rsidRPr="0060248E">
              <w:rPr>
                <w:rFonts w:ascii="TimesNewRomanPSMT" w:hAnsi="TimesNewRomanPSMT" w:cs="TimesNewRomanPSMT"/>
                <w:b/>
                <w:sz w:val="20"/>
                <w:szCs w:val="20"/>
                <w:lang w:val="en-CA" w:eastAsia="en-CA"/>
              </w:rPr>
              <w:t>a</w:t>
            </w:r>
            <w:r w:rsidRPr="0060248E">
              <w:rPr>
                <w:rFonts w:ascii="TimesNewRomanPSMT" w:hAnsi="TimesNewRomanPSMT" w:cs="TimesNewRomanPSMT"/>
                <w:sz w:val="20"/>
                <w:szCs w:val="20"/>
                <w:lang w:val="en-CA" w:eastAsia="en-CA"/>
              </w:rPr>
              <w:t>surement, date, real, binary, boolean, URI</w:t>
            </w:r>
          </w:p>
          <w:p w14:paraId="04A1A6AB" w14:textId="6B38BFDB" w:rsidR="007F17CE" w:rsidRPr="0060248E" w:rsidRDefault="007F17CE" w:rsidP="0060248E">
            <w:pPr>
              <w:numPr>
                <w:ilvl w:val="0"/>
                <w:numId w:val="39"/>
              </w:num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Point, Curve (LineString), Surface (Polygon), Geometry, MultiPoint, MultiCurve, MultiSurface, MultiGeometry</w:t>
            </w:r>
          </w:p>
          <w:p w14:paraId="2D7A15C6" w14:textId="4DDDDADC" w:rsidR="007F17CE" w:rsidRDefault="007F17CE" w:rsidP="0060248E">
            <w:pPr>
              <w:keepNext/>
              <w:numPr>
                <w:ilvl w:val="0"/>
                <w:numId w:val="39"/>
              </w:numPr>
              <w:autoSpaceDE w:val="0"/>
              <w:autoSpaceDN w:val="0"/>
              <w:adjustRightInd w:val="0"/>
              <w:spacing w:after="0"/>
            </w:pPr>
            <w:r w:rsidRPr="0060248E">
              <w:rPr>
                <w:rFonts w:ascii="TimesNewRomanPSMT" w:hAnsi="TimesNewRomanPSMT" w:cs="TimesNewRomanPSMT"/>
                <w:sz w:val="20"/>
                <w:szCs w:val="20"/>
                <w:lang w:val="en-CA" w:eastAsia="en-CA"/>
              </w:rPr>
              <w:t xml:space="preserve">In levels 0 and 1, remote values for properties are supported </w:t>
            </w:r>
            <w:r w:rsidRPr="0060248E">
              <w:rPr>
                <w:b/>
                <w:sz w:val="20"/>
                <w:szCs w:val="20"/>
              </w:rPr>
              <w:t>only</w:t>
            </w:r>
            <w:r w:rsidRPr="0060248E">
              <w:rPr>
                <w:rFonts w:ascii="TimesNewRomanPS-BoldMT" w:hAnsi="TimesNewRomanPS-BoldMT" w:cs="TimesNewRomanPS-BoldMT"/>
                <w:b/>
                <w:bCs/>
                <w:sz w:val="20"/>
                <w:szCs w:val="20"/>
                <w:lang w:val="en-CA" w:eastAsia="en-CA"/>
              </w:rPr>
              <w:t xml:space="preserve"> </w:t>
            </w:r>
            <w:r w:rsidRPr="0060248E">
              <w:rPr>
                <w:rFonts w:ascii="TimesNewRomanPSMT" w:hAnsi="TimesNewRomanPSMT" w:cs="TimesNewRomanPSMT"/>
                <w:sz w:val="20"/>
                <w:szCs w:val="20"/>
                <w:lang w:val="en-CA" w:eastAsia="en-CA"/>
              </w:rPr>
              <w:t>through the use of the type gml</w:t>
            </w:r>
            <w:proofErr w:type="gramStart"/>
            <w:r w:rsidRPr="0060248E">
              <w:rPr>
                <w:rFonts w:ascii="TimesNewRomanPSMT" w:hAnsi="TimesNewRomanPSMT" w:cs="TimesNewRomanPSMT"/>
                <w:sz w:val="20"/>
                <w:szCs w:val="20"/>
                <w:lang w:val="en-CA" w:eastAsia="en-CA"/>
              </w:rPr>
              <w:t>:ReferenceType</w:t>
            </w:r>
            <w:proofErr w:type="gramEnd"/>
            <w:r w:rsidRPr="0060248E">
              <w:rPr>
                <w:rFonts w:ascii="TimesNewRomanPSMT" w:hAnsi="TimesNewRomanPSMT" w:cs="TimesNewRomanPSMT"/>
                <w:sz w:val="20"/>
                <w:szCs w:val="20"/>
                <w:lang w:val="en-CA" w:eastAsia="en-CA"/>
              </w:rPr>
              <w:t>. The more generalized GML property-type pattern allowing mixed inline and byreference encoded property values within the same instance document is disallowed.</w:t>
            </w:r>
          </w:p>
        </w:tc>
      </w:tr>
    </w:tbl>
    <w:p w14:paraId="5AFA6FE5" w14:textId="116EFFA0" w:rsidR="006F54EF" w:rsidRDefault="007F17CE" w:rsidP="00B464F3">
      <w:pPr>
        <w:pStyle w:val="Lgende"/>
      </w:pPr>
      <w:bookmarkStart w:id="807" w:name="_Ref441409363"/>
      <w:r>
        <w:t xml:space="preserve">Table </w:t>
      </w:r>
      <w:r w:rsidR="00415E41">
        <w:fldChar w:fldCharType="begin"/>
      </w:r>
      <w:r w:rsidR="00415E41">
        <w:instrText xml:space="preserve"> SEQ Table \* ARABIC </w:instrText>
      </w:r>
      <w:r w:rsidR="00415E41">
        <w:fldChar w:fldCharType="separate"/>
      </w:r>
      <w:r w:rsidR="00F02ED9">
        <w:rPr>
          <w:noProof/>
        </w:rPr>
        <w:t>9</w:t>
      </w:r>
      <w:r w:rsidR="00415E41">
        <w:fldChar w:fldCharType="end"/>
      </w:r>
      <w:bookmarkEnd w:id="807"/>
      <w:r>
        <w:t xml:space="preserve"> : Reproduction of Table 1 of 10-100r3 (Clause 2.1)</w:t>
      </w:r>
      <w:r w:rsidR="00B8253A">
        <w:t>.</w:t>
      </w:r>
    </w:p>
    <w:p w14:paraId="4F94B38D" w14:textId="7CC72F00" w:rsidR="006F54EF" w:rsidRDefault="006F54EF" w:rsidP="00225333"/>
    <w:p w14:paraId="0B05AC3E" w14:textId="139AF810" w:rsidR="00112EA6" w:rsidRDefault="00112EA6" w:rsidP="00112EA6">
      <w:r>
        <w:t>SF-</w:t>
      </w:r>
      <w:r w:rsidR="006F54EF">
        <w:t>0</w:t>
      </w:r>
      <w:r>
        <w:t xml:space="preserve"> allows the definition of complex content</w:t>
      </w:r>
      <w:r w:rsidR="00753B5D">
        <w:t xml:space="preserve"> (Clause 9.3.2 of OGC 10-100r3). To be consistent with the most common scenario encountered in GIS which is a direct mapping </w:t>
      </w:r>
      <w:r w:rsidR="00D458B7">
        <w:t xml:space="preserve">from </w:t>
      </w:r>
      <w:r w:rsidR="00753B5D">
        <w:t>a database table to XML, this specification restrict</w:t>
      </w:r>
      <w:r w:rsidR="00D458B7">
        <w:t>s</w:t>
      </w:r>
      <w:r w:rsidR="00753B5D">
        <w:t xml:space="preserve"> user defined content to simple type</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247BF408" w14:textId="77777777" w:rsidTr="008D6449">
        <w:trPr>
          <w:cantSplit/>
        </w:trPr>
        <w:tc>
          <w:tcPr>
            <w:tcW w:w="4219" w:type="dxa"/>
            <w:tcBorders>
              <w:right w:val="nil"/>
            </w:tcBorders>
            <w:shd w:val="clear" w:color="auto" w:fill="auto"/>
          </w:tcPr>
          <w:p w14:paraId="73AD7D5E" w14:textId="4E86EE40" w:rsidR="00112EA6" w:rsidRPr="00D12552" w:rsidRDefault="00112EA6" w:rsidP="008D6449">
            <w:pPr>
              <w:pStyle w:val="Tabletext10"/>
              <w:rPr>
                <w:rStyle w:val="requri"/>
                <w:lang w:val="en-CA"/>
              </w:rPr>
            </w:pPr>
            <w:r>
              <w:rPr>
                <w:rStyle w:val="requri"/>
                <w:lang w:val="en-CA"/>
              </w:rPr>
              <w:t>/req/</w:t>
            </w:r>
            <w:r w:rsidR="004832DE">
              <w:rPr>
                <w:rStyle w:val="requri"/>
                <w:lang w:val="en-CA"/>
              </w:rPr>
              <w:t>gsml4xsd-lite</w:t>
            </w:r>
            <w:r w:rsidRPr="00D12552">
              <w:rPr>
                <w:rStyle w:val="requri"/>
                <w:lang w:val="en-CA"/>
              </w:rPr>
              <w:t>/</w:t>
            </w:r>
            <w:r>
              <w:rPr>
                <w:rStyle w:val="requri"/>
                <w:lang w:val="en-CA"/>
              </w:rPr>
              <w:t>SF-</w:t>
            </w:r>
            <w:r w:rsidR="00DA608A">
              <w:rPr>
                <w:rStyle w:val="requri"/>
                <w:lang w:val="en-CA"/>
              </w:rPr>
              <w:t>0</w:t>
            </w:r>
            <w:r w:rsidR="00753B5D">
              <w:rPr>
                <w:rStyle w:val="requri"/>
                <w:lang w:val="en-CA"/>
              </w:rPr>
              <w:t>-simpletype</w:t>
            </w:r>
          </w:p>
        </w:tc>
        <w:tc>
          <w:tcPr>
            <w:tcW w:w="4678" w:type="dxa"/>
            <w:tcBorders>
              <w:left w:val="nil"/>
            </w:tcBorders>
            <w:shd w:val="clear" w:color="auto" w:fill="auto"/>
          </w:tcPr>
          <w:p w14:paraId="61AF7DDA" w14:textId="34029C31" w:rsidR="00112EA6" w:rsidRPr="00D12552" w:rsidRDefault="00753B5D" w:rsidP="008D6449">
            <w:pPr>
              <w:pStyle w:val="Tabletext10"/>
              <w:jc w:val="left"/>
              <w:rPr>
                <w:rStyle w:val="reqtext"/>
                <w:lang w:val="en-CA"/>
              </w:rPr>
            </w:pPr>
            <w:r>
              <w:rPr>
                <w:rStyle w:val="reqtext"/>
                <w:lang w:val="en-CA"/>
              </w:rPr>
              <w:t xml:space="preserve">User defined elements SHALL be XSD </w:t>
            </w:r>
            <w:r w:rsidR="00D458B7">
              <w:rPr>
                <w:rStyle w:val="reqtext"/>
                <w:lang w:val="en-CA"/>
              </w:rPr>
              <w:t>simpleType.</w:t>
            </w:r>
          </w:p>
        </w:tc>
      </w:tr>
    </w:tbl>
    <w:p w14:paraId="424D9698" w14:textId="77777777" w:rsidR="00112EA6" w:rsidRDefault="00112EA6" w:rsidP="00112EA6"/>
    <w:p w14:paraId="629FF36F" w14:textId="73119094" w:rsidR="00112EA6" w:rsidRDefault="00753B5D" w:rsidP="00225333">
      <w:r>
        <w:t xml:space="preserve">User defined properties are </w:t>
      </w:r>
      <w:r w:rsidR="007F17CE">
        <w:t xml:space="preserve">encoded </w:t>
      </w:r>
      <w:r>
        <w:t>as</w:t>
      </w:r>
      <w:r w:rsidR="007F17CE">
        <w:t xml:space="preserve"> xsd</w:t>
      </w:r>
      <w:proofErr w:type="gramStart"/>
      <w:r w:rsidR="007F17CE">
        <w:t>:any</w:t>
      </w:r>
      <w:proofErr w:type="gramEnd"/>
      <w:r>
        <w:t xml:space="preserve"> </w:t>
      </w:r>
    </w:p>
    <w:p w14:paraId="040097C6" w14:textId="43A40FF2"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25CB334A" w14:textId="0E7ABB60"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annotation</w:t>
      </w:r>
      <w:proofErr w:type="gramEnd"/>
      <w:r>
        <w:rPr>
          <w:rFonts w:ascii="Consolas" w:hAnsi="Consolas" w:cs="Consolas"/>
          <w:color w:val="0000FF"/>
          <w:sz w:val="20"/>
          <w:szCs w:val="20"/>
          <w:highlight w:val="white"/>
          <w:lang w:val="en-CA"/>
        </w:rPr>
        <w:t>&gt;</w:t>
      </w:r>
    </w:p>
    <w:p w14:paraId="7F7B65BC" w14:textId="1526F59D"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roofErr w:type="gramEnd"/>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3BFAE4EB" w14:textId="2B9A432B"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lastRenderedPageBreak/>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62B91F93" w14:textId="6E873131" w:rsidR="00753B5D" w:rsidRDefault="00753B5D" w:rsidP="00225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7A7C9041" w14:textId="1A793030" w:rsidR="00112EA6" w:rsidRDefault="00753B5D" w:rsidP="00225333">
      <w:commentRangeStart w:id="808"/>
      <w:r>
        <w:t xml:space="preserve">Process content is set to “lax”, </w:t>
      </w:r>
      <w:commentRangeEnd w:id="808"/>
      <w:r w:rsidR="00F813AA">
        <w:rPr>
          <w:rStyle w:val="Marquedecommentaire"/>
        </w:rPr>
        <w:commentReference w:id="808"/>
      </w:r>
      <w:r>
        <w:t xml:space="preserve">which means the validator will attempt to validate user defined property </w:t>
      </w:r>
      <w:r w:rsidR="007F17CE">
        <w:t xml:space="preserve">only </w:t>
      </w:r>
      <w:r>
        <w:t>i</w:t>
      </w:r>
      <w:r w:rsidR="00153787">
        <w:t>f</w:t>
      </w:r>
      <w:r>
        <w:t xml:space="preserve"> a schema is available.  To help client applications and developer to validate instance containing use</w:t>
      </w:r>
      <w:r w:rsidR="007F17CE">
        <w:t>r</w:t>
      </w:r>
      <w:r>
        <w:t xml:space="preserve"> defined propert</w:t>
      </w:r>
      <w:r w:rsidR="007F17CE">
        <w:t>ies</w:t>
      </w:r>
      <w:r>
        <w:t xml:space="preserve">, a XSD </w:t>
      </w:r>
      <w:r w:rsidR="007F17CE">
        <w:t>schema</w:t>
      </w:r>
      <w:r>
        <w:t>should be provided</w:t>
      </w:r>
      <w:r w:rsidR="00153787">
        <w:t xml:space="preserve"> in the instance</w:t>
      </w:r>
      <w:r w:rsidR="007F17CE">
        <w:t>’s</w:t>
      </w:r>
      <w:r w:rsidR="00153787">
        <w:t xml:space="preserve"> schemaLocation attribute</w:t>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53B5D" w:rsidRPr="00D12552" w14:paraId="55D45DE6" w14:textId="77777777" w:rsidTr="008D6449">
        <w:trPr>
          <w:cantSplit/>
        </w:trPr>
        <w:tc>
          <w:tcPr>
            <w:tcW w:w="4219" w:type="dxa"/>
            <w:tcBorders>
              <w:right w:val="nil"/>
            </w:tcBorders>
            <w:shd w:val="clear" w:color="auto" w:fill="auto"/>
          </w:tcPr>
          <w:p w14:paraId="3AE15ED4" w14:textId="296EE97D" w:rsidR="00753B5D" w:rsidRPr="00D12552" w:rsidRDefault="00753B5D" w:rsidP="00753B5D">
            <w:pPr>
              <w:pStyle w:val="Tabletext10"/>
              <w:rPr>
                <w:rStyle w:val="requri"/>
                <w:lang w:val="en-CA"/>
              </w:rPr>
            </w:pPr>
            <w:r>
              <w:rPr>
                <w:rStyle w:val="requri"/>
                <w:lang w:val="en-CA"/>
              </w:rPr>
              <w:t>/req/</w:t>
            </w:r>
            <w:r w:rsidR="004832DE">
              <w:rPr>
                <w:rStyle w:val="requri"/>
                <w:lang w:val="en-CA"/>
              </w:rPr>
              <w:t>gsml4xsd-lite</w:t>
            </w:r>
            <w:r w:rsidRPr="00D12552">
              <w:rPr>
                <w:rStyle w:val="requri"/>
                <w:lang w:val="en-CA"/>
              </w:rPr>
              <w:t>/</w:t>
            </w:r>
            <w:r>
              <w:rPr>
                <w:rStyle w:val="requri"/>
                <w:lang w:val="en-CA"/>
              </w:rPr>
              <w:t>user-xsd</w:t>
            </w:r>
          </w:p>
        </w:tc>
        <w:tc>
          <w:tcPr>
            <w:tcW w:w="4678" w:type="dxa"/>
            <w:tcBorders>
              <w:left w:val="nil"/>
            </w:tcBorders>
            <w:shd w:val="clear" w:color="auto" w:fill="auto"/>
          </w:tcPr>
          <w:p w14:paraId="72FFAE73" w14:textId="6B9CD4F6" w:rsidR="00753B5D" w:rsidRPr="00D12552" w:rsidRDefault="00753B5D" w:rsidP="008D6449">
            <w:pPr>
              <w:pStyle w:val="Tabletext10"/>
              <w:jc w:val="left"/>
              <w:rPr>
                <w:rStyle w:val="reqtext"/>
                <w:lang w:val="en-CA"/>
              </w:rPr>
            </w:pPr>
            <w:r>
              <w:rPr>
                <w:rStyle w:val="reqtext"/>
                <w:lang w:val="en-CA"/>
              </w:rPr>
              <w:t xml:space="preserve">An XSD schema SHOULD be provided by data provider to validate user defined properties. </w:t>
            </w:r>
          </w:p>
        </w:tc>
      </w:tr>
    </w:tbl>
    <w:p w14:paraId="4CEE1313" w14:textId="77777777" w:rsidR="00753B5D" w:rsidRDefault="00753B5D" w:rsidP="00225333"/>
    <w:p w14:paraId="17B499A9" w14:textId="77777777" w:rsidR="00746B77" w:rsidRDefault="00746B77" w:rsidP="00746B77"/>
    <w:p w14:paraId="179802BC" w14:textId="1F00365B" w:rsidR="00746B77" w:rsidRDefault="00746B77" w:rsidP="00746B77">
      <w:pPr>
        <w:pStyle w:val="Titre2"/>
      </w:pPr>
      <w:bookmarkStart w:id="809" w:name="_Ref439836832"/>
      <w:bookmarkStart w:id="810" w:name="_Toc452643194"/>
      <w:r>
        <w:t xml:space="preserve">GeoSciML </w:t>
      </w:r>
      <w:r w:rsidR="004832DE">
        <w:t xml:space="preserve">Lite </w:t>
      </w:r>
      <w:r>
        <w:t>GML 3.1 profile</w:t>
      </w:r>
      <w:bookmarkEnd w:id="809"/>
      <w:r w:rsidR="00052694">
        <w:t xml:space="preserve"> (Normative)</w:t>
      </w:r>
      <w:bookmarkEnd w:id="810"/>
    </w:p>
    <w:p w14:paraId="28785625" w14:textId="77777777" w:rsidR="00746B77" w:rsidRDefault="00746B77" w:rsidP="00225333"/>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A608A" w:rsidRPr="00DA608A" w14:paraId="50D0EBBB"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4B64DBC" w14:textId="61720482" w:rsidR="00DA608A" w:rsidRPr="00DA608A" w:rsidRDefault="00DA608A" w:rsidP="00B61014">
            <w:pPr>
              <w:keepNext/>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Requirements Class</w:t>
            </w:r>
          </w:p>
        </w:tc>
      </w:tr>
      <w:tr w:rsidR="00DA608A" w:rsidRPr="00DA608A" w14:paraId="0F2994AD"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79F034E1" w14:textId="663201A5"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Style w:val="requri"/>
                <w:rFonts w:ascii="Calibri" w:hAnsi="Calibri"/>
                <w:sz w:val="20"/>
                <w:szCs w:val="20"/>
                <w:lang w:val="en-CA"/>
              </w:rPr>
              <w:t>/req/</w:t>
            </w:r>
            <w:r w:rsidR="004832DE">
              <w:rPr>
                <w:rStyle w:val="requri"/>
                <w:rFonts w:ascii="Calibri" w:hAnsi="Calibri"/>
                <w:sz w:val="20"/>
                <w:szCs w:val="20"/>
                <w:lang w:val="en-CA"/>
              </w:rPr>
              <w:t>gsml4xsd-lite</w:t>
            </w:r>
            <w:r w:rsidRPr="00DA608A">
              <w:rPr>
                <w:rStyle w:val="requri"/>
                <w:rFonts w:ascii="Calibri" w:hAnsi="Calibri"/>
                <w:sz w:val="20"/>
                <w:szCs w:val="20"/>
                <w:lang w:val="en-CA"/>
              </w:rPr>
              <w:t>-31</w:t>
            </w:r>
          </w:p>
        </w:tc>
      </w:tr>
      <w:tr w:rsidR="00DA608A" w:rsidRPr="00DA608A" w14:paraId="1416FF6C" w14:textId="77777777" w:rsidTr="00B61014">
        <w:tc>
          <w:tcPr>
            <w:tcW w:w="1809" w:type="dxa"/>
            <w:tcBorders>
              <w:top w:val="single" w:sz="12" w:space="0" w:color="auto"/>
              <w:left w:val="single" w:sz="12" w:space="0" w:color="auto"/>
              <w:bottom w:val="single" w:sz="4" w:space="0" w:color="auto"/>
              <w:right w:val="single" w:sz="4" w:space="0" w:color="auto"/>
            </w:tcBorders>
          </w:tcPr>
          <w:p w14:paraId="49396AEB" w14:textId="77777777"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3AC78A72" w14:textId="77777777" w:rsidR="00DA608A" w:rsidRPr="00DA608A" w:rsidRDefault="00DA608A" w:rsidP="00B61014">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Data instance</w:t>
            </w:r>
          </w:p>
        </w:tc>
      </w:tr>
      <w:tr w:rsidR="00DA608A" w:rsidRPr="00DA608A" w14:paraId="73BBC99C" w14:textId="77777777" w:rsidTr="00B61014">
        <w:tc>
          <w:tcPr>
            <w:tcW w:w="1809" w:type="dxa"/>
            <w:tcBorders>
              <w:top w:val="single" w:sz="4" w:space="0" w:color="auto"/>
              <w:left w:val="single" w:sz="12" w:space="0" w:color="auto"/>
              <w:bottom w:val="single" w:sz="4" w:space="0" w:color="auto"/>
              <w:right w:val="single" w:sz="4" w:space="0" w:color="auto"/>
            </w:tcBorders>
          </w:tcPr>
          <w:p w14:paraId="51519B10" w14:textId="77777777"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B6A3EE" w14:textId="277606D0" w:rsidR="00DA608A" w:rsidRPr="00DA608A" w:rsidRDefault="00DA608A" w:rsidP="00B61014">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w:t>
            </w:r>
            <w:r w:rsidR="004832DE">
              <w:rPr>
                <w:rFonts w:ascii="Calibri" w:eastAsia="MS Mincho" w:hAnsi="Calibri"/>
                <w:sz w:val="20"/>
                <w:szCs w:val="20"/>
                <w:lang w:val="en-CA"/>
              </w:rPr>
              <w:t>gsml4-lite</w:t>
            </w:r>
          </w:p>
        </w:tc>
      </w:tr>
      <w:tr w:rsidR="00DA608A" w:rsidRPr="00DA608A" w14:paraId="3595C2B4" w14:textId="77777777" w:rsidTr="00B61014">
        <w:tc>
          <w:tcPr>
            <w:tcW w:w="1809" w:type="dxa"/>
            <w:tcBorders>
              <w:top w:val="single" w:sz="4" w:space="0" w:color="auto"/>
              <w:left w:val="single" w:sz="12" w:space="0" w:color="auto"/>
              <w:bottom w:val="single" w:sz="4" w:space="0" w:color="auto"/>
              <w:right w:val="single" w:sz="4" w:space="0" w:color="auto"/>
            </w:tcBorders>
          </w:tcPr>
          <w:p w14:paraId="063251F2" w14:textId="77777777"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37E7686" w14:textId="75F0144E" w:rsidR="00DA608A" w:rsidRPr="00DA608A" w:rsidRDefault="00DA608A" w:rsidP="00DA608A">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w:t>
            </w:r>
            <w:r w:rsidR="004832DE">
              <w:rPr>
                <w:rFonts w:ascii="Calibri" w:eastAsia="MS Mincho" w:hAnsi="Calibri"/>
                <w:sz w:val="20"/>
                <w:szCs w:val="20"/>
                <w:lang w:val="en-CA"/>
              </w:rPr>
              <w:t>gsml4xsd-lite</w:t>
            </w:r>
          </w:p>
        </w:tc>
      </w:tr>
      <w:tr w:rsidR="00DA608A" w:rsidRPr="00DA608A" w14:paraId="1FD18264"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0BBB94F2" w14:textId="77777777"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729D6FE" w14:textId="1647DDC3" w:rsidR="00DA608A" w:rsidRDefault="00DA608A" w:rsidP="00B61014">
            <w:pPr>
              <w:spacing w:before="100" w:beforeAutospacing="1" w:after="100" w:afterAutospacing="1" w:line="230" w:lineRule="atLeast"/>
              <w:rPr>
                <w:rStyle w:val="requri"/>
                <w:rFonts w:ascii="Calibri" w:eastAsia="MS Mincho" w:hAnsi="Calibri"/>
                <w:sz w:val="20"/>
                <w:szCs w:val="20"/>
                <w:lang w:val="en-CA"/>
              </w:rPr>
            </w:pPr>
            <w:r w:rsidRPr="00DA608A">
              <w:rPr>
                <w:rStyle w:val="requri"/>
                <w:rFonts w:ascii="Calibri" w:hAnsi="Calibri"/>
                <w:sz w:val="20"/>
                <w:szCs w:val="20"/>
                <w:lang w:val="en-CA"/>
              </w:rPr>
              <w:t>/req/</w:t>
            </w:r>
            <w:r w:rsidR="004832DE">
              <w:rPr>
                <w:rStyle w:val="requri"/>
                <w:rFonts w:ascii="Calibri" w:hAnsi="Calibri"/>
                <w:sz w:val="20"/>
                <w:szCs w:val="20"/>
                <w:lang w:val="en-CA"/>
              </w:rPr>
              <w:t>gsml4xsd-lite</w:t>
            </w:r>
            <w:r w:rsidRPr="00DA608A">
              <w:rPr>
                <w:rStyle w:val="requri"/>
                <w:rFonts w:ascii="Calibri" w:hAnsi="Calibri"/>
                <w:sz w:val="20"/>
                <w:szCs w:val="20"/>
                <w:lang w:val="en-CA"/>
              </w:rPr>
              <w:t>-31/xsd</w:t>
            </w:r>
            <w:r w:rsidRPr="00DA608A">
              <w:rPr>
                <w:rStyle w:val="requri"/>
                <w:rFonts w:ascii="Calibri" w:eastAsia="MS Mincho" w:hAnsi="Calibri"/>
                <w:sz w:val="20"/>
                <w:szCs w:val="20"/>
                <w:lang w:val="en-CA"/>
              </w:rPr>
              <w:t xml:space="preserve"> </w:t>
            </w:r>
          </w:p>
          <w:p w14:paraId="5F1ABD00" w14:textId="0605FE8D" w:rsidR="00DA608A" w:rsidRPr="00DA608A" w:rsidRDefault="00DA608A" w:rsidP="004832DE">
            <w:pPr>
              <w:spacing w:before="100" w:beforeAutospacing="1" w:after="100" w:afterAutospacing="1" w:line="230" w:lineRule="atLeast"/>
              <w:rPr>
                <w:rFonts w:ascii="Calibri" w:eastAsia="MS Mincho" w:hAnsi="Calibri"/>
                <w:sz w:val="20"/>
                <w:szCs w:val="20"/>
                <w:lang w:val="en-CA"/>
              </w:rPr>
            </w:pPr>
            <w:r w:rsidRPr="00DA608A">
              <w:rPr>
                <w:rFonts w:ascii="Calibri" w:eastAsia="MS Mincho" w:hAnsi="Calibri"/>
                <w:sz w:val="20"/>
                <w:szCs w:val="20"/>
                <w:lang w:val="en-CA"/>
              </w:rPr>
              <w:t>XML instance document shall validate with schema located at   http://schemas.opengis.net/gsml</w:t>
            </w:r>
            <w:r w:rsidR="004832DE">
              <w:rPr>
                <w:rFonts w:ascii="Calibri" w:eastAsia="MS Mincho" w:hAnsi="Calibri"/>
                <w:sz w:val="20"/>
                <w:szCs w:val="20"/>
                <w:lang w:val="en-CA"/>
              </w:rPr>
              <w:t>/4.1/</w:t>
            </w:r>
            <w:r>
              <w:rPr>
                <w:rFonts w:ascii="Calibri" w:eastAsia="MS Mincho" w:hAnsi="Calibri"/>
                <w:sz w:val="20"/>
                <w:szCs w:val="20"/>
                <w:lang w:val="en-CA"/>
              </w:rPr>
              <w:t>geosciml-</w:t>
            </w:r>
            <w:r w:rsidR="004832DE">
              <w:rPr>
                <w:rFonts w:ascii="Calibri" w:eastAsia="MS Mincho" w:hAnsi="Calibri"/>
                <w:sz w:val="20"/>
                <w:szCs w:val="20"/>
                <w:lang w:val="en-CA"/>
              </w:rPr>
              <w:t>lite</w:t>
            </w:r>
            <w:r>
              <w:rPr>
                <w:rFonts w:ascii="Calibri" w:eastAsia="MS Mincho" w:hAnsi="Calibri"/>
                <w:sz w:val="20"/>
                <w:szCs w:val="20"/>
                <w:lang w:val="en-CA"/>
              </w:rPr>
              <w:t>.xsd.</w:t>
            </w:r>
          </w:p>
        </w:tc>
      </w:tr>
      <w:tr w:rsidR="00DA608A" w:rsidRPr="00DA608A" w14:paraId="2C9F9503"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4384048E" w14:textId="77777777"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074A11C" w14:textId="2F030964" w:rsidR="00DA608A" w:rsidRDefault="00DA608A" w:rsidP="00B61014">
            <w:pPr>
              <w:spacing w:before="100" w:beforeAutospacing="1" w:after="100" w:afterAutospacing="1" w:line="230" w:lineRule="atLeast"/>
              <w:rPr>
                <w:rStyle w:val="requri"/>
                <w:rFonts w:ascii="Calibri" w:eastAsia="MS Mincho" w:hAnsi="Calibri"/>
                <w:sz w:val="20"/>
                <w:szCs w:val="20"/>
                <w:lang w:val="en-CA"/>
              </w:rPr>
            </w:pPr>
            <w:r>
              <w:rPr>
                <w:rStyle w:val="requri"/>
                <w:rFonts w:ascii="Calibri" w:hAnsi="Calibri"/>
                <w:sz w:val="20"/>
                <w:szCs w:val="20"/>
                <w:lang w:val="en-CA"/>
              </w:rPr>
              <w:t>/req/</w:t>
            </w:r>
            <w:r w:rsidR="004832DE">
              <w:rPr>
                <w:rStyle w:val="requri"/>
                <w:rFonts w:ascii="Calibri" w:hAnsi="Calibri"/>
                <w:sz w:val="20"/>
                <w:szCs w:val="20"/>
                <w:lang w:val="en-CA"/>
              </w:rPr>
              <w:t>gsml4xsd-lite</w:t>
            </w:r>
            <w:r>
              <w:rPr>
                <w:rStyle w:val="requri"/>
                <w:rFonts w:ascii="Calibri" w:hAnsi="Calibri"/>
                <w:sz w:val="20"/>
                <w:szCs w:val="20"/>
                <w:lang w:val="en-CA"/>
              </w:rPr>
              <w:t>-31/sch</w:t>
            </w:r>
            <w:r w:rsidRPr="00DA608A">
              <w:rPr>
                <w:rStyle w:val="requri"/>
                <w:rFonts w:ascii="Calibri" w:eastAsia="MS Mincho" w:hAnsi="Calibri"/>
                <w:sz w:val="20"/>
                <w:szCs w:val="20"/>
                <w:lang w:val="en-CA"/>
              </w:rPr>
              <w:t xml:space="preserve"> </w:t>
            </w:r>
          </w:p>
          <w:p w14:paraId="7AE7E094" w14:textId="72FE1DAC" w:rsidR="00DA608A" w:rsidRPr="00DA608A" w:rsidRDefault="00DA608A" w:rsidP="004832DE">
            <w:pPr>
              <w:spacing w:before="100" w:beforeAutospacing="1" w:after="100" w:afterAutospacing="1" w:line="230" w:lineRule="atLeast"/>
              <w:rPr>
                <w:rFonts w:ascii="Calibri" w:eastAsia="MS Mincho" w:hAnsi="Calibri"/>
                <w:b/>
                <w:sz w:val="20"/>
                <w:szCs w:val="20"/>
                <w:lang w:val="en-CA"/>
              </w:rPr>
            </w:pPr>
            <w:r w:rsidRPr="00DA608A">
              <w:rPr>
                <w:rFonts w:ascii="Calibri" w:eastAsia="MS Mincho" w:hAnsi="Calibri"/>
                <w:sz w:val="20"/>
                <w:szCs w:val="20"/>
                <w:lang w:val="en-CA"/>
              </w:rPr>
              <w:t xml:space="preserve">XML instance document shall </w:t>
            </w:r>
            <w:r w:rsidR="00CE2547">
              <w:rPr>
                <w:rFonts w:ascii="Calibri" w:eastAsia="MS Mincho" w:hAnsi="Calibri"/>
                <w:sz w:val="20"/>
                <w:szCs w:val="20"/>
                <w:lang w:val="en-CA"/>
              </w:rPr>
              <w:t xml:space="preserve">pass schematron rules defined </w:t>
            </w:r>
            <w:r w:rsidRPr="00DA608A">
              <w:rPr>
                <w:rFonts w:ascii="Calibri" w:eastAsia="MS Mincho" w:hAnsi="Calibri"/>
                <w:sz w:val="20"/>
                <w:szCs w:val="20"/>
                <w:lang w:val="en-CA"/>
              </w:rPr>
              <w:t>in schematron file located at   http://schemas.opengis.net/gsml</w:t>
            </w:r>
            <w:r w:rsidR="004832DE">
              <w:rPr>
                <w:rFonts w:ascii="Calibri" w:eastAsia="MS Mincho" w:hAnsi="Calibri"/>
                <w:sz w:val="20"/>
                <w:szCs w:val="20"/>
                <w:lang w:val="en-CA"/>
              </w:rPr>
              <w:t>/4.1/</w:t>
            </w:r>
            <w:r w:rsidRPr="00DA608A">
              <w:rPr>
                <w:rFonts w:ascii="Calibri" w:eastAsia="MS Mincho" w:hAnsi="Calibri"/>
                <w:sz w:val="20"/>
                <w:szCs w:val="20"/>
                <w:lang w:val="en-CA"/>
              </w:rPr>
              <w:t>geosciml-</w:t>
            </w:r>
            <w:r w:rsidR="004832DE">
              <w:rPr>
                <w:rFonts w:ascii="Calibri" w:eastAsia="MS Mincho" w:hAnsi="Calibri"/>
                <w:sz w:val="20"/>
                <w:szCs w:val="20"/>
                <w:lang w:val="en-CA"/>
              </w:rPr>
              <w:t>lite</w:t>
            </w:r>
            <w:r w:rsidRPr="00DA608A">
              <w:rPr>
                <w:rFonts w:ascii="Calibri" w:eastAsia="MS Mincho" w:hAnsi="Calibri"/>
                <w:sz w:val="20"/>
                <w:szCs w:val="20"/>
                <w:lang w:val="en-CA"/>
              </w:rPr>
              <w:t>.sch.</w:t>
            </w:r>
          </w:p>
        </w:tc>
      </w:tr>
    </w:tbl>
    <w:p w14:paraId="58EA6F22" w14:textId="77777777" w:rsidR="00DA608A" w:rsidRDefault="00DA608A" w:rsidP="00225333"/>
    <w:p w14:paraId="24EAECDC" w14:textId="05D20A55" w:rsidR="00746B77" w:rsidRDefault="00974714" w:rsidP="00974714">
      <w:commentRangeStart w:id="811"/>
      <w:r>
        <w:t xml:space="preserve">Because of the limited availability of WFS 2.0 compliant servers and clients, GeoSciML SWG officially supports WFS 1.1.0 and GML 3.1.1. </w:t>
      </w:r>
      <w:commentRangeEnd w:id="811"/>
      <w:r>
        <w:rPr>
          <w:rStyle w:val="Marquedecommentaire"/>
        </w:rPr>
        <w:commentReference w:id="811"/>
      </w:r>
      <w:r>
        <w:t>(</w:t>
      </w:r>
      <w:r w:rsidR="00D458B7">
        <w:t xml:space="preserve">See </w:t>
      </w:r>
      <w:r>
        <w:fldChar w:fldCharType="begin"/>
      </w:r>
      <w:r>
        <w:instrText xml:space="preserve"> REF _Ref439836832 \r \h </w:instrText>
      </w:r>
      <w:r>
        <w:fldChar w:fldCharType="separate"/>
      </w:r>
      <w:r w:rsidR="00F02ED9">
        <w:t>8.4</w:t>
      </w:r>
      <w:r>
        <w:fldChar w:fldCharType="end"/>
      </w:r>
      <w:r>
        <w:t xml:space="preserve">).  </w:t>
      </w:r>
      <w:r w:rsidR="00D458B7">
        <w:t>To</w:t>
      </w:r>
      <w:r w:rsidR="00746B77">
        <w:t xml:space="preserve"> accommodate WFS 1.1.0 services</w:t>
      </w:r>
      <w:r>
        <w:t>.  GML 3.2 compliant portrayal schema shall be published as a profile</w:t>
      </w:r>
      <w:r w:rsidR="00457AE6">
        <w:t xml:space="preserve"> of </w:t>
      </w:r>
      <w:r w:rsidR="00457AE6">
        <w:fldChar w:fldCharType="begin"/>
      </w:r>
      <w:r w:rsidR="00457AE6">
        <w:instrText xml:space="preserve"> REF _Ref444433734 \r \h </w:instrText>
      </w:r>
      <w:r w:rsidR="00457AE6">
        <w:fldChar w:fldCharType="separate"/>
      </w:r>
      <w:r w:rsidR="00F02ED9">
        <w:t>8.3</w:t>
      </w:r>
      <w:r w:rsidR="00457AE6">
        <w:fldChar w:fldCharType="end"/>
      </w:r>
      <w:r>
        <w:t xml:space="preserve">. </w:t>
      </w:r>
    </w:p>
    <w:p w14:paraId="4E8C8DBB" w14:textId="6F3DA133" w:rsidR="00746B77" w:rsidRDefault="00746B77" w:rsidP="00746B77">
      <w:r>
        <w:t xml:space="preserve">All the elements from the </w:t>
      </w:r>
      <w:r w:rsidR="004832DE">
        <w:t xml:space="preserve">lite </w:t>
      </w:r>
      <w:r>
        <w:t xml:space="preserve">package must be schema valid according to the XSD document provided at </w:t>
      </w:r>
      <w:r w:rsidRPr="005372A3">
        <w:t>http://schemas.opengis.net/gsml</w:t>
      </w:r>
      <w:r w:rsidR="004832DE">
        <w:t>/4.1/</w:t>
      </w:r>
      <w:r w:rsidRPr="005372A3">
        <w:t>geosciml-</w:t>
      </w:r>
      <w:r w:rsidR="004832DE">
        <w:t>lite</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138D3C56" w14:textId="77777777" w:rsidTr="008D6449">
        <w:trPr>
          <w:cantSplit/>
        </w:trPr>
        <w:tc>
          <w:tcPr>
            <w:tcW w:w="4219" w:type="dxa"/>
            <w:tcBorders>
              <w:right w:val="nil"/>
            </w:tcBorders>
            <w:shd w:val="clear" w:color="auto" w:fill="auto"/>
          </w:tcPr>
          <w:p w14:paraId="01260F30" w14:textId="2A5E19F0" w:rsidR="00746B77" w:rsidRPr="00D12552" w:rsidRDefault="00746B77" w:rsidP="008D6449">
            <w:pPr>
              <w:pStyle w:val="Tabletext10"/>
              <w:rPr>
                <w:rStyle w:val="requri"/>
                <w:lang w:val="en-CA"/>
              </w:rPr>
            </w:pPr>
            <w:r>
              <w:rPr>
                <w:rStyle w:val="requri"/>
                <w:lang w:val="en-CA"/>
              </w:rPr>
              <w:t>/req/</w:t>
            </w:r>
            <w:r w:rsidR="004832DE">
              <w:rPr>
                <w:rStyle w:val="requri"/>
                <w:lang w:val="en-CA"/>
              </w:rPr>
              <w:t>gsml4xsd-lite</w:t>
            </w:r>
            <w:r>
              <w:rPr>
                <w:rStyle w:val="requri"/>
                <w:lang w:val="en-CA"/>
              </w:rPr>
              <w:t>-31</w:t>
            </w:r>
            <w:r w:rsidRPr="00D12552">
              <w:rPr>
                <w:rStyle w:val="requri"/>
                <w:lang w:val="en-CA"/>
              </w:rPr>
              <w:t>/</w:t>
            </w:r>
            <w:r>
              <w:rPr>
                <w:rStyle w:val="requri"/>
                <w:lang w:val="en-CA"/>
              </w:rPr>
              <w:t>xsd</w:t>
            </w:r>
          </w:p>
        </w:tc>
        <w:tc>
          <w:tcPr>
            <w:tcW w:w="4678" w:type="dxa"/>
            <w:tcBorders>
              <w:left w:val="nil"/>
            </w:tcBorders>
            <w:shd w:val="clear" w:color="auto" w:fill="auto"/>
          </w:tcPr>
          <w:p w14:paraId="2C214628" w14:textId="7715E221"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sidRPr="005372A3">
              <w:rPr>
                <w:rStyle w:val="reqtext"/>
                <w:lang w:val="en-CA"/>
              </w:rPr>
              <w:t>geosciml-portrayal.xsd</w:t>
            </w:r>
            <w:r w:rsidR="00B8253A">
              <w:rPr>
                <w:rStyle w:val="reqtext"/>
                <w:lang w:val="en-CA"/>
              </w:rPr>
              <w:t>.</w:t>
            </w:r>
          </w:p>
        </w:tc>
      </w:tr>
    </w:tbl>
    <w:p w14:paraId="2C505904" w14:textId="77777777" w:rsidR="00746B77" w:rsidRDefault="00746B77" w:rsidP="00746B77"/>
    <w:p w14:paraId="2173BF44" w14:textId="059AA6F0" w:rsidR="00746B77" w:rsidRDefault="00746B77" w:rsidP="00746B77">
      <w:r>
        <w:t xml:space="preserve">All the elements from </w:t>
      </w:r>
      <w:r w:rsidR="004832DE">
        <w:t xml:space="preserve">lite </w:t>
      </w:r>
      <w:r>
        <w:t>package must pass the schematron rule</w:t>
      </w:r>
      <w:r w:rsidR="00CE2547">
        <w:t>s</w:t>
      </w:r>
      <w:r>
        <w:t xml:space="preserve"> defined in the schematron file located at </w:t>
      </w:r>
      <w:hyperlink r:id="rId154" w:history="1">
        <w:r w:rsidR="004832DE" w:rsidRPr="004832DE">
          <w:rPr>
            <w:rStyle w:val="Lienhypertexte"/>
          </w:rPr>
          <w:t>http://schemas.opengis.net/gsml</w:t>
        </w:r>
        <w:r w:rsidR="004832DE">
          <w:rPr>
            <w:rStyle w:val="Lienhypertexte"/>
          </w:rPr>
          <w:t>/4.1/</w:t>
        </w:r>
        <w:r w:rsidR="004832DE" w:rsidRPr="004832DE">
          <w:rPr>
            <w:rStyle w:val="Lienhypertexte"/>
          </w:rPr>
          <w:t>geosciml-lite.sch</w:t>
        </w:r>
      </w:hyperlink>
      <w:r w:rsidR="00B8253A">
        <w:rPr>
          <w:rStyle w:val="Lienhypertexte"/>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3E4FFC98" w14:textId="77777777" w:rsidTr="008D6449">
        <w:trPr>
          <w:cantSplit/>
        </w:trPr>
        <w:tc>
          <w:tcPr>
            <w:tcW w:w="4219" w:type="dxa"/>
            <w:tcBorders>
              <w:right w:val="nil"/>
            </w:tcBorders>
            <w:shd w:val="clear" w:color="auto" w:fill="auto"/>
          </w:tcPr>
          <w:p w14:paraId="707D5680" w14:textId="19030002" w:rsidR="00746B77" w:rsidRPr="00D12552" w:rsidRDefault="00746B77" w:rsidP="008D6449">
            <w:pPr>
              <w:pStyle w:val="Tabletext10"/>
              <w:rPr>
                <w:rStyle w:val="requri"/>
                <w:lang w:val="en-CA"/>
              </w:rPr>
            </w:pPr>
            <w:r>
              <w:rPr>
                <w:rStyle w:val="requri"/>
                <w:lang w:val="en-CA"/>
              </w:rPr>
              <w:lastRenderedPageBreak/>
              <w:t>/req/</w:t>
            </w:r>
            <w:r w:rsidR="004832DE">
              <w:rPr>
                <w:rStyle w:val="requri"/>
                <w:lang w:val="en-CA"/>
              </w:rPr>
              <w:t>gsml4xsd-lite</w:t>
            </w:r>
            <w:r>
              <w:rPr>
                <w:rStyle w:val="requri"/>
                <w:lang w:val="en-CA"/>
              </w:rPr>
              <w:t>-31</w:t>
            </w:r>
            <w:r w:rsidRPr="00D12552">
              <w:rPr>
                <w:rStyle w:val="requri"/>
                <w:lang w:val="en-CA"/>
              </w:rPr>
              <w:t>/</w:t>
            </w:r>
            <w:r>
              <w:rPr>
                <w:rStyle w:val="requri"/>
                <w:lang w:val="en-CA"/>
              </w:rPr>
              <w:t>s</w:t>
            </w:r>
            <w:r w:rsidR="0063099F">
              <w:rPr>
                <w:rStyle w:val="requri"/>
                <w:lang w:val="en-CA"/>
              </w:rPr>
              <w:t>ch</w:t>
            </w:r>
          </w:p>
        </w:tc>
        <w:tc>
          <w:tcPr>
            <w:tcW w:w="4678" w:type="dxa"/>
            <w:tcBorders>
              <w:left w:val="nil"/>
            </w:tcBorders>
            <w:shd w:val="clear" w:color="auto" w:fill="auto"/>
          </w:tcPr>
          <w:p w14:paraId="136C56F0" w14:textId="54D59ACA" w:rsidR="00746B77" w:rsidRPr="00D12552" w:rsidRDefault="00746B77" w:rsidP="004832DE">
            <w:pPr>
              <w:pStyle w:val="Tabletext10"/>
              <w:jc w:val="left"/>
              <w:rPr>
                <w:rStyle w:val="reqtext"/>
                <w:lang w:val="en-CA"/>
              </w:rPr>
            </w:pPr>
            <w:r w:rsidRPr="005372A3">
              <w:rPr>
                <w:rStyle w:val="reqtext"/>
                <w:lang w:val="en-CA"/>
              </w:rPr>
              <w:t xml:space="preserve">XML instance document shall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http://schemas.opengis.net/gsml</w:t>
            </w:r>
            <w:r w:rsidR="004832DE">
              <w:rPr>
                <w:rStyle w:val="reqtext"/>
                <w:lang w:val="en-CA"/>
              </w:rPr>
              <w:t>/4.1/</w:t>
            </w:r>
            <w:r w:rsidRPr="005372A3">
              <w:rPr>
                <w:rStyle w:val="reqtext"/>
                <w:lang w:val="en-CA"/>
              </w:rPr>
              <w:t>geosciml-</w:t>
            </w:r>
            <w:r w:rsidR="004832DE">
              <w:rPr>
                <w:rStyle w:val="reqtext"/>
                <w:lang w:val="en-CA"/>
              </w:rPr>
              <w:t>lite</w:t>
            </w:r>
            <w:r w:rsidRPr="005372A3">
              <w:rPr>
                <w:rStyle w:val="reqtext"/>
                <w:lang w:val="en-CA"/>
              </w:rPr>
              <w:t>.</w:t>
            </w:r>
            <w:r>
              <w:rPr>
                <w:rStyle w:val="reqtext"/>
                <w:lang w:val="en-CA"/>
              </w:rPr>
              <w:t>sch</w:t>
            </w:r>
            <w:r w:rsidR="00B8253A">
              <w:rPr>
                <w:rStyle w:val="reqtext"/>
                <w:lang w:val="en-CA"/>
              </w:rPr>
              <w:t>.</w:t>
            </w:r>
          </w:p>
        </w:tc>
      </w:tr>
    </w:tbl>
    <w:p w14:paraId="4476BC6D" w14:textId="77777777" w:rsidR="00746B77" w:rsidRDefault="00746B77" w:rsidP="00225333"/>
    <w:p w14:paraId="52814667" w14:textId="77777777" w:rsidR="00746B77" w:rsidRPr="00225333" w:rsidRDefault="00746B77" w:rsidP="00225333"/>
    <w:p w14:paraId="091A40ED" w14:textId="62A5ED73" w:rsidR="009B3BBD" w:rsidRDefault="009B3BBD" w:rsidP="009B3BBD">
      <w:pPr>
        <w:pStyle w:val="Titre2"/>
        <w:rPr>
          <w:lang w:val="en-CA"/>
        </w:rPr>
      </w:pPr>
      <w:bookmarkStart w:id="812" w:name="_Ref446664275"/>
      <w:bookmarkStart w:id="813" w:name="_Toc452643195"/>
      <w:r w:rsidRPr="00D12552">
        <w:rPr>
          <w:lang w:val="en-CA"/>
        </w:rPr>
        <w:t xml:space="preserve">GeoSciML </w:t>
      </w:r>
      <w:r>
        <w:rPr>
          <w:lang w:val="en-CA"/>
        </w:rPr>
        <w:t>Basic XML</w:t>
      </w:r>
      <w:r w:rsidRPr="00D12552">
        <w:rPr>
          <w:lang w:val="en-CA"/>
        </w:rPr>
        <w:t xml:space="preserve"> Requirements </w:t>
      </w:r>
      <w:bookmarkEnd w:id="812"/>
      <w:r w:rsidR="00D458B7" w:rsidRPr="00D12552">
        <w:rPr>
          <w:lang w:val="en-CA"/>
        </w:rPr>
        <w:t>Class</w:t>
      </w:r>
      <w:r w:rsidR="00D458B7">
        <w:rPr>
          <w:lang w:val="en-CA"/>
        </w:rPr>
        <w:t xml:space="preserve"> </w:t>
      </w:r>
      <w:r w:rsidR="00D458B7">
        <w:t>(</w:t>
      </w:r>
      <w:r w:rsidR="00052694">
        <w:t>Normative)</w:t>
      </w:r>
      <w:bookmarkEnd w:id="813"/>
    </w:p>
    <w:p w14:paraId="48238B04"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1351F" w:rsidRPr="00DA608A" w14:paraId="6B294CED"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5431FD7" w14:textId="77777777" w:rsidR="00A1351F" w:rsidRPr="00DA608A" w:rsidRDefault="00A1351F" w:rsidP="00B61014">
            <w:pPr>
              <w:keepNext/>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Requirements Class</w:t>
            </w:r>
          </w:p>
        </w:tc>
      </w:tr>
      <w:tr w:rsidR="00A1351F" w:rsidRPr="00DA608A" w14:paraId="001EA6A9"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2A79076D" w14:textId="09106E36"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A1351F">
              <w:rPr>
                <w:rStyle w:val="requri"/>
                <w:rFonts w:ascii="Calibri" w:hAnsi="Calibri"/>
                <w:sz w:val="20"/>
                <w:szCs w:val="20"/>
                <w:lang w:val="en-CA"/>
              </w:rPr>
              <w:t>/req/gsml4xsd-basic</w:t>
            </w:r>
          </w:p>
        </w:tc>
      </w:tr>
      <w:tr w:rsidR="00A1351F" w:rsidRPr="00DA608A" w14:paraId="5C0BB8A4" w14:textId="77777777" w:rsidTr="00B61014">
        <w:tc>
          <w:tcPr>
            <w:tcW w:w="1809" w:type="dxa"/>
            <w:tcBorders>
              <w:top w:val="single" w:sz="12" w:space="0" w:color="auto"/>
              <w:left w:val="single" w:sz="12" w:space="0" w:color="auto"/>
              <w:bottom w:val="single" w:sz="4" w:space="0" w:color="auto"/>
              <w:right w:val="single" w:sz="4" w:space="0" w:color="auto"/>
            </w:tcBorders>
          </w:tcPr>
          <w:p w14:paraId="32EC4E81"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E8C6BAE" w14:textId="77777777" w:rsidR="00A1351F" w:rsidRPr="00DA608A" w:rsidRDefault="00A1351F" w:rsidP="00B61014">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Data instance</w:t>
            </w:r>
          </w:p>
        </w:tc>
      </w:tr>
      <w:tr w:rsidR="00A1351F" w:rsidRPr="00DA608A" w14:paraId="4E543B56" w14:textId="77777777" w:rsidTr="00B61014">
        <w:tc>
          <w:tcPr>
            <w:tcW w:w="1809" w:type="dxa"/>
            <w:tcBorders>
              <w:top w:val="single" w:sz="4" w:space="0" w:color="auto"/>
              <w:left w:val="single" w:sz="12" w:space="0" w:color="auto"/>
              <w:bottom w:val="single" w:sz="4" w:space="0" w:color="auto"/>
              <w:right w:val="single" w:sz="4" w:space="0" w:color="auto"/>
            </w:tcBorders>
          </w:tcPr>
          <w:p w14:paraId="48B761E4"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E333A66" w14:textId="5780B70A" w:rsidR="00A1351F" w:rsidRPr="00DA608A" w:rsidRDefault="00A1351F" w:rsidP="00A1351F">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w:t>
            </w:r>
            <w:r>
              <w:rPr>
                <w:rFonts w:ascii="Calibri" w:eastAsia="MS Mincho" w:hAnsi="Calibri"/>
                <w:sz w:val="20"/>
                <w:szCs w:val="20"/>
                <w:lang w:val="en-CA"/>
              </w:rPr>
              <w:t>basic</w:t>
            </w:r>
          </w:p>
        </w:tc>
      </w:tr>
      <w:tr w:rsidR="00A1351F" w:rsidRPr="00DA608A" w14:paraId="17871D83" w14:textId="77777777" w:rsidTr="00B61014">
        <w:tc>
          <w:tcPr>
            <w:tcW w:w="1809" w:type="dxa"/>
            <w:tcBorders>
              <w:top w:val="single" w:sz="4" w:space="0" w:color="auto"/>
              <w:left w:val="single" w:sz="12" w:space="0" w:color="auto"/>
              <w:bottom w:val="single" w:sz="4" w:space="0" w:color="auto"/>
              <w:right w:val="single" w:sz="4" w:space="0" w:color="auto"/>
            </w:tcBorders>
          </w:tcPr>
          <w:p w14:paraId="10753BBF"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C81B845" w14:textId="54A1D889" w:rsidR="00A1351F" w:rsidRPr="00DA608A" w:rsidRDefault="00A1351F" w:rsidP="00A1351F">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/req/gsml4xsd-</w:t>
            </w:r>
            <w:r>
              <w:rPr>
                <w:rFonts w:ascii="Calibri" w:eastAsia="MS Mincho" w:hAnsi="Calibri"/>
                <w:sz w:val="20"/>
                <w:szCs w:val="20"/>
                <w:lang w:val="en-CA"/>
              </w:rPr>
              <w:t>core</w:t>
            </w:r>
          </w:p>
        </w:tc>
      </w:tr>
      <w:tr w:rsidR="00A1351F" w:rsidRPr="00DA608A" w14:paraId="2087E6F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583FA8A"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3141E41" w14:textId="77777777" w:rsidR="00A1351F" w:rsidRDefault="00A1351F" w:rsidP="00B61014">
            <w:pPr>
              <w:spacing w:before="100" w:beforeAutospacing="1" w:after="100" w:afterAutospacing="1" w:line="230" w:lineRule="atLeast"/>
              <w:rPr>
                <w:rStyle w:val="requri"/>
                <w:rFonts w:ascii="Calibri" w:eastAsia="MS Mincho" w:hAnsi="Calibri"/>
                <w:sz w:val="20"/>
                <w:szCs w:val="20"/>
                <w:lang w:val="en-CA"/>
              </w:rPr>
            </w:pPr>
            <w:r w:rsidRPr="00A1351F">
              <w:rPr>
                <w:rStyle w:val="requri"/>
                <w:rFonts w:ascii="Calibri" w:hAnsi="Calibri"/>
                <w:sz w:val="20"/>
                <w:szCs w:val="20"/>
                <w:lang w:val="en-CA"/>
              </w:rPr>
              <w:t>/req/gsml4xsd-basic/xsd</w:t>
            </w:r>
            <w:r w:rsidRPr="00A1351F">
              <w:rPr>
                <w:rStyle w:val="requri"/>
                <w:rFonts w:ascii="Calibri" w:eastAsia="MS Mincho" w:hAnsi="Calibri"/>
                <w:sz w:val="20"/>
                <w:szCs w:val="20"/>
                <w:lang w:val="en-CA"/>
              </w:rPr>
              <w:t xml:space="preserve"> </w:t>
            </w:r>
          </w:p>
          <w:p w14:paraId="6984A3AC" w14:textId="21A029A7" w:rsidR="00A1351F" w:rsidRPr="00DA608A" w:rsidRDefault="00A1351F" w:rsidP="00B61014">
            <w:pPr>
              <w:spacing w:before="100" w:beforeAutospacing="1" w:after="100" w:afterAutospacing="1" w:line="230" w:lineRule="atLeast"/>
              <w:rPr>
                <w:rFonts w:ascii="Calibri" w:eastAsia="MS Mincho" w:hAnsi="Calibri"/>
                <w:sz w:val="20"/>
                <w:szCs w:val="20"/>
                <w:lang w:val="en-CA"/>
              </w:rPr>
            </w:pPr>
            <w:r w:rsidRPr="00A1351F">
              <w:rPr>
                <w:rFonts w:ascii="Calibri" w:eastAsia="MS Mincho" w:hAnsi="Calibri"/>
                <w:sz w:val="20"/>
                <w:szCs w:val="20"/>
                <w:lang w:val="en-CA"/>
              </w:rPr>
              <w:t>XML instance document shall validate with schema located at   http://schemas.opengis.net/gsml</w:t>
            </w:r>
            <w:r w:rsidR="004832DE">
              <w:rPr>
                <w:rFonts w:ascii="Calibri" w:eastAsia="MS Mincho" w:hAnsi="Calibri"/>
                <w:sz w:val="20"/>
                <w:szCs w:val="20"/>
                <w:lang w:val="en-CA"/>
              </w:rPr>
              <w:t>/4.1/</w:t>
            </w:r>
            <w:r w:rsidRPr="00A1351F">
              <w:rPr>
                <w:rFonts w:ascii="Calibri" w:eastAsia="MS Mincho" w:hAnsi="Calibri"/>
                <w:sz w:val="20"/>
                <w:szCs w:val="20"/>
                <w:lang w:val="en-CA"/>
              </w:rPr>
              <w:t>geoSciMLBasic.xsd</w:t>
            </w:r>
          </w:p>
        </w:tc>
      </w:tr>
      <w:tr w:rsidR="00A1351F" w:rsidRPr="00DA608A" w14:paraId="1C0D52A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8B521CC"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45F9000" w14:textId="77777777" w:rsidR="00A1351F" w:rsidRDefault="00A1351F" w:rsidP="00B61014">
            <w:pPr>
              <w:spacing w:before="100" w:beforeAutospacing="1" w:after="100" w:afterAutospacing="1" w:line="230" w:lineRule="atLeast"/>
              <w:rPr>
                <w:rStyle w:val="requri"/>
                <w:rFonts w:ascii="Calibri" w:eastAsia="MS Mincho" w:hAnsi="Calibri"/>
                <w:sz w:val="20"/>
                <w:szCs w:val="20"/>
                <w:lang w:val="en-CA"/>
              </w:rPr>
            </w:pPr>
            <w:r w:rsidRPr="00A1351F">
              <w:rPr>
                <w:rStyle w:val="requri"/>
                <w:rFonts w:ascii="Calibri" w:hAnsi="Calibri"/>
                <w:sz w:val="20"/>
                <w:szCs w:val="20"/>
                <w:lang w:val="en-CA"/>
              </w:rPr>
              <w:t>/req/gsml4xsd-basic/sch</w:t>
            </w:r>
            <w:r w:rsidRPr="00A1351F">
              <w:rPr>
                <w:rStyle w:val="requri"/>
                <w:rFonts w:ascii="Calibri" w:eastAsia="MS Mincho" w:hAnsi="Calibri"/>
                <w:sz w:val="20"/>
                <w:szCs w:val="20"/>
                <w:lang w:val="en-CA"/>
              </w:rPr>
              <w:t xml:space="preserve"> </w:t>
            </w:r>
          </w:p>
          <w:p w14:paraId="27C3C29A" w14:textId="186A9F39" w:rsidR="00A1351F" w:rsidRPr="00DA608A" w:rsidRDefault="00A1351F" w:rsidP="00B61014">
            <w:pPr>
              <w:spacing w:before="100" w:beforeAutospacing="1" w:after="100" w:afterAutospacing="1" w:line="230" w:lineRule="atLeast"/>
              <w:rPr>
                <w:rFonts w:ascii="Calibri" w:eastAsia="MS Mincho" w:hAnsi="Calibri"/>
                <w:b/>
                <w:sz w:val="20"/>
                <w:szCs w:val="20"/>
                <w:lang w:val="en-CA"/>
              </w:rPr>
            </w:pPr>
            <w:r w:rsidRPr="00A1351F">
              <w:rPr>
                <w:rFonts w:ascii="Calibri" w:eastAsia="MS Mincho" w:hAnsi="Calibri"/>
                <w:sz w:val="20"/>
                <w:szCs w:val="20"/>
                <w:lang w:val="en-CA"/>
              </w:rPr>
              <w:t xml:space="preserve">XML instance document shall </w:t>
            </w:r>
            <w:r w:rsidR="00CE2547">
              <w:rPr>
                <w:rFonts w:ascii="Calibri" w:eastAsia="MS Mincho" w:hAnsi="Calibri"/>
                <w:sz w:val="20"/>
                <w:szCs w:val="20"/>
                <w:lang w:val="en-CA"/>
              </w:rPr>
              <w:t xml:space="preserve">pass schematron rules defined </w:t>
            </w:r>
            <w:r w:rsidRPr="00A1351F">
              <w:rPr>
                <w:rFonts w:ascii="Calibri" w:eastAsia="MS Mincho" w:hAnsi="Calibri"/>
                <w:sz w:val="20"/>
                <w:szCs w:val="20"/>
                <w:lang w:val="en-CA"/>
              </w:rPr>
              <w:t>in schematron file located at   http://schemas.opengis.net/gsml</w:t>
            </w:r>
            <w:r w:rsidR="004832DE">
              <w:rPr>
                <w:rFonts w:ascii="Calibri" w:eastAsia="MS Mincho" w:hAnsi="Calibri"/>
                <w:sz w:val="20"/>
                <w:szCs w:val="20"/>
                <w:lang w:val="en-CA"/>
              </w:rPr>
              <w:t>/4.1/</w:t>
            </w:r>
            <w:r w:rsidRPr="00A1351F">
              <w:rPr>
                <w:rFonts w:ascii="Calibri" w:eastAsia="MS Mincho" w:hAnsi="Calibri"/>
                <w:sz w:val="20"/>
                <w:szCs w:val="20"/>
                <w:lang w:val="en-CA"/>
              </w:rPr>
              <w:t>geoSciMLBasic.sch.</w:t>
            </w:r>
          </w:p>
        </w:tc>
      </w:tr>
    </w:tbl>
    <w:p w14:paraId="2061E9B7" w14:textId="77777777" w:rsidR="00A1351F" w:rsidRDefault="00A1351F" w:rsidP="006A7DD0">
      <w:pPr>
        <w:rPr>
          <w:lang w:val="en-CA"/>
        </w:rPr>
      </w:pPr>
    </w:p>
    <w:p w14:paraId="0B7FB0EB" w14:textId="77777777" w:rsidR="00A1351F" w:rsidRDefault="00A1351F" w:rsidP="006A7DD0">
      <w:pPr>
        <w:rPr>
          <w:lang w:val="en-CA"/>
        </w:rPr>
      </w:pPr>
    </w:p>
    <w:p w14:paraId="0DE1A0D6" w14:textId="4D6AFFFC"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w:t>
      </w:r>
      <w:r w:rsidR="004832DE">
        <w:t>/4.1/</w:t>
      </w:r>
      <w:r w:rsidRPr="005372A3">
        <w:t>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5372A3" w:rsidRPr="00D12552" w14:paraId="1DAD4D89" w14:textId="77777777" w:rsidTr="00B464F3">
        <w:trPr>
          <w:cantSplit/>
        </w:trPr>
        <w:tc>
          <w:tcPr>
            <w:tcW w:w="4077" w:type="dxa"/>
            <w:tcBorders>
              <w:right w:val="nil"/>
            </w:tcBorders>
            <w:shd w:val="clear" w:color="auto" w:fill="auto"/>
          </w:tcPr>
          <w:p w14:paraId="23E3EAEA" w14:textId="39A11EA7"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xsd</w:t>
            </w:r>
          </w:p>
        </w:tc>
        <w:tc>
          <w:tcPr>
            <w:tcW w:w="4820" w:type="dxa"/>
            <w:tcBorders>
              <w:left w:val="nil"/>
            </w:tcBorders>
            <w:shd w:val="clear" w:color="auto" w:fill="auto"/>
          </w:tcPr>
          <w:p w14:paraId="79B7DD2F" w14:textId="1CEB3BD1" w:rsidR="005372A3" w:rsidRPr="00D12552" w:rsidRDefault="005372A3"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Pr="005372A3">
              <w:rPr>
                <w:rStyle w:val="reqtext"/>
                <w:lang w:val="en-CA"/>
              </w:rPr>
              <w:t>validate with schema</w:t>
            </w:r>
            <w:r>
              <w:rPr>
                <w:rStyle w:val="reqtext"/>
                <w:lang w:val="en-CA"/>
              </w:rPr>
              <w:t xml:space="preserve"> located </w:t>
            </w:r>
            <w:proofErr w:type="gramStart"/>
            <w:r>
              <w:rPr>
                <w:rStyle w:val="reqtext"/>
                <w:lang w:val="en-CA"/>
              </w:rPr>
              <w:t>at</w:t>
            </w:r>
            <w:r w:rsidRPr="005372A3">
              <w:rPr>
                <w:rStyle w:val="reqtext"/>
                <w:lang w:val="en-CA"/>
              </w:rPr>
              <w:t xml:space="preserve">  http</w:t>
            </w:r>
            <w:proofErr w:type="gramEnd"/>
            <w:r w:rsidRPr="005372A3">
              <w:rPr>
                <w:rStyle w:val="reqtext"/>
                <w:lang w:val="en-CA"/>
              </w:rPr>
              <w:t>://schemas.opengis.net/gsml</w:t>
            </w:r>
            <w:r w:rsidR="004832DE">
              <w:rPr>
                <w:rStyle w:val="reqtext"/>
                <w:lang w:val="en-CA"/>
              </w:rPr>
              <w:t>/4.1/</w:t>
            </w:r>
            <w:r w:rsidRPr="005372A3">
              <w:rPr>
                <w:rStyle w:val="reqtext"/>
                <w:lang w:val="en-CA"/>
              </w:rPr>
              <w:t>geoSciMLBasic.xsd</w:t>
            </w:r>
            <w:r w:rsidR="00B8253A">
              <w:rPr>
                <w:rStyle w:val="reqtext"/>
                <w:lang w:val="en-CA"/>
              </w:rPr>
              <w:t>.</w:t>
            </w:r>
          </w:p>
        </w:tc>
      </w:tr>
    </w:tbl>
    <w:p w14:paraId="1C84452E" w14:textId="77777777" w:rsidR="005372A3" w:rsidRDefault="005372A3" w:rsidP="005372A3"/>
    <w:p w14:paraId="195EC955" w14:textId="07628F88" w:rsidR="005372A3" w:rsidRDefault="005372A3" w:rsidP="005372A3">
      <w:r>
        <w:t xml:space="preserve">All the elements from </w:t>
      </w:r>
      <w:r w:rsidR="00CE5B49">
        <w:t>basic package</w:t>
      </w:r>
      <w:r>
        <w:t xml:space="preserve"> must pass the schematron rule</w:t>
      </w:r>
      <w:r w:rsidR="00CE2547">
        <w:t>s</w:t>
      </w:r>
      <w:r>
        <w:t xml:space="preserve"> defined in the schematron file located at </w:t>
      </w:r>
      <w:hyperlink r:id="rId155" w:history="1">
        <w:r w:rsidR="00CE5B49" w:rsidRPr="00140F09">
          <w:rPr>
            <w:rStyle w:val="Lienhypertexte"/>
          </w:rPr>
          <w:t>http://schemas.opengis.net/gsml</w:t>
        </w:r>
        <w:r w:rsidR="004832DE">
          <w:rPr>
            <w:rStyle w:val="Lienhypertexte"/>
          </w:rPr>
          <w:t>/4.1/</w:t>
        </w:r>
        <w:r w:rsidR="00CE5B49" w:rsidRPr="00140F09">
          <w:rPr>
            <w:rStyle w:val="Lienhypertexte"/>
          </w:rPr>
          <w:t>geoSciMLBasic.sch</w:t>
        </w:r>
      </w:hyperlink>
      <w:r w:rsidR="00B8253A">
        <w:rPr>
          <w:rStyle w:val="Lienhypertexte"/>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6B28F646" w:rsidR="005372A3" w:rsidRPr="00D12552" w:rsidRDefault="005372A3"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w:t>
            </w:r>
            <w:r w:rsidR="004832DE">
              <w:rPr>
                <w:rStyle w:val="reqtext"/>
                <w:lang w:val="en-CA"/>
              </w:rPr>
              <w:t>/4.1/</w:t>
            </w:r>
            <w:r w:rsidR="00CE5B49">
              <w:rPr>
                <w:rStyle w:val="reqtext"/>
                <w:lang w:val="en-CA"/>
              </w:rPr>
              <w:t>geoSciMLBasic.sch</w:t>
            </w:r>
            <w:r w:rsidR="00B8253A">
              <w:rPr>
                <w:rStyle w:val="reqtext"/>
                <w:lang w:val="en-CA"/>
              </w:rPr>
              <w:t>.</w:t>
            </w:r>
          </w:p>
        </w:tc>
      </w:tr>
    </w:tbl>
    <w:p w14:paraId="4637A82F" w14:textId="77777777" w:rsidR="005372A3" w:rsidRDefault="005372A3" w:rsidP="005372A3"/>
    <w:p w14:paraId="6C64E89C" w14:textId="41C4D51D" w:rsidR="004F0435" w:rsidRDefault="00330E0C" w:rsidP="006A7DD0">
      <w:r>
        <w:t xml:space="preserve">Some properties links to stub property blocks (see </w:t>
      </w:r>
      <w:r w:rsidR="008A0D27">
        <w:fldChar w:fldCharType="begin"/>
      </w:r>
      <w:r w:rsidR="008A0D27">
        <w:instrText xml:space="preserve"> REF _Ref432754283 \r \h </w:instrText>
      </w:r>
      <w:r w:rsidR="008A0D27">
        <w:fldChar w:fldCharType="separate"/>
      </w:r>
      <w:r w:rsidR="00F02ED9">
        <w:t>5.2</w:t>
      </w:r>
      <w:r w:rsidR="008A0D27">
        <w:fldChar w:fldCharType="end"/>
      </w:r>
      <w:r w:rsidR="008A0D27">
        <w:t>) which value are empty abstract classes</w:t>
      </w:r>
      <w:r w:rsidR="004F0435">
        <w:t xml:space="preserve"> in Basic package</w:t>
      </w:r>
      <w:r w:rsidR="00C70FFE">
        <w:t xml:space="preserve">. </w:t>
      </w:r>
      <w:r w:rsidR="002A2C89">
        <w:t xml:space="preserve"> </w:t>
      </w:r>
      <w:r w:rsidR="004F0435">
        <w:t xml:space="preserve">Since abstract description classes are DataType, the property is inline only and therefore an empty property is not schema valid.  </w:t>
      </w:r>
    </w:p>
    <w:p w14:paraId="62422FDF" w14:textId="0561FFBA" w:rsidR="00811785" w:rsidRDefault="004F0435" w:rsidP="006A7DD0">
      <w:pPr>
        <w:rPr>
          <w:rFonts w:ascii="Courier New" w:hAnsi="Courier New" w:cs="Courier New"/>
          <w:color w:val="0000FF"/>
          <w:sz w:val="20"/>
          <w:szCs w:val="20"/>
          <w:lang w:val="en-CA" w:eastAsia="en-CA"/>
        </w:rPr>
      </w:pPr>
      <w:r w:rsidDel="004F0435">
        <w:t xml:space="preserve"> </w:t>
      </w:r>
      <w:commentRangeStart w:id="814"/>
      <w:r w:rsidR="00811785">
        <w:rPr>
          <w:rFonts w:ascii="Courier New" w:hAnsi="Courier New" w:cs="Courier New"/>
          <w:color w:val="0000FF"/>
          <w:sz w:val="20"/>
          <w:szCs w:val="20"/>
          <w:lang w:val="en-CA" w:eastAsia="en-CA"/>
        </w:rPr>
        <w:t>(…)</w:t>
      </w:r>
      <w:commentRangeEnd w:id="814"/>
      <w:r w:rsidR="00811785">
        <w:rPr>
          <w:rStyle w:val="Marquedecommentaire"/>
        </w:rPr>
        <w:commentReference w:id="814"/>
      </w:r>
    </w:p>
    <w:p w14:paraId="4E1553E9" w14:textId="77777777" w:rsidR="00811785" w:rsidRDefault="00811785" w:rsidP="006A7DD0">
      <w:pPr>
        <w:rPr>
          <w:rFonts w:ascii="Courier New" w:hAnsi="Courier New" w:cs="Courier New"/>
          <w:color w:val="0000FF"/>
          <w:sz w:val="20"/>
          <w:szCs w:val="20"/>
          <w:lang w:val="en-CA" w:eastAsia="en-CA"/>
        </w:rPr>
      </w:pPr>
    </w:p>
    <w:p w14:paraId="4E997961" w14:textId="70D269E8" w:rsidR="004F0435" w:rsidRPr="006A7DD0" w:rsidRDefault="004F0435" w:rsidP="004F0435">
      <w:r>
        <w:t xml:space="preserve">This instance is </w:t>
      </w:r>
      <w:r w:rsidRPr="00B464F3">
        <w:rPr>
          <w:b/>
          <w:u w:val="single"/>
        </w:rPr>
        <w:t>not</w:t>
      </w:r>
      <w:r>
        <w:t xml:space="preserve"> XSD valid.</w:t>
      </w:r>
    </w:p>
    <w:p w14:paraId="7553EAFA" w14:textId="77777777" w:rsidR="004F0435" w:rsidRDefault="004F0435" w:rsidP="006A7DD0">
      <w:pPr>
        <w:rPr>
          <w:rFonts w:ascii="Courier New" w:hAnsi="Courier New" w:cs="Courier New"/>
          <w:color w:val="0000FF"/>
          <w:sz w:val="20"/>
          <w:szCs w:val="20"/>
          <w:lang w:val="en-CA" w:eastAsia="en-CA"/>
        </w:rPr>
      </w:pPr>
    </w:p>
    <w:p w14:paraId="10DD9998"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proofErr w:type="gramStart"/>
      <w:r>
        <w:rPr>
          <w:rFonts w:ascii="Consolas" w:hAnsi="Consolas" w:cs="Consolas"/>
          <w:color w:val="008080"/>
          <w:sz w:val="20"/>
          <w:szCs w:val="20"/>
          <w:highlight w:val="white"/>
          <w:lang w:val="en-CA" w:eastAsia="en-CA"/>
        </w:rPr>
        <w:t>&lt;?xml</w:t>
      </w:r>
      <w:proofErr w:type="gramEnd"/>
      <w:r>
        <w:rPr>
          <w:rFonts w:ascii="Consolas" w:hAnsi="Consolas" w:cs="Consolas"/>
          <w:color w:val="008080"/>
          <w:sz w:val="20"/>
          <w:szCs w:val="20"/>
          <w:highlight w:val="white"/>
          <w:lang w:val="en-CA" w:eastAsia="en-CA"/>
        </w:rPr>
        <w:t xml:space="preserve"> version="1.0" encoding="UTF-8"?&gt;</w:t>
      </w:r>
    </w:p>
    <w:p w14:paraId="205A0BF3" w14:textId="0C5E333D" w:rsidR="004F0435" w:rsidRDefault="004F0435" w:rsidP="004F0435">
      <w:pPr>
        <w:autoSpaceDE w:val="0"/>
        <w:autoSpaceDN w:val="0"/>
        <w:adjustRightInd w:val="0"/>
        <w:spacing w:after="0"/>
        <w:rPr>
          <w:rFonts w:ascii="Consolas" w:hAnsi="Consolas" w:cs="Consolas"/>
          <w:color w:val="0000FF"/>
          <w:sz w:val="20"/>
          <w:szCs w:val="20"/>
          <w:highlight w:val="white"/>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FF0000"/>
          <w:sz w:val="20"/>
          <w:szCs w:val="20"/>
          <w:highlight w:val="white"/>
          <w:lang w:val="en-CA" w:eastAsia="en-CA"/>
        </w:rPr>
        <w:t xml:space="preserve"> xmlns</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w:t>
      </w:r>
      <w:r w:rsidR="004832DE">
        <w:rPr>
          <w:rFonts w:ascii="Consolas" w:hAnsi="Consolas" w:cs="Consolas"/>
          <w:color w:val="000000"/>
          <w:sz w:val="20"/>
          <w:szCs w:val="20"/>
          <w:highlight w:val="white"/>
          <w:lang w:val="en-CA" w:eastAsia="en-CA"/>
        </w:rPr>
        <w:t>1</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xmlns:gml</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http://www.opengis.net/gml/3.2</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gml</w:t>
      </w:r>
      <w:proofErr w:type="gramStart"/>
      <w:r>
        <w:rPr>
          <w:rFonts w:ascii="Consolas" w:hAnsi="Consolas" w:cs="Consolas"/>
          <w:color w:val="FF0000"/>
          <w:sz w:val="20"/>
          <w:szCs w:val="20"/>
          <w:highlight w:val="white"/>
          <w:lang w:val="en-CA" w:eastAsia="en-CA"/>
        </w:rPr>
        <w:t>:id</w:t>
      </w:r>
      <w:proofErr w:type="gramEnd"/>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x1</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xmlns:xsi</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http://www.w3.org/2001/XMLSchema-instance</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xsi:schemaLocation</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w:t>
      </w:r>
      <w:r w:rsidR="004832DE">
        <w:rPr>
          <w:rFonts w:ascii="Consolas" w:hAnsi="Consolas" w:cs="Consolas"/>
          <w:color w:val="000000"/>
          <w:sz w:val="20"/>
          <w:szCs w:val="20"/>
          <w:highlight w:val="white"/>
          <w:lang w:val="en-CA" w:eastAsia="en-CA"/>
        </w:rPr>
        <w:t>1</w:t>
      </w:r>
      <w:r>
        <w:rPr>
          <w:rFonts w:ascii="Consolas" w:hAnsi="Consolas" w:cs="Consolas"/>
          <w:color w:val="000000"/>
          <w:sz w:val="20"/>
          <w:szCs w:val="20"/>
          <w:highlight w:val="white"/>
          <w:lang w:val="en-CA" w:eastAsia="en-CA"/>
        </w:rPr>
        <w:t xml:space="preserve"> http://schemas.geosciml.org/geosciml</w:t>
      </w:r>
      <w:r w:rsidR="004832DE">
        <w:rPr>
          <w:rFonts w:ascii="Consolas" w:hAnsi="Consolas" w:cs="Consolas"/>
          <w:color w:val="000000"/>
          <w:sz w:val="20"/>
          <w:szCs w:val="20"/>
          <w:highlight w:val="white"/>
          <w:lang w:val="en-CA" w:eastAsia="en-CA"/>
        </w:rPr>
        <w:t>/4.1/</w:t>
      </w:r>
      <w:r>
        <w:rPr>
          <w:rFonts w:ascii="Consolas" w:hAnsi="Consolas" w:cs="Consolas"/>
          <w:color w:val="000000"/>
          <w:sz w:val="20"/>
          <w:szCs w:val="20"/>
          <w:highlight w:val="white"/>
          <w:lang w:val="en-CA" w:eastAsia="en-CA"/>
        </w:rPr>
        <w:t>geoSciMLBasic.xsd</w:t>
      </w:r>
      <w:r>
        <w:rPr>
          <w:rFonts w:ascii="Consolas" w:hAnsi="Consolas" w:cs="Consolas"/>
          <w:color w:val="0000FF"/>
          <w:sz w:val="20"/>
          <w:szCs w:val="20"/>
          <w:highlight w:val="white"/>
          <w:lang w:val="en-CA" w:eastAsia="en-CA"/>
        </w:rPr>
        <w:t>"&gt;</w:t>
      </w:r>
    </w:p>
    <w:p w14:paraId="523187A2"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p>
    <w:p w14:paraId="398937CE" w14:textId="77777777" w:rsidR="004F0435" w:rsidRDefault="004F0435" w:rsidP="00B464F3">
      <w:pPr>
        <w:autoSpaceDE w:val="0"/>
        <w:autoSpaceDN w:val="0"/>
        <w:adjustRightInd w:val="0"/>
        <w:spacing w:after="0"/>
        <w:ind w:firstLine="720"/>
        <w:rPr>
          <w:rFonts w:ascii="Consolas" w:hAnsi="Consolas" w:cs="Consolas"/>
          <w:color w:val="0000FF"/>
          <w:sz w:val="20"/>
          <w:szCs w:val="20"/>
          <w:highlight w:val="white"/>
          <w:lang w:val="en-CA" w:eastAsia="en-CA"/>
        </w:rPr>
      </w:pPr>
      <w:r>
        <w:rPr>
          <w:rFonts w:ascii="Consolas" w:hAnsi="Consolas" w:cs="Consolas"/>
          <w:color w:val="0000FF"/>
          <w:sz w:val="20"/>
          <w:szCs w:val="20"/>
          <w:highlight w:val="white"/>
          <w:lang w:val="en-CA" w:eastAsia="en-CA"/>
        </w:rPr>
        <w:t>&lt;</w:t>
      </w:r>
      <w:proofErr w:type="gramStart"/>
      <w:r>
        <w:rPr>
          <w:rFonts w:ascii="Consolas" w:hAnsi="Consolas" w:cs="Consolas"/>
          <w:color w:val="800000"/>
          <w:sz w:val="20"/>
          <w:szCs w:val="20"/>
          <w:highlight w:val="white"/>
          <w:lang w:val="en-CA" w:eastAsia="en-CA"/>
        </w:rPr>
        <w:t>gbMaterialDescription</w:t>
      </w:r>
      <w:proofErr w:type="gramEnd"/>
      <w:r>
        <w:rPr>
          <w:rFonts w:ascii="Consolas" w:hAnsi="Consolas" w:cs="Consolas"/>
          <w:color w:val="0000FF"/>
          <w:sz w:val="20"/>
          <w:szCs w:val="20"/>
          <w:highlight w:val="white"/>
          <w:lang w:val="en-CA" w:eastAsia="en-CA"/>
        </w:rPr>
        <w:t>&gt;&lt;/</w:t>
      </w:r>
      <w:r>
        <w:rPr>
          <w:rFonts w:ascii="Consolas" w:hAnsi="Consolas" w:cs="Consolas"/>
          <w:color w:val="800000"/>
          <w:sz w:val="20"/>
          <w:szCs w:val="20"/>
          <w:highlight w:val="white"/>
          <w:lang w:val="en-CA" w:eastAsia="en-CA"/>
        </w:rPr>
        <w:t>gbMaterialDescription</w:t>
      </w:r>
      <w:r>
        <w:rPr>
          <w:rFonts w:ascii="Consolas" w:hAnsi="Consolas" w:cs="Consolas"/>
          <w:color w:val="0000FF"/>
          <w:sz w:val="20"/>
          <w:szCs w:val="20"/>
          <w:highlight w:val="white"/>
          <w:lang w:val="en-CA" w:eastAsia="en-CA"/>
        </w:rPr>
        <w:t>&gt;</w:t>
      </w:r>
    </w:p>
    <w:p w14:paraId="512D2279" w14:textId="77777777" w:rsidR="004F0435" w:rsidRDefault="004F0435" w:rsidP="00B464F3">
      <w:pPr>
        <w:autoSpaceDE w:val="0"/>
        <w:autoSpaceDN w:val="0"/>
        <w:adjustRightInd w:val="0"/>
        <w:spacing w:after="0"/>
        <w:ind w:firstLine="720"/>
        <w:rPr>
          <w:rFonts w:ascii="Consolas" w:hAnsi="Consolas" w:cs="Consolas"/>
          <w:color w:val="000000"/>
          <w:sz w:val="20"/>
          <w:szCs w:val="20"/>
          <w:highlight w:val="white"/>
          <w:lang w:val="en-CA" w:eastAsia="en-CA"/>
        </w:rPr>
      </w:pPr>
    </w:p>
    <w:p w14:paraId="7700EFEF" w14:textId="77777777" w:rsidR="004F0435" w:rsidRDefault="004F0435" w:rsidP="004F0435">
      <w:pPr>
        <w:rPr>
          <w:rFonts w:ascii="Consolas" w:hAnsi="Consolas" w:cs="Consolas"/>
          <w:color w:val="0000FF"/>
          <w:sz w:val="20"/>
          <w:szCs w:val="20"/>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0000FF"/>
          <w:sz w:val="20"/>
          <w:szCs w:val="20"/>
          <w:highlight w:val="white"/>
          <w:lang w:val="en-CA" w:eastAsia="en-CA"/>
        </w:rPr>
        <w:t>&gt;</w:t>
      </w:r>
    </w:p>
    <w:p w14:paraId="2D46238C" w14:textId="77777777" w:rsidR="004F0435" w:rsidRDefault="004F0435" w:rsidP="004F0435">
      <w:pPr>
        <w:rPr>
          <w:rFonts w:ascii="Consolas" w:hAnsi="Consolas" w:cs="Consolas"/>
          <w:color w:val="0000FF"/>
          <w:sz w:val="20"/>
          <w:szCs w:val="20"/>
          <w:lang w:val="en-CA" w:eastAsia="en-CA"/>
        </w:rPr>
      </w:pPr>
    </w:p>
    <w:p w14:paraId="55D6E5A3" w14:textId="31A982F8" w:rsidR="009C6C9E" w:rsidRDefault="004F0435" w:rsidP="006A7DD0">
      <w:r>
        <w:t>Is should be noted that this is by design.</w:t>
      </w:r>
    </w:p>
    <w:p w14:paraId="695012D9" w14:textId="54890481" w:rsidR="009C6C9E" w:rsidRDefault="009C6C9E" w:rsidP="00B464F3">
      <w:pPr>
        <w:pStyle w:val="Titre3"/>
      </w:pPr>
      <w:bookmarkStart w:id="815" w:name="_Toc452643196"/>
      <w:proofErr w:type="gramStart"/>
      <w:r>
        <w:t>relatedFeature</w:t>
      </w:r>
      <w:bookmarkEnd w:id="815"/>
      <w:proofErr w:type="gramEnd"/>
    </w:p>
    <w:p w14:paraId="6DBC9F7A" w14:textId="77777777" w:rsidR="009C6C9E" w:rsidRDefault="009C6C9E" w:rsidP="006A7DD0"/>
    <w:p w14:paraId="2CC2345B" w14:textId="494DE0A5" w:rsidR="009C6C9E" w:rsidRDefault="009C6C9E" w:rsidP="006A7DD0">
      <w:r>
        <w:t>In GeoSciML Basic, relatedFeature is byReference only as AbstractFeatureRelation</w:t>
      </w:r>
      <w:r w:rsidR="00617DFF">
        <w:t xml:space="preserve"> subtypes are</w:t>
      </w:r>
      <w:r>
        <w:t xml:space="preserve"> materialized in Extension package.</w:t>
      </w:r>
      <w:r w:rsidR="00617DFF">
        <w:t xml:space="preserve"> </w:t>
      </w:r>
    </w:p>
    <w:p w14:paraId="30348145" w14:textId="77777777" w:rsidR="009C6C9E" w:rsidRPr="006A7DD0" w:rsidRDefault="009C6C9E" w:rsidP="006A7DD0"/>
    <w:p w14:paraId="4F39824A" w14:textId="186113C9" w:rsidR="009B3BBD" w:rsidRDefault="009B3BBD" w:rsidP="009B3BBD">
      <w:pPr>
        <w:pStyle w:val="Titre2"/>
        <w:rPr>
          <w:lang w:val="en-CA"/>
        </w:rPr>
      </w:pPr>
      <w:bookmarkStart w:id="816" w:name="_Toc452643197"/>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 xml:space="preserve">Requirements </w:t>
      </w:r>
      <w:r w:rsidR="00D458B7" w:rsidRPr="00D12552">
        <w:rPr>
          <w:lang w:val="en-CA"/>
        </w:rPr>
        <w:t>Class</w:t>
      </w:r>
      <w:r w:rsidR="00D458B7">
        <w:rPr>
          <w:lang w:val="en-CA"/>
        </w:rPr>
        <w:t xml:space="preserve"> </w:t>
      </w:r>
      <w:r w:rsidR="00D458B7">
        <w:t>(</w:t>
      </w:r>
      <w:r w:rsidR="00052694">
        <w:t>Normative)</w:t>
      </w:r>
      <w:bookmarkEnd w:id="816"/>
    </w:p>
    <w:p w14:paraId="0916B7F7" w14:textId="77777777" w:rsidR="00A1351F" w:rsidRPr="00A1351F" w:rsidRDefault="00A1351F" w:rsidP="0005269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1351F" w:rsidRPr="00DC2FB9" w14:paraId="03E8F939"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3DE0E0" w14:textId="77777777" w:rsidR="00A1351F" w:rsidRPr="00DC2FB9" w:rsidRDefault="00A1351F" w:rsidP="00B61014">
            <w:pPr>
              <w:keepNext/>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Requirements Class</w:t>
            </w:r>
          </w:p>
        </w:tc>
      </w:tr>
      <w:tr w:rsidR="00A1351F" w:rsidRPr="00DC2FB9" w14:paraId="73918ECB"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BADBF53" w14:textId="6F0B4F3B" w:rsidR="00A1351F" w:rsidRPr="00DC2FB9" w:rsidRDefault="00A1351F" w:rsidP="00A1351F">
            <w:pPr>
              <w:spacing w:before="100" w:beforeAutospacing="1" w:after="100" w:afterAutospacing="1" w:line="230" w:lineRule="atLeast"/>
              <w:jc w:val="both"/>
              <w:rPr>
                <w:rFonts w:ascii="Calibri" w:eastAsia="MS Mincho" w:hAnsi="Calibri"/>
                <w:b/>
                <w:sz w:val="20"/>
                <w:szCs w:val="20"/>
                <w:lang w:val="en-CA"/>
              </w:rPr>
            </w:pPr>
            <w:r w:rsidRPr="00DC2FB9">
              <w:rPr>
                <w:rStyle w:val="requri"/>
                <w:rFonts w:ascii="Calibri" w:hAnsi="Calibri"/>
                <w:sz w:val="20"/>
                <w:szCs w:val="20"/>
                <w:lang w:val="en-CA"/>
              </w:rPr>
              <w:t>/req/gsml4xsd-extension</w:t>
            </w:r>
          </w:p>
        </w:tc>
      </w:tr>
      <w:tr w:rsidR="00A1351F" w:rsidRPr="00DC2FB9" w14:paraId="3366AAB8" w14:textId="77777777" w:rsidTr="00B61014">
        <w:tc>
          <w:tcPr>
            <w:tcW w:w="1809" w:type="dxa"/>
            <w:tcBorders>
              <w:top w:val="single" w:sz="12" w:space="0" w:color="auto"/>
              <w:left w:val="single" w:sz="12" w:space="0" w:color="auto"/>
              <w:bottom w:val="single" w:sz="4" w:space="0" w:color="auto"/>
              <w:right w:val="single" w:sz="4" w:space="0" w:color="auto"/>
            </w:tcBorders>
          </w:tcPr>
          <w:p w14:paraId="321FF211"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E963472" w14:textId="77777777"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Data instance</w:t>
            </w:r>
          </w:p>
        </w:tc>
      </w:tr>
      <w:tr w:rsidR="00A1351F" w:rsidRPr="00DC2FB9" w14:paraId="5E87A62C" w14:textId="77777777" w:rsidTr="00B61014">
        <w:tc>
          <w:tcPr>
            <w:tcW w:w="1809" w:type="dxa"/>
            <w:tcBorders>
              <w:top w:val="single" w:sz="4" w:space="0" w:color="auto"/>
              <w:left w:val="single" w:sz="12" w:space="0" w:color="auto"/>
              <w:bottom w:val="single" w:sz="4" w:space="0" w:color="auto"/>
              <w:right w:val="single" w:sz="4" w:space="0" w:color="auto"/>
            </w:tcBorders>
          </w:tcPr>
          <w:p w14:paraId="04B01C41"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338A10F" w14:textId="12B9F39E"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/req/gsml4-extension</w:t>
            </w:r>
          </w:p>
        </w:tc>
      </w:tr>
      <w:tr w:rsidR="00A1351F" w:rsidRPr="00DC2FB9" w14:paraId="1CB3CFED" w14:textId="77777777" w:rsidTr="00B61014">
        <w:tc>
          <w:tcPr>
            <w:tcW w:w="1809" w:type="dxa"/>
            <w:tcBorders>
              <w:top w:val="single" w:sz="4" w:space="0" w:color="auto"/>
              <w:left w:val="single" w:sz="12" w:space="0" w:color="auto"/>
              <w:bottom w:val="single" w:sz="4" w:space="0" w:color="auto"/>
              <w:right w:val="single" w:sz="4" w:space="0" w:color="auto"/>
            </w:tcBorders>
          </w:tcPr>
          <w:p w14:paraId="14FECB37"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DC6BFAC" w14:textId="34B060A6"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/req/gsml4xsd-basic</w:t>
            </w:r>
          </w:p>
        </w:tc>
      </w:tr>
      <w:tr w:rsidR="00845595" w:rsidRPr="00DC2FB9" w14:paraId="0339398F" w14:textId="77777777" w:rsidTr="00B61014">
        <w:tc>
          <w:tcPr>
            <w:tcW w:w="1809" w:type="dxa"/>
            <w:tcBorders>
              <w:top w:val="single" w:sz="4" w:space="0" w:color="auto"/>
              <w:left w:val="single" w:sz="12" w:space="0" w:color="auto"/>
              <w:bottom w:val="single" w:sz="4" w:space="0" w:color="auto"/>
              <w:right w:val="single" w:sz="4" w:space="0" w:color="auto"/>
            </w:tcBorders>
          </w:tcPr>
          <w:p w14:paraId="3BAA54C4" w14:textId="508E6DFA" w:rsidR="00845595" w:rsidRPr="00DC2FB9" w:rsidRDefault="00845595"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082C12B" w14:textId="3D2F5D0F" w:rsidR="00845595" w:rsidRPr="00DC2FB9" w:rsidRDefault="00845595"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/req/gsml4xsd</w:t>
            </w:r>
            <w:r>
              <w:rPr>
                <w:rFonts w:ascii="Calibri" w:eastAsia="MS Mincho" w:hAnsi="Calibri"/>
                <w:sz w:val="20"/>
                <w:szCs w:val="20"/>
                <w:lang w:val="en-CA"/>
              </w:rPr>
              <w:t>-geologictime</w:t>
            </w:r>
          </w:p>
        </w:tc>
      </w:tr>
      <w:tr w:rsidR="00A1351F" w:rsidRPr="00DC2FB9" w14:paraId="15804B55"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93C718B"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494B774" w14:textId="77777777" w:rsidR="00A1351F" w:rsidRPr="00DC2FB9" w:rsidRDefault="00A1351F" w:rsidP="00B61014">
            <w:pPr>
              <w:spacing w:before="100" w:beforeAutospacing="1" w:after="100" w:afterAutospacing="1" w:line="230" w:lineRule="atLeast"/>
              <w:rPr>
                <w:rStyle w:val="requri"/>
                <w:rFonts w:ascii="Calibri" w:eastAsia="MS Mincho" w:hAnsi="Calibri"/>
                <w:sz w:val="20"/>
                <w:szCs w:val="20"/>
                <w:lang w:val="en-CA"/>
              </w:rPr>
            </w:pPr>
            <w:r w:rsidRPr="00DC2FB9">
              <w:rPr>
                <w:rStyle w:val="requri"/>
                <w:rFonts w:ascii="Calibri" w:hAnsi="Calibri"/>
                <w:sz w:val="20"/>
                <w:szCs w:val="20"/>
                <w:lang w:val="en-CA"/>
              </w:rPr>
              <w:t>/req/gsml4xsd-extension/xsd</w:t>
            </w:r>
            <w:r w:rsidRPr="00DC2FB9">
              <w:rPr>
                <w:rStyle w:val="requri"/>
                <w:rFonts w:ascii="Calibri" w:eastAsia="MS Mincho" w:hAnsi="Calibri"/>
                <w:sz w:val="20"/>
                <w:szCs w:val="20"/>
                <w:lang w:val="en-CA"/>
              </w:rPr>
              <w:t xml:space="preserve"> </w:t>
            </w:r>
          </w:p>
          <w:p w14:paraId="5334391F" w14:textId="14E06263" w:rsidR="00A1351F" w:rsidRPr="00DC2FB9" w:rsidRDefault="00A1351F" w:rsidP="00CE2547">
            <w:pPr>
              <w:spacing w:before="100" w:beforeAutospacing="1" w:after="100" w:afterAutospacing="1" w:line="230" w:lineRule="atLeast"/>
              <w:rPr>
                <w:rFonts w:ascii="Calibri" w:eastAsia="MS Mincho" w:hAnsi="Calibri"/>
                <w:sz w:val="20"/>
                <w:szCs w:val="20"/>
                <w:lang w:val="en-CA"/>
              </w:rPr>
            </w:pPr>
            <w:r w:rsidRPr="00DC2FB9">
              <w:rPr>
                <w:rFonts w:ascii="Calibri" w:eastAsia="MS Mincho" w:hAnsi="Calibri"/>
                <w:sz w:val="20"/>
                <w:szCs w:val="20"/>
                <w:lang w:val="en-CA"/>
              </w:rPr>
              <w:t xml:space="preserve">XML instance document </w:t>
            </w:r>
            <w:r w:rsidR="00CE2547">
              <w:rPr>
                <w:rFonts w:ascii="Calibri" w:eastAsia="MS Mincho" w:hAnsi="Calibri"/>
                <w:sz w:val="20"/>
                <w:szCs w:val="20"/>
                <w:lang w:val="en-CA"/>
              </w:rPr>
              <w:t>SHALL</w:t>
            </w:r>
            <w:r w:rsidR="00CE2547" w:rsidRPr="00DC2FB9">
              <w:rPr>
                <w:rFonts w:ascii="Calibri" w:eastAsia="MS Mincho" w:hAnsi="Calibri"/>
                <w:sz w:val="20"/>
                <w:szCs w:val="20"/>
                <w:lang w:val="en-CA"/>
              </w:rPr>
              <w:t xml:space="preserve"> </w:t>
            </w:r>
            <w:r w:rsidRPr="00DC2FB9">
              <w:rPr>
                <w:rFonts w:ascii="Calibri" w:eastAsia="MS Mincho" w:hAnsi="Calibri"/>
                <w:sz w:val="20"/>
                <w:szCs w:val="20"/>
                <w:lang w:val="en-CA"/>
              </w:rPr>
              <w:t>validate with schema located at   http://schemas.opengis.net/gsml</w:t>
            </w:r>
            <w:r w:rsidR="004832DE">
              <w:rPr>
                <w:rFonts w:ascii="Calibri" w:eastAsia="MS Mincho" w:hAnsi="Calibri"/>
                <w:sz w:val="20"/>
                <w:szCs w:val="20"/>
                <w:lang w:val="en-CA"/>
              </w:rPr>
              <w:t>/4.1/</w:t>
            </w:r>
            <w:r w:rsidRPr="00DC2FB9">
              <w:rPr>
                <w:rFonts w:ascii="Calibri" w:eastAsia="MS Mincho" w:hAnsi="Calibri"/>
                <w:sz w:val="20"/>
                <w:szCs w:val="20"/>
                <w:lang w:val="en-CA"/>
              </w:rPr>
              <w:t>extension.xsd.</w:t>
            </w:r>
          </w:p>
        </w:tc>
      </w:tr>
      <w:tr w:rsidR="00A1351F" w:rsidRPr="00DC2FB9" w14:paraId="49FCFA2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5D6B306"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8AD7ED3" w14:textId="77777777" w:rsidR="00A1351F" w:rsidRPr="00DC2FB9" w:rsidRDefault="00A1351F" w:rsidP="00B61014">
            <w:pPr>
              <w:spacing w:before="100" w:beforeAutospacing="1" w:after="100" w:afterAutospacing="1" w:line="230" w:lineRule="atLeast"/>
              <w:rPr>
                <w:rStyle w:val="requri"/>
                <w:rFonts w:ascii="Calibri" w:eastAsia="MS Mincho" w:hAnsi="Calibri"/>
                <w:sz w:val="20"/>
                <w:szCs w:val="20"/>
                <w:lang w:val="en-CA"/>
              </w:rPr>
            </w:pPr>
            <w:r w:rsidRPr="00DC2FB9">
              <w:rPr>
                <w:rStyle w:val="requri"/>
                <w:rFonts w:ascii="Calibri" w:hAnsi="Calibri"/>
                <w:sz w:val="20"/>
                <w:szCs w:val="20"/>
                <w:lang w:val="en-CA"/>
              </w:rPr>
              <w:t>/req/gsml4xsd-extension/sch</w:t>
            </w:r>
            <w:r w:rsidRPr="00DC2FB9">
              <w:rPr>
                <w:rStyle w:val="requri"/>
                <w:rFonts w:ascii="Calibri" w:eastAsia="MS Mincho" w:hAnsi="Calibri"/>
                <w:sz w:val="20"/>
                <w:szCs w:val="20"/>
                <w:lang w:val="en-CA"/>
              </w:rPr>
              <w:t xml:space="preserve"> </w:t>
            </w:r>
          </w:p>
          <w:p w14:paraId="1239AF0B" w14:textId="7F2B1E6B" w:rsidR="00A1351F" w:rsidRPr="00DC2FB9" w:rsidRDefault="00A1351F" w:rsidP="00CE2547">
            <w:pPr>
              <w:spacing w:before="100" w:beforeAutospacing="1" w:after="100" w:afterAutospacing="1" w:line="230" w:lineRule="atLeast"/>
              <w:rPr>
                <w:rFonts w:ascii="Calibri" w:eastAsia="MS Mincho" w:hAnsi="Calibri"/>
                <w:b/>
                <w:sz w:val="20"/>
                <w:szCs w:val="20"/>
                <w:lang w:val="en-CA"/>
              </w:rPr>
            </w:pPr>
            <w:r w:rsidRPr="00DC2FB9">
              <w:rPr>
                <w:rStyle w:val="reqtext"/>
                <w:rFonts w:ascii="Calibri" w:hAnsi="Calibri"/>
                <w:sz w:val="20"/>
                <w:szCs w:val="20"/>
                <w:lang w:val="en-CA"/>
              </w:rPr>
              <w:t xml:space="preserve">XML instance document </w:t>
            </w:r>
            <w:r w:rsidR="00CE2547">
              <w:rPr>
                <w:rStyle w:val="reqtext"/>
                <w:rFonts w:ascii="Calibri" w:hAnsi="Calibri"/>
                <w:sz w:val="20"/>
                <w:szCs w:val="20"/>
                <w:lang w:val="en-CA"/>
              </w:rPr>
              <w:t>SHALL</w:t>
            </w:r>
            <w:r w:rsidR="00CE2547" w:rsidRPr="00DC2FB9">
              <w:rPr>
                <w:rStyle w:val="reqtext"/>
                <w:rFonts w:ascii="Calibri" w:hAnsi="Calibri"/>
                <w:sz w:val="20"/>
                <w:szCs w:val="20"/>
                <w:lang w:val="en-CA"/>
              </w:rPr>
              <w:t xml:space="preserve"> </w:t>
            </w:r>
            <w:r w:rsidR="00CE2547">
              <w:rPr>
                <w:rStyle w:val="reqtext"/>
                <w:rFonts w:ascii="Calibri" w:hAnsi="Calibri"/>
                <w:sz w:val="20"/>
                <w:szCs w:val="20"/>
                <w:lang w:val="en-CA"/>
              </w:rPr>
              <w:t xml:space="preserve">pass schematron rules defined </w:t>
            </w:r>
            <w:r w:rsidRPr="00DC2FB9">
              <w:rPr>
                <w:rStyle w:val="reqtext"/>
                <w:rFonts w:ascii="Calibri" w:hAnsi="Calibri"/>
                <w:sz w:val="20"/>
                <w:szCs w:val="20"/>
                <w:lang w:val="en-CA"/>
              </w:rPr>
              <w:t>in schematron file located at   http://schemas.opengis.net/gsml</w:t>
            </w:r>
            <w:r w:rsidR="004832DE">
              <w:rPr>
                <w:rStyle w:val="reqtext"/>
                <w:rFonts w:ascii="Calibri" w:hAnsi="Calibri"/>
                <w:sz w:val="20"/>
                <w:szCs w:val="20"/>
                <w:lang w:val="en-CA"/>
              </w:rPr>
              <w:t>/4.1/</w:t>
            </w:r>
            <w:r w:rsidRPr="00DC2FB9">
              <w:rPr>
                <w:rStyle w:val="reqtext"/>
                <w:rFonts w:ascii="Calibri" w:hAnsi="Calibri"/>
                <w:sz w:val="20"/>
                <w:szCs w:val="20"/>
                <w:lang w:val="en-CA"/>
              </w:rPr>
              <w:t>geoSciMLExtension.sch.</w:t>
            </w:r>
          </w:p>
        </w:tc>
      </w:tr>
    </w:tbl>
    <w:p w14:paraId="5213F33D" w14:textId="77777777" w:rsidR="006A7DD0" w:rsidRDefault="006A7DD0" w:rsidP="006A7DD0">
      <w:pPr>
        <w:rPr>
          <w:lang w:val="en-CA"/>
        </w:rPr>
      </w:pPr>
    </w:p>
    <w:p w14:paraId="5EE116B5" w14:textId="77777777" w:rsidR="00A1351F" w:rsidRDefault="00A1351F" w:rsidP="006A7DD0">
      <w:pPr>
        <w:rPr>
          <w:lang w:val="en-CA"/>
        </w:rPr>
      </w:pPr>
    </w:p>
    <w:p w14:paraId="628DD013" w14:textId="343AE063" w:rsidR="00CE5B49" w:rsidRDefault="00CE5B49" w:rsidP="00CE5B49">
      <w:r>
        <w:lastRenderedPageBreak/>
        <w:t xml:space="preserve">All the elements from the extension package must be schema valid according to the XSD document provided at </w:t>
      </w:r>
      <w:r w:rsidRPr="005372A3">
        <w:t>http://schemas.opengis.net/gsml</w:t>
      </w:r>
      <w:r w:rsidR="004832DE">
        <w:t>/4.1/</w:t>
      </w:r>
      <w:r w:rsidRPr="005372A3">
        <w:t>geoSciML</w:t>
      </w:r>
      <w:r>
        <w:t>Extension</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51BF16FF"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Pr>
                <w:rStyle w:val="reqtext"/>
                <w:lang w:val="en-CA"/>
              </w:rPr>
              <w:t>extension</w:t>
            </w:r>
            <w:r w:rsidRPr="005372A3">
              <w:rPr>
                <w:rStyle w:val="reqtext"/>
                <w:lang w:val="en-CA"/>
              </w:rPr>
              <w:t>.xsd</w:t>
            </w:r>
            <w:r w:rsidR="00B8253A">
              <w:rPr>
                <w:rStyle w:val="reqtext"/>
                <w:lang w:val="en-CA"/>
              </w:rPr>
              <w:t>.</w:t>
            </w:r>
          </w:p>
        </w:tc>
      </w:tr>
    </w:tbl>
    <w:p w14:paraId="2894A51C" w14:textId="77777777" w:rsidR="00CE5B49" w:rsidRDefault="00CE5B49" w:rsidP="00CE5B49"/>
    <w:p w14:paraId="698EF584" w14:textId="2AE21718" w:rsidR="00CE5B49" w:rsidRDefault="00CE5B49" w:rsidP="00CE5B49">
      <w:r>
        <w:t>All the elements from extension package must pass the schematron rule</w:t>
      </w:r>
      <w:r w:rsidR="00CE2547">
        <w:t>s</w:t>
      </w:r>
      <w:r>
        <w:t xml:space="preserve"> defined in the schematron file located at </w:t>
      </w:r>
      <w:r w:rsidRPr="00CE5B49">
        <w:t>http://schemas.opengis.net/gsml</w:t>
      </w:r>
      <w:r w:rsidR="004832DE">
        <w:t>/4.1/</w:t>
      </w:r>
      <w:r w:rsidRPr="00CE5B49">
        <w:t>geoSciMLExtension.</w:t>
      </w:r>
      <w:r>
        <w:t>sch</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3E9CC11F"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r w:rsidR="004832DE">
              <w:rPr>
                <w:rStyle w:val="reqtext"/>
                <w:lang w:val="en-CA"/>
              </w:rPr>
              <w:t>/4.1/</w:t>
            </w:r>
            <w:r>
              <w:rPr>
                <w:rStyle w:val="reqtext"/>
                <w:lang w:val="en-CA"/>
              </w:rPr>
              <w:t>geoSciMLExtension.sch</w:t>
            </w:r>
            <w:r w:rsidR="00B8253A">
              <w:rPr>
                <w:rStyle w:val="reqtext"/>
                <w:lang w:val="en-CA"/>
              </w:rPr>
              <w:t>.</w:t>
            </w:r>
          </w:p>
        </w:tc>
      </w:tr>
    </w:tbl>
    <w:p w14:paraId="28E8F240" w14:textId="77777777" w:rsidR="00CE5B49" w:rsidRDefault="00CE5B49" w:rsidP="00CE5B49"/>
    <w:p w14:paraId="45F852D0" w14:textId="77777777" w:rsidR="00CE5B49" w:rsidRPr="006A7DD0" w:rsidRDefault="00CE5B49" w:rsidP="006A7DD0"/>
    <w:p w14:paraId="6C482194" w14:textId="706A57E5" w:rsidR="009B3BBD" w:rsidRDefault="009B3BBD" w:rsidP="009B3BBD">
      <w:pPr>
        <w:pStyle w:val="Titre2"/>
        <w:rPr>
          <w:lang w:val="en-CA"/>
        </w:rPr>
      </w:pPr>
      <w:bookmarkStart w:id="817" w:name="_Toc452643198"/>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 xml:space="preserve">Requirements </w:t>
      </w:r>
      <w:r w:rsidR="00D458B7" w:rsidRPr="00D12552">
        <w:rPr>
          <w:lang w:val="en-CA"/>
        </w:rPr>
        <w:t>Class</w:t>
      </w:r>
      <w:r w:rsidR="00D458B7">
        <w:rPr>
          <w:lang w:val="en-CA"/>
        </w:rPr>
        <w:t xml:space="preserve"> </w:t>
      </w:r>
      <w:r w:rsidR="00D458B7">
        <w:t>(</w:t>
      </w:r>
      <w:r w:rsidR="00052694">
        <w:t>Normative)</w:t>
      </w:r>
      <w:bookmarkEnd w:id="817"/>
    </w:p>
    <w:p w14:paraId="3C2D3365" w14:textId="77777777" w:rsid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4A8C51E1"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0D24743F" w14:textId="77777777" w:rsidR="000419EF" w:rsidRPr="000419EF" w:rsidRDefault="000419EF" w:rsidP="00B61014">
            <w:pPr>
              <w:keepNext/>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Requirements Class</w:t>
            </w:r>
          </w:p>
        </w:tc>
      </w:tr>
      <w:tr w:rsidR="000419EF" w:rsidRPr="000419EF" w14:paraId="72B78F01"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042DF909" w14:textId="33578968"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Style w:val="requri"/>
                <w:rFonts w:ascii="Calibri" w:hAnsi="Calibri"/>
                <w:sz w:val="20"/>
                <w:szCs w:val="20"/>
                <w:lang w:val="en-CA"/>
              </w:rPr>
              <w:t>/req/gsml4xsd-geologictime</w:t>
            </w:r>
          </w:p>
        </w:tc>
      </w:tr>
      <w:tr w:rsidR="000419EF" w:rsidRPr="000419EF" w14:paraId="1D535018" w14:textId="77777777" w:rsidTr="00B61014">
        <w:tc>
          <w:tcPr>
            <w:tcW w:w="1809" w:type="dxa"/>
            <w:tcBorders>
              <w:top w:val="single" w:sz="12" w:space="0" w:color="auto"/>
              <w:left w:val="single" w:sz="12" w:space="0" w:color="auto"/>
              <w:bottom w:val="single" w:sz="4" w:space="0" w:color="auto"/>
              <w:right w:val="single" w:sz="4" w:space="0" w:color="auto"/>
            </w:tcBorders>
          </w:tcPr>
          <w:p w14:paraId="06F6172C"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9E3A590"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Data instance</w:t>
            </w:r>
          </w:p>
        </w:tc>
      </w:tr>
      <w:tr w:rsidR="000419EF" w:rsidRPr="000419EF" w14:paraId="355E969B" w14:textId="77777777" w:rsidTr="00B61014">
        <w:tc>
          <w:tcPr>
            <w:tcW w:w="1809" w:type="dxa"/>
            <w:tcBorders>
              <w:top w:val="single" w:sz="4" w:space="0" w:color="auto"/>
              <w:left w:val="single" w:sz="12" w:space="0" w:color="auto"/>
              <w:bottom w:val="single" w:sz="4" w:space="0" w:color="auto"/>
              <w:right w:val="single" w:sz="4" w:space="0" w:color="auto"/>
            </w:tcBorders>
          </w:tcPr>
          <w:p w14:paraId="203466D6"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559E979" w14:textId="19CFA8E0"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-geologictime</w:t>
            </w:r>
          </w:p>
        </w:tc>
      </w:tr>
      <w:tr w:rsidR="000419EF" w:rsidRPr="000419EF" w14:paraId="263F2403" w14:textId="77777777" w:rsidTr="00B61014">
        <w:tc>
          <w:tcPr>
            <w:tcW w:w="1809" w:type="dxa"/>
            <w:tcBorders>
              <w:top w:val="single" w:sz="4" w:space="0" w:color="auto"/>
              <w:left w:val="single" w:sz="12" w:space="0" w:color="auto"/>
              <w:bottom w:val="single" w:sz="4" w:space="0" w:color="auto"/>
              <w:right w:val="single" w:sz="4" w:space="0" w:color="auto"/>
            </w:tcBorders>
          </w:tcPr>
          <w:p w14:paraId="08C49560"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8A327EA" w14:textId="48F83609"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/req/gsml4xsd-</w:t>
            </w:r>
            <w:r>
              <w:rPr>
                <w:rFonts w:ascii="Calibri" w:eastAsia="MS Mincho" w:hAnsi="Calibri"/>
                <w:sz w:val="20"/>
                <w:szCs w:val="20"/>
                <w:lang w:val="en-CA"/>
              </w:rPr>
              <w:t>core</w:t>
            </w:r>
          </w:p>
        </w:tc>
      </w:tr>
      <w:tr w:rsidR="000419EF" w:rsidRPr="000419EF" w14:paraId="1FFE749A"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F553F0F"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DDCF01A" w14:textId="77777777" w:rsidR="000419EF" w:rsidRDefault="000419EF" w:rsidP="00B61014">
            <w:pPr>
              <w:spacing w:before="100" w:beforeAutospacing="1" w:after="100" w:afterAutospacing="1" w:line="230" w:lineRule="atLeast"/>
              <w:rPr>
                <w:rStyle w:val="requri"/>
                <w:rFonts w:ascii="Calibri" w:eastAsia="MS Mincho" w:hAnsi="Calibri"/>
                <w:sz w:val="20"/>
                <w:szCs w:val="20"/>
                <w:lang w:val="en-CA"/>
              </w:rPr>
            </w:pPr>
            <w:r w:rsidRPr="000419EF">
              <w:rPr>
                <w:rStyle w:val="requri"/>
                <w:rFonts w:ascii="Calibri" w:hAnsi="Calibri"/>
                <w:sz w:val="20"/>
                <w:szCs w:val="20"/>
                <w:lang w:val="en-CA"/>
              </w:rPr>
              <w:t>/req/gsml4xsd-geologictime/xsd</w:t>
            </w:r>
            <w:r w:rsidRPr="000419EF">
              <w:rPr>
                <w:rStyle w:val="requri"/>
                <w:rFonts w:ascii="Calibri" w:eastAsia="MS Mincho" w:hAnsi="Calibri"/>
                <w:sz w:val="20"/>
                <w:szCs w:val="20"/>
                <w:lang w:val="en-CA"/>
              </w:rPr>
              <w:t xml:space="preserve"> </w:t>
            </w:r>
          </w:p>
          <w:p w14:paraId="7BAC6728" w14:textId="1EA98E17" w:rsidR="000419EF" w:rsidRPr="000419EF" w:rsidRDefault="000419EF" w:rsidP="00CE2547">
            <w:pPr>
              <w:spacing w:before="100" w:beforeAutospacing="1" w:after="100" w:afterAutospacing="1" w:line="230" w:lineRule="atLeast"/>
              <w:rPr>
                <w:rFonts w:ascii="Calibri" w:eastAsia="MS Mincho" w:hAnsi="Calibri"/>
                <w:sz w:val="20"/>
                <w:szCs w:val="20"/>
                <w:lang w:val="en-CA"/>
              </w:rPr>
            </w:pPr>
            <w:r w:rsidRPr="000419EF">
              <w:rPr>
                <w:rFonts w:ascii="Calibri" w:eastAsia="MS Mincho" w:hAnsi="Calibri"/>
                <w:sz w:val="20"/>
                <w:szCs w:val="20"/>
                <w:lang w:val="en-CA"/>
              </w:rPr>
              <w:t xml:space="preserve">XML instance document </w:t>
            </w:r>
            <w:r w:rsidR="00CE2547">
              <w:rPr>
                <w:rFonts w:ascii="Calibri" w:eastAsia="MS Mincho" w:hAnsi="Calibri"/>
                <w:sz w:val="20"/>
                <w:szCs w:val="20"/>
                <w:lang w:val="en-CA"/>
              </w:rPr>
              <w:t>SHALL</w:t>
            </w:r>
            <w:r w:rsidR="00CE2547" w:rsidRPr="000419EF">
              <w:rPr>
                <w:rFonts w:ascii="Calibri" w:eastAsia="MS Mincho" w:hAnsi="Calibri"/>
                <w:sz w:val="20"/>
                <w:szCs w:val="20"/>
                <w:lang w:val="en-CA"/>
              </w:rPr>
              <w:t xml:space="preserve"> </w:t>
            </w:r>
            <w:r w:rsidRPr="000419EF">
              <w:rPr>
                <w:rFonts w:ascii="Calibri" w:eastAsia="MS Mincho" w:hAnsi="Calibri"/>
                <w:sz w:val="20"/>
                <w:szCs w:val="20"/>
                <w:lang w:val="en-CA"/>
              </w:rPr>
              <w:t>validate with schema located at   http://schemas.opengis.net/gsml</w:t>
            </w:r>
            <w:r w:rsidR="004832DE">
              <w:rPr>
                <w:rFonts w:ascii="Calibri" w:eastAsia="MS Mincho" w:hAnsi="Calibri"/>
                <w:sz w:val="20"/>
                <w:szCs w:val="20"/>
                <w:lang w:val="en-CA"/>
              </w:rPr>
              <w:t>/4.1/</w:t>
            </w:r>
            <w:r w:rsidRPr="000419EF">
              <w:rPr>
                <w:rFonts w:ascii="Calibri" w:eastAsia="MS Mincho" w:hAnsi="Calibri"/>
                <w:sz w:val="20"/>
                <w:szCs w:val="20"/>
                <w:lang w:val="en-CA"/>
              </w:rPr>
              <w:t>geologictime.xsd</w:t>
            </w:r>
          </w:p>
        </w:tc>
      </w:tr>
      <w:tr w:rsidR="000419EF" w:rsidRPr="000419EF" w14:paraId="1233016E"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FCBF037"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FEF9761" w14:textId="77777777" w:rsidR="000419EF" w:rsidRDefault="000419EF" w:rsidP="00B61014">
            <w:pPr>
              <w:spacing w:before="100" w:beforeAutospacing="1" w:after="100" w:afterAutospacing="1" w:line="230" w:lineRule="atLeast"/>
              <w:rPr>
                <w:rStyle w:val="requri"/>
                <w:rFonts w:ascii="Calibri" w:hAnsi="Calibri"/>
                <w:sz w:val="20"/>
                <w:szCs w:val="20"/>
                <w:lang w:val="en-CA"/>
              </w:rPr>
            </w:pPr>
            <w:r w:rsidRPr="000419EF">
              <w:rPr>
                <w:rStyle w:val="requri"/>
                <w:rFonts w:ascii="Calibri" w:hAnsi="Calibri"/>
                <w:sz w:val="20"/>
                <w:szCs w:val="20"/>
                <w:lang w:val="en-CA"/>
              </w:rPr>
              <w:t xml:space="preserve">/req/gsml4xsd-geologictime/sch </w:t>
            </w:r>
          </w:p>
          <w:p w14:paraId="0CED99D4" w14:textId="69BCDB4D" w:rsidR="000419EF" w:rsidRPr="000419EF" w:rsidRDefault="000419EF" w:rsidP="00CE2547">
            <w:pPr>
              <w:spacing w:before="100" w:beforeAutospacing="1" w:after="100" w:afterAutospacing="1" w:line="230" w:lineRule="atLeast"/>
              <w:rPr>
                <w:rFonts w:ascii="Calibri" w:eastAsia="MS Mincho" w:hAnsi="Calibri"/>
                <w:b/>
                <w:sz w:val="20"/>
                <w:szCs w:val="20"/>
                <w:lang w:val="en-CA"/>
              </w:rPr>
            </w:pPr>
            <w:r w:rsidRPr="000419EF">
              <w:rPr>
                <w:rStyle w:val="reqtext"/>
                <w:rFonts w:ascii="Calibri" w:hAnsi="Calibri"/>
                <w:sz w:val="20"/>
                <w:szCs w:val="20"/>
                <w:lang w:val="en-CA"/>
              </w:rPr>
              <w:t xml:space="preserve">XML instance document </w:t>
            </w:r>
            <w:r w:rsidR="00CE2547">
              <w:rPr>
                <w:rStyle w:val="reqtext"/>
                <w:rFonts w:ascii="Calibri" w:hAnsi="Calibri"/>
                <w:sz w:val="20"/>
                <w:szCs w:val="20"/>
                <w:lang w:val="en-CA"/>
              </w:rPr>
              <w:t>SHALL</w:t>
            </w:r>
            <w:r w:rsidR="00CE2547" w:rsidRPr="000419EF">
              <w:rPr>
                <w:rStyle w:val="reqtext"/>
                <w:rFonts w:ascii="Calibri" w:hAnsi="Calibri"/>
                <w:sz w:val="20"/>
                <w:szCs w:val="20"/>
                <w:lang w:val="en-CA"/>
              </w:rPr>
              <w:t xml:space="preserve"> </w:t>
            </w:r>
            <w:r w:rsidR="00CE2547">
              <w:rPr>
                <w:rStyle w:val="reqtext"/>
                <w:rFonts w:ascii="Calibri" w:hAnsi="Calibri"/>
                <w:sz w:val="20"/>
                <w:szCs w:val="20"/>
                <w:lang w:val="en-CA"/>
              </w:rPr>
              <w:t xml:space="preserve">pass schematron rules defined </w:t>
            </w:r>
            <w:r w:rsidRPr="000419EF">
              <w:rPr>
                <w:rStyle w:val="reqtext"/>
                <w:rFonts w:ascii="Calibri" w:hAnsi="Calibri"/>
                <w:sz w:val="20"/>
                <w:szCs w:val="20"/>
                <w:lang w:val="en-CA"/>
              </w:rPr>
              <w:t>in schematron file located at   http://schemas.opengis.net/gsml</w:t>
            </w:r>
            <w:r w:rsidR="004832DE">
              <w:rPr>
                <w:rStyle w:val="reqtext"/>
                <w:rFonts w:ascii="Calibri" w:hAnsi="Calibri"/>
                <w:sz w:val="20"/>
                <w:szCs w:val="20"/>
                <w:lang w:val="en-CA"/>
              </w:rPr>
              <w:t>/4.1/</w:t>
            </w:r>
            <w:r w:rsidRPr="000419EF">
              <w:rPr>
                <w:rStyle w:val="reqtext"/>
                <w:rFonts w:ascii="Calibri" w:hAnsi="Calibri"/>
                <w:sz w:val="20"/>
                <w:szCs w:val="20"/>
                <w:lang w:val="en-CA"/>
              </w:rPr>
              <w:t>geologictime.sch</w:t>
            </w:r>
          </w:p>
        </w:tc>
      </w:tr>
    </w:tbl>
    <w:p w14:paraId="6D36425E" w14:textId="77777777" w:rsidR="000419EF" w:rsidRDefault="000419EF" w:rsidP="0068411B">
      <w:pPr>
        <w:rPr>
          <w:lang w:val="en-CA"/>
        </w:rPr>
      </w:pPr>
    </w:p>
    <w:p w14:paraId="1FDCF2E6" w14:textId="0D35F5BD" w:rsidR="00CE5B49" w:rsidRDefault="00CE5B49" w:rsidP="00CE5B49">
      <w:r>
        <w:t xml:space="preserve">All the elements from the geologic time package must be schema valid according to the XSD document provided at </w:t>
      </w:r>
      <w:r w:rsidRPr="005372A3">
        <w:t>http://schemas.opengis.net/gsml</w:t>
      </w:r>
      <w:r w:rsidR="004832DE">
        <w:t>/4.1/</w:t>
      </w:r>
      <w:r w:rsidRPr="005372A3">
        <w:t>g</w:t>
      </w:r>
      <w:r>
        <w:t>eologicTime</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6A210230" w:rsidR="00CE5B49" w:rsidRPr="00D12552" w:rsidRDefault="00CE5B49" w:rsidP="000419EF">
            <w:pPr>
              <w:pStyle w:val="Tabletext10"/>
              <w:jc w:val="left"/>
              <w:rPr>
                <w:rStyle w:val="reqtext"/>
                <w:lang w:val="en-CA"/>
              </w:rPr>
            </w:pPr>
            <w:r w:rsidRPr="005372A3">
              <w:rPr>
                <w:rStyle w:val="reqtext"/>
                <w:lang w:val="en-CA"/>
              </w:rPr>
              <w:t xml:space="preserve">XML instance document </w:t>
            </w:r>
            <w:r w:rsidR="000419EF">
              <w:rPr>
                <w:rStyle w:val="reqtext"/>
                <w:lang w:val="en-CA"/>
              </w:rPr>
              <w:t>SHALL</w:t>
            </w:r>
            <w:r w:rsidR="000419EF" w:rsidRPr="005372A3">
              <w:rPr>
                <w:rStyle w:val="reqtext"/>
                <w:lang w:val="en-CA"/>
              </w:rPr>
              <w:t xml:space="preserve"> </w:t>
            </w:r>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Pr>
                <w:rStyle w:val="reqtext"/>
                <w:lang w:val="en-CA"/>
              </w:rPr>
              <w:t>geologictime</w:t>
            </w:r>
            <w:r w:rsidRPr="005372A3">
              <w:rPr>
                <w:rStyle w:val="reqtext"/>
                <w:lang w:val="en-CA"/>
              </w:rPr>
              <w:t>.xsd</w:t>
            </w:r>
            <w:r w:rsidR="00B8253A">
              <w:rPr>
                <w:rStyle w:val="reqtext"/>
                <w:lang w:val="en-CA"/>
              </w:rPr>
              <w:t>.</w:t>
            </w:r>
          </w:p>
        </w:tc>
      </w:tr>
    </w:tbl>
    <w:p w14:paraId="196969B3" w14:textId="77777777" w:rsidR="00CE5B49" w:rsidRDefault="00CE5B49" w:rsidP="00CE5B49"/>
    <w:p w14:paraId="7C08BBAF" w14:textId="0F5DE3ED" w:rsidR="00CE5B49" w:rsidRDefault="00CE5B49" w:rsidP="00CE5B49">
      <w:r>
        <w:t>All the elements from basic must pass the schematron rule</w:t>
      </w:r>
      <w:r w:rsidR="00CE2547">
        <w:t>s</w:t>
      </w:r>
      <w:r>
        <w:t xml:space="preserve"> defined in the schematron file located at </w:t>
      </w:r>
      <w:hyperlink r:id="rId156" w:history="1">
        <w:r w:rsidRPr="00140F09">
          <w:rPr>
            <w:rStyle w:val="Lienhypertexte"/>
          </w:rPr>
          <w:t>http://schemas.opengis.net/gsml</w:t>
        </w:r>
        <w:r w:rsidR="004832DE">
          <w:rPr>
            <w:rStyle w:val="Lienhypertexte"/>
          </w:rPr>
          <w:t>/4.1/</w:t>
        </w:r>
        <w:r w:rsidRPr="00140F09">
          <w:rPr>
            <w:rStyle w:val="Lienhypertexte"/>
          </w:rPr>
          <w:t>geologictime.sch</w:t>
        </w:r>
      </w:hyperlink>
      <w:r w:rsidR="00B8253A">
        <w:rPr>
          <w:rStyle w:val="Lienhypertexte"/>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lastRenderedPageBreak/>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1FFDB193" w:rsidR="00CE5B49" w:rsidRPr="00D12552" w:rsidRDefault="00CE5B49" w:rsidP="000419EF">
            <w:pPr>
              <w:pStyle w:val="Tabletext10"/>
              <w:jc w:val="left"/>
              <w:rPr>
                <w:rStyle w:val="reqtext"/>
                <w:lang w:val="en-CA"/>
              </w:rPr>
            </w:pPr>
            <w:r w:rsidRPr="005372A3">
              <w:rPr>
                <w:rStyle w:val="reqtext"/>
                <w:lang w:val="en-CA"/>
              </w:rPr>
              <w:t xml:space="preserve">XML instance document </w:t>
            </w:r>
            <w:r w:rsidR="000419EF">
              <w:rPr>
                <w:rStyle w:val="reqtext"/>
                <w:lang w:val="en-CA"/>
              </w:rPr>
              <w:t>SHALL</w:t>
            </w:r>
            <w:r w:rsidR="000419EF"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r w:rsidR="004832DE">
              <w:rPr>
                <w:rStyle w:val="reqtext"/>
                <w:lang w:val="en-CA"/>
              </w:rPr>
              <w:t>/4.1/</w:t>
            </w:r>
            <w:r>
              <w:rPr>
                <w:rStyle w:val="reqtext"/>
                <w:lang w:val="en-CA"/>
              </w:rPr>
              <w:t>geologictime.sch</w:t>
            </w:r>
            <w:r w:rsidR="00B8253A">
              <w:rPr>
                <w:rStyle w:val="reqtext"/>
                <w:lang w:val="en-CA"/>
              </w:rPr>
              <w:t>.</w:t>
            </w:r>
          </w:p>
        </w:tc>
      </w:tr>
    </w:tbl>
    <w:p w14:paraId="40C1D197" w14:textId="77777777" w:rsidR="00CE5B49" w:rsidRDefault="00CE5B49" w:rsidP="00CE5B49"/>
    <w:p w14:paraId="7CA6A38A" w14:textId="77777777" w:rsidR="00CE5B49" w:rsidRPr="006A7DD0" w:rsidRDefault="00CE5B49" w:rsidP="006A7DD0"/>
    <w:p w14:paraId="263D1CA9" w14:textId="4315B3EF" w:rsidR="003666A1" w:rsidRDefault="003666A1" w:rsidP="003666A1">
      <w:pPr>
        <w:pStyle w:val="Titre2"/>
        <w:rPr>
          <w:lang w:val="en-CA"/>
        </w:rPr>
      </w:pPr>
      <w:bookmarkStart w:id="818" w:name="_Toc452643199"/>
      <w:r w:rsidRPr="00D12552">
        <w:rPr>
          <w:lang w:val="en-CA"/>
        </w:rPr>
        <w:t xml:space="preserve">GeoSciML </w:t>
      </w:r>
      <w:r>
        <w:rPr>
          <w:lang w:val="en-CA"/>
        </w:rPr>
        <w:t>Borehole</w:t>
      </w:r>
      <w:r w:rsidRPr="00D12552">
        <w:rPr>
          <w:lang w:val="en-CA"/>
        </w:rPr>
        <w:t xml:space="preserve"> </w:t>
      </w:r>
      <w:r>
        <w:rPr>
          <w:lang w:val="en-CA"/>
        </w:rPr>
        <w:t xml:space="preserve">XML </w:t>
      </w:r>
      <w:r w:rsidRPr="00D12552">
        <w:rPr>
          <w:lang w:val="en-CA"/>
        </w:rPr>
        <w:t xml:space="preserve">Requirements </w:t>
      </w:r>
      <w:r w:rsidR="00D458B7" w:rsidRPr="00D12552">
        <w:rPr>
          <w:lang w:val="en-CA"/>
        </w:rPr>
        <w:t>Class</w:t>
      </w:r>
      <w:r w:rsidR="00D458B7">
        <w:rPr>
          <w:lang w:val="en-CA"/>
        </w:rPr>
        <w:t xml:space="preserve"> </w:t>
      </w:r>
      <w:r w:rsidR="00D458B7">
        <w:t>(</w:t>
      </w:r>
      <w:r w:rsidR="00052694">
        <w:t>Normative)</w:t>
      </w:r>
      <w:bookmarkEnd w:id="818"/>
    </w:p>
    <w:p w14:paraId="10B64978" w14:textId="77777777" w:rsid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7AF3FA74"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2C6AD51" w14:textId="77777777" w:rsidR="000419EF" w:rsidRPr="000419EF" w:rsidRDefault="000419EF" w:rsidP="00B61014">
            <w:pPr>
              <w:keepNext/>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Requirements Class</w:t>
            </w:r>
          </w:p>
        </w:tc>
      </w:tr>
      <w:tr w:rsidR="000419EF" w:rsidRPr="000419EF" w14:paraId="240DC588"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7CDC21E8" w14:textId="736B8EE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Style w:val="requri"/>
                <w:rFonts w:ascii="Calibri" w:hAnsi="Calibri"/>
                <w:sz w:val="20"/>
                <w:szCs w:val="20"/>
                <w:lang w:val="en-CA"/>
              </w:rPr>
              <w:t>/req/gsml4xsd-borehole</w:t>
            </w:r>
          </w:p>
        </w:tc>
      </w:tr>
      <w:tr w:rsidR="000419EF" w:rsidRPr="000419EF" w14:paraId="332E37DD" w14:textId="77777777" w:rsidTr="00B61014">
        <w:tc>
          <w:tcPr>
            <w:tcW w:w="1809" w:type="dxa"/>
            <w:tcBorders>
              <w:top w:val="single" w:sz="12" w:space="0" w:color="auto"/>
              <w:left w:val="single" w:sz="12" w:space="0" w:color="auto"/>
              <w:bottom w:val="single" w:sz="4" w:space="0" w:color="auto"/>
              <w:right w:val="single" w:sz="4" w:space="0" w:color="auto"/>
            </w:tcBorders>
          </w:tcPr>
          <w:p w14:paraId="3F5FBCCF"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6DB3933"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Data instance</w:t>
            </w:r>
          </w:p>
        </w:tc>
      </w:tr>
      <w:tr w:rsidR="000419EF" w:rsidRPr="000419EF" w14:paraId="72927899" w14:textId="77777777" w:rsidTr="00B61014">
        <w:tc>
          <w:tcPr>
            <w:tcW w:w="1809" w:type="dxa"/>
            <w:tcBorders>
              <w:top w:val="single" w:sz="4" w:space="0" w:color="auto"/>
              <w:left w:val="single" w:sz="12" w:space="0" w:color="auto"/>
              <w:bottom w:val="single" w:sz="4" w:space="0" w:color="auto"/>
              <w:right w:val="single" w:sz="4" w:space="0" w:color="auto"/>
            </w:tcBorders>
          </w:tcPr>
          <w:p w14:paraId="0F21E710"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2AA191F" w14:textId="05E3BD65" w:rsidR="000419EF" w:rsidRPr="000419EF" w:rsidRDefault="000419EF" w:rsidP="000419EF">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w:t>
            </w:r>
            <w:r>
              <w:rPr>
                <w:rFonts w:ascii="Calibri" w:eastAsia="MS Mincho" w:hAnsi="Calibri"/>
                <w:sz w:val="20"/>
                <w:szCs w:val="20"/>
                <w:lang w:val="en-CA"/>
              </w:rPr>
              <w:t>borehole</w:t>
            </w:r>
          </w:p>
        </w:tc>
      </w:tr>
      <w:tr w:rsidR="000419EF" w:rsidRPr="000419EF" w14:paraId="25C855A4" w14:textId="77777777" w:rsidTr="00B61014">
        <w:tc>
          <w:tcPr>
            <w:tcW w:w="1809" w:type="dxa"/>
            <w:tcBorders>
              <w:top w:val="single" w:sz="4" w:space="0" w:color="auto"/>
              <w:left w:val="single" w:sz="12" w:space="0" w:color="auto"/>
              <w:bottom w:val="single" w:sz="4" w:space="0" w:color="auto"/>
              <w:right w:val="single" w:sz="4" w:space="0" w:color="auto"/>
            </w:tcBorders>
          </w:tcPr>
          <w:p w14:paraId="78298A94"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CB6397D"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/req/gsml4xsd-</w:t>
            </w:r>
            <w:r>
              <w:rPr>
                <w:rFonts w:ascii="Calibri" w:eastAsia="MS Mincho" w:hAnsi="Calibri"/>
                <w:sz w:val="20"/>
                <w:szCs w:val="20"/>
                <w:lang w:val="en-CA"/>
              </w:rPr>
              <w:t>core</w:t>
            </w:r>
          </w:p>
        </w:tc>
      </w:tr>
      <w:tr w:rsidR="000419EF" w:rsidRPr="000419EF" w14:paraId="6984DD50"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18A3758"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E79D85F" w14:textId="362C9BF7" w:rsidR="000419EF" w:rsidRDefault="000419EF" w:rsidP="00B61014">
            <w:pPr>
              <w:spacing w:before="100" w:beforeAutospacing="1" w:after="100" w:afterAutospacing="1" w:line="230" w:lineRule="atLeast"/>
              <w:rPr>
                <w:rStyle w:val="requri"/>
                <w:rFonts w:ascii="Calibri" w:eastAsia="MS Mincho" w:hAnsi="Calibri"/>
                <w:sz w:val="20"/>
                <w:szCs w:val="20"/>
                <w:lang w:val="en-CA"/>
              </w:rPr>
            </w:pPr>
            <w:r>
              <w:rPr>
                <w:rStyle w:val="requri"/>
                <w:rFonts w:ascii="Calibri" w:hAnsi="Calibri"/>
                <w:sz w:val="20"/>
                <w:szCs w:val="20"/>
                <w:lang w:val="en-CA"/>
              </w:rPr>
              <w:t>/req/gsml4xsd-borehole</w:t>
            </w:r>
            <w:r w:rsidRPr="000419EF">
              <w:rPr>
                <w:rStyle w:val="requri"/>
                <w:rFonts w:ascii="Calibri" w:hAnsi="Calibri"/>
                <w:sz w:val="20"/>
                <w:szCs w:val="20"/>
                <w:lang w:val="en-CA"/>
              </w:rPr>
              <w:t>/xsd</w:t>
            </w:r>
            <w:r w:rsidRPr="000419EF">
              <w:rPr>
                <w:rStyle w:val="requri"/>
                <w:rFonts w:ascii="Calibri" w:eastAsia="MS Mincho" w:hAnsi="Calibri"/>
                <w:sz w:val="20"/>
                <w:szCs w:val="20"/>
                <w:lang w:val="en-CA"/>
              </w:rPr>
              <w:t xml:space="preserve"> </w:t>
            </w:r>
          </w:p>
          <w:p w14:paraId="236EB790" w14:textId="629209E6" w:rsidR="000419EF" w:rsidRPr="000419EF" w:rsidRDefault="000419EF" w:rsidP="000419EF">
            <w:pPr>
              <w:spacing w:before="100" w:beforeAutospacing="1" w:after="100" w:afterAutospacing="1" w:line="230" w:lineRule="atLeast"/>
              <w:rPr>
                <w:rFonts w:ascii="Calibri" w:eastAsia="MS Mincho" w:hAnsi="Calibri"/>
                <w:sz w:val="20"/>
                <w:szCs w:val="20"/>
                <w:lang w:val="en-CA"/>
              </w:rPr>
            </w:pPr>
            <w:r w:rsidRPr="000419EF">
              <w:rPr>
                <w:rFonts w:ascii="Calibri" w:eastAsia="MS Mincho" w:hAnsi="Calibri"/>
                <w:sz w:val="20"/>
                <w:szCs w:val="20"/>
                <w:lang w:val="en-CA"/>
              </w:rPr>
              <w:t>XML instance document shall validate with schema located at   http://schemas.opengis.net/gsml</w:t>
            </w:r>
            <w:r w:rsidR="004832DE">
              <w:rPr>
                <w:rFonts w:ascii="Calibri" w:eastAsia="MS Mincho" w:hAnsi="Calibri"/>
                <w:sz w:val="20"/>
                <w:szCs w:val="20"/>
                <w:lang w:val="en-CA"/>
              </w:rPr>
              <w:t>/4.1/</w:t>
            </w:r>
            <w:r>
              <w:rPr>
                <w:rFonts w:ascii="Calibri" w:eastAsia="MS Mincho" w:hAnsi="Calibri"/>
                <w:sz w:val="20"/>
                <w:szCs w:val="20"/>
                <w:lang w:val="en-CA"/>
              </w:rPr>
              <w:t>borehole</w:t>
            </w:r>
            <w:r w:rsidRPr="000419EF">
              <w:rPr>
                <w:rFonts w:ascii="Calibri" w:eastAsia="MS Mincho" w:hAnsi="Calibri"/>
                <w:sz w:val="20"/>
                <w:szCs w:val="20"/>
                <w:lang w:val="en-CA"/>
              </w:rPr>
              <w:t>.xsd</w:t>
            </w:r>
          </w:p>
        </w:tc>
      </w:tr>
      <w:tr w:rsidR="000419EF" w:rsidRPr="000419EF" w14:paraId="08C06C64"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292B2346"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F50CC4" w14:textId="3666179F" w:rsidR="000419EF" w:rsidRDefault="000419EF" w:rsidP="00B61014">
            <w:pPr>
              <w:spacing w:before="100" w:beforeAutospacing="1" w:after="100" w:afterAutospacing="1" w:line="230" w:lineRule="atLeast"/>
              <w:rPr>
                <w:rStyle w:val="requri"/>
                <w:rFonts w:ascii="Calibri" w:hAnsi="Calibri"/>
                <w:sz w:val="20"/>
                <w:szCs w:val="20"/>
                <w:lang w:val="en-CA"/>
              </w:rPr>
            </w:pPr>
            <w:r>
              <w:rPr>
                <w:rStyle w:val="requri"/>
                <w:rFonts w:ascii="Calibri" w:hAnsi="Calibri"/>
                <w:sz w:val="20"/>
                <w:szCs w:val="20"/>
                <w:lang w:val="en-CA"/>
              </w:rPr>
              <w:t>/req/gsml4xsd-borehole</w:t>
            </w:r>
            <w:r w:rsidRPr="000419EF">
              <w:rPr>
                <w:rStyle w:val="requri"/>
                <w:rFonts w:ascii="Calibri" w:hAnsi="Calibri"/>
                <w:sz w:val="20"/>
                <w:szCs w:val="20"/>
                <w:lang w:val="en-CA"/>
              </w:rPr>
              <w:t xml:space="preserve">/sch </w:t>
            </w:r>
          </w:p>
          <w:p w14:paraId="31F7C153" w14:textId="1792B0EC" w:rsidR="000419EF" w:rsidRPr="000419EF" w:rsidRDefault="000419EF" w:rsidP="000419EF">
            <w:pPr>
              <w:spacing w:before="100" w:beforeAutospacing="1" w:after="100" w:afterAutospacing="1" w:line="230" w:lineRule="atLeast"/>
              <w:rPr>
                <w:rFonts w:ascii="Calibri" w:eastAsia="MS Mincho" w:hAnsi="Calibri"/>
                <w:b/>
                <w:sz w:val="20"/>
                <w:szCs w:val="20"/>
                <w:lang w:val="en-CA"/>
              </w:rPr>
            </w:pPr>
            <w:r w:rsidRPr="000419EF">
              <w:rPr>
                <w:rStyle w:val="reqtext"/>
                <w:rFonts w:ascii="Calibri" w:hAnsi="Calibri"/>
                <w:sz w:val="20"/>
                <w:szCs w:val="20"/>
                <w:lang w:val="en-CA"/>
              </w:rPr>
              <w:t xml:space="preserve">XML instance document shall </w:t>
            </w:r>
            <w:r w:rsidR="00CE2547">
              <w:rPr>
                <w:rStyle w:val="reqtext"/>
                <w:rFonts w:ascii="Calibri" w:hAnsi="Calibri"/>
                <w:sz w:val="20"/>
                <w:szCs w:val="20"/>
                <w:lang w:val="en-CA"/>
              </w:rPr>
              <w:t xml:space="preserve">pass schematron rules defined </w:t>
            </w:r>
            <w:r w:rsidRPr="000419EF">
              <w:rPr>
                <w:rStyle w:val="reqtext"/>
                <w:rFonts w:ascii="Calibri" w:hAnsi="Calibri"/>
                <w:sz w:val="20"/>
                <w:szCs w:val="20"/>
                <w:lang w:val="en-CA"/>
              </w:rPr>
              <w:t>in schematron file located at   http://schemas.opengis.net/gsml</w:t>
            </w:r>
            <w:r w:rsidR="004832DE">
              <w:rPr>
                <w:rStyle w:val="reqtext"/>
                <w:rFonts w:ascii="Calibri" w:hAnsi="Calibri"/>
                <w:sz w:val="20"/>
                <w:szCs w:val="20"/>
                <w:lang w:val="en-CA"/>
              </w:rPr>
              <w:t>/4.1/</w:t>
            </w:r>
            <w:r>
              <w:rPr>
                <w:rStyle w:val="reqtext"/>
                <w:rFonts w:ascii="Calibri" w:hAnsi="Calibri"/>
                <w:sz w:val="20"/>
                <w:szCs w:val="20"/>
                <w:lang w:val="en-CA"/>
              </w:rPr>
              <w:t>borehole</w:t>
            </w:r>
            <w:r w:rsidRPr="000419EF">
              <w:rPr>
                <w:rStyle w:val="reqtext"/>
                <w:rFonts w:ascii="Calibri" w:hAnsi="Calibri"/>
                <w:sz w:val="20"/>
                <w:szCs w:val="20"/>
                <w:lang w:val="en-CA"/>
              </w:rPr>
              <w:t>.sch</w:t>
            </w:r>
          </w:p>
        </w:tc>
      </w:tr>
    </w:tbl>
    <w:p w14:paraId="3EEE0E14" w14:textId="77777777" w:rsidR="000419EF" w:rsidRDefault="000419EF" w:rsidP="0068411B">
      <w:pPr>
        <w:rPr>
          <w:lang w:val="en-CA"/>
        </w:rPr>
      </w:pPr>
    </w:p>
    <w:p w14:paraId="24117225" w14:textId="719A0494" w:rsidR="00CE5B49" w:rsidRDefault="00CE5B49" w:rsidP="00CE5B49">
      <w:r>
        <w:t xml:space="preserve">All the elements from the borehole package must be schema valid according to the XSD document provided at </w:t>
      </w:r>
      <w:r w:rsidRPr="005372A3">
        <w:t>http://schemas.opengis.net/gsml</w:t>
      </w:r>
      <w:r w:rsidR="004832DE">
        <w:t>/4.1/</w:t>
      </w:r>
      <w:r>
        <w:t>borehole</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3CAEA078"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Pr>
                <w:rStyle w:val="reqtext"/>
                <w:lang w:val="en-CA"/>
              </w:rPr>
              <w:t>borehole</w:t>
            </w:r>
            <w:r w:rsidRPr="005372A3">
              <w:rPr>
                <w:rStyle w:val="reqtext"/>
                <w:lang w:val="en-CA"/>
              </w:rPr>
              <w:t>.xsd</w:t>
            </w:r>
            <w:r w:rsidR="00B8253A">
              <w:rPr>
                <w:rStyle w:val="reqtext"/>
                <w:lang w:val="en-CA"/>
              </w:rPr>
              <w:t>.</w:t>
            </w:r>
          </w:p>
        </w:tc>
      </w:tr>
    </w:tbl>
    <w:p w14:paraId="2408E5F2" w14:textId="77777777" w:rsidR="00CE5B49" w:rsidRDefault="00CE5B49" w:rsidP="00CE5B49"/>
    <w:p w14:paraId="046A2A7E" w14:textId="124EFB6E" w:rsidR="00CE5B49" w:rsidRDefault="00CE5B49" w:rsidP="00CE5B49">
      <w:r>
        <w:t xml:space="preserve">All the elements from basic must pass the schematron rule defined in the schematron file located at </w:t>
      </w:r>
      <w:r w:rsidRPr="00CE5B49">
        <w:t>http://schemas.opengis.net/gsml</w:t>
      </w:r>
      <w:r w:rsidR="004832DE">
        <w:t>/4.1/</w:t>
      </w:r>
      <w:r w:rsidRPr="00CE5B49">
        <w:t>borehole</w:t>
      </w:r>
      <w:r>
        <w:t>.sch</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7B106AA6"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r w:rsidR="004832DE">
              <w:rPr>
                <w:rStyle w:val="reqtext"/>
                <w:lang w:val="en-CA"/>
              </w:rPr>
              <w:t>/4.1/</w:t>
            </w:r>
            <w:r>
              <w:rPr>
                <w:rStyle w:val="reqtext"/>
                <w:lang w:val="en-CA"/>
              </w:rPr>
              <w:t>borehole.sch</w:t>
            </w:r>
            <w:r w:rsidR="00B8253A">
              <w:rPr>
                <w:rStyle w:val="reqtext"/>
                <w:lang w:val="en-CA"/>
              </w:rPr>
              <w:t>.</w:t>
            </w:r>
          </w:p>
        </w:tc>
      </w:tr>
    </w:tbl>
    <w:p w14:paraId="4959F28A" w14:textId="77777777" w:rsidR="00CE5B49" w:rsidRDefault="00CE5B49" w:rsidP="00CE5B49"/>
    <w:p w14:paraId="1ABA84DB" w14:textId="77777777" w:rsidR="00CE5B49" w:rsidRPr="006A7DD0" w:rsidRDefault="00CE5B49" w:rsidP="006A7DD0"/>
    <w:p w14:paraId="11813678" w14:textId="4CB406C7" w:rsidR="009B3BBD" w:rsidRDefault="009B3BBD" w:rsidP="009B3BBD">
      <w:pPr>
        <w:pStyle w:val="Titre2"/>
        <w:rPr>
          <w:lang w:val="en-CA"/>
        </w:rPr>
      </w:pPr>
      <w:bookmarkStart w:id="819" w:name="_Toc452643200"/>
      <w:r w:rsidRPr="00D12552">
        <w:rPr>
          <w:lang w:val="en-CA"/>
        </w:rPr>
        <w:t xml:space="preserve">GeoSciML </w:t>
      </w:r>
      <w:r>
        <w:rPr>
          <w:lang w:val="en-CA"/>
        </w:rPr>
        <w:t>Laboratory XML Analysis</w:t>
      </w:r>
      <w:r w:rsidRPr="00D12552">
        <w:rPr>
          <w:lang w:val="en-CA"/>
        </w:rPr>
        <w:t xml:space="preserve"> Requirements </w:t>
      </w:r>
      <w:r w:rsidR="00D458B7" w:rsidRPr="00D12552">
        <w:rPr>
          <w:lang w:val="en-CA"/>
        </w:rPr>
        <w:t>Class</w:t>
      </w:r>
      <w:r w:rsidR="00D458B7">
        <w:rPr>
          <w:lang w:val="en-CA"/>
        </w:rPr>
        <w:t xml:space="preserve"> </w:t>
      </w:r>
      <w:r w:rsidR="00D458B7">
        <w:t>(</w:t>
      </w:r>
      <w:r w:rsidR="00052694">
        <w:t>Normative)</w:t>
      </w:r>
      <w:bookmarkEnd w:id="819"/>
    </w:p>
    <w:p w14:paraId="7C74EBE4" w14:textId="77777777" w:rsidR="00C648D4" w:rsidRDefault="00C648D4" w:rsidP="00C648D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2CF3B35F"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E325BAC" w14:textId="77777777" w:rsidR="000419EF" w:rsidRPr="000419EF" w:rsidRDefault="000419EF" w:rsidP="00B61014">
            <w:pPr>
              <w:keepNext/>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Requirements Class</w:t>
            </w:r>
          </w:p>
        </w:tc>
      </w:tr>
      <w:tr w:rsidR="000419EF" w:rsidRPr="000419EF" w14:paraId="3A60D223"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C350DD8" w14:textId="4B5E5804"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Pr>
                <w:rStyle w:val="requri"/>
                <w:rFonts w:ascii="Calibri" w:hAnsi="Calibri"/>
                <w:sz w:val="20"/>
                <w:szCs w:val="20"/>
                <w:lang w:val="en-CA"/>
              </w:rPr>
              <w:t>/req/gsml4xsd-lab</w:t>
            </w:r>
          </w:p>
        </w:tc>
      </w:tr>
      <w:tr w:rsidR="000419EF" w:rsidRPr="000419EF" w14:paraId="72B255CA" w14:textId="77777777" w:rsidTr="00B61014">
        <w:tc>
          <w:tcPr>
            <w:tcW w:w="1809" w:type="dxa"/>
            <w:tcBorders>
              <w:top w:val="single" w:sz="12" w:space="0" w:color="auto"/>
              <w:left w:val="single" w:sz="12" w:space="0" w:color="auto"/>
              <w:bottom w:val="single" w:sz="4" w:space="0" w:color="auto"/>
              <w:right w:val="single" w:sz="4" w:space="0" w:color="auto"/>
            </w:tcBorders>
          </w:tcPr>
          <w:p w14:paraId="2F6A6B2C"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lastRenderedPageBreak/>
              <w:t>Target type</w:t>
            </w:r>
          </w:p>
        </w:tc>
        <w:tc>
          <w:tcPr>
            <w:tcW w:w="7088" w:type="dxa"/>
            <w:tcBorders>
              <w:top w:val="single" w:sz="12" w:space="0" w:color="auto"/>
              <w:left w:val="single" w:sz="4" w:space="0" w:color="auto"/>
              <w:bottom w:val="single" w:sz="4" w:space="0" w:color="auto"/>
              <w:right w:val="single" w:sz="12" w:space="0" w:color="auto"/>
            </w:tcBorders>
          </w:tcPr>
          <w:p w14:paraId="209E4463"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Data instance</w:t>
            </w:r>
          </w:p>
        </w:tc>
      </w:tr>
      <w:tr w:rsidR="000419EF" w:rsidRPr="000419EF" w14:paraId="73B06893" w14:textId="77777777" w:rsidTr="00B61014">
        <w:tc>
          <w:tcPr>
            <w:tcW w:w="1809" w:type="dxa"/>
            <w:tcBorders>
              <w:top w:val="single" w:sz="4" w:space="0" w:color="auto"/>
              <w:left w:val="single" w:sz="12" w:space="0" w:color="auto"/>
              <w:bottom w:val="single" w:sz="4" w:space="0" w:color="auto"/>
              <w:right w:val="single" w:sz="4" w:space="0" w:color="auto"/>
            </w:tcBorders>
          </w:tcPr>
          <w:p w14:paraId="3E921FB1"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6D6A624" w14:textId="69D01126" w:rsidR="000419EF" w:rsidRPr="000419EF" w:rsidRDefault="000419EF" w:rsidP="000419EF">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w:t>
            </w:r>
            <w:r>
              <w:rPr>
                <w:rFonts w:ascii="Calibri" w:eastAsia="MS Mincho" w:hAnsi="Calibri"/>
                <w:sz w:val="20"/>
                <w:szCs w:val="20"/>
                <w:lang w:val="en-CA"/>
              </w:rPr>
              <w:t>lab</w:t>
            </w:r>
          </w:p>
        </w:tc>
      </w:tr>
      <w:tr w:rsidR="000419EF" w:rsidRPr="000419EF" w14:paraId="70D781B7" w14:textId="77777777" w:rsidTr="00B61014">
        <w:tc>
          <w:tcPr>
            <w:tcW w:w="1809" w:type="dxa"/>
            <w:tcBorders>
              <w:top w:val="single" w:sz="4" w:space="0" w:color="auto"/>
              <w:left w:val="single" w:sz="12" w:space="0" w:color="auto"/>
              <w:bottom w:val="single" w:sz="4" w:space="0" w:color="auto"/>
              <w:right w:val="single" w:sz="4" w:space="0" w:color="auto"/>
            </w:tcBorders>
          </w:tcPr>
          <w:p w14:paraId="51A8C3C4"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26B137D"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/req/gsml4xsd-</w:t>
            </w:r>
            <w:r>
              <w:rPr>
                <w:rFonts w:ascii="Calibri" w:eastAsia="MS Mincho" w:hAnsi="Calibri"/>
                <w:sz w:val="20"/>
                <w:szCs w:val="20"/>
                <w:lang w:val="en-CA"/>
              </w:rPr>
              <w:t>core</w:t>
            </w:r>
          </w:p>
        </w:tc>
      </w:tr>
      <w:tr w:rsidR="000419EF" w:rsidRPr="000419EF" w14:paraId="6D6252E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6984B7C"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B948D37" w14:textId="1550F6DF" w:rsidR="000419EF" w:rsidRDefault="000419EF" w:rsidP="00B61014">
            <w:pPr>
              <w:spacing w:before="100" w:beforeAutospacing="1" w:after="100" w:afterAutospacing="1" w:line="230" w:lineRule="atLeast"/>
              <w:rPr>
                <w:rStyle w:val="requri"/>
                <w:rFonts w:ascii="Calibri" w:eastAsia="MS Mincho" w:hAnsi="Calibri"/>
                <w:sz w:val="20"/>
                <w:szCs w:val="20"/>
                <w:lang w:val="en-CA"/>
              </w:rPr>
            </w:pPr>
            <w:r>
              <w:rPr>
                <w:rStyle w:val="requri"/>
                <w:rFonts w:ascii="Calibri" w:hAnsi="Calibri"/>
                <w:sz w:val="20"/>
                <w:szCs w:val="20"/>
                <w:lang w:val="en-CA"/>
              </w:rPr>
              <w:t>/req/gsml4xsd-lab</w:t>
            </w:r>
            <w:r w:rsidRPr="000419EF">
              <w:rPr>
                <w:rStyle w:val="requri"/>
                <w:rFonts w:ascii="Calibri" w:hAnsi="Calibri"/>
                <w:sz w:val="20"/>
                <w:szCs w:val="20"/>
                <w:lang w:val="en-CA"/>
              </w:rPr>
              <w:t>/xsd</w:t>
            </w:r>
            <w:r w:rsidRPr="000419EF">
              <w:rPr>
                <w:rStyle w:val="requri"/>
                <w:rFonts w:ascii="Calibri" w:eastAsia="MS Mincho" w:hAnsi="Calibri"/>
                <w:sz w:val="20"/>
                <w:szCs w:val="20"/>
                <w:lang w:val="en-CA"/>
              </w:rPr>
              <w:t xml:space="preserve"> </w:t>
            </w:r>
          </w:p>
          <w:p w14:paraId="3CFA6786" w14:textId="3FD84B48" w:rsidR="000419EF" w:rsidRPr="000419EF" w:rsidRDefault="000419EF" w:rsidP="00CE2547">
            <w:pPr>
              <w:spacing w:before="100" w:beforeAutospacing="1" w:after="100" w:afterAutospacing="1" w:line="230" w:lineRule="atLeast"/>
              <w:rPr>
                <w:rFonts w:ascii="Calibri" w:eastAsia="MS Mincho" w:hAnsi="Calibri"/>
                <w:sz w:val="20"/>
                <w:szCs w:val="20"/>
                <w:lang w:val="en-CA"/>
              </w:rPr>
            </w:pPr>
            <w:r w:rsidRPr="000419EF">
              <w:rPr>
                <w:rFonts w:ascii="Calibri" w:eastAsia="MS Mincho" w:hAnsi="Calibri"/>
                <w:sz w:val="20"/>
                <w:szCs w:val="20"/>
                <w:lang w:val="en-CA"/>
              </w:rPr>
              <w:t xml:space="preserve">XML instance document </w:t>
            </w:r>
            <w:r w:rsidR="00CE2547">
              <w:rPr>
                <w:rFonts w:ascii="Calibri" w:eastAsia="MS Mincho" w:hAnsi="Calibri"/>
                <w:sz w:val="20"/>
                <w:szCs w:val="20"/>
                <w:lang w:val="en-CA"/>
              </w:rPr>
              <w:t>SHALL</w:t>
            </w:r>
            <w:r w:rsidRPr="000419EF">
              <w:rPr>
                <w:rFonts w:ascii="Calibri" w:eastAsia="MS Mincho" w:hAnsi="Calibri"/>
                <w:sz w:val="20"/>
                <w:szCs w:val="20"/>
                <w:lang w:val="en-CA"/>
              </w:rPr>
              <w:t xml:space="preserve"> validate with schema located at   http://schemas.opengis.net/gsml</w:t>
            </w:r>
            <w:r w:rsidR="004832DE">
              <w:rPr>
                <w:rFonts w:ascii="Calibri" w:eastAsia="MS Mincho" w:hAnsi="Calibri"/>
                <w:sz w:val="20"/>
                <w:szCs w:val="20"/>
                <w:lang w:val="en-CA"/>
              </w:rPr>
              <w:t>/4.1/</w:t>
            </w:r>
            <w:r w:rsidRPr="00CE5B49">
              <w:rPr>
                <w:rStyle w:val="reqtext"/>
                <w:lang w:val="en-CA"/>
              </w:rPr>
              <w:t>laboratoryAnalysis-Specimen</w:t>
            </w:r>
            <w:r w:rsidRPr="000419EF">
              <w:rPr>
                <w:rFonts w:ascii="Calibri" w:eastAsia="MS Mincho" w:hAnsi="Calibri"/>
                <w:sz w:val="20"/>
                <w:szCs w:val="20"/>
                <w:lang w:val="en-CA"/>
              </w:rPr>
              <w:t>.xsd</w:t>
            </w:r>
          </w:p>
        </w:tc>
      </w:tr>
      <w:tr w:rsidR="000419EF" w:rsidRPr="000419EF" w14:paraId="00099277"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014205E"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F2AA112" w14:textId="5E7B24FA" w:rsidR="000419EF" w:rsidRDefault="000419EF" w:rsidP="00B61014">
            <w:pPr>
              <w:spacing w:before="100" w:beforeAutospacing="1" w:after="100" w:afterAutospacing="1" w:line="230" w:lineRule="atLeast"/>
              <w:rPr>
                <w:rStyle w:val="requri"/>
                <w:rFonts w:ascii="Calibri" w:hAnsi="Calibri"/>
                <w:sz w:val="20"/>
                <w:szCs w:val="20"/>
                <w:lang w:val="en-CA"/>
              </w:rPr>
            </w:pPr>
            <w:r>
              <w:rPr>
                <w:rStyle w:val="requri"/>
                <w:rFonts w:ascii="Calibri" w:hAnsi="Calibri"/>
                <w:sz w:val="20"/>
                <w:szCs w:val="20"/>
                <w:lang w:val="en-CA"/>
              </w:rPr>
              <w:t>/req/gsml4xsd-lab</w:t>
            </w:r>
            <w:r w:rsidRPr="000419EF">
              <w:rPr>
                <w:rStyle w:val="requri"/>
                <w:rFonts w:ascii="Calibri" w:hAnsi="Calibri"/>
                <w:sz w:val="20"/>
                <w:szCs w:val="20"/>
                <w:lang w:val="en-CA"/>
              </w:rPr>
              <w:t xml:space="preserve">/sch </w:t>
            </w:r>
          </w:p>
          <w:p w14:paraId="3172112C" w14:textId="67CCCF10" w:rsidR="000419EF" w:rsidRPr="000419EF" w:rsidRDefault="000419EF" w:rsidP="00CE2547">
            <w:pPr>
              <w:spacing w:before="100" w:beforeAutospacing="1" w:after="100" w:afterAutospacing="1" w:line="230" w:lineRule="atLeast"/>
              <w:rPr>
                <w:rFonts w:ascii="Calibri" w:eastAsia="MS Mincho" w:hAnsi="Calibri"/>
                <w:b/>
                <w:sz w:val="20"/>
                <w:szCs w:val="20"/>
                <w:lang w:val="en-CA"/>
              </w:rPr>
            </w:pPr>
            <w:r w:rsidRPr="000419EF">
              <w:rPr>
                <w:rStyle w:val="reqtext"/>
                <w:rFonts w:ascii="Calibri" w:hAnsi="Calibri"/>
                <w:sz w:val="20"/>
                <w:szCs w:val="20"/>
                <w:lang w:val="en-CA"/>
              </w:rPr>
              <w:t xml:space="preserve">XML instance document </w:t>
            </w:r>
            <w:r w:rsidR="00CE2547">
              <w:rPr>
                <w:rStyle w:val="reqtext"/>
                <w:rFonts w:ascii="Calibri" w:hAnsi="Calibri"/>
                <w:sz w:val="20"/>
                <w:szCs w:val="20"/>
                <w:lang w:val="en-CA"/>
              </w:rPr>
              <w:t>SHALL</w:t>
            </w:r>
            <w:r w:rsidRPr="000419EF">
              <w:rPr>
                <w:rStyle w:val="reqtext"/>
                <w:rFonts w:ascii="Calibri" w:hAnsi="Calibri"/>
                <w:sz w:val="20"/>
                <w:szCs w:val="20"/>
                <w:lang w:val="en-CA"/>
              </w:rPr>
              <w:t xml:space="preserve"> </w:t>
            </w:r>
            <w:r w:rsidR="00CE2547">
              <w:rPr>
                <w:rStyle w:val="reqtext"/>
                <w:rFonts w:ascii="Calibri" w:hAnsi="Calibri"/>
                <w:sz w:val="20"/>
                <w:szCs w:val="20"/>
                <w:lang w:val="en-CA"/>
              </w:rPr>
              <w:t xml:space="preserve">pass schematron rules defined </w:t>
            </w:r>
            <w:r w:rsidRPr="000419EF">
              <w:rPr>
                <w:rStyle w:val="reqtext"/>
                <w:rFonts w:ascii="Calibri" w:hAnsi="Calibri"/>
                <w:sz w:val="20"/>
                <w:szCs w:val="20"/>
                <w:lang w:val="en-CA"/>
              </w:rPr>
              <w:t>in schematron file located at   http://schemas.opengis.net/gsml</w:t>
            </w:r>
            <w:r w:rsidR="004832DE">
              <w:rPr>
                <w:rStyle w:val="reqtext"/>
                <w:rFonts w:ascii="Calibri" w:hAnsi="Calibri"/>
                <w:sz w:val="20"/>
                <w:szCs w:val="20"/>
                <w:lang w:val="en-CA"/>
              </w:rPr>
              <w:t>/4.1/</w:t>
            </w:r>
            <w:r w:rsidRPr="00CE5B49">
              <w:rPr>
                <w:rStyle w:val="reqtext"/>
                <w:lang w:val="en-CA"/>
              </w:rPr>
              <w:t>laboratoryAnalysis-Specimen</w:t>
            </w:r>
            <w:r w:rsidRPr="000419EF">
              <w:rPr>
                <w:rStyle w:val="reqtext"/>
                <w:rFonts w:ascii="Calibri" w:hAnsi="Calibri"/>
                <w:sz w:val="20"/>
                <w:szCs w:val="20"/>
                <w:lang w:val="en-CA"/>
              </w:rPr>
              <w:t>.sch</w:t>
            </w:r>
          </w:p>
        </w:tc>
      </w:tr>
    </w:tbl>
    <w:p w14:paraId="3495BE7D" w14:textId="77777777" w:rsidR="000419EF" w:rsidRDefault="000419EF" w:rsidP="00C648D4">
      <w:pPr>
        <w:rPr>
          <w:lang w:val="en-CA"/>
        </w:rPr>
      </w:pPr>
    </w:p>
    <w:p w14:paraId="02C8AAD5" w14:textId="373084B6" w:rsidR="00CE5B49" w:rsidRDefault="00CE5B49" w:rsidP="00CE5B49">
      <w:r>
        <w:t xml:space="preserve">All the elements from the laboratory analysis and </w:t>
      </w:r>
      <w:r w:rsidR="00D458B7">
        <w:t>specimen</w:t>
      </w:r>
      <w:r>
        <w:t xml:space="preserve"> package must be schema valid according to the XSD document provided at </w:t>
      </w:r>
      <w:r w:rsidRPr="005372A3">
        <w:t>http://schemas.opengis.net/gsml</w:t>
      </w:r>
      <w:r w:rsidR="004832DE">
        <w:t>/4.1/</w:t>
      </w:r>
      <w:r w:rsidRPr="00CE5B49">
        <w:t>laboratoryAnalysis-Specimen</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5B60032C"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sidRPr="00CE5B49">
              <w:rPr>
                <w:rStyle w:val="reqtext"/>
                <w:lang w:val="en-CA"/>
              </w:rPr>
              <w:t>laboratoryAnalysis-Specimen</w:t>
            </w:r>
            <w:r w:rsidRPr="005372A3">
              <w:rPr>
                <w:rStyle w:val="reqtext"/>
                <w:lang w:val="en-CA"/>
              </w:rPr>
              <w:t>.xsd</w:t>
            </w:r>
            <w:r w:rsidR="00B8253A">
              <w:rPr>
                <w:rStyle w:val="reqtext"/>
                <w:lang w:val="en-CA"/>
              </w:rPr>
              <w:t>.</w:t>
            </w:r>
          </w:p>
        </w:tc>
      </w:tr>
    </w:tbl>
    <w:p w14:paraId="13D96DC8" w14:textId="77777777" w:rsidR="00CE5B49" w:rsidRDefault="00CE5B49" w:rsidP="00CE5B49"/>
    <w:p w14:paraId="17554ECD" w14:textId="0D668CA6" w:rsidR="00CE5B49" w:rsidRDefault="00CE5B49" w:rsidP="00CE5B49">
      <w:r>
        <w:t xml:space="preserve">All the elements from basic must pass the schematron rule defined in the schematron file located at </w:t>
      </w:r>
      <w:r w:rsidRPr="00CE5B49">
        <w:t>http://schemas.opengis.net/gsml</w:t>
      </w:r>
      <w:r w:rsidR="004832DE">
        <w:t>/4.1/</w:t>
      </w:r>
      <w:r w:rsidRPr="00CE5B49">
        <w:t>laboratoryAnalysis-Specimen</w:t>
      </w:r>
      <w:r>
        <w:t>.sch</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322E71BB"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r w:rsidR="004832DE">
              <w:rPr>
                <w:rStyle w:val="reqtext"/>
                <w:lang w:val="en-CA"/>
              </w:rPr>
              <w:t>/4.1/</w:t>
            </w:r>
            <w:r w:rsidRPr="00CE5B49">
              <w:rPr>
                <w:rStyle w:val="reqtext"/>
                <w:lang w:val="en-CA"/>
              </w:rPr>
              <w:t>laboratoryAnalysis-Specimen</w:t>
            </w:r>
            <w:r>
              <w:rPr>
                <w:rStyle w:val="reqtext"/>
                <w:lang w:val="en-CA"/>
              </w:rPr>
              <w:t>.sch</w:t>
            </w:r>
            <w:r w:rsidR="00B8253A">
              <w:rPr>
                <w:rStyle w:val="reqtext"/>
                <w:lang w:val="en-CA"/>
              </w:rPr>
              <w:t>.</w:t>
            </w:r>
          </w:p>
        </w:tc>
      </w:tr>
    </w:tbl>
    <w:p w14:paraId="7F3DC502" w14:textId="5A05D939" w:rsidR="00334B16" w:rsidRDefault="00334B16" w:rsidP="00C648D4"/>
    <w:p w14:paraId="3B4ED31D" w14:textId="77777777" w:rsidR="00B020FC" w:rsidRDefault="00334B16" w:rsidP="00C648D4">
      <w:r>
        <w:br w:type="page"/>
      </w:r>
    </w:p>
    <w:p w14:paraId="7368FBB6" w14:textId="77777777" w:rsidR="009A7B37" w:rsidRPr="00D12552" w:rsidRDefault="009A7B37">
      <w:pPr>
        <w:pStyle w:val="Titre1"/>
        <w:rPr>
          <w:lang w:val="en-CA"/>
        </w:rPr>
      </w:pPr>
      <w:bookmarkStart w:id="820" w:name="_Toc452643201"/>
      <w:r w:rsidRPr="00D12552">
        <w:rPr>
          <w:lang w:val="en-CA"/>
        </w:rPr>
        <w:lastRenderedPageBreak/>
        <w:t>Media Types for any data encoding(s)</w:t>
      </w:r>
      <w:bookmarkEnd w:id="820"/>
    </w:p>
    <w:p w14:paraId="7EC3DB5E" w14:textId="3ACDD9F7" w:rsidR="00EE0227" w:rsidRDefault="00EE0227" w:rsidP="00EE0227">
      <w:pPr>
        <w:autoSpaceDE w:val="0"/>
        <w:autoSpaceDN w:val="0"/>
        <w:adjustRightInd w:val="0"/>
        <w:spacing w:after="0"/>
        <w:rPr>
          <w:rFonts w:ascii="TimesNewRomanPSMT" w:hAnsi="TimesNewRomanPSMT" w:cs="TimesNewRomanPSMT"/>
          <w:lang w:val="en-CA" w:eastAsia="en-CA"/>
        </w:rPr>
      </w:pPr>
      <w:r>
        <w:rPr>
          <w:rFonts w:ascii="TimesNewRomanPSMT" w:hAnsi="TimesNewRomanPSMT" w:cs="TimesNewRomanPSMT"/>
          <w:lang w:val="en-CA" w:eastAsia="en-CA"/>
        </w:rPr>
        <w:t>GeoSciML 4.</w:t>
      </w:r>
      <w:r w:rsidR="004832DE">
        <w:rPr>
          <w:rFonts w:ascii="TimesNewRomanPSMT" w:hAnsi="TimesNewRomanPSMT" w:cs="TimesNewRomanPSMT"/>
          <w:lang w:val="en-CA" w:eastAsia="en-CA"/>
        </w:rPr>
        <w:t>1</w:t>
      </w:r>
      <w:r>
        <w:rPr>
          <w:rFonts w:ascii="TimesNewRomanPSMT" w:hAnsi="TimesNewRomanPSMT" w:cs="TimesNewRomanPSMT"/>
          <w:lang w:val="en-CA" w:eastAsia="en-CA"/>
        </w:rPr>
        <w:t xml:space="preserve"> data conforming to clause 8 is encoded in</w:t>
      </w:r>
    </w:p>
    <w:p w14:paraId="3007C2B1" w14:textId="76813838" w:rsidR="00EE0227" w:rsidRDefault="00EE0227" w:rsidP="00EE0227">
      <w:pPr>
        <w:autoSpaceDE w:val="0"/>
        <w:autoSpaceDN w:val="0"/>
        <w:adjustRightInd w:val="0"/>
        <w:spacing w:after="0"/>
        <w:rPr>
          <w:rFonts w:ascii="TimesNewRomanPSMT" w:hAnsi="TimesNewRomanPSMT" w:cs="TimesNewRomanPSMT"/>
          <w:lang w:val="en-CA" w:eastAsia="en-CA"/>
        </w:rPr>
      </w:pPr>
      <w:proofErr w:type="gramStart"/>
      <w:r>
        <w:rPr>
          <w:rFonts w:ascii="TimesNewRomanPSMT" w:hAnsi="TimesNewRomanPSMT" w:cs="TimesNewRomanPSMT"/>
          <w:lang w:val="en-CA" w:eastAsia="en-CA"/>
        </w:rPr>
        <w:t>GML-conformant XML documents.</w:t>
      </w:r>
      <w:proofErr w:type="gramEnd"/>
      <w:r>
        <w:rPr>
          <w:rFonts w:ascii="TimesNewRomanPSMT" w:hAnsi="TimesNewRomanPSMT" w:cs="TimesNewRomanPSMT"/>
          <w:lang w:val="en-CA" w:eastAsia="en-CA"/>
        </w:rPr>
        <w:t xml:space="preserve"> The standard MIME-type and sub-type for GML</w:t>
      </w:r>
      <w:r w:rsidR="00CD524C">
        <w:rPr>
          <w:rFonts w:ascii="TimesNewRomanPSMT" w:hAnsi="TimesNewRomanPSMT" w:cs="TimesNewRomanPSMT"/>
          <w:lang w:val="en-CA" w:eastAsia="en-CA"/>
        </w:rPr>
        <w:t xml:space="preserve"> </w:t>
      </w:r>
      <w:r>
        <w:rPr>
          <w:rFonts w:ascii="TimesNewRomanPSMT" w:hAnsi="TimesNewRomanPSMT" w:cs="TimesNewRomanPSMT"/>
          <w:lang w:val="en-CA" w:eastAsia="en-CA"/>
        </w:rPr>
        <w:t xml:space="preserve">data should be used to indicate the encoding in internet exchange, as specified in </w:t>
      </w:r>
      <w:r>
        <w:rPr>
          <w:i/>
          <w:iCs/>
          <w:lang w:val="en-CA" w:eastAsia="en-CA"/>
        </w:rPr>
        <w:t>MIME</w:t>
      </w:r>
      <w:r w:rsidR="00CD524C">
        <w:rPr>
          <w:i/>
          <w:iCs/>
          <w:lang w:val="en-CA" w:eastAsia="en-CA"/>
        </w:rPr>
        <w:t xml:space="preserve"> </w:t>
      </w:r>
      <w:r>
        <w:rPr>
          <w:i/>
          <w:iCs/>
          <w:lang w:val="en-CA" w:eastAsia="en-CA"/>
        </w:rPr>
        <w:t xml:space="preserve">Media Types for </w:t>
      </w:r>
      <w:r w:rsidR="00CD524C">
        <w:rPr>
          <w:i/>
          <w:iCs/>
          <w:lang w:val="en-CA" w:eastAsia="en-CA"/>
        </w:rPr>
        <w:t>GML,</w:t>
      </w:r>
      <w:r>
        <w:rPr>
          <w:rFonts w:ascii="TimesNewRomanPSMT" w:hAnsi="TimesNewRomanPSMT" w:cs="TimesNewRomanPSMT"/>
          <w:lang w:val="en-CA" w:eastAsia="en-CA"/>
        </w:rPr>
        <w:t xml:space="preserve"> namely</w:t>
      </w:r>
    </w:p>
    <w:p w14:paraId="4ABEB529" w14:textId="77777777" w:rsidR="000419EF" w:rsidRDefault="000419EF" w:rsidP="00EE0227">
      <w:pPr>
        <w:autoSpaceDE w:val="0"/>
        <w:autoSpaceDN w:val="0"/>
        <w:adjustRightInd w:val="0"/>
        <w:spacing w:after="0"/>
        <w:rPr>
          <w:rFonts w:ascii="TimesNewRomanPSMT" w:hAnsi="TimesNewRomanPSMT" w:cs="TimesNewRomanPSMT"/>
          <w:lang w:val="en-CA" w:eastAsia="en-CA"/>
        </w:rPr>
      </w:pPr>
    </w:p>
    <w:p w14:paraId="397D43DF" w14:textId="5D0CAFBC" w:rsidR="00EE0227" w:rsidRDefault="00EE0227" w:rsidP="00EE0227">
      <w:pPr>
        <w:rPr>
          <w:lang w:val="en-CA"/>
        </w:rPr>
      </w:pPr>
      <w:proofErr w:type="gramStart"/>
      <w:r>
        <w:rPr>
          <w:rFonts w:ascii="TimesNewRomanPSMT" w:hAnsi="TimesNewRomanPSMT" w:cs="TimesNewRomanPSMT"/>
          <w:lang w:val="en-CA" w:eastAsia="en-CA"/>
        </w:rPr>
        <w:t>application/gml+</w:t>
      </w:r>
      <w:proofErr w:type="gramEnd"/>
      <w:r>
        <w:rPr>
          <w:rFonts w:ascii="TimesNewRomanPSMT" w:hAnsi="TimesNewRomanPSMT" w:cs="TimesNewRomanPSMT"/>
          <w:lang w:val="en-CA" w:eastAsia="en-CA"/>
        </w:rPr>
        <w:t>xml</w:t>
      </w:r>
      <w:r w:rsidRPr="00D12552" w:rsidDel="00EE0227">
        <w:rPr>
          <w:lang w:val="en-CA"/>
        </w:rPr>
        <w:t xml:space="preserve"> </w:t>
      </w:r>
    </w:p>
    <w:p w14:paraId="78D9A287" w14:textId="503CFA7F" w:rsidR="00334B16" w:rsidRDefault="00334B16" w:rsidP="00EE0227">
      <w:pPr>
        <w:rPr>
          <w:lang w:val="en-CA"/>
        </w:rPr>
      </w:pPr>
      <w:r>
        <w:rPr>
          <w:lang w:val="en-CA"/>
        </w:rPr>
        <w:br w:type="page"/>
      </w:r>
    </w:p>
    <w:p w14:paraId="68B7A5E5" w14:textId="619A0F79" w:rsidR="000F075C" w:rsidRPr="00D12552" w:rsidRDefault="000F075C" w:rsidP="000F075C">
      <w:pPr>
        <w:pStyle w:val="Titre1"/>
        <w:rPr>
          <w:lang w:val="en-CA"/>
        </w:rPr>
      </w:pPr>
      <w:bookmarkStart w:id="821" w:name="_Toc452643202"/>
      <w:r>
        <w:rPr>
          <w:lang w:val="en-CA"/>
        </w:rPr>
        <w:lastRenderedPageBreak/>
        <w:t>Abbreviations and Acronyms</w:t>
      </w:r>
      <w:bookmarkEnd w:id="821"/>
    </w:p>
    <w:p w14:paraId="54714F4C" w14:textId="6E0B4A71" w:rsidR="00047986" w:rsidRDefault="00047986" w:rsidP="00047986">
      <w:pPr>
        <w:ind w:left="2127" w:hanging="2127"/>
        <w:rPr>
          <w:lang w:val="en-CA"/>
        </w:rPr>
      </w:pPr>
      <w:r>
        <w:rPr>
          <w:lang w:val="en-CA"/>
        </w:rPr>
        <w:t>EarthResourceML</w:t>
      </w:r>
      <w:r>
        <w:rPr>
          <w:lang w:val="en-CA"/>
        </w:rPr>
        <w:tab/>
        <w:t>Earth Resource Markup Language (www.earthresourceml.org)</w:t>
      </w:r>
    </w:p>
    <w:p w14:paraId="5244EB23" w14:textId="7BF5B01A" w:rsidR="00301315" w:rsidRDefault="00301315" w:rsidP="00047986">
      <w:pPr>
        <w:ind w:left="2127" w:hanging="2127"/>
        <w:rPr>
          <w:lang w:val="en-CA"/>
        </w:rPr>
      </w:pPr>
      <w:r>
        <w:rPr>
          <w:lang w:val="en-CA"/>
        </w:rPr>
        <w:t>INSPIRE</w:t>
      </w:r>
      <w:r>
        <w:rPr>
          <w:lang w:val="en-CA"/>
        </w:rPr>
        <w:tab/>
        <w:t>The INSPIRE Directive of the European Union was begun</w:t>
      </w:r>
      <w:r w:rsidRPr="00301315">
        <w:rPr>
          <w:lang w:val="en-CA"/>
        </w:rPr>
        <w:t xml:space="preserve"> </w:t>
      </w:r>
      <w:r>
        <w:rPr>
          <w:lang w:val="en-CA"/>
        </w:rPr>
        <w:t xml:space="preserve">in May 2007 to establish </w:t>
      </w:r>
      <w:r w:rsidRPr="00301315">
        <w:rPr>
          <w:lang w:val="en-CA"/>
        </w:rPr>
        <w:t>an infrastructure for spatial information in Europe to support Co</w:t>
      </w:r>
      <w:r>
        <w:rPr>
          <w:lang w:val="en-CA"/>
        </w:rPr>
        <w:t>mmunity environmental policies (</w:t>
      </w:r>
      <w:r w:rsidRPr="00301315">
        <w:rPr>
          <w:lang w:val="en-CA"/>
        </w:rPr>
        <w:t>http://inspire.ec.europa.eu/</w:t>
      </w:r>
      <w:r>
        <w:rPr>
          <w:lang w:val="en-CA"/>
        </w:rPr>
        <w:t>)</w:t>
      </w:r>
    </w:p>
    <w:p w14:paraId="4B45058D" w14:textId="38FD923B" w:rsidR="00074FA2" w:rsidRDefault="00074FA2" w:rsidP="00047986">
      <w:pPr>
        <w:ind w:left="2127" w:hanging="2127"/>
        <w:rPr>
          <w:lang w:val="en-CA"/>
        </w:rPr>
      </w:pPr>
      <w:r>
        <w:rPr>
          <w:lang w:val="en-CA"/>
        </w:rPr>
        <w:t>IUGS</w:t>
      </w:r>
      <w:r>
        <w:rPr>
          <w:lang w:val="en-CA"/>
        </w:rPr>
        <w:tab/>
        <w:t>International Union of Geological Sciences (www.iugs.org)</w:t>
      </w:r>
    </w:p>
    <w:p w14:paraId="77205851" w14:textId="5863D8F9" w:rsidR="00074FA2" w:rsidRDefault="00074FA2" w:rsidP="00047986">
      <w:pPr>
        <w:ind w:left="2127" w:hanging="2127"/>
        <w:rPr>
          <w:lang w:val="en-CA"/>
        </w:rPr>
      </w:pPr>
      <w:r>
        <w:rPr>
          <w:lang w:val="en-CA"/>
        </w:rPr>
        <w:t>IUGS CGI</w:t>
      </w:r>
      <w:r>
        <w:rPr>
          <w:lang w:val="en-CA"/>
        </w:rPr>
        <w:tab/>
        <w:t>International Union of Geological Sciences, Commission for the Management and Application of Geoscience Information (www.cgi-iugs.org)</w:t>
      </w:r>
    </w:p>
    <w:p w14:paraId="4A91133A" w14:textId="79927347" w:rsidR="00074FA2" w:rsidRDefault="00074FA2" w:rsidP="00047986">
      <w:pPr>
        <w:ind w:left="2127" w:hanging="2127"/>
        <w:rPr>
          <w:lang w:val="en-CA"/>
        </w:rPr>
      </w:pPr>
      <w:r>
        <w:rPr>
          <w:lang w:val="en-CA"/>
        </w:rPr>
        <w:t>GeoSciML</w:t>
      </w:r>
      <w:r>
        <w:rPr>
          <w:lang w:val="en-CA"/>
        </w:rPr>
        <w:tab/>
        <w:t>Geoscience Markup Language</w:t>
      </w:r>
      <w:r w:rsidR="00301315">
        <w:rPr>
          <w:lang w:val="en-CA"/>
        </w:rPr>
        <w:t xml:space="preserve"> (</w:t>
      </w:r>
      <w:hyperlink r:id="rId157" w:history="1">
        <w:r w:rsidR="00047986" w:rsidRPr="00EB53A6">
          <w:rPr>
            <w:rStyle w:val="Lienhypertexte"/>
            <w:lang w:val="en-CA"/>
          </w:rPr>
          <w:t>www.geosciml.org</w:t>
        </w:r>
      </w:hyperlink>
      <w:r w:rsidR="00301315">
        <w:rPr>
          <w:lang w:val="en-CA"/>
        </w:rPr>
        <w:t>)</w:t>
      </w:r>
    </w:p>
    <w:p w14:paraId="1A4E415B" w14:textId="025D6827" w:rsidR="00047986" w:rsidRDefault="00047986" w:rsidP="00047986">
      <w:pPr>
        <w:ind w:left="2127" w:hanging="2127"/>
        <w:rPr>
          <w:lang w:val="en-CA"/>
        </w:rPr>
      </w:pPr>
      <w:r>
        <w:rPr>
          <w:lang w:val="en-CA"/>
        </w:rPr>
        <w:t>GWML</w:t>
      </w:r>
      <w:r>
        <w:rPr>
          <w:lang w:val="en-CA"/>
        </w:rPr>
        <w:tab/>
        <w:t>GroundWater Markup Language</w:t>
      </w:r>
    </w:p>
    <w:p w14:paraId="09EF6ED5" w14:textId="376E9CF8" w:rsidR="00201C6A" w:rsidRDefault="00201C6A" w:rsidP="00047986">
      <w:pPr>
        <w:ind w:left="2127" w:hanging="2127"/>
        <w:rPr>
          <w:lang w:val="en-CA"/>
        </w:rPr>
      </w:pPr>
      <w:r>
        <w:rPr>
          <w:lang w:val="en-CA"/>
        </w:rPr>
        <w:t>RDBMS</w:t>
      </w:r>
      <w:r>
        <w:rPr>
          <w:lang w:val="en-CA"/>
        </w:rPr>
        <w:tab/>
        <w:t>Relational database management system</w:t>
      </w:r>
    </w:p>
    <w:p w14:paraId="6AD16FC9" w14:textId="0252FF4C" w:rsidR="007A4792" w:rsidRDefault="007A4792" w:rsidP="00047986">
      <w:pPr>
        <w:ind w:left="2127" w:hanging="2127"/>
        <w:rPr>
          <w:lang w:val="en-CA"/>
        </w:rPr>
      </w:pPr>
      <w:r>
        <w:rPr>
          <w:lang w:val="en-CA"/>
        </w:rPr>
        <w:t>UCUM</w:t>
      </w:r>
      <w:r>
        <w:rPr>
          <w:lang w:val="en-CA"/>
        </w:rPr>
        <w:tab/>
      </w:r>
      <w:r w:rsidRPr="007A4792">
        <w:rPr>
          <w:lang w:val="en-CA"/>
        </w:rPr>
        <w:t>Unified Code for Units of Measure</w:t>
      </w:r>
      <w:r>
        <w:rPr>
          <w:lang w:val="en-CA"/>
        </w:rPr>
        <w:t xml:space="preserve"> (</w:t>
      </w:r>
      <w:hyperlink r:id="rId158" w:history="1">
        <w:r w:rsidRPr="00445F04">
          <w:rPr>
            <w:rStyle w:val="Lienhypertexte"/>
            <w:lang w:val="en-CA"/>
          </w:rPr>
          <w:t>http://unitsofmeasure.org/ucum.html</w:t>
        </w:r>
      </w:hyperlink>
      <w:r>
        <w:rPr>
          <w:lang w:val="en-CA"/>
        </w:rPr>
        <w:t xml:space="preserve">) </w:t>
      </w:r>
    </w:p>
    <w:p w14:paraId="57CEF178" w14:textId="165938B3" w:rsidR="009A7B37" w:rsidRPr="00D12552" w:rsidRDefault="009A7B37" w:rsidP="00B464F3">
      <w:pPr>
        <w:pStyle w:val="AnnexLevel1main"/>
        <w:rPr>
          <w:lang w:val="en-CA"/>
        </w:rPr>
      </w:pPr>
      <w:r w:rsidRPr="00D12552">
        <w:rPr>
          <w:lang w:val="en-CA"/>
        </w:rPr>
        <w:br w:type="page"/>
      </w:r>
      <w:r w:rsidR="00B61014">
        <w:rPr>
          <w:lang w:val="en-CA"/>
        </w:rPr>
        <w:lastRenderedPageBreak/>
        <w:t>Annexes</w:t>
      </w:r>
    </w:p>
    <w:p w14:paraId="4A91F08D" w14:textId="226EF7C9" w:rsidR="00B61014" w:rsidRPr="0027787F" w:rsidRDefault="00B61014" w:rsidP="0027787F">
      <w:pPr>
        <w:pStyle w:val="OGCAnnexX"/>
      </w:pPr>
      <w:bookmarkStart w:id="822" w:name="_Toc452643203"/>
      <w:bookmarkStart w:id="823" w:name="_Toc426472101"/>
      <w:bookmarkStart w:id="824" w:name="_Toc445211802"/>
      <w:r w:rsidRPr="0027787F">
        <w:t>Conformance classes</w:t>
      </w:r>
      <w:bookmarkEnd w:id="822"/>
    </w:p>
    <w:p w14:paraId="5E078BF4" w14:textId="77777777" w:rsidR="00401781" w:rsidRDefault="00401781" w:rsidP="00345D65"/>
    <w:p w14:paraId="4A3D07E6" w14:textId="6EB45C4F" w:rsidR="003B0AAB" w:rsidRPr="0027787F" w:rsidRDefault="003B0AAB" w:rsidP="003B0AAB">
      <w:pPr>
        <w:pStyle w:val="OGCAnnexXX"/>
      </w:pPr>
      <w:bookmarkStart w:id="825" w:name="_Toc452643204"/>
      <w:r w:rsidRPr="0027787F">
        <w:t xml:space="preserve">Conformance class: GeoSciML </w:t>
      </w:r>
      <w:r>
        <w:t>Conceptual</w:t>
      </w:r>
      <w:bookmarkEnd w:id="825"/>
    </w:p>
    <w:p w14:paraId="552A138E" w14:textId="77777777" w:rsidR="003B0AAB" w:rsidRDefault="003B0AAB" w:rsidP="00345D65"/>
    <w:p w14:paraId="20EC8C56" w14:textId="77777777" w:rsidR="003B0AAB" w:rsidRPr="003B0AAB" w:rsidRDefault="003B0AAB" w:rsidP="003B0AAB"/>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456"/>
        <w:gridCol w:w="5890"/>
      </w:tblGrid>
      <w:tr w:rsidR="003B0AAB" w:rsidRPr="009E563E" w14:paraId="7B512947" w14:textId="77777777" w:rsidTr="009968B9">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2DD090EA" w14:textId="77777777" w:rsidR="003B0AAB" w:rsidRPr="009E563E" w:rsidRDefault="003B0AAB" w:rsidP="009968B9">
            <w:pPr>
              <w:pStyle w:val="Tabletext9"/>
              <w:rPr>
                <w:rFonts w:cs="Arial"/>
                <w:szCs w:val="18"/>
                <w:lang w:eastAsia="en-US"/>
              </w:rPr>
            </w:pPr>
            <w:r w:rsidRPr="009E563E">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5543A66" w14:textId="77777777" w:rsidR="003B0AAB" w:rsidRPr="009E563E" w:rsidRDefault="003B0AAB" w:rsidP="009968B9">
            <w:pPr>
              <w:pStyle w:val="Tabletext9"/>
              <w:rPr>
                <w:rFonts w:cs="Arial"/>
                <w:b/>
                <w:color w:val="0000FF"/>
                <w:szCs w:val="18"/>
                <w:lang w:eastAsia="en-US"/>
              </w:rPr>
            </w:pPr>
            <w:r w:rsidRPr="009E563E">
              <w:rPr>
                <w:rFonts w:cs="Arial"/>
                <w:b/>
                <w:szCs w:val="18"/>
              </w:rPr>
              <w:t>/conf/</w:t>
            </w:r>
            <w:r>
              <w:rPr>
                <w:rFonts w:cs="Arial"/>
                <w:b/>
                <w:szCs w:val="18"/>
              </w:rPr>
              <w:t>gsml4-conceptual</w:t>
            </w:r>
          </w:p>
        </w:tc>
      </w:tr>
      <w:tr w:rsidR="003B0AAB" w:rsidRPr="009E563E" w14:paraId="05A37C98" w14:textId="77777777" w:rsidTr="009968B9">
        <w:tc>
          <w:tcPr>
            <w:tcW w:w="1549" w:type="dxa"/>
            <w:tcBorders>
              <w:top w:val="single" w:sz="12" w:space="0" w:color="auto"/>
              <w:left w:val="single" w:sz="12" w:space="0" w:color="auto"/>
              <w:bottom w:val="single" w:sz="4" w:space="0" w:color="auto"/>
              <w:right w:val="single" w:sz="4" w:space="0" w:color="auto"/>
            </w:tcBorders>
            <w:hideMark/>
          </w:tcPr>
          <w:p w14:paraId="73A97AE8" w14:textId="77777777" w:rsidR="003B0AAB" w:rsidRPr="009E563E" w:rsidRDefault="003B0AAB" w:rsidP="009968B9">
            <w:pPr>
              <w:pStyle w:val="Tabletext9"/>
              <w:rPr>
                <w:rFonts w:cs="Arial"/>
                <w:szCs w:val="18"/>
                <w:lang w:eastAsia="en-US"/>
              </w:rPr>
            </w:pPr>
            <w:r w:rsidRPr="009E563E">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47DD08B2" w14:textId="44C9D317" w:rsidR="003B0AAB" w:rsidRPr="009E563E" w:rsidRDefault="003B0AAB" w:rsidP="009968B9">
            <w:pPr>
              <w:pStyle w:val="Tabletext9"/>
              <w:rPr>
                <w:rFonts w:cs="Arial"/>
                <w:b/>
                <w:color w:val="0000FF"/>
                <w:szCs w:val="18"/>
                <w:lang w:eastAsia="en-US"/>
              </w:rPr>
            </w:pPr>
            <w:r>
              <w:rPr>
                <w:rFonts w:cs="Arial"/>
                <w:szCs w:val="18"/>
              </w:rPr>
              <w:t>req/gsml4</w:t>
            </w:r>
            <w:r w:rsidRPr="001C6F4D">
              <w:rPr>
                <w:rFonts w:cs="Arial"/>
                <w:szCs w:val="18"/>
              </w:rPr>
              <w:t>-conceptual</w:t>
            </w:r>
          </w:p>
        </w:tc>
      </w:tr>
      <w:tr w:rsidR="003B0AAB" w:rsidRPr="009E563E" w14:paraId="2D111251" w14:textId="77777777" w:rsidTr="009968B9">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6BEF8438" w14:textId="77777777" w:rsidR="003B0AAB" w:rsidRPr="009E563E" w:rsidRDefault="003B0AAB" w:rsidP="009968B9">
            <w:pPr>
              <w:pStyle w:val="Tabletext9"/>
              <w:rPr>
                <w:rFonts w:cs="Arial"/>
                <w:b/>
                <w:szCs w:val="18"/>
                <w:lang w:eastAsia="en-US"/>
              </w:rPr>
            </w:pPr>
            <w:r w:rsidRPr="009E563E">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5EB0509A" w14:textId="675BB8B5" w:rsidR="003B0AAB" w:rsidRPr="009E563E" w:rsidRDefault="003B0AAB" w:rsidP="009968B9">
            <w:pPr>
              <w:pStyle w:val="Tabletext9"/>
              <w:rPr>
                <w:rFonts w:cs="Arial"/>
                <w:b/>
                <w:color w:val="FF0000"/>
                <w:szCs w:val="18"/>
                <w:lang w:eastAsia="en-US"/>
              </w:rPr>
            </w:pPr>
            <w:r>
              <w:rPr>
                <w:rFonts w:cs="Arial"/>
                <w:szCs w:val="18"/>
                <w:lang w:val="en-AU"/>
              </w:rPr>
              <w:t>/conf</w:t>
            </w:r>
            <w:r>
              <w:t>/</w:t>
            </w:r>
            <w:r>
              <w:rPr>
                <w:b/>
              </w:rPr>
              <w:t>gsml4</w:t>
            </w:r>
            <w:r w:rsidRPr="001C6F4D">
              <w:rPr>
                <w:b/>
              </w:rPr>
              <w:t>-conceptual/</w:t>
            </w:r>
            <w:r>
              <w:rPr>
                <w:b/>
              </w:rPr>
              <w:t>similarity</w:t>
            </w:r>
          </w:p>
        </w:tc>
      </w:tr>
      <w:tr w:rsidR="003B0AAB" w:rsidRPr="009E563E" w14:paraId="4F15F8E7" w14:textId="77777777" w:rsidTr="009968B9">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F87643" w14:textId="77777777" w:rsidR="003B0AAB" w:rsidRPr="009E563E" w:rsidRDefault="003B0AAB" w:rsidP="009968B9">
            <w:pPr>
              <w:spacing w:after="0"/>
              <w:rPr>
                <w:rFonts w:ascii="Arial" w:eastAsia="MS Mincho" w:hAnsi="Arial" w:cs="Arial"/>
                <w:b/>
                <w:sz w:val="18"/>
                <w:szCs w:val="18"/>
              </w:rPr>
            </w:pPr>
          </w:p>
        </w:tc>
        <w:tc>
          <w:tcPr>
            <w:tcW w:w="1456" w:type="dxa"/>
            <w:tcBorders>
              <w:top w:val="single" w:sz="4" w:space="0" w:color="auto"/>
              <w:left w:val="single" w:sz="4" w:space="0" w:color="auto"/>
              <w:bottom w:val="single" w:sz="4" w:space="0" w:color="auto"/>
              <w:right w:val="nil"/>
            </w:tcBorders>
            <w:hideMark/>
          </w:tcPr>
          <w:p w14:paraId="10DD8ABC" w14:textId="77777777" w:rsidR="003B0AAB" w:rsidRPr="009E563E" w:rsidRDefault="003B0AAB" w:rsidP="009968B9">
            <w:pPr>
              <w:spacing w:after="0"/>
              <w:rPr>
                <w:rFonts w:ascii="Arial" w:eastAsia="MS Mincho" w:hAnsi="Arial" w:cs="Arial"/>
                <w:sz w:val="18"/>
                <w:szCs w:val="18"/>
              </w:rPr>
            </w:pPr>
            <w:r w:rsidRPr="009E563E">
              <w:rPr>
                <w:rFonts w:ascii="Arial" w:eastAsia="MS Mincho" w:hAnsi="Arial" w:cs="Arial"/>
                <w:b/>
                <w:sz w:val="18"/>
                <w:szCs w:val="18"/>
                <w:lang w:eastAsia="ja-JP"/>
              </w:rPr>
              <w:t>Requirement</w:t>
            </w:r>
          </w:p>
        </w:tc>
        <w:tc>
          <w:tcPr>
            <w:tcW w:w="5890" w:type="dxa"/>
            <w:tcBorders>
              <w:top w:val="single" w:sz="4" w:space="0" w:color="auto"/>
              <w:left w:val="single" w:sz="4" w:space="0" w:color="auto"/>
              <w:bottom w:val="single" w:sz="4" w:space="0" w:color="auto"/>
              <w:right w:val="single" w:sz="12" w:space="0" w:color="auto"/>
            </w:tcBorders>
            <w:hideMark/>
          </w:tcPr>
          <w:p w14:paraId="1E201017" w14:textId="7C1B579F" w:rsidR="003B0AAB" w:rsidRPr="00B214EB" w:rsidRDefault="003B0AAB" w:rsidP="003B0AAB">
            <w:pPr>
              <w:pStyle w:val="Tabletext9"/>
              <w:rPr>
                <w:b/>
              </w:rPr>
            </w:pPr>
            <w:r w:rsidRPr="001C6F4D">
              <w:rPr>
                <w:b/>
              </w:rPr>
              <w:t>/req/g</w:t>
            </w:r>
            <w:r>
              <w:rPr>
                <w:b/>
              </w:rPr>
              <w:t>sml4</w:t>
            </w:r>
            <w:r w:rsidRPr="001C6F4D">
              <w:rPr>
                <w:b/>
              </w:rPr>
              <w:t>-conceptual/</w:t>
            </w:r>
            <w:r>
              <w:rPr>
                <w:b/>
              </w:rPr>
              <w:t>similarity</w:t>
            </w:r>
          </w:p>
        </w:tc>
      </w:tr>
      <w:tr w:rsidR="003B0AAB" w:rsidRPr="009E563E" w14:paraId="340D32B9" w14:textId="77777777" w:rsidTr="009968B9">
        <w:trPr>
          <w:trHeight w:val="280"/>
        </w:trPr>
        <w:tc>
          <w:tcPr>
            <w:tcW w:w="1549" w:type="dxa"/>
            <w:vMerge/>
            <w:tcBorders>
              <w:top w:val="single" w:sz="4" w:space="0" w:color="auto"/>
              <w:left w:val="single" w:sz="12" w:space="0" w:color="auto"/>
              <w:bottom w:val="single" w:sz="4" w:space="0" w:color="auto"/>
              <w:right w:val="single" w:sz="4" w:space="0" w:color="auto"/>
            </w:tcBorders>
            <w:vAlign w:val="center"/>
          </w:tcPr>
          <w:p w14:paraId="18FA98C0" w14:textId="77777777" w:rsidR="003B0AAB" w:rsidRPr="009E563E" w:rsidRDefault="003B0AAB" w:rsidP="009968B9">
            <w:pPr>
              <w:spacing w:after="0"/>
              <w:rPr>
                <w:rFonts w:ascii="Arial" w:eastAsia="MS Mincho" w:hAnsi="Arial" w:cs="Arial"/>
                <w:b/>
                <w:sz w:val="18"/>
                <w:szCs w:val="18"/>
              </w:rPr>
            </w:pPr>
          </w:p>
        </w:tc>
        <w:tc>
          <w:tcPr>
            <w:tcW w:w="1456" w:type="dxa"/>
            <w:tcBorders>
              <w:top w:val="single" w:sz="4" w:space="0" w:color="auto"/>
              <w:left w:val="single" w:sz="4" w:space="0" w:color="auto"/>
              <w:bottom w:val="single" w:sz="4" w:space="0" w:color="auto"/>
              <w:right w:val="nil"/>
            </w:tcBorders>
          </w:tcPr>
          <w:p w14:paraId="60C2C7A1" w14:textId="77777777" w:rsidR="003B0AAB" w:rsidRPr="009E563E" w:rsidRDefault="003B0AAB" w:rsidP="009968B9">
            <w:pPr>
              <w:spacing w:after="0"/>
              <w:rPr>
                <w:rFonts w:ascii="Arial" w:eastAsia="MS Mincho" w:hAnsi="Arial" w:cs="Arial"/>
                <w:b/>
                <w:sz w:val="18"/>
                <w:szCs w:val="18"/>
                <w:lang w:eastAsia="ja-JP"/>
              </w:rPr>
            </w:pPr>
            <w:r w:rsidRPr="009E563E">
              <w:rPr>
                <w:rFonts w:ascii="Arial" w:eastAsia="MS Mincho" w:hAnsi="Arial" w:cs="Arial"/>
                <w:b/>
                <w:sz w:val="18"/>
                <w:szCs w:val="18"/>
                <w:lang w:eastAsia="ja-JP"/>
              </w:rPr>
              <w:t>Test purpose</w:t>
            </w:r>
          </w:p>
        </w:tc>
        <w:tc>
          <w:tcPr>
            <w:tcW w:w="5890" w:type="dxa"/>
            <w:tcBorders>
              <w:top w:val="single" w:sz="4" w:space="0" w:color="auto"/>
              <w:left w:val="single" w:sz="4" w:space="0" w:color="auto"/>
              <w:bottom w:val="single" w:sz="4" w:space="0" w:color="auto"/>
              <w:right w:val="single" w:sz="12" w:space="0" w:color="auto"/>
            </w:tcBorders>
          </w:tcPr>
          <w:p w14:paraId="2B714913" w14:textId="77777777" w:rsidR="003B0AAB" w:rsidRPr="00B214EB" w:rsidRDefault="003B0AAB" w:rsidP="009968B9">
            <w:pPr>
              <w:pStyle w:val="Tabletext9"/>
              <w:rPr>
                <w:b/>
              </w:rPr>
            </w:pPr>
            <w:r>
              <w:rPr>
                <w:rFonts w:cs="Arial"/>
                <w:szCs w:val="18"/>
                <w:lang w:val="en-AU"/>
              </w:rPr>
              <w:t>Ensure that the target logical model is compatible with the conceptual model.</w:t>
            </w:r>
          </w:p>
        </w:tc>
      </w:tr>
      <w:tr w:rsidR="003B0AAB" w:rsidRPr="009E563E" w14:paraId="5B33E517" w14:textId="77777777" w:rsidTr="009968B9">
        <w:trPr>
          <w:trHeight w:val="280"/>
        </w:trPr>
        <w:tc>
          <w:tcPr>
            <w:tcW w:w="1549" w:type="dxa"/>
            <w:vMerge/>
            <w:tcBorders>
              <w:top w:val="single" w:sz="4" w:space="0" w:color="auto"/>
              <w:left w:val="single" w:sz="12" w:space="0" w:color="auto"/>
              <w:bottom w:val="single" w:sz="4" w:space="0" w:color="auto"/>
              <w:right w:val="single" w:sz="4" w:space="0" w:color="auto"/>
            </w:tcBorders>
            <w:vAlign w:val="center"/>
          </w:tcPr>
          <w:p w14:paraId="795FAE5B" w14:textId="77777777" w:rsidR="003B0AAB" w:rsidRPr="009E563E" w:rsidRDefault="003B0AAB" w:rsidP="009968B9">
            <w:pPr>
              <w:spacing w:after="0"/>
              <w:rPr>
                <w:rFonts w:ascii="Arial" w:eastAsia="MS Mincho" w:hAnsi="Arial" w:cs="Arial"/>
                <w:b/>
                <w:sz w:val="18"/>
                <w:szCs w:val="18"/>
              </w:rPr>
            </w:pPr>
          </w:p>
        </w:tc>
        <w:tc>
          <w:tcPr>
            <w:tcW w:w="1456" w:type="dxa"/>
            <w:tcBorders>
              <w:top w:val="single" w:sz="4" w:space="0" w:color="auto"/>
              <w:left w:val="single" w:sz="4" w:space="0" w:color="auto"/>
              <w:bottom w:val="single" w:sz="4" w:space="0" w:color="auto"/>
              <w:right w:val="nil"/>
            </w:tcBorders>
          </w:tcPr>
          <w:p w14:paraId="66B0E061" w14:textId="77777777" w:rsidR="003B0AAB" w:rsidRPr="009E563E" w:rsidRDefault="003B0AAB" w:rsidP="009968B9">
            <w:pPr>
              <w:spacing w:after="0"/>
              <w:rPr>
                <w:rFonts w:ascii="Arial" w:eastAsia="MS Mincho" w:hAnsi="Arial" w:cs="Arial"/>
                <w:b/>
                <w:sz w:val="18"/>
                <w:szCs w:val="18"/>
                <w:lang w:eastAsia="ja-JP"/>
              </w:rPr>
            </w:pPr>
            <w:r w:rsidRPr="009E563E">
              <w:rPr>
                <w:rFonts w:ascii="Arial" w:eastAsia="MS Mincho" w:hAnsi="Arial" w:cs="Arial"/>
                <w:b/>
                <w:sz w:val="18"/>
                <w:szCs w:val="18"/>
                <w:lang w:eastAsia="ja-JP"/>
              </w:rPr>
              <w:t>Test method</w:t>
            </w:r>
          </w:p>
        </w:tc>
        <w:tc>
          <w:tcPr>
            <w:tcW w:w="5890" w:type="dxa"/>
            <w:tcBorders>
              <w:top w:val="single" w:sz="4" w:space="0" w:color="auto"/>
              <w:left w:val="single" w:sz="4" w:space="0" w:color="auto"/>
              <w:bottom w:val="single" w:sz="4" w:space="0" w:color="auto"/>
              <w:right w:val="single" w:sz="12" w:space="0" w:color="auto"/>
            </w:tcBorders>
          </w:tcPr>
          <w:p w14:paraId="2A9CC4BA" w14:textId="77777777" w:rsidR="003B0AAB" w:rsidRPr="00EC17E5" w:rsidRDefault="003B0AAB" w:rsidP="009968B9">
            <w:pPr>
              <w:pStyle w:val="Tabletext9"/>
            </w:pPr>
            <w:r>
              <w:t>Determine semantic similarity between the logical model and conceptual model using an established method such as : (i) visual comparison of the UML diagrams, (ii) comparison of logical and conceptual components expressed in a common knowledge representation language such as first order logic, or (iii) comparison after mapping to a reference ontology.</w:t>
            </w:r>
          </w:p>
        </w:tc>
      </w:tr>
      <w:tr w:rsidR="003B0AAB" w:rsidRPr="009E563E" w14:paraId="5420FE76" w14:textId="77777777" w:rsidTr="009968B9">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0E8952B" w14:textId="77777777" w:rsidR="003B0AAB" w:rsidRPr="009E563E" w:rsidRDefault="003B0AAB" w:rsidP="009968B9">
            <w:pPr>
              <w:spacing w:after="0"/>
              <w:rPr>
                <w:rFonts w:ascii="Arial" w:eastAsia="MS Mincho" w:hAnsi="Arial" w:cs="Arial"/>
                <w:b/>
                <w:sz w:val="18"/>
                <w:szCs w:val="18"/>
              </w:rPr>
            </w:pPr>
          </w:p>
        </w:tc>
        <w:tc>
          <w:tcPr>
            <w:tcW w:w="1456" w:type="dxa"/>
            <w:tcBorders>
              <w:top w:val="single" w:sz="4" w:space="0" w:color="auto"/>
              <w:left w:val="single" w:sz="4" w:space="0" w:color="auto"/>
              <w:bottom w:val="single" w:sz="4" w:space="0" w:color="auto"/>
              <w:right w:val="nil"/>
            </w:tcBorders>
            <w:hideMark/>
          </w:tcPr>
          <w:p w14:paraId="25AF8F74" w14:textId="77777777" w:rsidR="003B0AAB" w:rsidRPr="009E563E" w:rsidRDefault="003B0AAB" w:rsidP="009968B9">
            <w:pPr>
              <w:spacing w:after="0"/>
              <w:rPr>
                <w:rFonts w:ascii="Arial" w:eastAsia="MS Mincho" w:hAnsi="Arial" w:cs="Arial"/>
                <w:sz w:val="18"/>
                <w:szCs w:val="18"/>
              </w:rPr>
            </w:pPr>
            <w:r w:rsidRPr="009E563E">
              <w:rPr>
                <w:rFonts w:ascii="Arial" w:eastAsia="MS Mincho" w:hAnsi="Arial" w:cs="Arial"/>
                <w:b/>
                <w:sz w:val="18"/>
                <w:szCs w:val="18"/>
                <w:lang w:eastAsia="ja-JP"/>
              </w:rPr>
              <w:t>Test type</w:t>
            </w:r>
          </w:p>
        </w:tc>
        <w:tc>
          <w:tcPr>
            <w:tcW w:w="5890" w:type="dxa"/>
            <w:tcBorders>
              <w:top w:val="single" w:sz="4" w:space="0" w:color="auto"/>
              <w:left w:val="single" w:sz="4" w:space="0" w:color="auto"/>
              <w:bottom w:val="single" w:sz="4" w:space="0" w:color="auto"/>
              <w:right w:val="single" w:sz="12" w:space="0" w:color="auto"/>
            </w:tcBorders>
            <w:hideMark/>
          </w:tcPr>
          <w:p w14:paraId="5B1F2024" w14:textId="77777777" w:rsidR="003B0AAB" w:rsidRPr="009E563E" w:rsidRDefault="003B0AAB" w:rsidP="009968B9">
            <w:pPr>
              <w:pStyle w:val="Tabletext9"/>
              <w:jc w:val="left"/>
              <w:rPr>
                <w:rFonts w:cs="Arial"/>
                <w:b/>
                <w:color w:val="FF0000"/>
                <w:szCs w:val="18"/>
                <w:lang w:eastAsia="en-US"/>
              </w:rPr>
            </w:pPr>
            <w:r w:rsidRPr="009E563E">
              <w:rPr>
                <w:rFonts w:cs="Arial"/>
                <w:szCs w:val="18"/>
                <w:lang w:val="en-AU"/>
              </w:rPr>
              <w:t>Capability</w:t>
            </w:r>
          </w:p>
        </w:tc>
      </w:tr>
    </w:tbl>
    <w:p w14:paraId="10CED89A" w14:textId="77777777" w:rsidR="003B0AAB" w:rsidRDefault="003B0AAB" w:rsidP="003B0AAB">
      <w:pPr>
        <w:rPr>
          <w:lang w:val="en-CA"/>
        </w:rPr>
      </w:pPr>
    </w:p>
    <w:p w14:paraId="413BBC69" w14:textId="77777777" w:rsidR="003B0AAB" w:rsidRPr="00B464F3" w:rsidRDefault="003B0AAB" w:rsidP="00345D65"/>
    <w:p w14:paraId="13276943" w14:textId="2251678A" w:rsidR="00480BB6" w:rsidRPr="0027787F" w:rsidRDefault="00542F0B" w:rsidP="00B464F3">
      <w:pPr>
        <w:pStyle w:val="OGCAnnexXX"/>
      </w:pPr>
      <w:bookmarkStart w:id="826" w:name="_Toc452643205"/>
      <w:bookmarkEnd w:id="823"/>
      <w:bookmarkEnd w:id="824"/>
      <w:r w:rsidRPr="0027787F">
        <w:t xml:space="preserve">Conformance class: </w:t>
      </w:r>
      <w:r w:rsidR="00480BB6" w:rsidRPr="0027787F">
        <w:t>GeoSciML Core Abstract</w:t>
      </w:r>
      <w:bookmarkEnd w:id="826"/>
    </w:p>
    <w:p w14:paraId="5327A704" w14:textId="77777777" w:rsidR="00B61014" w:rsidRDefault="00B61014" w:rsidP="00B464F3"/>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D8C3490"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69FDF6F8"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4EF87ACF"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gsml4-core</w:t>
            </w:r>
          </w:p>
        </w:tc>
      </w:tr>
      <w:tr w:rsidR="00480BB6" w:rsidRPr="00DE63EA" w14:paraId="3E7ABA53"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6C93839"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207EE09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/req/gsml4-core</w:t>
            </w:r>
          </w:p>
        </w:tc>
      </w:tr>
      <w:tr w:rsidR="00480BB6" w:rsidRPr="00DE63EA" w14:paraId="115D397C" w14:textId="77777777" w:rsidTr="0024128E">
        <w:tc>
          <w:tcPr>
            <w:tcW w:w="1549" w:type="dxa"/>
            <w:tcBorders>
              <w:top w:val="single" w:sz="12" w:space="0" w:color="auto"/>
              <w:left w:val="single" w:sz="12" w:space="0" w:color="auto"/>
              <w:bottom w:val="single" w:sz="4" w:space="0" w:color="auto"/>
              <w:right w:val="single" w:sz="4" w:space="0" w:color="auto"/>
            </w:tcBorders>
          </w:tcPr>
          <w:p w14:paraId="054AE835"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25BAFBDE"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Urn:iso:dis:iso:19156:clause:A.1.1</w:t>
            </w:r>
          </w:p>
        </w:tc>
      </w:tr>
      <w:tr w:rsidR="009F6B2F" w:rsidRPr="00DE63EA" w14:paraId="05150F4A" w14:textId="77777777" w:rsidTr="0024128E">
        <w:tc>
          <w:tcPr>
            <w:tcW w:w="1549" w:type="dxa"/>
            <w:tcBorders>
              <w:top w:val="single" w:sz="12" w:space="0" w:color="auto"/>
              <w:left w:val="single" w:sz="12" w:space="0" w:color="auto"/>
              <w:bottom w:val="single" w:sz="4" w:space="0" w:color="auto"/>
              <w:right w:val="single" w:sz="4" w:space="0" w:color="auto"/>
            </w:tcBorders>
          </w:tcPr>
          <w:p w14:paraId="3CE0BAE8" w14:textId="327CA4F2" w:rsidR="009F6B2F" w:rsidRDefault="009F6B2F"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46F18BF" w14:textId="794D394A" w:rsidR="009F6B2F" w:rsidRDefault="009F6B2F"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 xml:space="preserve">RFC </w:t>
            </w:r>
            <w:r w:rsidR="005061CC">
              <w:rPr>
                <w:rFonts w:cs="Arial"/>
                <w:szCs w:val="18"/>
                <w:lang w:val="en-US"/>
              </w:rPr>
              <w:t>3986</w:t>
            </w:r>
          </w:p>
        </w:tc>
      </w:tr>
      <w:tr w:rsidR="00480BB6" w:rsidRPr="00DE63EA" w14:paraId="5AF8C0E7"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073089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181E3C37"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/uml-entity-name</w:t>
            </w:r>
          </w:p>
        </w:tc>
      </w:tr>
      <w:tr w:rsidR="00480BB6" w:rsidRPr="00DE63EA" w14:paraId="0BA7C132"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40D3D3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F2B5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C31C03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/req/gsml4-core/uml-entity-name</w:t>
            </w:r>
          </w:p>
        </w:tc>
      </w:tr>
      <w:tr w:rsidR="00480BB6" w:rsidRPr="00DE63EA" w14:paraId="6DB2EDB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DAB4C0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F901F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71FE57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w:t>
            </w:r>
            <w:r w:rsidRPr="00DE63EA">
              <w:rPr>
                <w:rFonts w:cs="Arial"/>
                <w:szCs w:val="18"/>
                <w:lang w:val="en-CA"/>
              </w:rPr>
              <w:t xml:space="preserve"> that </w:t>
            </w:r>
            <w:r>
              <w:rPr>
                <w:rFonts w:cs="Arial"/>
                <w:szCs w:val="18"/>
                <w:lang w:val="en-CA"/>
              </w:rPr>
              <w:t>the names used in the target implementation matches the names in the logical model</w:t>
            </w:r>
          </w:p>
        </w:tc>
      </w:tr>
      <w:tr w:rsidR="00480BB6" w:rsidRPr="00DE63EA" w14:paraId="191D988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560CA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4310D1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8D0B0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when possible, name used in the target implementation matches the names in the logical model.</w:t>
            </w:r>
          </w:p>
        </w:tc>
      </w:tr>
      <w:tr w:rsidR="00480BB6" w:rsidRPr="00DE63EA" w14:paraId="3EE63EF3"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F722EA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742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4E70CE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8A79BA" w14:paraId="70FEBBB1"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209CBFE"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6CE38F56" w14:textId="77777777" w:rsidR="00480BB6" w:rsidRPr="007F07F2" w:rsidRDefault="00480BB6" w:rsidP="0024128E">
            <w:pPr>
              <w:pStyle w:val="Tabletext9"/>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/uml-cardinality</w:t>
            </w:r>
          </w:p>
        </w:tc>
      </w:tr>
      <w:tr w:rsidR="00480BB6" w:rsidRPr="008A79BA" w14:paraId="4FE632CC"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737341"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23196B7E"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13D8363" w14:textId="77777777" w:rsidR="00480BB6" w:rsidRPr="00B464F3"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lang w:val="en-CA"/>
              </w:rPr>
            </w:pPr>
            <w:r w:rsidRPr="00B464F3">
              <w:rPr>
                <w:rFonts w:ascii="Arial" w:hAnsi="Arial" w:cs="Arial"/>
                <w:sz w:val="18"/>
                <w:szCs w:val="18"/>
                <w:lang w:val="en-CA"/>
              </w:rPr>
              <w:t>/req/gsml4-core/uml-cardinality</w:t>
            </w:r>
          </w:p>
        </w:tc>
      </w:tr>
      <w:tr w:rsidR="00480BB6" w:rsidRPr="004A745D" w14:paraId="28D05F5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D37A10A"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6A29C9CF"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02FE77C" w14:textId="77777777" w:rsidR="00480BB6" w:rsidRPr="004A745D" w:rsidRDefault="00480BB6" w:rsidP="0024128E">
            <w:pPr>
              <w:pStyle w:val="Tabletext9"/>
              <w:rPr>
                <w:rFonts w:cs="Arial"/>
                <w:b/>
                <w:color w:val="FF0000"/>
                <w:szCs w:val="18"/>
                <w:lang w:eastAsia="en-US"/>
              </w:rPr>
            </w:pPr>
            <w:r>
              <w:rPr>
                <w:rFonts w:cs="Arial"/>
                <w:szCs w:val="18"/>
                <w:lang w:val="en-CA"/>
              </w:rPr>
              <w:t>Ensure that the cardinalities of the properties are the same as the logical model</w:t>
            </w:r>
          </w:p>
        </w:tc>
      </w:tr>
      <w:tr w:rsidR="00480BB6" w:rsidRPr="004A745D" w14:paraId="20556FF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CE701B2"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538E920"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35433D7"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Visually inspect the target implementation and validate that all properties have the same cardinality as the one expressed in the logical model.</w:t>
            </w:r>
          </w:p>
        </w:tc>
      </w:tr>
      <w:tr w:rsidR="00480BB6" w:rsidRPr="004A745D" w14:paraId="14535B6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B4F455"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0E0AB1"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2BCE96A" w14:textId="77777777" w:rsidR="00480BB6" w:rsidRPr="004A745D" w:rsidRDefault="00480BB6" w:rsidP="0024128E">
            <w:pPr>
              <w:pStyle w:val="Tabletext9"/>
              <w:rPr>
                <w:rFonts w:cs="Arial"/>
                <w:szCs w:val="18"/>
                <w:lang w:eastAsia="en-US"/>
              </w:rPr>
            </w:pPr>
          </w:p>
        </w:tc>
      </w:tr>
      <w:tr w:rsidR="00480BB6" w:rsidRPr="004A745D" w14:paraId="43A9EA52"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5CE74F38"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30D70364" w14:textId="77777777" w:rsidR="00480BB6" w:rsidRPr="007F07F2" w:rsidRDefault="00480BB6" w:rsidP="0024128E">
            <w:pPr>
              <w:pStyle w:val="Tabletext9"/>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w:t>
            </w:r>
            <w:r w:rsidRPr="00F303B4">
              <w:rPr>
                <w:rFonts w:cs="Arial"/>
                <w:b/>
                <w:szCs w:val="18"/>
                <w:lang w:val="en-US"/>
              </w:rPr>
              <w:t>uml-abstract</w:t>
            </w:r>
          </w:p>
        </w:tc>
      </w:tr>
      <w:tr w:rsidR="00480BB6" w:rsidRPr="004A745D" w14:paraId="037B43C9"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8F2135"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55F9CACA"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AE58DBC" w14:textId="77777777" w:rsidR="00480BB6" w:rsidRPr="00EE0AEA" w:rsidRDefault="00480BB6" w:rsidP="0024128E">
            <w:pPr>
              <w:spacing w:after="0"/>
              <w:rPr>
                <w:rFonts w:ascii="Arial" w:eastAsia="MS Mincho" w:hAnsi="Arial" w:cs="Arial"/>
                <w:b/>
                <w:color w:val="0000FF"/>
                <w:sz w:val="18"/>
                <w:szCs w:val="18"/>
                <w:lang w:val="fr-CA"/>
              </w:rPr>
            </w:pPr>
            <w:r w:rsidRPr="00EE0AEA">
              <w:rPr>
                <w:rFonts w:ascii="Arial" w:hAnsi="Arial" w:cs="Arial"/>
                <w:sz w:val="18"/>
                <w:szCs w:val="18"/>
                <w:lang w:val="fr-CA"/>
              </w:rPr>
              <w:t>/req/</w:t>
            </w:r>
            <w:r w:rsidRPr="00F303B4">
              <w:rPr>
                <w:rFonts w:ascii="Arial" w:hAnsi="Arial" w:cs="Arial"/>
                <w:sz w:val="18"/>
                <w:szCs w:val="18"/>
              </w:rPr>
              <w:t>gsml4-core/uml-abstract</w:t>
            </w:r>
          </w:p>
        </w:tc>
      </w:tr>
      <w:tr w:rsidR="00480BB6" w:rsidRPr="004A745D" w14:paraId="6A7A685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AE42B72"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0E637B73"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983A5C0" w14:textId="77777777" w:rsidR="00480BB6" w:rsidRPr="004A745D" w:rsidRDefault="00480BB6" w:rsidP="0024128E">
            <w:pPr>
              <w:pStyle w:val="Tabletext9"/>
              <w:rPr>
                <w:rFonts w:cs="Arial"/>
                <w:b/>
                <w:color w:val="FF0000"/>
                <w:szCs w:val="18"/>
                <w:lang w:eastAsia="en-US"/>
              </w:rPr>
            </w:pPr>
            <w:r>
              <w:rPr>
                <w:rFonts w:cs="Arial"/>
                <w:szCs w:val="18"/>
                <w:lang w:val="en-CA"/>
              </w:rPr>
              <w:t>Ensure that target implementation does not allow materialisation of abstract classes</w:t>
            </w:r>
          </w:p>
        </w:tc>
      </w:tr>
      <w:tr w:rsidR="00480BB6" w:rsidRPr="004A745D" w14:paraId="7D8D55E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50227F9"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C46F25"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0E8C9AB"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Visually inspect the target implementation and validate that no classifiers (Feature, Type or Datatype) marked as abstract can be materialised.</w:t>
            </w:r>
          </w:p>
        </w:tc>
      </w:tr>
      <w:tr w:rsidR="00480BB6" w:rsidRPr="004A745D" w14:paraId="1EBC9C7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253BE9"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978397A"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441E35F" w14:textId="77777777" w:rsidR="00480BB6" w:rsidRPr="004A745D" w:rsidRDefault="00480BB6" w:rsidP="0024128E">
            <w:pPr>
              <w:pStyle w:val="Tabletext9"/>
              <w:rPr>
                <w:rFonts w:cs="Arial"/>
                <w:szCs w:val="18"/>
                <w:lang w:eastAsia="en-US"/>
              </w:rPr>
            </w:pPr>
            <w:r w:rsidRPr="00DE63EA">
              <w:rPr>
                <w:rFonts w:cs="Arial"/>
                <w:szCs w:val="18"/>
                <w:lang w:val="en-AU"/>
              </w:rPr>
              <w:t>Capability</w:t>
            </w:r>
          </w:p>
        </w:tc>
      </w:tr>
      <w:tr w:rsidR="00480BB6" w:rsidRPr="004A745D" w14:paraId="7FF60134"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4CC2D51"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67F36852" w14:textId="77777777" w:rsidR="00480BB6" w:rsidRPr="007F07F2" w:rsidRDefault="00480BB6" w:rsidP="0024128E">
            <w:pPr>
              <w:pStyle w:val="Tabletext9"/>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w:t>
            </w:r>
            <w:r w:rsidRPr="00F303B4">
              <w:rPr>
                <w:rFonts w:cs="Arial"/>
                <w:b/>
                <w:szCs w:val="18"/>
                <w:lang w:val="en-US"/>
              </w:rPr>
              <w:t>uml-polymorphism</w:t>
            </w:r>
          </w:p>
        </w:tc>
      </w:tr>
      <w:tr w:rsidR="00480BB6" w:rsidRPr="004A745D" w14:paraId="5B79BE69"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992BEB"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5E368BCB"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D9DD824" w14:textId="77777777" w:rsidR="00480BB6" w:rsidRPr="00B464F3" w:rsidRDefault="00480BB6" w:rsidP="0024128E">
            <w:pPr>
              <w:spacing w:after="0"/>
              <w:rPr>
                <w:rFonts w:ascii="Arial" w:eastAsia="MS Mincho" w:hAnsi="Arial" w:cs="Arial"/>
                <w:b/>
                <w:color w:val="0000FF"/>
                <w:sz w:val="18"/>
                <w:szCs w:val="18"/>
                <w:lang w:val="en-CA"/>
              </w:rPr>
            </w:pPr>
            <w:r w:rsidRPr="00B464F3">
              <w:rPr>
                <w:rFonts w:ascii="Arial" w:hAnsi="Arial" w:cs="Arial"/>
                <w:sz w:val="18"/>
                <w:szCs w:val="18"/>
                <w:lang w:val="en-CA"/>
              </w:rPr>
              <w:t>/req/gsml4-core/uml-polymorphism</w:t>
            </w:r>
          </w:p>
        </w:tc>
      </w:tr>
      <w:tr w:rsidR="00480BB6" w:rsidRPr="004A745D" w14:paraId="3C4BA2A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8A9A2F"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2849E753"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63C245C" w14:textId="77777777" w:rsidR="00480BB6" w:rsidRPr="004A745D" w:rsidRDefault="00480BB6" w:rsidP="0024128E">
            <w:pPr>
              <w:pStyle w:val="Tabletext9"/>
              <w:rPr>
                <w:rFonts w:cs="Arial"/>
                <w:b/>
                <w:color w:val="FF0000"/>
                <w:szCs w:val="18"/>
                <w:lang w:eastAsia="en-US"/>
              </w:rPr>
            </w:pPr>
            <w:r>
              <w:rPr>
                <w:rFonts w:cs="Arial"/>
                <w:szCs w:val="18"/>
                <w:lang w:val="en-CA"/>
              </w:rPr>
              <w:t>Ensure that target implementation has mechanisms to allow type substitutions for property values.</w:t>
            </w:r>
          </w:p>
        </w:tc>
      </w:tr>
      <w:tr w:rsidR="00480BB6" w:rsidRPr="004A745D" w14:paraId="03F986E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CABDA94"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7ED278C"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0130026"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commentRangeStart w:id="827"/>
            <w:r>
              <w:rPr>
                <w:rFonts w:ascii="Arial" w:hAnsi="Arial" w:cs="Arial"/>
                <w:sz w:val="18"/>
                <w:szCs w:val="18"/>
                <w:lang w:val="en-CA"/>
              </w:rPr>
              <w:t xml:space="preserve">Visually check the target implementation for properties that have value types at the head of substitution group also accept subtypes as valid values </w:t>
            </w:r>
            <w:commentRangeEnd w:id="827"/>
            <w:r>
              <w:rPr>
                <w:rStyle w:val="Marquedecommentaire"/>
              </w:rPr>
              <w:commentReference w:id="827"/>
            </w:r>
          </w:p>
        </w:tc>
      </w:tr>
      <w:tr w:rsidR="00480BB6" w:rsidRPr="004A745D" w14:paraId="63C9B33B"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B9F2C3"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A2F34F"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45D210C" w14:textId="77777777" w:rsidR="00480BB6" w:rsidRPr="004A745D" w:rsidRDefault="00480BB6" w:rsidP="0024128E">
            <w:pPr>
              <w:pStyle w:val="Tabletext9"/>
              <w:rPr>
                <w:rFonts w:cs="Arial"/>
                <w:szCs w:val="18"/>
                <w:lang w:eastAsia="en-US"/>
              </w:rPr>
            </w:pPr>
            <w:r w:rsidRPr="00DE63EA">
              <w:rPr>
                <w:rFonts w:cs="Arial"/>
                <w:szCs w:val="18"/>
                <w:lang w:val="en-AU"/>
              </w:rPr>
              <w:t>Capability</w:t>
            </w:r>
          </w:p>
        </w:tc>
      </w:tr>
      <w:tr w:rsidR="009F6B2F" w:rsidRPr="005E40C6" w14:paraId="454F11C3" w14:textId="77777777" w:rsidTr="000B752C">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C4C748D" w14:textId="77777777" w:rsidR="009F6B2F" w:rsidRPr="004A745D" w:rsidRDefault="009F6B2F" w:rsidP="000B752C">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0C201194" w14:textId="77777777" w:rsidR="009F6B2F" w:rsidRPr="007F07F2" w:rsidRDefault="009F6B2F" w:rsidP="000B752C">
            <w:pPr>
              <w:pStyle w:val="Tabletext9"/>
              <w:rPr>
                <w:rFonts w:cs="Arial"/>
                <w:b/>
                <w:color w:val="FF0000"/>
                <w:szCs w:val="18"/>
                <w:lang w:eastAsia="en-US"/>
              </w:rPr>
            </w:pPr>
            <w:r w:rsidRPr="00FA2E1A">
              <w:rPr>
                <w:rFonts w:cs="Arial"/>
                <w:b/>
                <w:szCs w:val="18"/>
                <w:lang w:val="fr-CA"/>
              </w:rPr>
              <w:t>/conf/gsml4-core/quantities-uom</w:t>
            </w:r>
          </w:p>
        </w:tc>
      </w:tr>
      <w:tr w:rsidR="009F6B2F" w:rsidRPr="005E40C6" w14:paraId="72E16BA8" w14:textId="77777777" w:rsidTr="000B752C">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5694C1F" w14:textId="77777777" w:rsidR="009F6B2F" w:rsidRPr="004A745D" w:rsidRDefault="009F6B2F" w:rsidP="000B752C">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3399F26A"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3F5AC58" w14:textId="77777777" w:rsidR="009F6B2F" w:rsidRPr="00EE0AEA" w:rsidRDefault="009F6B2F" w:rsidP="000B752C">
            <w:pPr>
              <w:spacing w:after="0"/>
              <w:rPr>
                <w:rFonts w:ascii="Arial" w:eastAsia="MS Mincho" w:hAnsi="Arial" w:cs="Arial"/>
                <w:b/>
                <w:color w:val="0000FF"/>
                <w:sz w:val="18"/>
                <w:szCs w:val="18"/>
                <w:lang w:val="fr-CA"/>
              </w:rPr>
            </w:pPr>
            <w:r w:rsidRPr="00F303B4">
              <w:rPr>
                <w:rFonts w:ascii="Arial" w:hAnsi="Arial" w:cs="Arial"/>
                <w:sz w:val="18"/>
                <w:szCs w:val="18"/>
                <w:lang w:val="fr-CA"/>
              </w:rPr>
              <w:t>/req/gsml4-core</w:t>
            </w:r>
            <w:r>
              <w:rPr>
                <w:rFonts w:ascii="Arial" w:hAnsi="Arial" w:cs="Arial"/>
                <w:sz w:val="18"/>
                <w:szCs w:val="18"/>
                <w:lang w:val="fr-CA"/>
              </w:rPr>
              <w:t>/</w:t>
            </w:r>
            <w:r w:rsidRPr="00CD5B4D">
              <w:rPr>
                <w:rFonts w:ascii="Arial" w:hAnsi="Arial" w:cs="Arial"/>
                <w:sz w:val="18"/>
                <w:szCs w:val="18"/>
                <w:lang w:val="fr-CA"/>
              </w:rPr>
              <w:t>quantities-uom</w:t>
            </w:r>
          </w:p>
        </w:tc>
      </w:tr>
      <w:tr w:rsidR="009F6B2F" w:rsidRPr="004A745D" w14:paraId="15A9A3CF" w14:textId="77777777" w:rsidTr="000B752C">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CEBF501" w14:textId="77777777" w:rsidR="009F6B2F" w:rsidRPr="004A745D" w:rsidRDefault="009F6B2F" w:rsidP="000B752C">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132313A3"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43B519C0" w14:textId="77777777" w:rsidR="009F6B2F" w:rsidRPr="004A745D" w:rsidRDefault="009F6B2F" w:rsidP="000B752C">
            <w:pPr>
              <w:pStyle w:val="Tabletext9"/>
              <w:rPr>
                <w:rFonts w:cs="Arial"/>
                <w:b/>
                <w:color w:val="FF0000"/>
                <w:szCs w:val="18"/>
                <w:lang w:eastAsia="en-US"/>
              </w:rPr>
            </w:pPr>
            <w:r>
              <w:rPr>
                <w:rFonts w:cs="Arial"/>
                <w:szCs w:val="18"/>
                <w:lang w:val="en-CA"/>
              </w:rPr>
              <w:t xml:space="preserve">Ensure that quantities have a governed units of measure </w:t>
            </w:r>
          </w:p>
        </w:tc>
      </w:tr>
      <w:tr w:rsidR="009F6B2F" w:rsidRPr="004A745D" w14:paraId="512D0C52" w14:textId="77777777" w:rsidTr="000B752C">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FDF380" w14:textId="77777777" w:rsidR="009F6B2F" w:rsidRPr="004A745D" w:rsidRDefault="009F6B2F" w:rsidP="000B752C">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732AEC"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1428D21" w14:textId="77777777" w:rsidR="009F6B2F" w:rsidRPr="004A745D" w:rsidRDefault="009F6B2F" w:rsidP="000B752C">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 xml:space="preserve">Visually check that the target implementation has a mechanism to enforce a unit of measure from a governed source. </w:t>
            </w:r>
          </w:p>
        </w:tc>
      </w:tr>
      <w:tr w:rsidR="009F6B2F" w:rsidRPr="004A745D" w14:paraId="7E5AACAC" w14:textId="77777777" w:rsidTr="000B752C">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3E7DC1" w14:textId="77777777" w:rsidR="009F6B2F" w:rsidRPr="004A745D" w:rsidRDefault="009F6B2F" w:rsidP="000B752C">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06B3865"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C5F4804" w14:textId="77777777" w:rsidR="009F6B2F" w:rsidRPr="004A745D" w:rsidRDefault="009F6B2F" w:rsidP="000B752C">
            <w:pPr>
              <w:pStyle w:val="Tabletext9"/>
              <w:rPr>
                <w:rFonts w:cs="Arial"/>
                <w:szCs w:val="18"/>
                <w:lang w:eastAsia="en-US"/>
              </w:rPr>
            </w:pPr>
            <w:r w:rsidRPr="00DE63EA">
              <w:rPr>
                <w:rFonts w:cs="Arial"/>
                <w:szCs w:val="18"/>
                <w:lang w:val="en-AU"/>
              </w:rPr>
              <w:t>Capability</w:t>
            </w:r>
          </w:p>
        </w:tc>
      </w:tr>
      <w:tr w:rsidR="00480BB6" w:rsidRPr="0064111E" w14:paraId="79714EFC"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BEDD186"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D8BDB84" w14:textId="3FA2DDFE" w:rsidR="00480BB6" w:rsidRPr="007F07F2" w:rsidRDefault="00480BB6" w:rsidP="0024128E">
            <w:pPr>
              <w:pStyle w:val="Tabletext9"/>
              <w:rPr>
                <w:rFonts w:cs="Arial"/>
                <w:b/>
                <w:color w:val="FF0000"/>
                <w:szCs w:val="18"/>
                <w:lang w:eastAsia="en-US"/>
              </w:rPr>
            </w:pPr>
            <w:r w:rsidRPr="00B464F3">
              <w:rPr>
                <w:rFonts w:cs="Arial"/>
                <w:b/>
                <w:szCs w:val="18"/>
                <w:lang w:val="fr-CA"/>
              </w:rPr>
              <w:t>/conf/gsml4-core/</w:t>
            </w:r>
            <w:r w:rsidR="009F6B2F">
              <w:rPr>
                <w:rFonts w:cs="Arial"/>
                <w:b/>
                <w:szCs w:val="18"/>
                <w:lang w:val="fr-CA"/>
              </w:rPr>
              <w:t>codelist</w:t>
            </w:r>
          </w:p>
        </w:tc>
      </w:tr>
      <w:tr w:rsidR="00480BB6" w:rsidRPr="0064111E" w14:paraId="34B84506"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AF0194E"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38076D46"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FF7E927" w14:textId="31C658CB" w:rsidR="00480BB6" w:rsidRPr="00EE0AEA" w:rsidRDefault="00480BB6" w:rsidP="009F6B2F">
            <w:pPr>
              <w:spacing w:after="0"/>
              <w:rPr>
                <w:rFonts w:ascii="Arial" w:eastAsia="MS Mincho" w:hAnsi="Arial" w:cs="Arial"/>
                <w:b/>
                <w:color w:val="0000FF"/>
                <w:sz w:val="18"/>
                <w:szCs w:val="18"/>
                <w:lang w:val="fr-CA"/>
              </w:rPr>
            </w:pPr>
            <w:r w:rsidRPr="00F303B4">
              <w:rPr>
                <w:rFonts w:ascii="Arial" w:hAnsi="Arial" w:cs="Arial"/>
                <w:sz w:val="18"/>
                <w:szCs w:val="18"/>
                <w:lang w:val="fr-CA"/>
              </w:rPr>
              <w:t>/req/gsml4-core</w:t>
            </w:r>
            <w:r>
              <w:rPr>
                <w:rFonts w:ascii="Arial" w:hAnsi="Arial" w:cs="Arial"/>
                <w:sz w:val="18"/>
                <w:szCs w:val="18"/>
                <w:lang w:val="fr-CA"/>
              </w:rPr>
              <w:t>/</w:t>
            </w:r>
            <w:r w:rsidR="009F6B2F">
              <w:rPr>
                <w:rFonts w:ascii="Arial" w:hAnsi="Arial" w:cs="Arial"/>
                <w:sz w:val="18"/>
                <w:szCs w:val="18"/>
                <w:lang w:val="fr-CA"/>
              </w:rPr>
              <w:t>codelist</w:t>
            </w:r>
          </w:p>
        </w:tc>
      </w:tr>
      <w:tr w:rsidR="00480BB6" w:rsidRPr="004A745D" w14:paraId="304B3CC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C3CD870"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654811AF"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8DB4DFA" w14:textId="229BCC03" w:rsidR="00480BB6" w:rsidRPr="004A745D" w:rsidRDefault="00480BB6" w:rsidP="009F6B2F">
            <w:pPr>
              <w:pStyle w:val="Tabletext9"/>
              <w:rPr>
                <w:rFonts w:cs="Arial"/>
                <w:b/>
                <w:color w:val="FF0000"/>
                <w:szCs w:val="18"/>
                <w:lang w:eastAsia="en-US"/>
              </w:rPr>
            </w:pPr>
            <w:r>
              <w:rPr>
                <w:rFonts w:cs="Arial"/>
                <w:szCs w:val="18"/>
                <w:lang w:val="en-CA"/>
              </w:rPr>
              <w:t xml:space="preserve">Ensure that </w:t>
            </w:r>
            <w:r w:rsidR="009F6B2F">
              <w:rPr>
                <w:rFonts w:cs="Arial"/>
                <w:szCs w:val="18"/>
                <w:lang w:val="en-CA"/>
              </w:rPr>
              <w:t>vocabulary terms are encode as URI according to RFC</w:t>
            </w:r>
            <w:r w:rsidR="005061CC">
              <w:rPr>
                <w:rFonts w:cs="Arial"/>
                <w:szCs w:val="18"/>
                <w:lang w:val="en-CA"/>
              </w:rPr>
              <w:t>3986</w:t>
            </w:r>
            <w:r>
              <w:rPr>
                <w:rFonts w:cs="Arial"/>
                <w:szCs w:val="18"/>
                <w:lang w:val="en-CA"/>
              </w:rPr>
              <w:t xml:space="preserve"> </w:t>
            </w:r>
          </w:p>
        </w:tc>
      </w:tr>
      <w:tr w:rsidR="00480BB6" w:rsidRPr="004A745D" w14:paraId="45FDBD3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67404F"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11B0260"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436D107"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 xml:space="preserve">Visually check that the target implementation has a mechanism to enforce a unit of measure from a governed source. </w:t>
            </w:r>
          </w:p>
        </w:tc>
      </w:tr>
      <w:tr w:rsidR="00480BB6" w:rsidRPr="004A745D" w14:paraId="7946968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505A0E"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F9BAB5E"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20A1EA6" w14:textId="77777777" w:rsidR="00480BB6" w:rsidRPr="004A745D" w:rsidRDefault="00480BB6" w:rsidP="0024128E">
            <w:pPr>
              <w:pStyle w:val="Tabletext9"/>
              <w:rPr>
                <w:rFonts w:cs="Arial"/>
                <w:szCs w:val="18"/>
                <w:lang w:eastAsia="en-US"/>
              </w:rPr>
            </w:pPr>
            <w:r w:rsidRPr="00DE63EA">
              <w:rPr>
                <w:rFonts w:cs="Arial"/>
                <w:szCs w:val="18"/>
                <w:lang w:val="en-AU"/>
              </w:rPr>
              <w:t>Capability</w:t>
            </w:r>
          </w:p>
        </w:tc>
      </w:tr>
    </w:tbl>
    <w:p w14:paraId="5453C04D" w14:textId="77777777" w:rsidR="00480BB6" w:rsidRDefault="00480BB6" w:rsidP="00480BB6">
      <w:pPr>
        <w:spacing w:after="0"/>
        <w:rPr>
          <w:lang w:val="en-CA"/>
        </w:rPr>
      </w:pPr>
    </w:p>
    <w:p w14:paraId="2C052DDB" w14:textId="7001CFC7" w:rsidR="00480BB6" w:rsidRPr="003C54F8" w:rsidRDefault="00480BB6" w:rsidP="003C54F8">
      <w:pPr>
        <w:pStyle w:val="OGCAnnexXX"/>
      </w:pPr>
      <w:r>
        <w:br w:type="page"/>
      </w:r>
      <w:bookmarkStart w:id="828" w:name="_Toc452643206"/>
      <w:r w:rsidRPr="003C54F8">
        <w:lastRenderedPageBreak/>
        <w:t xml:space="preserve">Conformance class: </w:t>
      </w:r>
      <w:r w:rsidR="004832DE">
        <w:t>Lite</w:t>
      </w:r>
      <w:r w:rsidR="004832DE" w:rsidRPr="003C54F8">
        <w:t xml:space="preserve"> </w:t>
      </w:r>
      <w:r w:rsidR="004832DE">
        <w:t xml:space="preserve"> </w:t>
      </w:r>
      <w:r w:rsidR="0027787F">
        <w:t>Logical</w:t>
      </w:r>
      <w:bookmarkEnd w:id="828"/>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34A369D6"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5DBCE2E7"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259A889" w14:textId="108CE894"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004832DE">
              <w:rPr>
                <w:rFonts w:cs="Arial"/>
                <w:szCs w:val="18"/>
                <w:lang w:val="fr-CA"/>
              </w:rPr>
              <w:t>gsml4-lite</w:t>
            </w:r>
          </w:p>
        </w:tc>
      </w:tr>
      <w:tr w:rsidR="00480BB6" w:rsidRPr="00DE63EA" w14:paraId="6D591C41"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C1FF6F4"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7151E207" w14:textId="08C31CCF"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004832DE">
              <w:rPr>
                <w:rFonts w:cs="Arial"/>
                <w:szCs w:val="18"/>
                <w:lang w:val="en-US"/>
              </w:rPr>
              <w:t>gsml4-lite</w:t>
            </w:r>
          </w:p>
        </w:tc>
      </w:tr>
      <w:tr w:rsidR="00480BB6" w:rsidRPr="00DE63EA" w14:paraId="232AA2B5" w14:textId="77777777" w:rsidTr="0024128E">
        <w:tc>
          <w:tcPr>
            <w:tcW w:w="1549" w:type="dxa"/>
            <w:tcBorders>
              <w:top w:val="single" w:sz="12" w:space="0" w:color="auto"/>
              <w:left w:val="single" w:sz="12" w:space="0" w:color="auto"/>
              <w:bottom w:val="single" w:sz="4" w:space="0" w:color="auto"/>
              <w:right w:val="single" w:sz="4" w:space="0" w:color="auto"/>
            </w:tcBorders>
          </w:tcPr>
          <w:p w14:paraId="0E9DD13E"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770F317"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/conf/gsml4-core</w:t>
            </w:r>
          </w:p>
        </w:tc>
      </w:tr>
      <w:tr w:rsidR="00480BB6" w:rsidRPr="00DE63EA" w14:paraId="1DEC058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5B0BC11"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82BA87F" w14:textId="461C0AB4"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AD62E2">
              <w:rPr>
                <w:rFonts w:cs="Arial"/>
                <w:szCs w:val="18"/>
                <w:lang w:val="en-US"/>
              </w:rPr>
              <w:t>/conf</w:t>
            </w:r>
            <w:r w:rsidR="004832DE">
              <w:rPr>
                <w:rFonts w:cs="Arial"/>
                <w:szCs w:val="18"/>
                <w:lang w:val="en-US"/>
              </w:rPr>
              <w:t>gsml4-lite</w:t>
            </w:r>
            <w:r w:rsidR="00AB3F81">
              <w:rPr>
                <w:rFonts w:cs="Arial"/>
                <w:szCs w:val="18"/>
                <w:lang w:val="en-US"/>
              </w:rPr>
              <w:t>/gsml4-lite/</w:t>
            </w:r>
            <w:r w:rsidRPr="00AD62E2">
              <w:rPr>
                <w:rFonts w:cs="Arial"/>
                <w:szCs w:val="18"/>
                <w:lang w:val="en-US"/>
              </w:rPr>
              <w:t>geomtype</w:t>
            </w:r>
          </w:p>
        </w:tc>
      </w:tr>
      <w:tr w:rsidR="00480BB6" w:rsidRPr="00DE63EA" w14:paraId="2C879885"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29DBDE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8B0BE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955681B" w14:textId="202748F0"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6064ED">
              <w:rPr>
                <w:rFonts w:ascii="Arial" w:hAnsi="Arial" w:cs="Arial"/>
                <w:sz w:val="18"/>
                <w:szCs w:val="18"/>
                <w:lang w:val="en-CA"/>
              </w:rPr>
              <w:t>/req</w:t>
            </w:r>
            <w:r w:rsidR="004832DE" w:rsidRPr="006064ED">
              <w:rPr>
                <w:rFonts w:ascii="Arial" w:hAnsi="Arial" w:cs="Arial"/>
                <w:sz w:val="18"/>
                <w:szCs w:val="18"/>
                <w:lang w:val="en-CA"/>
              </w:rPr>
              <w:t>gsml4-lite</w:t>
            </w:r>
            <w:r w:rsidR="00AB3F81" w:rsidRPr="006064ED">
              <w:rPr>
                <w:rFonts w:ascii="Arial" w:hAnsi="Arial" w:cs="Arial"/>
                <w:sz w:val="18"/>
                <w:szCs w:val="18"/>
                <w:lang w:val="en-CA"/>
              </w:rPr>
              <w:t>/gsml4-lite/</w:t>
            </w:r>
            <w:r w:rsidRPr="006064ED">
              <w:rPr>
                <w:rFonts w:ascii="Arial" w:hAnsi="Arial" w:cs="Arial"/>
                <w:sz w:val="18"/>
                <w:szCs w:val="18"/>
                <w:lang w:val="en-CA"/>
              </w:rPr>
              <w:t>geomtype</w:t>
            </w:r>
          </w:p>
        </w:tc>
      </w:tr>
      <w:tr w:rsidR="00480BB6" w:rsidRPr="00DE63EA" w14:paraId="5C899F2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F2EF7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D8CD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A3EF6A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only allow a single geometry per instance</w:t>
            </w:r>
          </w:p>
        </w:tc>
      </w:tr>
      <w:tr w:rsidR="00480BB6" w:rsidRPr="00DE63EA" w14:paraId="0F90370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6ABEC2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8F11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7A9939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limit a single geometry per instance</w:t>
            </w:r>
          </w:p>
        </w:tc>
      </w:tr>
      <w:tr w:rsidR="00480BB6" w:rsidRPr="00DE63EA" w14:paraId="7578684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A9C480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844D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68E8B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5924DE4B"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7464D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4F0DA2A1" w14:textId="2C829042"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sidRPr="00AD62E2">
              <w:rPr>
                <w:rFonts w:cs="Arial"/>
                <w:b/>
                <w:szCs w:val="18"/>
                <w:lang w:val="en-AU"/>
              </w:rPr>
              <w:t>string</w:t>
            </w:r>
          </w:p>
        </w:tc>
      </w:tr>
      <w:tr w:rsidR="00480BB6" w:rsidRPr="00DE63EA" w14:paraId="3EE3575A"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670BAF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C24A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1A8AC36" w14:textId="18595840"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6064ED">
              <w:rPr>
                <w:rFonts w:ascii="Arial" w:hAnsi="Arial" w:cs="Arial"/>
                <w:sz w:val="18"/>
                <w:szCs w:val="18"/>
                <w:lang w:val="en-CA"/>
              </w:rPr>
              <w:t>/req</w:t>
            </w:r>
            <w:r w:rsidR="004832DE" w:rsidRPr="006064ED">
              <w:rPr>
                <w:rFonts w:ascii="Arial" w:hAnsi="Arial" w:cs="Arial"/>
                <w:sz w:val="18"/>
                <w:szCs w:val="18"/>
                <w:lang w:val="en-CA"/>
              </w:rPr>
              <w:t>gsml4-lite</w:t>
            </w:r>
            <w:r w:rsidR="00AB3F81" w:rsidRPr="006064ED">
              <w:rPr>
                <w:rFonts w:ascii="Arial" w:hAnsi="Arial" w:cs="Arial"/>
                <w:sz w:val="18"/>
                <w:szCs w:val="18"/>
                <w:lang w:val="en-CA"/>
              </w:rPr>
              <w:t>/gsml4-lite/</w:t>
            </w:r>
            <w:r w:rsidRPr="006064ED">
              <w:rPr>
                <w:rFonts w:ascii="Arial" w:hAnsi="Arial" w:cs="Arial"/>
                <w:sz w:val="18"/>
                <w:szCs w:val="18"/>
                <w:lang w:val="en-CA"/>
              </w:rPr>
              <w:t>string</w:t>
            </w:r>
          </w:p>
        </w:tc>
      </w:tr>
      <w:tr w:rsidR="00480BB6" w:rsidRPr="00DE63EA" w14:paraId="1EE7D9A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9AF95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5BE4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658274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human readable string are allowed in all properties of type CharacterString</w:t>
            </w:r>
          </w:p>
        </w:tc>
      </w:tr>
      <w:tr w:rsidR="00480BB6" w:rsidRPr="00DE63EA" w14:paraId="14745C4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950BF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3F8129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EECFB5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does not prevent human readable string (by ensuring that property data types are used)</w:t>
            </w:r>
          </w:p>
        </w:tc>
      </w:tr>
      <w:tr w:rsidR="00480BB6" w:rsidRPr="00DE63EA" w14:paraId="52F5E24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F04F7D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A5E4F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34D2E4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AEBE5FC"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76F8FB8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48D5535D" w14:textId="7E3EC106"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sidRPr="00AD62E2">
              <w:rPr>
                <w:rFonts w:cs="Arial"/>
                <w:b/>
                <w:szCs w:val="18"/>
                <w:lang w:val="en-AU"/>
              </w:rPr>
              <w:t>datetime</w:t>
            </w:r>
          </w:p>
        </w:tc>
      </w:tr>
      <w:tr w:rsidR="00480BB6" w:rsidRPr="00DE63EA" w14:paraId="5F8CAAED"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6E2CE2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0BDE0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05171EE" w14:textId="5CD114B3"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6064ED">
              <w:rPr>
                <w:rFonts w:ascii="Arial" w:hAnsi="Arial" w:cs="Arial"/>
                <w:sz w:val="18"/>
                <w:szCs w:val="18"/>
                <w:lang w:val="en-CA"/>
              </w:rPr>
              <w:t>/req</w:t>
            </w:r>
            <w:r w:rsidR="004832DE" w:rsidRPr="006064ED">
              <w:rPr>
                <w:rFonts w:ascii="Arial" w:hAnsi="Arial" w:cs="Arial"/>
                <w:sz w:val="18"/>
                <w:szCs w:val="18"/>
                <w:lang w:val="en-CA"/>
              </w:rPr>
              <w:t>gsml4-lite</w:t>
            </w:r>
            <w:r w:rsidR="00AB3F81" w:rsidRPr="006064ED">
              <w:rPr>
                <w:rFonts w:ascii="Arial" w:hAnsi="Arial" w:cs="Arial"/>
                <w:sz w:val="18"/>
                <w:szCs w:val="18"/>
                <w:lang w:val="en-CA"/>
              </w:rPr>
              <w:t>/gsml4-lite/</w:t>
            </w:r>
            <w:r w:rsidRPr="006064ED">
              <w:rPr>
                <w:rFonts w:ascii="Arial" w:hAnsi="Arial" w:cs="Arial"/>
                <w:sz w:val="18"/>
                <w:szCs w:val="18"/>
                <w:lang w:val="en-CA"/>
              </w:rPr>
              <w:t>datetime</w:t>
            </w:r>
          </w:p>
        </w:tc>
      </w:tr>
      <w:tr w:rsidR="00480BB6" w:rsidRPr="00DE63EA" w14:paraId="138CA1C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861C6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FCF1F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4BDA5F7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all representation of date and time uses ISO8601 </w:t>
            </w:r>
          </w:p>
        </w:tc>
      </w:tr>
      <w:tr w:rsidR="00480BB6" w:rsidRPr="00DE63EA" w14:paraId="02EB1CB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526674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D557D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3BFDF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mechanism or rules to enforce the usage of ISO8601 date and time</w:t>
            </w:r>
          </w:p>
        </w:tc>
      </w:tr>
      <w:tr w:rsidR="00480BB6" w:rsidRPr="00DE63EA" w14:paraId="2AE20B6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0B929D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87E28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A09F3F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EEC432D"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CDD184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08F876A5" w14:textId="0542B85B"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Pr>
                <w:rFonts w:cs="Arial"/>
                <w:b/>
                <w:szCs w:val="18"/>
                <w:lang w:val="en-AU"/>
              </w:rPr>
              <w:t>uri</w:t>
            </w:r>
          </w:p>
        </w:tc>
      </w:tr>
      <w:tr w:rsidR="00480BB6" w:rsidRPr="00DE63EA" w14:paraId="63596376"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D9E7C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9D42E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E1CD662" w14:textId="792021CA"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6064ED">
              <w:rPr>
                <w:rFonts w:ascii="Arial" w:hAnsi="Arial" w:cs="Arial"/>
                <w:sz w:val="18"/>
                <w:szCs w:val="18"/>
                <w:lang w:val="en-CA"/>
              </w:rPr>
              <w:t>/req</w:t>
            </w:r>
            <w:r w:rsidR="004832DE" w:rsidRPr="006064ED">
              <w:rPr>
                <w:rFonts w:ascii="Arial" w:hAnsi="Arial" w:cs="Arial"/>
                <w:sz w:val="18"/>
                <w:szCs w:val="18"/>
                <w:lang w:val="en-CA"/>
              </w:rPr>
              <w:t>gsml4-lite</w:t>
            </w:r>
            <w:r w:rsidR="00AB3F81" w:rsidRPr="006064ED">
              <w:rPr>
                <w:rFonts w:ascii="Arial" w:hAnsi="Arial" w:cs="Arial"/>
                <w:sz w:val="18"/>
                <w:szCs w:val="18"/>
                <w:lang w:val="en-CA"/>
              </w:rPr>
              <w:t>/gsml4-lite/</w:t>
            </w:r>
            <w:r w:rsidRPr="006064ED">
              <w:rPr>
                <w:rFonts w:ascii="Arial" w:hAnsi="Arial" w:cs="Arial"/>
                <w:sz w:val="18"/>
                <w:szCs w:val="18"/>
                <w:lang w:val="en-CA"/>
              </w:rPr>
              <w:t>uri</w:t>
            </w:r>
          </w:p>
        </w:tc>
      </w:tr>
      <w:tr w:rsidR="00480BB6" w:rsidRPr="00DE63EA" w14:paraId="18DD0D2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499B6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DCA49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4A27E8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all properties ending in URI contain a URI </w:t>
            </w:r>
          </w:p>
        </w:tc>
      </w:tr>
      <w:tr w:rsidR="00480BB6" w:rsidRPr="00DE63EA" w14:paraId="25886FC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4EAAF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02CE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2CA4A1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enforce the content to RFC 3986</w:t>
            </w:r>
          </w:p>
        </w:tc>
      </w:tr>
      <w:tr w:rsidR="00480BB6" w:rsidRPr="00DE63EA" w14:paraId="7A234B47"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35EE7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09C6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02297B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1EB3AD84"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70BD01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5B3BC2F9" w14:textId="5590FEC1"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Pr>
                <w:rStyle w:val="requri"/>
                <w:lang w:val="en-CA"/>
              </w:rPr>
              <w:t>user-defined</w:t>
            </w:r>
          </w:p>
        </w:tc>
      </w:tr>
      <w:tr w:rsidR="00480BB6" w:rsidRPr="00DE63EA" w14:paraId="76DF7F21"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14595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DB5891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8595A06" w14:textId="6CBC55FC"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gsml4-lite</w:t>
            </w:r>
            <w:r w:rsidR="00AB3F81">
              <w:rPr>
                <w:rFonts w:ascii="Arial" w:hAnsi="Arial" w:cs="Arial"/>
                <w:sz w:val="18"/>
                <w:szCs w:val="18"/>
                <w:lang w:val="en-CA"/>
              </w:rPr>
              <w:t>/gsml4-lite/</w:t>
            </w:r>
            <w:r w:rsidRPr="00B464F3">
              <w:rPr>
                <w:rFonts w:ascii="Arial" w:hAnsi="Arial" w:cs="Arial"/>
                <w:sz w:val="18"/>
                <w:szCs w:val="18"/>
                <w:lang w:val="en-CA"/>
              </w:rPr>
              <w:t>user-defined</w:t>
            </w:r>
          </w:p>
        </w:tc>
      </w:tr>
      <w:tr w:rsidR="00480BB6" w:rsidRPr="00DE63EA" w14:paraId="44FCEB1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1D04D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5026B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0EB112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user defined properties conform to GML Simple Feature Level 0 </w:t>
            </w:r>
          </w:p>
        </w:tc>
      </w:tr>
      <w:tr w:rsidR="00480BB6" w:rsidRPr="00DE63EA" w14:paraId="627ECB3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D4A65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9FEBD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CB262A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enforce user defined properties to be conform to GML Simple Feature Level 0</w:t>
            </w:r>
          </w:p>
        </w:tc>
      </w:tr>
      <w:tr w:rsidR="00480BB6" w:rsidRPr="00DE63EA" w14:paraId="0661DCC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482D6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D0238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94565D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7FA64EF"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735E893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0CC1F5AB" w14:textId="5B2F0B4B"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sidRPr="001925A9">
              <w:rPr>
                <w:rStyle w:val="requri"/>
                <w:lang w:val="en-CA"/>
              </w:rPr>
              <w:t>geologicunitview-identifier-unique</w:t>
            </w:r>
          </w:p>
        </w:tc>
      </w:tr>
      <w:tr w:rsidR="00480BB6" w:rsidRPr="00DE63EA" w14:paraId="3854550D"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BFEE71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CF31A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53FB6CB" w14:textId="0D99C38E"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gsml4-lite</w:t>
            </w:r>
            <w:r w:rsidR="00AB3F81">
              <w:rPr>
                <w:rFonts w:ascii="Arial" w:hAnsi="Arial" w:cs="Arial"/>
                <w:sz w:val="18"/>
                <w:szCs w:val="18"/>
                <w:lang w:val="en-CA"/>
              </w:rPr>
              <w:t>/gsml4-lite/</w:t>
            </w:r>
            <w:r w:rsidRPr="00B464F3">
              <w:rPr>
                <w:rFonts w:ascii="Arial" w:hAnsi="Arial" w:cs="Arial"/>
                <w:sz w:val="18"/>
                <w:szCs w:val="18"/>
                <w:lang w:val="en-CA"/>
              </w:rPr>
              <w:t>geologicunitview-identifier-unique</w:t>
            </w:r>
          </w:p>
        </w:tc>
      </w:tr>
      <w:tr w:rsidR="00480BB6" w:rsidRPr="00DE63EA" w14:paraId="5927C09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4F9C4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72A3CD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A6D963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identifier is unique for the dataset </w:t>
            </w:r>
          </w:p>
        </w:tc>
      </w:tr>
      <w:tr w:rsidR="00480BB6" w:rsidRPr="00DE63EA" w14:paraId="6530212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139B1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C31E3C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0FD01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 a unique key constrain or mechanism to ensure that identifier property is unique.</w:t>
            </w:r>
          </w:p>
        </w:tc>
      </w:tr>
      <w:tr w:rsidR="00480BB6" w:rsidRPr="00DE63EA" w14:paraId="35493CC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75E81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5455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E509A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21C68B7"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55AE22A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1474DBAE" w14:textId="3476BDA9"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sidRPr="001925A9">
              <w:rPr>
                <w:rStyle w:val="requri"/>
                <w:lang w:val="en-CA"/>
              </w:rPr>
              <w:t>geologicunitview-representativeLithology</w:t>
            </w:r>
          </w:p>
        </w:tc>
      </w:tr>
      <w:tr w:rsidR="00480BB6" w:rsidRPr="00DE63EA" w14:paraId="4188A2FB"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6EA31C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183D44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973FB9E" w14:textId="01BB9E15"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gsml4-lite</w:t>
            </w:r>
            <w:r w:rsidR="00AB3F81">
              <w:rPr>
                <w:rFonts w:ascii="Arial" w:hAnsi="Arial" w:cs="Arial"/>
                <w:sz w:val="18"/>
                <w:szCs w:val="18"/>
                <w:lang w:val="en-CA"/>
              </w:rPr>
              <w:t>/gsml4-lite/</w:t>
            </w:r>
            <w:r w:rsidRPr="00B464F3">
              <w:rPr>
                <w:rFonts w:ascii="Arial" w:hAnsi="Arial" w:cs="Arial"/>
                <w:sz w:val="18"/>
                <w:szCs w:val="18"/>
                <w:lang w:val="en-CA"/>
              </w:rPr>
              <w:t>geologicunitview-representativeLithology</w:t>
            </w:r>
          </w:p>
        </w:tc>
      </w:tr>
      <w:tr w:rsidR="00480BB6" w:rsidRPr="00DE63EA" w14:paraId="18EB6BA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1551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895DD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CE2EEA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lithology come from a controlled vocabulary </w:t>
            </w:r>
          </w:p>
        </w:tc>
      </w:tr>
      <w:tr w:rsidR="00480BB6" w:rsidRPr="00DE63EA" w14:paraId="47BB26B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A8E4C8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1A7C8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3275A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480BB6" w:rsidRPr="00DE63EA" w14:paraId="29E7426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1CA42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5D96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C5AFEA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387E2EC"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7EC249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2943A7C4" w14:textId="0D2B92E8"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sidRPr="003F3AB9">
              <w:rPr>
                <w:rStyle w:val="requri"/>
                <w:lang w:val="en-CA"/>
              </w:rPr>
              <w:t>geologicunitview-representativeAge</w:t>
            </w:r>
          </w:p>
        </w:tc>
      </w:tr>
      <w:tr w:rsidR="00480BB6" w:rsidRPr="00DE63EA" w14:paraId="7A794A37"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192D9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F7842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99594C5" w14:textId="78D7ECB6"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gsml4-lite</w:t>
            </w:r>
            <w:r w:rsidR="00AB3F81">
              <w:rPr>
                <w:rFonts w:ascii="Arial" w:hAnsi="Arial" w:cs="Arial"/>
                <w:sz w:val="18"/>
                <w:szCs w:val="18"/>
                <w:lang w:val="en-CA"/>
              </w:rPr>
              <w:t>/gsml4-lite/</w:t>
            </w:r>
            <w:r w:rsidRPr="00B464F3">
              <w:rPr>
                <w:rFonts w:ascii="Arial" w:hAnsi="Arial" w:cs="Arial"/>
                <w:sz w:val="18"/>
                <w:szCs w:val="18"/>
                <w:lang w:val="en-CA"/>
              </w:rPr>
              <w:t>geologicunitview-representativeAge</w:t>
            </w:r>
          </w:p>
        </w:tc>
      </w:tr>
      <w:tr w:rsidR="00480BB6" w:rsidRPr="00DE63EA" w14:paraId="167F91D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A211B8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2A44D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79FBF6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age come from a controlled vocabulary </w:t>
            </w:r>
          </w:p>
        </w:tc>
      </w:tr>
      <w:tr w:rsidR="00480BB6" w:rsidRPr="00DE63EA" w14:paraId="5544129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70ABC6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EA040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9A8A16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480BB6" w:rsidRPr="00DE63EA" w14:paraId="6F29A1E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8999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CDFEA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53DCE8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304A13F"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B3615D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lastRenderedPageBreak/>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54F05548" w14:textId="51F9D480"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Pr>
                <w:rStyle w:val="requri"/>
                <w:lang w:val="en-CA"/>
              </w:rPr>
              <w:t>geologicunitview-representativeOlderAge</w:t>
            </w:r>
          </w:p>
        </w:tc>
      </w:tr>
      <w:tr w:rsidR="00480BB6" w:rsidRPr="00DE63EA" w14:paraId="52C4A5FE"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AAAB8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5842C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ABA2905" w14:textId="336142B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gsml4-lite</w:t>
            </w:r>
            <w:r w:rsidR="00AB3F81">
              <w:rPr>
                <w:rFonts w:ascii="Arial" w:hAnsi="Arial" w:cs="Arial"/>
                <w:sz w:val="18"/>
                <w:szCs w:val="18"/>
                <w:lang w:val="en-CA"/>
              </w:rPr>
              <w:t>/gsml4-lite/</w:t>
            </w:r>
            <w:r w:rsidRPr="00B464F3">
              <w:rPr>
                <w:rFonts w:ascii="Arial" w:hAnsi="Arial" w:cs="Arial"/>
                <w:sz w:val="18"/>
                <w:szCs w:val="18"/>
                <w:lang w:val="en-CA"/>
              </w:rPr>
              <w:t>geologicunitview-representativeOlderAge</w:t>
            </w:r>
          </w:p>
        </w:tc>
      </w:tr>
      <w:tr w:rsidR="00480BB6" w:rsidRPr="00DE63EA" w14:paraId="428EFA9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20E0C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5D2F6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EEF6F5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older age come from a controlled vocabulary </w:t>
            </w:r>
          </w:p>
        </w:tc>
      </w:tr>
      <w:tr w:rsidR="00480BB6" w:rsidRPr="00DE63EA" w14:paraId="1D6786F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2FCC6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C1F7B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24A09D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480BB6" w:rsidRPr="00DE63EA" w14:paraId="47EB902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B0BAA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F61A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95AB55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A6D9AE1"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3057E2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4C4BC02" w14:textId="55B12169"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Pr>
                <w:rStyle w:val="requri"/>
                <w:lang w:val="en-CA"/>
              </w:rPr>
              <w:t>geologicunitview-representativeYoungerAge</w:t>
            </w:r>
          </w:p>
        </w:tc>
      </w:tr>
      <w:tr w:rsidR="00480BB6" w:rsidRPr="00DE63EA" w14:paraId="00B81ACE"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DB70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284F6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1FBB76A" w14:textId="5EBB23DF"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gsml4-lite</w:t>
            </w:r>
            <w:r w:rsidR="00AB3F81">
              <w:rPr>
                <w:rFonts w:ascii="Arial" w:hAnsi="Arial" w:cs="Arial"/>
                <w:sz w:val="18"/>
                <w:szCs w:val="18"/>
                <w:lang w:val="en-CA"/>
              </w:rPr>
              <w:t>/gsml4-lite/</w:t>
            </w:r>
            <w:r w:rsidRPr="00B464F3">
              <w:rPr>
                <w:rFonts w:ascii="Arial" w:hAnsi="Arial" w:cs="Arial"/>
                <w:sz w:val="18"/>
                <w:szCs w:val="18"/>
                <w:lang w:val="en-CA"/>
              </w:rPr>
              <w:t>geologicunitview-representativeYoungerAge</w:t>
            </w:r>
          </w:p>
        </w:tc>
      </w:tr>
      <w:tr w:rsidR="00480BB6" w:rsidRPr="00DE63EA" w14:paraId="68F701F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8F4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F01E6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6CB869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older age come from a controlled vocabulary </w:t>
            </w:r>
          </w:p>
        </w:tc>
      </w:tr>
      <w:tr w:rsidR="00480BB6" w:rsidRPr="00DE63EA" w14:paraId="7FE9343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12E93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B89112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4641E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480BB6" w:rsidRPr="00DE63EA" w14:paraId="6A5DE0C8"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0863B2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9891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02018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7897C21"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E85420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4942176D" w14:textId="3A84142F"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sidR="006064ED">
              <w:rPr>
                <w:rStyle w:val="requri"/>
                <w:lang w:val="en-CA"/>
              </w:rPr>
              <w:t>boreholeview-elevation-srs</w:t>
            </w:r>
          </w:p>
        </w:tc>
      </w:tr>
      <w:tr w:rsidR="00480BB6" w:rsidRPr="00DE63EA" w14:paraId="3250B4BC"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6BB51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F0DED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464990F" w14:textId="472C39FF"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gsml4-lite</w:t>
            </w:r>
            <w:r w:rsidR="00AB3F81">
              <w:rPr>
                <w:rFonts w:ascii="Arial" w:hAnsi="Arial" w:cs="Arial"/>
                <w:sz w:val="18"/>
                <w:szCs w:val="18"/>
                <w:lang w:val="en-CA"/>
              </w:rPr>
              <w:t>/gsml4-lite/</w:t>
            </w:r>
            <w:r w:rsidR="006064ED">
              <w:rPr>
                <w:rFonts w:ascii="Arial" w:hAnsi="Arial" w:cs="Arial"/>
                <w:sz w:val="18"/>
                <w:szCs w:val="18"/>
                <w:lang w:val="en-CA"/>
              </w:rPr>
              <w:t>boreholeview-elevation-srs</w:t>
            </w:r>
          </w:p>
        </w:tc>
      </w:tr>
      <w:tr w:rsidR="00480BB6" w:rsidRPr="00DE63EA" w14:paraId="429AB8D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32536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B799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48B647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elevation is using a valid SRS </w:t>
            </w:r>
          </w:p>
        </w:tc>
      </w:tr>
      <w:tr w:rsidR="00480BB6" w:rsidRPr="00DE63EA" w14:paraId="62C6039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4B2217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BABAC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69B66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proper CRS reference to a EPSG vertical datum</w:t>
            </w:r>
          </w:p>
        </w:tc>
      </w:tr>
      <w:tr w:rsidR="00480BB6" w:rsidRPr="00DE63EA" w14:paraId="547EE059"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841B3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1427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44BA17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921EFCF"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271890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8A3A5F0" w14:textId="029AAEDA"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sidRPr="003F3AB9">
              <w:rPr>
                <w:rStyle w:val="requri"/>
                <w:lang w:val="en-CA"/>
              </w:rPr>
              <w:t>contactview-contacttype</w:t>
            </w:r>
          </w:p>
        </w:tc>
      </w:tr>
      <w:tr w:rsidR="00480BB6" w:rsidRPr="00DE63EA" w14:paraId="18368DDF"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F9A93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5DCCA9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253E9A0" w14:textId="4405F89C"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gsml4-lite</w:t>
            </w:r>
            <w:r w:rsidR="00AB3F81">
              <w:rPr>
                <w:rFonts w:ascii="Arial" w:hAnsi="Arial" w:cs="Arial"/>
                <w:sz w:val="18"/>
                <w:szCs w:val="18"/>
                <w:lang w:val="en-CA"/>
              </w:rPr>
              <w:t>/gsml4-lite/</w:t>
            </w:r>
            <w:r w:rsidRPr="00B464F3">
              <w:rPr>
                <w:rFonts w:ascii="Arial" w:hAnsi="Arial" w:cs="Arial"/>
                <w:sz w:val="18"/>
                <w:szCs w:val="18"/>
                <w:lang w:val="en-CA"/>
              </w:rPr>
              <w:t>contactview-contacttype</w:t>
            </w:r>
          </w:p>
        </w:tc>
      </w:tr>
      <w:tr w:rsidR="00480BB6" w:rsidRPr="00DE63EA" w14:paraId="4B23294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ED695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EE494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D7EF8F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contact’s contact type come from a controlled vocabulary </w:t>
            </w:r>
          </w:p>
        </w:tc>
      </w:tr>
      <w:tr w:rsidR="00480BB6" w:rsidRPr="00DE63EA" w14:paraId="227AB15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EF4409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B5DF37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E51C83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mechanism to ensure that the term comes from a controlled vocabulary.</w:t>
            </w:r>
          </w:p>
        </w:tc>
      </w:tr>
      <w:tr w:rsidR="00480BB6" w:rsidRPr="00DE63EA" w14:paraId="3DB608E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F2E5E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C6B5D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DFC939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362597A"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0B81517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B1F85F1" w14:textId="31F1E0A5"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sidRPr="005C2F48">
              <w:rPr>
                <w:rStyle w:val="requri"/>
                <w:lang w:val="en-CA"/>
              </w:rPr>
              <w:t>siteobservationview-symbolRotation</w:t>
            </w:r>
          </w:p>
        </w:tc>
      </w:tr>
      <w:tr w:rsidR="00480BB6" w:rsidRPr="00DE63EA" w14:paraId="77BDC4AB"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0F589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AC6665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8509DAC" w14:textId="71069E34"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gsml4-lite</w:t>
            </w:r>
            <w:r w:rsidR="00AB3F81">
              <w:rPr>
                <w:rFonts w:ascii="Arial" w:hAnsi="Arial" w:cs="Arial"/>
                <w:sz w:val="18"/>
                <w:szCs w:val="18"/>
                <w:lang w:val="en-CA"/>
              </w:rPr>
              <w:t>/gsml4-lite/</w:t>
            </w:r>
            <w:r w:rsidRPr="00B464F3">
              <w:rPr>
                <w:rFonts w:ascii="Arial" w:hAnsi="Arial" w:cs="Arial"/>
                <w:sz w:val="18"/>
                <w:szCs w:val="18"/>
                <w:lang w:val="en-CA"/>
              </w:rPr>
              <w:t>siteobservationview-symbolRotation</w:t>
            </w:r>
          </w:p>
        </w:tc>
      </w:tr>
      <w:tr w:rsidR="00480BB6" w:rsidRPr="00DE63EA" w14:paraId="2EC56C0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62ED79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12C03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0649C1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symbol rotation is the range [0,360[</w:t>
            </w:r>
          </w:p>
        </w:tc>
      </w:tr>
      <w:tr w:rsidR="00480BB6" w:rsidRPr="00DE63EA" w14:paraId="1A6318F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CE5FE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641DF7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827653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mechanism to ensure that the rotation is in the range [0,360[</w:t>
            </w:r>
          </w:p>
        </w:tc>
      </w:tr>
      <w:tr w:rsidR="00480BB6" w:rsidRPr="00DE63EA" w14:paraId="54973D2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C2A7A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A6BAA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B52DA8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491294AE" w14:textId="77777777" w:rsidR="00480BB6" w:rsidRDefault="00480BB6" w:rsidP="00480BB6">
      <w:pPr>
        <w:spacing w:after="0"/>
        <w:rPr>
          <w:lang w:val="en-CA"/>
        </w:rPr>
      </w:pPr>
    </w:p>
    <w:p w14:paraId="68DEACED" w14:textId="77777777" w:rsidR="00480BB6" w:rsidRDefault="00480BB6" w:rsidP="00480BB6">
      <w:pPr>
        <w:rPr>
          <w:lang w:val="en-CA"/>
        </w:rPr>
      </w:pPr>
      <w:r>
        <w:rPr>
          <w:lang w:val="en-CA"/>
        </w:rPr>
        <w:br w:type="page"/>
      </w:r>
    </w:p>
    <w:p w14:paraId="419CF882" w14:textId="16F46E5C" w:rsidR="00480BB6" w:rsidRPr="00B464F3" w:rsidRDefault="00480BB6" w:rsidP="00345D65">
      <w:pPr>
        <w:pStyle w:val="OGCAnnexXX"/>
      </w:pPr>
      <w:bookmarkStart w:id="829" w:name="_Toc452643207"/>
      <w:r w:rsidRPr="00B464F3">
        <w:lastRenderedPageBreak/>
        <w:t>Conformance class: GeoSciML Basic Logical Model</w:t>
      </w:r>
      <w:bookmarkEnd w:id="829"/>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AF0D00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DF66918"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12A9DB4"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gsml4-basic</w:t>
            </w:r>
          </w:p>
        </w:tc>
      </w:tr>
      <w:tr w:rsidR="00480BB6" w:rsidRPr="00DE63EA" w14:paraId="27F98FB4"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13690A30"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3FB89A0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/req/gsml4-basic</w:t>
            </w:r>
          </w:p>
        </w:tc>
      </w:tr>
      <w:tr w:rsidR="00480BB6" w:rsidRPr="00DE63EA" w14:paraId="40B920D5" w14:textId="77777777" w:rsidTr="0024128E">
        <w:tc>
          <w:tcPr>
            <w:tcW w:w="1549" w:type="dxa"/>
            <w:tcBorders>
              <w:top w:val="single" w:sz="12" w:space="0" w:color="auto"/>
              <w:left w:val="single" w:sz="12" w:space="0" w:color="auto"/>
              <w:bottom w:val="single" w:sz="4" w:space="0" w:color="auto"/>
              <w:right w:val="single" w:sz="4" w:space="0" w:color="auto"/>
            </w:tcBorders>
          </w:tcPr>
          <w:p w14:paraId="2C0AB6B9"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21091E1"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/conf/gsml4-core</w:t>
            </w:r>
          </w:p>
        </w:tc>
      </w:tr>
      <w:tr w:rsidR="00480BB6" w:rsidRPr="00DE63EA" w14:paraId="3952B3F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92D58C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BB3BC7B"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422302">
              <w:rPr>
                <w:rFonts w:cs="Arial"/>
                <w:szCs w:val="18"/>
                <w:lang w:val="en-US"/>
              </w:rPr>
              <w:t>geologicfeature-purpose</w:t>
            </w:r>
          </w:p>
        </w:tc>
      </w:tr>
      <w:tr w:rsidR="00480BB6" w:rsidRPr="00DE63EA" w14:paraId="6D6F214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4CFF41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D4B2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2BED1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/req/gsml4-basic/geologicfeature-purpose</w:t>
            </w:r>
          </w:p>
        </w:tc>
      </w:tr>
      <w:tr w:rsidR="00480BB6" w:rsidRPr="00DE63EA" w14:paraId="06CAE92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B5C792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5A004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6CAA28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purpose property to be restricted to the values provided in Table 2 (instance, typicalNorm, definingNorm)</w:t>
            </w:r>
          </w:p>
        </w:tc>
      </w:tr>
      <w:tr w:rsidR="00480BB6" w:rsidRPr="00DE63EA" w14:paraId="620727A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5EF5D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09812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EABDB4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limit the property value to those provided in Table 2</w:t>
            </w:r>
          </w:p>
        </w:tc>
      </w:tr>
      <w:tr w:rsidR="00480BB6" w:rsidRPr="00DE63EA" w14:paraId="5B30D54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88FFB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C8003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CBC9F1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185EEFC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B73ECE5"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9540C0C"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422302">
              <w:rPr>
                <w:rFonts w:cs="Arial"/>
                <w:szCs w:val="18"/>
                <w:lang w:val="en-US"/>
              </w:rPr>
              <w:t>geologicfeature-history</w:t>
            </w:r>
          </w:p>
        </w:tc>
      </w:tr>
      <w:tr w:rsidR="00480BB6" w:rsidRPr="00DE63EA" w14:paraId="0918AA91"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D21100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702CD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2740C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/req/gsml4-basic/geologicfeature-history</w:t>
            </w:r>
          </w:p>
        </w:tc>
      </w:tr>
      <w:tr w:rsidR="00480BB6" w:rsidRPr="00DE63EA" w14:paraId="731C5C3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254273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7209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4ED8ED8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age of a GeologicFeature is described using the geologicHistory property only and through a GeologicRelation to a GeologicEvent</w:t>
            </w:r>
          </w:p>
        </w:tc>
      </w:tr>
      <w:tr w:rsidR="00480BB6" w:rsidRPr="00DE63EA" w14:paraId="43EAC7C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0B32A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2A213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EC919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prevent the usage of a GeologicRelation to a GeologicEvent to describe the age of the GeologicFeature</w:t>
            </w:r>
          </w:p>
        </w:tc>
      </w:tr>
      <w:tr w:rsidR="00480BB6" w:rsidRPr="00DE63EA" w14:paraId="7C55B13B"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FE230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91F32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A29B01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FB5D55F"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E7D11D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F21D35A"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4179FC">
              <w:rPr>
                <w:rFonts w:cs="Arial"/>
                <w:szCs w:val="18"/>
                <w:lang w:val="en-US"/>
              </w:rPr>
              <w:t>compositonPart-proportion</w:t>
            </w:r>
          </w:p>
        </w:tc>
      </w:tr>
      <w:tr w:rsidR="00480BB6" w:rsidRPr="00DE63EA" w14:paraId="79C77CC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DC787C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B00D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EF14A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/req/gsml4-basic/compositonPart-proportion</w:t>
            </w:r>
          </w:p>
        </w:tc>
      </w:tr>
      <w:tr w:rsidR="00480BB6" w:rsidRPr="00DE63EA" w14:paraId="768D8BD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50A32F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52C7D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9C931F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proportion are expressed relative to a whole</w:t>
            </w:r>
          </w:p>
        </w:tc>
      </w:tr>
      <w:tr w:rsidR="00480BB6" w:rsidRPr="00DE63EA" w14:paraId="74811EA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39C3A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613480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CBE88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that restriction the Quantity unit of measure to be relative to a whole (like %)</w:t>
            </w:r>
          </w:p>
        </w:tc>
      </w:tr>
      <w:tr w:rsidR="00480BB6" w:rsidRPr="00DE63EA" w14:paraId="1EC6AE1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81336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9E98C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2576B9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17C05A1"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7123B91"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18409E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784D12">
              <w:rPr>
                <w:rFonts w:cs="Arial"/>
                <w:szCs w:val="18"/>
                <w:lang w:val="en-US"/>
              </w:rPr>
              <w:t>geologicevent-non-null</w:t>
            </w:r>
          </w:p>
        </w:tc>
      </w:tr>
      <w:tr w:rsidR="00480BB6" w:rsidRPr="00DE63EA" w14:paraId="48D73D20"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DF0EC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EA30E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06CCB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/req/gsml4-basic/</w:t>
            </w:r>
            <w:r w:rsidRPr="00784D12">
              <w:rPr>
                <w:rFonts w:ascii="Arial" w:hAnsi="Arial" w:cs="Arial"/>
                <w:sz w:val="18"/>
                <w:szCs w:val="18"/>
                <w:lang w:val="fr-CA"/>
              </w:rPr>
              <w:t>geologicevent-non-null</w:t>
            </w:r>
          </w:p>
        </w:tc>
      </w:tr>
      <w:tr w:rsidR="00480BB6" w:rsidRPr="00DE63EA" w14:paraId="4BB7937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50D72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5AED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7657EA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GeologicEvent instance has either a olderAgeNamedAge or youngerNamedAge as a non-null value</w:t>
            </w:r>
          </w:p>
        </w:tc>
      </w:tr>
      <w:tr w:rsidR="00480BB6" w:rsidRPr="00DE63EA" w14:paraId="71E2313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CA055A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02CE5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CB1F3C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prevent a GeologicEvent to have </w:t>
            </w:r>
            <w:proofErr w:type="gramStart"/>
            <w:r>
              <w:rPr>
                <w:rFonts w:ascii="Arial" w:hAnsi="Arial" w:cs="Arial"/>
                <w:sz w:val="18"/>
                <w:szCs w:val="18"/>
                <w:lang w:val="en-CA"/>
              </w:rPr>
              <w:t xml:space="preserve">both </w:t>
            </w:r>
            <w:r w:rsidRPr="00784D12">
              <w:rPr>
                <w:rFonts w:ascii="Arial" w:hAnsi="Arial" w:cs="Arial"/>
                <w:sz w:val="18"/>
                <w:szCs w:val="18"/>
                <w:lang w:val="en-CA"/>
              </w:rPr>
              <w:t>olderAgeNamedAge or</w:t>
            </w:r>
            <w:proofErr w:type="gramEnd"/>
            <w:r w:rsidRPr="00784D12">
              <w:rPr>
                <w:rFonts w:ascii="Arial" w:hAnsi="Arial" w:cs="Arial"/>
                <w:sz w:val="18"/>
                <w:szCs w:val="18"/>
                <w:lang w:val="en-CA"/>
              </w:rPr>
              <w:t xml:space="preserve"> youngerNamedAge</w:t>
            </w:r>
            <w:r>
              <w:rPr>
                <w:rFonts w:ascii="Arial" w:hAnsi="Arial" w:cs="Arial"/>
                <w:sz w:val="18"/>
                <w:szCs w:val="18"/>
                <w:lang w:val="en-CA"/>
              </w:rPr>
              <w:t xml:space="preserve"> equals to null.</w:t>
            </w:r>
          </w:p>
        </w:tc>
      </w:tr>
      <w:tr w:rsidR="00480BB6" w:rsidRPr="00DE63EA" w14:paraId="0CFE523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8825D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1F740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0B223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8A9D95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3A5FD2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1EC7DFA"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794CA0">
              <w:rPr>
                <w:rFonts w:cs="Arial"/>
                <w:szCs w:val="18"/>
                <w:lang w:val="en-US"/>
              </w:rPr>
              <w:t>plane-pol-dip-az-not-null</w:t>
            </w:r>
          </w:p>
        </w:tc>
      </w:tr>
      <w:tr w:rsidR="00480BB6" w:rsidRPr="00DE63EA" w14:paraId="11FBBDC2"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704435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9990F5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FED69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/req/gsml4-basic/plane-pol-dip-az-not-null</w:t>
            </w:r>
          </w:p>
        </w:tc>
      </w:tr>
      <w:tr w:rsidR="00480BB6" w:rsidRPr="00DE63EA" w14:paraId="19AFEB3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1AB7FE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B55FB1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C8E49B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GSML_PlanarOrientation instance has either polarity, azimuth or dip as a non-null value</w:t>
            </w:r>
          </w:p>
        </w:tc>
      </w:tr>
      <w:tr w:rsidR="00480BB6" w:rsidRPr="00DE63EA" w14:paraId="28F6825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DEA99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1CEA2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150EF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prevent a </w:t>
            </w:r>
            <w:r w:rsidRPr="00794CA0">
              <w:rPr>
                <w:rFonts w:ascii="Arial" w:hAnsi="Arial" w:cs="Arial"/>
                <w:sz w:val="18"/>
                <w:szCs w:val="18"/>
                <w:lang w:val="en-CA"/>
              </w:rPr>
              <w:t>GSML_PlanarOrientation</w:t>
            </w:r>
            <w:r>
              <w:rPr>
                <w:rFonts w:ascii="Arial" w:hAnsi="Arial" w:cs="Arial"/>
                <w:sz w:val="18"/>
                <w:szCs w:val="18"/>
                <w:lang w:val="en-CA"/>
              </w:rPr>
              <w:t xml:space="preserve"> to have all </w:t>
            </w:r>
            <w:r w:rsidRPr="00794CA0">
              <w:rPr>
                <w:rFonts w:ascii="Arial" w:hAnsi="Arial" w:cs="Arial"/>
                <w:sz w:val="18"/>
                <w:szCs w:val="18"/>
                <w:lang w:val="en-CA"/>
              </w:rPr>
              <w:t xml:space="preserve">polarity, azimuth or dip </w:t>
            </w:r>
            <w:r>
              <w:rPr>
                <w:rFonts w:ascii="Arial" w:hAnsi="Arial" w:cs="Arial"/>
                <w:sz w:val="18"/>
                <w:szCs w:val="18"/>
                <w:lang w:val="en-CA"/>
              </w:rPr>
              <w:t>equal to null.</w:t>
            </w:r>
          </w:p>
        </w:tc>
      </w:tr>
      <w:tr w:rsidR="00480BB6" w:rsidRPr="00DE63EA" w14:paraId="5038964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F2867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1D54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2465BB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263112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5E9063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7A14F1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794CA0">
              <w:rPr>
                <w:rFonts w:cs="Arial"/>
                <w:szCs w:val="18"/>
                <w:lang w:val="en-US"/>
              </w:rPr>
              <w:t>plane-pol-dip-az-range</w:t>
            </w:r>
          </w:p>
        </w:tc>
      </w:tr>
      <w:tr w:rsidR="00480BB6" w:rsidRPr="00DE63EA" w14:paraId="4046798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D95ADB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235B6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1A70A6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/req/gsml4-basic/plane-pol-dip-az-range</w:t>
            </w:r>
          </w:p>
        </w:tc>
      </w:tr>
      <w:tr w:rsidR="00480BB6" w:rsidRPr="00DE63EA" w14:paraId="0E64DB7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AB098F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E917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03DD01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GSML_PlanarOrientation azimuth is a real value in the range [0,360[</w:t>
            </w:r>
          </w:p>
        </w:tc>
      </w:tr>
      <w:tr w:rsidR="00480BB6" w:rsidRPr="00DE63EA" w14:paraId="0588180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E437D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2717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CADE07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constrain a </w:t>
            </w:r>
            <w:r w:rsidRPr="00794CA0">
              <w:rPr>
                <w:rFonts w:ascii="Arial" w:hAnsi="Arial" w:cs="Arial"/>
                <w:sz w:val="18"/>
                <w:szCs w:val="18"/>
                <w:lang w:val="en-CA"/>
              </w:rPr>
              <w:t>GSML_PlanarOrientation</w:t>
            </w:r>
            <w:r>
              <w:rPr>
                <w:rFonts w:ascii="Arial" w:hAnsi="Arial" w:cs="Arial"/>
                <w:sz w:val="18"/>
                <w:szCs w:val="18"/>
                <w:lang w:val="en-CA"/>
              </w:rPr>
              <w:t xml:space="preserve"> azimuth in the range [0,360[</w:t>
            </w:r>
          </w:p>
        </w:tc>
      </w:tr>
      <w:tr w:rsidR="00480BB6" w:rsidRPr="00DE63EA" w14:paraId="081422D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0EC19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E25EA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FA1AA6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2C6730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B6C2C1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FE36C8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E35E1C">
              <w:rPr>
                <w:rFonts w:cs="Arial"/>
                <w:szCs w:val="18"/>
                <w:lang w:val="en-US"/>
              </w:rPr>
              <w:t>plane-dip-range</w:t>
            </w:r>
          </w:p>
        </w:tc>
      </w:tr>
      <w:tr w:rsidR="00480BB6" w:rsidRPr="00DE63EA" w14:paraId="07C3A381"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2375EB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3922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7DF97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/req/gsml4-basic/plane-dip-range</w:t>
            </w:r>
          </w:p>
        </w:tc>
      </w:tr>
      <w:tr w:rsidR="00480BB6" w:rsidRPr="00DE63EA" w14:paraId="76CF033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64407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09DC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156B79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GSML_PlanarOrientation dip is a real value in the range [0,90[</w:t>
            </w:r>
          </w:p>
        </w:tc>
      </w:tr>
      <w:tr w:rsidR="00480BB6" w:rsidRPr="00DE63EA" w14:paraId="459EC67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BB0E2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1AC3C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2D6CDB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constrain a </w:t>
            </w:r>
            <w:r w:rsidRPr="00794CA0">
              <w:rPr>
                <w:rFonts w:ascii="Arial" w:hAnsi="Arial" w:cs="Arial"/>
                <w:sz w:val="18"/>
                <w:szCs w:val="18"/>
                <w:lang w:val="en-CA"/>
              </w:rPr>
              <w:t>GSML_PlanarOrientation</w:t>
            </w:r>
            <w:r>
              <w:rPr>
                <w:rFonts w:ascii="Arial" w:hAnsi="Arial" w:cs="Arial"/>
                <w:sz w:val="18"/>
                <w:szCs w:val="18"/>
                <w:lang w:val="en-CA"/>
              </w:rPr>
              <w:t xml:space="preserve"> dip in the range [0,90[</w:t>
            </w:r>
          </w:p>
        </w:tc>
      </w:tr>
      <w:tr w:rsidR="00480BB6" w:rsidRPr="00DE63EA" w14:paraId="0ED86AC7"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2F922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0799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9A6CB7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46412EC"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F84FFFA"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C5CEFB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/conf/gsml4-basic/linear-trend</w:t>
            </w:r>
            <w:r w:rsidRPr="00E35E1C">
              <w:rPr>
                <w:rFonts w:cs="Arial"/>
                <w:szCs w:val="18"/>
                <w:lang w:val="en-US"/>
              </w:rPr>
              <w:t>-plunge-not-null</w:t>
            </w:r>
          </w:p>
        </w:tc>
      </w:tr>
      <w:tr w:rsidR="00480BB6" w:rsidRPr="00DE63EA" w14:paraId="5B0BCA6B"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E36B55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D86B2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093A4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/req/gsml4-basic/linear-trend-plunge-not-null</w:t>
            </w:r>
          </w:p>
        </w:tc>
      </w:tr>
      <w:tr w:rsidR="00480BB6" w:rsidRPr="00DE63EA" w14:paraId="13B230D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615B9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02845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39C068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GSML_Linear</w:t>
            </w:r>
            <w:r w:rsidRPr="00E35E1C">
              <w:rPr>
                <w:rFonts w:cs="Arial"/>
                <w:szCs w:val="18"/>
                <w:lang w:val="en-CA"/>
              </w:rPr>
              <w:t xml:space="preserve">Orientation instance has either </w:t>
            </w:r>
            <w:r>
              <w:rPr>
                <w:rFonts w:cs="Arial"/>
                <w:szCs w:val="18"/>
                <w:lang w:val="en-CA"/>
              </w:rPr>
              <w:t xml:space="preserve">trend </w:t>
            </w:r>
            <w:r>
              <w:rPr>
                <w:rFonts w:cs="Arial"/>
                <w:szCs w:val="18"/>
                <w:lang w:val="en-CA"/>
              </w:rPr>
              <w:lastRenderedPageBreak/>
              <w:t>or plunge</w:t>
            </w:r>
            <w:r w:rsidRPr="00E35E1C">
              <w:rPr>
                <w:rFonts w:cs="Arial"/>
                <w:szCs w:val="18"/>
                <w:lang w:val="en-CA"/>
              </w:rPr>
              <w:t xml:space="preserve"> as a non-null value</w:t>
            </w:r>
          </w:p>
        </w:tc>
      </w:tr>
      <w:tr w:rsidR="00480BB6" w:rsidRPr="00DE63EA" w14:paraId="233242C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609A2B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B440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00E64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C831C9">
              <w:rPr>
                <w:rFonts w:ascii="Arial" w:hAnsi="Arial" w:cs="Arial"/>
                <w:sz w:val="18"/>
                <w:szCs w:val="18"/>
                <w:lang w:val="en-CA"/>
              </w:rPr>
              <w:t>Visual inspection that the target implementation has a mechanism to prevent a GSML_</w:t>
            </w:r>
            <w:r>
              <w:rPr>
                <w:rFonts w:ascii="Arial" w:hAnsi="Arial" w:cs="Arial"/>
                <w:sz w:val="18"/>
                <w:szCs w:val="18"/>
                <w:lang w:val="en-CA"/>
              </w:rPr>
              <w:t>Linear</w:t>
            </w:r>
            <w:r w:rsidRPr="00C831C9">
              <w:rPr>
                <w:rFonts w:ascii="Arial" w:hAnsi="Arial" w:cs="Arial"/>
                <w:sz w:val="18"/>
                <w:szCs w:val="18"/>
                <w:lang w:val="en-CA"/>
              </w:rPr>
              <w:t xml:space="preserve">Orientation to have </w:t>
            </w:r>
            <w:r>
              <w:rPr>
                <w:rFonts w:ascii="Arial" w:hAnsi="Arial" w:cs="Arial"/>
                <w:sz w:val="18"/>
                <w:szCs w:val="18"/>
                <w:lang w:val="en-CA"/>
              </w:rPr>
              <w:t>both</w:t>
            </w:r>
            <w:r w:rsidRPr="00C831C9">
              <w:rPr>
                <w:rFonts w:ascii="Arial" w:hAnsi="Arial" w:cs="Arial"/>
                <w:sz w:val="18"/>
                <w:szCs w:val="18"/>
                <w:lang w:val="en-CA"/>
              </w:rPr>
              <w:t xml:space="preserve"> </w:t>
            </w:r>
            <w:r>
              <w:rPr>
                <w:rFonts w:ascii="Arial" w:hAnsi="Arial" w:cs="Arial"/>
                <w:sz w:val="18"/>
                <w:szCs w:val="18"/>
                <w:lang w:val="en-CA"/>
              </w:rPr>
              <w:t>trend and plunge</w:t>
            </w:r>
            <w:r w:rsidRPr="00C831C9">
              <w:rPr>
                <w:rFonts w:ascii="Arial" w:hAnsi="Arial" w:cs="Arial"/>
                <w:sz w:val="18"/>
                <w:szCs w:val="18"/>
                <w:lang w:val="en-CA"/>
              </w:rPr>
              <w:t xml:space="preserve"> equal</w:t>
            </w:r>
            <w:r>
              <w:rPr>
                <w:rFonts w:ascii="Arial" w:hAnsi="Arial" w:cs="Arial"/>
                <w:sz w:val="18"/>
                <w:szCs w:val="18"/>
                <w:lang w:val="en-CA"/>
              </w:rPr>
              <w:t>s</w:t>
            </w:r>
            <w:r w:rsidRPr="00C831C9">
              <w:rPr>
                <w:rFonts w:ascii="Arial" w:hAnsi="Arial" w:cs="Arial"/>
                <w:sz w:val="18"/>
                <w:szCs w:val="18"/>
                <w:lang w:val="en-CA"/>
              </w:rPr>
              <w:t xml:space="preserve"> to null.</w:t>
            </w:r>
          </w:p>
        </w:tc>
      </w:tr>
      <w:tr w:rsidR="00480BB6" w:rsidRPr="00DE63EA" w14:paraId="29B9D1E6"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A39136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A93B7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95B2C2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62F42C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8B6367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153C81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4D2C77">
              <w:rPr>
                <w:rFonts w:cs="Arial"/>
                <w:szCs w:val="18"/>
                <w:lang w:val="en-US"/>
              </w:rPr>
              <w:t>linear-plunge-range</w:t>
            </w:r>
          </w:p>
        </w:tc>
      </w:tr>
      <w:tr w:rsidR="00480BB6" w:rsidRPr="00DE63EA" w14:paraId="58329FBC"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E21261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BEB5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73430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/req/gsml4-basic/linear-plunge-range</w:t>
            </w:r>
          </w:p>
        </w:tc>
      </w:tr>
      <w:tr w:rsidR="00480BB6" w:rsidRPr="00DE63EA" w14:paraId="4051E69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26DCD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F3136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23B199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GSML_Linear</w:t>
            </w:r>
            <w:r w:rsidRPr="00E35E1C">
              <w:rPr>
                <w:rFonts w:cs="Arial"/>
                <w:szCs w:val="18"/>
                <w:lang w:val="en-CA"/>
              </w:rPr>
              <w:t xml:space="preserve">Orientation </w:t>
            </w:r>
            <w:r>
              <w:rPr>
                <w:rFonts w:cs="Arial"/>
                <w:szCs w:val="18"/>
                <w:lang w:val="en-CA"/>
              </w:rPr>
              <w:t>plunge is a value in the range [0,360[</w:t>
            </w:r>
          </w:p>
        </w:tc>
      </w:tr>
      <w:tr w:rsidR="00480BB6" w:rsidRPr="00DE63EA" w14:paraId="7BCB210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08DB5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BD29A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989854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4D2C77">
              <w:rPr>
                <w:rFonts w:ascii="Arial" w:hAnsi="Arial" w:cs="Arial"/>
                <w:sz w:val="18"/>
                <w:szCs w:val="18"/>
                <w:lang w:val="en-CA"/>
              </w:rPr>
              <w:t>Visual inspection that the target implementation has a mechanism to constrain a GSML_</w:t>
            </w:r>
            <w:r>
              <w:rPr>
                <w:rFonts w:ascii="Arial" w:hAnsi="Arial" w:cs="Arial"/>
                <w:sz w:val="18"/>
                <w:szCs w:val="18"/>
                <w:lang w:val="en-CA"/>
              </w:rPr>
              <w:t>Linea</w:t>
            </w:r>
            <w:r w:rsidRPr="004D2C77">
              <w:rPr>
                <w:rFonts w:ascii="Arial" w:hAnsi="Arial" w:cs="Arial"/>
                <w:sz w:val="18"/>
                <w:szCs w:val="18"/>
                <w:lang w:val="en-CA"/>
              </w:rPr>
              <w:t xml:space="preserve">rOrientation </w:t>
            </w:r>
            <w:r>
              <w:rPr>
                <w:rFonts w:ascii="Arial" w:hAnsi="Arial" w:cs="Arial"/>
                <w:sz w:val="18"/>
                <w:szCs w:val="18"/>
                <w:lang w:val="en-CA"/>
              </w:rPr>
              <w:t>plunge</w:t>
            </w:r>
            <w:r w:rsidRPr="004D2C77">
              <w:rPr>
                <w:rFonts w:ascii="Arial" w:hAnsi="Arial" w:cs="Arial"/>
                <w:sz w:val="18"/>
                <w:szCs w:val="18"/>
                <w:lang w:val="en-CA"/>
              </w:rPr>
              <w:t xml:space="preserve"> in the range [0,360[</w:t>
            </w:r>
          </w:p>
        </w:tc>
      </w:tr>
      <w:tr w:rsidR="00480BB6" w:rsidRPr="00DE63EA" w14:paraId="1A6798D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ABFE04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0B63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60073C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4BD5F3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720B38C"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C94D50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/conf/gsml4-basic/linear-az</w:t>
            </w:r>
            <w:r w:rsidRPr="00A40893">
              <w:rPr>
                <w:rFonts w:cs="Arial"/>
                <w:szCs w:val="18"/>
                <w:lang w:val="en-US"/>
              </w:rPr>
              <w:t>-range</w:t>
            </w:r>
          </w:p>
        </w:tc>
      </w:tr>
      <w:tr w:rsidR="00480BB6" w:rsidRPr="00DE63EA" w14:paraId="11324525"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1FFA633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BD5B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27F1A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/req/gsml4-basic/linear-az-range</w:t>
            </w:r>
          </w:p>
        </w:tc>
      </w:tr>
      <w:tr w:rsidR="00480BB6" w:rsidRPr="00DE63EA" w14:paraId="49378A0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09346A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D094C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8B880F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GSML_Linear</w:t>
            </w:r>
            <w:r w:rsidRPr="00E35E1C">
              <w:rPr>
                <w:rFonts w:cs="Arial"/>
                <w:szCs w:val="18"/>
                <w:lang w:val="en-CA"/>
              </w:rPr>
              <w:t xml:space="preserve">Orientation </w:t>
            </w:r>
            <w:r>
              <w:rPr>
                <w:rFonts w:cs="Arial"/>
                <w:szCs w:val="18"/>
                <w:lang w:val="en-CA"/>
              </w:rPr>
              <w:t>azimuth is a real value in the range [0,360[</w:t>
            </w:r>
          </w:p>
        </w:tc>
      </w:tr>
      <w:tr w:rsidR="00480BB6" w:rsidRPr="00DE63EA" w14:paraId="28977E3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2B7C8C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F9F1D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62EB30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A40893">
              <w:rPr>
                <w:rFonts w:ascii="Arial" w:hAnsi="Arial" w:cs="Arial"/>
                <w:sz w:val="18"/>
                <w:szCs w:val="18"/>
                <w:lang w:val="en-CA"/>
              </w:rPr>
              <w:t xml:space="preserve">Visual inspection that the target implementation has a mechanism to constrain a GSML_LinearOrientation </w:t>
            </w:r>
            <w:r>
              <w:rPr>
                <w:rFonts w:ascii="Arial" w:hAnsi="Arial" w:cs="Arial"/>
                <w:sz w:val="18"/>
                <w:szCs w:val="18"/>
                <w:lang w:val="en-CA"/>
              </w:rPr>
              <w:t>trend</w:t>
            </w:r>
            <w:r w:rsidRPr="00A40893">
              <w:rPr>
                <w:rFonts w:ascii="Arial" w:hAnsi="Arial" w:cs="Arial"/>
                <w:sz w:val="18"/>
                <w:szCs w:val="18"/>
                <w:lang w:val="en-CA"/>
              </w:rPr>
              <w:t xml:space="preserve"> in the range [0,360[</w:t>
            </w:r>
          </w:p>
        </w:tc>
      </w:tr>
      <w:tr w:rsidR="00480BB6" w:rsidRPr="00DE63EA" w14:paraId="16C8BDF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6D200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61D77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194067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9EF98C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E2CE2E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B08C16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A40893">
              <w:rPr>
                <w:rFonts w:cs="Arial"/>
                <w:szCs w:val="18"/>
                <w:lang w:val="en-US"/>
              </w:rPr>
              <w:t>quantity_range_order</w:t>
            </w:r>
          </w:p>
        </w:tc>
      </w:tr>
      <w:tr w:rsidR="00480BB6" w:rsidRPr="00DE63EA" w14:paraId="71398ACB"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7C5E64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1F60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4C5BE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/req/gsml4-basic/quantity_range_order</w:t>
            </w:r>
          </w:p>
        </w:tc>
      </w:tr>
      <w:tr w:rsidR="00480BB6" w:rsidRPr="00DE63EA" w14:paraId="7C6F6A4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8E76A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6A7D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350C3A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GSML_QuantityRange lowerValue is less or equal to upperValue</w:t>
            </w:r>
          </w:p>
        </w:tc>
      </w:tr>
      <w:tr w:rsidR="00480BB6" w:rsidRPr="00DE63EA" w14:paraId="5C77765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94D536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6856B0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7672E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A40893">
              <w:rPr>
                <w:rFonts w:ascii="Arial" w:hAnsi="Arial" w:cs="Arial"/>
                <w:sz w:val="18"/>
                <w:szCs w:val="18"/>
                <w:lang w:val="en-CA"/>
              </w:rPr>
              <w:t>Visual inspection that the target im</w:t>
            </w:r>
            <w:r>
              <w:rPr>
                <w:rFonts w:ascii="Arial" w:hAnsi="Arial" w:cs="Arial"/>
                <w:sz w:val="18"/>
                <w:szCs w:val="18"/>
                <w:lang w:val="en-CA"/>
              </w:rPr>
              <w:t>plementation has a mechanism to constain lowerValue to be less or equal to upperValue.</w:t>
            </w:r>
          </w:p>
        </w:tc>
      </w:tr>
      <w:tr w:rsidR="00480BB6" w:rsidRPr="00DE63EA" w14:paraId="7CB0F3B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040EB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B49E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83B0EB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6CD22D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83E21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D85885C"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A40893">
              <w:rPr>
                <w:rFonts w:cs="Arial"/>
                <w:szCs w:val="18"/>
                <w:lang w:val="en-US"/>
              </w:rPr>
              <w:t>quantity-range-repeat</w:t>
            </w:r>
          </w:p>
        </w:tc>
      </w:tr>
      <w:tr w:rsidR="00480BB6" w:rsidRPr="00DE63EA" w14:paraId="270B76B5"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6BF52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4C427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41A7BC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/req/gsml4-basic/quantity-range-repeat</w:t>
            </w:r>
          </w:p>
        </w:tc>
      </w:tr>
      <w:tr w:rsidR="00480BB6" w:rsidRPr="00DE63EA" w14:paraId="3EBCDB1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DD5C96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D9D6C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B51DDF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GSML_QuantityRange lowerValue and upperValue matches the quantities in the “value” property</w:t>
            </w:r>
          </w:p>
        </w:tc>
      </w:tr>
      <w:tr w:rsidR="00480BB6" w:rsidRPr="00DE63EA" w14:paraId="2BD65D5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2EE2F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7C5179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F27904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A40893">
              <w:rPr>
                <w:rFonts w:ascii="Arial" w:hAnsi="Arial" w:cs="Arial"/>
                <w:sz w:val="18"/>
                <w:szCs w:val="18"/>
                <w:lang w:val="en-CA"/>
              </w:rPr>
              <w:t>Visual inspection that the target im</w:t>
            </w:r>
            <w:r>
              <w:rPr>
                <w:rFonts w:ascii="Arial" w:hAnsi="Arial" w:cs="Arial"/>
                <w:sz w:val="18"/>
                <w:szCs w:val="18"/>
                <w:lang w:val="en-CA"/>
              </w:rPr>
              <w:t>plementation has a mechanism to constain lowerValue to match value[0] and upperValue to match value[1]</w:t>
            </w:r>
          </w:p>
        </w:tc>
      </w:tr>
      <w:tr w:rsidR="00480BB6" w:rsidRPr="00DE63EA" w14:paraId="3CE147D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9C6B36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6DC90F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6B22FD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298D873A" w14:textId="77777777" w:rsidR="00480BB6" w:rsidRDefault="00480BB6" w:rsidP="00480BB6"/>
    <w:p w14:paraId="35899589" w14:textId="77777777" w:rsidR="00480BB6" w:rsidRDefault="00480BB6" w:rsidP="00480BB6">
      <w:r>
        <w:br w:type="page"/>
      </w:r>
    </w:p>
    <w:p w14:paraId="7A3A7DF6" w14:textId="77777777" w:rsidR="00480BB6" w:rsidRDefault="00480BB6" w:rsidP="00480BB6"/>
    <w:p w14:paraId="30FF345D" w14:textId="29B9EC31" w:rsidR="00480BB6" w:rsidRDefault="00480BB6" w:rsidP="00B464F3">
      <w:pPr>
        <w:pStyle w:val="OGCAnnexXX"/>
      </w:pPr>
      <w:bookmarkStart w:id="830" w:name="_Toc452643208"/>
      <w:r>
        <w:t>Conformance class: GeoSciML Extension Logical Model</w:t>
      </w:r>
      <w:bookmarkEnd w:id="830"/>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B318B2F"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988A023"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19743C14"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gsml4-extension</w:t>
            </w:r>
          </w:p>
        </w:tc>
      </w:tr>
      <w:tr w:rsidR="00480BB6" w:rsidRPr="00DE63EA" w14:paraId="0B3F26F9"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56B53B3A"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01ADFFE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/req/gsml4-extension</w:t>
            </w:r>
          </w:p>
        </w:tc>
      </w:tr>
      <w:tr w:rsidR="00480BB6" w:rsidRPr="00DE63EA" w14:paraId="1E3F7EC4" w14:textId="77777777" w:rsidTr="0024128E">
        <w:tc>
          <w:tcPr>
            <w:tcW w:w="1549" w:type="dxa"/>
            <w:tcBorders>
              <w:top w:val="single" w:sz="12" w:space="0" w:color="auto"/>
              <w:left w:val="single" w:sz="12" w:space="0" w:color="auto"/>
              <w:bottom w:val="single" w:sz="4" w:space="0" w:color="auto"/>
              <w:right w:val="single" w:sz="4" w:space="0" w:color="auto"/>
            </w:tcBorders>
          </w:tcPr>
          <w:p w14:paraId="10C6E113"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8B54C5E"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015588B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04EEE17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B4BADC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185D76">
              <w:rPr>
                <w:rFonts w:cs="Arial"/>
                <w:szCs w:val="18"/>
                <w:lang w:val="en-US"/>
              </w:rPr>
              <w:t>geologicfeature-history</w:t>
            </w:r>
          </w:p>
        </w:tc>
      </w:tr>
      <w:tr w:rsidR="00480BB6" w:rsidRPr="00DE63EA" w14:paraId="33CD2F8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96A0EB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C3A4E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09AF59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/req/gsml4-extension/geologicfeature-history</w:t>
            </w:r>
          </w:p>
        </w:tc>
      </w:tr>
      <w:tr w:rsidR="00480BB6" w:rsidRPr="00DE63EA" w14:paraId="532CFE9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A4F6F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0A2CF3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0F49CB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restricts GeologicEvent describing the age of GeologicUnit to geologicHistory property</w:t>
            </w:r>
          </w:p>
        </w:tc>
      </w:tr>
      <w:tr w:rsidR="00480BB6" w:rsidRPr="00DE63EA" w14:paraId="7FCF288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30704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4F2F5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1D768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limit GeologicEvent describing age of GeologicFeature to geologicHistory.</w:t>
            </w:r>
          </w:p>
        </w:tc>
      </w:tr>
      <w:tr w:rsidR="00480BB6" w:rsidRPr="00DE63EA" w14:paraId="6A6B17A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95346B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ACDD6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5AE4A7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D7E0ED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4184DA4"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367503E"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D87024">
              <w:rPr>
                <w:rFonts w:cs="Arial"/>
                <w:szCs w:val="18"/>
                <w:lang w:val="en-US"/>
              </w:rPr>
              <w:t>contact-chronoboundary</w:t>
            </w:r>
          </w:p>
        </w:tc>
      </w:tr>
      <w:tr w:rsidR="00480BB6" w:rsidRPr="00DE63EA" w14:paraId="04C8FDC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80B864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D2A17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2DAF3D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/req/gsml4-extension/contact-chronoboundary</w:t>
            </w:r>
          </w:p>
        </w:tc>
      </w:tr>
      <w:tr w:rsidR="00480BB6" w:rsidRPr="00DE63EA" w14:paraId="501F723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DBBCAF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66A7F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545C19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target implementation restricts ContactDescription::correlatesWith value to an instance of </w:t>
            </w:r>
            <w:r w:rsidRPr="00D87024">
              <w:rPr>
                <w:rFonts w:cs="Arial"/>
                <w:szCs w:val="18"/>
                <w:lang w:val="en-CA"/>
              </w:rPr>
              <w:t>GeochronologicBondary</w:t>
            </w:r>
            <w:r>
              <w:rPr>
                <w:rFonts w:cs="Arial"/>
                <w:szCs w:val="18"/>
                <w:lang w:val="en-CA"/>
              </w:rPr>
              <w:t xml:space="preserve"> only when </w:t>
            </w:r>
            <w:r w:rsidRPr="00D87024">
              <w:rPr>
                <w:rFonts w:cs="Arial"/>
                <w:szCs w:val="18"/>
                <w:lang w:val="en-CA"/>
              </w:rPr>
              <w:t>Co</w:t>
            </w:r>
            <w:r>
              <w:rPr>
                <w:rFonts w:cs="Arial"/>
                <w:szCs w:val="18"/>
                <w:lang w:val="en-CA"/>
              </w:rPr>
              <w:t xml:space="preserve">ntactDescription::contactType is </w:t>
            </w:r>
            <w:r w:rsidRPr="00D87024">
              <w:rPr>
                <w:rFonts w:cs="Arial"/>
                <w:szCs w:val="18"/>
                <w:lang w:val="en-CA"/>
              </w:rPr>
              <w:t>ChronostratigraphicBoundary</w:t>
            </w:r>
          </w:p>
        </w:tc>
      </w:tr>
      <w:tr w:rsidR="00480BB6" w:rsidRPr="00DE63EA" w14:paraId="3C3974A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6CF3E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BD5DBE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66217D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constrain the value of correlatesWith</w:t>
            </w:r>
          </w:p>
        </w:tc>
      </w:tr>
      <w:tr w:rsidR="00480BB6" w:rsidRPr="00DE63EA" w14:paraId="58025C47"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3D644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53C5B9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793B13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6178CA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D9AECB4"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B779838"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D87024">
              <w:rPr>
                <w:rFonts w:cs="Arial"/>
                <w:szCs w:val="18"/>
                <w:lang w:val="en-US"/>
              </w:rPr>
              <w:t>contact-boundary</w:t>
            </w:r>
          </w:p>
        </w:tc>
      </w:tr>
      <w:tr w:rsidR="00480BB6" w:rsidRPr="00DE63EA" w14:paraId="773166F8"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07C140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1901D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168A93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/req/gsml4-extension/contact-boundary</w:t>
            </w:r>
          </w:p>
        </w:tc>
      </w:tr>
      <w:tr w:rsidR="00480BB6" w:rsidRPr="00DE63EA" w14:paraId="7C0E222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D4821D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46342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74BA53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restricts the number of GeologicRelation to GeologicUnit, representing the two units that share a contact, to 2 and only 2</w:t>
            </w:r>
          </w:p>
        </w:tc>
      </w:tr>
      <w:tr w:rsidR="00480BB6" w:rsidRPr="00DE63EA" w14:paraId="00F25AD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540C64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0252C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12F5C3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constrain the number GeologicRelation to 2 when the target feature is a GeologicUnit and the role is “contact”</w:t>
            </w:r>
          </w:p>
        </w:tc>
      </w:tr>
      <w:tr w:rsidR="00480BB6" w:rsidRPr="00DE63EA" w14:paraId="75B0B45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C94ADC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EDC38F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182101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A02F09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04952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5DBBD89"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FE202B">
              <w:rPr>
                <w:rFonts w:cs="Arial"/>
                <w:szCs w:val="18"/>
                <w:lang w:val="en-US"/>
              </w:rPr>
              <w:t>slipComponents-slip</w:t>
            </w:r>
          </w:p>
        </w:tc>
      </w:tr>
      <w:tr w:rsidR="00480BB6" w:rsidRPr="00DE63EA" w14:paraId="29D738E8"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DD561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FF855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EAC7A2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/req/gsml4-extension/</w:t>
            </w:r>
            <w:r w:rsidRPr="00FE202B">
              <w:rPr>
                <w:rFonts w:ascii="Arial" w:hAnsi="Arial" w:cs="Arial"/>
                <w:sz w:val="18"/>
                <w:szCs w:val="18"/>
                <w:lang w:val="fr-CA"/>
              </w:rPr>
              <w:t>slipComponents-slip</w:t>
            </w:r>
          </w:p>
        </w:tc>
      </w:tr>
      <w:tr w:rsidR="00480BB6" w:rsidRPr="00DE63EA" w14:paraId="444D54D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AEF71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4A334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09D0EC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target implementation constrains either </w:t>
            </w:r>
            <w:r w:rsidRPr="00FE202B">
              <w:rPr>
                <w:rFonts w:cs="Arial"/>
                <w:szCs w:val="18"/>
                <w:lang w:val="en-CA"/>
              </w:rPr>
              <w:t>heave, horizontalSlip or throw</w:t>
            </w:r>
            <w:r>
              <w:rPr>
                <w:rFonts w:cs="Arial"/>
                <w:szCs w:val="18"/>
                <w:lang w:val="en-CA"/>
              </w:rPr>
              <w:t xml:space="preserve"> properties of SlipComponent to bear a non-null value</w:t>
            </w:r>
          </w:p>
        </w:tc>
      </w:tr>
      <w:tr w:rsidR="00480BB6" w:rsidRPr="00DE63EA" w14:paraId="7C89B6F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BCA6C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157F9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70B034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w:t>
            </w:r>
            <w:proofErr w:type="gramStart"/>
            <w:r>
              <w:rPr>
                <w:rFonts w:ascii="Arial" w:hAnsi="Arial" w:cs="Arial"/>
                <w:sz w:val="18"/>
                <w:szCs w:val="18"/>
                <w:lang w:val="en-CA"/>
              </w:rPr>
              <w:t xml:space="preserve">implementation has a mechanism to enforce at least one of </w:t>
            </w:r>
            <w:r w:rsidRPr="00FE202B">
              <w:rPr>
                <w:rFonts w:ascii="Arial" w:hAnsi="Arial" w:cs="Arial"/>
                <w:sz w:val="18"/>
                <w:szCs w:val="18"/>
                <w:lang w:val="en-CA"/>
              </w:rPr>
              <w:t>heave, horizontalSlip or throw</w:t>
            </w:r>
            <w:proofErr w:type="gramEnd"/>
            <w:r>
              <w:rPr>
                <w:rFonts w:ascii="Arial" w:hAnsi="Arial" w:cs="Arial"/>
                <w:sz w:val="18"/>
                <w:szCs w:val="18"/>
                <w:lang w:val="en-CA"/>
              </w:rPr>
              <w:t xml:space="preserve"> to have a non-null value.</w:t>
            </w:r>
          </w:p>
        </w:tc>
      </w:tr>
      <w:tr w:rsidR="00480BB6" w:rsidRPr="00DE63EA" w14:paraId="0A07DE0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A3C615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9702BF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F52796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6ADE61B3" w14:textId="77777777" w:rsidR="00480BB6" w:rsidRDefault="00480BB6" w:rsidP="00480BB6"/>
    <w:p w14:paraId="70570D14" w14:textId="77777777" w:rsidR="00480BB6" w:rsidRDefault="00480BB6" w:rsidP="00480BB6">
      <w:r>
        <w:br w:type="page"/>
      </w:r>
    </w:p>
    <w:p w14:paraId="569DBE9C" w14:textId="77777777" w:rsidR="00480BB6" w:rsidRDefault="00480BB6" w:rsidP="00480BB6"/>
    <w:p w14:paraId="7CA65ABB" w14:textId="033B7569" w:rsidR="00480BB6" w:rsidRPr="00B464F3" w:rsidRDefault="00480BB6" w:rsidP="00345D65">
      <w:pPr>
        <w:pStyle w:val="OGCAnnexXX"/>
      </w:pPr>
      <w:bookmarkStart w:id="831" w:name="_Toc452643209"/>
      <w:r w:rsidRPr="00B464F3">
        <w:t>Conformance class: GeoSciML Time-Scale Logical Model</w:t>
      </w:r>
      <w:bookmarkEnd w:id="831"/>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7A217D20"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14F3C600"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66FFB076"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gsml4-timescale</w:t>
            </w:r>
          </w:p>
        </w:tc>
      </w:tr>
      <w:tr w:rsidR="00480BB6" w:rsidRPr="00DE63EA" w14:paraId="1AEA5B0C"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1CA21CB"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727F5B9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/req/gsml4-timescale</w:t>
            </w:r>
          </w:p>
        </w:tc>
      </w:tr>
      <w:tr w:rsidR="00480BB6" w:rsidRPr="00DE63EA" w14:paraId="132FBC80" w14:textId="77777777" w:rsidTr="0024128E">
        <w:tc>
          <w:tcPr>
            <w:tcW w:w="1549" w:type="dxa"/>
            <w:tcBorders>
              <w:top w:val="single" w:sz="12" w:space="0" w:color="auto"/>
              <w:left w:val="single" w:sz="12" w:space="0" w:color="auto"/>
              <w:bottom w:val="single" w:sz="4" w:space="0" w:color="auto"/>
              <w:right w:val="single" w:sz="4" w:space="0" w:color="auto"/>
            </w:tcBorders>
          </w:tcPr>
          <w:p w14:paraId="2BB39A13"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242AA604"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06DB8D1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95F343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46236C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/conf/gsml4-timescale/</w:t>
            </w:r>
            <w:r w:rsidRPr="00FE202B">
              <w:rPr>
                <w:rFonts w:cs="Arial"/>
                <w:szCs w:val="18"/>
                <w:lang w:val="en-US"/>
              </w:rPr>
              <w:t>member-timeordinalera</w:t>
            </w:r>
          </w:p>
        </w:tc>
      </w:tr>
      <w:tr w:rsidR="00480BB6" w:rsidRPr="00DE63EA" w14:paraId="0E15F27C"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FC0725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EE41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350CE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/req/gsml4-timescale/member-timeordinalera</w:t>
            </w:r>
          </w:p>
        </w:tc>
      </w:tr>
      <w:tr w:rsidR="00480BB6" w:rsidRPr="00DE63EA" w14:paraId="65674FE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04298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BA1F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465833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target implementation restricts </w:t>
            </w:r>
          </w:p>
        </w:tc>
      </w:tr>
      <w:tr w:rsidR="00480BB6" w:rsidRPr="00DE63EA" w14:paraId="46869DA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7083D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27DC6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commentRangeStart w:id="832"/>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E2CC4C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w:t>
            </w:r>
            <w:commentRangeEnd w:id="832"/>
            <w:r>
              <w:rPr>
                <w:rStyle w:val="Marquedecommentaire"/>
              </w:rPr>
              <w:commentReference w:id="832"/>
            </w:r>
          </w:p>
        </w:tc>
      </w:tr>
      <w:tr w:rsidR="00480BB6" w:rsidRPr="00DE63EA" w14:paraId="50FD94A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59E2F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64B7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6CF7D1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BF158B8"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3C62D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6A9D23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/conf/gsml4-timescale/group</w:t>
            </w:r>
            <w:r w:rsidRPr="00FE202B">
              <w:rPr>
                <w:rFonts w:cs="Arial"/>
                <w:szCs w:val="18"/>
                <w:lang w:val="en-US"/>
              </w:rPr>
              <w:t>-timeordinalera</w:t>
            </w:r>
          </w:p>
        </w:tc>
      </w:tr>
      <w:tr w:rsidR="00480BB6" w:rsidRPr="00DE63EA" w14:paraId="0EF4118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4E5908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5E5F3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1BEC76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/req/gsml4-timescale/group-timeordinalera</w:t>
            </w:r>
          </w:p>
        </w:tc>
      </w:tr>
      <w:tr w:rsidR="00480BB6" w:rsidRPr="00DE63EA" w14:paraId="26FCD81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4507B5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E97FA7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771775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target implementation restricts </w:t>
            </w:r>
          </w:p>
        </w:tc>
      </w:tr>
      <w:tr w:rsidR="00480BB6" w:rsidRPr="00DE63EA" w14:paraId="448DBC2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CFBCC9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2E59B7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commentRangeStart w:id="833"/>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D893A4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w:t>
            </w:r>
            <w:commentRangeEnd w:id="833"/>
            <w:r>
              <w:rPr>
                <w:rStyle w:val="Marquedecommentaire"/>
              </w:rPr>
              <w:commentReference w:id="833"/>
            </w:r>
          </w:p>
        </w:tc>
      </w:tr>
      <w:tr w:rsidR="00480BB6" w:rsidRPr="00DE63EA" w14:paraId="6670C957"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777EC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F477F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5061C1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0FE8FBC7" w14:textId="77777777" w:rsidR="00480BB6" w:rsidRDefault="00480BB6" w:rsidP="00480BB6"/>
    <w:p w14:paraId="780FCDB7" w14:textId="77777777" w:rsidR="00480BB6" w:rsidRDefault="00480BB6" w:rsidP="00480BB6">
      <w:r>
        <w:br w:type="page"/>
      </w:r>
    </w:p>
    <w:p w14:paraId="1153F02D" w14:textId="77777777" w:rsidR="00480BB6" w:rsidRDefault="00480BB6" w:rsidP="00480BB6"/>
    <w:p w14:paraId="5C31AA37" w14:textId="4646055A" w:rsidR="00480BB6" w:rsidRPr="00B464F3" w:rsidRDefault="00480BB6" w:rsidP="00B43806">
      <w:pPr>
        <w:pStyle w:val="OGCAnnexXX"/>
      </w:pPr>
      <w:bookmarkStart w:id="834" w:name="_Toc452643210"/>
      <w:r w:rsidRPr="00B464F3">
        <w:t>Conformance class: GeoSciML Borehole Logical Model</w:t>
      </w:r>
      <w:bookmarkEnd w:id="834"/>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FDE538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785BDED6"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7780B64B"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gsml4-borehole</w:t>
            </w:r>
          </w:p>
        </w:tc>
      </w:tr>
      <w:tr w:rsidR="00480BB6" w:rsidRPr="00DE63EA" w14:paraId="016D113F"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F366A3C"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559648A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/req/gsml4-borehole</w:t>
            </w:r>
          </w:p>
        </w:tc>
      </w:tr>
      <w:tr w:rsidR="00480BB6" w:rsidRPr="00DE63EA" w14:paraId="6B652479" w14:textId="77777777" w:rsidTr="0024128E">
        <w:tc>
          <w:tcPr>
            <w:tcW w:w="1549" w:type="dxa"/>
            <w:tcBorders>
              <w:top w:val="single" w:sz="12" w:space="0" w:color="auto"/>
              <w:left w:val="single" w:sz="12" w:space="0" w:color="auto"/>
              <w:bottom w:val="single" w:sz="4" w:space="0" w:color="auto"/>
              <w:right w:val="single" w:sz="4" w:space="0" w:color="auto"/>
            </w:tcBorders>
          </w:tcPr>
          <w:p w14:paraId="503B5FAC"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0D235C3"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1B246E42" w14:textId="77777777" w:rsidTr="0024128E">
        <w:tc>
          <w:tcPr>
            <w:tcW w:w="1549" w:type="dxa"/>
            <w:tcBorders>
              <w:top w:val="single" w:sz="12" w:space="0" w:color="auto"/>
              <w:left w:val="single" w:sz="12" w:space="0" w:color="auto"/>
              <w:bottom w:val="single" w:sz="4" w:space="0" w:color="auto"/>
              <w:right w:val="single" w:sz="4" w:space="0" w:color="auto"/>
            </w:tcBorders>
          </w:tcPr>
          <w:p w14:paraId="22351D5C"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6AB41F5F"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1460C5">
              <w:rPr>
                <w:rFonts w:cs="Arial"/>
                <w:szCs w:val="18"/>
                <w:highlight w:val="yellow"/>
                <w:lang w:val="en-US"/>
              </w:rPr>
              <w:t>(add depency to O&amp;M conf classes)</w:t>
            </w:r>
          </w:p>
        </w:tc>
      </w:tr>
      <w:tr w:rsidR="00480BB6" w:rsidRPr="00DE63EA" w14:paraId="7DE7F34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B53117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CD120E5"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D5D3A">
              <w:rPr>
                <w:rStyle w:val="requri"/>
                <w:lang w:val="en-CA"/>
              </w:rPr>
              <w:t>value-intervalBegin</w:t>
            </w:r>
          </w:p>
        </w:tc>
      </w:tr>
      <w:tr w:rsidR="00480BB6" w:rsidRPr="00DE63EA" w14:paraId="27EB774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66C5E2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63FD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5018F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/req/gsml4-borehole/value-intervalBegin</w:t>
            </w:r>
          </w:p>
        </w:tc>
      </w:tr>
      <w:tr w:rsidR="00480BB6" w:rsidRPr="00DE63EA" w14:paraId="53DAFE0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F4B746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BC46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DE34BA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DillingDetails::intervalBegin value is less or equal to DillingDetails::intervalEnd</w:t>
            </w:r>
          </w:p>
        </w:tc>
      </w:tr>
      <w:tr w:rsidR="00480BB6" w:rsidRPr="00DE63EA" w14:paraId="1F57F3C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50CFC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E40C33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58DE35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ensure that DillingDetails::intervalBegin is less or equal </w:t>
            </w:r>
            <w:proofErr w:type="gramStart"/>
            <w:r>
              <w:rPr>
                <w:rFonts w:ascii="Arial" w:hAnsi="Arial" w:cs="Arial"/>
                <w:sz w:val="18"/>
                <w:szCs w:val="18"/>
                <w:lang w:val="en-CA"/>
              </w:rPr>
              <w:t>to .</w:t>
            </w:r>
            <w:proofErr w:type="gramEnd"/>
            <w:r>
              <w:t xml:space="preserve"> </w:t>
            </w:r>
            <w:r w:rsidRPr="004D5D3A">
              <w:rPr>
                <w:rFonts w:ascii="Arial" w:hAnsi="Arial" w:cs="Arial"/>
                <w:sz w:val="18"/>
                <w:szCs w:val="18"/>
                <w:lang w:val="en-CA"/>
              </w:rPr>
              <w:t>DillingDe</w:t>
            </w:r>
            <w:r>
              <w:rPr>
                <w:rFonts w:ascii="Arial" w:hAnsi="Arial" w:cs="Arial"/>
                <w:sz w:val="18"/>
                <w:szCs w:val="18"/>
                <w:lang w:val="en-CA"/>
              </w:rPr>
              <w:t>tails::intervalEnd</w:t>
            </w:r>
          </w:p>
        </w:tc>
      </w:tr>
      <w:tr w:rsidR="00480BB6" w:rsidRPr="00DE63EA" w14:paraId="0CC248B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2ED07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0106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16A0EA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F7022E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6C7BD9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7C01846"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9C5DD5">
              <w:rPr>
                <w:rStyle w:val="requri"/>
                <w:lang w:val="en-CA"/>
              </w:rPr>
              <w:t>drill-interval-1D</w:t>
            </w:r>
          </w:p>
        </w:tc>
      </w:tr>
      <w:tr w:rsidR="00480BB6" w:rsidRPr="00DE63EA" w14:paraId="3CB4D39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BF7B9D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A1DA6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144852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/req/gsml4-borehole/drill-interval-1D</w:t>
            </w:r>
          </w:p>
        </w:tc>
      </w:tr>
      <w:tr w:rsidR="00480BB6" w:rsidRPr="00DE63EA" w14:paraId="19F2606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25A74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8E9A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CBB568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presence a 1D geometry for DrillingDetail::interval</w:t>
            </w:r>
          </w:p>
        </w:tc>
      </w:tr>
      <w:tr w:rsidR="00480BB6" w:rsidRPr="00DE63EA" w14:paraId="6A71982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699C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9CF42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284E99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ensure DrillingDetail::interval is a 1D geometry</w:t>
            </w:r>
          </w:p>
        </w:tc>
      </w:tr>
      <w:tr w:rsidR="00480BB6" w:rsidRPr="00DE63EA" w14:paraId="392C112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E6634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7BC8E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6D80B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D1A3CE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A9A66B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06490F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76D59">
              <w:rPr>
                <w:rStyle w:val="requri"/>
                <w:lang w:val="en-CA"/>
              </w:rPr>
              <w:t>drill-interval-1D-CRS</w:t>
            </w:r>
          </w:p>
        </w:tc>
      </w:tr>
      <w:tr w:rsidR="00480BB6" w:rsidRPr="00DE63EA" w14:paraId="235C216E"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2A051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57EA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6BF48E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/req/gsml4-borehole/drill-interval-1D-CRS</w:t>
            </w:r>
          </w:p>
        </w:tc>
      </w:tr>
      <w:tr w:rsidR="00480BB6" w:rsidRPr="00DE63EA" w14:paraId="287BB22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7B414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383B26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E601E6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DillingDetails::intervalEnd geometries CRS to be a valid vertical datum</w:t>
            </w:r>
          </w:p>
        </w:tc>
      </w:tr>
      <w:tr w:rsidR="00480BB6" w:rsidRPr="00DE63EA" w14:paraId="31C72B3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C6E86B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73300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AAE0A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ensure that DillingDetails::intervalEnd datum is a valid vertical datum.</w:t>
            </w:r>
          </w:p>
        </w:tc>
      </w:tr>
      <w:tr w:rsidR="00480BB6" w:rsidRPr="00DE63EA" w14:paraId="01495DB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D1C2A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25938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E997C7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EC126B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69DFA71" w14:textId="77777777" w:rsidR="00480BB6" w:rsidRPr="006474AA" w:rsidRDefault="00480BB6" w:rsidP="0024128E">
            <w:pPr>
              <w:pStyle w:val="Tabletext9"/>
              <w:rPr>
                <w:rFonts w:cs="Arial"/>
                <w:b/>
                <w:szCs w:val="18"/>
              </w:rPr>
            </w:pPr>
            <w:r w:rsidRPr="00DE63EA">
              <w:rPr>
                <w:rFonts w:cs="Arial"/>
                <w:b/>
                <w:szCs w:val="18"/>
              </w:rPr>
              <w:lastRenderedPageBreak/>
              <w:t>Test</w:t>
            </w:r>
          </w:p>
        </w:tc>
        <w:tc>
          <w:tcPr>
            <w:tcW w:w="7346" w:type="dxa"/>
            <w:gridSpan w:val="2"/>
            <w:tcBorders>
              <w:top w:val="single" w:sz="12" w:space="0" w:color="auto"/>
              <w:left w:val="single" w:sz="4" w:space="0" w:color="auto"/>
              <w:bottom w:val="single" w:sz="4" w:space="0" w:color="auto"/>
              <w:right w:val="single" w:sz="12" w:space="0" w:color="auto"/>
            </w:tcBorders>
          </w:tcPr>
          <w:p w14:paraId="259DB8A4" w14:textId="228D56EE"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D5D3A">
              <w:rPr>
                <w:rStyle w:val="requri"/>
                <w:lang w:val="en-CA"/>
              </w:rPr>
              <w:t>value-intervalBegin</w:t>
            </w:r>
          </w:p>
        </w:tc>
      </w:tr>
      <w:tr w:rsidR="00480BB6" w:rsidRPr="00DE63EA" w14:paraId="5C531AC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2F6609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E375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127BB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w:t>
            </w:r>
            <w:r>
              <w:t xml:space="preserve"> </w:t>
            </w:r>
            <w:r w:rsidRPr="00B464F3">
              <w:rPr>
                <w:rFonts w:ascii="Arial" w:hAnsi="Arial" w:cs="Arial"/>
                <w:sz w:val="18"/>
                <w:szCs w:val="18"/>
                <w:lang w:val="en-CA"/>
              </w:rPr>
              <w:t>value-intervalBegin</w:t>
            </w:r>
          </w:p>
        </w:tc>
      </w:tr>
      <w:tr w:rsidR="00480BB6" w:rsidRPr="00DE63EA" w14:paraId="6BFCD79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36B0E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2E3C8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4D5DFF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DillingDetails::intervalBegin value is less or equal to DillingDetails::intervalEnd</w:t>
            </w:r>
          </w:p>
        </w:tc>
      </w:tr>
      <w:tr w:rsidR="00480BB6" w:rsidRPr="00DE63EA" w14:paraId="6D949B1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E8DC0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4D0C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2BD6E17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ensure that DillingDetails::intervalBegin is less or equal </w:t>
            </w:r>
            <w:proofErr w:type="gramStart"/>
            <w:r>
              <w:rPr>
                <w:rFonts w:ascii="Arial" w:hAnsi="Arial" w:cs="Arial"/>
                <w:sz w:val="18"/>
                <w:szCs w:val="18"/>
                <w:lang w:val="en-CA"/>
              </w:rPr>
              <w:t>to .</w:t>
            </w:r>
            <w:proofErr w:type="gramEnd"/>
            <w:r>
              <w:t xml:space="preserve"> </w:t>
            </w:r>
            <w:r w:rsidRPr="004D5D3A">
              <w:rPr>
                <w:rFonts w:ascii="Arial" w:hAnsi="Arial" w:cs="Arial"/>
                <w:sz w:val="18"/>
                <w:szCs w:val="18"/>
                <w:lang w:val="en-CA"/>
              </w:rPr>
              <w:t>DillingDe</w:t>
            </w:r>
            <w:r>
              <w:rPr>
                <w:rFonts w:ascii="Arial" w:hAnsi="Arial" w:cs="Arial"/>
                <w:sz w:val="18"/>
                <w:szCs w:val="18"/>
                <w:lang w:val="en-CA"/>
              </w:rPr>
              <w:t>tails::intervalEnd</w:t>
            </w:r>
          </w:p>
        </w:tc>
      </w:tr>
      <w:tr w:rsidR="00480BB6" w:rsidRPr="00DE63EA" w14:paraId="4BCEFB1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90FEEF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50745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08C275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7B8259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26057A"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8ACC96D"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D5D3A">
              <w:rPr>
                <w:rStyle w:val="requri"/>
                <w:lang w:val="en-CA"/>
              </w:rPr>
              <w:t>value-mappedIntervalBegin</w:t>
            </w:r>
          </w:p>
        </w:tc>
      </w:tr>
      <w:tr w:rsidR="00480BB6" w:rsidRPr="00DE63EA" w14:paraId="30699B1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E8757F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4682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107B9A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/req/gsml4-borehole/value-mappedIntervalBegin</w:t>
            </w:r>
          </w:p>
        </w:tc>
      </w:tr>
      <w:tr w:rsidR="00480BB6" w:rsidRPr="00DE63EA" w14:paraId="283882E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E6F013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8E889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E1B4BD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4D5D3A">
              <w:rPr>
                <w:rFonts w:cs="Arial"/>
                <w:szCs w:val="18"/>
                <w:lang w:val="en-CA"/>
              </w:rPr>
              <w:t xml:space="preserve">Ensure that the target implementation enforces the </w:t>
            </w:r>
            <w:r>
              <w:rPr>
                <w:rFonts w:cs="Arial"/>
                <w:szCs w:val="18"/>
                <w:lang w:val="en-CA"/>
              </w:rPr>
              <w:t>BoreholeInterval</w:t>
            </w:r>
            <w:r w:rsidRPr="004D5D3A">
              <w:rPr>
                <w:rFonts w:cs="Arial"/>
                <w:szCs w:val="18"/>
                <w:lang w:val="en-CA"/>
              </w:rPr>
              <w:t>::</w:t>
            </w:r>
            <w:r>
              <w:rPr>
                <w:rFonts w:cs="Arial"/>
                <w:szCs w:val="18"/>
                <w:lang w:val="en-CA"/>
              </w:rPr>
              <w:t>mappedI</w:t>
            </w:r>
            <w:r w:rsidRPr="004D5D3A">
              <w:rPr>
                <w:rFonts w:cs="Arial"/>
                <w:szCs w:val="18"/>
                <w:lang w:val="en-CA"/>
              </w:rPr>
              <w:t xml:space="preserve">ntervalBegin value is less or equal to </w:t>
            </w:r>
            <w:r>
              <w:rPr>
                <w:rFonts w:cs="Arial"/>
                <w:szCs w:val="18"/>
                <w:lang w:val="en-CA"/>
              </w:rPr>
              <w:t>BoreholeInterval</w:t>
            </w:r>
            <w:r w:rsidRPr="004D5D3A">
              <w:rPr>
                <w:rFonts w:cs="Arial"/>
                <w:szCs w:val="18"/>
                <w:lang w:val="en-CA"/>
              </w:rPr>
              <w:t>::</w:t>
            </w:r>
            <w:r>
              <w:rPr>
                <w:rFonts w:cs="Arial"/>
                <w:szCs w:val="18"/>
                <w:lang w:val="en-CA"/>
              </w:rPr>
              <w:t>mappedI</w:t>
            </w:r>
            <w:r w:rsidRPr="004D5D3A">
              <w:rPr>
                <w:rFonts w:cs="Arial"/>
                <w:szCs w:val="18"/>
                <w:lang w:val="en-CA"/>
              </w:rPr>
              <w:t>ntervalEnd</w:t>
            </w:r>
          </w:p>
        </w:tc>
      </w:tr>
      <w:tr w:rsidR="00480BB6" w:rsidRPr="00DE63EA" w14:paraId="1D7389B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02494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325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67FBC9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4D5D3A">
              <w:rPr>
                <w:rFonts w:ascii="Arial" w:hAnsi="Arial" w:cs="Arial"/>
                <w:sz w:val="18"/>
                <w:szCs w:val="18"/>
                <w:lang w:val="en-CA"/>
              </w:rPr>
              <w:t>Visual inspection that the target implementation has a mechanism to ensure that BoreholeInterval::mappedI</w:t>
            </w:r>
            <w:r>
              <w:rPr>
                <w:rFonts w:ascii="Arial" w:hAnsi="Arial" w:cs="Arial"/>
                <w:sz w:val="18"/>
                <w:szCs w:val="18"/>
                <w:lang w:val="en-CA"/>
              </w:rPr>
              <w:t xml:space="preserve">ntervalBegin is less or equal to </w:t>
            </w:r>
            <w:r w:rsidRPr="004D5D3A">
              <w:rPr>
                <w:rFonts w:ascii="Arial" w:hAnsi="Arial" w:cs="Arial"/>
                <w:sz w:val="18"/>
                <w:szCs w:val="18"/>
                <w:lang w:val="en-CA"/>
              </w:rPr>
              <w:t xml:space="preserve"> BoreholeInterval::mappedIntervalEnd</w:t>
            </w:r>
          </w:p>
        </w:tc>
      </w:tr>
      <w:tr w:rsidR="00480BB6" w:rsidRPr="00DE63EA" w14:paraId="1DA8018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77BBB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68AA0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A4FACE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E3838F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FA5CE6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6EC319D"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946AEC">
              <w:rPr>
                <w:rStyle w:val="requri"/>
                <w:lang w:val="en-CA"/>
              </w:rPr>
              <w:t>interval-1D</w:t>
            </w:r>
          </w:p>
        </w:tc>
      </w:tr>
      <w:tr w:rsidR="00480BB6" w:rsidRPr="00DE63EA" w14:paraId="07A36530"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DEE28E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A429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8DB7E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/req/gsml4-borehole/interval-1D</w:t>
            </w:r>
          </w:p>
        </w:tc>
      </w:tr>
      <w:tr w:rsidR="00480BB6" w:rsidRPr="00DE63EA" w14:paraId="1EA9786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6D9B8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F499F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FC4096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Ensure that the target implementation enforces the presence a</w:t>
            </w:r>
            <w:r>
              <w:rPr>
                <w:rFonts w:cs="Arial"/>
                <w:szCs w:val="18"/>
                <w:lang w:val="en-CA"/>
              </w:rPr>
              <w:t xml:space="preserve"> GM_LineString geometry composed of </w:t>
            </w:r>
            <w:r w:rsidRPr="00946AEC">
              <w:rPr>
                <w:rFonts w:cs="Arial"/>
                <w:szCs w:val="18"/>
                <w:lang w:val="en-CA"/>
              </w:rPr>
              <w:t xml:space="preserve"> </w:t>
            </w:r>
            <w:r>
              <w:rPr>
                <w:rFonts w:cs="Arial"/>
                <w:szCs w:val="18"/>
                <w:lang w:val="en-CA"/>
              </w:rPr>
              <w:t>a pair of 1D coordinates</w:t>
            </w:r>
            <w:r w:rsidRPr="00946AEC">
              <w:rPr>
                <w:rFonts w:cs="Arial"/>
                <w:szCs w:val="18"/>
                <w:lang w:val="en-CA"/>
              </w:rPr>
              <w:t xml:space="preserve"> for </w:t>
            </w:r>
            <w:r>
              <w:rPr>
                <w:rFonts w:cs="Arial"/>
                <w:szCs w:val="18"/>
                <w:lang w:val="en-CA"/>
              </w:rPr>
              <w:t>BoreholeInterval::shape</w:t>
            </w:r>
          </w:p>
        </w:tc>
      </w:tr>
      <w:tr w:rsidR="00480BB6" w:rsidRPr="00DE63EA" w14:paraId="6E14A90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7BF17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EC10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A4181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that the target implementation has a mechanism to ensure </w:t>
            </w:r>
            <w:r>
              <w:rPr>
                <w:rFonts w:ascii="Arial" w:hAnsi="Arial" w:cs="Arial"/>
                <w:sz w:val="18"/>
                <w:szCs w:val="18"/>
                <w:lang w:val="en-CA"/>
              </w:rPr>
              <w:t>BoreholeInterface::shape is a GM_LineString composed of a pair of 1D coordinates.</w:t>
            </w:r>
          </w:p>
        </w:tc>
      </w:tr>
      <w:tr w:rsidR="00480BB6" w:rsidRPr="00DE63EA" w14:paraId="2906E5C8"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A5A6C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FCA2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0F5994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36B042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08A9F616"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B5267F4"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781C9E">
              <w:rPr>
                <w:rStyle w:val="requri"/>
                <w:lang w:val="en-CA"/>
              </w:rPr>
              <w:t>interval-1D-SRS</w:t>
            </w:r>
          </w:p>
        </w:tc>
      </w:tr>
      <w:tr w:rsidR="00480BB6" w:rsidRPr="00DE63EA" w14:paraId="1CBD3401"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B8B70C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F72AB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D23AD5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/req/gsml4-borehole/interval-1D-SRS</w:t>
            </w:r>
          </w:p>
        </w:tc>
      </w:tr>
      <w:tr w:rsidR="00480BB6" w:rsidRPr="00DE63EA" w14:paraId="3F310AD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80BE9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1C717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53A789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 xml:space="preserve">Ensure that the target implementation </w:t>
            </w:r>
            <w:r>
              <w:rPr>
                <w:rFonts w:cs="Arial"/>
                <w:szCs w:val="18"/>
                <w:lang w:val="en-CA"/>
              </w:rPr>
              <w:t>constrain the CRS to a relevant vertical datum</w:t>
            </w:r>
          </w:p>
        </w:tc>
      </w:tr>
      <w:tr w:rsidR="00480BB6" w:rsidRPr="00DE63EA" w14:paraId="1D31DA4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7935E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163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F26C3C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the CRS to a 1D vertical datum.</w:t>
            </w:r>
          </w:p>
        </w:tc>
      </w:tr>
      <w:tr w:rsidR="00480BB6" w:rsidRPr="00DE63EA" w14:paraId="2375759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C8F8A9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C5AB6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F4DB71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9AE02C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C2D47AB" w14:textId="77777777" w:rsidR="00480BB6" w:rsidRPr="006474AA" w:rsidRDefault="00480BB6" w:rsidP="0024128E">
            <w:pPr>
              <w:pStyle w:val="Tabletext9"/>
              <w:rPr>
                <w:rFonts w:cs="Arial"/>
                <w:b/>
                <w:szCs w:val="18"/>
              </w:rPr>
            </w:pPr>
            <w:r w:rsidRPr="00DE63EA">
              <w:rPr>
                <w:rFonts w:cs="Arial"/>
                <w:b/>
                <w:szCs w:val="18"/>
              </w:rPr>
              <w:lastRenderedPageBreak/>
              <w:t>Test</w:t>
            </w:r>
          </w:p>
        </w:tc>
        <w:tc>
          <w:tcPr>
            <w:tcW w:w="7346" w:type="dxa"/>
            <w:gridSpan w:val="2"/>
            <w:tcBorders>
              <w:top w:val="single" w:sz="12" w:space="0" w:color="auto"/>
              <w:left w:val="single" w:sz="4" w:space="0" w:color="auto"/>
              <w:bottom w:val="single" w:sz="4" w:space="0" w:color="auto"/>
              <w:right w:val="single" w:sz="12" w:space="0" w:color="auto"/>
            </w:tcBorders>
          </w:tcPr>
          <w:p w14:paraId="20236A34"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781C9E">
              <w:rPr>
                <w:rStyle w:val="requri"/>
                <w:lang w:val="en-CA"/>
              </w:rPr>
              <w:t>borehole-position-null</w:t>
            </w:r>
          </w:p>
        </w:tc>
      </w:tr>
      <w:tr w:rsidR="00480BB6" w:rsidRPr="00DE63EA" w14:paraId="6866391E"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3ACE3A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A7792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5E0B40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/req/gsml4-borehole/borehole-position-null</w:t>
            </w:r>
          </w:p>
        </w:tc>
      </w:tr>
      <w:tr w:rsidR="00480BB6" w:rsidRPr="00DE63EA" w14:paraId="2B794C0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4AA1AE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D7C69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CE9AC0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 xml:space="preserve">Ensure that the target implementation </w:t>
            </w:r>
            <w:r>
              <w:rPr>
                <w:rFonts w:cs="Arial"/>
                <w:szCs w:val="18"/>
                <w:lang w:val="en-CA"/>
              </w:rPr>
              <w:t>enforce a OGC nil when there are no GM_Point available</w:t>
            </w:r>
          </w:p>
        </w:tc>
      </w:tr>
      <w:tr w:rsidR="00480BB6" w:rsidRPr="00DE63EA" w14:paraId="6E54AAF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6781E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8EEC24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A9FC4F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 xml:space="preserve">to contrain either a GM_Point or </w:t>
            </w:r>
            <w:proofErr w:type="gramStart"/>
            <w:r>
              <w:rPr>
                <w:rFonts w:ascii="Arial" w:hAnsi="Arial" w:cs="Arial"/>
                <w:sz w:val="18"/>
                <w:szCs w:val="18"/>
                <w:lang w:val="en-CA"/>
              </w:rPr>
              <w:t>a</w:t>
            </w:r>
            <w:proofErr w:type="gramEnd"/>
            <w:r>
              <w:rPr>
                <w:rFonts w:ascii="Arial" w:hAnsi="Arial" w:cs="Arial"/>
                <w:sz w:val="18"/>
                <w:szCs w:val="18"/>
                <w:lang w:val="en-CA"/>
              </w:rPr>
              <w:t xml:space="preserve"> OGC nil marker.</w:t>
            </w:r>
          </w:p>
        </w:tc>
      </w:tr>
      <w:tr w:rsidR="00480BB6" w:rsidRPr="00DE63EA" w14:paraId="1FA8EB1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12EF6F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5D8C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E19D26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DFFA4E1"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E50BEDB"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AB6B30B"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BE0CC2">
              <w:rPr>
                <w:rStyle w:val="requri"/>
                <w:lang w:val="en-CA"/>
              </w:rPr>
              <w:t>borehole-elevation-dim</w:t>
            </w:r>
          </w:p>
        </w:tc>
      </w:tr>
      <w:tr w:rsidR="00480BB6" w:rsidRPr="00DE63EA" w14:paraId="7329424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3653D8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F7472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2708EF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/req/gsml4-borehole/borehole-elevation-dim</w:t>
            </w:r>
          </w:p>
        </w:tc>
      </w:tr>
      <w:tr w:rsidR="00480BB6" w:rsidRPr="00DE63EA" w14:paraId="3481D61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0E00EC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A4E87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776680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Ensure that the target implementation</w:t>
            </w:r>
            <w:r>
              <w:rPr>
                <w:rFonts w:cs="Arial"/>
                <w:szCs w:val="18"/>
                <w:lang w:val="en-CA"/>
              </w:rPr>
              <w:t xml:space="preserve"> enforces that the OriginPosition::elevation has a dimension of 1</w:t>
            </w:r>
          </w:p>
        </w:tc>
      </w:tr>
      <w:tr w:rsidR="00480BB6" w:rsidRPr="00DE63EA" w14:paraId="119DDC2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FF32B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04A0BD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3B63F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OriginiPosition::elevation coordinate to have a single dimension</w:t>
            </w:r>
          </w:p>
        </w:tc>
      </w:tr>
      <w:tr w:rsidR="00480BB6" w:rsidRPr="00DE63EA" w14:paraId="158823D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0134C0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58D1E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D78920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27BED7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2D2BEA7"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9E8C93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DA519E">
              <w:rPr>
                <w:rStyle w:val="requri"/>
                <w:lang w:val="en-CA"/>
              </w:rPr>
              <w:t>borehole-elevation-CRS</w:t>
            </w:r>
          </w:p>
        </w:tc>
      </w:tr>
      <w:tr w:rsidR="00480BB6" w:rsidRPr="00DE63EA" w14:paraId="2D6CA2F0"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751C7B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766CC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DCDDB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/req/gsml4-borehole/borehole-elevation-CRS</w:t>
            </w:r>
          </w:p>
        </w:tc>
      </w:tr>
      <w:tr w:rsidR="00480BB6" w:rsidRPr="00DE63EA" w14:paraId="4414C44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BB3AE8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3C172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75071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Ensure that the target implementation</w:t>
            </w:r>
            <w:r>
              <w:rPr>
                <w:rFonts w:cs="Arial"/>
                <w:szCs w:val="18"/>
                <w:lang w:val="en-CA"/>
              </w:rPr>
              <w:t xml:space="preserve"> enforces the Origine::elevation geometry CRS to be a valid 1D vertical datum</w:t>
            </w:r>
          </w:p>
        </w:tc>
      </w:tr>
      <w:tr w:rsidR="00480BB6" w:rsidRPr="00DE63EA" w14:paraId="1BD7FD3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BBA4AC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4D2B71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2C6B34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OriginiPosition::elevation CRS to a value in the range EPSG:5600 to EPSG:5799</w:t>
            </w:r>
          </w:p>
        </w:tc>
      </w:tr>
      <w:tr w:rsidR="00480BB6" w:rsidRPr="00DE63EA" w14:paraId="03D68D9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1AD6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98F0A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E54BCA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75F51EE0" w14:textId="77777777" w:rsidR="00480BB6" w:rsidRDefault="00480BB6" w:rsidP="00480BB6"/>
    <w:p w14:paraId="57AE79F9" w14:textId="77777777" w:rsidR="00480BB6" w:rsidRDefault="00480BB6" w:rsidP="00480BB6">
      <w:pPr>
        <w:spacing w:after="200" w:line="276" w:lineRule="auto"/>
      </w:pPr>
      <w:r>
        <w:br w:type="page"/>
      </w:r>
    </w:p>
    <w:p w14:paraId="5B8A365F" w14:textId="77777777" w:rsidR="00480BB6" w:rsidRDefault="00480BB6" w:rsidP="00480BB6"/>
    <w:p w14:paraId="6054D072" w14:textId="6677F2CF" w:rsidR="00480BB6" w:rsidRPr="0027787F" w:rsidRDefault="00480BB6" w:rsidP="00B464F3">
      <w:pPr>
        <w:pStyle w:val="OGCAnnexXX"/>
      </w:pPr>
      <w:bookmarkStart w:id="835" w:name="_Toc452643211"/>
      <w:r w:rsidRPr="0027787F">
        <w:t>Conformance class: GeoSciML Lab Analysis Logical Model</w:t>
      </w:r>
      <w:bookmarkEnd w:id="835"/>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7B28D66"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0CDA1DF"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5BC7B689"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DA519E">
              <w:rPr>
                <w:rFonts w:cs="Arial"/>
                <w:szCs w:val="18"/>
                <w:lang w:val="fr-CA"/>
              </w:rPr>
              <w:t>gsml4-lab-analysis</w:t>
            </w:r>
          </w:p>
        </w:tc>
      </w:tr>
      <w:tr w:rsidR="00480BB6" w:rsidRPr="00DE63EA" w14:paraId="1CC93EF5"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37E73D8C"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3D31063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Pr="00DA519E">
              <w:rPr>
                <w:rFonts w:cs="Arial"/>
                <w:szCs w:val="18"/>
                <w:lang w:val="en-US"/>
              </w:rPr>
              <w:t>gsml4-lab-analysis</w:t>
            </w:r>
          </w:p>
        </w:tc>
      </w:tr>
      <w:tr w:rsidR="00480BB6" w:rsidRPr="00DE63EA" w14:paraId="16E65AE7" w14:textId="77777777" w:rsidTr="0024128E">
        <w:tc>
          <w:tcPr>
            <w:tcW w:w="1549" w:type="dxa"/>
            <w:tcBorders>
              <w:top w:val="single" w:sz="12" w:space="0" w:color="auto"/>
              <w:left w:val="single" w:sz="12" w:space="0" w:color="auto"/>
              <w:bottom w:val="single" w:sz="4" w:space="0" w:color="auto"/>
              <w:right w:val="single" w:sz="4" w:space="0" w:color="auto"/>
            </w:tcBorders>
          </w:tcPr>
          <w:p w14:paraId="6F810CF3"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44DABF36"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6EBA3B52" w14:textId="77777777" w:rsidTr="0024128E">
        <w:tc>
          <w:tcPr>
            <w:tcW w:w="1549" w:type="dxa"/>
            <w:tcBorders>
              <w:top w:val="single" w:sz="12" w:space="0" w:color="auto"/>
              <w:left w:val="single" w:sz="12" w:space="0" w:color="auto"/>
              <w:bottom w:val="single" w:sz="4" w:space="0" w:color="auto"/>
              <w:right w:val="single" w:sz="4" w:space="0" w:color="auto"/>
            </w:tcBorders>
          </w:tcPr>
          <w:p w14:paraId="1E3A130E"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4F9D056"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1460C5">
              <w:rPr>
                <w:rFonts w:cs="Arial"/>
                <w:szCs w:val="18"/>
                <w:highlight w:val="yellow"/>
                <w:lang w:val="en-US"/>
              </w:rPr>
              <w:t>(add depency to O&amp;M conf classes)</w:t>
            </w:r>
          </w:p>
        </w:tc>
      </w:tr>
      <w:tr w:rsidR="00480BB6" w:rsidRPr="00DE63EA" w14:paraId="02B4C4E8"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982AEF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57E8B5A"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DA519E">
              <w:rPr>
                <w:rFonts w:cs="Arial"/>
                <w:szCs w:val="18"/>
                <w:highlight w:val="yellow"/>
                <w:lang w:val="en-US"/>
              </w:rPr>
              <w:t>/conf/ gsml4-lab-analysis/sampledFeature</w:t>
            </w:r>
          </w:p>
        </w:tc>
      </w:tr>
      <w:tr w:rsidR="00480BB6" w:rsidRPr="00DE63EA" w14:paraId="297876ED"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BF2972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9D86B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A45F94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/req/gsml4-lab-analysis/sampledFeature</w:t>
            </w:r>
          </w:p>
        </w:tc>
      </w:tr>
      <w:tr w:rsidR="00480BB6" w:rsidRPr="00DE63EA" w14:paraId="3BA49CB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77380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ADBE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17549FF" w14:textId="77777777" w:rsidR="00480BB6" w:rsidRPr="008056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8056EA">
              <w:rPr>
                <w:rFonts w:cs="Arial"/>
                <w:szCs w:val="18"/>
                <w:lang w:eastAsia="en-US"/>
              </w:rPr>
              <w:t>Ensure that the SF_SamplingFeature::sampledFeature is not an instance of SF_SamplingFeature</w:t>
            </w:r>
          </w:p>
        </w:tc>
      </w:tr>
      <w:tr w:rsidR="00480BB6" w:rsidRPr="00DE63EA" w14:paraId="6908081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1E0E7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1D1B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0A3DAA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Verify that the target implementation has a mechanism to prevent sampledFeature target to be an instance of SF_SamplingFeature or any of its subtypes.</w:t>
            </w:r>
          </w:p>
        </w:tc>
      </w:tr>
      <w:tr w:rsidR="00480BB6" w:rsidRPr="00DE63EA" w14:paraId="4748C88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2B48D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9790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0819BF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6CCEBC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E423B5C"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DEC2178"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A519E">
              <w:rPr>
                <w:rFonts w:cs="Arial"/>
                <w:szCs w:val="18"/>
                <w:lang w:val="en-US"/>
              </w:rPr>
              <w:t>/conf/</w:t>
            </w:r>
            <w:r w:rsidRPr="00DA519E">
              <w:t xml:space="preserve"> </w:t>
            </w:r>
            <w:r w:rsidRPr="00DA519E">
              <w:rPr>
                <w:rFonts w:cs="Arial"/>
                <w:szCs w:val="18"/>
                <w:lang w:val="en-US"/>
              </w:rPr>
              <w:t>gsml4-lab-analysis/</w:t>
            </w:r>
            <w:r w:rsidRPr="00B725A3">
              <w:rPr>
                <w:rFonts w:cs="Arial"/>
                <w:szCs w:val="18"/>
                <w:lang w:val="en-US"/>
              </w:rPr>
              <w:t>accuracy-measure</w:t>
            </w:r>
          </w:p>
        </w:tc>
      </w:tr>
      <w:tr w:rsidR="00480BB6" w:rsidRPr="00DE63EA" w14:paraId="03F31F0B"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E7D52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8CA881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CD2F44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/req/gsml4-lab-analysis/accuracy-measure</w:t>
            </w:r>
          </w:p>
        </w:tc>
      </w:tr>
      <w:tr w:rsidR="00480BB6" w:rsidRPr="00DE63EA" w14:paraId="0AA72BE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FAA02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DE794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6E00184" w14:textId="77777777" w:rsidR="00480BB6" w:rsidRPr="004D6F9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4D6F90">
              <w:rPr>
                <w:rFonts w:cs="Arial"/>
                <w:szCs w:val="18"/>
                <w:lang w:eastAsia="en-US"/>
              </w:rPr>
              <w:t>Ensure that DQ_Element::nameOfMeasure and ::result are not null</w:t>
            </w:r>
          </w:p>
        </w:tc>
      </w:tr>
      <w:tr w:rsidR="00480BB6" w:rsidRPr="00DE63EA" w14:paraId="6394C3C4" w14:textId="77777777" w:rsidTr="0024128E">
        <w:trPr>
          <w:trHeight w:val="645"/>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A4BF5A3" w14:textId="77777777" w:rsidR="00480BB6" w:rsidRPr="006474AA" w:rsidRDefault="00480BB6" w:rsidP="0024128E">
            <w:pPr>
              <w:spacing w:after="0"/>
              <w:rPr>
                <w:rFonts w:ascii="Arial" w:eastAsia="MS Mincho" w:hAnsi="Arial" w:cs="Arial"/>
                <w:b/>
                <w:sz w:val="18"/>
                <w:szCs w:val="18"/>
              </w:rPr>
            </w:pPr>
            <w:r>
              <w:rPr>
                <w:rFonts w:ascii="Arial" w:eastAsia="MS Mincho" w:hAnsi="Arial" w:cs="Arial"/>
                <w:b/>
                <w:sz w:val="18"/>
                <w:szCs w:val="18"/>
              </w:rPr>
              <w:t>er</w:t>
            </w:r>
          </w:p>
        </w:tc>
        <w:tc>
          <w:tcPr>
            <w:tcW w:w="1678" w:type="dxa"/>
            <w:tcBorders>
              <w:top w:val="single" w:sz="4" w:space="0" w:color="auto"/>
              <w:left w:val="single" w:sz="4" w:space="0" w:color="auto"/>
              <w:bottom w:val="single" w:sz="4" w:space="0" w:color="auto"/>
              <w:right w:val="nil"/>
            </w:tcBorders>
            <w:hideMark/>
          </w:tcPr>
          <w:p w14:paraId="5F1B5B4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78AD18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 xml:space="preserve">Verify that the target implementation has a mechanism to enforce a non-null value for </w:t>
            </w:r>
            <w:r w:rsidRPr="004D6F90">
              <w:rPr>
                <w:rFonts w:ascii="Arial" w:eastAsia="MS Mincho" w:hAnsi="Arial" w:cs="Arial"/>
                <w:sz w:val="18"/>
                <w:szCs w:val="18"/>
              </w:rPr>
              <w:t>DQ_Element::nameOfMeasure</w:t>
            </w:r>
            <w:r>
              <w:rPr>
                <w:rFonts w:ascii="Arial" w:eastAsia="MS Mincho" w:hAnsi="Arial" w:cs="Arial"/>
                <w:sz w:val="18"/>
                <w:szCs w:val="18"/>
              </w:rPr>
              <w:t xml:space="preserve"> and DQ_Element::result</w:t>
            </w:r>
          </w:p>
        </w:tc>
      </w:tr>
      <w:tr w:rsidR="00480BB6" w:rsidRPr="00DE63EA" w14:paraId="4723594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2717F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CFF9F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8B51CE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11FB19B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22601CB"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71F9745"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A519E">
              <w:rPr>
                <w:rFonts w:cs="Arial"/>
                <w:szCs w:val="18"/>
                <w:lang w:val="en-US"/>
              </w:rPr>
              <w:t>/conf/</w:t>
            </w:r>
            <w:r w:rsidRPr="00DA519E">
              <w:t xml:space="preserve"> </w:t>
            </w:r>
            <w:r w:rsidRPr="00DA519E">
              <w:rPr>
                <w:rFonts w:cs="Arial"/>
                <w:szCs w:val="18"/>
                <w:lang w:val="en-US"/>
              </w:rPr>
              <w:t>gsml4-lab-analysis/</w:t>
            </w:r>
            <w:r w:rsidRPr="00B725A3">
              <w:rPr>
                <w:rFonts w:cs="Arial"/>
                <w:szCs w:val="18"/>
                <w:lang w:val="en-US"/>
              </w:rPr>
              <w:t>image-url</w:t>
            </w:r>
          </w:p>
        </w:tc>
      </w:tr>
      <w:tr w:rsidR="00480BB6" w:rsidRPr="00DE63EA" w14:paraId="47FA7B47"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9157D3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7229C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EB9C65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w:t>
            </w:r>
            <w:r w:rsidRPr="00DA519E">
              <w:rPr>
                <w:rFonts w:ascii="Arial" w:hAnsi="Arial" w:cs="Arial"/>
                <w:sz w:val="18"/>
                <w:szCs w:val="18"/>
                <w:lang w:val="fr-CA"/>
              </w:rPr>
              <w:t>lab-analysis</w:t>
            </w:r>
            <w:r>
              <w:rPr>
                <w:rFonts w:ascii="Arial" w:hAnsi="Arial" w:cs="Arial"/>
                <w:sz w:val="18"/>
                <w:szCs w:val="18"/>
                <w:lang w:val="fr-CA"/>
              </w:rPr>
              <w:t>/</w:t>
            </w:r>
            <w:r w:rsidRPr="00B725A3">
              <w:rPr>
                <w:rFonts w:ascii="Arial" w:hAnsi="Arial" w:cs="Arial"/>
                <w:sz w:val="18"/>
                <w:szCs w:val="18"/>
                <w:lang w:val="fr-CA"/>
              </w:rPr>
              <w:t>image-url</w:t>
            </w:r>
          </w:p>
        </w:tc>
      </w:tr>
      <w:tr w:rsidR="00480BB6" w:rsidRPr="00DE63EA" w14:paraId="1F19904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5828C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227B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9DA19B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p>
        </w:tc>
      </w:tr>
      <w:tr w:rsidR="00480BB6" w:rsidRPr="00DE63EA" w14:paraId="4938A48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C16F0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D3A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95B938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p>
        </w:tc>
      </w:tr>
      <w:tr w:rsidR="00480BB6" w:rsidRPr="00DE63EA" w14:paraId="581B060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D0C7EC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6840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17D89C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D234F8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FC44FD5"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93764D0"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A519E">
              <w:rPr>
                <w:rFonts w:cs="Arial"/>
                <w:szCs w:val="18"/>
                <w:lang w:val="en-US"/>
              </w:rPr>
              <w:t>/conf/</w:t>
            </w:r>
            <w:r w:rsidRPr="00DA519E">
              <w:t xml:space="preserve"> </w:t>
            </w:r>
            <w:r w:rsidRPr="00DA519E">
              <w:rPr>
                <w:rFonts w:cs="Arial"/>
                <w:szCs w:val="18"/>
                <w:lang w:val="en-US"/>
              </w:rPr>
              <w:t>gsml4-lab-analysis/</w:t>
            </w:r>
            <w:r>
              <w:t>i</w:t>
            </w:r>
            <w:r w:rsidRPr="00B725A3">
              <w:rPr>
                <w:rFonts w:cs="Arial"/>
                <w:szCs w:val="18"/>
                <w:lang w:val="en-US"/>
              </w:rPr>
              <w:t>mage-process</w:t>
            </w:r>
          </w:p>
        </w:tc>
      </w:tr>
      <w:tr w:rsidR="00480BB6" w:rsidRPr="00DE63EA" w14:paraId="109C9007"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EAE272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21302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64217E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w:t>
            </w:r>
            <w:r w:rsidRPr="00DA519E">
              <w:rPr>
                <w:rFonts w:ascii="Arial" w:hAnsi="Arial" w:cs="Arial"/>
                <w:sz w:val="18"/>
                <w:szCs w:val="18"/>
                <w:lang w:val="fr-CA"/>
              </w:rPr>
              <w:t>lab-analysis</w:t>
            </w:r>
            <w:r>
              <w:rPr>
                <w:rFonts w:ascii="Arial" w:hAnsi="Arial" w:cs="Arial"/>
                <w:sz w:val="18"/>
                <w:szCs w:val="18"/>
                <w:lang w:val="fr-CA"/>
              </w:rPr>
              <w:t>/</w:t>
            </w:r>
            <w:r w:rsidRPr="00B725A3">
              <w:rPr>
                <w:rFonts w:ascii="Arial" w:hAnsi="Arial" w:cs="Arial"/>
                <w:sz w:val="18"/>
                <w:szCs w:val="18"/>
                <w:lang w:val="fr-CA"/>
              </w:rPr>
              <w:t>image-process</w:t>
            </w:r>
          </w:p>
        </w:tc>
      </w:tr>
      <w:tr w:rsidR="00480BB6" w:rsidRPr="00DE63EA" w14:paraId="31A4832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4E277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4D190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EC54994" w14:textId="77777777" w:rsidR="00480BB6" w:rsidRPr="004D6F9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4D6F90">
              <w:rPr>
                <w:rFonts w:cs="Arial"/>
                <w:szCs w:val="18"/>
                <w:lang w:eastAsia="en-US"/>
              </w:rPr>
              <w:t>Ensure that the identifier of Image is a HTTP URI referencing an online image</w:t>
            </w:r>
          </w:p>
        </w:tc>
      </w:tr>
      <w:tr w:rsidR="00480BB6" w:rsidRPr="00DE63EA" w14:paraId="01F375C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F48B8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D2435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46E99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Verify that the target implementation has a mechanism to check if the ifdentifier is a HTTP URI and it resolves to a common file format (image/jpeg, image/png</w:t>
            </w:r>
            <w:proofErr w:type="gramStart"/>
            <w:r>
              <w:rPr>
                <w:rFonts w:ascii="Arial" w:eastAsia="MS Mincho" w:hAnsi="Arial" w:cs="Arial"/>
                <w:sz w:val="18"/>
                <w:szCs w:val="18"/>
              </w:rPr>
              <w:t>,image</w:t>
            </w:r>
            <w:proofErr w:type="gramEnd"/>
            <w:r>
              <w:rPr>
                <w:rFonts w:ascii="Arial" w:eastAsia="MS Mincho" w:hAnsi="Arial" w:cs="Arial"/>
                <w:sz w:val="18"/>
                <w:szCs w:val="18"/>
              </w:rPr>
              <w:t>/gif, etc.)</w:t>
            </w:r>
          </w:p>
        </w:tc>
      </w:tr>
      <w:tr w:rsidR="00480BB6" w:rsidRPr="00DE63EA" w14:paraId="29C657A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F906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3731FE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29C85D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391E5CE4" w14:textId="77777777" w:rsidR="00480BB6" w:rsidRDefault="00480BB6" w:rsidP="00480BB6"/>
    <w:p w14:paraId="5CDE76E2" w14:textId="77777777" w:rsidR="00480BB6" w:rsidRDefault="00480BB6" w:rsidP="00480BB6">
      <w:r>
        <w:br w:type="page"/>
      </w:r>
    </w:p>
    <w:p w14:paraId="5D83B70F" w14:textId="77777777" w:rsidR="00480BB6" w:rsidRDefault="00480BB6" w:rsidP="00480BB6"/>
    <w:p w14:paraId="21129710" w14:textId="185CD971" w:rsidR="00480BB6" w:rsidRPr="00B464F3" w:rsidRDefault="00480BB6" w:rsidP="00B43806">
      <w:pPr>
        <w:pStyle w:val="OGCAnnexXX"/>
      </w:pPr>
      <w:bookmarkStart w:id="836" w:name="_Toc452643212"/>
      <w:r w:rsidRPr="00B464F3">
        <w:t>Conformance class: GeoSciML XML Encoding Abstract Core</w:t>
      </w:r>
      <w:bookmarkEnd w:id="836"/>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A69888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613A07C5"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0A48EAEF"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p>
        </w:tc>
      </w:tr>
      <w:tr w:rsidR="00480BB6" w:rsidRPr="00DE63EA" w14:paraId="4B916930"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DA845C4"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2B89410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Pr="009E45CC">
              <w:rPr>
                <w:rFonts w:cs="Arial"/>
                <w:szCs w:val="18"/>
                <w:lang w:val="en-US"/>
              </w:rPr>
              <w:t>gsml4xsd</w:t>
            </w:r>
          </w:p>
        </w:tc>
      </w:tr>
      <w:tr w:rsidR="00480BB6" w:rsidRPr="00DE63EA" w14:paraId="1BAF3A67" w14:textId="77777777" w:rsidTr="0024128E">
        <w:tc>
          <w:tcPr>
            <w:tcW w:w="1549" w:type="dxa"/>
            <w:tcBorders>
              <w:top w:val="single" w:sz="12" w:space="0" w:color="auto"/>
              <w:left w:val="single" w:sz="12" w:space="0" w:color="auto"/>
              <w:bottom w:val="single" w:sz="4" w:space="0" w:color="auto"/>
              <w:right w:val="single" w:sz="4" w:space="0" w:color="auto"/>
            </w:tcBorders>
          </w:tcPr>
          <w:p w14:paraId="247D2BA2"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70FFAD7B"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1460C5">
              <w:rPr>
                <w:rFonts w:cs="Arial"/>
                <w:szCs w:val="18"/>
                <w:highlight w:val="yellow"/>
                <w:lang w:val="en-US"/>
              </w:rPr>
              <w:t>(add depency to O&amp;M</w:t>
            </w:r>
            <w:r>
              <w:rPr>
                <w:rFonts w:cs="Arial"/>
                <w:szCs w:val="18"/>
                <w:highlight w:val="yellow"/>
                <w:lang w:val="en-US"/>
              </w:rPr>
              <w:t>XML</w:t>
            </w:r>
            <w:r w:rsidRPr="001460C5">
              <w:rPr>
                <w:rFonts w:cs="Arial"/>
                <w:szCs w:val="18"/>
                <w:highlight w:val="yellow"/>
                <w:lang w:val="en-US"/>
              </w:rPr>
              <w:t xml:space="preserve"> conf classes)</w:t>
            </w:r>
          </w:p>
        </w:tc>
      </w:tr>
      <w:tr w:rsidR="00480BB6" w:rsidRPr="00DE63EA" w14:paraId="517A006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C60387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26400A9" w14:textId="77777777" w:rsidR="00480BB6" w:rsidRPr="002A1C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2A1C87">
              <w:rPr>
                <w:rFonts w:cs="Arial"/>
                <w:szCs w:val="18"/>
                <w:highlight w:val="yellow"/>
                <w:lang w:val="en-US"/>
              </w:rPr>
              <w:t>/conf/gsml4xsd/xsd</w:t>
            </w:r>
          </w:p>
        </w:tc>
      </w:tr>
      <w:tr w:rsidR="00480BB6" w:rsidRPr="00DE63EA" w14:paraId="7580467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06F35C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70195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88A1CD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/xsd</w:t>
            </w:r>
          </w:p>
        </w:tc>
      </w:tr>
      <w:tr w:rsidR="00480BB6" w:rsidRPr="00DE63EA" w14:paraId="5F0FE55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51BC9C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6179D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2F29375" w14:textId="77777777" w:rsidR="00480BB6" w:rsidRPr="000E1B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0E1B87">
              <w:rPr>
                <w:rFonts w:cs="Arial"/>
                <w:szCs w:val="18"/>
                <w:lang w:eastAsia="en-US"/>
              </w:rPr>
              <w:t>Ensure that GeoSciML XML documents are valid</w:t>
            </w:r>
          </w:p>
        </w:tc>
      </w:tr>
      <w:tr w:rsidR="00480BB6" w:rsidRPr="00DE63EA" w14:paraId="5F810BB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DF165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692DF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A1480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33A0A1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AC91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B642E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D593B0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E349ABC"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4A1843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335B3CB4"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E45CC">
              <w:rPr>
                <w:rFonts w:cs="Arial"/>
                <w:szCs w:val="18"/>
                <w:lang w:val="en-US"/>
              </w:rPr>
              <w:t>/conf/</w:t>
            </w:r>
            <w:r>
              <w:rPr>
                <w:rFonts w:cs="Arial"/>
                <w:szCs w:val="18"/>
                <w:lang w:val="en-US"/>
              </w:rPr>
              <w:t>gsml4xsd/sch</w:t>
            </w:r>
          </w:p>
        </w:tc>
      </w:tr>
      <w:tr w:rsidR="00480BB6" w:rsidRPr="00DE63EA" w14:paraId="248890BA"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320F3D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2384FC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558A3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/sch</w:t>
            </w:r>
          </w:p>
        </w:tc>
      </w:tr>
      <w:tr w:rsidR="00480BB6" w:rsidRPr="00DE63EA" w14:paraId="4E39D4A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625043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207BB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A37EADB" w14:textId="77777777" w:rsidR="00480BB6" w:rsidRPr="000E1B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0E1B87">
              <w:rPr>
                <w:rFonts w:cs="Arial"/>
                <w:szCs w:val="18"/>
                <w:lang w:eastAsia="en-US"/>
              </w:rPr>
              <w:t>Ensure that encoding rules defined in the specification are met</w:t>
            </w:r>
          </w:p>
        </w:tc>
      </w:tr>
      <w:tr w:rsidR="00480BB6" w:rsidRPr="00DE63EA" w14:paraId="36740E9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A0300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B5F9E8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E51E2B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1CEBC3E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D610EA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7BD4F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CA4E4D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322AD51"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DE8376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0A132B1"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E45CC">
              <w:rPr>
                <w:rFonts w:cs="Arial"/>
                <w:szCs w:val="18"/>
                <w:lang w:val="en-US"/>
              </w:rPr>
              <w:t>/conf/</w:t>
            </w:r>
            <w:r>
              <w:rPr>
                <w:rFonts w:cs="Arial"/>
                <w:szCs w:val="18"/>
                <w:lang w:val="en-US"/>
              </w:rPr>
              <w:t>gsml4xsd/codelist</w:t>
            </w:r>
          </w:p>
        </w:tc>
      </w:tr>
      <w:tr w:rsidR="00480BB6" w:rsidRPr="00DE63EA" w14:paraId="1036CFA0"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145FEBF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EED5AF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2C6D0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/codelist</w:t>
            </w:r>
          </w:p>
        </w:tc>
      </w:tr>
      <w:tr w:rsidR="00480BB6" w:rsidRPr="00DE63EA" w14:paraId="21C260D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C7E16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1FE43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E822496" w14:textId="77777777" w:rsidR="00480BB6" w:rsidRPr="0010006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10006B">
              <w:rPr>
                <w:rFonts w:cs="Arial"/>
                <w:szCs w:val="18"/>
                <w:lang w:eastAsia="en-US"/>
              </w:rPr>
              <w:t>Ensure that vocabulary xlink:href contain an absolute http URI and this URL resolves to relevant content</w:t>
            </w:r>
          </w:p>
        </w:tc>
      </w:tr>
      <w:tr w:rsidR="00480BB6" w:rsidRPr="00DE63EA" w14:paraId="7E518E3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909E37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68DB8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0BB58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10006B">
              <w:rPr>
                <w:rFonts w:ascii="Arial" w:eastAsia="MS Mincho" w:hAnsi="Arial" w:cs="Arial"/>
                <w:sz w:val="18"/>
                <w:szCs w:val="18"/>
              </w:rPr>
              <w:t xml:space="preserve">Test the URI on the web.  If the URI does not resolve or return a 4xx error, the test fails.  </w:t>
            </w:r>
          </w:p>
        </w:tc>
      </w:tr>
      <w:tr w:rsidR="00480BB6" w:rsidRPr="00DE63EA" w14:paraId="3D995619"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C8D50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A2391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2756B1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D9926EF"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431FE8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CFD5455"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E45CC">
              <w:rPr>
                <w:rFonts w:cs="Arial"/>
                <w:szCs w:val="18"/>
                <w:lang w:val="en-US"/>
              </w:rPr>
              <w:t>/conf/</w:t>
            </w:r>
            <w:r>
              <w:rPr>
                <w:rFonts w:cs="Arial"/>
                <w:szCs w:val="18"/>
                <w:lang w:val="en-US"/>
              </w:rPr>
              <w:t>gsml4xsd/</w:t>
            </w:r>
            <w:r w:rsidRPr="00792A5B">
              <w:rPr>
                <w:rFonts w:cs="Arial"/>
                <w:szCs w:val="18"/>
                <w:lang w:val="en-US"/>
              </w:rPr>
              <w:t>time-zone</w:t>
            </w:r>
          </w:p>
        </w:tc>
      </w:tr>
      <w:tr w:rsidR="00480BB6" w:rsidRPr="00DE63EA" w14:paraId="1F7C4811"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777616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E1CB8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64992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792A5B">
              <w:rPr>
                <w:rFonts w:ascii="Arial" w:hAnsi="Arial" w:cs="Arial"/>
                <w:sz w:val="18"/>
                <w:szCs w:val="18"/>
                <w:lang w:val="fr-CA"/>
              </w:rPr>
              <w:t>time-zone</w:t>
            </w:r>
          </w:p>
        </w:tc>
      </w:tr>
      <w:tr w:rsidR="00480BB6" w:rsidRPr="00DE63EA" w14:paraId="5EFE233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DE56B1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54A7D6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5B940F6" w14:textId="77777777" w:rsidR="00480BB6" w:rsidRPr="00581FAD"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581FAD">
              <w:rPr>
                <w:rFonts w:cs="Arial"/>
                <w:szCs w:val="18"/>
                <w:lang w:eastAsia="en-US"/>
              </w:rPr>
              <w:t>Ensure that time zone are expressed explicitly</w:t>
            </w:r>
          </w:p>
        </w:tc>
      </w:tr>
      <w:tr w:rsidR="00480BB6" w:rsidRPr="00DE63EA" w14:paraId="080F499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698D20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BD944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6EF5EA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Visually inspect instance to validate the presence of time zone indicators.</w:t>
            </w:r>
          </w:p>
        </w:tc>
      </w:tr>
      <w:tr w:rsidR="00480BB6" w:rsidRPr="00DE63EA" w14:paraId="2DC7E01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D86272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E98D71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880519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67EC5C9E" w14:textId="77777777" w:rsidR="00480BB6" w:rsidRDefault="00480BB6" w:rsidP="00480BB6"/>
    <w:p w14:paraId="71AA152D" w14:textId="77777777" w:rsidR="00480BB6" w:rsidRDefault="00480BB6" w:rsidP="00480BB6">
      <w:r>
        <w:br w:type="page"/>
      </w:r>
    </w:p>
    <w:p w14:paraId="24FB6240" w14:textId="77777777" w:rsidR="00480BB6" w:rsidRDefault="00480BB6" w:rsidP="00480BB6"/>
    <w:p w14:paraId="5AF4F150" w14:textId="25F014D9" w:rsidR="00480BB6" w:rsidRPr="00B464F3" w:rsidRDefault="00480BB6" w:rsidP="00B464F3">
      <w:pPr>
        <w:pStyle w:val="OGCAnnexXX"/>
      </w:pPr>
      <w:bookmarkStart w:id="837" w:name="_Toc452643213"/>
      <w:r w:rsidRPr="00B464F3">
        <w:t xml:space="preserve">Conformance class: GeoSciML </w:t>
      </w:r>
      <w:r w:rsidR="004832DE">
        <w:t>Lite</w:t>
      </w:r>
      <w:r w:rsidR="004832DE" w:rsidRPr="00B464F3">
        <w:t xml:space="preserve"> </w:t>
      </w:r>
      <w:r w:rsidRPr="00B464F3">
        <w:t>XML</w:t>
      </w:r>
      <w:r w:rsidR="0027787F">
        <w:t xml:space="preserve"> Abstract</w:t>
      </w:r>
      <w:r w:rsidRPr="00B464F3">
        <w:t xml:space="preserve"> Encoding</w:t>
      </w:r>
      <w:bookmarkEnd w:id="837"/>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5709A54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01DA6F85"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3F4F28C" w14:textId="26E59FAE"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004832DE">
              <w:rPr>
                <w:rFonts w:cs="Arial"/>
                <w:szCs w:val="18"/>
                <w:lang w:val="fr-CA"/>
              </w:rPr>
              <w:t>gsml4xsd-lite</w:t>
            </w:r>
          </w:p>
        </w:tc>
      </w:tr>
      <w:tr w:rsidR="00480BB6" w:rsidRPr="00DE63EA" w14:paraId="184594CB"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8174D8C"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2106ADC8" w14:textId="6FE88195"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004832DE">
              <w:rPr>
                <w:rFonts w:cs="Arial"/>
                <w:szCs w:val="18"/>
                <w:lang w:val="en-US"/>
              </w:rPr>
              <w:t>gsml4xsd-lite</w:t>
            </w:r>
          </w:p>
        </w:tc>
      </w:tr>
      <w:tr w:rsidR="00480BB6" w:rsidRPr="00DE63EA" w14:paraId="23DEDFA5" w14:textId="77777777" w:rsidTr="0024128E">
        <w:tc>
          <w:tcPr>
            <w:tcW w:w="1549" w:type="dxa"/>
            <w:tcBorders>
              <w:top w:val="single" w:sz="12" w:space="0" w:color="auto"/>
              <w:left w:val="single" w:sz="12" w:space="0" w:color="auto"/>
              <w:bottom w:val="single" w:sz="4" w:space="0" w:color="auto"/>
              <w:right w:val="single" w:sz="4" w:space="0" w:color="auto"/>
            </w:tcBorders>
          </w:tcPr>
          <w:p w14:paraId="4069FFFF"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D8EA1B8" w14:textId="77777777" w:rsidR="00480BB6" w:rsidRPr="001460C5"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C5063D">
              <w:rPr>
                <w:rFonts w:cs="Arial"/>
                <w:szCs w:val="18"/>
                <w:lang w:val="en-US"/>
              </w:rPr>
              <w:t>OGC 05-033r9</w:t>
            </w:r>
            <w:r>
              <w:rPr>
                <w:rFonts w:cs="Arial"/>
                <w:szCs w:val="18"/>
                <w:lang w:val="en-US"/>
              </w:rPr>
              <w:t xml:space="preserve"> : Annex A</w:t>
            </w:r>
          </w:p>
        </w:tc>
      </w:tr>
      <w:tr w:rsidR="00480BB6" w:rsidRPr="00DE63EA" w14:paraId="456388D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8368194"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E15CCEE" w14:textId="45C02F3C" w:rsidR="00480BB6" w:rsidRPr="00792A5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792A5B">
              <w:rPr>
                <w:rFonts w:cs="Arial"/>
                <w:szCs w:val="18"/>
                <w:lang w:val="en-US"/>
              </w:rPr>
              <w:t>/conf/</w:t>
            </w:r>
            <w:r w:rsidR="004832DE">
              <w:rPr>
                <w:rFonts w:cs="Arial"/>
                <w:szCs w:val="18"/>
                <w:lang w:val="en-US"/>
              </w:rPr>
              <w:t>gsml4xsd-lite</w:t>
            </w:r>
            <w:r w:rsidRPr="00792A5B">
              <w:rPr>
                <w:rFonts w:cs="Arial"/>
                <w:szCs w:val="18"/>
                <w:lang w:val="en-US"/>
              </w:rPr>
              <w:t>/SF-1</w:t>
            </w:r>
          </w:p>
        </w:tc>
      </w:tr>
      <w:tr w:rsidR="00480BB6" w:rsidRPr="00DE63EA" w14:paraId="29A1D611"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1685C42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C1CA8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98475A4" w14:textId="65E1548B"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004832DE">
              <w:rPr>
                <w:rFonts w:ascii="Arial" w:hAnsi="Arial" w:cs="Arial"/>
                <w:sz w:val="18"/>
                <w:szCs w:val="18"/>
                <w:lang w:val="fr-CA"/>
              </w:rPr>
              <w:t>gsml4xsd-lite</w:t>
            </w:r>
            <w:r>
              <w:rPr>
                <w:rFonts w:ascii="Arial" w:hAnsi="Arial" w:cs="Arial"/>
                <w:sz w:val="18"/>
                <w:szCs w:val="18"/>
                <w:lang w:val="fr-CA"/>
              </w:rPr>
              <w:t>/SF-1</w:t>
            </w:r>
          </w:p>
        </w:tc>
      </w:tr>
      <w:tr w:rsidR="00480BB6" w:rsidRPr="00DE63EA" w14:paraId="6523962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9E1A9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6E4F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EE9A9CA" w14:textId="77777777" w:rsidR="00480BB6" w:rsidRPr="00C5063D"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C5063D">
              <w:rPr>
                <w:rFonts w:cs="Arial"/>
                <w:szCs w:val="18"/>
                <w:lang w:eastAsia="en-US"/>
              </w:rPr>
              <w:t>Ensure that XML instance is compliant to OGC Simple Feature SF-1</w:t>
            </w:r>
          </w:p>
        </w:tc>
      </w:tr>
      <w:tr w:rsidR="00480BB6" w:rsidRPr="00DE63EA" w14:paraId="284F416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43517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E994E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A65392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the test in OGC 05-033r9 Annex A</w:t>
            </w:r>
          </w:p>
        </w:tc>
      </w:tr>
      <w:tr w:rsidR="00480BB6" w:rsidRPr="00DE63EA" w14:paraId="1E7C8E08"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8DB06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B5A6B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CCA0DB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5238FF8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618214"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6C80372" w14:textId="7CF049B4" w:rsidR="00480BB6" w:rsidRPr="00792A5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792A5B">
              <w:rPr>
                <w:rFonts w:cs="Arial"/>
                <w:szCs w:val="18"/>
                <w:lang w:val="en-US"/>
              </w:rPr>
              <w:t>/conf/</w:t>
            </w:r>
            <w:r w:rsidR="004832DE">
              <w:rPr>
                <w:rFonts w:cs="Arial"/>
                <w:szCs w:val="18"/>
                <w:lang w:val="en-US"/>
              </w:rPr>
              <w:t>gsml4xsd-lite</w:t>
            </w:r>
            <w:r>
              <w:rPr>
                <w:rFonts w:cs="Arial"/>
                <w:szCs w:val="18"/>
                <w:lang w:val="en-US"/>
              </w:rPr>
              <w:t>/</w:t>
            </w:r>
            <w:r w:rsidRPr="00792A5B">
              <w:rPr>
                <w:rFonts w:cs="Arial"/>
                <w:szCs w:val="18"/>
                <w:lang w:val="en-US"/>
              </w:rPr>
              <w:t>SF-1-simpletype</w:t>
            </w:r>
          </w:p>
        </w:tc>
      </w:tr>
      <w:tr w:rsidR="00480BB6" w:rsidRPr="00DE63EA" w14:paraId="5E7DB96C"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FAF08E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F638C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8EBF0B3" w14:textId="29486678"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gsml4xsd-lite</w:t>
            </w:r>
            <w:r w:rsidRPr="00B464F3">
              <w:rPr>
                <w:rFonts w:ascii="Arial" w:hAnsi="Arial" w:cs="Arial"/>
                <w:sz w:val="18"/>
                <w:szCs w:val="18"/>
                <w:lang w:val="en-CA"/>
              </w:rPr>
              <w:t>/SF-1-simpletype</w:t>
            </w:r>
          </w:p>
        </w:tc>
      </w:tr>
      <w:tr w:rsidR="00480BB6" w:rsidRPr="00DE63EA" w14:paraId="0485046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3F5F7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3F36E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E29CC0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color w:val="FF0000"/>
                <w:szCs w:val="18"/>
                <w:lang w:eastAsia="en-US"/>
              </w:rPr>
              <w:t>Ensure that user defined types are compliant to SF-1</w:t>
            </w:r>
          </w:p>
        </w:tc>
      </w:tr>
      <w:tr w:rsidR="00480BB6" w:rsidRPr="00DE63EA" w14:paraId="351765A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06D7C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790F0D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E754C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the test in OGC 05-033r9, Annex A.8</w:t>
            </w:r>
          </w:p>
        </w:tc>
      </w:tr>
      <w:tr w:rsidR="00480BB6" w:rsidRPr="00DE63EA" w14:paraId="439230A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A430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DA27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23CDA5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5A621F3C" w14:textId="77777777" w:rsidR="00480BB6" w:rsidRDefault="00480BB6" w:rsidP="00480BB6"/>
    <w:p w14:paraId="01551818" w14:textId="598FC89B" w:rsidR="00480BB6" w:rsidRPr="00B464F3" w:rsidRDefault="00480BB6" w:rsidP="00B43806">
      <w:pPr>
        <w:pStyle w:val="OGCAnnexXX"/>
      </w:pPr>
      <w:bookmarkStart w:id="838" w:name="_Toc452643214"/>
      <w:r w:rsidRPr="00B464F3">
        <w:t xml:space="preserve">Conformance class: GeoSciML </w:t>
      </w:r>
      <w:r w:rsidR="004832DE">
        <w:t>Lite</w:t>
      </w:r>
      <w:r w:rsidR="004832DE" w:rsidRPr="00B464F3">
        <w:t xml:space="preserve"> </w:t>
      </w:r>
      <w:r w:rsidRPr="00B464F3">
        <w:t>XML Encoding for GML 3.1</w:t>
      </w:r>
      <w:bookmarkEnd w:id="838"/>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01DC7D5C"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889F549"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1F93BD93" w14:textId="070FFD2C"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004832DE">
              <w:rPr>
                <w:rFonts w:cs="Arial"/>
                <w:szCs w:val="18"/>
                <w:lang w:val="fr-CA"/>
              </w:rPr>
              <w:t>gsml4xsd-lite</w:t>
            </w:r>
            <w:r>
              <w:rPr>
                <w:rFonts w:cs="Arial"/>
                <w:szCs w:val="18"/>
                <w:lang w:val="fr-CA"/>
              </w:rPr>
              <w:t>-31</w:t>
            </w:r>
          </w:p>
        </w:tc>
      </w:tr>
      <w:tr w:rsidR="00480BB6" w:rsidRPr="00DE63EA" w14:paraId="4D5092EF"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02C1D472"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60FFB85C" w14:textId="6BC45716"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004832DE">
              <w:rPr>
                <w:rFonts w:cs="Arial"/>
                <w:szCs w:val="18"/>
                <w:lang w:val="en-US"/>
              </w:rPr>
              <w:t>gsml4xsd-lite</w:t>
            </w:r>
            <w:r>
              <w:rPr>
                <w:rFonts w:cs="Arial"/>
                <w:szCs w:val="18"/>
                <w:lang w:val="fr-CA"/>
              </w:rPr>
              <w:t>-31</w:t>
            </w:r>
          </w:p>
        </w:tc>
      </w:tr>
      <w:tr w:rsidR="00480BB6" w:rsidRPr="00DE63EA" w14:paraId="0A96031F" w14:textId="77777777" w:rsidTr="0024128E">
        <w:tc>
          <w:tcPr>
            <w:tcW w:w="1549" w:type="dxa"/>
            <w:tcBorders>
              <w:top w:val="single" w:sz="12" w:space="0" w:color="auto"/>
              <w:left w:val="single" w:sz="12" w:space="0" w:color="auto"/>
              <w:bottom w:val="single" w:sz="4" w:space="0" w:color="auto"/>
              <w:right w:val="single" w:sz="4" w:space="0" w:color="auto"/>
            </w:tcBorders>
          </w:tcPr>
          <w:p w14:paraId="2721B424"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3089056" w14:textId="549D0711"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/req/</w:t>
            </w:r>
            <w:r w:rsidR="004832DE">
              <w:rPr>
                <w:rFonts w:cs="Arial"/>
                <w:szCs w:val="18"/>
                <w:lang w:val="en-US"/>
              </w:rPr>
              <w:t>gsml4xsd-lite</w:t>
            </w:r>
          </w:p>
        </w:tc>
      </w:tr>
      <w:tr w:rsidR="00480BB6" w:rsidRPr="00DE63EA" w14:paraId="52FD3A0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802618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E634FE7" w14:textId="2724FB48" w:rsidR="00480BB6" w:rsidRPr="00BA2FA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BA2FAB">
              <w:rPr>
                <w:rFonts w:cs="Arial"/>
                <w:szCs w:val="18"/>
                <w:lang w:val="en-US"/>
              </w:rPr>
              <w:t>/conf/</w:t>
            </w:r>
            <w:r w:rsidR="004832DE">
              <w:rPr>
                <w:rFonts w:cs="Arial"/>
                <w:szCs w:val="18"/>
                <w:lang w:val="en-US"/>
              </w:rPr>
              <w:t>gsml4xsd-lite</w:t>
            </w:r>
            <w:r w:rsidRPr="00BA2FAB">
              <w:rPr>
                <w:rFonts w:cs="Arial"/>
                <w:szCs w:val="18"/>
                <w:lang w:val="en-US"/>
              </w:rPr>
              <w:t>-31/xsd</w:t>
            </w:r>
          </w:p>
        </w:tc>
      </w:tr>
      <w:tr w:rsidR="00480BB6" w:rsidRPr="00DE63EA" w14:paraId="6EA3E45A"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7A88BC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06BAE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53C8AC1" w14:textId="41706809"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004832DE">
              <w:rPr>
                <w:rFonts w:ascii="Arial" w:hAnsi="Arial" w:cs="Arial"/>
                <w:sz w:val="18"/>
                <w:szCs w:val="18"/>
                <w:lang w:val="fr-CA"/>
              </w:rPr>
              <w:t>gsml4xsd-lite</w:t>
            </w:r>
            <w:r>
              <w:rPr>
                <w:rFonts w:ascii="Arial" w:hAnsi="Arial" w:cs="Arial"/>
                <w:sz w:val="18"/>
                <w:szCs w:val="18"/>
                <w:lang w:val="fr-CA"/>
              </w:rPr>
              <w:t>-31/xsd</w:t>
            </w:r>
          </w:p>
        </w:tc>
      </w:tr>
      <w:tr w:rsidR="00480BB6" w:rsidRPr="00DE63EA" w14:paraId="00CF773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7C538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9CF4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C6459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Portrayal</w:t>
            </w:r>
            <w:r w:rsidRPr="000E1B87">
              <w:rPr>
                <w:rFonts w:cs="Arial"/>
                <w:szCs w:val="18"/>
                <w:lang w:eastAsia="en-US"/>
              </w:rPr>
              <w:t xml:space="preserve"> XML documents are valid</w:t>
            </w:r>
          </w:p>
        </w:tc>
      </w:tr>
      <w:tr w:rsidR="00480BB6" w:rsidRPr="00DE63EA" w14:paraId="6EF7AAB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1C566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2AE7A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D061F9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528D74A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5D9E2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88A00E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150C47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EC8F01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BFF9D7"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3AE06D2B" w14:textId="1053FC76"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w:t>
            </w:r>
            <w:r w:rsidR="004832DE">
              <w:rPr>
                <w:rFonts w:cs="Arial"/>
                <w:szCs w:val="18"/>
                <w:lang w:val="en-US"/>
              </w:rPr>
              <w:t>gsml4xsd-lite</w:t>
            </w:r>
            <w:r>
              <w:rPr>
                <w:rFonts w:cs="Arial"/>
                <w:szCs w:val="18"/>
                <w:lang w:val="en-US"/>
              </w:rPr>
              <w:t>-31/sch</w:t>
            </w:r>
          </w:p>
        </w:tc>
      </w:tr>
      <w:tr w:rsidR="00480BB6" w:rsidRPr="00DE63EA" w14:paraId="2364B33B"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DAEE07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8E7289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70C7156" w14:textId="4EFFD3E4"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004832DE">
              <w:rPr>
                <w:rFonts w:ascii="Arial" w:hAnsi="Arial" w:cs="Arial"/>
                <w:sz w:val="18"/>
                <w:szCs w:val="18"/>
                <w:lang w:val="fr-CA"/>
              </w:rPr>
              <w:t>gsml4xsd-lite</w:t>
            </w:r>
            <w:r>
              <w:rPr>
                <w:rFonts w:ascii="Arial" w:hAnsi="Arial" w:cs="Arial"/>
                <w:sz w:val="18"/>
                <w:szCs w:val="18"/>
                <w:lang w:val="fr-CA"/>
              </w:rPr>
              <w:t>-31/sch</w:t>
            </w:r>
          </w:p>
        </w:tc>
      </w:tr>
      <w:tr w:rsidR="00480BB6" w:rsidRPr="00DE63EA" w14:paraId="726B254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93CA0B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EF8F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269082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6ED5352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82BFF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A0BE54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56716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0366CA0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662C2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EB7E8F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070688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19603C5E" w14:textId="77777777" w:rsidR="00480BB6" w:rsidRDefault="00480BB6" w:rsidP="00480BB6"/>
    <w:p w14:paraId="1BF897E0" w14:textId="77777777" w:rsidR="00480BB6" w:rsidRDefault="00480BB6" w:rsidP="00480BB6">
      <w:r>
        <w:br w:type="page"/>
      </w:r>
    </w:p>
    <w:p w14:paraId="2AE728EB" w14:textId="77777777" w:rsidR="00480BB6" w:rsidRDefault="00480BB6" w:rsidP="00480BB6"/>
    <w:p w14:paraId="01199039" w14:textId="112D7A47" w:rsidR="00480BB6" w:rsidRPr="00B464F3" w:rsidRDefault="00480BB6" w:rsidP="00B43806">
      <w:pPr>
        <w:pStyle w:val="OGCAnnexXX"/>
      </w:pPr>
      <w:bookmarkStart w:id="839" w:name="_Toc452643215"/>
      <w:r w:rsidRPr="00B464F3">
        <w:t>Conformance class: GeoSciML Basic XML Encoding</w:t>
      </w:r>
      <w:bookmarkEnd w:id="839"/>
      <w:r w:rsidRPr="00B464F3">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F1BDCCA"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CBE8DCF"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45531365"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-basic</w:t>
            </w:r>
          </w:p>
        </w:tc>
      </w:tr>
      <w:tr w:rsidR="00480BB6" w:rsidRPr="00DE63EA" w14:paraId="7BBEBB01"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0AF1F5B9"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7F6C607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/req/gsml4xsd-basic</w:t>
            </w:r>
          </w:p>
        </w:tc>
      </w:tr>
      <w:tr w:rsidR="00480BB6" w:rsidRPr="00DE63EA" w14:paraId="2ECA127F" w14:textId="77777777" w:rsidTr="0024128E">
        <w:tc>
          <w:tcPr>
            <w:tcW w:w="1549" w:type="dxa"/>
            <w:tcBorders>
              <w:top w:val="single" w:sz="12" w:space="0" w:color="auto"/>
              <w:left w:val="single" w:sz="12" w:space="0" w:color="auto"/>
              <w:bottom w:val="single" w:sz="4" w:space="0" w:color="auto"/>
              <w:right w:val="single" w:sz="4" w:space="0" w:color="auto"/>
            </w:tcBorders>
          </w:tcPr>
          <w:p w14:paraId="5F191185"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FC1F468" w14:textId="77777777" w:rsidR="00480BB6" w:rsidRPr="001460C5"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B464F3">
              <w:rPr>
                <w:rFonts w:cs="Arial"/>
                <w:szCs w:val="18"/>
                <w:lang w:val="en-US"/>
              </w:rPr>
              <w:t>/conf/gsml4xsd/core</w:t>
            </w:r>
          </w:p>
        </w:tc>
      </w:tr>
      <w:tr w:rsidR="00480BB6" w:rsidRPr="00DE63EA" w14:paraId="1CE3E07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926ADF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BECF79C"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/conf/gsml4xsd-basic/xsd</w:t>
            </w:r>
          </w:p>
        </w:tc>
      </w:tr>
      <w:tr w:rsidR="00480BB6" w:rsidRPr="00DE63EA" w14:paraId="618B0CF5"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D26B89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184CC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EA4562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-basic/xsd</w:t>
            </w:r>
          </w:p>
        </w:tc>
      </w:tr>
      <w:tr w:rsidR="00480BB6" w:rsidRPr="00DE63EA" w14:paraId="62BD65A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7D0E0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9052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1C738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Basic</w:t>
            </w:r>
            <w:r w:rsidRPr="000E1B87">
              <w:rPr>
                <w:rFonts w:cs="Arial"/>
                <w:szCs w:val="18"/>
                <w:lang w:eastAsia="en-US"/>
              </w:rPr>
              <w:t xml:space="preserve"> XML documents are valid</w:t>
            </w:r>
          </w:p>
        </w:tc>
      </w:tr>
      <w:tr w:rsidR="00480BB6" w:rsidRPr="00DE63EA" w14:paraId="1F66801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F1438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0B7A08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F962DC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FEA0E2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A4BA0B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26110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0CC7D2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CAA6C3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12C9AA5"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7358E8C"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-basic/sch</w:t>
            </w:r>
          </w:p>
        </w:tc>
      </w:tr>
      <w:tr w:rsidR="00480BB6" w:rsidRPr="00DE63EA" w14:paraId="34D7231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105A41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75C03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05C6D3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-basic/sch</w:t>
            </w:r>
          </w:p>
        </w:tc>
      </w:tr>
      <w:tr w:rsidR="00480BB6" w:rsidRPr="00DE63EA" w14:paraId="4CBE0CE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C69E0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4CB03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B47CE3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33066B6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01273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14994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2EE5700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356AC86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53C3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77921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62BB27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5C975908" w14:textId="77777777" w:rsidR="00480BB6" w:rsidRDefault="00480BB6" w:rsidP="00480BB6"/>
    <w:p w14:paraId="353F6F88" w14:textId="77777777" w:rsidR="00480BB6" w:rsidRDefault="00480BB6" w:rsidP="00480BB6">
      <w:r>
        <w:br w:type="page"/>
      </w:r>
    </w:p>
    <w:p w14:paraId="5DA69643" w14:textId="77777777" w:rsidR="00480BB6" w:rsidRDefault="00480BB6" w:rsidP="00480BB6"/>
    <w:p w14:paraId="5ADF6AB8" w14:textId="54645851" w:rsidR="00480BB6" w:rsidRDefault="00480BB6" w:rsidP="00B464F3">
      <w:pPr>
        <w:pStyle w:val="OGCAnnexXX"/>
      </w:pPr>
      <w:bookmarkStart w:id="840" w:name="_Toc452643216"/>
      <w:r>
        <w:t>Conformance class: GeoSciML Extension XML Encoding</w:t>
      </w:r>
      <w:bookmarkEnd w:id="840"/>
      <w: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D23CD9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80E01A4"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5C61C086"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-extension</w:t>
            </w:r>
          </w:p>
        </w:tc>
      </w:tr>
      <w:tr w:rsidR="00480BB6" w:rsidRPr="00DE63EA" w14:paraId="048C905A"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5193E051"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31116CE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/req/gsml4xsd-extension</w:t>
            </w:r>
          </w:p>
        </w:tc>
      </w:tr>
      <w:tr w:rsidR="00480BB6" w:rsidRPr="00DE63EA" w14:paraId="3FD7A355" w14:textId="77777777" w:rsidTr="0024128E">
        <w:tc>
          <w:tcPr>
            <w:tcW w:w="1549" w:type="dxa"/>
            <w:tcBorders>
              <w:top w:val="single" w:sz="12" w:space="0" w:color="auto"/>
              <w:left w:val="single" w:sz="12" w:space="0" w:color="auto"/>
              <w:bottom w:val="single" w:sz="4" w:space="0" w:color="auto"/>
              <w:right w:val="single" w:sz="4" w:space="0" w:color="auto"/>
            </w:tcBorders>
          </w:tcPr>
          <w:p w14:paraId="1F8A6E6A"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CBAA84F" w14:textId="17F2892E"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w:t>
            </w:r>
            <w:r w:rsidR="00CE2547">
              <w:rPr>
                <w:rFonts w:cs="Arial"/>
                <w:szCs w:val="18"/>
                <w:lang w:val="en-US"/>
              </w:rPr>
              <w:t>basic</w:t>
            </w:r>
          </w:p>
        </w:tc>
      </w:tr>
      <w:tr w:rsidR="00480BB6" w:rsidRPr="00DE63EA" w14:paraId="7595C21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D2367E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2572E3D"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-extension</w:t>
            </w:r>
            <w:r w:rsidRPr="00D80351">
              <w:rPr>
                <w:rFonts w:cs="Arial"/>
                <w:szCs w:val="18"/>
                <w:lang w:val="en-US"/>
              </w:rPr>
              <w:t>/xsd</w:t>
            </w:r>
          </w:p>
        </w:tc>
      </w:tr>
      <w:tr w:rsidR="00480BB6" w:rsidRPr="00DE63EA" w14:paraId="39166C12"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D439D5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F8A45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EC4A5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-extension/xsd</w:t>
            </w:r>
          </w:p>
        </w:tc>
      </w:tr>
      <w:tr w:rsidR="00480BB6" w:rsidRPr="00DE63EA" w14:paraId="2949BA6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C3CBB6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EEB9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146EEF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Extension</w:t>
            </w:r>
            <w:r w:rsidRPr="000E1B87">
              <w:rPr>
                <w:rFonts w:cs="Arial"/>
                <w:szCs w:val="18"/>
                <w:lang w:eastAsia="en-US"/>
              </w:rPr>
              <w:t xml:space="preserve"> XML documents are valid</w:t>
            </w:r>
          </w:p>
        </w:tc>
      </w:tr>
      <w:tr w:rsidR="00480BB6" w:rsidRPr="00DE63EA" w14:paraId="3CAAB0A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81620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9B7B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9F08F0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5256985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48566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2795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6AA67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B44305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F1FA11D"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B74CF5E"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-extension/sch</w:t>
            </w:r>
          </w:p>
        </w:tc>
      </w:tr>
      <w:tr w:rsidR="00480BB6" w:rsidRPr="00DE63EA" w14:paraId="0F0149CE"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1FEBE8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E16F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76E56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-extension/sch</w:t>
            </w:r>
          </w:p>
        </w:tc>
      </w:tr>
      <w:tr w:rsidR="00480BB6" w:rsidRPr="00DE63EA" w14:paraId="275D487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79147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12EEA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85A32D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40BD1BF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B18EF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C75B9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912C93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6A9E6739"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6B14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2C46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F9BE49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59EAF023" w14:textId="77777777" w:rsidR="00480BB6" w:rsidRDefault="00480BB6" w:rsidP="00480BB6"/>
    <w:p w14:paraId="250B6747" w14:textId="77777777" w:rsidR="00480BB6" w:rsidRDefault="00480BB6" w:rsidP="00480BB6">
      <w:r>
        <w:br w:type="page"/>
      </w:r>
    </w:p>
    <w:p w14:paraId="4185CC3C" w14:textId="77777777" w:rsidR="00480BB6" w:rsidRPr="002E3AD0" w:rsidRDefault="00480BB6" w:rsidP="00480BB6"/>
    <w:p w14:paraId="44F8F18A" w14:textId="47011990" w:rsidR="00480BB6" w:rsidRPr="00B464F3" w:rsidRDefault="00480BB6" w:rsidP="00B43806">
      <w:pPr>
        <w:pStyle w:val="OGCAnnexXX"/>
        <w:rPr>
          <w:lang w:val="en-CA"/>
        </w:rPr>
      </w:pPr>
      <w:bookmarkStart w:id="841" w:name="_Toc452643217"/>
      <w:r w:rsidRPr="00B464F3">
        <w:rPr>
          <w:lang w:val="en-CA"/>
        </w:rPr>
        <w:t>Conformance class: GeoSciML Geologic Time XML Encoding</w:t>
      </w:r>
      <w:bookmarkEnd w:id="841"/>
      <w:r w:rsidRPr="00B464F3">
        <w:rPr>
          <w:lang w:val="en-CA"/>
        </w:rP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461901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1D570983"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2F1499EB"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-geologictime</w:t>
            </w:r>
          </w:p>
        </w:tc>
      </w:tr>
      <w:tr w:rsidR="00480BB6" w:rsidRPr="00DE63EA" w14:paraId="2F813ED7"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6DE23D70"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1B5BE58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w:t>
            </w:r>
            <w:r>
              <w:rPr>
                <w:rFonts w:cs="Arial"/>
                <w:szCs w:val="18"/>
                <w:lang w:val="fr-CA"/>
              </w:rPr>
              <w:t>geologictime</w:t>
            </w:r>
          </w:p>
        </w:tc>
      </w:tr>
      <w:tr w:rsidR="00480BB6" w:rsidRPr="00DE63EA" w14:paraId="3D8CB5F4" w14:textId="77777777" w:rsidTr="0024128E">
        <w:tc>
          <w:tcPr>
            <w:tcW w:w="1549" w:type="dxa"/>
            <w:tcBorders>
              <w:top w:val="single" w:sz="12" w:space="0" w:color="auto"/>
              <w:left w:val="single" w:sz="12" w:space="0" w:color="auto"/>
              <w:bottom w:val="single" w:sz="4" w:space="0" w:color="auto"/>
              <w:right w:val="single" w:sz="4" w:space="0" w:color="auto"/>
            </w:tcBorders>
          </w:tcPr>
          <w:p w14:paraId="0C548CEF"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22AF6399"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/conf/gsml4xsd/core</w:t>
            </w:r>
          </w:p>
        </w:tc>
      </w:tr>
      <w:tr w:rsidR="00480BB6" w:rsidRPr="00DE63EA" w14:paraId="333C8F5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75A282D"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8C40690"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w:t>
            </w:r>
            <w:r>
              <w:rPr>
                <w:rFonts w:cs="Arial"/>
                <w:szCs w:val="18"/>
                <w:lang w:val="fr-CA"/>
              </w:rPr>
              <w:t>geologictime</w:t>
            </w:r>
            <w:r w:rsidRPr="00D80351">
              <w:rPr>
                <w:rFonts w:cs="Arial"/>
                <w:szCs w:val="18"/>
                <w:lang w:val="en-US"/>
              </w:rPr>
              <w:t>/xsd</w:t>
            </w:r>
          </w:p>
        </w:tc>
      </w:tr>
      <w:tr w:rsidR="00480BB6" w:rsidRPr="00DE63EA" w14:paraId="2A939F8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553CBF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C4373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4862D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geologictime</w:t>
            </w:r>
            <w:r>
              <w:rPr>
                <w:rFonts w:ascii="Arial" w:hAnsi="Arial" w:cs="Arial"/>
                <w:sz w:val="18"/>
                <w:szCs w:val="18"/>
                <w:lang w:val="fr-CA"/>
              </w:rPr>
              <w:t>/xsd</w:t>
            </w:r>
          </w:p>
        </w:tc>
      </w:tr>
      <w:tr w:rsidR="00480BB6" w:rsidRPr="00DE63EA" w14:paraId="0E0F18C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C5B57F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74B078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46CD40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Geologic Time</w:t>
            </w:r>
            <w:r w:rsidRPr="000E1B87">
              <w:rPr>
                <w:rFonts w:cs="Arial"/>
                <w:szCs w:val="18"/>
                <w:lang w:eastAsia="en-US"/>
              </w:rPr>
              <w:t xml:space="preserve"> XML documents are valid</w:t>
            </w:r>
          </w:p>
        </w:tc>
      </w:tr>
      <w:tr w:rsidR="00480BB6" w:rsidRPr="00DE63EA" w14:paraId="4EF7D81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35D3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FF4F8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3E04D0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DE080E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52AB0D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CE2B6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D64C4D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44438E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8BE60C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A94A9D5"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w:t>
            </w:r>
            <w:r w:rsidRPr="00937CDA">
              <w:rPr>
                <w:rFonts w:cs="Arial"/>
                <w:szCs w:val="18"/>
                <w:lang w:val="en-US"/>
              </w:rPr>
              <w:t>geologictime</w:t>
            </w:r>
            <w:r>
              <w:rPr>
                <w:rFonts w:cs="Arial"/>
                <w:szCs w:val="18"/>
                <w:lang w:val="en-US"/>
              </w:rPr>
              <w:t>/sch</w:t>
            </w:r>
          </w:p>
        </w:tc>
      </w:tr>
      <w:tr w:rsidR="00480BB6" w:rsidRPr="00DE63EA" w14:paraId="7F1C32BC"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847DEA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361D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F13366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geologictime</w:t>
            </w:r>
            <w:r>
              <w:rPr>
                <w:rFonts w:ascii="Arial" w:hAnsi="Arial" w:cs="Arial"/>
                <w:sz w:val="18"/>
                <w:szCs w:val="18"/>
                <w:lang w:val="fr-CA"/>
              </w:rPr>
              <w:t>/sch</w:t>
            </w:r>
          </w:p>
        </w:tc>
      </w:tr>
      <w:tr w:rsidR="00480BB6" w:rsidRPr="00DE63EA" w14:paraId="7D2361E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D3648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C3C5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88F510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3117C35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6F291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88394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50A8E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681FD703"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AD178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6D523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AF8DC1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28886F93" w14:textId="77777777" w:rsidR="00480BB6" w:rsidRPr="002E3AD0" w:rsidRDefault="00480BB6" w:rsidP="00480BB6"/>
    <w:p w14:paraId="152D19F2" w14:textId="77777777" w:rsidR="00480BB6" w:rsidRPr="002E3AD0" w:rsidRDefault="00480BB6" w:rsidP="00480BB6"/>
    <w:p w14:paraId="7E490D96" w14:textId="77777777" w:rsidR="00480BB6" w:rsidRDefault="00480BB6" w:rsidP="00480BB6">
      <w:pPr>
        <w:spacing w:after="200" w:line="276" w:lineRule="auto"/>
      </w:pPr>
      <w:r>
        <w:br w:type="page"/>
      </w:r>
    </w:p>
    <w:p w14:paraId="539B27EE" w14:textId="77777777" w:rsidR="00480BB6" w:rsidRPr="002E3AD0" w:rsidRDefault="00480BB6" w:rsidP="00480BB6"/>
    <w:p w14:paraId="0257B9A5" w14:textId="41B0D0CB" w:rsidR="00480BB6" w:rsidRPr="00B464F3" w:rsidRDefault="00480BB6" w:rsidP="00B43806">
      <w:pPr>
        <w:pStyle w:val="OGCAnnexXX"/>
        <w:rPr>
          <w:lang w:val="en-CA"/>
        </w:rPr>
      </w:pPr>
      <w:bookmarkStart w:id="842" w:name="_Toc452643218"/>
      <w:r w:rsidRPr="00B464F3">
        <w:rPr>
          <w:lang w:val="en-CA"/>
        </w:rPr>
        <w:t>Conformance class: GeoSciML Borehole XML Encoding</w:t>
      </w:r>
      <w:bookmarkEnd w:id="842"/>
      <w:r w:rsidRPr="00B464F3">
        <w:rPr>
          <w:lang w:val="en-CA"/>
        </w:rP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272231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7A799CCB"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26811E3F"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-borehole</w:t>
            </w:r>
          </w:p>
        </w:tc>
      </w:tr>
      <w:tr w:rsidR="00480BB6" w:rsidRPr="00DE63EA" w14:paraId="61867A54"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FB8F8C8"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662CD8C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w:t>
            </w:r>
            <w:r w:rsidRPr="00937CDA">
              <w:rPr>
                <w:rFonts w:cs="Arial"/>
                <w:szCs w:val="18"/>
                <w:lang w:val="fr-CA"/>
              </w:rPr>
              <w:t>borehole</w:t>
            </w:r>
          </w:p>
        </w:tc>
      </w:tr>
      <w:tr w:rsidR="00480BB6" w:rsidRPr="00DE63EA" w14:paraId="78724E4C" w14:textId="77777777" w:rsidTr="0024128E">
        <w:tc>
          <w:tcPr>
            <w:tcW w:w="1549" w:type="dxa"/>
            <w:tcBorders>
              <w:top w:val="single" w:sz="12" w:space="0" w:color="auto"/>
              <w:left w:val="single" w:sz="12" w:space="0" w:color="auto"/>
              <w:bottom w:val="single" w:sz="4" w:space="0" w:color="auto"/>
              <w:right w:val="single" w:sz="4" w:space="0" w:color="auto"/>
            </w:tcBorders>
          </w:tcPr>
          <w:p w14:paraId="7F0FCF63"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C94183B"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/conf/gsml4xsd/core</w:t>
            </w:r>
          </w:p>
        </w:tc>
      </w:tr>
      <w:tr w:rsidR="00480BB6" w:rsidRPr="00DE63EA" w14:paraId="7C0930F8" w14:textId="77777777" w:rsidTr="0024128E">
        <w:tc>
          <w:tcPr>
            <w:tcW w:w="1549" w:type="dxa"/>
            <w:tcBorders>
              <w:top w:val="single" w:sz="12" w:space="0" w:color="auto"/>
              <w:left w:val="single" w:sz="12" w:space="0" w:color="auto"/>
              <w:bottom w:val="single" w:sz="4" w:space="0" w:color="auto"/>
              <w:right w:val="single" w:sz="4" w:space="0" w:color="auto"/>
            </w:tcBorders>
          </w:tcPr>
          <w:p w14:paraId="5432A2A8"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596FA32" w14:textId="034D856B" w:rsidR="00480BB6" w:rsidRPr="00CE2547" w:rsidRDefault="00CE2547" w:rsidP="00CE2547">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CE2547">
              <w:rPr>
                <w:rFonts w:cs="Arial"/>
                <w:szCs w:val="18"/>
                <w:lang w:val="en-US"/>
              </w:rPr>
              <w:t xml:space="preserve">OGC 10-025r1  OMXML </w:t>
            </w:r>
          </w:p>
        </w:tc>
      </w:tr>
      <w:tr w:rsidR="00480BB6" w:rsidRPr="00DE63EA" w14:paraId="48BAD85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07A88E0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85CBC90"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w:t>
            </w:r>
            <w:r w:rsidRPr="00937CDA">
              <w:rPr>
                <w:rFonts w:cs="Arial"/>
                <w:szCs w:val="18"/>
                <w:lang w:val="fr-CA"/>
              </w:rPr>
              <w:t>borehole</w:t>
            </w:r>
            <w:r w:rsidRPr="00D80351">
              <w:rPr>
                <w:rFonts w:cs="Arial"/>
                <w:szCs w:val="18"/>
                <w:lang w:val="en-US"/>
              </w:rPr>
              <w:t>/xsd</w:t>
            </w:r>
          </w:p>
        </w:tc>
      </w:tr>
      <w:tr w:rsidR="00480BB6" w:rsidRPr="00DE63EA" w14:paraId="113F033F"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30AA7B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AD1327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68898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borehole</w:t>
            </w:r>
            <w:r>
              <w:rPr>
                <w:rFonts w:ascii="Arial" w:hAnsi="Arial" w:cs="Arial"/>
                <w:sz w:val="18"/>
                <w:szCs w:val="18"/>
                <w:lang w:val="fr-CA"/>
              </w:rPr>
              <w:t>/xsd</w:t>
            </w:r>
          </w:p>
        </w:tc>
      </w:tr>
      <w:tr w:rsidR="00480BB6" w:rsidRPr="00DE63EA" w14:paraId="03577F7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96C426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93C644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CE0B39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Borehole</w:t>
            </w:r>
            <w:r w:rsidRPr="000E1B87">
              <w:rPr>
                <w:rFonts w:cs="Arial"/>
                <w:szCs w:val="18"/>
                <w:lang w:eastAsia="en-US"/>
              </w:rPr>
              <w:t xml:space="preserve"> XML documents are valid</w:t>
            </w:r>
          </w:p>
        </w:tc>
      </w:tr>
      <w:tr w:rsidR="00480BB6" w:rsidRPr="00DE63EA" w14:paraId="19643DC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EC2454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DE9C75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C8FF2D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7ED6DAB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A3F2E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AA9D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573998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30295D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39086A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A8B748A"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w:t>
            </w:r>
            <w:r w:rsidRPr="00937CDA">
              <w:rPr>
                <w:rFonts w:cs="Arial"/>
                <w:szCs w:val="18"/>
                <w:lang w:val="en-US"/>
              </w:rPr>
              <w:t>borehole</w:t>
            </w:r>
            <w:r>
              <w:rPr>
                <w:rFonts w:cs="Arial"/>
                <w:szCs w:val="18"/>
                <w:lang w:val="en-US"/>
              </w:rPr>
              <w:t>/sch</w:t>
            </w:r>
          </w:p>
        </w:tc>
      </w:tr>
      <w:tr w:rsidR="00480BB6" w:rsidRPr="00DE63EA" w14:paraId="18FBB622"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53C47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8762A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8DFB3A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borehole</w:t>
            </w:r>
            <w:r>
              <w:rPr>
                <w:rFonts w:ascii="Arial" w:hAnsi="Arial" w:cs="Arial"/>
                <w:sz w:val="18"/>
                <w:szCs w:val="18"/>
                <w:lang w:val="fr-CA"/>
              </w:rPr>
              <w:t>/sch</w:t>
            </w:r>
          </w:p>
        </w:tc>
      </w:tr>
      <w:tr w:rsidR="00480BB6" w:rsidRPr="00DE63EA" w14:paraId="315735A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B86ED2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43B5F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AA9DB8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32DB806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9B2850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A59E2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CB124B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423514F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DA31D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2B78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5A0BB0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09719AB4" w14:textId="77777777" w:rsidR="00480BB6" w:rsidRPr="002E3AD0" w:rsidRDefault="00480BB6" w:rsidP="00480BB6"/>
    <w:p w14:paraId="6648987F" w14:textId="77777777" w:rsidR="00480BB6" w:rsidRPr="002E3AD0" w:rsidRDefault="00480BB6" w:rsidP="00480BB6"/>
    <w:p w14:paraId="0A0F2751" w14:textId="77777777" w:rsidR="00480BB6" w:rsidRDefault="00480BB6" w:rsidP="00480BB6">
      <w:pPr>
        <w:spacing w:after="200" w:line="276" w:lineRule="auto"/>
      </w:pPr>
      <w:r>
        <w:br w:type="page"/>
      </w:r>
    </w:p>
    <w:p w14:paraId="0264067A" w14:textId="77777777" w:rsidR="00480BB6" w:rsidRPr="002E3AD0" w:rsidRDefault="00480BB6" w:rsidP="00480BB6"/>
    <w:p w14:paraId="525924B3" w14:textId="65CB2221" w:rsidR="00480BB6" w:rsidRPr="00B464F3" w:rsidRDefault="00480BB6" w:rsidP="00B43806">
      <w:pPr>
        <w:pStyle w:val="OGCAnnexXX"/>
        <w:rPr>
          <w:lang w:val="en-CA"/>
        </w:rPr>
      </w:pPr>
      <w:bookmarkStart w:id="843" w:name="_Toc452643219"/>
      <w:r w:rsidRPr="00B464F3">
        <w:rPr>
          <w:lang w:val="en-CA"/>
        </w:rPr>
        <w:t>Conformance class: GeoSciML Laboratory and Analysis XML Encoding</w:t>
      </w:r>
      <w:bookmarkEnd w:id="843"/>
      <w:r w:rsidRPr="00B464F3">
        <w:rPr>
          <w:lang w:val="en-CA"/>
        </w:rP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0E39718"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0E1D194"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231F07C"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-lab</w:t>
            </w:r>
          </w:p>
        </w:tc>
      </w:tr>
      <w:tr w:rsidR="00480BB6" w:rsidRPr="00DE63EA" w14:paraId="30D91906"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6284995"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029BDF7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w:t>
            </w:r>
            <w:r>
              <w:rPr>
                <w:rFonts w:cs="Arial"/>
                <w:szCs w:val="18"/>
                <w:lang w:val="fr-CA"/>
              </w:rPr>
              <w:t>lab</w:t>
            </w:r>
          </w:p>
        </w:tc>
      </w:tr>
      <w:tr w:rsidR="00480BB6" w:rsidRPr="00DE63EA" w14:paraId="6965B4D9" w14:textId="77777777" w:rsidTr="0024128E">
        <w:tc>
          <w:tcPr>
            <w:tcW w:w="1549" w:type="dxa"/>
            <w:tcBorders>
              <w:top w:val="single" w:sz="12" w:space="0" w:color="auto"/>
              <w:left w:val="single" w:sz="12" w:space="0" w:color="auto"/>
              <w:bottom w:val="single" w:sz="4" w:space="0" w:color="auto"/>
              <w:right w:val="single" w:sz="4" w:space="0" w:color="auto"/>
            </w:tcBorders>
          </w:tcPr>
          <w:p w14:paraId="13A1BC86"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ECA13C8"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/conf/gsml4xsd/core</w:t>
            </w:r>
          </w:p>
        </w:tc>
      </w:tr>
      <w:tr w:rsidR="00480BB6" w:rsidRPr="00DE63EA" w14:paraId="6946A695" w14:textId="77777777" w:rsidTr="0024128E">
        <w:tc>
          <w:tcPr>
            <w:tcW w:w="1549" w:type="dxa"/>
            <w:tcBorders>
              <w:top w:val="single" w:sz="12" w:space="0" w:color="auto"/>
              <w:left w:val="single" w:sz="12" w:space="0" w:color="auto"/>
              <w:bottom w:val="single" w:sz="4" w:space="0" w:color="auto"/>
              <w:right w:val="single" w:sz="4" w:space="0" w:color="auto"/>
            </w:tcBorders>
          </w:tcPr>
          <w:p w14:paraId="7DD7D6D3"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C594F5E" w14:textId="1CDA5C17" w:rsidR="00480BB6" w:rsidRDefault="00CE2547"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CE2547">
              <w:rPr>
                <w:rFonts w:cs="Arial"/>
                <w:szCs w:val="18"/>
                <w:lang w:val="en-US"/>
              </w:rPr>
              <w:t>OGC 10-025r1  OMXML</w:t>
            </w:r>
          </w:p>
        </w:tc>
      </w:tr>
      <w:tr w:rsidR="00480BB6" w:rsidRPr="00DE63EA" w14:paraId="64BA1C46"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6718F6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D962945"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w:t>
            </w:r>
            <w:r>
              <w:rPr>
                <w:rFonts w:cs="Arial"/>
                <w:szCs w:val="18"/>
                <w:lang w:val="fr-CA"/>
              </w:rPr>
              <w:t>lab</w:t>
            </w:r>
            <w:r w:rsidRPr="00D80351">
              <w:rPr>
                <w:rFonts w:cs="Arial"/>
                <w:szCs w:val="18"/>
                <w:lang w:val="en-US"/>
              </w:rPr>
              <w:t>/xsd</w:t>
            </w:r>
          </w:p>
        </w:tc>
      </w:tr>
      <w:tr w:rsidR="00480BB6" w:rsidRPr="00DE63EA" w14:paraId="5F780B78"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2DB8BF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9530B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57B8A5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-lab/xsd</w:t>
            </w:r>
          </w:p>
        </w:tc>
      </w:tr>
      <w:tr w:rsidR="00480BB6" w:rsidRPr="00DE63EA" w14:paraId="160E982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5CD3D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337790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22AFBE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Laboratory and Analysis</w:t>
            </w:r>
            <w:r w:rsidRPr="000E1B87">
              <w:rPr>
                <w:rFonts w:cs="Arial"/>
                <w:szCs w:val="18"/>
                <w:lang w:eastAsia="en-US"/>
              </w:rPr>
              <w:t xml:space="preserve"> XML documents are valid</w:t>
            </w:r>
          </w:p>
        </w:tc>
      </w:tr>
      <w:tr w:rsidR="00480BB6" w:rsidRPr="00DE63EA" w14:paraId="641E742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EFAB5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D8E0C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D82F5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2A449D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59D7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4BA931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4A9015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5DAB828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3B230B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6030A36"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-lab/sch</w:t>
            </w:r>
          </w:p>
        </w:tc>
      </w:tr>
      <w:tr w:rsidR="00480BB6" w:rsidRPr="00DE63EA" w14:paraId="68DDA2D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17BB1E6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8A39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1CAB70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-lab/sch</w:t>
            </w:r>
          </w:p>
        </w:tc>
      </w:tr>
      <w:tr w:rsidR="00480BB6" w:rsidRPr="00DE63EA" w14:paraId="00A349B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BC5EE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92A7F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74301A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2EBB311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5000D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F3C3E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5281B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19F326A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E57066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9CE54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D156C9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201FD4E7" w14:textId="77777777" w:rsidR="00480BB6" w:rsidRDefault="00480BB6" w:rsidP="00480BB6"/>
    <w:p w14:paraId="7723B021" w14:textId="2F28C81E" w:rsidR="00B61014" w:rsidRPr="002E3AD0" w:rsidRDefault="00B61014" w:rsidP="00480BB6">
      <w:r>
        <w:br w:type="page"/>
      </w:r>
    </w:p>
    <w:p w14:paraId="352A00F8" w14:textId="2CAA55B9" w:rsidR="009A7B37" w:rsidRPr="00D12552" w:rsidRDefault="009A7B37" w:rsidP="00B464F3">
      <w:pPr>
        <w:pStyle w:val="OGCAnnexX"/>
        <w:rPr>
          <w:lang w:val="en-CA"/>
        </w:rPr>
      </w:pPr>
      <w:bookmarkStart w:id="844" w:name="_Toc165888231"/>
      <w:bookmarkStart w:id="845" w:name="_Toc452643220"/>
      <w:r w:rsidRPr="00D12552">
        <w:rPr>
          <w:lang w:val="en-CA"/>
        </w:rPr>
        <w:lastRenderedPageBreak/>
        <w:t>Revision history</w:t>
      </w:r>
      <w:bookmarkEnd w:id="844"/>
      <w:bookmarkEnd w:id="845"/>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B464F3">
            <w:pPr>
              <w:pStyle w:val="OGCtabletext"/>
            </w:pPr>
            <w: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B464F3">
            <w:pPr>
              <w:pStyle w:val="OGCtabletext"/>
            </w:pPr>
            <w: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B464F3">
            <w:pPr>
              <w:pStyle w:val="OGCtabletext"/>
            </w:pPr>
            <w: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B464F3">
            <w:pPr>
              <w:pStyle w:val="OGCtabletext"/>
            </w:pPr>
            <w: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B464F3">
            <w:pPr>
              <w:pStyle w:val="OGCtabletext"/>
            </w:pPr>
            <w:r>
              <w:t>Moved text into standard OGC template</w:t>
            </w:r>
          </w:p>
        </w:tc>
      </w:tr>
      <w:tr w:rsidR="00195C7D" w:rsidRPr="00D12552" w14:paraId="554F5B68" w14:textId="77777777">
        <w:tc>
          <w:tcPr>
            <w:tcW w:w="1095" w:type="dxa"/>
            <w:tcBorders>
              <w:top w:val="single" w:sz="4" w:space="0" w:color="auto"/>
              <w:left w:val="single" w:sz="4" w:space="0" w:color="auto"/>
              <w:bottom w:val="single" w:sz="4" w:space="0" w:color="auto"/>
              <w:right w:val="single" w:sz="4" w:space="0" w:color="auto"/>
            </w:tcBorders>
          </w:tcPr>
          <w:p w14:paraId="4E293851" w14:textId="2C34C7AB" w:rsidR="00195C7D" w:rsidRDefault="00195C7D" w:rsidP="00B464F3">
            <w:pPr>
              <w:pStyle w:val="OGCtabletext"/>
            </w:pPr>
            <w:r>
              <w:t>2015-10-</w:t>
            </w:r>
          </w:p>
        </w:tc>
        <w:tc>
          <w:tcPr>
            <w:tcW w:w="990" w:type="dxa"/>
            <w:tcBorders>
              <w:top w:val="single" w:sz="4" w:space="0" w:color="auto"/>
              <w:left w:val="single" w:sz="4" w:space="0" w:color="auto"/>
              <w:bottom w:val="single" w:sz="4" w:space="0" w:color="auto"/>
              <w:right w:val="single" w:sz="4" w:space="0" w:color="auto"/>
            </w:tcBorders>
          </w:tcPr>
          <w:p w14:paraId="1E6252DF" w14:textId="3FC51066" w:rsidR="00195C7D" w:rsidRDefault="00401781" w:rsidP="00B464F3">
            <w:pPr>
              <w:pStyle w:val="OGCtabletext"/>
            </w:pPr>
            <w:r>
              <w:t>1.0.0</w:t>
            </w:r>
          </w:p>
        </w:tc>
        <w:tc>
          <w:tcPr>
            <w:tcW w:w="990" w:type="dxa"/>
            <w:tcBorders>
              <w:top w:val="single" w:sz="4" w:space="0" w:color="auto"/>
              <w:left w:val="single" w:sz="4" w:space="0" w:color="auto"/>
              <w:bottom w:val="single" w:sz="4" w:space="0" w:color="auto"/>
              <w:right w:val="single" w:sz="4" w:space="0" w:color="auto"/>
            </w:tcBorders>
          </w:tcPr>
          <w:p w14:paraId="3D11E784" w14:textId="5046C807" w:rsidR="00195C7D" w:rsidRDefault="00195C7D" w:rsidP="00B464F3">
            <w:pPr>
              <w:pStyle w:val="OGCtabletext"/>
            </w:pPr>
            <w:r>
              <w:t>Eric Boisvert</w:t>
            </w:r>
          </w:p>
        </w:tc>
        <w:tc>
          <w:tcPr>
            <w:tcW w:w="2130" w:type="dxa"/>
            <w:tcBorders>
              <w:top w:val="single" w:sz="4" w:space="0" w:color="auto"/>
              <w:left w:val="single" w:sz="4" w:space="0" w:color="auto"/>
              <w:bottom w:val="single" w:sz="4" w:space="0" w:color="auto"/>
              <w:right w:val="single" w:sz="4" w:space="0" w:color="auto"/>
            </w:tcBorders>
          </w:tcPr>
          <w:p w14:paraId="72EB76C3" w14:textId="1E00F859" w:rsidR="00195C7D" w:rsidRDefault="00195C7D" w:rsidP="00B464F3">
            <w:pPr>
              <w:pStyle w:val="OGCtabletext"/>
            </w:pPr>
            <w:r>
              <w:t>Portrayal and basic</w:t>
            </w:r>
          </w:p>
        </w:tc>
        <w:tc>
          <w:tcPr>
            <w:tcW w:w="3345" w:type="dxa"/>
            <w:tcBorders>
              <w:top w:val="single" w:sz="4" w:space="0" w:color="auto"/>
              <w:left w:val="single" w:sz="4" w:space="0" w:color="auto"/>
              <w:bottom w:val="single" w:sz="4" w:space="0" w:color="auto"/>
              <w:right w:val="single" w:sz="4" w:space="0" w:color="auto"/>
            </w:tcBorders>
          </w:tcPr>
          <w:p w14:paraId="4E37FF70" w14:textId="264428A1" w:rsidR="00195C7D" w:rsidRDefault="00195C7D" w:rsidP="00B464F3">
            <w:pPr>
              <w:pStyle w:val="OGCtabletext"/>
            </w:pPr>
            <w:r>
              <w:t>Group review of some clauses at Ispra meeting.</w:t>
            </w:r>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56DB0AA9" w:rsidR="009A7B37" w:rsidRPr="00D12552" w:rsidRDefault="00195C7D" w:rsidP="00B464F3">
            <w:pPr>
              <w:pStyle w:val="OGCtabletext"/>
            </w:pPr>
            <w:r>
              <w:t>2016-01-05</w:t>
            </w:r>
          </w:p>
        </w:tc>
        <w:tc>
          <w:tcPr>
            <w:tcW w:w="990" w:type="dxa"/>
            <w:tcBorders>
              <w:top w:val="single" w:sz="4" w:space="0" w:color="auto"/>
              <w:left w:val="single" w:sz="4" w:space="0" w:color="auto"/>
              <w:bottom w:val="single" w:sz="4" w:space="0" w:color="auto"/>
              <w:right w:val="single" w:sz="4" w:space="0" w:color="auto"/>
            </w:tcBorders>
          </w:tcPr>
          <w:p w14:paraId="5BFB4DDC" w14:textId="7349664C" w:rsidR="009A7B37" w:rsidRPr="00D12552" w:rsidRDefault="00401781" w:rsidP="00B464F3">
            <w:pPr>
              <w:pStyle w:val="OGCtabletext"/>
            </w:pPr>
            <w:r>
              <w:t>1.0</w:t>
            </w:r>
            <w:r w:rsidR="00195C7D">
              <w:t>.0</w:t>
            </w:r>
          </w:p>
        </w:tc>
        <w:tc>
          <w:tcPr>
            <w:tcW w:w="990" w:type="dxa"/>
            <w:tcBorders>
              <w:top w:val="single" w:sz="4" w:space="0" w:color="auto"/>
              <w:left w:val="single" w:sz="4" w:space="0" w:color="auto"/>
              <w:bottom w:val="single" w:sz="4" w:space="0" w:color="auto"/>
              <w:right w:val="single" w:sz="4" w:space="0" w:color="auto"/>
            </w:tcBorders>
          </w:tcPr>
          <w:p w14:paraId="52E6D879" w14:textId="36584A99" w:rsidR="009A7B37" w:rsidRPr="00D12552" w:rsidRDefault="00195C7D" w:rsidP="00B464F3">
            <w:pPr>
              <w:pStyle w:val="OGCtabletext"/>
            </w:pPr>
            <w:r>
              <w:t>Eric Boisvert</w:t>
            </w:r>
          </w:p>
        </w:tc>
        <w:tc>
          <w:tcPr>
            <w:tcW w:w="2130" w:type="dxa"/>
            <w:tcBorders>
              <w:top w:val="single" w:sz="4" w:space="0" w:color="auto"/>
              <w:left w:val="single" w:sz="4" w:space="0" w:color="auto"/>
              <w:bottom w:val="single" w:sz="4" w:space="0" w:color="auto"/>
              <w:right w:val="single" w:sz="4" w:space="0" w:color="auto"/>
            </w:tcBorders>
          </w:tcPr>
          <w:p w14:paraId="7D0B74D7" w14:textId="74328EF8" w:rsidR="009A7B37" w:rsidRPr="00D12552" w:rsidRDefault="00195C7D" w:rsidP="00B464F3">
            <w:pPr>
              <w:pStyle w:val="OGCtabletext"/>
            </w:pPr>
            <w:r>
              <w:t>All</w:t>
            </w:r>
          </w:p>
        </w:tc>
        <w:tc>
          <w:tcPr>
            <w:tcW w:w="3345" w:type="dxa"/>
            <w:tcBorders>
              <w:top w:val="single" w:sz="4" w:space="0" w:color="auto"/>
              <w:left w:val="single" w:sz="4" w:space="0" w:color="auto"/>
              <w:bottom w:val="single" w:sz="4" w:space="0" w:color="auto"/>
              <w:right w:val="single" w:sz="4" w:space="0" w:color="auto"/>
            </w:tcBorders>
          </w:tcPr>
          <w:p w14:paraId="3B8E68F9" w14:textId="25C18F74" w:rsidR="009A7B37" w:rsidRPr="00D12552" w:rsidRDefault="00195C7D" w:rsidP="00B464F3">
            <w:pPr>
              <w:pStyle w:val="OGCtabletext"/>
            </w:pPr>
            <w:r>
              <w:t xml:space="preserve">Global review of text for first draft </w:t>
            </w:r>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8817960" w:rsidR="009A7B37" w:rsidRPr="00D12552" w:rsidRDefault="00227147" w:rsidP="00B43806">
            <w:pPr>
              <w:pStyle w:val="Listepuces"/>
            </w:pPr>
            <w:r>
              <w:t>2016-02-03</w:t>
            </w:r>
          </w:p>
        </w:tc>
        <w:tc>
          <w:tcPr>
            <w:tcW w:w="990" w:type="dxa"/>
            <w:tcBorders>
              <w:top w:val="single" w:sz="4" w:space="0" w:color="auto"/>
              <w:left w:val="single" w:sz="4" w:space="0" w:color="auto"/>
              <w:bottom w:val="single" w:sz="4" w:space="0" w:color="auto"/>
              <w:right w:val="single" w:sz="4" w:space="0" w:color="auto"/>
            </w:tcBorders>
          </w:tcPr>
          <w:p w14:paraId="2E90B369" w14:textId="61E65D34" w:rsidR="009A7B37" w:rsidRPr="00D12552" w:rsidRDefault="00401781" w:rsidP="00B43806">
            <w:pPr>
              <w:pStyle w:val="Listepuces"/>
            </w:pPr>
            <w:r>
              <w:t>1.0.0</w:t>
            </w:r>
          </w:p>
        </w:tc>
        <w:tc>
          <w:tcPr>
            <w:tcW w:w="990" w:type="dxa"/>
            <w:tcBorders>
              <w:top w:val="single" w:sz="4" w:space="0" w:color="auto"/>
              <w:left w:val="single" w:sz="4" w:space="0" w:color="auto"/>
              <w:bottom w:val="single" w:sz="4" w:space="0" w:color="auto"/>
              <w:right w:val="single" w:sz="4" w:space="0" w:color="auto"/>
            </w:tcBorders>
          </w:tcPr>
          <w:p w14:paraId="003FA18F" w14:textId="1A1A5D7A" w:rsidR="009A7B37" w:rsidRPr="00D12552" w:rsidRDefault="00227147" w:rsidP="00B43806">
            <w:pPr>
              <w:pStyle w:val="Listepuces"/>
            </w:pPr>
            <w:r>
              <w:t>Ollie Raymond</w:t>
            </w:r>
          </w:p>
        </w:tc>
        <w:tc>
          <w:tcPr>
            <w:tcW w:w="2130" w:type="dxa"/>
            <w:tcBorders>
              <w:top w:val="single" w:sz="4" w:space="0" w:color="auto"/>
              <w:left w:val="single" w:sz="4" w:space="0" w:color="auto"/>
              <w:bottom w:val="single" w:sz="4" w:space="0" w:color="auto"/>
              <w:right w:val="single" w:sz="4" w:space="0" w:color="auto"/>
            </w:tcBorders>
          </w:tcPr>
          <w:p w14:paraId="24259955" w14:textId="2CD3D5C0" w:rsidR="009A7B37" w:rsidRPr="00D12552" w:rsidRDefault="00227147" w:rsidP="00B43806">
            <w:pPr>
              <w:pStyle w:val="Listepuces"/>
            </w:pPr>
            <w:r>
              <w:t>Many</w:t>
            </w:r>
          </w:p>
        </w:tc>
        <w:tc>
          <w:tcPr>
            <w:tcW w:w="3345" w:type="dxa"/>
            <w:tcBorders>
              <w:top w:val="single" w:sz="4" w:space="0" w:color="auto"/>
              <w:left w:val="single" w:sz="4" w:space="0" w:color="auto"/>
              <w:bottom w:val="single" w:sz="4" w:space="0" w:color="auto"/>
              <w:right w:val="single" w:sz="4" w:space="0" w:color="auto"/>
            </w:tcBorders>
          </w:tcPr>
          <w:p w14:paraId="51781610" w14:textId="734B5A4B" w:rsidR="009A7B37" w:rsidRPr="00D12552" w:rsidRDefault="00227147" w:rsidP="00B43806">
            <w:pPr>
              <w:pStyle w:val="Listepuces"/>
            </w:pPr>
            <w:r>
              <w:t>General review</w:t>
            </w:r>
          </w:p>
        </w:tc>
      </w:tr>
      <w:tr w:rsidR="00401781" w:rsidRPr="00D12552" w14:paraId="50AF4230" w14:textId="77777777">
        <w:tc>
          <w:tcPr>
            <w:tcW w:w="1095" w:type="dxa"/>
            <w:tcBorders>
              <w:top w:val="single" w:sz="4" w:space="0" w:color="auto"/>
              <w:left w:val="single" w:sz="4" w:space="0" w:color="auto"/>
              <w:bottom w:val="single" w:sz="4" w:space="0" w:color="auto"/>
              <w:right w:val="single" w:sz="4" w:space="0" w:color="auto"/>
            </w:tcBorders>
          </w:tcPr>
          <w:p w14:paraId="306FE973" w14:textId="6E8B0845" w:rsidR="00401781" w:rsidRDefault="00401781" w:rsidP="00B464F3">
            <w:pPr>
              <w:pStyle w:val="Listepuces"/>
            </w:pPr>
            <w:r>
              <w:t>2016-04-02</w:t>
            </w:r>
          </w:p>
        </w:tc>
        <w:tc>
          <w:tcPr>
            <w:tcW w:w="990" w:type="dxa"/>
            <w:tcBorders>
              <w:top w:val="single" w:sz="4" w:space="0" w:color="auto"/>
              <w:left w:val="single" w:sz="4" w:space="0" w:color="auto"/>
              <w:bottom w:val="single" w:sz="4" w:space="0" w:color="auto"/>
              <w:right w:val="single" w:sz="4" w:space="0" w:color="auto"/>
            </w:tcBorders>
          </w:tcPr>
          <w:p w14:paraId="505B9B72" w14:textId="4C0DCCE7" w:rsidR="00401781" w:rsidRPr="00D12552" w:rsidRDefault="00401781" w:rsidP="00B464F3">
            <w:pPr>
              <w:pStyle w:val="Listepuces"/>
            </w:pPr>
            <w:r>
              <w:t>1.0.0</w:t>
            </w:r>
          </w:p>
        </w:tc>
        <w:tc>
          <w:tcPr>
            <w:tcW w:w="990" w:type="dxa"/>
            <w:tcBorders>
              <w:top w:val="single" w:sz="4" w:space="0" w:color="auto"/>
              <w:left w:val="single" w:sz="4" w:space="0" w:color="auto"/>
              <w:bottom w:val="single" w:sz="4" w:space="0" w:color="auto"/>
              <w:right w:val="single" w:sz="4" w:space="0" w:color="auto"/>
            </w:tcBorders>
          </w:tcPr>
          <w:p w14:paraId="656746DE" w14:textId="51DAA865" w:rsidR="00401781" w:rsidRDefault="00401781" w:rsidP="00B464F3">
            <w:pPr>
              <w:pStyle w:val="Listepuces"/>
            </w:pPr>
            <w:r>
              <w:t>Eric Boisvert</w:t>
            </w:r>
          </w:p>
        </w:tc>
        <w:tc>
          <w:tcPr>
            <w:tcW w:w="2130" w:type="dxa"/>
            <w:tcBorders>
              <w:top w:val="single" w:sz="4" w:space="0" w:color="auto"/>
              <w:left w:val="single" w:sz="4" w:space="0" w:color="auto"/>
              <w:bottom w:val="single" w:sz="4" w:space="0" w:color="auto"/>
              <w:right w:val="single" w:sz="4" w:space="0" w:color="auto"/>
            </w:tcBorders>
          </w:tcPr>
          <w:p w14:paraId="4616A66A" w14:textId="487A8F09" w:rsidR="00401781" w:rsidRDefault="00401781" w:rsidP="00B464F3">
            <w:pPr>
              <w:pStyle w:val="Listepuces"/>
            </w:pPr>
            <w:r>
              <w:t>All</w:t>
            </w:r>
          </w:p>
        </w:tc>
        <w:tc>
          <w:tcPr>
            <w:tcW w:w="3345" w:type="dxa"/>
            <w:tcBorders>
              <w:top w:val="single" w:sz="4" w:space="0" w:color="auto"/>
              <w:left w:val="single" w:sz="4" w:space="0" w:color="auto"/>
              <w:bottom w:val="single" w:sz="4" w:space="0" w:color="auto"/>
              <w:right w:val="single" w:sz="4" w:space="0" w:color="auto"/>
            </w:tcBorders>
          </w:tcPr>
          <w:p w14:paraId="6DFAFC55" w14:textId="3447C471" w:rsidR="00401781" w:rsidRDefault="00401781" w:rsidP="00B464F3">
            <w:pPr>
              <w:pStyle w:val="Listepuces"/>
            </w:pPr>
            <w:r>
              <w:t>Review, document structure</w:t>
            </w:r>
            <w:r w:rsidR="006C3FF2">
              <w:t>, Bibliography</w:t>
            </w:r>
          </w:p>
        </w:tc>
      </w:tr>
      <w:tr w:rsidR="00F22884" w:rsidRPr="00D12552" w14:paraId="433DAA04" w14:textId="77777777">
        <w:tc>
          <w:tcPr>
            <w:tcW w:w="1095" w:type="dxa"/>
            <w:tcBorders>
              <w:top w:val="single" w:sz="4" w:space="0" w:color="auto"/>
              <w:left w:val="single" w:sz="4" w:space="0" w:color="auto"/>
              <w:bottom w:val="single" w:sz="4" w:space="0" w:color="auto"/>
              <w:right w:val="single" w:sz="4" w:space="0" w:color="auto"/>
            </w:tcBorders>
          </w:tcPr>
          <w:p w14:paraId="18953B48" w14:textId="3A7439F0" w:rsidR="00F22884" w:rsidRDefault="00F22884" w:rsidP="00B464F3">
            <w:pPr>
              <w:pStyle w:val="Listepuces"/>
            </w:pPr>
            <w:r>
              <w:t>2016-05-04</w:t>
            </w:r>
          </w:p>
        </w:tc>
        <w:tc>
          <w:tcPr>
            <w:tcW w:w="990" w:type="dxa"/>
            <w:tcBorders>
              <w:top w:val="single" w:sz="4" w:space="0" w:color="auto"/>
              <w:left w:val="single" w:sz="4" w:space="0" w:color="auto"/>
              <w:bottom w:val="single" w:sz="4" w:space="0" w:color="auto"/>
              <w:right w:val="single" w:sz="4" w:space="0" w:color="auto"/>
            </w:tcBorders>
          </w:tcPr>
          <w:p w14:paraId="300FF39A" w14:textId="0F83904B" w:rsidR="00F22884" w:rsidRDefault="00F22884" w:rsidP="00B464F3">
            <w:pPr>
              <w:pStyle w:val="Listepuces"/>
            </w:pPr>
            <w:r>
              <w:t>1.0.0</w:t>
            </w:r>
          </w:p>
        </w:tc>
        <w:tc>
          <w:tcPr>
            <w:tcW w:w="990" w:type="dxa"/>
            <w:tcBorders>
              <w:top w:val="single" w:sz="4" w:space="0" w:color="auto"/>
              <w:left w:val="single" w:sz="4" w:space="0" w:color="auto"/>
              <w:bottom w:val="single" w:sz="4" w:space="0" w:color="auto"/>
              <w:right w:val="single" w:sz="4" w:space="0" w:color="auto"/>
            </w:tcBorders>
          </w:tcPr>
          <w:p w14:paraId="6F01287E" w14:textId="0AB1188D" w:rsidR="00F22884" w:rsidRDefault="00F22884" w:rsidP="00B464F3">
            <w:pPr>
              <w:pStyle w:val="Listepuces"/>
            </w:pPr>
            <w:r>
              <w:t>Marcus Sen</w:t>
            </w:r>
          </w:p>
        </w:tc>
        <w:tc>
          <w:tcPr>
            <w:tcW w:w="2130" w:type="dxa"/>
            <w:tcBorders>
              <w:top w:val="single" w:sz="4" w:space="0" w:color="auto"/>
              <w:left w:val="single" w:sz="4" w:space="0" w:color="auto"/>
              <w:bottom w:val="single" w:sz="4" w:space="0" w:color="auto"/>
              <w:right w:val="single" w:sz="4" w:space="0" w:color="auto"/>
            </w:tcBorders>
          </w:tcPr>
          <w:p w14:paraId="1A7B69E7" w14:textId="69DF0633" w:rsidR="00F22884" w:rsidRDefault="00F22884" w:rsidP="00B464F3">
            <w:pPr>
              <w:pStyle w:val="Listepuces"/>
            </w:pPr>
            <w:r>
              <w:t>All</w:t>
            </w:r>
          </w:p>
        </w:tc>
        <w:tc>
          <w:tcPr>
            <w:tcW w:w="3345" w:type="dxa"/>
            <w:tcBorders>
              <w:top w:val="single" w:sz="4" w:space="0" w:color="auto"/>
              <w:left w:val="single" w:sz="4" w:space="0" w:color="auto"/>
              <w:bottom w:val="single" w:sz="4" w:space="0" w:color="auto"/>
              <w:right w:val="single" w:sz="4" w:space="0" w:color="auto"/>
            </w:tcBorders>
          </w:tcPr>
          <w:p w14:paraId="0B9A8DC6" w14:textId="7BD75F9E" w:rsidR="00F22884" w:rsidRDefault="00F22884" w:rsidP="00B464F3">
            <w:pPr>
              <w:pStyle w:val="Listepuces"/>
            </w:pPr>
            <w:r>
              <w:t>Editorial changes, removed all tracks</w:t>
            </w:r>
          </w:p>
        </w:tc>
      </w:tr>
      <w:tr w:rsidR="004832DE" w:rsidRPr="00D12552" w14:paraId="587E3303" w14:textId="77777777">
        <w:tc>
          <w:tcPr>
            <w:tcW w:w="1095" w:type="dxa"/>
            <w:tcBorders>
              <w:top w:val="single" w:sz="4" w:space="0" w:color="auto"/>
              <w:left w:val="single" w:sz="4" w:space="0" w:color="auto"/>
              <w:bottom w:val="single" w:sz="4" w:space="0" w:color="auto"/>
              <w:right w:val="single" w:sz="4" w:space="0" w:color="auto"/>
            </w:tcBorders>
          </w:tcPr>
          <w:p w14:paraId="5450CE45" w14:textId="72980BA0" w:rsidR="004832DE" w:rsidRDefault="004832DE" w:rsidP="00B464F3">
            <w:pPr>
              <w:pStyle w:val="Listepuces"/>
            </w:pPr>
            <w:r>
              <w:t>2016-05-26</w:t>
            </w:r>
          </w:p>
        </w:tc>
        <w:tc>
          <w:tcPr>
            <w:tcW w:w="990" w:type="dxa"/>
            <w:tcBorders>
              <w:top w:val="single" w:sz="4" w:space="0" w:color="auto"/>
              <w:left w:val="single" w:sz="4" w:space="0" w:color="auto"/>
              <w:bottom w:val="single" w:sz="4" w:space="0" w:color="auto"/>
              <w:right w:val="single" w:sz="4" w:space="0" w:color="auto"/>
            </w:tcBorders>
          </w:tcPr>
          <w:p w14:paraId="3B0616F1" w14:textId="4E02EF36" w:rsidR="004832DE" w:rsidRDefault="004832DE" w:rsidP="00B464F3">
            <w:pPr>
              <w:pStyle w:val="Listepuces"/>
            </w:pPr>
            <w:r>
              <w:t>1.1.0</w:t>
            </w:r>
          </w:p>
        </w:tc>
        <w:tc>
          <w:tcPr>
            <w:tcW w:w="990" w:type="dxa"/>
            <w:tcBorders>
              <w:top w:val="single" w:sz="4" w:space="0" w:color="auto"/>
              <w:left w:val="single" w:sz="4" w:space="0" w:color="auto"/>
              <w:bottom w:val="single" w:sz="4" w:space="0" w:color="auto"/>
              <w:right w:val="single" w:sz="4" w:space="0" w:color="auto"/>
            </w:tcBorders>
          </w:tcPr>
          <w:p w14:paraId="73AAE846" w14:textId="619FCEA5" w:rsidR="004832DE" w:rsidRDefault="004832DE" w:rsidP="00B464F3">
            <w:pPr>
              <w:pStyle w:val="Listepuces"/>
            </w:pPr>
            <w:r>
              <w:t>Eric Boisvert</w:t>
            </w:r>
          </w:p>
        </w:tc>
        <w:tc>
          <w:tcPr>
            <w:tcW w:w="2130" w:type="dxa"/>
            <w:tcBorders>
              <w:top w:val="single" w:sz="4" w:space="0" w:color="auto"/>
              <w:left w:val="single" w:sz="4" w:space="0" w:color="auto"/>
              <w:bottom w:val="single" w:sz="4" w:space="0" w:color="auto"/>
              <w:right w:val="single" w:sz="4" w:space="0" w:color="auto"/>
            </w:tcBorders>
          </w:tcPr>
          <w:p w14:paraId="7E9DC5A1" w14:textId="2232E317" w:rsidR="004832DE" w:rsidRDefault="000F4A5C" w:rsidP="00B464F3">
            <w:pPr>
              <w:pStyle w:val="Listepuces"/>
            </w:pPr>
            <w:r>
              <w:t>Lite (previously Portrayal)</w:t>
            </w:r>
          </w:p>
        </w:tc>
        <w:tc>
          <w:tcPr>
            <w:tcW w:w="3345" w:type="dxa"/>
            <w:tcBorders>
              <w:top w:val="single" w:sz="4" w:space="0" w:color="auto"/>
              <w:left w:val="single" w:sz="4" w:space="0" w:color="auto"/>
              <w:bottom w:val="single" w:sz="4" w:space="0" w:color="auto"/>
              <w:right w:val="single" w:sz="4" w:space="0" w:color="auto"/>
            </w:tcBorders>
          </w:tcPr>
          <w:p w14:paraId="05B3A99A" w14:textId="7CC3DA02" w:rsidR="004832DE" w:rsidRDefault="000F4A5C" w:rsidP="00B464F3">
            <w:pPr>
              <w:pStyle w:val="Listepuces"/>
            </w:pPr>
            <w:r>
              <w:t>Portrayal -&gt; Lite (Req and Conformance)</w:t>
            </w:r>
          </w:p>
        </w:tc>
      </w:tr>
      <w:tr w:rsidR="000F4A5C" w:rsidRPr="00D12552" w14:paraId="16846308" w14:textId="77777777">
        <w:tc>
          <w:tcPr>
            <w:tcW w:w="1095" w:type="dxa"/>
            <w:tcBorders>
              <w:top w:val="single" w:sz="4" w:space="0" w:color="auto"/>
              <w:left w:val="single" w:sz="4" w:space="0" w:color="auto"/>
              <w:bottom w:val="single" w:sz="4" w:space="0" w:color="auto"/>
              <w:right w:val="single" w:sz="4" w:space="0" w:color="auto"/>
            </w:tcBorders>
          </w:tcPr>
          <w:p w14:paraId="52856E0D" w14:textId="5B2F2BEB" w:rsidR="000F4A5C" w:rsidRDefault="000F4A5C" w:rsidP="00B464F3">
            <w:pPr>
              <w:pStyle w:val="Listepuces"/>
            </w:pPr>
            <w:r>
              <w:t>2016-06-02</w:t>
            </w:r>
          </w:p>
        </w:tc>
        <w:tc>
          <w:tcPr>
            <w:tcW w:w="990" w:type="dxa"/>
            <w:tcBorders>
              <w:top w:val="single" w:sz="4" w:space="0" w:color="auto"/>
              <w:left w:val="single" w:sz="4" w:space="0" w:color="auto"/>
              <w:bottom w:val="single" w:sz="4" w:space="0" w:color="auto"/>
              <w:right w:val="single" w:sz="4" w:space="0" w:color="auto"/>
            </w:tcBorders>
          </w:tcPr>
          <w:p w14:paraId="63DBC81B" w14:textId="6F874992" w:rsidR="000F4A5C" w:rsidRDefault="000F4A5C" w:rsidP="00B464F3">
            <w:pPr>
              <w:pStyle w:val="Listepuces"/>
            </w:pPr>
            <w:r>
              <w:t>1.1.1</w:t>
            </w:r>
          </w:p>
        </w:tc>
        <w:tc>
          <w:tcPr>
            <w:tcW w:w="990" w:type="dxa"/>
            <w:tcBorders>
              <w:top w:val="single" w:sz="4" w:space="0" w:color="auto"/>
              <w:left w:val="single" w:sz="4" w:space="0" w:color="auto"/>
              <w:bottom w:val="single" w:sz="4" w:space="0" w:color="auto"/>
              <w:right w:val="single" w:sz="4" w:space="0" w:color="auto"/>
            </w:tcBorders>
          </w:tcPr>
          <w:p w14:paraId="0198966B" w14:textId="678B1DD8" w:rsidR="000F4A5C" w:rsidRDefault="000F4A5C" w:rsidP="00B464F3">
            <w:pPr>
              <w:pStyle w:val="Listepuces"/>
            </w:pPr>
            <w:r>
              <w:t>Eric Boisvert</w:t>
            </w:r>
          </w:p>
        </w:tc>
        <w:tc>
          <w:tcPr>
            <w:tcW w:w="2130" w:type="dxa"/>
            <w:tcBorders>
              <w:top w:val="single" w:sz="4" w:space="0" w:color="auto"/>
              <w:left w:val="single" w:sz="4" w:space="0" w:color="auto"/>
              <w:bottom w:val="single" w:sz="4" w:space="0" w:color="auto"/>
              <w:right w:val="single" w:sz="4" w:space="0" w:color="auto"/>
            </w:tcBorders>
          </w:tcPr>
          <w:p w14:paraId="6626CF82" w14:textId="77777777" w:rsidR="000F4A5C" w:rsidRDefault="000F4A5C" w:rsidP="00B464F3">
            <w:pPr>
              <w:pStyle w:val="Listepuces"/>
            </w:pPr>
            <w:r>
              <w:t>Lite (previously Portrayal)</w:t>
            </w:r>
          </w:p>
          <w:p w14:paraId="55CF3BD8" w14:textId="035F475D" w:rsidR="000F4A5C" w:rsidRDefault="000F4A5C" w:rsidP="00B464F3">
            <w:pPr>
              <w:pStyle w:val="Listepuces"/>
            </w:pPr>
            <w:r>
              <w:t>Conceptual</w:t>
            </w:r>
          </w:p>
        </w:tc>
        <w:tc>
          <w:tcPr>
            <w:tcW w:w="3345" w:type="dxa"/>
            <w:tcBorders>
              <w:top w:val="single" w:sz="4" w:space="0" w:color="auto"/>
              <w:left w:val="single" w:sz="4" w:space="0" w:color="auto"/>
              <w:bottom w:val="single" w:sz="4" w:space="0" w:color="auto"/>
              <w:right w:val="single" w:sz="4" w:space="0" w:color="auto"/>
            </w:tcBorders>
          </w:tcPr>
          <w:p w14:paraId="46A940C6" w14:textId="77777777" w:rsidR="000F4A5C" w:rsidRDefault="000F4A5C" w:rsidP="00B464F3">
            <w:pPr>
              <w:pStyle w:val="Listepuces"/>
            </w:pPr>
            <w:r>
              <w:t>Added mapping table for lite-&gt;GeoSciML</w:t>
            </w:r>
          </w:p>
          <w:p w14:paraId="0A37B76C" w14:textId="4907E068" w:rsidR="000F4A5C" w:rsidRDefault="000F4A5C" w:rsidP="000F4A5C">
            <w:pPr>
              <w:pStyle w:val="Listepuces"/>
            </w:pPr>
            <w:r>
              <w:t xml:space="preserve">Added a small text for conceptual model + requirement class + conformance class </w:t>
            </w:r>
          </w:p>
        </w:tc>
      </w:tr>
    </w:tbl>
    <w:p w14:paraId="4068151C" w14:textId="5D60DB52" w:rsidR="009A7B37" w:rsidRPr="00D12552" w:rsidRDefault="009A7B37">
      <w:pPr>
        <w:rPr>
          <w:lang w:val="en-CA"/>
        </w:rPr>
      </w:pPr>
    </w:p>
    <w:p w14:paraId="73FEB699" w14:textId="6AB84779" w:rsidR="009A7B37" w:rsidRPr="00D12552" w:rsidRDefault="009A7B37" w:rsidP="003C54F8">
      <w:pPr>
        <w:pStyle w:val="OGCAnnexX"/>
        <w:rPr>
          <w:lang w:val="en-CA"/>
        </w:rPr>
      </w:pPr>
      <w:r w:rsidRPr="00D12552">
        <w:rPr>
          <w:lang w:val="en-CA"/>
        </w:rPr>
        <w:br w:type="page"/>
      </w:r>
      <w:r w:rsidRPr="00D12552">
        <w:rPr>
          <w:lang w:val="en-CA"/>
        </w:rPr>
        <w:lastRenderedPageBreak/>
        <w:t xml:space="preserve"> </w:t>
      </w:r>
      <w:bookmarkStart w:id="846" w:name="_Toc452643221"/>
      <w:r w:rsidRPr="00D12552">
        <w:rPr>
          <w:lang w:val="en-CA"/>
        </w:rPr>
        <w:t>Bibliography</w:t>
      </w:r>
      <w:bookmarkEnd w:id="846"/>
    </w:p>
    <w:p w14:paraId="22CB196E" w14:textId="77777777" w:rsidR="003C54F8" w:rsidRDefault="003C54F8" w:rsidP="00C01850">
      <w:pPr>
        <w:pStyle w:val="OGCtableheader"/>
        <w:rPr>
          <w:lang w:val="en-CA"/>
        </w:rPr>
      </w:pPr>
    </w:p>
    <w:p w14:paraId="36378BE8" w14:textId="37ABBA44" w:rsidR="00C01850" w:rsidRPr="006C3FF2" w:rsidRDefault="00C01850" w:rsidP="003C54F8">
      <w:pPr>
        <w:rPr>
          <w:lang w:val="en-CA"/>
        </w:rPr>
      </w:pPr>
      <w:r w:rsidRPr="00CF72C7">
        <w:rPr>
          <w:lang w:val="en-CA"/>
        </w:rPr>
        <w:t>B</w:t>
      </w:r>
      <w:r w:rsidR="006C3FF2">
        <w:rPr>
          <w:lang w:val="en-CA"/>
        </w:rPr>
        <w:t>ranca</w:t>
      </w:r>
      <w:r w:rsidRPr="00CF72C7">
        <w:rPr>
          <w:lang w:val="en-CA"/>
        </w:rPr>
        <w:t xml:space="preserve">, </w:t>
      </w:r>
      <w:r w:rsidR="00E32A61" w:rsidRPr="000A6EE8">
        <w:rPr>
          <w:lang w:val="en-CA"/>
        </w:rPr>
        <w:t>S</w:t>
      </w:r>
      <w:r w:rsidRPr="000A6EE8">
        <w:rPr>
          <w:lang w:val="en-CA"/>
        </w:rPr>
        <w:t>, C</w:t>
      </w:r>
      <w:r w:rsidR="006C3FF2">
        <w:rPr>
          <w:lang w:val="en-CA"/>
        </w:rPr>
        <w:t>oltelli</w:t>
      </w:r>
      <w:r w:rsidRPr="000A6EE8">
        <w:rPr>
          <w:lang w:val="en-CA"/>
        </w:rPr>
        <w:t xml:space="preserve">, </w:t>
      </w:r>
      <w:r w:rsidR="00E32A61" w:rsidRPr="000A6EE8">
        <w:rPr>
          <w:lang w:val="en-CA"/>
        </w:rPr>
        <w:t>M</w:t>
      </w:r>
      <w:r w:rsidRPr="000A6EE8">
        <w:rPr>
          <w:lang w:val="en-CA"/>
        </w:rPr>
        <w:t>, G</w:t>
      </w:r>
      <w:r w:rsidR="006C3FF2">
        <w:rPr>
          <w:lang w:val="en-CA"/>
        </w:rPr>
        <w:t>roppelli</w:t>
      </w:r>
      <w:r w:rsidRPr="000A6EE8">
        <w:rPr>
          <w:lang w:val="en-CA"/>
        </w:rPr>
        <w:t xml:space="preserve">, </w:t>
      </w:r>
      <w:r w:rsidR="00E32A61" w:rsidRPr="000A6EE8">
        <w:rPr>
          <w:lang w:val="en-CA"/>
        </w:rPr>
        <w:t>G &amp;</w:t>
      </w:r>
      <w:r w:rsidRPr="000A6EE8">
        <w:rPr>
          <w:lang w:val="en-CA"/>
        </w:rPr>
        <w:t xml:space="preserve"> L</w:t>
      </w:r>
      <w:r w:rsidR="006C3FF2">
        <w:rPr>
          <w:lang w:val="en-CA"/>
        </w:rPr>
        <w:t>entini</w:t>
      </w:r>
      <w:r w:rsidR="00E32A61" w:rsidRPr="000A6EE8">
        <w:rPr>
          <w:lang w:val="en-CA"/>
        </w:rPr>
        <w:t>, F</w:t>
      </w:r>
      <w:r w:rsidRPr="000A6EE8">
        <w:rPr>
          <w:lang w:val="en-CA"/>
        </w:rPr>
        <w:t>, 2011, Geological map of Etna volcano</w:t>
      </w:r>
      <w:proofErr w:type="gramStart"/>
      <w:r w:rsidRPr="000A6EE8">
        <w:rPr>
          <w:lang w:val="en-CA"/>
        </w:rPr>
        <w:t xml:space="preserve">,  </w:t>
      </w:r>
      <w:r w:rsidRPr="006C3FF2">
        <w:rPr>
          <w:lang w:val="en-CA"/>
        </w:rPr>
        <w:t>Istituto</w:t>
      </w:r>
      <w:proofErr w:type="gramEnd"/>
      <w:r w:rsidRPr="006C3FF2">
        <w:rPr>
          <w:lang w:val="en-CA"/>
        </w:rPr>
        <w:t xml:space="preserve"> Nazionale di Geofisica e ulcanologia Osservatorio Etneo sezione di Catania</w:t>
      </w:r>
      <w:r w:rsidR="0070194D" w:rsidRPr="006C3FF2">
        <w:rPr>
          <w:lang w:val="en-CA"/>
        </w:rPr>
        <w:t xml:space="preserve"> &lt;</w:t>
      </w:r>
      <w:hyperlink r:id="rId159" w:history="1">
        <w:r w:rsidR="00CF72C7" w:rsidRPr="006C3FF2">
          <w:rPr>
            <w:rStyle w:val="Lienhypertexte"/>
            <w:lang w:val="en-CA"/>
          </w:rPr>
          <w:t>http://www.ct.ingv.it/images/MappaGeologicaEtna/geological_map_Etna.pdf</w:t>
        </w:r>
      </w:hyperlink>
      <w:r w:rsidR="0070194D" w:rsidRPr="006C3FF2">
        <w:rPr>
          <w:lang w:val="en-CA"/>
        </w:rPr>
        <w:t>&gt;</w:t>
      </w:r>
    </w:p>
    <w:p w14:paraId="22F932DB" w14:textId="76575126" w:rsidR="00695488" w:rsidRPr="006C3FF2" w:rsidRDefault="00695488" w:rsidP="003C54F8">
      <w:r w:rsidRPr="006C3FF2">
        <w:rPr>
          <w:lang w:val="en-CA" w:eastAsia="en-CA"/>
        </w:rPr>
        <w:t xml:space="preserve">Cox, S. J. D., and S. M. Richard, 2005, </w:t>
      </w:r>
      <w:proofErr w:type="gramStart"/>
      <w:r w:rsidRPr="006C3FF2">
        <w:rPr>
          <w:lang w:val="en-CA" w:eastAsia="en-CA"/>
        </w:rPr>
        <w:t>A</w:t>
      </w:r>
      <w:proofErr w:type="gramEnd"/>
      <w:r w:rsidRPr="006C3FF2">
        <w:rPr>
          <w:lang w:val="en-CA" w:eastAsia="en-CA"/>
        </w:rPr>
        <w:t xml:space="preserve"> formal model for the geologic time scale and global stratotype section and point, compatible with geospatial information transfer standards: Geosphere, v. 1, p. 119.</w:t>
      </w:r>
      <w:r w:rsidR="00CA59AF" w:rsidRPr="006C3FF2">
        <w:rPr>
          <w:lang w:val="en-CA" w:eastAsia="en-CA"/>
        </w:rPr>
        <w:t xml:space="preserve"> &lt;</w:t>
      </w:r>
      <w:hyperlink r:id="rId160" w:history="1">
        <w:r w:rsidR="00CA59AF" w:rsidRPr="006C3FF2">
          <w:rPr>
            <w:rStyle w:val="Lienhypertexte"/>
          </w:rPr>
          <w:t>http://www.chronos.org/pdfs/publications/geosphere2005.pdf</w:t>
        </w:r>
      </w:hyperlink>
      <w:r w:rsidR="00CA59AF" w:rsidRPr="006C3FF2">
        <w:t>&gt;</w:t>
      </w:r>
    </w:p>
    <w:p w14:paraId="0DB00D36" w14:textId="38FFFAA6" w:rsidR="004A5507" w:rsidRPr="006C3FF2" w:rsidRDefault="00E32A61" w:rsidP="003C54F8">
      <w:pPr>
        <w:rPr>
          <w:lang w:val="en-CA"/>
        </w:rPr>
      </w:pPr>
      <w:proofErr w:type="gramStart"/>
      <w:r w:rsidRPr="006C3FF2">
        <w:rPr>
          <w:lang w:val="en-CA"/>
        </w:rPr>
        <w:t>Drewes, H,</w:t>
      </w:r>
      <w:r w:rsidR="006F2329" w:rsidRPr="006C3FF2">
        <w:rPr>
          <w:lang w:val="en-CA"/>
        </w:rPr>
        <w:t xml:space="preserve"> 1998, ARIZONA.</w:t>
      </w:r>
      <w:proofErr w:type="gramEnd"/>
      <w:r w:rsidR="006F2329" w:rsidRPr="006C3FF2">
        <w:rPr>
          <w:lang w:val="en-CA"/>
        </w:rPr>
        <w:t xml:space="preserve"> </w:t>
      </w:r>
      <w:proofErr w:type="gramStart"/>
      <w:r w:rsidR="006F2329" w:rsidRPr="006C3FF2">
        <w:rPr>
          <w:lang w:val="en-CA"/>
        </w:rPr>
        <w:t>Geologic map of the Bartlett Mountain Quadrangle, Pima and Santa Cruz counties, Arizona, I-2624.</w:t>
      </w:r>
      <w:proofErr w:type="gramEnd"/>
      <w:r w:rsidR="006F2329" w:rsidRPr="006C3FF2">
        <w:rPr>
          <w:lang w:val="en-CA"/>
        </w:rPr>
        <w:t xml:space="preserve"> </w:t>
      </w:r>
      <w:proofErr w:type="gramStart"/>
      <w:r w:rsidR="006F2329" w:rsidRPr="006C3FF2">
        <w:rPr>
          <w:lang w:val="en-CA"/>
        </w:rPr>
        <w:t>Lat 31 deg 22'30" to 31 deg 30', long 111 deg 15' to 111 deg 22'30".</w:t>
      </w:r>
      <w:proofErr w:type="gramEnd"/>
      <w:r w:rsidR="006F2329" w:rsidRPr="006C3FF2">
        <w:rPr>
          <w:lang w:val="en-CA"/>
        </w:rPr>
        <w:t xml:space="preserve"> Scale 1:24,000 (1 inch = 2,000 feet). </w:t>
      </w:r>
      <w:proofErr w:type="gramStart"/>
      <w:r w:rsidR="006F2329" w:rsidRPr="006C3FF2">
        <w:rPr>
          <w:lang w:val="en-CA"/>
        </w:rPr>
        <w:t>Sheet 43 by 39 1/2 inches.</w:t>
      </w:r>
      <w:proofErr w:type="gramEnd"/>
    </w:p>
    <w:p w14:paraId="301F9BE9" w14:textId="77777777" w:rsidR="000A6EE8" w:rsidRDefault="00AC23CF" w:rsidP="003C54F8">
      <w:pPr>
        <w:rPr>
          <w:lang w:val="en-CA"/>
        </w:rPr>
      </w:pPr>
      <w:r w:rsidRPr="006C3FF2">
        <w:rPr>
          <w:lang w:val="en-CA"/>
        </w:rPr>
        <w:t>Folk</w:t>
      </w:r>
      <w:proofErr w:type="gramStart"/>
      <w:r w:rsidR="000A6EE8">
        <w:rPr>
          <w:lang w:val="en-CA"/>
        </w:rPr>
        <w:t>,R.L</w:t>
      </w:r>
      <w:proofErr w:type="gramEnd"/>
      <w:r w:rsidR="000A6EE8">
        <w:rPr>
          <w:lang w:val="en-CA"/>
        </w:rPr>
        <w:t xml:space="preserve">. </w:t>
      </w:r>
      <w:r w:rsidR="000A6EE8" w:rsidRPr="000A6EE8">
        <w:rPr>
          <w:lang w:val="en-CA"/>
        </w:rPr>
        <w:t xml:space="preserve">1968. </w:t>
      </w:r>
      <w:proofErr w:type="gramStart"/>
      <w:r w:rsidR="000A6EE8" w:rsidRPr="000A6EE8">
        <w:rPr>
          <w:lang w:val="en-CA"/>
        </w:rPr>
        <w:t>Petrology of sedimentary rocks.</w:t>
      </w:r>
      <w:proofErr w:type="gramEnd"/>
      <w:r w:rsidR="000A6EE8" w:rsidRPr="000A6EE8">
        <w:rPr>
          <w:lang w:val="en-CA"/>
        </w:rPr>
        <w:t xml:space="preserve"> </w:t>
      </w:r>
      <w:proofErr w:type="gramStart"/>
      <w:r w:rsidR="000A6EE8" w:rsidRPr="000A6EE8">
        <w:rPr>
          <w:lang w:val="en-CA"/>
        </w:rPr>
        <w:t>Hemphill’s.</w:t>
      </w:r>
      <w:proofErr w:type="gramEnd"/>
      <w:r w:rsidR="000A6EE8" w:rsidRPr="000A6EE8">
        <w:rPr>
          <w:lang w:val="en-CA"/>
        </w:rPr>
        <w:t xml:space="preserve"> Austin, Texas. </w:t>
      </w:r>
      <w:proofErr w:type="gramStart"/>
      <w:r w:rsidR="000A6EE8" w:rsidRPr="000A6EE8">
        <w:rPr>
          <w:lang w:val="en-CA"/>
        </w:rPr>
        <w:t>170 pp.</w:t>
      </w:r>
      <w:proofErr w:type="gramEnd"/>
      <w:r w:rsidRPr="000A6EE8">
        <w:rPr>
          <w:lang w:val="en-CA"/>
        </w:rPr>
        <w:t xml:space="preserve"> </w:t>
      </w:r>
    </w:p>
    <w:p w14:paraId="7B058887" w14:textId="1123E463" w:rsidR="00F20F81" w:rsidRPr="000A6EE8" w:rsidRDefault="000A6EE8" w:rsidP="003C54F8">
      <w:pPr>
        <w:rPr>
          <w:lang w:val="en-CA"/>
        </w:rPr>
      </w:pPr>
      <w:proofErr w:type="gramStart"/>
      <w:r>
        <w:rPr>
          <w:lang w:val="en-CA"/>
        </w:rPr>
        <w:t>Folk, R.L.</w:t>
      </w:r>
      <w:r w:rsidRPr="000A6EE8">
        <w:t xml:space="preserve"> </w:t>
      </w:r>
      <w:r w:rsidRPr="000A6EE8">
        <w:rPr>
          <w:lang w:val="en-CA"/>
        </w:rPr>
        <w:t>1974.</w:t>
      </w:r>
      <w:proofErr w:type="gramEnd"/>
      <w:r w:rsidRPr="000A6EE8">
        <w:rPr>
          <w:lang w:val="en-CA"/>
        </w:rPr>
        <w:t xml:space="preserve"> </w:t>
      </w:r>
      <w:proofErr w:type="gramStart"/>
      <w:r w:rsidRPr="000A6EE8">
        <w:rPr>
          <w:lang w:val="en-CA"/>
        </w:rPr>
        <w:t>Petrology of Sedimentary Rocks.Hemphill Publishing Company, Austin, Texas, 183 pp.</w:t>
      </w:r>
      <w:proofErr w:type="gramEnd"/>
    </w:p>
    <w:p w14:paraId="55C3EC29" w14:textId="30E99ED4" w:rsidR="000A6EE8" w:rsidRDefault="000A6EE8" w:rsidP="003C54F8">
      <w:pPr>
        <w:rPr>
          <w:lang w:val="en-CA"/>
        </w:rPr>
      </w:pPr>
      <w:r w:rsidRPr="000A6EE8">
        <w:rPr>
          <w:lang w:val="en-CA"/>
        </w:rPr>
        <w:t xml:space="preserve">Hobbs, B. E., Means, W. D., &amp; Williams, P. F. 1976. </w:t>
      </w:r>
      <w:proofErr w:type="gramStart"/>
      <w:r w:rsidRPr="000A6EE8">
        <w:rPr>
          <w:lang w:val="en-CA"/>
        </w:rPr>
        <w:t>An outline of structural geology.</w:t>
      </w:r>
      <w:proofErr w:type="gramEnd"/>
      <w:r w:rsidRPr="000A6EE8">
        <w:rPr>
          <w:lang w:val="en-CA"/>
        </w:rPr>
        <w:t xml:space="preserve"> New York: Wiley</w:t>
      </w:r>
    </w:p>
    <w:p w14:paraId="5D372C8C" w14:textId="4FE7064D" w:rsidR="006C3FF2" w:rsidRDefault="006C3FF2" w:rsidP="003C54F8">
      <w:pPr>
        <w:rPr>
          <w:lang w:val="en-CA"/>
        </w:rPr>
      </w:pPr>
      <w:proofErr w:type="gramStart"/>
      <w:r w:rsidRPr="00365790">
        <w:rPr>
          <w:lang w:val="en-AU"/>
        </w:rPr>
        <w:t>INSPIRE</w:t>
      </w:r>
      <w:r>
        <w:rPr>
          <w:lang w:val="en-AU"/>
        </w:rPr>
        <w:t>,</w:t>
      </w:r>
      <w:proofErr w:type="gramEnd"/>
      <w:r>
        <w:rPr>
          <w:lang w:val="en-AU"/>
        </w:rPr>
        <w:t xml:space="preserve"> </w:t>
      </w:r>
      <w:r w:rsidRPr="00365790">
        <w:rPr>
          <w:lang w:val="en-AU"/>
        </w:rPr>
        <w:t>2013</w:t>
      </w:r>
      <w:r>
        <w:rPr>
          <w:lang w:val="en-AU"/>
        </w:rPr>
        <w:t>.</w:t>
      </w:r>
      <w:r w:rsidRPr="00365790">
        <w:rPr>
          <w:lang w:val="en-AU"/>
        </w:rPr>
        <w:t xml:space="preserve"> </w:t>
      </w:r>
      <w:proofErr w:type="gramStart"/>
      <w:r w:rsidRPr="00365790">
        <w:rPr>
          <w:lang w:val="en-AU"/>
        </w:rPr>
        <w:t>D2.8.II.4 Data Specification on Geology –</w:t>
      </w:r>
      <w:r>
        <w:rPr>
          <w:lang w:val="en-AU"/>
        </w:rPr>
        <w:t xml:space="preserve"> </w:t>
      </w:r>
      <w:r w:rsidRPr="00365790">
        <w:rPr>
          <w:lang w:val="en-AU"/>
        </w:rPr>
        <w:t>Technical Guidelines.</w:t>
      </w:r>
      <w:proofErr w:type="gramEnd"/>
      <w:r w:rsidRPr="00365790">
        <w:rPr>
          <w:lang w:val="en-AU"/>
        </w:rPr>
        <w:t xml:space="preserve"> </w:t>
      </w:r>
      <w:proofErr w:type="gramStart"/>
      <w:r w:rsidRPr="00365790">
        <w:rPr>
          <w:lang w:val="en-AU"/>
        </w:rPr>
        <w:t>D2.8.II.4_v3.0.</w:t>
      </w:r>
      <w:proofErr w:type="gramEnd"/>
      <w:r w:rsidRPr="00365790">
        <w:rPr>
          <w:lang w:val="en-AU"/>
        </w:rPr>
        <w:t xml:space="preserve"> European Commission, Thematic Working Group Geology</w:t>
      </w:r>
      <w:r>
        <w:rPr>
          <w:lang w:val="en-AU"/>
        </w:rPr>
        <w:t>,</w:t>
      </w:r>
      <w:r w:rsidRPr="00365790">
        <w:rPr>
          <w:lang w:val="en-AU"/>
        </w:rPr>
        <w:t xml:space="preserve"> 36</w:t>
      </w:r>
      <w:r>
        <w:rPr>
          <w:lang w:val="en-AU"/>
        </w:rPr>
        <w:t>2</w:t>
      </w:r>
      <w:r w:rsidRPr="00365790">
        <w:rPr>
          <w:lang w:val="en-AU"/>
        </w:rPr>
        <w:t xml:space="preserve"> pp.</w:t>
      </w:r>
      <w:r>
        <w:rPr>
          <w:lang w:val="en-AU"/>
        </w:rPr>
        <w:t xml:space="preserve">, </w:t>
      </w:r>
      <w:hyperlink r:id="rId161" w:history="1">
        <w:r w:rsidRPr="00DD6F7E">
          <w:rPr>
            <w:rStyle w:val="Lienhypertexte"/>
            <w:lang w:val="en-AU"/>
          </w:rPr>
          <w:t>http://inspire.jrc.ec.europa.eu/documents/Data_Specifications/INSPIRE_DataSpecification_GE_v3.0.pdf</w:t>
        </w:r>
      </w:hyperlink>
    </w:p>
    <w:p w14:paraId="0108A78C" w14:textId="77777777" w:rsidR="000A6EE8" w:rsidRDefault="000A6EE8" w:rsidP="003C54F8">
      <w:pPr>
        <w:rPr>
          <w:lang w:val="en-CA"/>
        </w:rPr>
      </w:pPr>
      <w:r w:rsidRPr="000A6EE8">
        <w:rPr>
          <w:lang w:val="en-CA"/>
        </w:rPr>
        <w:t>Jackson, J.A., 1997, Glossary of geology, 4th ed.:  Alexandria, Virginia, American Geological Institute, 769 p.</w:t>
      </w:r>
    </w:p>
    <w:p w14:paraId="45EE3B6D" w14:textId="77777777" w:rsidR="000A6EE8" w:rsidRDefault="003D7505" w:rsidP="003C54F8">
      <w:pPr>
        <w:rPr>
          <w:lang w:val="en-CA"/>
        </w:rPr>
      </w:pPr>
      <w:proofErr w:type="gramStart"/>
      <w:r w:rsidRPr="006C3FF2">
        <w:rPr>
          <w:lang w:val="en-CA"/>
        </w:rPr>
        <w:t>NADM, 2004, NADM Conceptual Model 1.0, A Conceptual Model for Geologic Map Information, co published as U.S. Geological Survey Open-File Report 2004-1334 and Geological Survey of Canada Open File 4737.</w:t>
      </w:r>
      <w:proofErr w:type="gramEnd"/>
      <w:r w:rsidRPr="006C3FF2">
        <w:rPr>
          <w:lang w:val="en-CA"/>
        </w:rPr>
        <w:t xml:space="preserve"> &lt;</w:t>
      </w:r>
      <w:hyperlink r:id="rId162" w:history="1">
        <w:r w:rsidRPr="006C3FF2">
          <w:rPr>
            <w:rStyle w:val="Lienhypertexte"/>
            <w:lang w:val="en-CA"/>
          </w:rPr>
          <w:t>http://pubs.usgs.gov/of/2004/1334/2004-1334.pdf</w:t>
        </w:r>
      </w:hyperlink>
      <w:r w:rsidR="003C54F8" w:rsidRPr="006C3FF2">
        <w:rPr>
          <w:lang w:val="en-CA"/>
        </w:rPr>
        <w:t>&gt;</w:t>
      </w:r>
    </w:p>
    <w:p w14:paraId="60B32082" w14:textId="5F6A9944" w:rsidR="004A04F6" w:rsidRPr="006C3FF2" w:rsidRDefault="004A04F6" w:rsidP="003C54F8">
      <w:pPr>
        <w:rPr>
          <w:lang w:val="en-CA"/>
        </w:rPr>
      </w:pPr>
      <w:r w:rsidRPr="000A6EE8">
        <w:rPr>
          <w:lang w:val="en-CA"/>
        </w:rPr>
        <w:t>Passchier, C.W. &amp; Trouw, R.A.J., 1998: Microtectonics, Springer, ISBN 3-540-58713-6</w:t>
      </w:r>
    </w:p>
    <w:p w14:paraId="4B1BE626" w14:textId="7F2637DE" w:rsidR="00681BCD" w:rsidRDefault="00681BCD" w:rsidP="00681BCD">
      <w:r>
        <w:t xml:space="preserve">Sneed E.D, Folk R.L. 1958. </w:t>
      </w:r>
      <w:proofErr w:type="gramStart"/>
      <w:r>
        <w:t>Pebbles in the lower Colorado River, Texas, a study of particle morphogenesis.</w:t>
      </w:r>
      <w:proofErr w:type="gramEnd"/>
      <w:r>
        <w:t xml:space="preserve"> Journal of Geology 66(2): 114–150</w:t>
      </w:r>
    </w:p>
    <w:p w14:paraId="1E53A14D" w14:textId="08592F74" w:rsidR="00F20F81" w:rsidRPr="006C3FF2" w:rsidRDefault="00F20F81" w:rsidP="003C54F8">
      <w:pPr>
        <w:rPr>
          <w:lang w:val="en-CA"/>
        </w:rPr>
      </w:pPr>
      <w:r w:rsidRPr="006C3FF2">
        <w:rPr>
          <w:lang w:val="en-CA"/>
        </w:rPr>
        <w:t xml:space="preserve">Steno, Nicolaus, 1669, The Prodromus of Nicolaus Steno’s Dissertation Concerning a Solid Body Enclosed by Process of Nature </w:t>
      </w:r>
      <w:proofErr w:type="gramStart"/>
      <w:r w:rsidRPr="006C3FF2">
        <w:rPr>
          <w:lang w:val="en-CA"/>
        </w:rPr>
        <w:t>Within</w:t>
      </w:r>
      <w:proofErr w:type="gramEnd"/>
      <w:r w:rsidRPr="006C3FF2">
        <w:rPr>
          <w:lang w:val="en-CA"/>
        </w:rPr>
        <w:t xml:space="preserve"> a Solid.</w:t>
      </w:r>
    </w:p>
    <w:p w14:paraId="33459CDA" w14:textId="34872F77" w:rsidR="003968C9" w:rsidRPr="006C3FF2" w:rsidRDefault="003968C9" w:rsidP="003C54F8">
      <w:pPr>
        <w:rPr>
          <w:color w:val="1F1E1F"/>
        </w:rPr>
      </w:pPr>
      <w:r w:rsidRPr="006C3FF2">
        <w:rPr>
          <w:color w:val="1F1E1F"/>
        </w:rPr>
        <w:t>TÚNYI, I, et al (2005) ,Magnetostratigraphy of Badenian evaporite deposits (East Slovak Basin), GEOLOGICA CARPATHICA, JUNE 2005, 56, 3, 273–284 &lt;</w:t>
      </w:r>
      <w:hyperlink r:id="rId163" w:history="1">
        <w:r w:rsidRPr="006C3FF2">
          <w:rPr>
            <w:rStyle w:val="Lienhypertexte"/>
          </w:rPr>
          <w:t>http://www.geologicacarpathica.com/GeolCarp_Vol56_No3_273_284.html</w:t>
        </w:r>
      </w:hyperlink>
      <w:r w:rsidRPr="006C3FF2">
        <w:rPr>
          <w:color w:val="1F1E1F"/>
        </w:rPr>
        <w:t xml:space="preserve">&gt; </w:t>
      </w:r>
    </w:p>
    <w:p w14:paraId="47400B5A" w14:textId="3049D2DD" w:rsidR="004A04F6" w:rsidRDefault="004A04F6" w:rsidP="003C54F8">
      <w:pPr>
        <w:rPr>
          <w:lang w:val="en-CA"/>
        </w:rPr>
      </w:pPr>
      <w:r w:rsidRPr="00CF72C7">
        <w:rPr>
          <w:lang w:val="en-CA"/>
        </w:rPr>
        <w:lastRenderedPageBreak/>
        <w:t>Turner</w:t>
      </w:r>
      <w:proofErr w:type="gramStart"/>
      <w:r w:rsidRPr="00CF72C7">
        <w:rPr>
          <w:lang w:val="en-CA"/>
        </w:rPr>
        <w:t>,F.J</w:t>
      </w:r>
      <w:proofErr w:type="gramEnd"/>
      <w:r w:rsidRPr="00CF72C7">
        <w:rPr>
          <w:lang w:val="en-CA"/>
        </w:rPr>
        <w:t xml:space="preserve">, </w:t>
      </w:r>
      <w:r w:rsidRPr="000A6EE8">
        <w:rPr>
          <w:lang w:val="en-CA"/>
        </w:rPr>
        <w:t>Weiss, L.E.,  Structural Analysis of Metamorphic Tectonites. McGraw-Hill, New York, N.Y (1963), p. 545.</w:t>
      </w:r>
    </w:p>
    <w:p w14:paraId="22AF632D" w14:textId="2D4404C3" w:rsidR="000A6EE8" w:rsidRPr="000A6EE8" w:rsidRDefault="000A6EE8" w:rsidP="003C54F8">
      <w:pPr>
        <w:rPr>
          <w:lang w:val="en-CA"/>
        </w:rPr>
      </w:pPr>
      <w:proofErr w:type="gramStart"/>
      <w:r w:rsidRPr="000A6EE8">
        <w:rPr>
          <w:lang w:val="en-CA"/>
        </w:rPr>
        <w:t>van</w:t>
      </w:r>
      <w:proofErr w:type="gramEnd"/>
      <w:r w:rsidRPr="000A6EE8">
        <w:rPr>
          <w:lang w:val="en-CA"/>
        </w:rPr>
        <w:t xml:space="preserve"> der Plicht</w:t>
      </w:r>
      <w:r>
        <w:rPr>
          <w:lang w:val="en-CA"/>
        </w:rPr>
        <w:t>, J.</w:t>
      </w:r>
      <w:r w:rsidRPr="000A6EE8">
        <w:rPr>
          <w:lang w:val="en-CA"/>
        </w:rPr>
        <w:t>, A. Hogg</w:t>
      </w:r>
      <w:r>
        <w:rPr>
          <w:lang w:val="en-CA"/>
        </w:rPr>
        <w:t>, A.</w:t>
      </w:r>
      <w:r w:rsidRPr="000A6EE8">
        <w:rPr>
          <w:lang w:val="en-CA"/>
        </w:rPr>
        <w:t xml:space="preserve"> (2006). </w:t>
      </w:r>
      <w:proofErr w:type="gramStart"/>
      <w:r w:rsidRPr="000A6EE8">
        <w:rPr>
          <w:lang w:val="en-CA"/>
        </w:rPr>
        <w:t>"A note on reporting radiocarbon".</w:t>
      </w:r>
      <w:proofErr w:type="gramEnd"/>
      <w:r w:rsidRPr="000A6EE8">
        <w:rPr>
          <w:lang w:val="en-CA"/>
        </w:rPr>
        <w:t xml:space="preserve"> Quaternary Geochronology 1 (4): 237–240. do</w:t>
      </w:r>
      <w:r w:rsidR="00F02ED9">
        <w:rPr>
          <w:lang w:val="en-CA"/>
        </w:rPr>
        <w:t>i:10.1016/j.quageo.2006.07.001.</w:t>
      </w:r>
    </w:p>
    <w:p w14:paraId="5F21EA29" w14:textId="4C8E7A8C" w:rsidR="00C01850" w:rsidRPr="006C3FF2" w:rsidRDefault="001111B0" w:rsidP="003C54F8">
      <w:pPr>
        <w:rPr>
          <w:lang w:val="en-CA"/>
        </w:rPr>
      </w:pPr>
      <w:proofErr w:type="gramStart"/>
      <w:r w:rsidRPr="000A6EE8">
        <w:rPr>
          <w:lang w:val="en-CA"/>
        </w:rPr>
        <w:t>Ventouras, S, Lawrence, BN and Cox, Simon (2009) MOLES-v3 Information Model.</w:t>
      </w:r>
      <w:proofErr w:type="gramEnd"/>
      <w:r w:rsidRPr="000A6EE8">
        <w:rPr>
          <w:lang w:val="en-CA"/>
        </w:rPr>
        <w:t xml:space="preserve"> In: EGU General Assembly Vienna 2010.</w:t>
      </w:r>
    </w:p>
    <w:p w14:paraId="34AA78F2" w14:textId="268302BD" w:rsidR="006C3FF2" w:rsidRDefault="006C3FF2" w:rsidP="006C3FF2">
      <w:proofErr w:type="gramStart"/>
      <w:r>
        <w:t>Wadell, H., 1932, Volume, shape, and roundness of rock particles.</w:t>
      </w:r>
      <w:proofErr w:type="gramEnd"/>
      <w:r>
        <w:t xml:space="preserve"> Journal of Geology 40:443-51.</w:t>
      </w:r>
    </w:p>
    <w:p w14:paraId="001A4034" w14:textId="0B0CDB30" w:rsidR="005D5B95" w:rsidRPr="006C3FF2" w:rsidRDefault="005D5B95" w:rsidP="003C54F8">
      <w:proofErr w:type="gramStart"/>
      <w:r w:rsidRPr="006C3FF2">
        <w:t>Walshe, S.L. Gradstein, F.M. &amp; Ogg, J.G. 2004 06 15.</w:t>
      </w:r>
      <w:proofErr w:type="gramEnd"/>
      <w:r w:rsidRPr="006C3FF2">
        <w:t xml:space="preserve"> History, philosophy, and application of the Global Stratotype Section and Point (GSSP), Lethaia, Vol. 37, pp. 201-218. Oslo, ISSN 0024-1164</w:t>
      </w:r>
      <w:r w:rsidR="006C3FF2">
        <w:t xml:space="preserve"> &lt;</w:t>
      </w:r>
      <w:r w:rsidR="006C3FF2" w:rsidRPr="006C3FF2">
        <w:rPr>
          <w:lang w:val="en-CA"/>
        </w:rPr>
        <w:t xml:space="preserve"> </w:t>
      </w:r>
      <w:hyperlink r:id="rId164" w:history="1">
        <w:r w:rsidR="006C3FF2" w:rsidRPr="006C3FF2">
          <w:rPr>
            <w:rStyle w:val="Lienhypertexte"/>
            <w:lang w:val="en-CA"/>
          </w:rPr>
          <w:t>http://precambrian.stratigraphy.org/Walsh_et_al_2004.pdf</w:t>
        </w:r>
      </w:hyperlink>
      <w:r w:rsidR="006C3FF2">
        <w:rPr>
          <w:rStyle w:val="Lienhypertexte"/>
          <w:lang w:val="en-CA"/>
        </w:rPr>
        <w:t>&gt;</w:t>
      </w:r>
    </w:p>
    <w:p w14:paraId="1723E3C4" w14:textId="3B6FBC33" w:rsidR="00E32A61" w:rsidRPr="00D12552" w:rsidRDefault="006C3FF2" w:rsidP="006C3FF2">
      <w:pPr>
        <w:rPr>
          <w:lang w:val="en-CA"/>
        </w:rPr>
      </w:pPr>
      <w:r w:rsidRPr="006C3FF2">
        <w:t xml:space="preserve">Zingg, T., 1935, Beiträge zur Schotteranalyze:  Schweiz. </w:t>
      </w:r>
      <w:proofErr w:type="gramStart"/>
      <w:r w:rsidRPr="006C3FF2">
        <w:t>Mineralog.</w:t>
      </w:r>
      <w:proofErr w:type="gramEnd"/>
      <w:r w:rsidRPr="006C3FF2">
        <w:t xml:space="preserve"> Petrog. Mitt, v. 15, p. 39-140.</w:t>
      </w:r>
    </w:p>
    <w:sectPr w:rsidR="00E32A61" w:rsidRPr="00D12552" w:rsidSect="00F27D5A">
      <w:footerReference w:type="default" r:id="rId165"/>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Eric Boisvert" w:date="2016-06-02T10:06:00Z" w:initials="EB/L">
    <w:p w14:paraId="6655E12C" w14:textId="77777777" w:rsidR="00F02ED9" w:rsidRDefault="00F02ED9">
      <w:pPr>
        <w:pStyle w:val="Commentaire"/>
      </w:pPr>
      <w:r>
        <w:rPr>
          <w:rStyle w:val="Marquedecommentaire"/>
        </w:rPr>
        <w:annotationRef/>
      </w:r>
      <w:proofErr w:type="gramStart"/>
      <w:r>
        <w:t>More ?</w:t>
      </w:r>
      <w:proofErr w:type="gramEnd"/>
      <w:r>
        <w:t xml:space="preserve">  What would be the rule for inclusion in this </w:t>
      </w:r>
      <w:proofErr w:type="gramStart"/>
      <w:r>
        <w:t>list ?</w:t>
      </w:r>
      <w:proofErr w:type="gramEnd"/>
      <w:r>
        <w:t xml:space="preserve"> I think submitting organisations must be OGC members</w:t>
      </w:r>
    </w:p>
  </w:comment>
  <w:comment w:id="59" w:author="Eric Boisvert" w:date="2016-06-02T10:06:00Z" w:initials="EB/L">
    <w:p w14:paraId="72D76448" w14:textId="0D6009B0" w:rsidR="00F02ED9" w:rsidRDefault="00F02ED9">
      <w:pPr>
        <w:pStyle w:val="Commentaire"/>
      </w:pPr>
      <w:r>
        <w:rPr>
          <w:rStyle w:val="Marquedecommentaire"/>
        </w:rPr>
        <w:annotationRef/>
      </w:r>
      <w:r>
        <w:t xml:space="preserve">Which </w:t>
      </w:r>
      <w:proofErr w:type="gramStart"/>
      <w:r>
        <w:t>ones ?</w:t>
      </w:r>
      <w:proofErr w:type="gramEnd"/>
    </w:p>
  </w:comment>
  <w:comment w:id="99" w:author="Eric Boisvert" w:date="2016-06-02T10:06:00Z" w:initials="EB/L">
    <w:p w14:paraId="235D7807" w14:textId="487EBE5E" w:rsidR="00F02ED9" w:rsidRDefault="00F02ED9">
      <w:pPr>
        <w:pStyle w:val="Commentaire"/>
      </w:pPr>
      <w:r>
        <w:rPr>
          <w:rStyle w:val="Marquedecommentaire"/>
        </w:rPr>
        <w:annotationRef/>
      </w:r>
      <w:r>
        <w:t>Harmoniser les tableaux</w:t>
      </w:r>
    </w:p>
  </w:comment>
  <w:comment w:id="102" w:author="Eric Boisvert" w:date="2016-06-02T10:06:00Z" w:initials="EB/L">
    <w:p w14:paraId="285ACA1A" w14:textId="050EE93A" w:rsidR="00F02ED9" w:rsidRDefault="00F02ED9">
      <w:pPr>
        <w:pStyle w:val="Commentaire"/>
      </w:pPr>
      <w:r>
        <w:rPr>
          <w:rStyle w:val="Marquedecommentaire"/>
        </w:rPr>
        <w:annotationRef/>
      </w:r>
      <w:r>
        <w:t>Move to own requirements class</w:t>
      </w:r>
    </w:p>
  </w:comment>
  <w:comment w:id="103" w:author="Eric Boisvert" w:date="2016-06-02T10:06:00Z" w:initials="EB/L">
    <w:p w14:paraId="20D344E6" w14:textId="4DC741AF" w:rsidR="00F02ED9" w:rsidRDefault="00F02ED9">
      <w:pPr>
        <w:pStyle w:val="Commentaire"/>
      </w:pPr>
      <w:r>
        <w:rPr>
          <w:rStyle w:val="Marquedecommentaire"/>
        </w:rPr>
        <w:annotationRef/>
      </w:r>
      <w:r>
        <w:t>Double check for the right name</w:t>
      </w:r>
    </w:p>
  </w:comment>
  <w:comment w:id="118" w:author="Eric Boisvert" w:date="2016-06-02T10:06:00Z" w:initials="EB/L">
    <w:p w14:paraId="543EE89F" w14:textId="14D31BC3" w:rsidR="00F02ED9" w:rsidRDefault="00F02ED9">
      <w:pPr>
        <w:pStyle w:val="Commentaire"/>
      </w:pPr>
      <w:r>
        <w:rPr>
          <w:rStyle w:val="Marquedecommentaire"/>
        </w:rPr>
        <w:annotationRef/>
      </w:r>
      <w:r>
        <w:t>The following two clauses should probably be in their own profile</w:t>
      </w:r>
    </w:p>
  </w:comment>
  <w:comment w:id="120" w:author="Eric Boisvert" w:date="2016-06-02T10:06:00Z" w:initials="EB/L">
    <w:p w14:paraId="61064CC3" w14:textId="0B759CA5" w:rsidR="00F02ED9" w:rsidRDefault="00F02ED9">
      <w:pPr>
        <w:pStyle w:val="Commentaire"/>
      </w:pPr>
      <w:r>
        <w:rPr>
          <w:rStyle w:val="Marquedecommentaire"/>
        </w:rPr>
        <w:annotationRef/>
      </w:r>
      <w:r>
        <w:t>Move to LOD requirements class</w:t>
      </w:r>
    </w:p>
  </w:comment>
  <w:comment w:id="121" w:author="Eric Boisvert" w:date="2016-06-02T10:06:00Z" w:initials="EB/L">
    <w:p w14:paraId="1FAED83F" w14:textId="02425D3D" w:rsidR="00F02ED9" w:rsidRDefault="00F02ED9">
      <w:pPr>
        <w:pStyle w:val="Commentaire"/>
      </w:pPr>
      <w:r>
        <w:rPr>
          <w:rStyle w:val="Marquedecommentaire"/>
        </w:rPr>
        <w:annotationRef/>
      </w:r>
      <w:r>
        <w:t xml:space="preserve">Should it be a requirement that URI point to an XML </w:t>
      </w:r>
      <w:proofErr w:type="gramStart"/>
      <w:r>
        <w:t>representation ?</w:t>
      </w:r>
      <w:proofErr w:type="gramEnd"/>
      <w:r>
        <w:t xml:space="preserve">  WFS has this requirement (GML mandatory), but some groups try to have this rule removed. </w:t>
      </w:r>
    </w:p>
  </w:comment>
  <w:comment w:id="123" w:author="Eric Boisvert" w:date="2016-06-02T10:06:00Z" w:initials="EB/L">
    <w:p w14:paraId="54872106" w14:textId="6452D0FA" w:rsidR="00F02ED9" w:rsidRDefault="00F02ED9">
      <w:pPr>
        <w:pStyle w:val="Commentaire"/>
      </w:pPr>
      <w:r>
        <w:rPr>
          <w:rStyle w:val="Marquedecommentaire"/>
        </w:rPr>
        <w:annotationRef/>
      </w:r>
      <w:r>
        <w:t xml:space="preserve">Intro text essentially stolen from 7.1 cookbook </w:t>
      </w:r>
      <w:r w:rsidRPr="00762332">
        <w:t>http://www.onegeology.org/wmscookbook/7_1.html</w:t>
      </w:r>
    </w:p>
  </w:comment>
  <w:comment w:id="124" w:author="Eric Boisvert" w:date="2016-06-02T10:06:00Z" w:initials="EB/L">
    <w:p w14:paraId="6F736F16" w14:textId="77777777" w:rsidR="00F02ED9" w:rsidRDefault="00F02ED9" w:rsidP="001563D9">
      <w:pPr>
        <w:pStyle w:val="Commentaire"/>
      </w:pPr>
      <w:r>
        <w:rPr>
          <w:rStyle w:val="Marquedecommentaire"/>
        </w:rPr>
        <w:annotationRef/>
      </w:r>
      <w:r>
        <w:t>Change in UML scope notes and remove observation_URI</w:t>
      </w:r>
    </w:p>
  </w:comment>
  <w:comment w:id="130" w:author="Eric Boisvert" w:date="2016-06-02T10:06:00Z" w:initials="EB/L">
    <w:p w14:paraId="23F0E68C" w14:textId="6FA28754" w:rsidR="00F02ED9" w:rsidRDefault="00F02ED9">
      <w:pPr>
        <w:pStyle w:val="Commentaire"/>
      </w:pPr>
      <w:r>
        <w:rPr>
          <w:rStyle w:val="Marquedecommentaire"/>
        </w:rPr>
        <w:annotationRef/>
      </w:r>
      <w:r>
        <w:t>I don’t understand what this means (from scope notes)</w:t>
      </w:r>
    </w:p>
  </w:comment>
  <w:comment w:id="160" w:author="Boisvert, Eric" w:date="2016-06-02T10:06:00Z" w:initials="BE">
    <w:p w14:paraId="64DAF09B" w14:textId="77777777" w:rsidR="00F02ED9" w:rsidRDefault="00F02ED9" w:rsidP="00835A3D">
      <w:pPr>
        <w:pStyle w:val="Commentaire"/>
      </w:pPr>
      <w:r>
        <w:rPr>
          <w:rStyle w:val="Marquedecommentaire"/>
        </w:rPr>
        <w:annotationRef/>
      </w:r>
      <w:r>
        <w:t>And if you stuff XML in there, you might just as well use xsd</w:t>
      </w:r>
      <w:proofErr w:type="gramStart"/>
      <w:r>
        <w:t>:anyType</w:t>
      </w:r>
      <w:proofErr w:type="gramEnd"/>
      <w:r>
        <w:t>…</w:t>
      </w:r>
    </w:p>
  </w:comment>
  <w:comment w:id="196" w:author="Boisvert, Eric" w:date="2016-06-02T10:06:00Z" w:initials="BE">
    <w:p w14:paraId="1C967E0F" w14:textId="39F20CE2" w:rsidR="00F02ED9" w:rsidRDefault="00F02ED9">
      <w:pPr>
        <w:pStyle w:val="Commentaire"/>
      </w:pPr>
      <w:r>
        <w:rPr>
          <w:rStyle w:val="Marquedecommentaire"/>
        </w:rPr>
        <w:annotationRef/>
      </w:r>
      <w:r>
        <w:t>Followed the syntax Simon used in 19156:2011 (O&amp;M), see clause B.2.3, table B.3</w:t>
      </w:r>
    </w:p>
  </w:comment>
  <w:comment w:id="250" w:author="Boisvert, Eric" w:date="2016-06-02T10:06:00Z" w:initials="BE">
    <w:p w14:paraId="755C5EAF" w14:textId="77777777" w:rsidR="00F02ED9" w:rsidRDefault="00F02ED9" w:rsidP="00E21C96">
      <w:pPr>
        <w:pStyle w:val="Commentaire"/>
      </w:pPr>
      <w:r>
        <w:rPr>
          <w:rStyle w:val="Marquedecommentaire"/>
        </w:rPr>
        <w:annotationRef/>
      </w:r>
      <w:r>
        <w:t>Followed the syntax Simon used in 19156:2011 (O&amp;M), see clause B.2.3, table B.3</w:t>
      </w:r>
    </w:p>
  </w:comment>
  <w:comment w:id="297" w:author="Eric Boisvert" w:date="2016-06-02T10:06:00Z" w:initials="EB/L">
    <w:p w14:paraId="6D70419C" w14:textId="51DEC8C7" w:rsidR="00F02ED9" w:rsidRDefault="00F02ED9">
      <w:pPr>
        <w:pStyle w:val="Commentaire"/>
      </w:pPr>
      <w:r>
        <w:rPr>
          <w:rStyle w:val="Marquedecommentaire"/>
        </w:rPr>
        <w:annotationRef/>
      </w:r>
      <w:r>
        <w:t xml:space="preserve">Check, eg. </w:t>
      </w:r>
    </w:p>
  </w:comment>
  <w:comment w:id="298" w:author="Eric Boisvert" w:date="2016-06-02T10:06:00Z" w:initials="EB/L">
    <w:p w14:paraId="7ED5E424" w14:textId="2BED472C" w:rsidR="00F02ED9" w:rsidRDefault="00F02ED9">
      <w:pPr>
        <w:pStyle w:val="Commentaire"/>
      </w:pPr>
      <w:r>
        <w:rPr>
          <w:rStyle w:val="Marquedecommentaire"/>
        </w:rPr>
        <w:annotationRef/>
      </w:r>
      <w:r>
        <w:t xml:space="preserve">Why having a URI in there if it’s not </w:t>
      </w:r>
      <w:proofErr w:type="gramStart"/>
      <w:r>
        <w:t>resolvable ?</w:t>
      </w:r>
      <w:proofErr w:type="gramEnd"/>
      <w:r>
        <w:t xml:space="preserve"> </w:t>
      </w:r>
      <w:proofErr w:type="gramStart"/>
      <w:r>
        <w:t>because</w:t>
      </w:r>
      <w:proofErr w:type="gramEnd"/>
      <w:r>
        <w:t xml:space="preserve"> some vocabulary terms are defined as URI even though they are not resolvable ?</w:t>
      </w:r>
    </w:p>
  </w:comment>
  <w:comment w:id="302" w:author="Eric Boisvert" w:date="2016-06-02T10:06:00Z" w:initials="EB/L">
    <w:p w14:paraId="65E74C2D" w14:textId="77777777" w:rsidR="00F02ED9" w:rsidRDefault="00F02ED9" w:rsidP="00D96958">
      <w:pPr>
        <w:pStyle w:val="Commentaire"/>
      </w:pPr>
      <w:r>
        <w:rPr>
          <w:rStyle w:val="Marquedecommentaire"/>
        </w:rPr>
        <w:annotationRef/>
      </w:r>
      <w:r>
        <w:t xml:space="preserve">Check, eg. </w:t>
      </w:r>
    </w:p>
  </w:comment>
  <w:comment w:id="303" w:author="Eric Boisvert" w:date="2016-06-02T10:06:00Z" w:initials="EB/L">
    <w:p w14:paraId="1AAB0499" w14:textId="77777777" w:rsidR="00F02ED9" w:rsidRDefault="00F02ED9" w:rsidP="00176E9E">
      <w:pPr>
        <w:pStyle w:val="Commentaire"/>
      </w:pPr>
      <w:r>
        <w:rPr>
          <w:rStyle w:val="Marquedecommentaire"/>
        </w:rPr>
        <w:annotationRef/>
      </w:r>
      <w:r>
        <w:t xml:space="preserve">Is there a PK </w:t>
      </w:r>
      <w:proofErr w:type="gramStart"/>
      <w:r>
        <w:t>constrain ?</w:t>
      </w:r>
      <w:proofErr w:type="gramEnd"/>
      <w:r>
        <w:t xml:space="preserve">  </w:t>
      </w:r>
      <w:proofErr w:type="gramStart"/>
      <w:r>
        <w:t>ie</w:t>
      </w:r>
      <w:proofErr w:type="gramEnd"/>
      <w:r>
        <w:t>, does this force a mappedfeature made of several polygons to be a multipolygon</w:t>
      </w:r>
    </w:p>
  </w:comment>
  <w:comment w:id="304" w:author="Eric Boisvert" w:date="2016-06-02T10:06:00Z" w:initials="EB/L">
    <w:p w14:paraId="2DDC24B9" w14:textId="77777777" w:rsidR="00F02ED9" w:rsidRDefault="00F02ED9" w:rsidP="00176E9E">
      <w:pPr>
        <w:pStyle w:val="Commentaire"/>
      </w:pPr>
      <w:r>
        <w:rPr>
          <w:rStyle w:val="Marquedecommentaire"/>
        </w:rPr>
        <w:annotationRef/>
      </w:r>
      <w:r>
        <w:t xml:space="preserve">Is this correct.  This is a characterString and it seems to imply it expect a numerical value.  Or does this simply means it expects a text describing the accuracy that comprises numerical </w:t>
      </w:r>
      <w:proofErr w:type="gramStart"/>
      <w:r>
        <w:t>values ?</w:t>
      </w:r>
      <w:proofErr w:type="gramEnd"/>
    </w:p>
  </w:comment>
  <w:comment w:id="305" w:author="Eric Boisvert" w:date="2016-06-02T10:06:00Z" w:initials="EB/L">
    <w:p w14:paraId="71798E18" w14:textId="48F7898B" w:rsidR="00F02ED9" w:rsidRDefault="00F02ED9" w:rsidP="00176E9E">
      <w:pPr>
        <w:pStyle w:val="Commentaire"/>
      </w:pPr>
      <w:r>
        <w:rPr>
          <w:rStyle w:val="Marquedecommentaire"/>
        </w:rPr>
        <w:annotationRef/>
      </w:r>
      <w:r>
        <w:t>This is a shortcut or a replacement of getting the full MappedFeature and then resolve the specification association</w:t>
      </w:r>
    </w:p>
  </w:comment>
  <w:comment w:id="309" w:author="Eric Boisvert" w:date="2016-06-02T10:06:00Z" w:initials="EB/L">
    <w:p w14:paraId="021DDEA1" w14:textId="77777777" w:rsidR="00F02ED9" w:rsidRDefault="00F02ED9" w:rsidP="00D96958">
      <w:pPr>
        <w:pStyle w:val="Commentaire"/>
      </w:pPr>
      <w:r>
        <w:rPr>
          <w:rStyle w:val="Marquedecommentaire"/>
        </w:rPr>
        <w:annotationRef/>
      </w:r>
      <w:r>
        <w:t xml:space="preserve">Check, eg. </w:t>
      </w:r>
    </w:p>
  </w:comment>
  <w:comment w:id="308" w:author="Ollie Raymond" w:date="2016-06-02T10:06:00Z" w:initials="OLR">
    <w:p w14:paraId="5F95FA50" w14:textId="77777777" w:rsidR="00F02ED9" w:rsidRDefault="00F02ED9" w:rsidP="00673C75">
      <w:pPr>
        <w:pStyle w:val="Commentaire"/>
      </w:pPr>
      <w:r>
        <w:rPr>
          <w:rStyle w:val="Marquedecommentaire"/>
        </w:rPr>
        <w:annotationRef/>
      </w:r>
      <w:r>
        <w:t>This sentence cannot be enforced. It implies that you cannot have a compliant portrayal service without also having another resolvable representation of the borehole. This is an unreasonable expectation for entry-level users.</w:t>
      </w:r>
    </w:p>
    <w:p w14:paraId="27DD889E" w14:textId="78CEECD6" w:rsidR="00F02ED9" w:rsidRDefault="00F02ED9">
      <w:pPr>
        <w:pStyle w:val="Commentaire"/>
      </w:pPr>
    </w:p>
  </w:comment>
  <w:comment w:id="311" w:author="Eric Boisvert" w:date="2016-06-02T10:06:00Z" w:initials="EB/L">
    <w:p w14:paraId="5B647355" w14:textId="7881E39E" w:rsidR="00F02ED9" w:rsidRDefault="00F02ED9">
      <w:pPr>
        <w:pStyle w:val="Commentaire"/>
      </w:pPr>
      <w:r>
        <w:rPr>
          <w:rStyle w:val="Marquedecommentaire"/>
        </w:rPr>
        <w:annotationRef/>
      </w:r>
      <w:r>
        <w:t>SHOULD are not mandatory and don’t have compliance teste associated to them.</w:t>
      </w:r>
    </w:p>
  </w:comment>
  <w:comment w:id="310" w:author="Ollie Raymond" w:date="2016-06-02T10:06:00Z" w:initials="OLR">
    <w:p w14:paraId="2AF7AF0C" w14:textId="1567801F" w:rsidR="00F02ED9" w:rsidRDefault="00F02ED9">
      <w:pPr>
        <w:pStyle w:val="Commentaire"/>
      </w:pPr>
      <w:r>
        <w:rPr>
          <w:rStyle w:val="Marquedecommentaire"/>
        </w:rPr>
        <w:annotationRef/>
      </w:r>
      <w:r>
        <w:t xml:space="preserve">We cannot expect that Portrayal data providers also provide a complex GeoSciML WFS. </w:t>
      </w:r>
      <w:proofErr w:type="gramStart"/>
      <w:r>
        <w:t>The  point</w:t>
      </w:r>
      <w:proofErr w:type="gramEnd"/>
      <w:r>
        <w:t xml:space="preserve"> of having an portrayal schema is so entry-level data providers don’t have to provide a complex WFS.</w:t>
      </w:r>
    </w:p>
  </w:comment>
  <w:comment w:id="312" w:author="Eric Boisvert" w:date="2016-06-02T10:06:00Z" w:initials="EB/L">
    <w:p w14:paraId="5396C471" w14:textId="77777777" w:rsidR="00F02ED9" w:rsidRDefault="00F02ED9" w:rsidP="00BE718C">
      <w:pPr>
        <w:pStyle w:val="Commentaire"/>
      </w:pPr>
      <w:r>
        <w:rPr>
          <w:rStyle w:val="Marquedecommentaire"/>
        </w:rPr>
        <w:annotationRef/>
      </w:r>
      <w:r>
        <w:t xml:space="preserve">Resolve implies URI – doesn’t </w:t>
      </w:r>
      <w:proofErr w:type="gramStart"/>
      <w:r>
        <w:t>it ?</w:t>
      </w:r>
      <w:proofErr w:type="gramEnd"/>
    </w:p>
  </w:comment>
  <w:comment w:id="339" w:author="Eric Boisvert" w:date="2016-06-02T10:06:00Z" w:initials="EB/L">
    <w:p w14:paraId="52CEAD5D" w14:textId="77777777" w:rsidR="00F02ED9" w:rsidRDefault="00F02ED9" w:rsidP="00D96958">
      <w:pPr>
        <w:pStyle w:val="Commentaire"/>
      </w:pPr>
      <w:r>
        <w:rPr>
          <w:rStyle w:val="Marquedecommentaire"/>
        </w:rPr>
        <w:annotationRef/>
      </w:r>
      <w:r>
        <w:t xml:space="preserve">Check, eg. </w:t>
      </w:r>
    </w:p>
  </w:comment>
  <w:comment w:id="355" w:author="Eric Boisvert" w:date="2016-06-02T10:06:00Z" w:initials="EB/L">
    <w:p w14:paraId="1AA086B4" w14:textId="77777777" w:rsidR="00F02ED9" w:rsidRDefault="00F02ED9" w:rsidP="00D96958">
      <w:pPr>
        <w:pStyle w:val="Commentaire"/>
      </w:pPr>
      <w:r>
        <w:rPr>
          <w:rStyle w:val="Marquedecommentaire"/>
        </w:rPr>
        <w:annotationRef/>
      </w:r>
      <w:r>
        <w:t xml:space="preserve">Check, eg. </w:t>
      </w:r>
    </w:p>
  </w:comment>
  <w:comment w:id="375" w:author="Eric Boisvert" w:date="2016-06-02T10:06:00Z" w:initials="EB/L">
    <w:p w14:paraId="58D17B83" w14:textId="77777777" w:rsidR="00F02ED9" w:rsidRDefault="00F02ED9" w:rsidP="00DF2985">
      <w:pPr>
        <w:pStyle w:val="Commentaire"/>
      </w:pPr>
      <w:r>
        <w:rPr>
          <w:rStyle w:val="Marquedecommentaire"/>
        </w:rPr>
        <w:annotationRef/>
      </w:r>
      <w:r>
        <w:t xml:space="preserve">Check, eg. </w:t>
      </w:r>
    </w:p>
  </w:comment>
  <w:comment w:id="400" w:author="Eric Boisvert" w:date="2016-06-02T10:06:00Z" w:initials="EB/L">
    <w:p w14:paraId="3F27E355" w14:textId="77777777" w:rsidR="00F02ED9" w:rsidRDefault="00F02ED9" w:rsidP="002E6F45">
      <w:pPr>
        <w:pStyle w:val="Commentaire"/>
      </w:pPr>
      <w:r>
        <w:rPr>
          <w:rStyle w:val="Marquedecommentaire"/>
        </w:rPr>
        <w:annotationRef/>
      </w:r>
      <w:r>
        <w:t xml:space="preserve">Check, eg. </w:t>
      </w:r>
    </w:p>
  </w:comment>
  <w:comment w:id="427" w:author="Eric Boisvert" w:date="2016-06-02T10:06:00Z" w:initials="EB/L">
    <w:p w14:paraId="3916DEFC" w14:textId="77777777" w:rsidR="00F02ED9" w:rsidRDefault="00F02ED9" w:rsidP="00006FB0">
      <w:pPr>
        <w:pStyle w:val="Commentaire"/>
      </w:pPr>
      <w:r>
        <w:rPr>
          <w:rStyle w:val="Marquedecommentaire"/>
        </w:rPr>
        <w:annotationRef/>
      </w:r>
      <w:r>
        <w:t xml:space="preserve">Check, eg. </w:t>
      </w:r>
    </w:p>
  </w:comment>
  <w:comment w:id="428" w:author="Eric Boisvert" w:date="2016-06-02T10:06:00Z" w:initials="EB/L">
    <w:p w14:paraId="246F852D" w14:textId="77777777" w:rsidR="00F02ED9" w:rsidRDefault="00F02ED9" w:rsidP="00637CC9">
      <w:pPr>
        <w:pStyle w:val="Commentaire"/>
      </w:pPr>
      <w:r>
        <w:rPr>
          <w:rStyle w:val="Marquedecommentaire"/>
        </w:rPr>
        <w:annotationRef/>
      </w:r>
      <w:r>
        <w:t>Change in UML scope notes and remove observation_URI</w:t>
      </w:r>
    </w:p>
  </w:comment>
  <w:comment w:id="429" w:author="Eric Boisvert" w:date="2016-06-02T10:06:00Z" w:initials="EB/L">
    <w:p w14:paraId="1361859C" w14:textId="0AA10B9F" w:rsidR="00F02ED9" w:rsidRDefault="00F02ED9">
      <w:pPr>
        <w:pStyle w:val="Commentaire"/>
      </w:pPr>
      <w:r>
        <w:rPr>
          <w:rStyle w:val="Marquedecommentaire"/>
        </w:rPr>
        <w:annotationRef/>
      </w:r>
      <w:r>
        <w:t>The original note mentioned only string to “</w:t>
      </w:r>
      <w:r w:rsidRPr="00863E82">
        <w:rPr>
          <w:rFonts w:cs="Arial"/>
          <w:color w:val="000000"/>
          <w:lang w:val="en-CA"/>
        </w:rPr>
        <w:t>conform with simple feature requirements,</w:t>
      </w:r>
      <w:r>
        <w:rPr>
          <w:rFonts w:cs="Arial"/>
          <w:color w:val="000000"/>
          <w:lang w:val="en-CA"/>
        </w:rPr>
        <w:t>” – that’s not true.  Other literal types are valid.  But it also said “</w:t>
      </w:r>
      <w:r w:rsidRPr="00863E82">
        <w:rPr>
          <w:rFonts w:cs="Arial"/>
          <w:color w:val="000000"/>
          <w:lang w:val="en-CA"/>
        </w:rPr>
        <w:t>it can be encoded as a swe</w:t>
      </w:r>
      <w:proofErr w:type="gramStart"/>
      <w:r w:rsidRPr="00863E82">
        <w:rPr>
          <w:rFonts w:cs="Arial"/>
          <w:color w:val="000000"/>
          <w:lang w:val="en-CA"/>
        </w:rPr>
        <w:t>:Record</w:t>
      </w:r>
      <w:proofErr w:type="gramEnd"/>
      <w:r w:rsidRPr="00863E82">
        <w:rPr>
          <w:rFonts w:cs="Arial"/>
          <w:color w:val="000000"/>
          <w:lang w:val="en-CA"/>
        </w:rPr>
        <w:t>.</w:t>
      </w:r>
      <w:r>
        <w:rPr>
          <w:rFonts w:cs="Arial"/>
          <w:color w:val="000000"/>
          <w:lang w:val="en-CA"/>
        </w:rPr>
        <w:t>”. Not in SF-0.</w:t>
      </w:r>
    </w:p>
  </w:comment>
  <w:comment w:id="451" w:author="Eric Boisvert" w:date="2016-06-02T10:06:00Z" w:initials="EB/L">
    <w:p w14:paraId="084DAD59" w14:textId="3EBA890B" w:rsidR="00F02ED9" w:rsidRDefault="00F02ED9">
      <w:pPr>
        <w:pStyle w:val="Commentaire"/>
      </w:pPr>
      <w:r>
        <w:rPr>
          <w:rStyle w:val="Marquedecommentaire"/>
        </w:rPr>
        <w:annotationRef/>
      </w:r>
      <w:r>
        <w:t>Rephrase important use case = INSPIRE</w:t>
      </w:r>
    </w:p>
  </w:comment>
  <w:comment w:id="466" w:author="Eric Boisvert" w:date="2016-06-02T10:06:00Z" w:initials="EB/L">
    <w:p w14:paraId="4602724B" w14:textId="1CB62DD0" w:rsidR="00F02ED9" w:rsidRDefault="00F02ED9">
      <w:pPr>
        <w:pStyle w:val="Commentaire"/>
      </w:pPr>
      <w:r>
        <w:rPr>
          <w:rStyle w:val="Marquedecommentaire"/>
        </w:rPr>
        <w:annotationRef/>
      </w:r>
      <w:r>
        <w:t xml:space="preserve">Not a package according to Modular </w:t>
      </w:r>
      <w:proofErr w:type="gramStart"/>
      <w:r>
        <w:t>spec  rules</w:t>
      </w:r>
      <w:proofErr w:type="gramEnd"/>
      <w:r>
        <w:t>, one package == one schema == one namespace, yet all Basic is in the same schema (xsd)</w:t>
      </w:r>
    </w:p>
  </w:comment>
  <w:comment w:id="469" w:author="Eric Boisvert" w:date="2016-06-02T10:06:00Z" w:initials="EB/L">
    <w:p w14:paraId="6B5921D4" w14:textId="5533ACFC" w:rsidR="00F02ED9" w:rsidRDefault="00F02ED9">
      <w:pPr>
        <w:pStyle w:val="Commentaire"/>
      </w:pPr>
      <w:r>
        <w:rPr>
          <w:rStyle w:val="Marquedecommentaire"/>
        </w:rPr>
        <w:annotationRef/>
      </w:r>
      <w:r>
        <w:t>Not quite sure what to do of this.</w:t>
      </w:r>
    </w:p>
  </w:comment>
  <w:comment w:id="471" w:author="Eric Boisvert" w:date="2016-06-02T10:06:00Z" w:initials="EB/L">
    <w:p w14:paraId="49D40484" w14:textId="5C78DA5F" w:rsidR="00F02ED9" w:rsidRDefault="00F02ED9">
      <w:pPr>
        <w:pStyle w:val="Commentaire"/>
      </w:pPr>
      <w:r>
        <w:rPr>
          <w:rStyle w:val="Marquedecommentaire"/>
        </w:rPr>
        <w:annotationRef/>
      </w:r>
      <w:r>
        <w:t>I don’t understand</w:t>
      </w:r>
    </w:p>
  </w:comment>
  <w:comment w:id="473" w:author="Eric Boisvert" w:date="2016-06-02T10:06:00Z" w:initials="EB/L">
    <w:p w14:paraId="18B6C9FA" w14:textId="77777777" w:rsidR="00F02ED9" w:rsidRDefault="00F02ED9" w:rsidP="0016408B">
      <w:pPr>
        <w:pStyle w:val="Commentaire"/>
      </w:pPr>
      <w:r>
        <w:rPr>
          <w:rStyle w:val="Marquedecommentaire"/>
        </w:rPr>
        <w:annotationRef/>
      </w:r>
      <w:r>
        <w:t>Probably don’t need this because this is what the UML says, but this CodeType is different since it is not an external vocabulary</w:t>
      </w:r>
    </w:p>
  </w:comment>
  <w:comment w:id="474" w:author="Eric Boisvert" w:date="2016-06-02T10:06:00Z" w:initials="EB/L">
    <w:p w14:paraId="29FF579F" w14:textId="418C8DEC" w:rsidR="00F02ED9" w:rsidRDefault="00F02ED9">
      <w:pPr>
        <w:pStyle w:val="Commentaire"/>
      </w:pPr>
      <w:r>
        <w:rPr>
          <w:rStyle w:val="Marquedecommentaire"/>
        </w:rPr>
        <w:annotationRef/>
      </w:r>
      <w:r>
        <w:t>Delete because it actually goes in 8.5.1</w:t>
      </w:r>
    </w:p>
  </w:comment>
  <w:comment w:id="475" w:author="Eric Boisvert" w:date="2016-06-02T10:06:00Z" w:initials="EB/L">
    <w:p w14:paraId="2A96457B" w14:textId="5EA18721" w:rsidR="00F02ED9" w:rsidRDefault="00F02ED9">
      <w:pPr>
        <w:pStyle w:val="Commentaire"/>
      </w:pPr>
      <w:r>
        <w:rPr>
          <w:rStyle w:val="Marquedecommentaire"/>
        </w:rPr>
        <w:annotationRef/>
      </w:r>
      <w:r>
        <w:t>This seems to imply that a new AbstractFeatureRelation must be created (one of its subtype anyway) for any new relation between 2 features.  But AbstractFeatureRelation is a “Type”, which has an identity, and therefore can be pointed to.  Since relatedFeature can do a xlink</w:t>
      </w:r>
      <w:proofErr w:type="gramStart"/>
      <w:r>
        <w:t>:href</w:t>
      </w:r>
      <w:proofErr w:type="gramEnd"/>
      <w:r>
        <w:t xml:space="preserve">, it technically means it can point to an existing relation and therefore break the “single source and single target” rule.  What’s wrong </w:t>
      </w:r>
      <w:proofErr w:type="gramStart"/>
      <w:r>
        <w:t>here ,</w:t>
      </w:r>
      <w:proofErr w:type="gramEnd"/>
      <w:r>
        <w:t xml:space="preserve"> the rule or the encoding ?</w:t>
      </w:r>
    </w:p>
  </w:comment>
  <w:comment w:id="476" w:author="Eric Boisvert" w:date="2016-06-02T10:06:00Z" w:initials="EB/L">
    <w:p w14:paraId="53080A5A" w14:textId="720EBE1D" w:rsidR="00F02ED9" w:rsidRDefault="00F02ED9">
      <w:pPr>
        <w:pStyle w:val="Commentaire"/>
      </w:pPr>
      <w:r>
        <w:rPr>
          <w:rStyle w:val="Marquedecommentaire"/>
        </w:rPr>
        <w:annotationRef/>
      </w:r>
      <w:r>
        <w:t>That an interesting side effect.  Basic cannot instanciate a AbstractFeatureRelation, but can xlink</w:t>
      </w:r>
      <w:proofErr w:type="gramStart"/>
      <w:r>
        <w:t>:href</w:t>
      </w:r>
      <w:proofErr w:type="gramEnd"/>
      <w:r>
        <w:t xml:space="preserve"> to one.</w:t>
      </w:r>
    </w:p>
  </w:comment>
  <w:comment w:id="480" w:author="Eric Boisvert" w:date="2016-06-02T10:06:00Z" w:initials="EB/L">
    <w:p w14:paraId="08690EA4" w14:textId="058794F9" w:rsidR="00F02ED9" w:rsidRDefault="00F02ED9">
      <w:pPr>
        <w:pStyle w:val="Commentaire"/>
      </w:pPr>
      <w:r>
        <w:rPr>
          <w:rStyle w:val="Marquedecommentaire"/>
        </w:rPr>
        <w:annotationRef/>
      </w:r>
      <w:r>
        <w:t>Because the document has been done from the scope notes, a lot of text repeats.  We’ll need to do some cleanup and distribute the blurbs of documentation into their right place.  For instance, this bit is also in the intro and in the beginning of the Basic section (this one is better though)</w:t>
      </w:r>
    </w:p>
  </w:comment>
  <w:comment w:id="481" w:author="Eric Boisvert" w:date="2016-06-02T10:06:00Z" w:initials="EB/L">
    <w:p w14:paraId="5C743AC9" w14:textId="77777777" w:rsidR="00F02ED9" w:rsidRDefault="00F02ED9">
      <w:pPr>
        <w:pStyle w:val="Commentaire"/>
      </w:pPr>
      <w:r>
        <w:rPr>
          <w:rStyle w:val="Marquedecommentaire"/>
        </w:rPr>
        <w:annotationRef/>
      </w:r>
      <w:r>
        <w:t xml:space="preserve">This was in the scope note.  I don’t understand what this means.  Is the last item </w:t>
      </w:r>
    </w:p>
  </w:comment>
  <w:comment w:id="482" w:author="Eric Boisvert" w:date="2016-06-02T10:06:00Z" w:initials="EB/L">
    <w:p w14:paraId="720006F6" w14:textId="77777777" w:rsidR="00F02ED9" w:rsidRDefault="00F02ED9">
      <w:pPr>
        <w:pStyle w:val="Commentaire"/>
      </w:pPr>
      <w:r>
        <w:rPr>
          <w:rStyle w:val="Marquedecommentaire"/>
        </w:rPr>
        <w:annotationRef/>
      </w:r>
      <w:r>
        <w:t xml:space="preserve">This is a 3.2 thing, it has been replace with a “samplingFrame” term.  I honestly preferred the 3.2 </w:t>
      </w:r>
    </w:p>
  </w:comment>
  <w:comment w:id="484" w:author="Eric Boisvert" w:date="2016-06-02T10:06:00Z" w:initials="EB/L">
    <w:p w14:paraId="5B19BE13" w14:textId="40E8328A" w:rsidR="00F02ED9" w:rsidRDefault="00F02ED9">
      <w:pPr>
        <w:pStyle w:val="Commentaire"/>
      </w:pPr>
      <w:r>
        <w:rPr>
          <w:rStyle w:val="Marquedecommentaire"/>
        </w:rPr>
        <w:annotationRef/>
      </w:r>
      <w:r>
        <w:t>This looks like the portrayal scope notes.  In basic, it’s swe</w:t>
      </w:r>
      <w:proofErr w:type="gramStart"/>
      <w:r>
        <w:t>:Category</w:t>
      </w:r>
      <w:proofErr w:type="gramEnd"/>
      <w:r>
        <w:t xml:space="preserve"> (therefore, a term from a list).  Suggest we remove it</w:t>
      </w:r>
    </w:p>
  </w:comment>
  <w:comment w:id="492" w:author="Eric Boisvert" w:date="2016-06-02T10:06:00Z" w:initials="EB/L">
    <w:p w14:paraId="7766A12B" w14:textId="74BF3C91" w:rsidR="00F02ED9" w:rsidRDefault="00F02ED9">
      <w:pPr>
        <w:pStyle w:val="Commentaire"/>
      </w:pPr>
      <w:r>
        <w:rPr>
          <w:rStyle w:val="Marquedecommentaire"/>
        </w:rPr>
        <w:annotationRef/>
      </w:r>
      <w:r>
        <w:t>Not sure what this means</w:t>
      </w:r>
    </w:p>
  </w:comment>
  <w:comment w:id="496" w:author="Eric Boisvert" w:date="2016-06-02T10:06:00Z" w:initials="EB/L">
    <w:p w14:paraId="1022502B" w14:textId="2CE49434" w:rsidR="00F02ED9" w:rsidRDefault="00F02ED9">
      <w:pPr>
        <w:pStyle w:val="Commentaire"/>
      </w:pPr>
      <w:r>
        <w:rPr>
          <w:rStyle w:val="Marquedecommentaire"/>
        </w:rPr>
        <w:annotationRef/>
      </w:r>
      <w:r>
        <w:t>Some roles, such as stratigraphic hierarchy, and probably most of them, might require extra rules, such as hierachyLink shall not be cyclic.</w:t>
      </w:r>
    </w:p>
  </w:comment>
  <w:comment w:id="502" w:author="Eric Boisvert" w:date="2016-06-02T10:06:00Z" w:initials="EB/L">
    <w:p w14:paraId="07C6E8F7" w14:textId="19414C95" w:rsidR="00F02ED9" w:rsidRDefault="00F02ED9">
      <w:pPr>
        <w:pStyle w:val="Commentaire"/>
      </w:pPr>
      <w:r>
        <w:rPr>
          <w:rStyle w:val="Marquedecommentaire"/>
        </w:rPr>
        <w:annotationRef/>
      </w:r>
      <w:r>
        <w:t>There is a small “semantic” risk of reusing the same type.  If a new purpose emerge in either EarthMaterial or GeologicUnit, it automatically become available for the other class (because they use the same “DescriptionPurpose”)</w:t>
      </w:r>
    </w:p>
  </w:comment>
  <w:comment w:id="510" w:author="Eric Boisvert" w:date="2016-06-02T10:06:00Z" w:initials="EB/L">
    <w:p w14:paraId="411F64B9" w14:textId="2AC6BAD6" w:rsidR="00F02ED9" w:rsidRDefault="00F02ED9">
      <w:pPr>
        <w:pStyle w:val="Commentaire"/>
      </w:pPr>
      <w:r>
        <w:rPr>
          <w:rStyle w:val="Marquedecommentaire"/>
        </w:rPr>
        <w:annotationRef/>
      </w:r>
      <w:r>
        <w:t>We don’t get the opportunities to site XVII century stuff very often</w:t>
      </w:r>
    </w:p>
  </w:comment>
  <w:comment w:id="522" w:author="Eric Boisvert" w:date="2016-06-02T10:06:00Z" w:initials="EB/L">
    <w:p w14:paraId="141CBB56" w14:textId="78925F87" w:rsidR="00F02ED9" w:rsidRDefault="00F02ED9">
      <w:pPr>
        <w:pStyle w:val="Commentaire"/>
      </w:pPr>
      <w:r>
        <w:rPr>
          <w:rStyle w:val="Marquedecommentaire"/>
        </w:rPr>
        <w:annotationRef/>
      </w:r>
      <w:proofErr w:type="gramStart"/>
      <w:r>
        <w:t>Heterogeneity ?</w:t>
      </w:r>
      <w:proofErr w:type="gramEnd"/>
    </w:p>
  </w:comment>
  <w:comment w:id="524" w:author="Eric Boisvert" w:date="2016-06-02T10:06:00Z" w:initials="EB/L">
    <w:p w14:paraId="58301678" w14:textId="30B77D74" w:rsidR="00F02ED9" w:rsidRDefault="00F02ED9">
      <w:pPr>
        <w:pStyle w:val="Commentaire"/>
      </w:pPr>
      <w:r>
        <w:rPr>
          <w:rStyle w:val="Marquedecommentaire"/>
        </w:rPr>
        <w:annotationRef/>
      </w:r>
      <w:r>
        <w:t>Not sure what this is for</w:t>
      </w:r>
    </w:p>
  </w:comment>
  <w:comment w:id="527" w:author="Eric Boisvert" w:date="2016-06-02T10:06:00Z" w:initials="EB/L">
    <w:p w14:paraId="10B4786D" w14:textId="0F8925E1" w:rsidR="00F02ED9" w:rsidRDefault="00F02ED9">
      <w:pPr>
        <w:pStyle w:val="Commentaire"/>
      </w:pPr>
      <w:r>
        <w:rPr>
          <w:rStyle w:val="Marquedecommentaire"/>
        </w:rPr>
        <w:annotationRef/>
      </w:r>
      <w:r>
        <w:t>Shouldn’t be “deformation of a GeologicUnit</w:t>
      </w:r>
      <w:proofErr w:type="gramStart"/>
      <w:r>
        <w:t>” ?</w:t>
      </w:r>
      <w:proofErr w:type="gramEnd"/>
    </w:p>
  </w:comment>
  <w:comment w:id="544" w:author="Eric Boisvert" w:date="2016-06-02T10:06:00Z" w:initials="EB/L">
    <w:p w14:paraId="7145605A" w14:textId="12673CC8" w:rsidR="00F02ED9" w:rsidRDefault="00F02ED9">
      <w:pPr>
        <w:pStyle w:val="Commentaire"/>
      </w:pPr>
      <w:r>
        <w:rPr>
          <w:rStyle w:val="Marquedecommentaire"/>
        </w:rPr>
        <w:annotationRef/>
      </w:r>
      <w:r>
        <w:t xml:space="preserve">Well, that’s not very useful.  The scopeNote we have in EAP is “Types of collections of geological and geophysical objects. (From INSPIRE)” which is not more enlightening.  Does anyone have an </w:t>
      </w:r>
      <w:proofErr w:type="gramStart"/>
      <w:r>
        <w:t>exemple ?</w:t>
      </w:r>
      <w:proofErr w:type="gramEnd"/>
    </w:p>
  </w:comment>
  <w:comment w:id="545" w:author="Boisvert, Eric" w:date="2016-06-02T10:06:00Z" w:initials="BE">
    <w:p w14:paraId="41B1F482" w14:textId="77777777" w:rsidR="00F02ED9" w:rsidRDefault="00F02ED9" w:rsidP="00390DF7">
      <w:pPr>
        <w:pStyle w:val="Commentaire"/>
      </w:pPr>
      <w:r>
        <w:rPr>
          <w:rStyle w:val="Marquedecommentaire"/>
        </w:rPr>
        <w:annotationRef/>
      </w:r>
      <w:r>
        <w:t>Check. Maybe it’s a GML 3.3 thing</w:t>
      </w:r>
    </w:p>
  </w:comment>
  <w:comment w:id="548" w:author="Boisvert, Eric" w:date="2016-06-02T10:06:00Z" w:initials="BE">
    <w:p w14:paraId="1D69B5C2" w14:textId="5CF0D125" w:rsidR="00F02ED9" w:rsidRDefault="00F02ED9">
      <w:pPr>
        <w:pStyle w:val="Commentaire"/>
      </w:pPr>
      <w:r>
        <w:rPr>
          <w:rStyle w:val="Marquedecommentaire"/>
        </w:rPr>
        <w:annotationRef/>
      </w:r>
      <w:r>
        <w:t>Although some of the requirements below do.</w:t>
      </w:r>
    </w:p>
  </w:comment>
  <w:comment w:id="549" w:author="Eric Boisvert" w:date="2016-06-02T10:06:00Z" w:initials="EB/L">
    <w:p w14:paraId="6ED4705C" w14:textId="77777777" w:rsidR="00F02ED9" w:rsidRDefault="00F02ED9" w:rsidP="00657E64">
      <w:pPr>
        <w:pStyle w:val="Commentaire"/>
      </w:pPr>
      <w:r>
        <w:rPr>
          <w:rStyle w:val="Marquedecommentaire"/>
        </w:rPr>
        <w:annotationRef/>
      </w:r>
      <w:r>
        <w:t>Should we have a recommendation that community stick to a single convension (eg: OneGeology uses that convension)</w:t>
      </w:r>
    </w:p>
  </w:comment>
  <w:comment w:id="551" w:author="Eric Boisvert" w:date="2016-06-02T10:06:00Z" w:initials="EB/L">
    <w:p w14:paraId="5485F6AC" w14:textId="1F3BAD88" w:rsidR="00F02ED9" w:rsidRDefault="00F02ED9" w:rsidP="00657E64">
      <w:pPr>
        <w:pStyle w:val="Commentaire"/>
      </w:pPr>
      <w:r>
        <w:rPr>
          <w:rStyle w:val="Marquedecommentaire"/>
        </w:rPr>
        <w:annotationRef/>
      </w:r>
      <w:r>
        <w:t>It actually depend of the convention</w:t>
      </w:r>
    </w:p>
  </w:comment>
  <w:comment w:id="555" w:author="Eric Boisvert" w:date="2016-06-02T10:06:00Z" w:initials="EB/L">
    <w:p w14:paraId="0B5605F6" w14:textId="6C87D3D6" w:rsidR="00F02ED9" w:rsidRDefault="00F02ED9">
      <w:pPr>
        <w:pStyle w:val="Commentaire"/>
      </w:pPr>
      <w:r>
        <w:rPr>
          <w:rStyle w:val="Marquedecommentaire"/>
        </w:rPr>
        <w:annotationRef/>
      </w:r>
      <w:r>
        <w:t>This is one exception in the list.  It’s not externally managed, but actually enforced in the specification and the schema.</w:t>
      </w:r>
    </w:p>
  </w:comment>
  <w:comment w:id="557" w:author="Eric Boisvert" w:date="2016-06-02T10:06:00Z" w:initials="EB/L">
    <w:p w14:paraId="66B47F31" w14:textId="1A6C4486" w:rsidR="00F02ED9" w:rsidRDefault="00F02ED9">
      <w:pPr>
        <w:pStyle w:val="Commentaire"/>
      </w:pPr>
      <w:r>
        <w:rPr>
          <w:rStyle w:val="Marquedecommentaire"/>
        </w:rPr>
        <w:annotationRef/>
      </w:r>
      <w:r>
        <w:t>Cordlink and Kentuky did a mapping</w:t>
      </w:r>
    </w:p>
  </w:comment>
  <w:comment w:id="560" w:author="Boisvert, Eric" w:date="2016-06-02T10:06:00Z" w:initials="BE">
    <w:p w14:paraId="418FC66E" w14:textId="01BC6B1B" w:rsidR="00F02ED9" w:rsidRDefault="00F02ED9">
      <w:pPr>
        <w:pStyle w:val="Commentaire"/>
      </w:pPr>
      <w:r>
        <w:rPr>
          <w:rStyle w:val="Marquedecommentaire"/>
        </w:rPr>
        <w:annotationRef/>
      </w:r>
      <w:r>
        <w:t>There should be a convention that the SRS of the geometries on the cross-section shall be a reference to the plane that makes the cross-section.</w:t>
      </w:r>
    </w:p>
  </w:comment>
  <w:comment w:id="565" w:author="Eric Boisvert" w:date="2016-06-02T10:06:00Z" w:initials="EB/L">
    <w:p w14:paraId="3B2EDD2B" w14:textId="3ED32B99" w:rsidR="00F02ED9" w:rsidRDefault="00F02ED9">
      <w:pPr>
        <w:pStyle w:val="Commentaire"/>
      </w:pPr>
      <w:r>
        <w:rPr>
          <w:rStyle w:val="Marquedecommentaire"/>
        </w:rPr>
        <w:annotationRef/>
      </w:r>
      <w:r>
        <w:t>Rework this, this should be under GeologicFeatureRelation below</w:t>
      </w:r>
    </w:p>
  </w:comment>
  <w:comment w:id="567" w:author="Eric Boisvert" w:date="2016-06-02T10:06:00Z" w:initials="EB/L">
    <w:p w14:paraId="301A2117" w14:textId="7B08D6E4" w:rsidR="00F02ED9" w:rsidRDefault="00F02ED9">
      <w:pPr>
        <w:pStyle w:val="Commentaire"/>
      </w:pPr>
      <w:r>
        <w:rPr>
          <w:rStyle w:val="Marquedecommentaire"/>
        </w:rPr>
        <w:annotationRef/>
      </w:r>
      <w:r>
        <w:t>I remove “spatial object” because GeologicFeatureRelation are between Features</w:t>
      </w:r>
    </w:p>
  </w:comment>
  <w:comment w:id="587" w:author="Eric Boisvert" w:date="2016-06-02T10:06:00Z" w:initials="EB/L">
    <w:p w14:paraId="05D4B33C" w14:textId="05CF38CA" w:rsidR="00F02ED9" w:rsidRDefault="00F02ED9">
      <w:pPr>
        <w:pStyle w:val="Commentaire"/>
      </w:pPr>
      <w:r>
        <w:rPr>
          <w:rStyle w:val="Marquedecommentaire"/>
        </w:rPr>
        <w:annotationRef/>
      </w:r>
      <w:r>
        <w:t>A good example that a property name alone is not a good identifier.  Most of the “shape” I’ve seen in model are actually the GM_Object.  BTW, if I understand correctly, the new 19109 will forbid duplicate property names in an application schema (in the same namespace)</w:t>
      </w:r>
    </w:p>
  </w:comment>
  <w:comment w:id="588" w:author="Eric Boisvert" w:date="2016-06-02T10:06:00Z" w:initials="EB/L">
    <w:p w14:paraId="5F904FE1" w14:textId="3B228682" w:rsidR="00F02ED9" w:rsidRDefault="00F02ED9">
      <w:pPr>
        <w:pStyle w:val="Commentaire"/>
      </w:pPr>
      <w:r>
        <w:rPr>
          <w:rStyle w:val="Marquedecommentaire"/>
        </w:rPr>
        <w:annotationRef/>
      </w:r>
      <w:r>
        <w:t>It’s a swe</w:t>
      </w:r>
      <w:proofErr w:type="gramStart"/>
      <w:r>
        <w:t>:QuantityRange</w:t>
      </w:r>
      <w:proofErr w:type="gramEnd"/>
    </w:p>
  </w:comment>
  <w:comment w:id="596" w:author="Eric Boisvert" w:date="2016-06-02T10:06:00Z" w:initials="EB/L">
    <w:p w14:paraId="39A3506E" w14:textId="63BD2186" w:rsidR="00F02ED9" w:rsidRPr="00CD22DC" w:rsidRDefault="00F02ED9">
      <w:pPr>
        <w:pStyle w:val="Commentaire"/>
        <w:rPr>
          <w:lang w:val="en-CA"/>
        </w:rPr>
      </w:pPr>
      <w:r>
        <w:rPr>
          <w:rStyle w:val="Marquedecommentaire"/>
        </w:rPr>
        <w:annotationRef/>
      </w:r>
      <w:r>
        <w:t xml:space="preserve">Both </w:t>
      </w:r>
      <w:proofErr w:type="gramStart"/>
      <w:r>
        <w:t>ConstituentPart.role ?</w:t>
      </w:r>
      <w:proofErr w:type="gramEnd"/>
      <w:r w:rsidRPr="00CD22DC">
        <w:rPr>
          <w:lang w:val="en-CA"/>
        </w:rPr>
        <w:t xml:space="preserve"> Is this </w:t>
      </w:r>
      <w:proofErr w:type="gramStart"/>
      <w:r w:rsidRPr="00CD22DC">
        <w:rPr>
          <w:lang w:val="en-CA"/>
        </w:rPr>
        <w:t>intentional ?</w:t>
      </w:r>
      <w:proofErr w:type="gramEnd"/>
    </w:p>
  </w:comment>
  <w:comment w:id="614" w:author="Eric Boisvert" w:date="2016-06-02T10:06:00Z" w:initials="EB/L">
    <w:p w14:paraId="2825455C" w14:textId="17477529" w:rsidR="00F02ED9" w:rsidRDefault="00F02ED9">
      <w:pPr>
        <w:pStyle w:val="Commentaire"/>
      </w:pPr>
      <w:r>
        <w:rPr>
          <w:rStyle w:val="Marquedecommentaire"/>
        </w:rPr>
        <w:annotationRef/>
      </w:r>
      <w:r>
        <w:t>Don’t forget to add a dependency to GeologicAge in the requirement class list</w:t>
      </w:r>
    </w:p>
  </w:comment>
  <w:comment w:id="615" w:author="Boisvert, Eric" w:date="2016-06-02T10:06:00Z" w:initials="BE">
    <w:p w14:paraId="1C808EF5" w14:textId="6F40C929" w:rsidR="00F02ED9" w:rsidRDefault="00F02ED9">
      <w:pPr>
        <w:pStyle w:val="Commentaire"/>
      </w:pPr>
      <w:r>
        <w:rPr>
          <w:rStyle w:val="Marquedecommentaire"/>
        </w:rPr>
        <w:annotationRef/>
      </w:r>
      <w:r>
        <w:t>There is room for a requirement clause here.</w:t>
      </w:r>
    </w:p>
  </w:comment>
  <w:comment w:id="622" w:author="Eric Boisvert" w:date="2016-06-02T10:06:00Z" w:initials="EB/L">
    <w:p w14:paraId="46DD4A60" w14:textId="39A954E4" w:rsidR="00F02ED9" w:rsidRDefault="00F02ED9">
      <w:pPr>
        <w:pStyle w:val="Commentaire"/>
      </w:pPr>
      <w:r>
        <w:rPr>
          <w:rStyle w:val="Marquedecommentaire"/>
        </w:rPr>
        <w:annotationRef/>
      </w:r>
      <w:r>
        <w:t xml:space="preserve">Not clear sentence.  </w:t>
      </w:r>
    </w:p>
  </w:comment>
  <w:comment w:id="657" w:author="Eric Boisvert" w:date="2016-06-02T10:06:00Z" w:initials="EB/L">
    <w:p w14:paraId="42C21903" w14:textId="3AFF6780" w:rsidR="00F02ED9" w:rsidRDefault="00F02ED9">
      <w:pPr>
        <w:pStyle w:val="Commentaire"/>
      </w:pPr>
      <w:r>
        <w:rPr>
          <w:rStyle w:val="Marquedecommentaire"/>
        </w:rPr>
        <w:annotationRef/>
      </w:r>
      <w:r>
        <w:t>Would’t it be more informative to have ShearDisplacementStructure in this diagram (to show that SDSDescription adds description to SDS)</w:t>
      </w:r>
    </w:p>
  </w:comment>
  <w:comment w:id="663" w:author="Eric Boisvert" w:date="2016-06-02T10:06:00Z" w:initials="EB/L">
    <w:p w14:paraId="34ACD43E" w14:textId="47D71F8A" w:rsidR="00F02ED9" w:rsidRDefault="00F02ED9">
      <w:pPr>
        <w:pStyle w:val="Commentaire"/>
      </w:pPr>
      <w:r>
        <w:rPr>
          <w:rStyle w:val="Marquedecommentaire"/>
        </w:rPr>
        <w:annotationRef/>
      </w:r>
      <w:r>
        <w:t>Although strongly related, there are not much Esker made of basalt.</w:t>
      </w:r>
    </w:p>
  </w:comment>
  <w:comment w:id="664" w:author="Boisvert, Eric" w:date="2016-06-02T10:06:00Z" w:initials="BE">
    <w:p w14:paraId="5ADFBBDF" w14:textId="643A6A76" w:rsidR="00F02ED9" w:rsidRDefault="00F02ED9">
      <w:pPr>
        <w:pStyle w:val="Commentaire"/>
      </w:pPr>
      <w:r>
        <w:rPr>
          <w:rStyle w:val="Marquedecommentaire"/>
        </w:rPr>
        <w:annotationRef/>
      </w:r>
      <w:r>
        <w:t>This is true for all QuantityRange</w:t>
      </w:r>
    </w:p>
  </w:comment>
  <w:comment w:id="671" w:author="Eric Boisvert" w:date="2016-06-02T10:06:00Z" w:initials="EB/L">
    <w:p w14:paraId="400E408F" w14:textId="0E976AB6" w:rsidR="00F02ED9" w:rsidRDefault="00F02ED9">
      <w:pPr>
        <w:pStyle w:val="Commentaire"/>
      </w:pPr>
      <w:r>
        <w:rPr>
          <w:rStyle w:val="Marquedecommentaire"/>
        </w:rPr>
        <w:annotationRef/>
      </w:r>
      <w:r>
        <w:t>Original scope notes had “term(s) or numeric values.”</w:t>
      </w:r>
    </w:p>
  </w:comment>
  <w:comment w:id="685" w:author="Eric Boisvert" w:date="2016-06-02T10:06:00Z" w:initials="EB/L">
    <w:p w14:paraId="0435CE0A" w14:textId="4553E961" w:rsidR="00F02ED9" w:rsidRDefault="00F02ED9">
      <w:pPr>
        <w:pStyle w:val="Commentaire"/>
      </w:pPr>
      <w:r>
        <w:rPr>
          <w:rStyle w:val="Marquedecommentaire"/>
        </w:rPr>
        <w:annotationRef/>
      </w:r>
      <w:r>
        <w:t>This is a bit circular</w:t>
      </w:r>
    </w:p>
  </w:comment>
  <w:comment w:id="696" w:author="Eric Boisvert" w:date="2016-06-02T10:06:00Z" w:initials="EB/L">
    <w:p w14:paraId="5768A9DC" w14:textId="2773047A" w:rsidR="00F02ED9" w:rsidRDefault="00F02ED9">
      <w:pPr>
        <w:pStyle w:val="Commentaire"/>
      </w:pPr>
      <w:r>
        <w:rPr>
          <w:rStyle w:val="Marquedecommentaire"/>
        </w:rPr>
        <w:annotationRef/>
      </w:r>
      <w:r>
        <w:t>This is the very same description than GeochronologicEra.  I suspect this description is for GeochronologicEra because it references stratotype.</w:t>
      </w:r>
    </w:p>
  </w:comment>
  <w:comment w:id="697" w:author="Eric Boisvert" w:date="2016-06-02T10:06:00Z" w:initials="EB/L">
    <w:p w14:paraId="7247A767" w14:textId="343C40D3" w:rsidR="00F02ED9" w:rsidRDefault="00F02ED9">
      <w:pPr>
        <w:pStyle w:val="Commentaire"/>
      </w:pPr>
      <w:r>
        <w:rPr>
          <w:rStyle w:val="Marquedecommentaire"/>
        </w:rPr>
        <w:annotationRef/>
      </w:r>
      <w:r>
        <w:t xml:space="preserve">Is there a rule that says that start must be younger than </w:t>
      </w:r>
      <w:proofErr w:type="gramStart"/>
      <w:r>
        <w:t>end ?</w:t>
      </w:r>
      <w:proofErr w:type="gramEnd"/>
    </w:p>
  </w:comment>
  <w:comment w:id="709" w:author="Boisvert, Eric" w:date="2016-06-02T10:06:00Z" w:initials="BE">
    <w:p w14:paraId="21B89F9C" w14:textId="3B667400" w:rsidR="00F02ED9" w:rsidRDefault="00F02ED9">
      <w:pPr>
        <w:pStyle w:val="Commentaire"/>
      </w:pPr>
      <w:r>
        <w:rPr>
          <w:rStyle w:val="Marquedecommentaire"/>
        </w:rPr>
        <w:annotationRef/>
      </w:r>
      <w:r>
        <w:t>Already covered in Core (7.2.5)</w:t>
      </w:r>
    </w:p>
  </w:comment>
  <w:comment w:id="711" w:author="Boisvert, Eric" w:date="2016-06-02T10:06:00Z" w:initials="BE">
    <w:p w14:paraId="0C3F4C70" w14:textId="61A7041F" w:rsidR="00F02ED9" w:rsidRDefault="00F02ED9">
      <w:pPr>
        <w:pStyle w:val="Commentaire"/>
      </w:pPr>
      <w:r>
        <w:rPr>
          <w:rStyle w:val="Marquedecommentaire"/>
        </w:rPr>
        <w:annotationRef/>
      </w:r>
      <w:r>
        <w:t>Already covered in core (7.2.5)</w:t>
      </w:r>
    </w:p>
  </w:comment>
  <w:comment w:id="717" w:author="Boisvert, Eric" w:date="2016-06-02T10:06:00Z" w:initials="BE">
    <w:p w14:paraId="6BE94171" w14:textId="6D01443C" w:rsidR="00F02ED9" w:rsidRDefault="00F02ED9">
      <w:pPr>
        <w:pStyle w:val="Commentaire"/>
      </w:pPr>
      <w:r>
        <w:rPr>
          <w:rStyle w:val="Marquedecommentaire"/>
        </w:rPr>
        <w:annotationRef/>
      </w:r>
      <w:r>
        <w:t>The CRS should be the borehole curve</w:t>
      </w:r>
    </w:p>
  </w:comment>
  <w:comment w:id="724" w:author="Boisvert, Eric" w:date="2016-06-02T10:06:00Z" w:initials="BE">
    <w:p w14:paraId="14328BAF" w14:textId="1FF148EF" w:rsidR="00F02ED9" w:rsidRDefault="00F02ED9">
      <w:pPr>
        <w:pStyle w:val="Commentaire"/>
      </w:pPr>
      <w:r>
        <w:rPr>
          <w:rStyle w:val="Marquedecommentaire"/>
        </w:rPr>
        <w:annotationRef/>
      </w:r>
      <w:r>
        <w:t>This means that interval are in absolute coordinate</w:t>
      </w:r>
    </w:p>
  </w:comment>
  <w:comment w:id="737" w:author="Sen, Marcus A." w:date="2016-06-02T10:06:00Z" w:initials="SMA">
    <w:p w14:paraId="31598466" w14:textId="748C9A4A" w:rsidR="00F02ED9" w:rsidRDefault="00F02ED9">
      <w:pPr>
        <w:pStyle w:val="Commentaire"/>
      </w:pPr>
      <w:r>
        <w:rPr>
          <w:rStyle w:val="Marquedecommentaire"/>
        </w:rPr>
        <w:annotationRef/>
      </w:r>
      <w:r>
        <w:t>This can't be the correct clause number; check.</w:t>
      </w:r>
    </w:p>
  </w:comment>
  <w:comment w:id="738" w:author="Boisvert, Eric" w:date="2016-06-02T10:06:00Z" w:initials="BE">
    <w:p w14:paraId="1D73A3B9" w14:textId="3051C86B" w:rsidR="00F02ED9" w:rsidRDefault="00F02ED9">
      <w:pPr>
        <w:pStyle w:val="Commentaire"/>
      </w:pPr>
      <w:r>
        <w:rPr>
          <w:rStyle w:val="Marquedecommentaire"/>
        </w:rPr>
        <w:annotationRef/>
      </w:r>
      <w:r>
        <w:t>This labAnalysis-&gt;samplgFeature is redundant since its already include with basic</w:t>
      </w:r>
    </w:p>
  </w:comment>
  <w:comment w:id="774" w:author="Boisvert, Eric" w:date="2016-06-02T10:06:00Z" w:initials="BE">
    <w:p w14:paraId="261F51AD" w14:textId="318CAC15" w:rsidR="00F02ED9" w:rsidRDefault="00F02ED9">
      <w:pPr>
        <w:pStyle w:val="Commentaire"/>
      </w:pPr>
      <w:r>
        <w:rPr>
          <w:rStyle w:val="Marquedecommentaire"/>
        </w:rPr>
        <w:annotationRef/>
      </w:r>
      <w:r>
        <w:t xml:space="preserve">Or is it </w:t>
      </w:r>
      <w:proofErr w:type="gramStart"/>
      <w:r>
        <w:t>normative ?</w:t>
      </w:r>
      <w:proofErr w:type="gramEnd"/>
    </w:p>
  </w:comment>
  <w:comment w:id="775" w:author="Sen, Marcus A." w:date="2016-06-02T10:06:00Z" w:initials="SMA">
    <w:p w14:paraId="185EFEF7" w14:textId="4270BDA9" w:rsidR="00F02ED9" w:rsidRDefault="00F02ED9">
      <w:pPr>
        <w:pStyle w:val="Commentaire"/>
      </w:pPr>
      <w:r>
        <w:rPr>
          <w:rStyle w:val="Marquedecommentaire"/>
        </w:rPr>
        <w:annotationRef/>
      </w:r>
      <w:r>
        <w:t>This clause number can't be correct; check.</w:t>
      </w:r>
    </w:p>
  </w:comment>
  <w:comment w:id="781" w:author="Eric Boisvert" w:date="2016-06-02T10:06:00Z" w:initials="EB/L">
    <w:p w14:paraId="7795B763" w14:textId="0B9030E4" w:rsidR="00F02ED9" w:rsidRDefault="00F02ED9">
      <w:pPr>
        <w:pStyle w:val="Commentaire"/>
      </w:pPr>
      <w:r>
        <w:rPr>
          <w:rStyle w:val="Marquedecommentaire"/>
        </w:rPr>
        <w:annotationRef/>
      </w:r>
      <w:r>
        <w:t xml:space="preserve">Is this still how http URI </w:t>
      </w:r>
      <w:proofErr w:type="gramStart"/>
      <w:r>
        <w:t>flagged ?</w:t>
      </w:r>
      <w:proofErr w:type="gramEnd"/>
    </w:p>
  </w:comment>
  <w:comment w:id="784" w:author="Eric Boisvert" w:date="2016-06-02T10:06:00Z" w:initials="EB/L">
    <w:p w14:paraId="7F452530" w14:textId="321833CC" w:rsidR="00F02ED9" w:rsidRDefault="00F02ED9">
      <w:pPr>
        <w:pStyle w:val="Commentaire"/>
      </w:pPr>
      <w:r>
        <w:rPr>
          <w:rStyle w:val="Marquedecommentaire"/>
        </w:rPr>
        <w:annotationRef/>
      </w:r>
      <w:r>
        <w:t>As we painfully experienced, the location of the schema is almost as important as its content.  So the schema location could almost be defined as “normative”.  The other way to deal with this is to have Oasis Catalog with the schema that allow 1) schemas to be distributed with the spect and 2) ensure that the externalities are pulled from the right place.  THESE (XSD+Oasis catalog) would be the normative XSD</w:t>
      </w:r>
    </w:p>
  </w:comment>
  <w:comment w:id="786" w:author="Eric Boisvert" w:date="2016-06-02T10:06:00Z" w:initials="EB/L">
    <w:p w14:paraId="05E20B47" w14:textId="2CC7B3E4" w:rsidR="00F02ED9" w:rsidRDefault="00F02ED9">
      <w:pPr>
        <w:pStyle w:val="Commentaire"/>
      </w:pPr>
      <w:r>
        <w:rPr>
          <w:rStyle w:val="Marquedecommentaire"/>
        </w:rPr>
        <w:annotationRef/>
      </w:r>
      <w:r>
        <w:t>Gml</w:t>
      </w:r>
      <w:proofErr w:type="gramStart"/>
      <w:r>
        <w:t>:id</w:t>
      </w:r>
      <w:proofErr w:type="gramEnd"/>
      <w:r>
        <w:t xml:space="preserve"> != name !</w:t>
      </w:r>
    </w:p>
  </w:comment>
  <w:comment w:id="788" w:author="Eric Boisvert" w:date="2016-06-02T10:06:00Z" w:initials="EB/L">
    <w:p w14:paraId="18EE763B" w14:textId="77777777" w:rsidR="00F02ED9" w:rsidRDefault="00F02ED9" w:rsidP="00652E95">
      <w:pPr>
        <w:pStyle w:val="Commentaire"/>
      </w:pPr>
      <w:r>
        <w:rPr>
          <w:rStyle w:val="Marquedecommentaire"/>
        </w:rPr>
        <w:annotationRef/>
      </w:r>
      <w:r>
        <w:t>Great. This one 404s</w:t>
      </w:r>
    </w:p>
  </w:comment>
  <w:comment w:id="799" w:author="Boisvert, Eric" w:date="2016-06-02T10:06:00Z" w:initials="BE">
    <w:p w14:paraId="45CD9209" w14:textId="209DC396" w:rsidR="00F02ED9" w:rsidRDefault="00F02ED9">
      <w:pPr>
        <w:pStyle w:val="Commentaire"/>
      </w:pPr>
      <w:r>
        <w:rPr>
          <w:rStyle w:val="Marquedecommentaire"/>
        </w:rPr>
        <w:annotationRef/>
      </w:r>
      <w:r>
        <w:t xml:space="preserve">Shall we enforce a specific </w:t>
      </w:r>
      <w:proofErr w:type="gramStart"/>
      <w:r>
        <w:t>codeSpace ?</w:t>
      </w:r>
      <w:proofErr w:type="gramEnd"/>
    </w:p>
  </w:comment>
  <w:comment w:id="801" w:author="Eric Boisvert" w:date="2016-06-02T10:06:00Z" w:initials="EB/L">
    <w:p w14:paraId="285C7AC8" w14:textId="3CA6FD1E" w:rsidR="00F02ED9" w:rsidRDefault="00F02ED9">
      <w:pPr>
        <w:pStyle w:val="Commentaire"/>
      </w:pPr>
      <w:r>
        <w:rPr>
          <w:rStyle w:val="Marquedecommentaire"/>
        </w:rPr>
        <w:annotationRef/>
      </w:r>
      <w:r>
        <w:t>Not an official spec</w:t>
      </w:r>
    </w:p>
  </w:comment>
  <w:comment w:id="806" w:author="Eric Boisvert" w:date="2016-06-02T10:06:00Z" w:initials="EB/L">
    <w:p w14:paraId="60ACA5C2" w14:textId="2073F116" w:rsidR="00F02ED9" w:rsidRDefault="00F02ED9">
      <w:pPr>
        <w:pStyle w:val="Commentaire"/>
      </w:pPr>
      <w:r>
        <w:rPr>
          <w:rStyle w:val="Marquedecommentaire"/>
        </w:rPr>
        <w:annotationRef/>
      </w:r>
      <w:r>
        <w:t>Check.  Are we SF1 or SF0</w:t>
      </w:r>
    </w:p>
  </w:comment>
  <w:comment w:id="808" w:author="Eric Boisvert" w:date="2016-06-02T10:06:00Z" w:initials="EB/L">
    <w:p w14:paraId="3BDCB426" w14:textId="063AC6EA" w:rsidR="00F02ED9" w:rsidRDefault="00F02ED9">
      <w:pPr>
        <w:pStyle w:val="Commentaire"/>
      </w:pPr>
      <w:r>
        <w:rPr>
          <w:rStyle w:val="Marquedecommentaire"/>
        </w:rPr>
        <w:annotationRef/>
      </w:r>
      <w:r>
        <w:t xml:space="preserve">Right now, the schema does not state if the user properties are in the same namespace or another namespace.  </w:t>
      </w:r>
    </w:p>
    <w:p w14:paraId="230B621C" w14:textId="77777777" w:rsidR="00F02ED9" w:rsidRDefault="00F02ED9">
      <w:pPr>
        <w:pStyle w:val="Commentaire"/>
      </w:pPr>
    </w:p>
    <w:p w14:paraId="4617A4B5" w14:textId="317147AE" w:rsidR="00F02ED9" w:rsidRDefault="00F02ED9">
      <w:pPr>
        <w:pStyle w:val="Commentaire"/>
      </w:pPr>
      <w:r>
        <w:t xml:space="preserve">If we force another </w:t>
      </w:r>
      <w:proofErr w:type="gramStart"/>
      <w:r>
        <w:t>namespace ,</w:t>
      </w:r>
      <w:proofErr w:type="gramEnd"/>
      <w:r>
        <w:t xml:space="preserve"> it should be </w:t>
      </w:r>
    </w:p>
    <w:p w14:paraId="06BF90BC" w14:textId="7AA925AF" w:rsidR="00F02ED9" w:rsidRDefault="00F02ED9">
      <w:pPr>
        <w:pStyle w:val="Commentaire"/>
      </w:pPr>
      <w:r w:rsidRPr="00F813AA">
        <w:t>&lt;xs</w:t>
      </w:r>
      <w:proofErr w:type="gramStart"/>
      <w:r w:rsidRPr="00F813AA">
        <w:t>:any</w:t>
      </w:r>
      <w:proofErr w:type="gramEnd"/>
      <w:r w:rsidRPr="00F813AA">
        <w:t xml:space="preserve"> namespace="##other" processContents="lax" minOccurs="0" maxOccurs="unbounded"/&gt;</w:t>
      </w:r>
    </w:p>
    <w:p w14:paraId="61D7B68D" w14:textId="77777777" w:rsidR="00F02ED9" w:rsidRDefault="00F02ED9">
      <w:pPr>
        <w:pStyle w:val="Commentaire"/>
      </w:pPr>
    </w:p>
    <w:p w14:paraId="2B831EFC" w14:textId="2DF89834" w:rsidR="00F02ED9" w:rsidRDefault="00F02ED9">
      <w:pPr>
        <w:pStyle w:val="Commentaire"/>
      </w:pPr>
      <w:r>
        <w:t xml:space="preserve">Otherwise, if we want to force the same namespace, it should be </w:t>
      </w:r>
    </w:p>
    <w:p w14:paraId="1B13AAEA" w14:textId="77777777" w:rsidR="00F02ED9" w:rsidRDefault="00F02ED9">
      <w:pPr>
        <w:pStyle w:val="Commentaire"/>
      </w:pPr>
    </w:p>
    <w:p w14:paraId="3C750259" w14:textId="77777777" w:rsidR="00F02ED9" w:rsidRDefault="00F02ED9" w:rsidP="00F813AA">
      <w:pPr>
        <w:pStyle w:val="Commentaire"/>
      </w:pPr>
      <w:r>
        <w:t xml:space="preserve">    &lt;xs</w:t>
      </w:r>
      <w:proofErr w:type="gramStart"/>
      <w:r>
        <w:t>:any</w:t>
      </w:r>
      <w:proofErr w:type="gramEnd"/>
      <w:r>
        <w:t xml:space="preserve"> processContents="lax" minOccurs="0" maxOccurs="unbounded"</w:t>
      </w:r>
    </w:p>
    <w:p w14:paraId="30B4C703" w14:textId="6FE7E2E7" w:rsidR="00F02ED9" w:rsidRDefault="00F02ED9" w:rsidP="00F813AA">
      <w:pPr>
        <w:pStyle w:val="Commentaire"/>
      </w:pPr>
      <w:r>
        <w:t xml:space="preserve">          </w:t>
      </w:r>
      <w:proofErr w:type="gramStart"/>
      <w:r>
        <w:t>namespace</w:t>
      </w:r>
      <w:proofErr w:type="gramEnd"/>
      <w:r>
        <w:t>="##targetNamespace"/&gt;</w:t>
      </w:r>
    </w:p>
  </w:comment>
  <w:comment w:id="811" w:author="Eric Boisvert" w:date="2016-06-02T10:06:00Z" w:initials="EB/L">
    <w:p w14:paraId="004591F4" w14:textId="77777777" w:rsidR="00F02ED9" w:rsidRDefault="00F02ED9" w:rsidP="00974714">
      <w:pPr>
        <w:pStyle w:val="Commentaire"/>
      </w:pPr>
      <w:r>
        <w:rPr>
          <w:rStyle w:val="Marquedecommentaire"/>
        </w:rPr>
        <w:annotationRef/>
      </w:r>
      <w:r>
        <w:t>Should we keep the abstract portrayal for future 3.2 extension</w:t>
      </w:r>
    </w:p>
  </w:comment>
  <w:comment w:id="814" w:author="Eric Boisvert" w:date="2016-06-02T10:06:00Z" w:initials="EB/L">
    <w:p w14:paraId="42B015B6" w14:textId="30254E4D" w:rsidR="00F02ED9" w:rsidRDefault="00F02ED9">
      <w:pPr>
        <w:pStyle w:val="Commentaire"/>
      </w:pPr>
      <w:r>
        <w:rPr>
          <w:rStyle w:val="Marquedecommentaire"/>
        </w:rPr>
        <w:annotationRef/>
      </w:r>
      <w:r>
        <w:t xml:space="preserve">Can a property be even serialized, but </w:t>
      </w:r>
      <w:proofErr w:type="gramStart"/>
      <w:r>
        <w:t>empty ?</w:t>
      </w:r>
      <w:proofErr w:type="gramEnd"/>
      <w:r>
        <w:t xml:space="preserve"> – must check</w:t>
      </w:r>
    </w:p>
  </w:comment>
  <w:comment w:id="827" w:author="Eric Boisvert" w:date="2016-06-02T10:06:00Z" w:initials="EB/L">
    <w:p w14:paraId="656303FA" w14:textId="77777777" w:rsidR="00F02ED9" w:rsidRDefault="00F02ED9" w:rsidP="00480BB6">
      <w:pPr>
        <w:pStyle w:val="Commentaire"/>
      </w:pPr>
      <w:r>
        <w:rPr>
          <w:rStyle w:val="Marquedecommentaire"/>
        </w:rPr>
        <w:annotationRef/>
      </w:r>
      <w:r>
        <w:t>This is bad.</w:t>
      </w:r>
    </w:p>
  </w:comment>
  <w:comment w:id="832" w:author="Eric Boisvert" w:date="2016-06-02T10:06:00Z" w:initials="EB/L">
    <w:p w14:paraId="229C7586" w14:textId="77777777" w:rsidR="00F02ED9" w:rsidRDefault="00F02ED9" w:rsidP="00480BB6">
      <w:pPr>
        <w:pStyle w:val="Commentaire"/>
      </w:pPr>
      <w:r>
        <w:rPr>
          <w:rStyle w:val="Marquedecommentaire"/>
        </w:rPr>
        <w:annotationRef/>
      </w:r>
      <w:r>
        <w:t>Could not figure a good way to craft a rule (see requirements)</w:t>
      </w:r>
    </w:p>
  </w:comment>
  <w:comment w:id="833" w:author="Eric Boisvert" w:date="2016-06-02T10:06:00Z" w:initials="EB/L">
    <w:p w14:paraId="67555824" w14:textId="77777777" w:rsidR="00F02ED9" w:rsidRDefault="00F02ED9" w:rsidP="00480BB6">
      <w:pPr>
        <w:pStyle w:val="Commentaire"/>
      </w:pPr>
      <w:r>
        <w:rPr>
          <w:rStyle w:val="Marquedecommentaire"/>
        </w:rPr>
        <w:annotationRef/>
      </w:r>
      <w:r>
        <w:t>Could not figure a good way to craft a rule (see requirements)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2D76448" w15:done="0"/>
  <w15:commentEx w15:paraId="235D7807" w15:done="0"/>
  <w15:commentEx w15:paraId="285ACA1A" w15:done="0"/>
  <w15:commentEx w15:paraId="20D344E6" w15:done="0"/>
  <w15:commentEx w15:paraId="543EE89F" w15:done="0"/>
  <w15:commentEx w15:paraId="61064CC3" w15:done="0"/>
  <w15:commentEx w15:paraId="1FAED83F" w15:done="0"/>
  <w15:commentEx w15:paraId="54872106" w15:done="0"/>
  <w15:commentEx w15:paraId="4F7034E4" w15:done="0"/>
  <w15:commentEx w15:paraId="6F736F16" w15:done="0"/>
  <w15:commentEx w15:paraId="23F0E68C" w15:done="0"/>
  <w15:commentEx w15:paraId="6D70419C" w15:done="0"/>
  <w15:commentEx w15:paraId="7ED5E424" w15:done="0"/>
  <w15:commentEx w15:paraId="65E74C2D" w15:done="0"/>
  <w15:commentEx w15:paraId="1AAB0499" w15:done="0"/>
  <w15:commentEx w15:paraId="2DDC24B9" w15:done="0"/>
  <w15:commentEx w15:paraId="71798E18" w15:done="0"/>
  <w15:commentEx w15:paraId="021DDEA1" w15:done="0"/>
  <w15:commentEx w15:paraId="27DD889E" w15:done="0"/>
  <w15:commentEx w15:paraId="5B647355" w15:done="0"/>
  <w15:commentEx w15:paraId="2AF7AF0C" w15:done="0"/>
  <w15:commentEx w15:paraId="5396C471" w15:done="0"/>
  <w15:commentEx w15:paraId="52CEAD5D" w15:done="0"/>
  <w15:commentEx w15:paraId="1AA086B4" w15:done="0"/>
  <w15:commentEx w15:paraId="58D17B83" w15:done="0"/>
  <w15:commentEx w15:paraId="3F27E355" w15:done="0"/>
  <w15:commentEx w15:paraId="3916DEFC" w15:done="0"/>
  <w15:commentEx w15:paraId="246F852D" w15:done="0"/>
  <w15:commentEx w15:paraId="1361859C" w15:done="0"/>
  <w15:commentEx w15:paraId="084DAD59" w15:done="0"/>
  <w15:commentEx w15:paraId="4602724B" w15:done="0"/>
  <w15:commentEx w15:paraId="6B5921D4" w15:done="0"/>
  <w15:commentEx w15:paraId="49D40484" w15:done="0"/>
  <w15:commentEx w15:paraId="18B6C9FA" w15:done="0"/>
  <w15:commentEx w15:paraId="29FF579F" w15:done="0"/>
  <w15:commentEx w15:paraId="2A96457B" w15:done="0"/>
  <w15:commentEx w15:paraId="53080A5A" w15:done="0"/>
  <w15:commentEx w15:paraId="08690EA4" w15:done="0"/>
  <w15:commentEx w15:paraId="5C743AC9" w15:done="0"/>
  <w15:commentEx w15:paraId="720006F6" w15:done="0"/>
  <w15:commentEx w15:paraId="5B19BE13" w15:done="0"/>
  <w15:commentEx w15:paraId="7766A12B" w15:done="0"/>
  <w15:commentEx w15:paraId="1022502B" w15:done="0"/>
  <w15:commentEx w15:paraId="07C6E8F7" w15:done="0"/>
  <w15:commentEx w15:paraId="411F64B9" w15:done="0"/>
  <w15:commentEx w15:paraId="141CBB56" w15:done="0"/>
  <w15:commentEx w15:paraId="58301678" w15:done="0"/>
  <w15:commentEx w15:paraId="10B4786D" w15:done="0"/>
  <w15:commentEx w15:paraId="7145605A" w15:done="0"/>
  <w15:commentEx w15:paraId="41B1F482" w15:done="0"/>
  <w15:commentEx w15:paraId="1D69B5C2" w15:done="0"/>
  <w15:commentEx w15:paraId="6ED4705C" w15:done="0"/>
  <w15:commentEx w15:paraId="5485F6AC" w15:done="0"/>
  <w15:commentEx w15:paraId="0B5605F6" w15:done="0"/>
  <w15:commentEx w15:paraId="66B47F31" w15:done="0"/>
  <w15:commentEx w15:paraId="418FC66E" w15:done="0"/>
  <w15:commentEx w15:paraId="3B2EDD2B" w15:done="0"/>
  <w15:commentEx w15:paraId="301A2117" w15:done="0"/>
  <w15:commentEx w15:paraId="05D4B33C" w15:done="0"/>
  <w15:commentEx w15:paraId="5F904FE1" w15:done="0"/>
  <w15:commentEx w15:paraId="39A3506E" w15:done="0"/>
  <w15:commentEx w15:paraId="2825455C" w15:done="0"/>
  <w15:commentEx w15:paraId="1C808EF5" w15:done="0"/>
  <w15:commentEx w15:paraId="46DD4A60" w15:done="0"/>
  <w15:commentEx w15:paraId="42C21903" w15:done="0"/>
  <w15:commentEx w15:paraId="34ACD43E" w15:done="0"/>
  <w15:commentEx w15:paraId="5ADFBBDF" w15:done="0"/>
  <w15:commentEx w15:paraId="400E408F" w15:done="0"/>
  <w15:commentEx w15:paraId="0435CE0A" w15:done="0"/>
  <w15:commentEx w15:paraId="5768A9DC" w15:done="0"/>
  <w15:commentEx w15:paraId="7247A767" w15:done="0"/>
  <w15:commentEx w15:paraId="21B89F9C" w15:done="0"/>
  <w15:commentEx w15:paraId="0C3F4C70" w15:done="0"/>
  <w15:commentEx w15:paraId="6BE94171" w15:done="0"/>
  <w15:commentEx w15:paraId="14328BAF" w15:done="0"/>
  <w15:commentEx w15:paraId="31598466" w15:done="0"/>
  <w15:commentEx w15:paraId="1D73A3B9" w15:done="0"/>
  <w15:commentEx w15:paraId="261F51AD" w15:done="0"/>
  <w15:commentEx w15:paraId="185EFEF7" w15:done="0"/>
  <w15:commentEx w15:paraId="7795B763" w15:done="0"/>
  <w15:commentEx w15:paraId="7F452530" w15:done="0"/>
  <w15:commentEx w15:paraId="05E20B47" w15:done="0"/>
  <w15:commentEx w15:paraId="18EE763B" w15:done="0"/>
  <w15:commentEx w15:paraId="45CD9209" w15:done="0"/>
  <w15:commentEx w15:paraId="285C7AC8" w15:done="0"/>
  <w15:commentEx w15:paraId="60ACA5C2" w15:done="0"/>
  <w15:commentEx w15:paraId="30B4C703" w15:done="0"/>
  <w15:commentEx w15:paraId="004591F4" w15:done="0"/>
  <w15:commentEx w15:paraId="42B015B6" w15:done="0"/>
  <w15:commentEx w15:paraId="656303FA" w15:done="0"/>
  <w15:commentEx w15:paraId="229C7586" w15:done="0"/>
  <w15:commentEx w15:paraId="6755582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B22E6CB" w14:textId="77777777" w:rsidR="000D1B66" w:rsidRDefault="000D1B66">
      <w:pPr>
        <w:spacing w:after="0"/>
      </w:pPr>
      <w:r>
        <w:separator/>
      </w:r>
    </w:p>
  </w:endnote>
  <w:endnote w:type="continuationSeparator" w:id="0">
    <w:p w14:paraId="537EA574" w14:textId="77777777" w:rsidR="000D1B66" w:rsidRDefault="000D1B6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imesNewRomanPSMT">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TimesNewRomanPS-BoldMT">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76CE8" w14:textId="049633AB" w:rsidR="00F02ED9" w:rsidRDefault="00F02ED9">
    <w:pPr>
      <w:pStyle w:val="Pieddepage"/>
      <w:jc w:val="center"/>
    </w:pPr>
    <w:r>
      <w:fldChar w:fldCharType="begin"/>
    </w:r>
    <w:r>
      <w:instrText xml:space="preserve"> PAGE   \* MERGEFORMAT </w:instrText>
    </w:r>
    <w:r>
      <w:fldChar w:fldCharType="separate"/>
    </w:r>
    <w:r w:rsidR="005E40C6">
      <w:rPr>
        <w:noProof/>
      </w:rPr>
      <w:t>36</w:t>
    </w:r>
    <w:r>
      <w:rPr>
        <w:noProof/>
      </w:rPr>
      <w:fldChar w:fldCharType="end"/>
    </w:r>
  </w:p>
  <w:p w14:paraId="5299F2EC" w14:textId="6ACF2E1F" w:rsidR="00F02ED9" w:rsidRPr="0079517D" w:rsidRDefault="00F02ED9" w:rsidP="0079517D">
    <w:pPr>
      <w:pStyle w:val="Pieddepage"/>
      <w:jc w:val="right"/>
      <w:rPr>
        <w:sz w:val="16"/>
        <w:szCs w:val="16"/>
      </w:rPr>
    </w:pPr>
    <w:r w:rsidRPr="0079517D">
      <w:rPr>
        <w:sz w:val="16"/>
        <w:szCs w:val="16"/>
      </w:rPr>
      <w:t xml:space="preserve">Copyright © </w:t>
    </w:r>
    <w:r w:rsidRPr="009B3BBD">
      <w:rPr>
        <w:sz w:val="16"/>
        <w:szCs w:val="16"/>
      </w:rPr>
      <w:t>201</w:t>
    </w:r>
    <w:r>
      <w:rPr>
        <w:sz w:val="16"/>
        <w:szCs w:val="16"/>
      </w:rPr>
      <w:t>6</w:t>
    </w:r>
    <w:r w:rsidRPr="009B3BBD">
      <w:rPr>
        <w:sz w:val="16"/>
        <w:szCs w:val="16"/>
      </w:rPr>
      <w:t xml:space="preserve">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74A7BC" w14:textId="77777777" w:rsidR="000D1B66" w:rsidRDefault="000D1B66">
      <w:pPr>
        <w:spacing w:after="0"/>
      </w:pPr>
      <w:r>
        <w:separator/>
      </w:r>
    </w:p>
  </w:footnote>
  <w:footnote w:type="continuationSeparator" w:id="0">
    <w:p w14:paraId="3DFE6F08" w14:textId="77777777" w:rsidR="000D1B66" w:rsidRDefault="000D1B66">
      <w:pPr>
        <w:spacing w:after="0"/>
      </w:pPr>
      <w:r>
        <w:continuationSeparator/>
      </w:r>
    </w:p>
  </w:footnote>
  <w:footnote w:id="1">
    <w:p w14:paraId="015C3D42" w14:textId="77777777" w:rsidR="00F02ED9" w:rsidRDefault="00F02ED9">
      <w:pPr>
        <w:pStyle w:val="Notedebasdepage"/>
      </w:pPr>
      <w:r>
        <w:footnoteRef/>
      </w:r>
      <w:r>
        <w:t xml:space="preserve"> </w:t>
      </w:r>
      <w:hyperlink r:id="rId1" w:history="1">
        <w:r>
          <w:rPr>
            <w:rStyle w:val="Lienhypertexte"/>
          </w:rPr>
          <w:t>www.opengeospatial.org/cite</w:t>
        </w:r>
      </w:hyperlink>
      <w:r>
        <w:t xml:space="preserve"> </w:t>
      </w:r>
    </w:p>
  </w:footnote>
  <w:footnote w:id="2">
    <w:p w14:paraId="3254F8DB" w14:textId="5919F981" w:rsidR="00F02ED9" w:rsidRPr="006F2ACD" w:rsidRDefault="00F02ED9" w:rsidP="00657E64">
      <w:pPr>
        <w:pStyle w:val="Notedebasdepage"/>
        <w:rPr>
          <w:lang w:val="en-CA"/>
        </w:rPr>
      </w:pPr>
      <w:r>
        <w:rPr>
          <w:rStyle w:val="Appelnotedebasdep"/>
        </w:rPr>
        <w:footnoteRef/>
      </w:r>
      <w:r>
        <w:t xml:space="preserve"> </w:t>
      </w:r>
      <w:r>
        <w:rPr>
          <w:lang w:val="en-CA"/>
        </w:rPr>
        <w:t>SWE RealPairs are encoded as space delimited lists (</w:t>
      </w:r>
      <w:r w:rsidRPr="006F2ACD">
        <w:rPr>
          <w:rFonts w:ascii="Courier New" w:hAnsi="Courier New" w:cs="Courier New"/>
          <w:b/>
          <w:sz w:val="18"/>
          <w:szCs w:val="18"/>
          <w:lang w:val="en-CA"/>
        </w:rPr>
        <w:t>&lt;swe</w:t>
      </w:r>
      <w:proofErr w:type="gramStart"/>
      <w:r w:rsidRPr="006F2ACD">
        <w:rPr>
          <w:rFonts w:ascii="Courier New" w:hAnsi="Courier New" w:cs="Courier New"/>
          <w:b/>
          <w:sz w:val="18"/>
          <w:szCs w:val="18"/>
          <w:lang w:val="en-CA"/>
        </w:rPr>
        <w:t>:value</w:t>
      </w:r>
      <w:proofErr w:type="gramEnd"/>
      <w:r w:rsidRPr="006F2ACD">
        <w:rPr>
          <w:rFonts w:ascii="Courier New" w:hAnsi="Courier New" w:cs="Courier New"/>
          <w:b/>
          <w:sz w:val="18"/>
          <w:szCs w:val="18"/>
          <w:lang w:val="en-CA"/>
        </w:rPr>
        <w:t>&gt;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the string either using </w:t>
      </w:r>
      <w:r w:rsidRPr="00551A94">
        <w:rPr>
          <w:rFonts w:ascii="Courier New" w:hAnsi="Courier New" w:cs="Courier New"/>
          <w:sz w:val="18"/>
          <w:szCs w:val="18"/>
          <w:lang w:val="en-CA"/>
        </w:rPr>
        <w:t>string-</w:t>
      </w:r>
      <w:proofErr w:type="gramStart"/>
      <w:r w:rsidRPr="00551A94">
        <w:rPr>
          <w:rFonts w:ascii="Courier New" w:hAnsi="Courier New" w:cs="Courier New"/>
          <w:sz w:val="18"/>
          <w:szCs w:val="18"/>
          <w:lang w:val="en-CA"/>
        </w:rPr>
        <w:t>before(</w:t>
      </w:r>
      <w:proofErr w:type="gramEnd"/>
      <w:r w:rsidRPr="00551A94">
        <w:rPr>
          <w:rFonts w:ascii="Courier New" w:hAnsi="Courier New" w:cs="Courier New"/>
          <w:sz w:val="18"/>
          <w:szCs w:val="18"/>
          <w:lang w:val="en-CA"/>
        </w:rPr>
        <w:t>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cumbersome at best, or not even supported by the server at worst.  </w:t>
      </w:r>
      <w:r w:rsidRPr="000209D6">
        <w:rPr>
          <w:lang w:val="en-CA"/>
        </w:rPr>
        <w:t>09-026r2</w:t>
      </w:r>
      <w:r>
        <w:rPr>
          <w:lang w:val="en-CA"/>
        </w:rPr>
        <w:t xml:space="preserve"> Clause 7.4.4 describes the minimal XPath supports and string parsing is not present.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2">
    <w:nsid w:val="027E4BF9"/>
    <w:multiLevelType w:val="hybridMultilevel"/>
    <w:tmpl w:val="C0BEBDD0"/>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nsid w:val="02BC160C"/>
    <w:multiLevelType w:val="hybridMultilevel"/>
    <w:tmpl w:val="0C6035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77A039F"/>
    <w:multiLevelType w:val="hybridMultilevel"/>
    <w:tmpl w:val="1FCE7DD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0C1C3492"/>
    <w:multiLevelType w:val="hybridMultilevel"/>
    <w:tmpl w:val="1C042D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0694E5E"/>
    <w:multiLevelType w:val="multilevel"/>
    <w:tmpl w:val="27DA38A2"/>
    <w:lvl w:ilvl="0">
      <w:start w:val="1"/>
      <w:numFmt w:val="decimal"/>
      <w:lvlText w:val="%1"/>
      <w:lvlJc w:val="left"/>
      <w:pPr>
        <w:tabs>
          <w:tab w:val="num" w:pos="432"/>
        </w:tabs>
        <w:ind w:left="432" w:hanging="432"/>
      </w:pPr>
      <w:rPr>
        <w:rFonts w:cs="Times New Roman" w:hint="default"/>
        <w:b w:val="0"/>
      </w:rPr>
    </w:lvl>
    <w:lvl w:ilvl="1">
      <w:start w:val="1"/>
      <w:numFmt w:val="decimal"/>
      <w:lvlText w:val="%1.%2"/>
      <w:lvlJc w:val="left"/>
      <w:pPr>
        <w:tabs>
          <w:tab w:val="num" w:pos="150"/>
        </w:tabs>
        <w:ind w:left="150" w:hanging="576"/>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rPr>
    </w:lvl>
    <w:lvl w:ilvl="2">
      <w:start w:val="1"/>
      <w:numFmt w:val="decimal"/>
      <w:lvlText w:val="%1.%2.%3"/>
      <w:lvlJc w:val="left"/>
      <w:pPr>
        <w:tabs>
          <w:tab w:val="num" w:pos="294"/>
        </w:tabs>
        <w:ind w:left="294" w:hanging="720"/>
      </w:pPr>
      <w:rPr>
        <w:rFonts w:cs="Times New Roman" w:hint="default"/>
      </w:rPr>
    </w:lvl>
    <w:lvl w:ilvl="3">
      <w:start w:val="1"/>
      <w:numFmt w:val="decimal"/>
      <w:lvlText w:val="%1.%2.%3.%4"/>
      <w:lvlJc w:val="left"/>
      <w:pPr>
        <w:tabs>
          <w:tab w:val="num" w:pos="438"/>
        </w:tabs>
        <w:ind w:left="438" w:hanging="864"/>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rPr>
    </w:lvl>
    <w:lvl w:ilvl="4">
      <w:start w:val="1"/>
      <w:numFmt w:val="decimal"/>
      <w:lvlText w:val="%1.%2.%3.%4.%5"/>
      <w:lvlJc w:val="left"/>
      <w:pPr>
        <w:tabs>
          <w:tab w:val="num" w:pos="582"/>
        </w:tabs>
        <w:ind w:left="582" w:hanging="1008"/>
      </w:pPr>
      <w:rPr>
        <w:rFonts w:cs="Times New Roman" w:hint="default"/>
      </w:rPr>
    </w:lvl>
    <w:lvl w:ilvl="5">
      <w:start w:val="1"/>
      <w:numFmt w:val="decimal"/>
      <w:lvlText w:val="%1.%2.%3.%4.%5.%6"/>
      <w:lvlJc w:val="left"/>
      <w:pPr>
        <w:tabs>
          <w:tab w:val="num" w:pos="726"/>
        </w:tabs>
        <w:ind w:left="726" w:hanging="1152"/>
      </w:pPr>
      <w:rPr>
        <w:rFonts w:cs="Times New Roman" w:hint="default"/>
      </w:rPr>
    </w:lvl>
    <w:lvl w:ilvl="6">
      <w:start w:val="1"/>
      <w:numFmt w:val="decimal"/>
      <w:lvlText w:val="%1.%2.%3.%4.%5.%6.%7"/>
      <w:lvlJc w:val="left"/>
      <w:pPr>
        <w:tabs>
          <w:tab w:val="num" w:pos="870"/>
        </w:tabs>
        <w:ind w:left="870" w:hanging="1296"/>
      </w:pPr>
      <w:rPr>
        <w:rFonts w:cs="Times New Roman" w:hint="default"/>
      </w:rPr>
    </w:lvl>
    <w:lvl w:ilvl="7">
      <w:start w:val="1"/>
      <w:numFmt w:val="decimal"/>
      <w:lvlText w:val="%1.%2.%3.%4.%5.%6.%7.%8"/>
      <w:lvlJc w:val="left"/>
      <w:pPr>
        <w:tabs>
          <w:tab w:val="num" w:pos="1014"/>
        </w:tabs>
        <w:ind w:left="1014" w:hanging="1440"/>
      </w:pPr>
      <w:rPr>
        <w:rFonts w:cs="Times New Roman" w:hint="default"/>
      </w:rPr>
    </w:lvl>
    <w:lvl w:ilvl="8">
      <w:start w:val="1"/>
      <w:numFmt w:val="decimal"/>
      <w:lvlText w:val="%1.%2.%3.%4.%5.%6.%7.%8.%9"/>
      <w:lvlJc w:val="left"/>
      <w:pPr>
        <w:tabs>
          <w:tab w:val="num" w:pos="1158"/>
        </w:tabs>
        <w:ind w:left="1158" w:hanging="1584"/>
      </w:pPr>
      <w:rPr>
        <w:rFonts w:cs="Times New Roman" w:hint="default"/>
      </w:rPr>
    </w:lvl>
  </w:abstractNum>
  <w:abstractNum w:abstractNumId="9">
    <w:nsid w:val="11F05601"/>
    <w:multiLevelType w:val="hybridMultilevel"/>
    <w:tmpl w:val="0C8E0FC8"/>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13EA2DB2"/>
    <w:multiLevelType w:val="hybridMultilevel"/>
    <w:tmpl w:val="117895EA"/>
    <w:lvl w:ilvl="0" w:tplc="10090017">
      <w:start w:val="1"/>
      <w:numFmt w:val="lowerLetter"/>
      <w:lvlText w:val="%1)"/>
      <w:lvlJc w:val="left"/>
      <w:pPr>
        <w:ind w:left="720" w:hanging="360"/>
      </w:pPr>
    </w:lvl>
    <w:lvl w:ilvl="1" w:tplc="DABAC076">
      <w:start w:val="1"/>
      <w:numFmt w:val="decimal"/>
      <w:lvlText w:val="%2)"/>
      <w:lvlJc w:val="left"/>
      <w:pPr>
        <w:ind w:left="1440" w:hanging="360"/>
      </w:pPr>
      <w:rPr>
        <w:rFonts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187A2B68"/>
    <w:multiLevelType w:val="hybridMultilevel"/>
    <w:tmpl w:val="E3C6A5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19311E66"/>
    <w:multiLevelType w:val="hybridMultilevel"/>
    <w:tmpl w:val="C00C26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19FD45BE"/>
    <w:multiLevelType w:val="hybridMultilevel"/>
    <w:tmpl w:val="A34C02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6">
    <w:nsid w:val="22E442A8"/>
    <w:multiLevelType w:val="hybridMultilevel"/>
    <w:tmpl w:val="C804C81C"/>
    <w:lvl w:ilvl="0" w:tplc="10090001">
      <w:start w:val="1"/>
      <w:numFmt w:val="bullet"/>
      <w:lvlText w:val=""/>
      <w:lvlJc w:val="left"/>
      <w:pPr>
        <w:ind w:left="1807" w:hanging="360"/>
      </w:pPr>
      <w:rPr>
        <w:rFonts w:ascii="Symbol" w:hAnsi="Symbol" w:hint="default"/>
      </w:rPr>
    </w:lvl>
    <w:lvl w:ilvl="1" w:tplc="10090003" w:tentative="1">
      <w:start w:val="1"/>
      <w:numFmt w:val="bullet"/>
      <w:lvlText w:val="o"/>
      <w:lvlJc w:val="left"/>
      <w:pPr>
        <w:ind w:left="2527" w:hanging="360"/>
      </w:pPr>
      <w:rPr>
        <w:rFonts w:ascii="Courier New" w:hAnsi="Courier New" w:cs="Courier New" w:hint="default"/>
      </w:rPr>
    </w:lvl>
    <w:lvl w:ilvl="2" w:tplc="10090005" w:tentative="1">
      <w:start w:val="1"/>
      <w:numFmt w:val="bullet"/>
      <w:lvlText w:val=""/>
      <w:lvlJc w:val="left"/>
      <w:pPr>
        <w:ind w:left="3247" w:hanging="360"/>
      </w:pPr>
      <w:rPr>
        <w:rFonts w:ascii="Wingdings" w:hAnsi="Wingdings" w:hint="default"/>
      </w:rPr>
    </w:lvl>
    <w:lvl w:ilvl="3" w:tplc="10090001" w:tentative="1">
      <w:start w:val="1"/>
      <w:numFmt w:val="bullet"/>
      <w:lvlText w:val=""/>
      <w:lvlJc w:val="left"/>
      <w:pPr>
        <w:ind w:left="3967" w:hanging="360"/>
      </w:pPr>
      <w:rPr>
        <w:rFonts w:ascii="Symbol" w:hAnsi="Symbol" w:hint="default"/>
      </w:rPr>
    </w:lvl>
    <w:lvl w:ilvl="4" w:tplc="10090003" w:tentative="1">
      <w:start w:val="1"/>
      <w:numFmt w:val="bullet"/>
      <w:lvlText w:val="o"/>
      <w:lvlJc w:val="left"/>
      <w:pPr>
        <w:ind w:left="4687" w:hanging="360"/>
      </w:pPr>
      <w:rPr>
        <w:rFonts w:ascii="Courier New" w:hAnsi="Courier New" w:cs="Courier New" w:hint="default"/>
      </w:rPr>
    </w:lvl>
    <w:lvl w:ilvl="5" w:tplc="10090005" w:tentative="1">
      <w:start w:val="1"/>
      <w:numFmt w:val="bullet"/>
      <w:lvlText w:val=""/>
      <w:lvlJc w:val="left"/>
      <w:pPr>
        <w:ind w:left="5407" w:hanging="360"/>
      </w:pPr>
      <w:rPr>
        <w:rFonts w:ascii="Wingdings" w:hAnsi="Wingdings" w:hint="default"/>
      </w:rPr>
    </w:lvl>
    <w:lvl w:ilvl="6" w:tplc="10090001" w:tentative="1">
      <w:start w:val="1"/>
      <w:numFmt w:val="bullet"/>
      <w:lvlText w:val=""/>
      <w:lvlJc w:val="left"/>
      <w:pPr>
        <w:ind w:left="6127" w:hanging="360"/>
      </w:pPr>
      <w:rPr>
        <w:rFonts w:ascii="Symbol" w:hAnsi="Symbol" w:hint="default"/>
      </w:rPr>
    </w:lvl>
    <w:lvl w:ilvl="7" w:tplc="10090003" w:tentative="1">
      <w:start w:val="1"/>
      <w:numFmt w:val="bullet"/>
      <w:lvlText w:val="o"/>
      <w:lvlJc w:val="left"/>
      <w:pPr>
        <w:ind w:left="6847" w:hanging="360"/>
      </w:pPr>
      <w:rPr>
        <w:rFonts w:ascii="Courier New" w:hAnsi="Courier New" w:cs="Courier New" w:hint="default"/>
      </w:rPr>
    </w:lvl>
    <w:lvl w:ilvl="8" w:tplc="10090005" w:tentative="1">
      <w:start w:val="1"/>
      <w:numFmt w:val="bullet"/>
      <w:lvlText w:val=""/>
      <w:lvlJc w:val="left"/>
      <w:pPr>
        <w:ind w:left="7567" w:hanging="360"/>
      </w:pPr>
      <w:rPr>
        <w:rFonts w:ascii="Wingdings" w:hAnsi="Wingdings" w:hint="default"/>
      </w:rPr>
    </w:lvl>
  </w:abstractNum>
  <w:abstractNum w:abstractNumId="17">
    <w:nsid w:val="230D66ED"/>
    <w:multiLevelType w:val="hybridMultilevel"/>
    <w:tmpl w:val="9B9C50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9">
    <w:nsid w:val="26136C42"/>
    <w:multiLevelType w:val="hybridMultilevel"/>
    <w:tmpl w:val="DCDA25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21">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30FA11D0"/>
    <w:multiLevelType w:val="hybridMultilevel"/>
    <w:tmpl w:val="1EDC63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nsid w:val="329B3473"/>
    <w:multiLevelType w:val="hybridMultilevel"/>
    <w:tmpl w:val="A93262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nsid w:val="33FC7968"/>
    <w:multiLevelType w:val="hybridMultilevel"/>
    <w:tmpl w:val="C5D4DF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nsid w:val="34427CCD"/>
    <w:multiLevelType w:val="hybridMultilevel"/>
    <w:tmpl w:val="260AD4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27">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28">
    <w:nsid w:val="364116AD"/>
    <w:multiLevelType w:val="hybridMultilevel"/>
    <w:tmpl w:val="2F9CBE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31">
    <w:nsid w:val="37BB38C8"/>
    <w:multiLevelType w:val="multilevel"/>
    <w:tmpl w:val="12442A74"/>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lvlText w:val="%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32">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nsid w:val="479158A7"/>
    <w:multiLevelType w:val="hybridMultilevel"/>
    <w:tmpl w:val="88603AA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nsid w:val="47CF0889"/>
    <w:multiLevelType w:val="hybridMultilevel"/>
    <w:tmpl w:val="1B9C747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nsid w:val="4B670583"/>
    <w:multiLevelType w:val="hybridMultilevel"/>
    <w:tmpl w:val="4CC45F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nsid w:val="552F3098"/>
    <w:multiLevelType w:val="hybridMultilevel"/>
    <w:tmpl w:val="03F08B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nsid w:val="56CC1865"/>
    <w:multiLevelType w:val="hybridMultilevel"/>
    <w:tmpl w:val="236AE8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41">
    <w:nsid w:val="5C126D59"/>
    <w:multiLevelType w:val="hybridMultilevel"/>
    <w:tmpl w:val="700045C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nsid w:val="658B5AE3"/>
    <w:multiLevelType w:val="hybridMultilevel"/>
    <w:tmpl w:val="EEDE670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3">
    <w:nsid w:val="6DFB7860"/>
    <w:multiLevelType w:val="hybridMultilevel"/>
    <w:tmpl w:val="76FE50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4">
    <w:nsid w:val="71743EEF"/>
    <w:multiLevelType w:val="hybridMultilevel"/>
    <w:tmpl w:val="4254FE0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5">
    <w:nsid w:val="73956DE6"/>
    <w:multiLevelType w:val="hybridMultilevel"/>
    <w:tmpl w:val="B31A88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6">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7">
    <w:nsid w:val="7A0E4A2A"/>
    <w:multiLevelType w:val="multilevel"/>
    <w:tmpl w:val="551C8DDC"/>
    <w:lvl w:ilvl="0">
      <w:start w:val="1"/>
      <w:numFmt w:val="upperLetter"/>
      <w:pStyle w:val="OGCAnnexX"/>
      <w:lvlText w:val="Annex %1."/>
      <w:lvlJc w:val="left"/>
      <w:pPr>
        <w:ind w:left="720" w:hanging="360"/>
      </w:pPr>
      <w:rPr>
        <w:rFonts w:hint="default"/>
      </w:rPr>
    </w:lvl>
    <w:lvl w:ilvl="1">
      <w:start w:val="1"/>
      <w:numFmt w:val="decimal"/>
      <w:pStyle w:val="OGCAnnexXX"/>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8">
    <w:nsid w:val="7AE74056"/>
    <w:multiLevelType w:val="multilevel"/>
    <w:tmpl w:val="6CCAFF64"/>
    <w:lvl w:ilvl="0">
      <w:start w:val="1"/>
      <w:numFmt w:val="decimal"/>
      <w:pStyle w:val="Titre1"/>
      <w:lvlText w:val="%1."/>
      <w:legacy w:legacy="1" w:legacySpace="144" w:legacyIndent="0"/>
      <w:lvlJc w:val="left"/>
    </w:lvl>
    <w:lvl w:ilvl="1">
      <w:start w:val="1"/>
      <w:numFmt w:val="decimal"/>
      <w:pStyle w:val="Titre2"/>
      <w:lvlText w:val="%1.%2"/>
      <w:legacy w:legacy="1" w:legacySpace="144" w:legacyIndent="0"/>
      <w:lvlJc w:val="left"/>
    </w:lvl>
    <w:lvl w:ilvl="2">
      <w:start w:val="1"/>
      <w:numFmt w:val="decimal"/>
      <w:pStyle w:val="Titre3"/>
      <w:lvlText w:val="%1.%2.%3"/>
      <w:legacy w:legacy="1" w:legacySpace="144" w:legacyIndent="0"/>
      <w:lvlJc w:val="left"/>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lang w:bidi="x-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Titre4"/>
      <w:lvlText w:val="%1.%2.%3.%4"/>
      <w:legacy w:legacy="1" w:legacySpace="144" w:legacyIndent="0"/>
      <w:lvlJc w:val="left"/>
    </w:lvl>
    <w:lvl w:ilvl="4">
      <w:start w:val="1"/>
      <w:numFmt w:val="decimal"/>
      <w:pStyle w:val="Titre5"/>
      <w:lvlText w:val="%1.%2.%3.%4.%5"/>
      <w:legacy w:legacy="1" w:legacySpace="144" w:legacyIndent="0"/>
      <w:lvlJc w:val="left"/>
    </w:lvl>
    <w:lvl w:ilvl="5">
      <w:start w:val="1"/>
      <w:numFmt w:val="decimal"/>
      <w:pStyle w:val="Titre6"/>
      <w:lvlText w:val="%1.%2.%3.%4.%5.%6"/>
      <w:legacy w:legacy="1" w:legacySpace="144" w:legacyIndent="0"/>
      <w:lvlJc w:val="left"/>
    </w:lvl>
    <w:lvl w:ilvl="6">
      <w:start w:val="1"/>
      <w:numFmt w:val="decimal"/>
      <w:pStyle w:val="Titre7"/>
      <w:lvlText w:val="%1.%2.%3.%4.%5.%6.%7"/>
      <w:legacy w:legacy="1" w:legacySpace="144" w:legacyIndent="0"/>
      <w:lvlJc w:val="left"/>
    </w:lvl>
    <w:lvl w:ilvl="7">
      <w:start w:val="1"/>
      <w:numFmt w:val="decimal"/>
      <w:pStyle w:val="Titre8"/>
      <w:lvlText w:val="%1.%2.%3.%4.%5.%6.%7.%8"/>
      <w:legacy w:legacy="1" w:legacySpace="144" w:legacyIndent="0"/>
      <w:lvlJc w:val="left"/>
    </w:lvl>
    <w:lvl w:ilvl="8">
      <w:start w:val="1"/>
      <w:numFmt w:val="decimal"/>
      <w:pStyle w:val="Titre9"/>
      <w:lvlText w:val="%1.%2.%3.%4.%5.%6.%7.%8.%9"/>
      <w:legacy w:legacy="1" w:legacySpace="144" w:legacyIndent="0"/>
      <w:lvlJc w:val="left"/>
    </w:lvl>
  </w:abstractNum>
  <w:abstractNum w:abstractNumId="49">
    <w:nsid w:val="7B9D1A9D"/>
    <w:multiLevelType w:val="hybridMultilevel"/>
    <w:tmpl w:val="7846AD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0">
    <w:nsid w:val="7F6A5E42"/>
    <w:multiLevelType w:val="hybridMultilevel"/>
    <w:tmpl w:val="A7F63D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48"/>
  </w:num>
  <w:num w:numId="2">
    <w:abstractNumId w:val="1"/>
  </w:num>
  <w:num w:numId="3">
    <w:abstractNumId w:val="15"/>
  </w:num>
  <w:num w:numId="4">
    <w:abstractNumId w:val="30"/>
  </w:num>
  <w:num w:numId="5">
    <w:abstractNumId w:val="21"/>
  </w:num>
  <w:num w:numId="6">
    <w:abstractNumId w:val="20"/>
  </w:num>
  <w:num w:numId="7">
    <w:abstractNumId w:val="18"/>
  </w:num>
  <w:num w:numId="8">
    <w:abstractNumId w:val="27"/>
  </w:num>
  <w:num w:numId="9">
    <w:abstractNumId w:val="0"/>
  </w:num>
  <w:num w:numId="10">
    <w:abstractNumId w:val="26"/>
  </w:num>
  <w:num w:numId="11">
    <w:abstractNumId w:val="11"/>
  </w:num>
  <w:num w:numId="12">
    <w:abstractNumId w:val="8"/>
  </w:num>
  <w:num w:numId="13">
    <w:abstractNumId w:val="40"/>
  </w:num>
  <w:num w:numId="14">
    <w:abstractNumId w:val="33"/>
  </w:num>
  <w:num w:numId="15">
    <w:abstractNumId w:val="7"/>
  </w:num>
  <w:num w:numId="16">
    <w:abstractNumId w:val="6"/>
  </w:num>
  <w:num w:numId="17">
    <w:abstractNumId w:val="32"/>
  </w:num>
  <w:num w:numId="18">
    <w:abstractNumId w:val="10"/>
  </w:num>
  <w:num w:numId="19">
    <w:abstractNumId w:val="35"/>
  </w:num>
  <w:num w:numId="20">
    <w:abstractNumId w:val="29"/>
  </w:num>
  <w:num w:numId="21">
    <w:abstractNumId w:val="25"/>
  </w:num>
  <w:num w:numId="22">
    <w:abstractNumId w:val="46"/>
  </w:num>
  <w:num w:numId="23">
    <w:abstractNumId w:val="4"/>
  </w:num>
  <w:num w:numId="24">
    <w:abstractNumId w:val="22"/>
  </w:num>
  <w:num w:numId="25">
    <w:abstractNumId w:val="17"/>
  </w:num>
  <w:num w:numId="26">
    <w:abstractNumId w:val="23"/>
  </w:num>
  <w:num w:numId="27">
    <w:abstractNumId w:val="16"/>
  </w:num>
  <w:num w:numId="28">
    <w:abstractNumId w:val="2"/>
  </w:num>
  <w:num w:numId="29">
    <w:abstractNumId w:val="19"/>
  </w:num>
  <w:num w:numId="30">
    <w:abstractNumId w:val="12"/>
  </w:num>
  <w:num w:numId="31">
    <w:abstractNumId w:val="45"/>
  </w:num>
  <w:num w:numId="32">
    <w:abstractNumId w:val="3"/>
  </w:num>
  <w:num w:numId="33">
    <w:abstractNumId w:val="43"/>
  </w:num>
  <w:num w:numId="34">
    <w:abstractNumId w:val="50"/>
  </w:num>
  <w:num w:numId="35">
    <w:abstractNumId w:val="44"/>
  </w:num>
  <w:num w:numId="36">
    <w:abstractNumId w:val="9"/>
  </w:num>
  <w:num w:numId="37">
    <w:abstractNumId w:val="28"/>
  </w:num>
  <w:num w:numId="38">
    <w:abstractNumId w:val="37"/>
  </w:num>
  <w:num w:numId="39">
    <w:abstractNumId w:val="42"/>
  </w:num>
  <w:num w:numId="40">
    <w:abstractNumId w:val="48"/>
  </w:num>
  <w:num w:numId="41">
    <w:abstractNumId w:val="48"/>
  </w:num>
  <w:num w:numId="42">
    <w:abstractNumId w:val="48"/>
  </w:num>
  <w:num w:numId="43">
    <w:abstractNumId w:val="48"/>
  </w:num>
  <w:num w:numId="44">
    <w:abstractNumId w:val="48"/>
  </w:num>
  <w:num w:numId="45">
    <w:abstractNumId w:val="48"/>
  </w:num>
  <w:num w:numId="46">
    <w:abstractNumId w:val="48"/>
  </w:num>
  <w:num w:numId="47">
    <w:abstractNumId w:val="48"/>
  </w:num>
  <w:num w:numId="48">
    <w:abstractNumId w:val="49"/>
  </w:num>
  <w:num w:numId="49">
    <w:abstractNumId w:val="41"/>
  </w:num>
  <w:num w:numId="50">
    <w:abstractNumId w:val="31"/>
  </w:num>
  <w:num w:numId="51">
    <w:abstractNumId w:val="36"/>
  </w:num>
  <w:num w:numId="52">
    <w:abstractNumId w:val="39"/>
  </w:num>
  <w:num w:numId="53">
    <w:abstractNumId w:val="5"/>
  </w:num>
  <w:num w:numId="54">
    <w:abstractNumId w:val="38"/>
  </w:num>
  <w:num w:numId="55">
    <w:abstractNumId w:val="14"/>
  </w:num>
  <w:num w:numId="56">
    <w:abstractNumId w:val="47"/>
  </w:num>
  <w:num w:numId="57">
    <w:abstractNumId w:val="13"/>
  </w:num>
  <w:num w:numId="58">
    <w:abstractNumId w:val="24"/>
  </w:num>
  <w:num w:numId="59">
    <w:abstractNumId w:val="34"/>
  </w:num>
  <w:numIdMacAtCleanup w:val="5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en, Marcus A.">
    <w15:presenceInfo w15:providerId="AD" w15:userId="S-1-5-21-806336098-328524925-2139088911-42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4"/>
  <w:hideSpellingErrors/>
  <w:proofState w:grammar="clean"/>
  <w:attachedTemplate r:id="rId1"/>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7E74"/>
    <w:rsid w:val="000009F5"/>
    <w:rsid w:val="00004359"/>
    <w:rsid w:val="00004AA5"/>
    <w:rsid w:val="000056AB"/>
    <w:rsid w:val="00006FB0"/>
    <w:rsid w:val="000077DC"/>
    <w:rsid w:val="00011F66"/>
    <w:rsid w:val="000209D6"/>
    <w:rsid w:val="00020BE9"/>
    <w:rsid w:val="00024B9A"/>
    <w:rsid w:val="0002555A"/>
    <w:rsid w:val="00026A2F"/>
    <w:rsid w:val="0002750B"/>
    <w:rsid w:val="00031808"/>
    <w:rsid w:val="0003221C"/>
    <w:rsid w:val="00033D7C"/>
    <w:rsid w:val="00034618"/>
    <w:rsid w:val="00035A95"/>
    <w:rsid w:val="00037BE7"/>
    <w:rsid w:val="000419EF"/>
    <w:rsid w:val="000427E6"/>
    <w:rsid w:val="00043700"/>
    <w:rsid w:val="00043E8E"/>
    <w:rsid w:val="00044F45"/>
    <w:rsid w:val="000466A0"/>
    <w:rsid w:val="000467D3"/>
    <w:rsid w:val="00047986"/>
    <w:rsid w:val="000500CD"/>
    <w:rsid w:val="00050DA2"/>
    <w:rsid w:val="00052694"/>
    <w:rsid w:val="00053794"/>
    <w:rsid w:val="00057138"/>
    <w:rsid w:val="000578C2"/>
    <w:rsid w:val="00065E14"/>
    <w:rsid w:val="00072862"/>
    <w:rsid w:val="00074FA2"/>
    <w:rsid w:val="00075F5E"/>
    <w:rsid w:val="00077991"/>
    <w:rsid w:val="00083053"/>
    <w:rsid w:val="000841A4"/>
    <w:rsid w:val="000843E1"/>
    <w:rsid w:val="00090DCF"/>
    <w:rsid w:val="00091990"/>
    <w:rsid w:val="000944A6"/>
    <w:rsid w:val="00094557"/>
    <w:rsid w:val="00094B6D"/>
    <w:rsid w:val="000A1C4C"/>
    <w:rsid w:val="000A5304"/>
    <w:rsid w:val="000A6EE8"/>
    <w:rsid w:val="000A793F"/>
    <w:rsid w:val="000B0CDD"/>
    <w:rsid w:val="000B1244"/>
    <w:rsid w:val="000B4649"/>
    <w:rsid w:val="000B4F44"/>
    <w:rsid w:val="000B5803"/>
    <w:rsid w:val="000B617A"/>
    <w:rsid w:val="000B752C"/>
    <w:rsid w:val="000C3459"/>
    <w:rsid w:val="000C4224"/>
    <w:rsid w:val="000C4BA0"/>
    <w:rsid w:val="000C65F3"/>
    <w:rsid w:val="000C73AB"/>
    <w:rsid w:val="000D14BE"/>
    <w:rsid w:val="000D1B66"/>
    <w:rsid w:val="000D2673"/>
    <w:rsid w:val="000D2F14"/>
    <w:rsid w:val="000D36D8"/>
    <w:rsid w:val="000D4260"/>
    <w:rsid w:val="000D7633"/>
    <w:rsid w:val="000E3769"/>
    <w:rsid w:val="000E3D9B"/>
    <w:rsid w:val="000E3F24"/>
    <w:rsid w:val="000E58BB"/>
    <w:rsid w:val="000E5F9D"/>
    <w:rsid w:val="000E6DBE"/>
    <w:rsid w:val="000F075C"/>
    <w:rsid w:val="000F2E6A"/>
    <w:rsid w:val="000F4A5C"/>
    <w:rsid w:val="000F4D17"/>
    <w:rsid w:val="0010071D"/>
    <w:rsid w:val="001050D1"/>
    <w:rsid w:val="00106124"/>
    <w:rsid w:val="001111B0"/>
    <w:rsid w:val="00112001"/>
    <w:rsid w:val="001123AF"/>
    <w:rsid w:val="00112EA6"/>
    <w:rsid w:val="001133B5"/>
    <w:rsid w:val="00114CF0"/>
    <w:rsid w:val="001150E2"/>
    <w:rsid w:val="00120FA8"/>
    <w:rsid w:val="00122E1A"/>
    <w:rsid w:val="001235BF"/>
    <w:rsid w:val="0013283D"/>
    <w:rsid w:val="001339F9"/>
    <w:rsid w:val="001341B0"/>
    <w:rsid w:val="00137FD9"/>
    <w:rsid w:val="0014245D"/>
    <w:rsid w:val="00143221"/>
    <w:rsid w:val="001441EF"/>
    <w:rsid w:val="001453F6"/>
    <w:rsid w:val="00145620"/>
    <w:rsid w:val="00147062"/>
    <w:rsid w:val="001517B8"/>
    <w:rsid w:val="00153787"/>
    <w:rsid w:val="001540B1"/>
    <w:rsid w:val="00154114"/>
    <w:rsid w:val="001544F0"/>
    <w:rsid w:val="00155303"/>
    <w:rsid w:val="001563D9"/>
    <w:rsid w:val="00156903"/>
    <w:rsid w:val="001571AE"/>
    <w:rsid w:val="00157A85"/>
    <w:rsid w:val="00157E57"/>
    <w:rsid w:val="00160943"/>
    <w:rsid w:val="00160C8B"/>
    <w:rsid w:val="00163799"/>
    <w:rsid w:val="0016408B"/>
    <w:rsid w:val="0016580A"/>
    <w:rsid w:val="00165E04"/>
    <w:rsid w:val="00166583"/>
    <w:rsid w:val="00166987"/>
    <w:rsid w:val="00170AE4"/>
    <w:rsid w:val="00170B70"/>
    <w:rsid w:val="00172574"/>
    <w:rsid w:val="00174304"/>
    <w:rsid w:val="00174A58"/>
    <w:rsid w:val="001759FE"/>
    <w:rsid w:val="00175FF2"/>
    <w:rsid w:val="00176E9E"/>
    <w:rsid w:val="00180077"/>
    <w:rsid w:val="001810D7"/>
    <w:rsid w:val="001811FA"/>
    <w:rsid w:val="001822D9"/>
    <w:rsid w:val="00185884"/>
    <w:rsid w:val="00192D06"/>
    <w:rsid w:val="0019576D"/>
    <w:rsid w:val="00195C7D"/>
    <w:rsid w:val="00195EBB"/>
    <w:rsid w:val="001A08DE"/>
    <w:rsid w:val="001A0D52"/>
    <w:rsid w:val="001A1E76"/>
    <w:rsid w:val="001A2D7E"/>
    <w:rsid w:val="001A44F0"/>
    <w:rsid w:val="001A4D2E"/>
    <w:rsid w:val="001A50D4"/>
    <w:rsid w:val="001A53ED"/>
    <w:rsid w:val="001A7658"/>
    <w:rsid w:val="001A7909"/>
    <w:rsid w:val="001B130F"/>
    <w:rsid w:val="001B3235"/>
    <w:rsid w:val="001B4102"/>
    <w:rsid w:val="001C3AE8"/>
    <w:rsid w:val="001C5A0E"/>
    <w:rsid w:val="001C6A17"/>
    <w:rsid w:val="001C6DEB"/>
    <w:rsid w:val="001D1F28"/>
    <w:rsid w:val="001D519F"/>
    <w:rsid w:val="001D79AD"/>
    <w:rsid w:val="001E2A9F"/>
    <w:rsid w:val="001E3746"/>
    <w:rsid w:val="001E5387"/>
    <w:rsid w:val="001E6E27"/>
    <w:rsid w:val="001E7109"/>
    <w:rsid w:val="001E7133"/>
    <w:rsid w:val="001F06F0"/>
    <w:rsid w:val="001F2343"/>
    <w:rsid w:val="001F5FCD"/>
    <w:rsid w:val="001F7CD1"/>
    <w:rsid w:val="002004D2"/>
    <w:rsid w:val="00200950"/>
    <w:rsid w:val="00201C6A"/>
    <w:rsid w:val="00203D99"/>
    <w:rsid w:val="002050B2"/>
    <w:rsid w:val="00205A37"/>
    <w:rsid w:val="0020685A"/>
    <w:rsid w:val="00211657"/>
    <w:rsid w:val="002116B6"/>
    <w:rsid w:val="002140B7"/>
    <w:rsid w:val="002151F2"/>
    <w:rsid w:val="0022247C"/>
    <w:rsid w:val="00222A3C"/>
    <w:rsid w:val="00224214"/>
    <w:rsid w:val="0022435C"/>
    <w:rsid w:val="00224DF5"/>
    <w:rsid w:val="00225333"/>
    <w:rsid w:val="00227147"/>
    <w:rsid w:val="00230CDE"/>
    <w:rsid w:val="00231114"/>
    <w:rsid w:val="00233723"/>
    <w:rsid w:val="00233F14"/>
    <w:rsid w:val="002404CF"/>
    <w:rsid w:val="0024128E"/>
    <w:rsid w:val="00241C7C"/>
    <w:rsid w:val="00242105"/>
    <w:rsid w:val="00245451"/>
    <w:rsid w:val="00245E6E"/>
    <w:rsid w:val="00247547"/>
    <w:rsid w:val="00253146"/>
    <w:rsid w:val="002536B1"/>
    <w:rsid w:val="002546ED"/>
    <w:rsid w:val="002570EB"/>
    <w:rsid w:val="00263362"/>
    <w:rsid w:val="00263FE6"/>
    <w:rsid w:val="0026586A"/>
    <w:rsid w:val="00267D2C"/>
    <w:rsid w:val="00270EDD"/>
    <w:rsid w:val="00274AAD"/>
    <w:rsid w:val="00276AD3"/>
    <w:rsid w:val="00276D9C"/>
    <w:rsid w:val="0027787F"/>
    <w:rsid w:val="00283487"/>
    <w:rsid w:val="00284510"/>
    <w:rsid w:val="00284E39"/>
    <w:rsid w:val="00287240"/>
    <w:rsid w:val="00290617"/>
    <w:rsid w:val="00291871"/>
    <w:rsid w:val="00292781"/>
    <w:rsid w:val="00295FF9"/>
    <w:rsid w:val="00297011"/>
    <w:rsid w:val="00297264"/>
    <w:rsid w:val="002A2662"/>
    <w:rsid w:val="002A2C89"/>
    <w:rsid w:val="002A2EF0"/>
    <w:rsid w:val="002A3D49"/>
    <w:rsid w:val="002A494E"/>
    <w:rsid w:val="002A58E0"/>
    <w:rsid w:val="002A660E"/>
    <w:rsid w:val="002A6766"/>
    <w:rsid w:val="002B0E1F"/>
    <w:rsid w:val="002B3C3F"/>
    <w:rsid w:val="002B5149"/>
    <w:rsid w:val="002B6140"/>
    <w:rsid w:val="002C0B9E"/>
    <w:rsid w:val="002C1262"/>
    <w:rsid w:val="002C1CE4"/>
    <w:rsid w:val="002C2D58"/>
    <w:rsid w:val="002C78A2"/>
    <w:rsid w:val="002D071B"/>
    <w:rsid w:val="002D131D"/>
    <w:rsid w:val="002D16CD"/>
    <w:rsid w:val="002D30FE"/>
    <w:rsid w:val="002D4285"/>
    <w:rsid w:val="002D4310"/>
    <w:rsid w:val="002D68FE"/>
    <w:rsid w:val="002D769B"/>
    <w:rsid w:val="002D77EE"/>
    <w:rsid w:val="002E1163"/>
    <w:rsid w:val="002E694E"/>
    <w:rsid w:val="002E6CBA"/>
    <w:rsid w:val="002E6F45"/>
    <w:rsid w:val="002E715F"/>
    <w:rsid w:val="002F11EC"/>
    <w:rsid w:val="002F2882"/>
    <w:rsid w:val="002F5463"/>
    <w:rsid w:val="00300910"/>
    <w:rsid w:val="00301315"/>
    <w:rsid w:val="00302FB5"/>
    <w:rsid w:val="0030364E"/>
    <w:rsid w:val="00314722"/>
    <w:rsid w:val="00315E3F"/>
    <w:rsid w:val="003166D5"/>
    <w:rsid w:val="0032066B"/>
    <w:rsid w:val="0032243C"/>
    <w:rsid w:val="00322A93"/>
    <w:rsid w:val="003266F1"/>
    <w:rsid w:val="00326F3E"/>
    <w:rsid w:val="0032727A"/>
    <w:rsid w:val="0032785D"/>
    <w:rsid w:val="00330E0C"/>
    <w:rsid w:val="00333BAC"/>
    <w:rsid w:val="003343DC"/>
    <w:rsid w:val="00334B16"/>
    <w:rsid w:val="00334B85"/>
    <w:rsid w:val="00336ECD"/>
    <w:rsid w:val="00337EC6"/>
    <w:rsid w:val="003424E5"/>
    <w:rsid w:val="0034278D"/>
    <w:rsid w:val="00344CE7"/>
    <w:rsid w:val="0034517D"/>
    <w:rsid w:val="0034572C"/>
    <w:rsid w:val="00345D65"/>
    <w:rsid w:val="00347A75"/>
    <w:rsid w:val="00353645"/>
    <w:rsid w:val="00355CAB"/>
    <w:rsid w:val="0035723F"/>
    <w:rsid w:val="00357B2C"/>
    <w:rsid w:val="003607F6"/>
    <w:rsid w:val="00360C10"/>
    <w:rsid w:val="00364200"/>
    <w:rsid w:val="003653BC"/>
    <w:rsid w:val="003666A1"/>
    <w:rsid w:val="00367389"/>
    <w:rsid w:val="00370329"/>
    <w:rsid w:val="00370D0D"/>
    <w:rsid w:val="0037299F"/>
    <w:rsid w:val="00372D01"/>
    <w:rsid w:val="00373E5D"/>
    <w:rsid w:val="00375CAA"/>
    <w:rsid w:val="00377235"/>
    <w:rsid w:val="003804FE"/>
    <w:rsid w:val="00380908"/>
    <w:rsid w:val="00382702"/>
    <w:rsid w:val="003842F3"/>
    <w:rsid w:val="00384CB6"/>
    <w:rsid w:val="00385662"/>
    <w:rsid w:val="00385692"/>
    <w:rsid w:val="00385792"/>
    <w:rsid w:val="00385D07"/>
    <w:rsid w:val="00386910"/>
    <w:rsid w:val="00390DF7"/>
    <w:rsid w:val="003921A3"/>
    <w:rsid w:val="003924D0"/>
    <w:rsid w:val="00393486"/>
    <w:rsid w:val="003954CF"/>
    <w:rsid w:val="00395D5A"/>
    <w:rsid w:val="003965EF"/>
    <w:rsid w:val="00396863"/>
    <w:rsid w:val="003968C9"/>
    <w:rsid w:val="003A3448"/>
    <w:rsid w:val="003A3838"/>
    <w:rsid w:val="003A479F"/>
    <w:rsid w:val="003A580A"/>
    <w:rsid w:val="003A6526"/>
    <w:rsid w:val="003B0AAB"/>
    <w:rsid w:val="003B391B"/>
    <w:rsid w:val="003B49DD"/>
    <w:rsid w:val="003B5D4E"/>
    <w:rsid w:val="003B691E"/>
    <w:rsid w:val="003C0FEA"/>
    <w:rsid w:val="003C190E"/>
    <w:rsid w:val="003C3877"/>
    <w:rsid w:val="003C54F8"/>
    <w:rsid w:val="003C6266"/>
    <w:rsid w:val="003D0B50"/>
    <w:rsid w:val="003D0C21"/>
    <w:rsid w:val="003D39A1"/>
    <w:rsid w:val="003D6337"/>
    <w:rsid w:val="003D7505"/>
    <w:rsid w:val="003E00FD"/>
    <w:rsid w:val="003E0843"/>
    <w:rsid w:val="003E0DCA"/>
    <w:rsid w:val="003E16A4"/>
    <w:rsid w:val="003E1755"/>
    <w:rsid w:val="003E5A36"/>
    <w:rsid w:val="003E6590"/>
    <w:rsid w:val="003E7F91"/>
    <w:rsid w:val="003F0D05"/>
    <w:rsid w:val="003F157A"/>
    <w:rsid w:val="003F569A"/>
    <w:rsid w:val="003F5AA4"/>
    <w:rsid w:val="00401781"/>
    <w:rsid w:val="00401D4D"/>
    <w:rsid w:val="0040205C"/>
    <w:rsid w:val="00402937"/>
    <w:rsid w:val="00405A82"/>
    <w:rsid w:val="004111ED"/>
    <w:rsid w:val="00412007"/>
    <w:rsid w:val="00413E49"/>
    <w:rsid w:val="00414DC9"/>
    <w:rsid w:val="00415CBF"/>
    <w:rsid w:val="00415E41"/>
    <w:rsid w:val="00416512"/>
    <w:rsid w:val="00416BC2"/>
    <w:rsid w:val="004175F5"/>
    <w:rsid w:val="004203F0"/>
    <w:rsid w:val="00421012"/>
    <w:rsid w:val="0042253D"/>
    <w:rsid w:val="0042527D"/>
    <w:rsid w:val="00426AB3"/>
    <w:rsid w:val="004274B7"/>
    <w:rsid w:val="00432BE6"/>
    <w:rsid w:val="00432FFC"/>
    <w:rsid w:val="00433281"/>
    <w:rsid w:val="0043553C"/>
    <w:rsid w:val="0043586C"/>
    <w:rsid w:val="0043688E"/>
    <w:rsid w:val="00437ED0"/>
    <w:rsid w:val="0044096A"/>
    <w:rsid w:val="00441E20"/>
    <w:rsid w:val="0044487B"/>
    <w:rsid w:val="004449FA"/>
    <w:rsid w:val="0044586A"/>
    <w:rsid w:val="004470C4"/>
    <w:rsid w:val="0044777B"/>
    <w:rsid w:val="00447C82"/>
    <w:rsid w:val="00450B23"/>
    <w:rsid w:val="00450B27"/>
    <w:rsid w:val="00457AE6"/>
    <w:rsid w:val="004631F8"/>
    <w:rsid w:val="004635D8"/>
    <w:rsid w:val="00463AE7"/>
    <w:rsid w:val="0046445D"/>
    <w:rsid w:val="0046711E"/>
    <w:rsid w:val="004725FE"/>
    <w:rsid w:val="0047383A"/>
    <w:rsid w:val="00476D1D"/>
    <w:rsid w:val="00480BB6"/>
    <w:rsid w:val="004818C8"/>
    <w:rsid w:val="00481976"/>
    <w:rsid w:val="00481AF6"/>
    <w:rsid w:val="004832DE"/>
    <w:rsid w:val="00483791"/>
    <w:rsid w:val="00486E2A"/>
    <w:rsid w:val="0048717F"/>
    <w:rsid w:val="004879BF"/>
    <w:rsid w:val="00495F38"/>
    <w:rsid w:val="00496C22"/>
    <w:rsid w:val="00497A3A"/>
    <w:rsid w:val="004A04F6"/>
    <w:rsid w:val="004A18C3"/>
    <w:rsid w:val="004A2055"/>
    <w:rsid w:val="004A5507"/>
    <w:rsid w:val="004A5E5F"/>
    <w:rsid w:val="004A7DAE"/>
    <w:rsid w:val="004A7E4D"/>
    <w:rsid w:val="004B1BCF"/>
    <w:rsid w:val="004C0141"/>
    <w:rsid w:val="004C0E7B"/>
    <w:rsid w:val="004C43DA"/>
    <w:rsid w:val="004D1FB3"/>
    <w:rsid w:val="004D2792"/>
    <w:rsid w:val="004D2ACB"/>
    <w:rsid w:val="004D34D6"/>
    <w:rsid w:val="004D38A0"/>
    <w:rsid w:val="004D3EF3"/>
    <w:rsid w:val="004D58A7"/>
    <w:rsid w:val="004D7F25"/>
    <w:rsid w:val="004E0CFB"/>
    <w:rsid w:val="004E1387"/>
    <w:rsid w:val="004E325F"/>
    <w:rsid w:val="004E3912"/>
    <w:rsid w:val="004E3A57"/>
    <w:rsid w:val="004E478A"/>
    <w:rsid w:val="004E5F43"/>
    <w:rsid w:val="004E6F80"/>
    <w:rsid w:val="004F0435"/>
    <w:rsid w:val="004F09EE"/>
    <w:rsid w:val="004F0DC1"/>
    <w:rsid w:val="004F288E"/>
    <w:rsid w:val="004F3456"/>
    <w:rsid w:val="004F46E7"/>
    <w:rsid w:val="004F51E1"/>
    <w:rsid w:val="005036D9"/>
    <w:rsid w:val="00504099"/>
    <w:rsid w:val="0050472F"/>
    <w:rsid w:val="005061CC"/>
    <w:rsid w:val="00507476"/>
    <w:rsid w:val="00507C93"/>
    <w:rsid w:val="00507F3E"/>
    <w:rsid w:val="00510B4F"/>
    <w:rsid w:val="00510FBF"/>
    <w:rsid w:val="00513361"/>
    <w:rsid w:val="00513449"/>
    <w:rsid w:val="00513A7E"/>
    <w:rsid w:val="00515E43"/>
    <w:rsid w:val="005166DF"/>
    <w:rsid w:val="005171DA"/>
    <w:rsid w:val="00522D6C"/>
    <w:rsid w:val="00523B00"/>
    <w:rsid w:val="00524C50"/>
    <w:rsid w:val="005279F1"/>
    <w:rsid w:val="00531DC8"/>
    <w:rsid w:val="005372A3"/>
    <w:rsid w:val="005375F0"/>
    <w:rsid w:val="00540089"/>
    <w:rsid w:val="005413FE"/>
    <w:rsid w:val="005424AC"/>
    <w:rsid w:val="00542F0B"/>
    <w:rsid w:val="0054365B"/>
    <w:rsid w:val="00543F99"/>
    <w:rsid w:val="00543FE8"/>
    <w:rsid w:val="005448FE"/>
    <w:rsid w:val="00545E09"/>
    <w:rsid w:val="00551A94"/>
    <w:rsid w:val="0056286F"/>
    <w:rsid w:val="005660F2"/>
    <w:rsid w:val="0056717B"/>
    <w:rsid w:val="005679BA"/>
    <w:rsid w:val="00573AD2"/>
    <w:rsid w:val="0057403B"/>
    <w:rsid w:val="0057428A"/>
    <w:rsid w:val="00577E74"/>
    <w:rsid w:val="005802CB"/>
    <w:rsid w:val="0058466D"/>
    <w:rsid w:val="00590D50"/>
    <w:rsid w:val="0059102D"/>
    <w:rsid w:val="00592027"/>
    <w:rsid w:val="005941A0"/>
    <w:rsid w:val="00595C96"/>
    <w:rsid w:val="005960FA"/>
    <w:rsid w:val="005A0586"/>
    <w:rsid w:val="005A0B38"/>
    <w:rsid w:val="005A0C30"/>
    <w:rsid w:val="005A21B8"/>
    <w:rsid w:val="005A3B48"/>
    <w:rsid w:val="005A3CD1"/>
    <w:rsid w:val="005A42FB"/>
    <w:rsid w:val="005A53D9"/>
    <w:rsid w:val="005A5C41"/>
    <w:rsid w:val="005A74B6"/>
    <w:rsid w:val="005A7580"/>
    <w:rsid w:val="005A7585"/>
    <w:rsid w:val="005B40C3"/>
    <w:rsid w:val="005B4369"/>
    <w:rsid w:val="005B5ECF"/>
    <w:rsid w:val="005B623A"/>
    <w:rsid w:val="005B773C"/>
    <w:rsid w:val="005C137B"/>
    <w:rsid w:val="005C1C53"/>
    <w:rsid w:val="005D0298"/>
    <w:rsid w:val="005D2552"/>
    <w:rsid w:val="005D2CCE"/>
    <w:rsid w:val="005D4DF4"/>
    <w:rsid w:val="005D5B95"/>
    <w:rsid w:val="005D5B97"/>
    <w:rsid w:val="005D5CE5"/>
    <w:rsid w:val="005D6D19"/>
    <w:rsid w:val="005E33CD"/>
    <w:rsid w:val="005E40C6"/>
    <w:rsid w:val="005E4970"/>
    <w:rsid w:val="005E4BA5"/>
    <w:rsid w:val="005E6E39"/>
    <w:rsid w:val="005F1086"/>
    <w:rsid w:val="005F3FAD"/>
    <w:rsid w:val="005F410E"/>
    <w:rsid w:val="005F5C63"/>
    <w:rsid w:val="0060248E"/>
    <w:rsid w:val="006029C0"/>
    <w:rsid w:val="006045F2"/>
    <w:rsid w:val="00604E1E"/>
    <w:rsid w:val="006064ED"/>
    <w:rsid w:val="00606F7E"/>
    <w:rsid w:val="00610E7E"/>
    <w:rsid w:val="00611A7A"/>
    <w:rsid w:val="0061478E"/>
    <w:rsid w:val="00617DFF"/>
    <w:rsid w:val="00617E36"/>
    <w:rsid w:val="006209EF"/>
    <w:rsid w:val="00621DF4"/>
    <w:rsid w:val="00624F7C"/>
    <w:rsid w:val="00626E7A"/>
    <w:rsid w:val="0063099F"/>
    <w:rsid w:val="00633964"/>
    <w:rsid w:val="00634C52"/>
    <w:rsid w:val="00637CC9"/>
    <w:rsid w:val="0064023A"/>
    <w:rsid w:val="00640771"/>
    <w:rsid w:val="0064111E"/>
    <w:rsid w:val="00641AE8"/>
    <w:rsid w:val="00642DAC"/>
    <w:rsid w:val="00644EF0"/>
    <w:rsid w:val="00645C24"/>
    <w:rsid w:val="00645C92"/>
    <w:rsid w:val="0065022D"/>
    <w:rsid w:val="00650658"/>
    <w:rsid w:val="00650C18"/>
    <w:rsid w:val="00651FD5"/>
    <w:rsid w:val="00652185"/>
    <w:rsid w:val="00652E95"/>
    <w:rsid w:val="006559DD"/>
    <w:rsid w:val="00655CEE"/>
    <w:rsid w:val="00656751"/>
    <w:rsid w:val="00657E64"/>
    <w:rsid w:val="006619B2"/>
    <w:rsid w:val="00670D2F"/>
    <w:rsid w:val="00672D0D"/>
    <w:rsid w:val="00673C75"/>
    <w:rsid w:val="00673E83"/>
    <w:rsid w:val="006754DF"/>
    <w:rsid w:val="00675648"/>
    <w:rsid w:val="006808A7"/>
    <w:rsid w:val="00681747"/>
    <w:rsid w:val="00681BCD"/>
    <w:rsid w:val="0068203A"/>
    <w:rsid w:val="0068258B"/>
    <w:rsid w:val="0068411B"/>
    <w:rsid w:val="00684C85"/>
    <w:rsid w:val="00690C3D"/>
    <w:rsid w:val="00695378"/>
    <w:rsid w:val="00695488"/>
    <w:rsid w:val="0069784E"/>
    <w:rsid w:val="006A1F12"/>
    <w:rsid w:val="006A54E8"/>
    <w:rsid w:val="006A7DD0"/>
    <w:rsid w:val="006B03E3"/>
    <w:rsid w:val="006B052C"/>
    <w:rsid w:val="006B39A1"/>
    <w:rsid w:val="006B3AC6"/>
    <w:rsid w:val="006B5B2B"/>
    <w:rsid w:val="006C01C8"/>
    <w:rsid w:val="006C3FF2"/>
    <w:rsid w:val="006C4C24"/>
    <w:rsid w:val="006C6173"/>
    <w:rsid w:val="006C769C"/>
    <w:rsid w:val="006D377E"/>
    <w:rsid w:val="006D6AC1"/>
    <w:rsid w:val="006D719B"/>
    <w:rsid w:val="006D73F0"/>
    <w:rsid w:val="006E671E"/>
    <w:rsid w:val="006E7F3A"/>
    <w:rsid w:val="006F111F"/>
    <w:rsid w:val="006F2329"/>
    <w:rsid w:val="006F2ACD"/>
    <w:rsid w:val="006F54EF"/>
    <w:rsid w:val="00700408"/>
    <w:rsid w:val="007004CC"/>
    <w:rsid w:val="0070194D"/>
    <w:rsid w:val="00702848"/>
    <w:rsid w:val="00702EC2"/>
    <w:rsid w:val="00704C86"/>
    <w:rsid w:val="0071071E"/>
    <w:rsid w:val="007138DA"/>
    <w:rsid w:val="00715186"/>
    <w:rsid w:val="00720E32"/>
    <w:rsid w:val="0073072D"/>
    <w:rsid w:val="0073219F"/>
    <w:rsid w:val="00732681"/>
    <w:rsid w:val="00733354"/>
    <w:rsid w:val="00733724"/>
    <w:rsid w:val="00734129"/>
    <w:rsid w:val="007347EF"/>
    <w:rsid w:val="0073628E"/>
    <w:rsid w:val="00736C68"/>
    <w:rsid w:val="0074008D"/>
    <w:rsid w:val="00740F77"/>
    <w:rsid w:val="00742E4D"/>
    <w:rsid w:val="007433DB"/>
    <w:rsid w:val="00745739"/>
    <w:rsid w:val="00746B77"/>
    <w:rsid w:val="00746E7F"/>
    <w:rsid w:val="007502C8"/>
    <w:rsid w:val="00753624"/>
    <w:rsid w:val="00753A5A"/>
    <w:rsid w:val="00753B5D"/>
    <w:rsid w:val="00755FE5"/>
    <w:rsid w:val="00757C20"/>
    <w:rsid w:val="00757EBF"/>
    <w:rsid w:val="00761F44"/>
    <w:rsid w:val="00762332"/>
    <w:rsid w:val="00765E48"/>
    <w:rsid w:val="00773E1B"/>
    <w:rsid w:val="00775DD7"/>
    <w:rsid w:val="00775F72"/>
    <w:rsid w:val="00777507"/>
    <w:rsid w:val="00777586"/>
    <w:rsid w:val="00783367"/>
    <w:rsid w:val="0078533A"/>
    <w:rsid w:val="00785A96"/>
    <w:rsid w:val="00786781"/>
    <w:rsid w:val="00791B66"/>
    <w:rsid w:val="007927D6"/>
    <w:rsid w:val="00792D31"/>
    <w:rsid w:val="00793913"/>
    <w:rsid w:val="00793B54"/>
    <w:rsid w:val="0079517D"/>
    <w:rsid w:val="00796977"/>
    <w:rsid w:val="00796E2C"/>
    <w:rsid w:val="00797CDE"/>
    <w:rsid w:val="007A1979"/>
    <w:rsid w:val="007A315C"/>
    <w:rsid w:val="007A4792"/>
    <w:rsid w:val="007A60C8"/>
    <w:rsid w:val="007A7721"/>
    <w:rsid w:val="007B3482"/>
    <w:rsid w:val="007B5B87"/>
    <w:rsid w:val="007B6B21"/>
    <w:rsid w:val="007B7B05"/>
    <w:rsid w:val="007C49F8"/>
    <w:rsid w:val="007C4BEF"/>
    <w:rsid w:val="007C5519"/>
    <w:rsid w:val="007C5528"/>
    <w:rsid w:val="007C69FE"/>
    <w:rsid w:val="007D01E7"/>
    <w:rsid w:val="007D03CF"/>
    <w:rsid w:val="007D0BE0"/>
    <w:rsid w:val="007D2867"/>
    <w:rsid w:val="007E2C10"/>
    <w:rsid w:val="007E59BE"/>
    <w:rsid w:val="007E67EB"/>
    <w:rsid w:val="007E7F7B"/>
    <w:rsid w:val="007F03F0"/>
    <w:rsid w:val="007F062E"/>
    <w:rsid w:val="007F0841"/>
    <w:rsid w:val="007F17CE"/>
    <w:rsid w:val="007F26AE"/>
    <w:rsid w:val="007F6680"/>
    <w:rsid w:val="007F7DE0"/>
    <w:rsid w:val="00800C11"/>
    <w:rsid w:val="008023AC"/>
    <w:rsid w:val="00804C60"/>
    <w:rsid w:val="00805839"/>
    <w:rsid w:val="00806192"/>
    <w:rsid w:val="00806CF9"/>
    <w:rsid w:val="0081048A"/>
    <w:rsid w:val="00811785"/>
    <w:rsid w:val="008132F4"/>
    <w:rsid w:val="008152AF"/>
    <w:rsid w:val="00816648"/>
    <w:rsid w:val="00816874"/>
    <w:rsid w:val="008168C1"/>
    <w:rsid w:val="00821F1F"/>
    <w:rsid w:val="008246C7"/>
    <w:rsid w:val="00825468"/>
    <w:rsid w:val="008279FB"/>
    <w:rsid w:val="0083280E"/>
    <w:rsid w:val="008338EF"/>
    <w:rsid w:val="008341E8"/>
    <w:rsid w:val="00835A3D"/>
    <w:rsid w:val="0084053A"/>
    <w:rsid w:val="0084272F"/>
    <w:rsid w:val="00842AFF"/>
    <w:rsid w:val="00843770"/>
    <w:rsid w:val="00844E6B"/>
    <w:rsid w:val="00845595"/>
    <w:rsid w:val="008465E6"/>
    <w:rsid w:val="00846883"/>
    <w:rsid w:val="0085037B"/>
    <w:rsid w:val="008520EC"/>
    <w:rsid w:val="00853941"/>
    <w:rsid w:val="0085617E"/>
    <w:rsid w:val="00856F51"/>
    <w:rsid w:val="008571A2"/>
    <w:rsid w:val="008571C4"/>
    <w:rsid w:val="0085775A"/>
    <w:rsid w:val="00861954"/>
    <w:rsid w:val="00863E82"/>
    <w:rsid w:val="00864A36"/>
    <w:rsid w:val="00865F5F"/>
    <w:rsid w:val="00866F77"/>
    <w:rsid w:val="008765D9"/>
    <w:rsid w:val="00876E21"/>
    <w:rsid w:val="00880920"/>
    <w:rsid w:val="008816FC"/>
    <w:rsid w:val="00884FA7"/>
    <w:rsid w:val="0088629E"/>
    <w:rsid w:val="00891F7B"/>
    <w:rsid w:val="00894DAA"/>
    <w:rsid w:val="00895888"/>
    <w:rsid w:val="008A0D27"/>
    <w:rsid w:val="008A1AF4"/>
    <w:rsid w:val="008A279B"/>
    <w:rsid w:val="008A4A86"/>
    <w:rsid w:val="008A53EB"/>
    <w:rsid w:val="008A6B29"/>
    <w:rsid w:val="008B01F3"/>
    <w:rsid w:val="008B0EF5"/>
    <w:rsid w:val="008B1DC6"/>
    <w:rsid w:val="008B2187"/>
    <w:rsid w:val="008B42C0"/>
    <w:rsid w:val="008B4986"/>
    <w:rsid w:val="008B4BF7"/>
    <w:rsid w:val="008B5A54"/>
    <w:rsid w:val="008B64C1"/>
    <w:rsid w:val="008B7091"/>
    <w:rsid w:val="008B7992"/>
    <w:rsid w:val="008B7A31"/>
    <w:rsid w:val="008B7B0C"/>
    <w:rsid w:val="008C1955"/>
    <w:rsid w:val="008C3A1A"/>
    <w:rsid w:val="008C4F74"/>
    <w:rsid w:val="008C6C76"/>
    <w:rsid w:val="008D1584"/>
    <w:rsid w:val="008D2309"/>
    <w:rsid w:val="008D422E"/>
    <w:rsid w:val="008D60B2"/>
    <w:rsid w:val="008D6449"/>
    <w:rsid w:val="008D755A"/>
    <w:rsid w:val="008E070D"/>
    <w:rsid w:val="008E0A02"/>
    <w:rsid w:val="008E24DF"/>
    <w:rsid w:val="008E4068"/>
    <w:rsid w:val="008E711C"/>
    <w:rsid w:val="008F08D6"/>
    <w:rsid w:val="008F254A"/>
    <w:rsid w:val="008F3D1C"/>
    <w:rsid w:val="008F4539"/>
    <w:rsid w:val="008F4593"/>
    <w:rsid w:val="008F4E9C"/>
    <w:rsid w:val="008F5521"/>
    <w:rsid w:val="00901AA6"/>
    <w:rsid w:val="009021BE"/>
    <w:rsid w:val="009024EB"/>
    <w:rsid w:val="00904777"/>
    <w:rsid w:val="00906350"/>
    <w:rsid w:val="00906BF5"/>
    <w:rsid w:val="00911F72"/>
    <w:rsid w:val="009146E4"/>
    <w:rsid w:val="009248F6"/>
    <w:rsid w:val="00924939"/>
    <w:rsid w:val="00926101"/>
    <w:rsid w:val="00932216"/>
    <w:rsid w:val="009328CD"/>
    <w:rsid w:val="00934665"/>
    <w:rsid w:val="00935765"/>
    <w:rsid w:val="00935ECA"/>
    <w:rsid w:val="009367C4"/>
    <w:rsid w:val="009367D1"/>
    <w:rsid w:val="009412CB"/>
    <w:rsid w:val="009459BF"/>
    <w:rsid w:val="00946727"/>
    <w:rsid w:val="009546FC"/>
    <w:rsid w:val="009547B5"/>
    <w:rsid w:val="00954EEB"/>
    <w:rsid w:val="00965167"/>
    <w:rsid w:val="009725C6"/>
    <w:rsid w:val="009726DD"/>
    <w:rsid w:val="009734BE"/>
    <w:rsid w:val="00974714"/>
    <w:rsid w:val="00975F19"/>
    <w:rsid w:val="00976BC4"/>
    <w:rsid w:val="00980C8A"/>
    <w:rsid w:val="00981FD1"/>
    <w:rsid w:val="009823FE"/>
    <w:rsid w:val="00983833"/>
    <w:rsid w:val="0098452A"/>
    <w:rsid w:val="00984F9B"/>
    <w:rsid w:val="00990E7C"/>
    <w:rsid w:val="009914F1"/>
    <w:rsid w:val="00991FFF"/>
    <w:rsid w:val="0099305B"/>
    <w:rsid w:val="00994C33"/>
    <w:rsid w:val="009950E0"/>
    <w:rsid w:val="009958CE"/>
    <w:rsid w:val="00996BEA"/>
    <w:rsid w:val="009A0449"/>
    <w:rsid w:val="009A0D4B"/>
    <w:rsid w:val="009A7B37"/>
    <w:rsid w:val="009B3BBD"/>
    <w:rsid w:val="009B560C"/>
    <w:rsid w:val="009B64F8"/>
    <w:rsid w:val="009C163F"/>
    <w:rsid w:val="009C2685"/>
    <w:rsid w:val="009C2925"/>
    <w:rsid w:val="009C2973"/>
    <w:rsid w:val="009C2E04"/>
    <w:rsid w:val="009C2E9A"/>
    <w:rsid w:val="009C3567"/>
    <w:rsid w:val="009C4735"/>
    <w:rsid w:val="009C64B2"/>
    <w:rsid w:val="009C6C9E"/>
    <w:rsid w:val="009D3533"/>
    <w:rsid w:val="009D45F3"/>
    <w:rsid w:val="009D587E"/>
    <w:rsid w:val="009D64DE"/>
    <w:rsid w:val="009D650C"/>
    <w:rsid w:val="009E106A"/>
    <w:rsid w:val="009E28CA"/>
    <w:rsid w:val="009E36A6"/>
    <w:rsid w:val="009E50F8"/>
    <w:rsid w:val="009E67D9"/>
    <w:rsid w:val="009E76CF"/>
    <w:rsid w:val="009F09E7"/>
    <w:rsid w:val="009F0ABE"/>
    <w:rsid w:val="009F2573"/>
    <w:rsid w:val="009F2680"/>
    <w:rsid w:val="009F4AF5"/>
    <w:rsid w:val="009F6B2F"/>
    <w:rsid w:val="00A00D3D"/>
    <w:rsid w:val="00A02014"/>
    <w:rsid w:val="00A0310B"/>
    <w:rsid w:val="00A0337C"/>
    <w:rsid w:val="00A0347F"/>
    <w:rsid w:val="00A05D5D"/>
    <w:rsid w:val="00A07C65"/>
    <w:rsid w:val="00A10684"/>
    <w:rsid w:val="00A1185A"/>
    <w:rsid w:val="00A12606"/>
    <w:rsid w:val="00A1351F"/>
    <w:rsid w:val="00A13A17"/>
    <w:rsid w:val="00A14461"/>
    <w:rsid w:val="00A16A53"/>
    <w:rsid w:val="00A173A4"/>
    <w:rsid w:val="00A17543"/>
    <w:rsid w:val="00A1785C"/>
    <w:rsid w:val="00A22FE0"/>
    <w:rsid w:val="00A25212"/>
    <w:rsid w:val="00A3015F"/>
    <w:rsid w:val="00A3190F"/>
    <w:rsid w:val="00A34A4C"/>
    <w:rsid w:val="00A35280"/>
    <w:rsid w:val="00A37EDC"/>
    <w:rsid w:val="00A401F2"/>
    <w:rsid w:val="00A41036"/>
    <w:rsid w:val="00A41623"/>
    <w:rsid w:val="00A41BE8"/>
    <w:rsid w:val="00A42248"/>
    <w:rsid w:val="00A43288"/>
    <w:rsid w:val="00A44A07"/>
    <w:rsid w:val="00A458A9"/>
    <w:rsid w:val="00A4612F"/>
    <w:rsid w:val="00A47566"/>
    <w:rsid w:val="00A55052"/>
    <w:rsid w:val="00A568F4"/>
    <w:rsid w:val="00A56B9D"/>
    <w:rsid w:val="00A63650"/>
    <w:rsid w:val="00A6445A"/>
    <w:rsid w:val="00A65B96"/>
    <w:rsid w:val="00A672E5"/>
    <w:rsid w:val="00A67C10"/>
    <w:rsid w:val="00A70CD0"/>
    <w:rsid w:val="00A75711"/>
    <w:rsid w:val="00A7757F"/>
    <w:rsid w:val="00A80B68"/>
    <w:rsid w:val="00A8510C"/>
    <w:rsid w:val="00A90399"/>
    <w:rsid w:val="00A937B2"/>
    <w:rsid w:val="00A94DEF"/>
    <w:rsid w:val="00A96A3A"/>
    <w:rsid w:val="00AA08C5"/>
    <w:rsid w:val="00AA18A0"/>
    <w:rsid w:val="00AA21C4"/>
    <w:rsid w:val="00AA535D"/>
    <w:rsid w:val="00AA6130"/>
    <w:rsid w:val="00AA7108"/>
    <w:rsid w:val="00AB10FC"/>
    <w:rsid w:val="00AB3F81"/>
    <w:rsid w:val="00AB423B"/>
    <w:rsid w:val="00AB51A6"/>
    <w:rsid w:val="00AC23CF"/>
    <w:rsid w:val="00AC2E40"/>
    <w:rsid w:val="00AC3B61"/>
    <w:rsid w:val="00AC496E"/>
    <w:rsid w:val="00AC5088"/>
    <w:rsid w:val="00AD16D5"/>
    <w:rsid w:val="00AD3B07"/>
    <w:rsid w:val="00AD7448"/>
    <w:rsid w:val="00AD7649"/>
    <w:rsid w:val="00AE0777"/>
    <w:rsid w:val="00AE357E"/>
    <w:rsid w:val="00AE3B9C"/>
    <w:rsid w:val="00AE504B"/>
    <w:rsid w:val="00AE53C0"/>
    <w:rsid w:val="00AE59F3"/>
    <w:rsid w:val="00AE70BC"/>
    <w:rsid w:val="00AE77BC"/>
    <w:rsid w:val="00AF0657"/>
    <w:rsid w:val="00AF6A26"/>
    <w:rsid w:val="00AF7E7A"/>
    <w:rsid w:val="00B020FC"/>
    <w:rsid w:val="00B04DBC"/>
    <w:rsid w:val="00B0615B"/>
    <w:rsid w:val="00B103E0"/>
    <w:rsid w:val="00B11874"/>
    <w:rsid w:val="00B123AA"/>
    <w:rsid w:val="00B12ECA"/>
    <w:rsid w:val="00B12EEC"/>
    <w:rsid w:val="00B14110"/>
    <w:rsid w:val="00B16B13"/>
    <w:rsid w:val="00B17686"/>
    <w:rsid w:val="00B21787"/>
    <w:rsid w:val="00B2217A"/>
    <w:rsid w:val="00B228FF"/>
    <w:rsid w:val="00B251E5"/>
    <w:rsid w:val="00B258C5"/>
    <w:rsid w:val="00B26FBA"/>
    <w:rsid w:val="00B27556"/>
    <w:rsid w:val="00B27AED"/>
    <w:rsid w:val="00B30B68"/>
    <w:rsid w:val="00B31486"/>
    <w:rsid w:val="00B3199C"/>
    <w:rsid w:val="00B33100"/>
    <w:rsid w:val="00B3403C"/>
    <w:rsid w:val="00B3415C"/>
    <w:rsid w:val="00B40027"/>
    <w:rsid w:val="00B42641"/>
    <w:rsid w:val="00B43806"/>
    <w:rsid w:val="00B43D07"/>
    <w:rsid w:val="00B45030"/>
    <w:rsid w:val="00B458C6"/>
    <w:rsid w:val="00B464F3"/>
    <w:rsid w:val="00B506A1"/>
    <w:rsid w:val="00B51AB4"/>
    <w:rsid w:val="00B520F7"/>
    <w:rsid w:val="00B537EA"/>
    <w:rsid w:val="00B53CD6"/>
    <w:rsid w:val="00B61014"/>
    <w:rsid w:val="00B62995"/>
    <w:rsid w:val="00B62A72"/>
    <w:rsid w:val="00B63214"/>
    <w:rsid w:val="00B66D7C"/>
    <w:rsid w:val="00B6764B"/>
    <w:rsid w:val="00B7146B"/>
    <w:rsid w:val="00B770B7"/>
    <w:rsid w:val="00B820B6"/>
    <w:rsid w:val="00B8253A"/>
    <w:rsid w:val="00B8418B"/>
    <w:rsid w:val="00B9320B"/>
    <w:rsid w:val="00B933BD"/>
    <w:rsid w:val="00B95F74"/>
    <w:rsid w:val="00BA190F"/>
    <w:rsid w:val="00BA1D9C"/>
    <w:rsid w:val="00BA23FE"/>
    <w:rsid w:val="00BA27D0"/>
    <w:rsid w:val="00BA319C"/>
    <w:rsid w:val="00BA576A"/>
    <w:rsid w:val="00BA5AB0"/>
    <w:rsid w:val="00BA6B31"/>
    <w:rsid w:val="00BA7E64"/>
    <w:rsid w:val="00BB5207"/>
    <w:rsid w:val="00BB76F4"/>
    <w:rsid w:val="00BC33BD"/>
    <w:rsid w:val="00BD7744"/>
    <w:rsid w:val="00BD78E8"/>
    <w:rsid w:val="00BD7B2A"/>
    <w:rsid w:val="00BE13EB"/>
    <w:rsid w:val="00BE2485"/>
    <w:rsid w:val="00BE718C"/>
    <w:rsid w:val="00BF1341"/>
    <w:rsid w:val="00BF1958"/>
    <w:rsid w:val="00BF2A41"/>
    <w:rsid w:val="00BF2C82"/>
    <w:rsid w:val="00BF4178"/>
    <w:rsid w:val="00BF4FFB"/>
    <w:rsid w:val="00BF6A2E"/>
    <w:rsid w:val="00C00719"/>
    <w:rsid w:val="00C007EE"/>
    <w:rsid w:val="00C009EA"/>
    <w:rsid w:val="00C0171C"/>
    <w:rsid w:val="00C01850"/>
    <w:rsid w:val="00C02200"/>
    <w:rsid w:val="00C034E3"/>
    <w:rsid w:val="00C1314B"/>
    <w:rsid w:val="00C13B9B"/>
    <w:rsid w:val="00C15E87"/>
    <w:rsid w:val="00C17A19"/>
    <w:rsid w:val="00C17E97"/>
    <w:rsid w:val="00C20DC4"/>
    <w:rsid w:val="00C2184E"/>
    <w:rsid w:val="00C246C0"/>
    <w:rsid w:val="00C256F3"/>
    <w:rsid w:val="00C2740E"/>
    <w:rsid w:val="00C330C2"/>
    <w:rsid w:val="00C343CA"/>
    <w:rsid w:val="00C3605D"/>
    <w:rsid w:val="00C447A2"/>
    <w:rsid w:val="00C45032"/>
    <w:rsid w:val="00C45EEC"/>
    <w:rsid w:val="00C47395"/>
    <w:rsid w:val="00C50276"/>
    <w:rsid w:val="00C5081E"/>
    <w:rsid w:val="00C560A2"/>
    <w:rsid w:val="00C60169"/>
    <w:rsid w:val="00C61E47"/>
    <w:rsid w:val="00C6419D"/>
    <w:rsid w:val="00C648D4"/>
    <w:rsid w:val="00C65F2A"/>
    <w:rsid w:val="00C6749B"/>
    <w:rsid w:val="00C67B89"/>
    <w:rsid w:val="00C67C22"/>
    <w:rsid w:val="00C70FFE"/>
    <w:rsid w:val="00C71FFD"/>
    <w:rsid w:val="00C74871"/>
    <w:rsid w:val="00C800D0"/>
    <w:rsid w:val="00C80D4B"/>
    <w:rsid w:val="00C822F3"/>
    <w:rsid w:val="00C859E9"/>
    <w:rsid w:val="00C9272B"/>
    <w:rsid w:val="00C95407"/>
    <w:rsid w:val="00C9582A"/>
    <w:rsid w:val="00C97318"/>
    <w:rsid w:val="00C9768E"/>
    <w:rsid w:val="00CA3AC5"/>
    <w:rsid w:val="00CA59AF"/>
    <w:rsid w:val="00CB122C"/>
    <w:rsid w:val="00CB339F"/>
    <w:rsid w:val="00CC07DC"/>
    <w:rsid w:val="00CC0988"/>
    <w:rsid w:val="00CD1A35"/>
    <w:rsid w:val="00CD22DC"/>
    <w:rsid w:val="00CD3651"/>
    <w:rsid w:val="00CD43E1"/>
    <w:rsid w:val="00CD4906"/>
    <w:rsid w:val="00CD524C"/>
    <w:rsid w:val="00CD5521"/>
    <w:rsid w:val="00CD6CE1"/>
    <w:rsid w:val="00CD7325"/>
    <w:rsid w:val="00CE0562"/>
    <w:rsid w:val="00CE2547"/>
    <w:rsid w:val="00CE526C"/>
    <w:rsid w:val="00CE5B49"/>
    <w:rsid w:val="00CE7808"/>
    <w:rsid w:val="00CE7929"/>
    <w:rsid w:val="00CF02AC"/>
    <w:rsid w:val="00CF0A2E"/>
    <w:rsid w:val="00CF12E6"/>
    <w:rsid w:val="00CF2507"/>
    <w:rsid w:val="00CF2518"/>
    <w:rsid w:val="00CF56DA"/>
    <w:rsid w:val="00CF6174"/>
    <w:rsid w:val="00CF6FB4"/>
    <w:rsid w:val="00CF72C7"/>
    <w:rsid w:val="00CF75B4"/>
    <w:rsid w:val="00D0034E"/>
    <w:rsid w:val="00D00A6C"/>
    <w:rsid w:val="00D01D0C"/>
    <w:rsid w:val="00D04AF0"/>
    <w:rsid w:val="00D050CC"/>
    <w:rsid w:val="00D05564"/>
    <w:rsid w:val="00D06F70"/>
    <w:rsid w:val="00D0700F"/>
    <w:rsid w:val="00D10719"/>
    <w:rsid w:val="00D12552"/>
    <w:rsid w:val="00D14AF0"/>
    <w:rsid w:val="00D16D48"/>
    <w:rsid w:val="00D1762E"/>
    <w:rsid w:val="00D20646"/>
    <w:rsid w:val="00D24007"/>
    <w:rsid w:val="00D27756"/>
    <w:rsid w:val="00D27E3C"/>
    <w:rsid w:val="00D30B51"/>
    <w:rsid w:val="00D318C0"/>
    <w:rsid w:val="00D3219D"/>
    <w:rsid w:val="00D331B1"/>
    <w:rsid w:val="00D33949"/>
    <w:rsid w:val="00D33E64"/>
    <w:rsid w:val="00D35608"/>
    <w:rsid w:val="00D404D2"/>
    <w:rsid w:val="00D41C9A"/>
    <w:rsid w:val="00D4373F"/>
    <w:rsid w:val="00D43BE2"/>
    <w:rsid w:val="00D44162"/>
    <w:rsid w:val="00D458B7"/>
    <w:rsid w:val="00D470D6"/>
    <w:rsid w:val="00D50D28"/>
    <w:rsid w:val="00D518D8"/>
    <w:rsid w:val="00D5712A"/>
    <w:rsid w:val="00D632F9"/>
    <w:rsid w:val="00D63684"/>
    <w:rsid w:val="00D64537"/>
    <w:rsid w:val="00D6680F"/>
    <w:rsid w:val="00D70F03"/>
    <w:rsid w:val="00D71D82"/>
    <w:rsid w:val="00D73AA6"/>
    <w:rsid w:val="00D77BFA"/>
    <w:rsid w:val="00D81A7B"/>
    <w:rsid w:val="00D82B9F"/>
    <w:rsid w:val="00D87A01"/>
    <w:rsid w:val="00D91F8B"/>
    <w:rsid w:val="00D9216E"/>
    <w:rsid w:val="00D96958"/>
    <w:rsid w:val="00D970E9"/>
    <w:rsid w:val="00D97666"/>
    <w:rsid w:val="00DA0CE3"/>
    <w:rsid w:val="00DA196D"/>
    <w:rsid w:val="00DA2A5D"/>
    <w:rsid w:val="00DA2FDF"/>
    <w:rsid w:val="00DA41F8"/>
    <w:rsid w:val="00DA45AF"/>
    <w:rsid w:val="00DA608A"/>
    <w:rsid w:val="00DA711E"/>
    <w:rsid w:val="00DA7E9A"/>
    <w:rsid w:val="00DB1F99"/>
    <w:rsid w:val="00DB2D3A"/>
    <w:rsid w:val="00DB4939"/>
    <w:rsid w:val="00DB594D"/>
    <w:rsid w:val="00DC00B9"/>
    <w:rsid w:val="00DC2FB9"/>
    <w:rsid w:val="00DD26B8"/>
    <w:rsid w:val="00DD288D"/>
    <w:rsid w:val="00DD326E"/>
    <w:rsid w:val="00DD3C2B"/>
    <w:rsid w:val="00DD569C"/>
    <w:rsid w:val="00DD6CCE"/>
    <w:rsid w:val="00DD7912"/>
    <w:rsid w:val="00DE0FD0"/>
    <w:rsid w:val="00DE1068"/>
    <w:rsid w:val="00DE2E15"/>
    <w:rsid w:val="00DE367C"/>
    <w:rsid w:val="00DE3D18"/>
    <w:rsid w:val="00DE425D"/>
    <w:rsid w:val="00DE441D"/>
    <w:rsid w:val="00DE657E"/>
    <w:rsid w:val="00DE7A41"/>
    <w:rsid w:val="00DF2103"/>
    <w:rsid w:val="00DF2985"/>
    <w:rsid w:val="00DF50C1"/>
    <w:rsid w:val="00DF516F"/>
    <w:rsid w:val="00DF5883"/>
    <w:rsid w:val="00DF5C09"/>
    <w:rsid w:val="00DF6CF9"/>
    <w:rsid w:val="00E00E31"/>
    <w:rsid w:val="00E01A7D"/>
    <w:rsid w:val="00E01CFE"/>
    <w:rsid w:val="00E026FC"/>
    <w:rsid w:val="00E041CF"/>
    <w:rsid w:val="00E105E6"/>
    <w:rsid w:val="00E11331"/>
    <w:rsid w:val="00E12ECA"/>
    <w:rsid w:val="00E13215"/>
    <w:rsid w:val="00E13DE0"/>
    <w:rsid w:val="00E1402F"/>
    <w:rsid w:val="00E1534F"/>
    <w:rsid w:val="00E205D6"/>
    <w:rsid w:val="00E20E2E"/>
    <w:rsid w:val="00E21C96"/>
    <w:rsid w:val="00E21DD0"/>
    <w:rsid w:val="00E231D7"/>
    <w:rsid w:val="00E25DC2"/>
    <w:rsid w:val="00E30DA0"/>
    <w:rsid w:val="00E32A61"/>
    <w:rsid w:val="00E3407C"/>
    <w:rsid w:val="00E341D3"/>
    <w:rsid w:val="00E34798"/>
    <w:rsid w:val="00E37232"/>
    <w:rsid w:val="00E426FD"/>
    <w:rsid w:val="00E44A26"/>
    <w:rsid w:val="00E46A13"/>
    <w:rsid w:val="00E471CF"/>
    <w:rsid w:val="00E50724"/>
    <w:rsid w:val="00E50D76"/>
    <w:rsid w:val="00E52A0E"/>
    <w:rsid w:val="00E535AA"/>
    <w:rsid w:val="00E54155"/>
    <w:rsid w:val="00E54192"/>
    <w:rsid w:val="00E62168"/>
    <w:rsid w:val="00E621D8"/>
    <w:rsid w:val="00E62D87"/>
    <w:rsid w:val="00E64D6C"/>
    <w:rsid w:val="00E66A9E"/>
    <w:rsid w:val="00E70397"/>
    <w:rsid w:val="00E70882"/>
    <w:rsid w:val="00E71F84"/>
    <w:rsid w:val="00E72E0A"/>
    <w:rsid w:val="00E74EC0"/>
    <w:rsid w:val="00E80BF4"/>
    <w:rsid w:val="00E82FCF"/>
    <w:rsid w:val="00E8704C"/>
    <w:rsid w:val="00E87427"/>
    <w:rsid w:val="00E915AD"/>
    <w:rsid w:val="00E94FC1"/>
    <w:rsid w:val="00E95D3E"/>
    <w:rsid w:val="00E966AA"/>
    <w:rsid w:val="00E97193"/>
    <w:rsid w:val="00E97666"/>
    <w:rsid w:val="00EA0FA3"/>
    <w:rsid w:val="00EA1FD5"/>
    <w:rsid w:val="00EA3198"/>
    <w:rsid w:val="00EA3CAB"/>
    <w:rsid w:val="00EA4029"/>
    <w:rsid w:val="00EA50E7"/>
    <w:rsid w:val="00EA73D1"/>
    <w:rsid w:val="00EA7BCE"/>
    <w:rsid w:val="00EB296B"/>
    <w:rsid w:val="00EB32C6"/>
    <w:rsid w:val="00EB7A36"/>
    <w:rsid w:val="00EB7E1F"/>
    <w:rsid w:val="00EC0310"/>
    <w:rsid w:val="00EC332D"/>
    <w:rsid w:val="00EC5AC4"/>
    <w:rsid w:val="00EC644A"/>
    <w:rsid w:val="00EC73A8"/>
    <w:rsid w:val="00ED1DE6"/>
    <w:rsid w:val="00ED2525"/>
    <w:rsid w:val="00ED4EA5"/>
    <w:rsid w:val="00ED5267"/>
    <w:rsid w:val="00EE0227"/>
    <w:rsid w:val="00EE36E7"/>
    <w:rsid w:val="00EE3AFB"/>
    <w:rsid w:val="00EE4494"/>
    <w:rsid w:val="00EE5F46"/>
    <w:rsid w:val="00EE73F2"/>
    <w:rsid w:val="00EF110E"/>
    <w:rsid w:val="00EF48A6"/>
    <w:rsid w:val="00EF6424"/>
    <w:rsid w:val="00F011FC"/>
    <w:rsid w:val="00F0123D"/>
    <w:rsid w:val="00F0235F"/>
    <w:rsid w:val="00F02ED9"/>
    <w:rsid w:val="00F05019"/>
    <w:rsid w:val="00F071D4"/>
    <w:rsid w:val="00F13D40"/>
    <w:rsid w:val="00F20F81"/>
    <w:rsid w:val="00F21FA6"/>
    <w:rsid w:val="00F22884"/>
    <w:rsid w:val="00F23489"/>
    <w:rsid w:val="00F242E5"/>
    <w:rsid w:val="00F24B15"/>
    <w:rsid w:val="00F25A29"/>
    <w:rsid w:val="00F25F3B"/>
    <w:rsid w:val="00F27D5A"/>
    <w:rsid w:val="00F3223D"/>
    <w:rsid w:val="00F41497"/>
    <w:rsid w:val="00F442B6"/>
    <w:rsid w:val="00F46BB7"/>
    <w:rsid w:val="00F4750B"/>
    <w:rsid w:val="00F526FC"/>
    <w:rsid w:val="00F5432E"/>
    <w:rsid w:val="00F54A29"/>
    <w:rsid w:val="00F56BE1"/>
    <w:rsid w:val="00F57C63"/>
    <w:rsid w:val="00F6046E"/>
    <w:rsid w:val="00F60CB2"/>
    <w:rsid w:val="00F613F1"/>
    <w:rsid w:val="00F62F6E"/>
    <w:rsid w:val="00F658C5"/>
    <w:rsid w:val="00F66B1D"/>
    <w:rsid w:val="00F67178"/>
    <w:rsid w:val="00F701C7"/>
    <w:rsid w:val="00F8013C"/>
    <w:rsid w:val="00F8032B"/>
    <w:rsid w:val="00F813AA"/>
    <w:rsid w:val="00F829B5"/>
    <w:rsid w:val="00F84286"/>
    <w:rsid w:val="00F85F80"/>
    <w:rsid w:val="00F8603E"/>
    <w:rsid w:val="00F91B65"/>
    <w:rsid w:val="00F92942"/>
    <w:rsid w:val="00F9640E"/>
    <w:rsid w:val="00F96D1E"/>
    <w:rsid w:val="00F97733"/>
    <w:rsid w:val="00FA03D9"/>
    <w:rsid w:val="00FA21EA"/>
    <w:rsid w:val="00FA31AE"/>
    <w:rsid w:val="00FA3C67"/>
    <w:rsid w:val="00FA3D28"/>
    <w:rsid w:val="00FA7812"/>
    <w:rsid w:val="00FB057B"/>
    <w:rsid w:val="00FB2691"/>
    <w:rsid w:val="00FB4793"/>
    <w:rsid w:val="00FB508F"/>
    <w:rsid w:val="00FB5641"/>
    <w:rsid w:val="00FB57BC"/>
    <w:rsid w:val="00FB7664"/>
    <w:rsid w:val="00FB7A26"/>
    <w:rsid w:val="00FB7B77"/>
    <w:rsid w:val="00FC044E"/>
    <w:rsid w:val="00FC2886"/>
    <w:rsid w:val="00FC45B9"/>
    <w:rsid w:val="00FC626E"/>
    <w:rsid w:val="00FC76BB"/>
    <w:rsid w:val="00FD3D73"/>
    <w:rsid w:val="00FD56B7"/>
    <w:rsid w:val="00FD6399"/>
    <w:rsid w:val="00FD7CA9"/>
    <w:rsid w:val="00FE0219"/>
    <w:rsid w:val="00FE38C3"/>
    <w:rsid w:val="00FE3B55"/>
    <w:rsid w:val="00FE43AC"/>
    <w:rsid w:val="00FE4C9E"/>
    <w:rsid w:val="00FE640E"/>
    <w:rsid w:val="00FE70C2"/>
    <w:rsid w:val="00FE753A"/>
    <w:rsid w:val="00FF0DC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613F1"/>
    <w:pPr>
      <w:spacing w:after="240"/>
    </w:pPr>
    <w:rPr>
      <w:sz w:val="24"/>
      <w:szCs w:val="24"/>
      <w:lang w:val="en-US" w:eastAsia="en-US"/>
    </w:rPr>
  </w:style>
  <w:style w:type="paragraph" w:styleId="Titre1">
    <w:name w:val="heading 1"/>
    <w:aliases w:val="OGC Header Level 1,numbered"/>
    <w:basedOn w:val="Normal"/>
    <w:next w:val="Normal"/>
    <w:link w:val="Titre1Car"/>
    <w:uiPriority w:val="9"/>
    <w:qFormat/>
    <w:rsid w:val="00F27D5A"/>
    <w:pPr>
      <w:keepNext/>
      <w:numPr>
        <w:numId w:val="1"/>
      </w:numPr>
      <w:spacing w:before="480" w:line="360" w:lineRule="auto"/>
      <w:outlineLvl w:val="0"/>
    </w:pPr>
    <w:rPr>
      <w:b/>
      <w:bCs/>
      <w:sz w:val="28"/>
    </w:rPr>
  </w:style>
  <w:style w:type="paragraph" w:styleId="Titre2">
    <w:name w:val="heading 2"/>
    <w:aliases w:val="OGC Heading 2"/>
    <w:basedOn w:val="Normal"/>
    <w:next w:val="Normal"/>
    <w:link w:val="Titre2Car"/>
    <w:qFormat/>
    <w:rsid w:val="00F27D5A"/>
    <w:pPr>
      <w:keepNext/>
      <w:numPr>
        <w:ilvl w:val="1"/>
        <w:numId w:val="1"/>
      </w:numPr>
      <w:spacing w:before="240" w:after="60"/>
      <w:outlineLvl w:val="1"/>
    </w:pPr>
    <w:rPr>
      <w:rFonts w:cs="Arial"/>
      <w:b/>
      <w:bCs/>
      <w:iCs/>
      <w:szCs w:val="28"/>
    </w:rPr>
  </w:style>
  <w:style w:type="paragraph" w:styleId="Titre3">
    <w:name w:val="heading 3"/>
    <w:aliases w:val="OGC Heading 3"/>
    <w:basedOn w:val="Normal"/>
    <w:next w:val="Normal"/>
    <w:link w:val="Titre3Car"/>
    <w:qFormat/>
    <w:rsid w:val="00F27D5A"/>
    <w:pPr>
      <w:keepNext/>
      <w:numPr>
        <w:ilvl w:val="2"/>
        <w:numId w:val="1"/>
      </w:numPr>
      <w:spacing w:before="240" w:after="60"/>
      <w:outlineLvl w:val="2"/>
    </w:pPr>
    <w:rPr>
      <w:rFonts w:cs="Arial"/>
      <w:b/>
      <w:bCs/>
      <w:szCs w:val="26"/>
    </w:rPr>
  </w:style>
  <w:style w:type="paragraph" w:styleId="Titre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Titre5">
    <w:name w:val="heading 5"/>
    <w:basedOn w:val="Normal"/>
    <w:next w:val="Normal"/>
    <w:qFormat/>
    <w:rsid w:val="00965167"/>
    <w:pPr>
      <w:numPr>
        <w:ilvl w:val="4"/>
        <w:numId w:val="1"/>
      </w:numPr>
      <w:spacing w:before="240" w:after="60"/>
      <w:outlineLvl w:val="4"/>
    </w:pPr>
    <w:rPr>
      <w:b/>
      <w:bCs/>
      <w:i/>
      <w:iCs/>
      <w:sz w:val="22"/>
      <w:szCs w:val="26"/>
    </w:rPr>
  </w:style>
  <w:style w:type="paragraph" w:styleId="Titre6">
    <w:name w:val="heading 6"/>
    <w:basedOn w:val="Normal"/>
    <w:next w:val="Normal"/>
    <w:rsid w:val="00F27D5A"/>
    <w:pPr>
      <w:numPr>
        <w:ilvl w:val="5"/>
        <w:numId w:val="1"/>
      </w:numPr>
      <w:spacing w:before="240" w:after="60"/>
      <w:outlineLvl w:val="5"/>
    </w:pPr>
    <w:rPr>
      <w:b/>
      <w:bCs/>
      <w:sz w:val="22"/>
      <w:szCs w:val="22"/>
    </w:rPr>
  </w:style>
  <w:style w:type="paragraph" w:styleId="Titre7">
    <w:name w:val="heading 7"/>
    <w:basedOn w:val="Normal"/>
    <w:next w:val="Normal"/>
    <w:rsid w:val="00F27D5A"/>
    <w:pPr>
      <w:numPr>
        <w:ilvl w:val="6"/>
        <w:numId w:val="1"/>
      </w:numPr>
      <w:spacing w:before="240" w:after="60"/>
      <w:outlineLvl w:val="6"/>
    </w:pPr>
  </w:style>
  <w:style w:type="paragraph" w:styleId="Titre8">
    <w:name w:val="heading 8"/>
    <w:basedOn w:val="Normal"/>
    <w:next w:val="Normal"/>
    <w:rsid w:val="00F27D5A"/>
    <w:pPr>
      <w:numPr>
        <w:ilvl w:val="7"/>
        <w:numId w:val="1"/>
      </w:numPr>
      <w:spacing w:before="240" w:after="60"/>
      <w:outlineLvl w:val="7"/>
    </w:pPr>
    <w:rPr>
      <w:i/>
      <w:iCs/>
    </w:rPr>
  </w:style>
  <w:style w:type="paragraph" w:styleId="Titre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Lienhypertexte">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B464F3"/>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Notedebasdepage">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Titre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Sansinterligne">
    <w:name w:val="No Spacing"/>
    <w:uiPriority w:val="1"/>
    <w:qFormat/>
    <w:rsid w:val="004A5507"/>
    <w:rPr>
      <w:sz w:val="24"/>
      <w:szCs w:val="24"/>
      <w:lang w:val="en-US" w:eastAsia="en-US"/>
    </w:rPr>
  </w:style>
  <w:style w:type="paragraph" w:customStyle="1" w:styleId="AnnexLevel2">
    <w:name w:val="Annex Level 2"/>
    <w:basedOn w:val="Titre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epuces">
    <w:name w:val="List Bullet"/>
    <w:basedOn w:val="Liste"/>
    <w:autoRedefine/>
    <w:semiHidden/>
    <w:rsid w:val="00B464F3"/>
    <w:pPr>
      <w:keepLines/>
      <w:spacing w:after="120"/>
      <w:ind w:left="0" w:firstLine="0"/>
    </w:pPr>
    <w:rPr>
      <w:szCs w:val="20"/>
      <w:lang w:val="en-GB"/>
    </w:rPr>
  </w:style>
  <w:style w:type="paragraph" w:styleId="Liste">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Titre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Titre2Car">
    <w:name w:val="Titre 2 Car"/>
    <w:aliases w:val="OGC Heading 2 Car"/>
    <w:link w:val="Titre2"/>
    <w:rsid w:val="004A5507"/>
    <w:rPr>
      <w:rFonts w:cs="Arial"/>
      <w:b/>
      <w:bCs/>
      <w:iCs/>
      <w:sz w:val="24"/>
      <w:szCs w:val="28"/>
      <w:lang w:val="en-US" w:eastAsia="en-US"/>
    </w:rPr>
  </w:style>
  <w:style w:type="character" w:customStyle="1" w:styleId="AnnexLevel2Char">
    <w:name w:val="Annex Level 2 Char"/>
    <w:link w:val="AnnexLevel2"/>
    <w:rsid w:val="004A5507"/>
    <w:rPr>
      <w:rFonts w:cs="Arial"/>
      <w:b/>
      <w:bCs/>
      <w:iCs/>
      <w:sz w:val="22"/>
      <w:szCs w:val="28"/>
      <w:lang w:val="en-AU" w:eastAsia="en-AU"/>
    </w:rPr>
  </w:style>
  <w:style w:type="character" w:customStyle="1" w:styleId="AnnexNumberedChar">
    <w:name w:val="Annex Numbered Char"/>
    <w:link w:val="AnnexNumbered"/>
    <w:rsid w:val="004A5507"/>
    <w:rPr>
      <w:rFonts w:cs="Arial"/>
      <w:b/>
      <w:bCs/>
      <w:iCs/>
      <w:sz w:val="22"/>
      <w:szCs w:val="28"/>
      <w:lang w:val="en-AU" w:eastAsia="en-AU"/>
    </w:rPr>
  </w:style>
  <w:style w:type="paragraph" w:styleId="En-ttedetabledesmatires">
    <w:name w:val="TOC Heading"/>
    <w:basedOn w:val="Titre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M1">
    <w:name w:val="toc 1"/>
    <w:basedOn w:val="Normal"/>
    <w:next w:val="Normal"/>
    <w:autoRedefine/>
    <w:uiPriority w:val="39"/>
    <w:unhideWhenUsed/>
    <w:rsid w:val="00F60CB2"/>
  </w:style>
  <w:style w:type="paragraph" w:styleId="TM2">
    <w:name w:val="toc 2"/>
    <w:basedOn w:val="Normal"/>
    <w:next w:val="Normal"/>
    <w:autoRedefine/>
    <w:uiPriority w:val="39"/>
    <w:unhideWhenUsed/>
    <w:rsid w:val="00F60CB2"/>
    <w:pPr>
      <w:ind w:left="240"/>
    </w:pPr>
  </w:style>
  <w:style w:type="paragraph" w:styleId="TM3">
    <w:name w:val="toc 3"/>
    <w:basedOn w:val="Normal"/>
    <w:next w:val="Normal"/>
    <w:autoRedefine/>
    <w:uiPriority w:val="39"/>
    <w:unhideWhenUsed/>
    <w:rsid w:val="00F60CB2"/>
    <w:pPr>
      <w:ind w:left="480"/>
    </w:pPr>
  </w:style>
  <w:style w:type="paragraph" w:styleId="En-tte">
    <w:name w:val="header"/>
    <w:basedOn w:val="Normal"/>
    <w:link w:val="En-tteCar"/>
    <w:uiPriority w:val="99"/>
    <w:unhideWhenUsed/>
    <w:rsid w:val="0079517D"/>
    <w:pPr>
      <w:tabs>
        <w:tab w:val="center" w:pos="4680"/>
        <w:tab w:val="right" w:pos="9360"/>
      </w:tabs>
      <w:spacing w:after="0"/>
    </w:pPr>
  </w:style>
  <w:style w:type="character" w:customStyle="1" w:styleId="En-tteCar">
    <w:name w:val="En-tête Car"/>
    <w:link w:val="En-tte"/>
    <w:uiPriority w:val="99"/>
    <w:rsid w:val="0079517D"/>
    <w:rPr>
      <w:sz w:val="24"/>
      <w:szCs w:val="24"/>
    </w:rPr>
  </w:style>
  <w:style w:type="paragraph" w:styleId="Pieddepage">
    <w:name w:val="footer"/>
    <w:basedOn w:val="Normal"/>
    <w:link w:val="PieddepageCar"/>
    <w:uiPriority w:val="99"/>
    <w:unhideWhenUsed/>
    <w:rsid w:val="0079517D"/>
    <w:pPr>
      <w:tabs>
        <w:tab w:val="center" w:pos="4680"/>
        <w:tab w:val="right" w:pos="9360"/>
      </w:tabs>
      <w:spacing w:after="0"/>
    </w:pPr>
  </w:style>
  <w:style w:type="character" w:customStyle="1" w:styleId="PieddepageCar">
    <w:name w:val="Pied de page Car"/>
    <w:link w:val="Pieddepage"/>
    <w:uiPriority w:val="99"/>
    <w:rsid w:val="0079517D"/>
    <w:rPr>
      <w:sz w:val="24"/>
      <w:szCs w:val="24"/>
    </w:rPr>
  </w:style>
  <w:style w:type="paragraph" w:styleId="Retraitcorpsdetexte">
    <w:name w:val="Body Text Indent"/>
    <w:basedOn w:val="Normal"/>
    <w:link w:val="RetraitcorpsdetexteCar"/>
    <w:rsid w:val="00FE0219"/>
    <w:pPr>
      <w:spacing w:before="40" w:after="40" w:line="211" w:lineRule="auto"/>
      <w:ind w:left="144" w:hanging="144"/>
    </w:pPr>
    <w:rPr>
      <w:sz w:val="22"/>
      <w:szCs w:val="22"/>
    </w:rPr>
  </w:style>
  <w:style w:type="character" w:customStyle="1" w:styleId="RetraitcorpsdetexteCar">
    <w:name w:val="Retrait corps de texte Car"/>
    <w:link w:val="Retraitcorpsdetexte"/>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Lienhypertextesuivivisit">
    <w:name w:val="FollowedHyperlink"/>
    <w:uiPriority w:val="99"/>
    <w:semiHidden/>
    <w:unhideWhenUsed/>
    <w:rsid w:val="004111ED"/>
    <w:rPr>
      <w:color w:val="800080"/>
      <w:u w:val="single"/>
    </w:rPr>
  </w:style>
  <w:style w:type="paragraph" w:styleId="Paragraphedeliste">
    <w:name w:val="List Paragraph"/>
    <w:basedOn w:val="Normal"/>
    <w:uiPriority w:val="34"/>
    <w:rsid w:val="0065022D"/>
    <w:pPr>
      <w:ind w:left="720"/>
      <w:contextualSpacing/>
    </w:pPr>
  </w:style>
  <w:style w:type="character" w:styleId="Marquedecommentaire">
    <w:name w:val="annotation reference"/>
    <w:uiPriority w:val="99"/>
    <w:semiHidden/>
    <w:unhideWhenUsed/>
    <w:rsid w:val="00AD3B07"/>
    <w:rPr>
      <w:sz w:val="16"/>
      <w:szCs w:val="16"/>
    </w:rPr>
  </w:style>
  <w:style w:type="paragraph" w:styleId="Commentaire">
    <w:name w:val="annotation text"/>
    <w:basedOn w:val="Normal"/>
    <w:link w:val="CommentaireCar"/>
    <w:uiPriority w:val="99"/>
    <w:semiHidden/>
    <w:unhideWhenUsed/>
    <w:rsid w:val="00AD3B07"/>
    <w:rPr>
      <w:sz w:val="20"/>
      <w:szCs w:val="20"/>
    </w:rPr>
  </w:style>
  <w:style w:type="character" w:customStyle="1" w:styleId="CommentaireCar">
    <w:name w:val="Commentaire Car"/>
    <w:basedOn w:val="Policepardfaut"/>
    <w:link w:val="Commentaire"/>
    <w:uiPriority w:val="99"/>
    <w:semiHidden/>
    <w:rsid w:val="00AD3B07"/>
  </w:style>
  <w:style w:type="paragraph" w:styleId="Objetducommentaire">
    <w:name w:val="annotation subject"/>
    <w:basedOn w:val="Commentaire"/>
    <w:next w:val="Commentaire"/>
    <w:link w:val="ObjetducommentaireCar"/>
    <w:uiPriority w:val="99"/>
    <w:semiHidden/>
    <w:unhideWhenUsed/>
    <w:rsid w:val="00AD3B07"/>
    <w:rPr>
      <w:b/>
      <w:bCs/>
    </w:rPr>
  </w:style>
  <w:style w:type="character" w:customStyle="1" w:styleId="ObjetducommentaireCar">
    <w:name w:val="Objet du commentaire Car"/>
    <w:link w:val="Objetducommentaire"/>
    <w:uiPriority w:val="99"/>
    <w:semiHidden/>
    <w:rsid w:val="00AD3B07"/>
    <w:rPr>
      <w:b/>
      <w:bCs/>
    </w:rPr>
  </w:style>
  <w:style w:type="paragraph" w:styleId="Textedebulles">
    <w:name w:val="Balloon Text"/>
    <w:basedOn w:val="Normal"/>
    <w:link w:val="TextedebullesCar"/>
    <w:uiPriority w:val="99"/>
    <w:semiHidden/>
    <w:unhideWhenUsed/>
    <w:rsid w:val="00AD3B07"/>
    <w:pPr>
      <w:spacing w:after="0"/>
    </w:pPr>
    <w:rPr>
      <w:rFonts w:ascii="Tahoma" w:hAnsi="Tahoma" w:cs="Tahoma"/>
      <w:sz w:val="16"/>
      <w:szCs w:val="16"/>
    </w:rPr>
  </w:style>
  <w:style w:type="character" w:customStyle="1" w:styleId="TextedebullesCar">
    <w:name w:val="Texte de bulles Car"/>
    <w:link w:val="Textedebulles"/>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Lgende">
    <w:name w:val="caption"/>
    <w:basedOn w:val="Normal"/>
    <w:next w:val="Normal"/>
    <w:uiPriority w:val="35"/>
    <w:unhideWhenUsed/>
    <w:qFormat/>
    <w:rsid w:val="002D30FE"/>
    <w:pPr>
      <w:spacing w:after="200"/>
    </w:pPr>
    <w:rPr>
      <w:b/>
      <w:bCs/>
      <w:color w:val="4F81BD"/>
      <w:sz w:val="18"/>
      <w:szCs w:val="18"/>
    </w:rPr>
  </w:style>
  <w:style w:type="table" w:styleId="Colonnesdetableau4">
    <w:name w:val="Table Columns 4"/>
    <w:basedOn w:val="TableauNormal"/>
    <w:rsid w:val="00380908"/>
    <w:pPr>
      <w:spacing w:before="120" w:after="120"/>
      <w:jc w:val="both"/>
    </w:pPr>
    <w:rPr>
      <w:sz w:val="24"/>
      <w:szCs w:val="24"/>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rameclaire-Accent1">
    <w:name w:val="Light Shading Accent 1"/>
    <w:basedOn w:val="Tableau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Ombrageclair">
    <w:name w:val="Light Shading"/>
    <w:basedOn w:val="Tableau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Grilledutableau">
    <w:name w:val="Table Grid"/>
    <w:basedOn w:val="Tableau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ppelnotedebasdep">
    <w:name w:val="footnote reference"/>
    <w:uiPriority w:val="99"/>
    <w:semiHidden/>
    <w:unhideWhenUsed/>
    <w:rsid w:val="006F2ACD"/>
    <w:rPr>
      <w:vertAlign w:val="superscript"/>
    </w:rPr>
  </w:style>
  <w:style w:type="character" w:customStyle="1" w:styleId="apple-converted-space">
    <w:name w:val="apple-converted-space"/>
    <w:basedOn w:val="Policepardfaut"/>
    <w:rsid w:val="00740F77"/>
  </w:style>
  <w:style w:type="paragraph" w:styleId="TM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M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M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M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M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M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Trameclaire-Accent4">
    <w:name w:val="Light Shading Accent 4"/>
    <w:basedOn w:val="Tableau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customStyle="1" w:styleId="xml">
    <w:name w:val="xml"/>
    <w:basedOn w:val="Normal"/>
    <w:next w:val="Retraitnormal"/>
    <w:link w:val="xmlChar"/>
    <w:qFormat/>
    <w:rsid w:val="00C9582A"/>
    <w:rPr>
      <w:rFonts w:ascii="Consolas" w:hAnsi="Consolas" w:cs="Consolas"/>
      <w:sz w:val="18"/>
      <w:szCs w:val="20"/>
      <w:lang w:val="en-CA"/>
    </w:rPr>
  </w:style>
  <w:style w:type="character" w:customStyle="1" w:styleId="xmlChar">
    <w:name w:val="xml Char"/>
    <w:link w:val="xml"/>
    <w:rsid w:val="00C9582A"/>
    <w:rPr>
      <w:rFonts w:ascii="Consolas" w:hAnsi="Consolas" w:cs="Consolas"/>
      <w:sz w:val="18"/>
      <w:lang w:eastAsia="en-US"/>
    </w:rPr>
  </w:style>
  <w:style w:type="paragraph" w:styleId="PrformatHTML">
    <w:name w:val="HTML Preformatted"/>
    <w:basedOn w:val="Normal"/>
    <w:link w:val="PrformatHTMLCar"/>
    <w:uiPriority w:val="99"/>
    <w:semiHidden/>
    <w:unhideWhenUsed/>
    <w:rsid w:val="00145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CA" w:eastAsia="en-CA"/>
    </w:rPr>
  </w:style>
  <w:style w:type="paragraph" w:styleId="Retraitnormal">
    <w:name w:val="Normal Indent"/>
    <w:basedOn w:val="Normal"/>
    <w:uiPriority w:val="99"/>
    <w:semiHidden/>
    <w:unhideWhenUsed/>
    <w:rsid w:val="00C9582A"/>
    <w:pPr>
      <w:ind w:left="720"/>
    </w:pPr>
  </w:style>
  <w:style w:type="character" w:customStyle="1" w:styleId="PrformatHTMLCar">
    <w:name w:val="Préformaté HTML Car"/>
    <w:link w:val="PrformatHTML"/>
    <w:uiPriority w:val="99"/>
    <w:semiHidden/>
    <w:rsid w:val="00145620"/>
    <w:rPr>
      <w:rFonts w:ascii="Courier New" w:hAnsi="Courier New" w:cs="Courier New"/>
    </w:rPr>
  </w:style>
  <w:style w:type="character" w:customStyle="1" w:styleId="tag">
    <w:name w:val="tag"/>
    <w:rsid w:val="00145620"/>
  </w:style>
  <w:style w:type="character" w:customStyle="1" w:styleId="pln">
    <w:name w:val="pln"/>
    <w:rsid w:val="00145620"/>
  </w:style>
  <w:style w:type="character" w:customStyle="1" w:styleId="atn">
    <w:name w:val="atn"/>
    <w:rsid w:val="00145620"/>
  </w:style>
  <w:style w:type="character" w:customStyle="1" w:styleId="pun">
    <w:name w:val="pun"/>
    <w:rsid w:val="00145620"/>
  </w:style>
  <w:style w:type="character" w:customStyle="1" w:styleId="atv">
    <w:name w:val="atv"/>
    <w:rsid w:val="00145620"/>
  </w:style>
  <w:style w:type="paragraph" w:styleId="Rvision">
    <w:name w:val="Revision"/>
    <w:hidden/>
    <w:uiPriority w:val="99"/>
    <w:semiHidden/>
    <w:rsid w:val="00610E7E"/>
    <w:rPr>
      <w:sz w:val="24"/>
      <w:szCs w:val="24"/>
      <w:lang w:val="en-US" w:eastAsia="en-US"/>
    </w:rPr>
  </w:style>
  <w:style w:type="table" w:styleId="Listemoyenne1">
    <w:name w:val="Medium List 1"/>
    <w:basedOn w:val="TableauNormal"/>
    <w:uiPriority w:val="65"/>
    <w:rsid w:val="00853941"/>
    <w:rPr>
      <w:color w:val="000000"/>
    </w:rPr>
    <w:tblPr>
      <w:tblStyleRowBandSize w:val="1"/>
      <w:tblStyleColBandSize w:val="1"/>
      <w:tblBorders>
        <w:top w:val="single" w:sz="8" w:space="0" w:color="000000"/>
        <w:bottom w:val="single" w:sz="8" w:space="0" w:color="000000"/>
      </w:tblBorders>
    </w:tblPr>
    <w:tblStylePr w:type="firstRow">
      <w:rPr>
        <w:rFonts w:ascii="Cambria" w:eastAsia="MS Gothic"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character" w:customStyle="1" w:styleId="Titre3Car">
    <w:name w:val="Titre 3 Car"/>
    <w:aliases w:val="OGC Heading 3 Car"/>
    <w:link w:val="Titre3"/>
    <w:rsid w:val="00480BB6"/>
    <w:rPr>
      <w:rFonts w:cs="Arial"/>
      <w:b/>
      <w:bCs/>
      <w:sz w:val="24"/>
      <w:szCs w:val="26"/>
      <w:lang w:val="en-US" w:eastAsia="en-US"/>
    </w:rPr>
  </w:style>
  <w:style w:type="paragraph" w:customStyle="1" w:styleId="Tabletext9">
    <w:name w:val="Table text (9)"/>
    <w:basedOn w:val="Normal"/>
    <w:link w:val="Tabletext9Char"/>
    <w:rsid w:val="00480BB6"/>
    <w:pPr>
      <w:spacing w:before="60" w:after="60" w:line="210" w:lineRule="atLeast"/>
      <w:jc w:val="both"/>
    </w:pPr>
    <w:rPr>
      <w:rFonts w:ascii="Arial" w:eastAsia="MS Mincho" w:hAnsi="Arial"/>
      <w:sz w:val="18"/>
      <w:lang w:val="de-DE" w:eastAsia="ja-JP"/>
    </w:rPr>
  </w:style>
  <w:style w:type="character" w:customStyle="1" w:styleId="Tabletext9Char">
    <w:name w:val="Table text (9) Char"/>
    <w:link w:val="Tabletext9"/>
    <w:locked/>
    <w:rsid w:val="00480BB6"/>
    <w:rPr>
      <w:rFonts w:ascii="Arial" w:eastAsia="MS Mincho" w:hAnsi="Arial"/>
      <w:sz w:val="18"/>
      <w:szCs w:val="24"/>
      <w:lang w:val="de-DE" w:eastAsia="ja-JP"/>
    </w:rPr>
  </w:style>
  <w:style w:type="character" w:customStyle="1" w:styleId="Titre1Car">
    <w:name w:val="Titre 1 Car"/>
    <w:aliases w:val="OGC Header Level 1 Car,numbered Car"/>
    <w:link w:val="Titre1"/>
    <w:uiPriority w:val="9"/>
    <w:rsid w:val="00480BB6"/>
    <w:rPr>
      <w:b/>
      <w:bCs/>
      <w:sz w:val="28"/>
      <w:szCs w:val="24"/>
      <w:lang w:val="en-US" w:eastAsia="en-US"/>
    </w:rPr>
  </w:style>
  <w:style w:type="paragraph" w:customStyle="1" w:styleId="Annexlevel4">
    <w:name w:val="Annex level 4"/>
    <w:basedOn w:val="Titre4"/>
    <w:qFormat/>
    <w:rsid w:val="00B61014"/>
    <w:pPr>
      <w:numPr>
        <w:ilvl w:val="0"/>
        <w:numId w:val="0"/>
      </w:numPr>
      <w:ind w:left="720" w:hanging="720"/>
    </w:pPr>
    <w:rPr>
      <w:lang w:val="fr-CA"/>
    </w:rPr>
  </w:style>
  <w:style w:type="paragraph" w:customStyle="1" w:styleId="OGCAnnexX">
    <w:name w:val="OGC Annex X"/>
    <w:basedOn w:val="Titre2"/>
    <w:qFormat/>
    <w:rsid w:val="0027787F"/>
    <w:pPr>
      <w:numPr>
        <w:ilvl w:val="0"/>
        <w:numId w:val="56"/>
      </w:numPr>
    </w:pPr>
  </w:style>
  <w:style w:type="paragraph" w:customStyle="1" w:styleId="OGCAnnexXX">
    <w:name w:val="OGC Annex XX"/>
    <w:basedOn w:val="OGCAnnexX"/>
    <w:qFormat/>
    <w:rsid w:val="003C54F8"/>
    <w:pPr>
      <w:numPr>
        <w:ilvl w:val="1"/>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613F1"/>
    <w:pPr>
      <w:spacing w:after="240"/>
    </w:pPr>
    <w:rPr>
      <w:sz w:val="24"/>
      <w:szCs w:val="24"/>
      <w:lang w:val="en-US" w:eastAsia="en-US"/>
    </w:rPr>
  </w:style>
  <w:style w:type="paragraph" w:styleId="Titre1">
    <w:name w:val="heading 1"/>
    <w:aliases w:val="OGC Header Level 1,numbered"/>
    <w:basedOn w:val="Normal"/>
    <w:next w:val="Normal"/>
    <w:link w:val="Titre1Car"/>
    <w:uiPriority w:val="9"/>
    <w:qFormat/>
    <w:rsid w:val="00F27D5A"/>
    <w:pPr>
      <w:keepNext/>
      <w:numPr>
        <w:numId w:val="1"/>
      </w:numPr>
      <w:spacing w:before="480" w:line="360" w:lineRule="auto"/>
      <w:outlineLvl w:val="0"/>
    </w:pPr>
    <w:rPr>
      <w:b/>
      <w:bCs/>
      <w:sz w:val="28"/>
    </w:rPr>
  </w:style>
  <w:style w:type="paragraph" w:styleId="Titre2">
    <w:name w:val="heading 2"/>
    <w:aliases w:val="OGC Heading 2"/>
    <w:basedOn w:val="Normal"/>
    <w:next w:val="Normal"/>
    <w:link w:val="Titre2Car"/>
    <w:qFormat/>
    <w:rsid w:val="00F27D5A"/>
    <w:pPr>
      <w:keepNext/>
      <w:numPr>
        <w:ilvl w:val="1"/>
        <w:numId w:val="1"/>
      </w:numPr>
      <w:spacing w:before="240" w:after="60"/>
      <w:outlineLvl w:val="1"/>
    </w:pPr>
    <w:rPr>
      <w:rFonts w:cs="Arial"/>
      <w:b/>
      <w:bCs/>
      <w:iCs/>
      <w:szCs w:val="28"/>
    </w:rPr>
  </w:style>
  <w:style w:type="paragraph" w:styleId="Titre3">
    <w:name w:val="heading 3"/>
    <w:aliases w:val="OGC Heading 3"/>
    <w:basedOn w:val="Normal"/>
    <w:next w:val="Normal"/>
    <w:link w:val="Titre3Car"/>
    <w:qFormat/>
    <w:rsid w:val="00F27D5A"/>
    <w:pPr>
      <w:keepNext/>
      <w:numPr>
        <w:ilvl w:val="2"/>
        <w:numId w:val="1"/>
      </w:numPr>
      <w:spacing w:before="240" w:after="60"/>
      <w:outlineLvl w:val="2"/>
    </w:pPr>
    <w:rPr>
      <w:rFonts w:cs="Arial"/>
      <w:b/>
      <w:bCs/>
      <w:szCs w:val="26"/>
    </w:rPr>
  </w:style>
  <w:style w:type="paragraph" w:styleId="Titre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Titre5">
    <w:name w:val="heading 5"/>
    <w:basedOn w:val="Normal"/>
    <w:next w:val="Normal"/>
    <w:qFormat/>
    <w:rsid w:val="00965167"/>
    <w:pPr>
      <w:numPr>
        <w:ilvl w:val="4"/>
        <w:numId w:val="1"/>
      </w:numPr>
      <w:spacing w:before="240" w:after="60"/>
      <w:outlineLvl w:val="4"/>
    </w:pPr>
    <w:rPr>
      <w:b/>
      <w:bCs/>
      <w:i/>
      <w:iCs/>
      <w:sz w:val="22"/>
      <w:szCs w:val="26"/>
    </w:rPr>
  </w:style>
  <w:style w:type="paragraph" w:styleId="Titre6">
    <w:name w:val="heading 6"/>
    <w:basedOn w:val="Normal"/>
    <w:next w:val="Normal"/>
    <w:rsid w:val="00F27D5A"/>
    <w:pPr>
      <w:numPr>
        <w:ilvl w:val="5"/>
        <w:numId w:val="1"/>
      </w:numPr>
      <w:spacing w:before="240" w:after="60"/>
      <w:outlineLvl w:val="5"/>
    </w:pPr>
    <w:rPr>
      <w:b/>
      <w:bCs/>
      <w:sz w:val="22"/>
      <w:szCs w:val="22"/>
    </w:rPr>
  </w:style>
  <w:style w:type="paragraph" w:styleId="Titre7">
    <w:name w:val="heading 7"/>
    <w:basedOn w:val="Normal"/>
    <w:next w:val="Normal"/>
    <w:rsid w:val="00F27D5A"/>
    <w:pPr>
      <w:numPr>
        <w:ilvl w:val="6"/>
        <w:numId w:val="1"/>
      </w:numPr>
      <w:spacing w:before="240" w:after="60"/>
      <w:outlineLvl w:val="6"/>
    </w:pPr>
  </w:style>
  <w:style w:type="paragraph" w:styleId="Titre8">
    <w:name w:val="heading 8"/>
    <w:basedOn w:val="Normal"/>
    <w:next w:val="Normal"/>
    <w:rsid w:val="00F27D5A"/>
    <w:pPr>
      <w:numPr>
        <w:ilvl w:val="7"/>
        <w:numId w:val="1"/>
      </w:numPr>
      <w:spacing w:before="240" w:after="60"/>
      <w:outlineLvl w:val="7"/>
    </w:pPr>
    <w:rPr>
      <w:i/>
      <w:iCs/>
    </w:rPr>
  </w:style>
  <w:style w:type="paragraph" w:styleId="Titre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Lienhypertexte">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B464F3"/>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Notedebasdepage">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Titre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Sansinterligne">
    <w:name w:val="No Spacing"/>
    <w:uiPriority w:val="1"/>
    <w:qFormat/>
    <w:rsid w:val="004A5507"/>
    <w:rPr>
      <w:sz w:val="24"/>
      <w:szCs w:val="24"/>
      <w:lang w:val="en-US" w:eastAsia="en-US"/>
    </w:rPr>
  </w:style>
  <w:style w:type="paragraph" w:customStyle="1" w:styleId="AnnexLevel2">
    <w:name w:val="Annex Level 2"/>
    <w:basedOn w:val="Titre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epuces">
    <w:name w:val="List Bullet"/>
    <w:basedOn w:val="Liste"/>
    <w:autoRedefine/>
    <w:semiHidden/>
    <w:rsid w:val="00B464F3"/>
    <w:pPr>
      <w:keepLines/>
      <w:spacing w:after="120"/>
      <w:ind w:left="0" w:firstLine="0"/>
    </w:pPr>
    <w:rPr>
      <w:szCs w:val="20"/>
      <w:lang w:val="en-GB"/>
    </w:rPr>
  </w:style>
  <w:style w:type="paragraph" w:styleId="Liste">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Titre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Titre2Car">
    <w:name w:val="Titre 2 Car"/>
    <w:aliases w:val="OGC Heading 2 Car"/>
    <w:link w:val="Titre2"/>
    <w:rsid w:val="004A5507"/>
    <w:rPr>
      <w:rFonts w:cs="Arial"/>
      <w:b/>
      <w:bCs/>
      <w:iCs/>
      <w:sz w:val="24"/>
      <w:szCs w:val="28"/>
      <w:lang w:val="en-US" w:eastAsia="en-US"/>
    </w:rPr>
  </w:style>
  <w:style w:type="character" w:customStyle="1" w:styleId="AnnexLevel2Char">
    <w:name w:val="Annex Level 2 Char"/>
    <w:link w:val="AnnexLevel2"/>
    <w:rsid w:val="004A5507"/>
    <w:rPr>
      <w:rFonts w:cs="Arial"/>
      <w:b/>
      <w:bCs/>
      <w:iCs/>
      <w:sz w:val="22"/>
      <w:szCs w:val="28"/>
      <w:lang w:val="en-AU" w:eastAsia="en-AU"/>
    </w:rPr>
  </w:style>
  <w:style w:type="character" w:customStyle="1" w:styleId="AnnexNumberedChar">
    <w:name w:val="Annex Numbered Char"/>
    <w:link w:val="AnnexNumbered"/>
    <w:rsid w:val="004A5507"/>
    <w:rPr>
      <w:rFonts w:cs="Arial"/>
      <w:b/>
      <w:bCs/>
      <w:iCs/>
      <w:sz w:val="22"/>
      <w:szCs w:val="28"/>
      <w:lang w:val="en-AU" w:eastAsia="en-AU"/>
    </w:rPr>
  </w:style>
  <w:style w:type="paragraph" w:styleId="En-ttedetabledesmatires">
    <w:name w:val="TOC Heading"/>
    <w:basedOn w:val="Titre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M1">
    <w:name w:val="toc 1"/>
    <w:basedOn w:val="Normal"/>
    <w:next w:val="Normal"/>
    <w:autoRedefine/>
    <w:uiPriority w:val="39"/>
    <w:unhideWhenUsed/>
    <w:rsid w:val="00F60CB2"/>
  </w:style>
  <w:style w:type="paragraph" w:styleId="TM2">
    <w:name w:val="toc 2"/>
    <w:basedOn w:val="Normal"/>
    <w:next w:val="Normal"/>
    <w:autoRedefine/>
    <w:uiPriority w:val="39"/>
    <w:unhideWhenUsed/>
    <w:rsid w:val="00F60CB2"/>
    <w:pPr>
      <w:ind w:left="240"/>
    </w:pPr>
  </w:style>
  <w:style w:type="paragraph" w:styleId="TM3">
    <w:name w:val="toc 3"/>
    <w:basedOn w:val="Normal"/>
    <w:next w:val="Normal"/>
    <w:autoRedefine/>
    <w:uiPriority w:val="39"/>
    <w:unhideWhenUsed/>
    <w:rsid w:val="00F60CB2"/>
    <w:pPr>
      <w:ind w:left="480"/>
    </w:pPr>
  </w:style>
  <w:style w:type="paragraph" w:styleId="En-tte">
    <w:name w:val="header"/>
    <w:basedOn w:val="Normal"/>
    <w:link w:val="En-tteCar"/>
    <w:uiPriority w:val="99"/>
    <w:unhideWhenUsed/>
    <w:rsid w:val="0079517D"/>
    <w:pPr>
      <w:tabs>
        <w:tab w:val="center" w:pos="4680"/>
        <w:tab w:val="right" w:pos="9360"/>
      </w:tabs>
      <w:spacing w:after="0"/>
    </w:pPr>
  </w:style>
  <w:style w:type="character" w:customStyle="1" w:styleId="En-tteCar">
    <w:name w:val="En-tête Car"/>
    <w:link w:val="En-tte"/>
    <w:uiPriority w:val="99"/>
    <w:rsid w:val="0079517D"/>
    <w:rPr>
      <w:sz w:val="24"/>
      <w:szCs w:val="24"/>
    </w:rPr>
  </w:style>
  <w:style w:type="paragraph" w:styleId="Pieddepage">
    <w:name w:val="footer"/>
    <w:basedOn w:val="Normal"/>
    <w:link w:val="PieddepageCar"/>
    <w:uiPriority w:val="99"/>
    <w:unhideWhenUsed/>
    <w:rsid w:val="0079517D"/>
    <w:pPr>
      <w:tabs>
        <w:tab w:val="center" w:pos="4680"/>
        <w:tab w:val="right" w:pos="9360"/>
      </w:tabs>
      <w:spacing w:after="0"/>
    </w:pPr>
  </w:style>
  <w:style w:type="character" w:customStyle="1" w:styleId="PieddepageCar">
    <w:name w:val="Pied de page Car"/>
    <w:link w:val="Pieddepage"/>
    <w:uiPriority w:val="99"/>
    <w:rsid w:val="0079517D"/>
    <w:rPr>
      <w:sz w:val="24"/>
      <w:szCs w:val="24"/>
    </w:rPr>
  </w:style>
  <w:style w:type="paragraph" w:styleId="Retraitcorpsdetexte">
    <w:name w:val="Body Text Indent"/>
    <w:basedOn w:val="Normal"/>
    <w:link w:val="RetraitcorpsdetexteCar"/>
    <w:rsid w:val="00FE0219"/>
    <w:pPr>
      <w:spacing w:before="40" w:after="40" w:line="211" w:lineRule="auto"/>
      <w:ind w:left="144" w:hanging="144"/>
    </w:pPr>
    <w:rPr>
      <w:sz w:val="22"/>
      <w:szCs w:val="22"/>
    </w:rPr>
  </w:style>
  <w:style w:type="character" w:customStyle="1" w:styleId="RetraitcorpsdetexteCar">
    <w:name w:val="Retrait corps de texte Car"/>
    <w:link w:val="Retraitcorpsdetexte"/>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Lienhypertextesuivivisit">
    <w:name w:val="FollowedHyperlink"/>
    <w:uiPriority w:val="99"/>
    <w:semiHidden/>
    <w:unhideWhenUsed/>
    <w:rsid w:val="004111ED"/>
    <w:rPr>
      <w:color w:val="800080"/>
      <w:u w:val="single"/>
    </w:rPr>
  </w:style>
  <w:style w:type="paragraph" w:styleId="Paragraphedeliste">
    <w:name w:val="List Paragraph"/>
    <w:basedOn w:val="Normal"/>
    <w:uiPriority w:val="34"/>
    <w:rsid w:val="0065022D"/>
    <w:pPr>
      <w:ind w:left="720"/>
      <w:contextualSpacing/>
    </w:pPr>
  </w:style>
  <w:style w:type="character" w:styleId="Marquedecommentaire">
    <w:name w:val="annotation reference"/>
    <w:uiPriority w:val="99"/>
    <w:semiHidden/>
    <w:unhideWhenUsed/>
    <w:rsid w:val="00AD3B07"/>
    <w:rPr>
      <w:sz w:val="16"/>
      <w:szCs w:val="16"/>
    </w:rPr>
  </w:style>
  <w:style w:type="paragraph" w:styleId="Commentaire">
    <w:name w:val="annotation text"/>
    <w:basedOn w:val="Normal"/>
    <w:link w:val="CommentaireCar"/>
    <w:uiPriority w:val="99"/>
    <w:semiHidden/>
    <w:unhideWhenUsed/>
    <w:rsid w:val="00AD3B07"/>
    <w:rPr>
      <w:sz w:val="20"/>
      <w:szCs w:val="20"/>
    </w:rPr>
  </w:style>
  <w:style w:type="character" w:customStyle="1" w:styleId="CommentaireCar">
    <w:name w:val="Commentaire Car"/>
    <w:basedOn w:val="Policepardfaut"/>
    <w:link w:val="Commentaire"/>
    <w:uiPriority w:val="99"/>
    <w:semiHidden/>
    <w:rsid w:val="00AD3B07"/>
  </w:style>
  <w:style w:type="paragraph" w:styleId="Objetducommentaire">
    <w:name w:val="annotation subject"/>
    <w:basedOn w:val="Commentaire"/>
    <w:next w:val="Commentaire"/>
    <w:link w:val="ObjetducommentaireCar"/>
    <w:uiPriority w:val="99"/>
    <w:semiHidden/>
    <w:unhideWhenUsed/>
    <w:rsid w:val="00AD3B07"/>
    <w:rPr>
      <w:b/>
      <w:bCs/>
    </w:rPr>
  </w:style>
  <w:style w:type="character" w:customStyle="1" w:styleId="ObjetducommentaireCar">
    <w:name w:val="Objet du commentaire Car"/>
    <w:link w:val="Objetducommentaire"/>
    <w:uiPriority w:val="99"/>
    <w:semiHidden/>
    <w:rsid w:val="00AD3B07"/>
    <w:rPr>
      <w:b/>
      <w:bCs/>
    </w:rPr>
  </w:style>
  <w:style w:type="paragraph" w:styleId="Textedebulles">
    <w:name w:val="Balloon Text"/>
    <w:basedOn w:val="Normal"/>
    <w:link w:val="TextedebullesCar"/>
    <w:uiPriority w:val="99"/>
    <w:semiHidden/>
    <w:unhideWhenUsed/>
    <w:rsid w:val="00AD3B07"/>
    <w:pPr>
      <w:spacing w:after="0"/>
    </w:pPr>
    <w:rPr>
      <w:rFonts w:ascii="Tahoma" w:hAnsi="Tahoma" w:cs="Tahoma"/>
      <w:sz w:val="16"/>
      <w:szCs w:val="16"/>
    </w:rPr>
  </w:style>
  <w:style w:type="character" w:customStyle="1" w:styleId="TextedebullesCar">
    <w:name w:val="Texte de bulles Car"/>
    <w:link w:val="Textedebulles"/>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Lgende">
    <w:name w:val="caption"/>
    <w:basedOn w:val="Normal"/>
    <w:next w:val="Normal"/>
    <w:uiPriority w:val="35"/>
    <w:unhideWhenUsed/>
    <w:qFormat/>
    <w:rsid w:val="002D30FE"/>
    <w:pPr>
      <w:spacing w:after="200"/>
    </w:pPr>
    <w:rPr>
      <w:b/>
      <w:bCs/>
      <w:color w:val="4F81BD"/>
      <w:sz w:val="18"/>
      <w:szCs w:val="18"/>
    </w:rPr>
  </w:style>
  <w:style w:type="table" w:styleId="Colonnesdetableau4">
    <w:name w:val="Table Columns 4"/>
    <w:basedOn w:val="TableauNormal"/>
    <w:rsid w:val="00380908"/>
    <w:pPr>
      <w:spacing w:before="120" w:after="120"/>
      <w:jc w:val="both"/>
    </w:pPr>
    <w:rPr>
      <w:sz w:val="24"/>
      <w:szCs w:val="24"/>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rameclaire-Accent1">
    <w:name w:val="Light Shading Accent 1"/>
    <w:basedOn w:val="Tableau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Ombrageclair">
    <w:name w:val="Light Shading"/>
    <w:basedOn w:val="Tableau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Grilledutableau">
    <w:name w:val="Table Grid"/>
    <w:basedOn w:val="Tableau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ppelnotedebasdep">
    <w:name w:val="footnote reference"/>
    <w:uiPriority w:val="99"/>
    <w:semiHidden/>
    <w:unhideWhenUsed/>
    <w:rsid w:val="006F2ACD"/>
    <w:rPr>
      <w:vertAlign w:val="superscript"/>
    </w:rPr>
  </w:style>
  <w:style w:type="character" w:customStyle="1" w:styleId="apple-converted-space">
    <w:name w:val="apple-converted-space"/>
    <w:basedOn w:val="Policepardfaut"/>
    <w:rsid w:val="00740F77"/>
  </w:style>
  <w:style w:type="paragraph" w:styleId="TM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M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M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M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M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M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Trameclaire-Accent4">
    <w:name w:val="Light Shading Accent 4"/>
    <w:basedOn w:val="Tableau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customStyle="1" w:styleId="xml">
    <w:name w:val="xml"/>
    <w:basedOn w:val="Normal"/>
    <w:next w:val="Retraitnormal"/>
    <w:link w:val="xmlChar"/>
    <w:qFormat/>
    <w:rsid w:val="00C9582A"/>
    <w:rPr>
      <w:rFonts w:ascii="Consolas" w:hAnsi="Consolas" w:cs="Consolas"/>
      <w:sz w:val="18"/>
      <w:szCs w:val="20"/>
      <w:lang w:val="en-CA"/>
    </w:rPr>
  </w:style>
  <w:style w:type="character" w:customStyle="1" w:styleId="xmlChar">
    <w:name w:val="xml Char"/>
    <w:link w:val="xml"/>
    <w:rsid w:val="00C9582A"/>
    <w:rPr>
      <w:rFonts w:ascii="Consolas" w:hAnsi="Consolas" w:cs="Consolas"/>
      <w:sz w:val="18"/>
      <w:lang w:eastAsia="en-US"/>
    </w:rPr>
  </w:style>
  <w:style w:type="paragraph" w:styleId="PrformatHTML">
    <w:name w:val="HTML Preformatted"/>
    <w:basedOn w:val="Normal"/>
    <w:link w:val="PrformatHTMLCar"/>
    <w:uiPriority w:val="99"/>
    <w:semiHidden/>
    <w:unhideWhenUsed/>
    <w:rsid w:val="00145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CA" w:eastAsia="en-CA"/>
    </w:rPr>
  </w:style>
  <w:style w:type="paragraph" w:styleId="Retraitnormal">
    <w:name w:val="Normal Indent"/>
    <w:basedOn w:val="Normal"/>
    <w:uiPriority w:val="99"/>
    <w:semiHidden/>
    <w:unhideWhenUsed/>
    <w:rsid w:val="00C9582A"/>
    <w:pPr>
      <w:ind w:left="720"/>
    </w:pPr>
  </w:style>
  <w:style w:type="character" w:customStyle="1" w:styleId="PrformatHTMLCar">
    <w:name w:val="Préformaté HTML Car"/>
    <w:link w:val="PrformatHTML"/>
    <w:uiPriority w:val="99"/>
    <w:semiHidden/>
    <w:rsid w:val="00145620"/>
    <w:rPr>
      <w:rFonts w:ascii="Courier New" w:hAnsi="Courier New" w:cs="Courier New"/>
    </w:rPr>
  </w:style>
  <w:style w:type="character" w:customStyle="1" w:styleId="tag">
    <w:name w:val="tag"/>
    <w:rsid w:val="00145620"/>
  </w:style>
  <w:style w:type="character" w:customStyle="1" w:styleId="pln">
    <w:name w:val="pln"/>
    <w:rsid w:val="00145620"/>
  </w:style>
  <w:style w:type="character" w:customStyle="1" w:styleId="atn">
    <w:name w:val="atn"/>
    <w:rsid w:val="00145620"/>
  </w:style>
  <w:style w:type="character" w:customStyle="1" w:styleId="pun">
    <w:name w:val="pun"/>
    <w:rsid w:val="00145620"/>
  </w:style>
  <w:style w:type="character" w:customStyle="1" w:styleId="atv">
    <w:name w:val="atv"/>
    <w:rsid w:val="00145620"/>
  </w:style>
  <w:style w:type="paragraph" w:styleId="Rvision">
    <w:name w:val="Revision"/>
    <w:hidden/>
    <w:uiPriority w:val="99"/>
    <w:semiHidden/>
    <w:rsid w:val="00610E7E"/>
    <w:rPr>
      <w:sz w:val="24"/>
      <w:szCs w:val="24"/>
      <w:lang w:val="en-US" w:eastAsia="en-US"/>
    </w:rPr>
  </w:style>
  <w:style w:type="table" w:styleId="Listemoyenne1">
    <w:name w:val="Medium List 1"/>
    <w:basedOn w:val="TableauNormal"/>
    <w:uiPriority w:val="65"/>
    <w:rsid w:val="00853941"/>
    <w:rPr>
      <w:color w:val="000000"/>
    </w:rPr>
    <w:tblPr>
      <w:tblStyleRowBandSize w:val="1"/>
      <w:tblStyleColBandSize w:val="1"/>
      <w:tblBorders>
        <w:top w:val="single" w:sz="8" w:space="0" w:color="000000"/>
        <w:bottom w:val="single" w:sz="8" w:space="0" w:color="000000"/>
      </w:tblBorders>
    </w:tblPr>
    <w:tblStylePr w:type="firstRow">
      <w:rPr>
        <w:rFonts w:ascii="Cambria" w:eastAsia="MS Gothic"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character" w:customStyle="1" w:styleId="Titre3Car">
    <w:name w:val="Titre 3 Car"/>
    <w:aliases w:val="OGC Heading 3 Car"/>
    <w:link w:val="Titre3"/>
    <w:rsid w:val="00480BB6"/>
    <w:rPr>
      <w:rFonts w:cs="Arial"/>
      <w:b/>
      <w:bCs/>
      <w:sz w:val="24"/>
      <w:szCs w:val="26"/>
      <w:lang w:val="en-US" w:eastAsia="en-US"/>
    </w:rPr>
  </w:style>
  <w:style w:type="paragraph" w:customStyle="1" w:styleId="Tabletext9">
    <w:name w:val="Table text (9)"/>
    <w:basedOn w:val="Normal"/>
    <w:link w:val="Tabletext9Char"/>
    <w:rsid w:val="00480BB6"/>
    <w:pPr>
      <w:spacing w:before="60" w:after="60" w:line="210" w:lineRule="atLeast"/>
      <w:jc w:val="both"/>
    </w:pPr>
    <w:rPr>
      <w:rFonts w:ascii="Arial" w:eastAsia="MS Mincho" w:hAnsi="Arial"/>
      <w:sz w:val="18"/>
      <w:lang w:val="de-DE" w:eastAsia="ja-JP"/>
    </w:rPr>
  </w:style>
  <w:style w:type="character" w:customStyle="1" w:styleId="Tabletext9Char">
    <w:name w:val="Table text (9) Char"/>
    <w:link w:val="Tabletext9"/>
    <w:locked/>
    <w:rsid w:val="00480BB6"/>
    <w:rPr>
      <w:rFonts w:ascii="Arial" w:eastAsia="MS Mincho" w:hAnsi="Arial"/>
      <w:sz w:val="18"/>
      <w:szCs w:val="24"/>
      <w:lang w:val="de-DE" w:eastAsia="ja-JP"/>
    </w:rPr>
  </w:style>
  <w:style w:type="character" w:customStyle="1" w:styleId="Titre1Car">
    <w:name w:val="Titre 1 Car"/>
    <w:aliases w:val="OGC Header Level 1 Car,numbered Car"/>
    <w:link w:val="Titre1"/>
    <w:uiPriority w:val="9"/>
    <w:rsid w:val="00480BB6"/>
    <w:rPr>
      <w:b/>
      <w:bCs/>
      <w:sz w:val="28"/>
      <w:szCs w:val="24"/>
      <w:lang w:val="en-US" w:eastAsia="en-US"/>
    </w:rPr>
  </w:style>
  <w:style w:type="paragraph" w:customStyle="1" w:styleId="Annexlevel4">
    <w:name w:val="Annex level 4"/>
    <w:basedOn w:val="Titre4"/>
    <w:qFormat/>
    <w:rsid w:val="00B61014"/>
    <w:pPr>
      <w:numPr>
        <w:ilvl w:val="0"/>
        <w:numId w:val="0"/>
      </w:numPr>
      <w:ind w:left="720" w:hanging="720"/>
    </w:pPr>
    <w:rPr>
      <w:lang w:val="fr-CA"/>
    </w:rPr>
  </w:style>
  <w:style w:type="paragraph" w:customStyle="1" w:styleId="OGCAnnexX">
    <w:name w:val="OGC Annex X"/>
    <w:basedOn w:val="Titre2"/>
    <w:qFormat/>
    <w:rsid w:val="0027787F"/>
    <w:pPr>
      <w:numPr>
        <w:ilvl w:val="0"/>
        <w:numId w:val="56"/>
      </w:numPr>
    </w:pPr>
  </w:style>
  <w:style w:type="paragraph" w:customStyle="1" w:styleId="OGCAnnexXX">
    <w:name w:val="OGC Annex XX"/>
    <w:basedOn w:val="OGCAnnexX"/>
    <w:qFormat/>
    <w:rsid w:val="003C54F8"/>
    <w:pPr>
      <w:numPr>
        <w:ilvl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10213">
      <w:bodyDiv w:val="1"/>
      <w:marLeft w:val="0"/>
      <w:marRight w:val="0"/>
      <w:marTop w:val="0"/>
      <w:marBottom w:val="0"/>
      <w:divBdr>
        <w:top w:val="none" w:sz="0" w:space="0" w:color="auto"/>
        <w:left w:val="none" w:sz="0" w:space="0" w:color="auto"/>
        <w:bottom w:val="none" w:sz="0" w:space="0" w:color="auto"/>
        <w:right w:val="none" w:sz="0" w:space="0" w:color="auto"/>
      </w:divBdr>
    </w:div>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302931834">
      <w:bodyDiv w:val="1"/>
      <w:marLeft w:val="0"/>
      <w:marRight w:val="0"/>
      <w:marTop w:val="0"/>
      <w:marBottom w:val="0"/>
      <w:divBdr>
        <w:top w:val="none" w:sz="0" w:space="0" w:color="auto"/>
        <w:left w:val="none" w:sz="0" w:space="0" w:color="auto"/>
        <w:bottom w:val="none" w:sz="0" w:space="0" w:color="auto"/>
        <w:right w:val="none" w:sz="0" w:space="0" w:color="auto"/>
      </w:divBdr>
    </w:div>
    <w:div w:id="344402041">
      <w:bodyDiv w:val="1"/>
      <w:marLeft w:val="0"/>
      <w:marRight w:val="0"/>
      <w:marTop w:val="0"/>
      <w:marBottom w:val="0"/>
      <w:divBdr>
        <w:top w:val="none" w:sz="0" w:space="0" w:color="auto"/>
        <w:left w:val="none" w:sz="0" w:space="0" w:color="auto"/>
        <w:bottom w:val="none" w:sz="0" w:space="0" w:color="auto"/>
        <w:right w:val="none" w:sz="0" w:space="0" w:color="auto"/>
      </w:divBdr>
    </w:div>
    <w:div w:id="363554628">
      <w:bodyDiv w:val="1"/>
      <w:marLeft w:val="0"/>
      <w:marRight w:val="0"/>
      <w:marTop w:val="0"/>
      <w:marBottom w:val="0"/>
      <w:divBdr>
        <w:top w:val="none" w:sz="0" w:space="0" w:color="auto"/>
        <w:left w:val="none" w:sz="0" w:space="0" w:color="auto"/>
        <w:bottom w:val="none" w:sz="0" w:space="0" w:color="auto"/>
        <w:right w:val="none" w:sz="0" w:space="0" w:color="auto"/>
      </w:divBdr>
    </w:div>
    <w:div w:id="383870499">
      <w:bodyDiv w:val="1"/>
      <w:marLeft w:val="0"/>
      <w:marRight w:val="0"/>
      <w:marTop w:val="0"/>
      <w:marBottom w:val="0"/>
      <w:divBdr>
        <w:top w:val="none" w:sz="0" w:space="0" w:color="auto"/>
        <w:left w:val="none" w:sz="0" w:space="0" w:color="auto"/>
        <w:bottom w:val="none" w:sz="0" w:space="0" w:color="auto"/>
        <w:right w:val="none" w:sz="0" w:space="0" w:color="auto"/>
      </w:divBdr>
    </w:div>
    <w:div w:id="569658937">
      <w:bodyDiv w:val="1"/>
      <w:marLeft w:val="0"/>
      <w:marRight w:val="0"/>
      <w:marTop w:val="0"/>
      <w:marBottom w:val="0"/>
      <w:divBdr>
        <w:top w:val="none" w:sz="0" w:space="0" w:color="auto"/>
        <w:left w:val="none" w:sz="0" w:space="0" w:color="auto"/>
        <w:bottom w:val="none" w:sz="0" w:space="0" w:color="auto"/>
        <w:right w:val="none" w:sz="0" w:space="0" w:color="auto"/>
      </w:divBdr>
    </w:div>
    <w:div w:id="631137576">
      <w:bodyDiv w:val="1"/>
      <w:marLeft w:val="0"/>
      <w:marRight w:val="0"/>
      <w:marTop w:val="0"/>
      <w:marBottom w:val="0"/>
      <w:divBdr>
        <w:top w:val="none" w:sz="0" w:space="0" w:color="auto"/>
        <w:left w:val="none" w:sz="0" w:space="0" w:color="auto"/>
        <w:bottom w:val="none" w:sz="0" w:space="0" w:color="auto"/>
        <w:right w:val="none" w:sz="0" w:space="0" w:color="auto"/>
      </w:divBdr>
    </w:div>
    <w:div w:id="778841953">
      <w:bodyDiv w:val="1"/>
      <w:marLeft w:val="0"/>
      <w:marRight w:val="0"/>
      <w:marTop w:val="0"/>
      <w:marBottom w:val="0"/>
      <w:divBdr>
        <w:top w:val="none" w:sz="0" w:space="0" w:color="auto"/>
        <w:left w:val="none" w:sz="0" w:space="0" w:color="auto"/>
        <w:bottom w:val="none" w:sz="0" w:space="0" w:color="auto"/>
        <w:right w:val="none" w:sz="0" w:space="0" w:color="auto"/>
      </w:divBdr>
    </w:div>
    <w:div w:id="1050768881">
      <w:bodyDiv w:val="1"/>
      <w:marLeft w:val="0"/>
      <w:marRight w:val="0"/>
      <w:marTop w:val="0"/>
      <w:marBottom w:val="0"/>
      <w:divBdr>
        <w:top w:val="none" w:sz="0" w:space="0" w:color="auto"/>
        <w:left w:val="none" w:sz="0" w:space="0" w:color="auto"/>
        <w:bottom w:val="none" w:sz="0" w:space="0" w:color="auto"/>
        <w:right w:val="none" w:sz="0" w:space="0" w:color="auto"/>
      </w:divBdr>
    </w:div>
    <w:div w:id="1177766950">
      <w:bodyDiv w:val="1"/>
      <w:marLeft w:val="0"/>
      <w:marRight w:val="0"/>
      <w:marTop w:val="0"/>
      <w:marBottom w:val="0"/>
      <w:divBdr>
        <w:top w:val="none" w:sz="0" w:space="0" w:color="auto"/>
        <w:left w:val="none" w:sz="0" w:space="0" w:color="auto"/>
        <w:bottom w:val="none" w:sz="0" w:space="0" w:color="auto"/>
        <w:right w:val="none" w:sz="0" w:space="0" w:color="auto"/>
      </w:divBdr>
    </w:div>
    <w:div w:id="1900940187">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resource.geosciml.org" TargetMode="External"/><Relationship Id="rId117" Type="http://schemas.openxmlformats.org/officeDocument/2006/relationships/image" Target="media/image95.emf"/><Relationship Id="rId21" Type="http://schemas.openxmlformats.org/officeDocument/2006/relationships/image" Target="media/image6.emf"/><Relationship Id="rId42" Type="http://schemas.openxmlformats.org/officeDocument/2006/relationships/image" Target="media/image22.emf"/><Relationship Id="rId47" Type="http://schemas.openxmlformats.org/officeDocument/2006/relationships/image" Target="media/image26.emf"/><Relationship Id="rId63" Type="http://schemas.openxmlformats.org/officeDocument/2006/relationships/image" Target="media/image41.emf"/><Relationship Id="rId68" Type="http://schemas.openxmlformats.org/officeDocument/2006/relationships/image" Target="media/image46.emf"/><Relationship Id="rId84" Type="http://schemas.openxmlformats.org/officeDocument/2006/relationships/image" Target="media/image62.emf"/><Relationship Id="rId89" Type="http://schemas.openxmlformats.org/officeDocument/2006/relationships/image" Target="media/image67.emf"/><Relationship Id="rId112" Type="http://schemas.openxmlformats.org/officeDocument/2006/relationships/image" Target="media/image90.emf"/><Relationship Id="rId133" Type="http://schemas.openxmlformats.org/officeDocument/2006/relationships/hyperlink" Target="http://www.opengis.net/gml/3.2" TargetMode="External"/><Relationship Id="rId138" Type="http://schemas.openxmlformats.org/officeDocument/2006/relationships/hyperlink" Target="http://xmlns.geosciml.org/GeologicTime/4.1" TargetMode="External"/><Relationship Id="rId154" Type="http://schemas.openxmlformats.org/officeDocument/2006/relationships/hyperlink" Target="http://schemas.opengis.net/gsml/4.0/geosciml-lite.sch" TargetMode="External"/><Relationship Id="rId159" Type="http://schemas.openxmlformats.org/officeDocument/2006/relationships/hyperlink" Target="http://www.ct.ingv.it/images/MappaGeologicaEtna/geological_map_Etna.pdf" TargetMode="External"/><Relationship Id="rId16" Type="http://schemas.openxmlformats.org/officeDocument/2006/relationships/image" Target="media/image1.emf"/><Relationship Id="rId107" Type="http://schemas.openxmlformats.org/officeDocument/2006/relationships/image" Target="media/image85.emf"/><Relationship Id="rId11" Type="http://schemas.openxmlformats.org/officeDocument/2006/relationships/comments" Target="comments.xml"/><Relationship Id="rId32" Type="http://schemas.openxmlformats.org/officeDocument/2006/relationships/image" Target="media/image13.png"/><Relationship Id="rId37" Type="http://schemas.openxmlformats.org/officeDocument/2006/relationships/image" Target="media/image17.png"/><Relationship Id="rId53" Type="http://schemas.openxmlformats.org/officeDocument/2006/relationships/image" Target="media/image32.emf"/><Relationship Id="rId58" Type="http://schemas.openxmlformats.org/officeDocument/2006/relationships/image" Target="media/image37.png"/><Relationship Id="rId74" Type="http://schemas.openxmlformats.org/officeDocument/2006/relationships/image" Target="media/image52.emf"/><Relationship Id="rId79" Type="http://schemas.openxmlformats.org/officeDocument/2006/relationships/image" Target="media/image57.emf"/><Relationship Id="rId102" Type="http://schemas.openxmlformats.org/officeDocument/2006/relationships/image" Target="media/image80.emf"/><Relationship Id="rId123" Type="http://schemas.openxmlformats.org/officeDocument/2006/relationships/image" Target="media/image101.emf"/><Relationship Id="rId128" Type="http://schemas.openxmlformats.org/officeDocument/2006/relationships/image" Target="media/image106.emf"/><Relationship Id="rId144" Type="http://schemas.openxmlformats.org/officeDocument/2006/relationships/hyperlink" Target="http://www.opengis.net/samplingSpatial/2.0" TargetMode="External"/><Relationship Id="rId149" Type="http://schemas.openxmlformats.org/officeDocument/2006/relationships/hyperlink" Target="http://www.w3.org/TR/xlink11/" TargetMode="External"/><Relationship Id="rId5" Type="http://schemas.openxmlformats.org/officeDocument/2006/relationships/settings" Target="settings.xml"/><Relationship Id="rId90" Type="http://schemas.openxmlformats.org/officeDocument/2006/relationships/image" Target="media/image68.emf"/><Relationship Id="rId95" Type="http://schemas.openxmlformats.org/officeDocument/2006/relationships/image" Target="media/image73.emf"/><Relationship Id="rId160" Type="http://schemas.openxmlformats.org/officeDocument/2006/relationships/hyperlink" Target="http://www.chronos.org/pdfs/publications/geosphere2005.pdf" TargetMode="External"/><Relationship Id="rId165" Type="http://schemas.openxmlformats.org/officeDocument/2006/relationships/footer" Target="footer1.xml"/><Relationship Id="rId22" Type="http://schemas.openxmlformats.org/officeDocument/2006/relationships/image" Target="media/image7.emf"/><Relationship Id="rId27" Type="http://schemas.openxmlformats.org/officeDocument/2006/relationships/image" Target="media/image9.png"/><Relationship Id="rId43" Type="http://schemas.openxmlformats.org/officeDocument/2006/relationships/hyperlink" Target="http://www.opengis.net/def/uom/UCUM/0/percent" TargetMode="External"/><Relationship Id="rId48" Type="http://schemas.openxmlformats.org/officeDocument/2006/relationships/image" Target="media/image27.emf"/><Relationship Id="rId64" Type="http://schemas.openxmlformats.org/officeDocument/2006/relationships/image" Target="media/image42.emf"/><Relationship Id="rId69" Type="http://schemas.openxmlformats.org/officeDocument/2006/relationships/image" Target="media/image47.png"/><Relationship Id="rId113" Type="http://schemas.openxmlformats.org/officeDocument/2006/relationships/image" Target="media/image91.emf"/><Relationship Id="rId118" Type="http://schemas.openxmlformats.org/officeDocument/2006/relationships/image" Target="media/image96.emf"/><Relationship Id="rId134" Type="http://schemas.openxmlformats.org/officeDocument/2006/relationships/hyperlink" Target="http://www.opengis.net/gml/3.3/lr" TargetMode="External"/><Relationship Id="rId139" Type="http://schemas.openxmlformats.org/officeDocument/2006/relationships/hyperlink" Target="http://xmlns.geosciml.org/LaboratoryAnalysis-Specimen/4.1" TargetMode="External"/><Relationship Id="rId80" Type="http://schemas.openxmlformats.org/officeDocument/2006/relationships/image" Target="media/image58.emf"/><Relationship Id="rId85" Type="http://schemas.openxmlformats.org/officeDocument/2006/relationships/image" Target="media/image63.emf"/><Relationship Id="rId150" Type="http://schemas.openxmlformats.org/officeDocument/2006/relationships/hyperlink" Target="http://data.geoscience.gov.xx/feature/asc/geologicunit/stratno/25947%3c/gml:identifier" TargetMode="External"/><Relationship Id="rId155" Type="http://schemas.openxmlformats.org/officeDocument/2006/relationships/hyperlink" Target="http://schemas.opengis.net/gsml/4.0/geoSciMLBasic.sch" TargetMode="External"/><Relationship Id="rId12" Type="http://schemas.openxmlformats.org/officeDocument/2006/relationships/hyperlink" Target="mailto:oliver.raymond@ga.gov.au" TargetMode="External"/><Relationship Id="rId17" Type="http://schemas.openxmlformats.org/officeDocument/2006/relationships/image" Target="media/image2.emf"/><Relationship Id="rId33" Type="http://schemas.openxmlformats.org/officeDocument/2006/relationships/hyperlink" Target="http://spatialreference.org/ref/epsg/5711/" TargetMode="External"/><Relationship Id="rId38" Type="http://schemas.openxmlformats.org/officeDocument/2006/relationships/image" Target="media/image18.png"/><Relationship Id="rId59" Type="http://schemas.openxmlformats.org/officeDocument/2006/relationships/hyperlink" Target="http://ngmdb.usgs.gov/www-nadm/dmdt/" TargetMode="External"/><Relationship Id="rId103" Type="http://schemas.openxmlformats.org/officeDocument/2006/relationships/image" Target="media/image81.emf"/><Relationship Id="rId108" Type="http://schemas.openxmlformats.org/officeDocument/2006/relationships/image" Target="media/image86.emf"/><Relationship Id="rId124" Type="http://schemas.openxmlformats.org/officeDocument/2006/relationships/image" Target="media/image102.emf"/><Relationship Id="rId129" Type="http://schemas.openxmlformats.org/officeDocument/2006/relationships/hyperlink" Target="http://standards.iso.org/iso/19115/-3/cit/1.0" TargetMode="External"/><Relationship Id="rId54" Type="http://schemas.openxmlformats.org/officeDocument/2006/relationships/image" Target="media/image33.png"/><Relationship Id="rId70" Type="http://schemas.openxmlformats.org/officeDocument/2006/relationships/image" Target="media/image48.emf"/><Relationship Id="rId75" Type="http://schemas.openxmlformats.org/officeDocument/2006/relationships/image" Target="media/image53.emf"/><Relationship Id="rId91" Type="http://schemas.openxmlformats.org/officeDocument/2006/relationships/image" Target="media/image69.emf"/><Relationship Id="rId96" Type="http://schemas.openxmlformats.org/officeDocument/2006/relationships/image" Target="media/image74.emf"/><Relationship Id="rId140" Type="http://schemas.openxmlformats.org/officeDocument/2006/relationships/hyperlink" Target="http://xmlns.geosciml.org/geosciml-lite/4.1" TargetMode="External"/><Relationship Id="rId145" Type="http://schemas.openxmlformats.org/officeDocument/2006/relationships/hyperlink" Target="http://www.opengis.net/samplingSpecimen/2.0" TargetMode="External"/><Relationship Id="rId161" Type="http://schemas.openxmlformats.org/officeDocument/2006/relationships/hyperlink" Target="http://inspire.jrc.ec.europa.eu/documents/Data_Specifications/INSPIRE_DataSpecification_GE_v3.0.pdf" TargetMode="External"/><Relationship Id="rId16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geosciml.org/" TargetMode="External"/><Relationship Id="rId23" Type="http://schemas.openxmlformats.org/officeDocument/2006/relationships/hyperlink" Target="http://www.opengis.net/spec/waterml/2.0/req/xsd-xml-rules" TargetMode="External"/><Relationship Id="rId28" Type="http://schemas.openxmlformats.org/officeDocument/2006/relationships/hyperlink" Target="http://resource.geosciml.org/classifier/cgi/lithology/" TargetMode="External"/><Relationship Id="rId36" Type="http://schemas.openxmlformats.org/officeDocument/2006/relationships/image" Target="media/image16.png"/><Relationship Id="rId49" Type="http://schemas.openxmlformats.org/officeDocument/2006/relationships/image" Target="media/image28.emf"/><Relationship Id="rId57" Type="http://schemas.openxmlformats.org/officeDocument/2006/relationships/image" Target="media/image36.emf"/><Relationship Id="rId106" Type="http://schemas.openxmlformats.org/officeDocument/2006/relationships/image" Target="media/image84.emf"/><Relationship Id="rId114" Type="http://schemas.openxmlformats.org/officeDocument/2006/relationships/image" Target="media/image92.png"/><Relationship Id="rId119" Type="http://schemas.openxmlformats.org/officeDocument/2006/relationships/image" Target="media/image97.emf"/><Relationship Id="rId127" Type="http://schemas.openxmlformats.org/officeDocument/2006/relationships/image" Target="media/image105.emf"/><Relationship Id="rId10" Type="http://schemas.openxmlformats.org/officeDocument/2006/relationships/hyperlink" Target="http://www.opengeospatial.org/legal/" TargetMode="External"/><Relationship Id="rId31" Type="http://schemas.openxmlformats.org/officeDocument/2006/relationships/image" Target="media/image12.png"/><Relationship Id="rId44" Type="http://schemas.openxmlformats.org/officeDocument/2006/relationships/image" Target="media/image23.emf"/><Relationship Id="rId52" Type="http://schemas.openxmlformats.org/officeDocument/2006/relationships/image" Target="media/image31.emf"/><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emf"/><Relationship Id="rId78" Type="http://schemas.openxmlformats.org/officeDocument/2006/relationships/image" Target="media/image56.emf"/><Relationship Id="rId81" Type="http://schemas.openxmlformats.org/officeDocument/2006/relationships/image" Target="media/image59.emf"/><Relationship Id="rId86" Type="http://schemas.openxmlformats.org/officeDocument/2006/relationships/image" Target="media/image64.emf"/><Relationship Id="rId94" Type="http://schemas.openxmlformats.org/officeDocument/2006/relationships/image" Target="media/image72.emf"/><Relationship Id="rId99" Type="http://schemas.openxmlformats.org/officeDocument/2006/relationships/image" Target="media/image77.emf"/><Relationship Id="rId101" Type="http://schemas.openxmlformats.org/officeDocument/2006/relationships/image" Target="media/image79.emf"/><Relationship Id="rId122" Type="http://schemas.openxmlformats.org/officeDocument/2006/relationships/image" Target="media/image100.emf"/><Relationship Id="rId130" Type="http://schemas.openxmlformats.org/officeDocument/2006/relationships/hyperlink" Target="http://www.opengis.net/cv/0.2/gml32" TargetMode="External"/><Relationship Id="rId135" Type="http://schemas.openxmlformats.org/officeDocument/2006/relationships/hyperlink" Target="http://www.opengis.net/gml/3.3/exr" TargetMode="External"/><Relationship Id="rId143" Type="http://schemas.openxmlformats.org/officeDocument/2006/relationships/hyperlink" Target="http://www.opengis.net/sampling/2.0" TargetMode="External"/><Relationship Id="rId148" Type="http://schemas.openxmlformats.org/officeDocument/2006/relationships/hyperlink" Target="http://www.w3.org/1999/xlink" TargetMode="External"/><Relationship Id="rId151" Type="http://schemas.openxmlformats.org/officeDocument/2006/relationships/hyperlink" Target="http://data.geoscience.gov.xx/feature/asc/geologicunit/stratno/25947" TargetMode="External"/><Relationship Id="rId156" Type="http://schemas.openxmlformats.org/officeDocument/2006/relationships/hyperlink" Target="http://schemas.opengis.net/gsml/4.0/geologictime.sch" TargetMode="External"/><Relationship Id="rId164" Type="http://schemas.openxmlformats.org/officeDocument/2006/relationships/hyperlink" Target="http://precambrian.stratigraphy.org/Walsh_et_al_2004.pdf" TargetMode="External"/><Relationship Id="rId169"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hyperlink" Target="http://www.opengis.net/doc/geosciml/" TargetMode="External"/><Relationship Id="rId13" Type="http://schemas.openxmlformats.org/officeDocument/2006/relationships/hyperlink" Target="mailto:steve.richard@azgs.az.gov" TargetMode="External"/><Relationship Id="rId18" Type="http://schemas.openxmlformats.org/officeDocument/2006/relationships/image" Target="media/image3.png"/><Relationship Id="rId39" Type="http://schemas.openxmlformats.org/officeDocument/2006/relationships/image" Target="media/image19.emf"/><Relationship Id="rId109" Type="http://schemas.openxmlformats.org/officeDocument/2006/relationships/image" Target="media/image87.emf"/><Relationship Id="rId34" Type="http://schemas.openxmlformats.org/officeDocument/2006/relationships/image" Target="media/image14.png"/><Relationship Id="rId50" Type="http://schemas.openxmlformats.org/officeDocument/2006/relationships/image" Target="media/image29.emf"/><Relationship Id="rId55" Type="http://schemas.openxmlformats.org/officeDocument/2006/relationships/image" Target="media/image34.png"/><Relationship Id="rId76" Type="http://schemas.openxmlformats.org/officeDocument/2006/relationships/image" Target="media/image54.emf"/><Relationship Id="rId97" Type="http://schemas.openxmlformats.org/officeDocument/2006/relationships/image" Target="media/image75.emf"/><Relationship Id="rId104" Type="http://schemas.openxmlformats.org/officeDocument/2006/relationships/image" Target="media/image82.emf"/><Relationship Id="rId120" Type="http://schemas.openxmlformats.org/officeDocument/2006/relationships/image" Target="media/image98.emf"/><Relationship Id="rId125" Type="http://schemas.openxmlformats.org/officeDocument/2006/relationships/image" Target="media/image103.emf"/><Relationship Id="rId141" Type="http://schemas.openxmlformats.org/officeDocument/2006/relationships/hyperlink" Target="http://standards.iso.org/iso/19115/-3/mrl/1.0" TargetMode="External"/><Relationship Id="rId146" Type="http://schemas.openxmlformats.org/officeDocument/2006/relationships/hyperlink" Target="http://www.opengis.net/swe/2.0" TargetMode="External"/><Relationship Id="rId16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49.emf"/><Relationship Id="rId92" Type="http://schemas.openxmlformats.org/officeDocument/2006/relationships/image" Target="media/image70.emf"/><Relationship Id="rId162" Type="http://schemas.openxmlformats.org/officeDocument/2006/relationships/hyperlink" Target="http://pubs.usgs.gov/of/2004/1334/2004-1334.pdf" TargetMode="External"/><Relationship Id="rId2" Type="http://schemas.openxmlformats.org/officeDocument/2006/relationships/numbering" Target="numbering.xml"/><Relationship Id="rId29" Type="http://schemas.openxmlformats.org/officeDocument/2006/relationships/image" Target="media/image10.jpeg"/><Relationship Id="rId24" Type="http://schemas.openxmlformats.org/officeDocument/2006/relationships/image" Target="media/image8.emf"/><Relationship Id="rId40" Type="http://schemas.openxmlformats.org/officeDocument/2006/relationships/image" Target="media/image20.emf"/><Relationship Id="rId45" Type="http://schemas.openxmlformats.org/officeDocument/2006/relationships/image" Target="media/image24.emf"/><Relationship Id="rId66" Type="http://schemas.openxmlformats.org/officeDocument/2006/relationships/image" Target="media/image44.emf"/><Relationship Id="rId87" Type="http://schemas.openxmlformats.org/officeDocument/2006/relationships/image" Target="media/image65.emf"/><Relationship Id="rId110" Type="http://schemas.openxmlformats.org/officeDocument/2006/relationships/image" Target="media/image88.emf"/><Relationship Id="rId115" Type="http://schemas.openxmlformats.org/officeDocument/2006/relationships/image" Target="media/image93.emf"/><Relationship Id="rId131" Type="http://schemas.openxmlformats.org/officeDocument/2006/relationships/hyperlink" Target="http://www.isotc211.org/2005/gco" TargetMode="External"/><Relationship Id="rId136" Type="http://schemas.openxmlformats.org/officeDocument/2006/relationships/hyperlink" Target="http://xmlns.geosciml.org/Borehole/4.1" TargetMode="External"/><Relationship Id="rId157" Type="http://schemas.openxmlformats.org/officeDocument/2006/relationships/hyperlink" Target="http://www.geosciml.org" TargetMode="External"/><Relationship Id="rId61" Type="http://schemas.openxmlformats.org/officeDocument/2006/relationships/image" Target="media/image39.png"/><Relationship Id="rId82" Type="http://schemas.openxmlformats.org/officeDocument/2006/relationships/image" Target="media/image60.emf"/><Relationship Id="rId152" Type="http://schemas.openxmlformats.org/officeDocument/2006/relationships/hyperlink" Target="http://data.geoscience.gov.xx/feature/asc/geologicunit/stratno/25947%3c/gml:identifier" TargetMode="External"/><Relationship Id="rId19" Type="http://schemas.openxmlformats.org/officeDocument/2006/relationships/image" Target="media/image4.png"/><Relationship Id="rId14" Type="http://schemas.openxmlformats.org/officeDocument/2006/relationships/hyperlink" Target="http://standards.iso.org/ittf/PubliclyAvailableStandards/c040833_ISO_IEC_19757-3_2006(E).zip" TargetMode="External"/><Relationship Id="rId30" Type="http://schemas.openxmlformats.org/officeDocument/2006/relationships/image" Target="media/image11.emf"/><Relationship Id="rId35" Type="http://schemas.openxmlformats.org/officeDocument/2006/relationships/image" Target="media/image15.png"/><Relationship Id="rId56" Type="http://schemas.openxmlformats.org/officeDocument/2006/relationships/image" Target="media/image35.emf"/><Relationship Id="rId77" Type="http://schemas.openxmlformats.org/officeDocument/2006/relationships/image" Target="media/image55.emf"/><Relationship Id="rId100" Type="http://schemas.openxmlformats.org/officeDocument/2006/relationships/image" Target="media/image78.emf"/><Relationship Id="rId105" Type="http://schemas.openxmlformats.org/officeDocument/2006/relationships/image" Target="media/image83.emf"/><Relationship Id="rId126" Type="http://schemas.openxmlformats.org/officeDocument/2006/relationships/image" Target="media/image104.emf"/><Relationship Id="rId147" Type="http://schemas.openxmlformats.org/officeDocument/2006/relationships/hyperlink" Target="http://www.opengis.net/wfs/2.0" TargetMode="External"/><Relationship Id="rId168" Type="http://schemas.microsoft.com/office/2011/relationships/people" Target="people.xml"/><Relationship Id="rId8" Type="http://schemas.openxmlformats.org/officeDocument/2006/relationships/endnotes" Target="endnotes.xml"/><Relationship Id="rId51" Type="http://schemas.openxmlformats.org/officeDocument/2006/relationships/image" Target="media/image30.emf"/><Relationship Id="rId72" Type="http://schemas.openxmlformats.org/officeDocument/2006/relationships/image" Target="media/image50.emf"/><Relationship Id="rId93" Type="http://schemas.openxmlformats.org/officeDocument/2006/relationships/image" Target="media/image71.emf"/><Relationship Id="rId98" Type="http://schemas.openxmlformats.org/officeDocument/2006/relationships/image" Target="media/image76.emf"/><Relationship Id="rId121" Type="http://schemas.openxmlformats.org/officeDocument/2006/relationships/image" Target="media/image99.emf"/><Relationship Id="rId142" Type="http://schemas.openxmlformats.org/officeDocument/2006/relationships/hyperlink" Target="http://www.opengis.net/om/2.0" TargetMode="External"/><Relationship Id="rId163" Type="http://schemas.openxmlformats.org/officeDocument/2006/relationships/hyperlink" Target="http://www.geologicacarpathica.com/GeolCarp_Vol56_No3_273_284.html" TargetMode="External"/><Relationship Id="rId3" Type="http://schemas.openxmlformats.org/officeDocument/2006/relationships/styles" Target="styles.xml"/><Relationship Id="rId25" Type="http://schemas.openxmlformats.org/officeDocument/2006/relationships/hyperlink" Target="http://www.cgi-iugs.org/tech_collaboration/geoscience_terminology_working_group.html" TargetMode="External"/><Relationship Id="rId46" Type="http://schemas.openxmlformats.org/officeDocument/2006/relationships/image" Target="media/image25.emf"/><Relationship Id="rId67" Type="http://schemas.openxmlformats.org/officeDocument/2006/relationships/image" Target="media/image45.emf"/><Relationship Id="rId116" Type="http://schemas.openxmlformats.org/officeDocument/2006/relationships/image" Target="media/image94.emf"/><Relationship Id="rId137" Type="http://schemas.openxmlformats.org/officeDocument/2006/relationships/hyperlink" Target="http://xmlns.geosciml.org/GeoSciML-Extension/4.1" TargetMode="External"/><Relationship Id="rId158" Type="http://schemas.openxmlformats.org/officeDocument/2006/relationships/hyperlink" Target="http://unitsofmeasure.org/ucum.html" TargetMode="External"/><Relationship Id="rId20" Type="http://schemas.openxmlformats.org/officeDocument/2006/relationships/image" Target="media/image5.emf"/><Relationship Id="rId41" Type="http://schemas.openxmlformats.org/officeDocument/2006/relationships/image" Target="media/image21.emf"/><Relationship Id="rId62" Type="http://schemas.openxmlformats.org/officeDocument/2006/relationships/image" Target="media/image40.png"/><Relationship Id="rId83" Type="http://schemas.openxmlformats.org/officeDocument/2006/relationships/image" Target="media/image61.emf"/><Relationship Id="rId88" Type="http://schemas.openxmlformats.org/officeDocument/2006/relationships/image" Target="media/image66.emf"/><Relationship Id="rId111" Type="http://schemas.openxmlformats.org/officeDocument/2006/relationships/image" Target="media/image89.emf"/><Relationship Id="rId132" Type="http://schemas.openxmlformats.org/officeDocument/2006/relationships/hyperlink" Target="http://www.isotc211.org/2005/gmd" TargetMode="External"/><Relationship Id="rId153" Type="http://schemas.openxmlformats.org/officeDocument/2006/relationships/hyperlink" Target="http://www.opengis.net/def/nil/OGC/0/%7bnilReason%7d"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3F951E-60BA-464C-AF35-E0822F5A1E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4</TotalTime>
  <Pages>261</Pages>
  <Words>47112</Words>
  <Characters>268540</Characters>
  <Application>Microsoft Office Word</Application>
  <DocSecurity>0</DocSecurity>
  <Lines>2237</Lines>
  <Paragraphs>630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315022</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Boisvert, Eric</cp:lastModifiedBy>
  <cp:revision>2</cp:revision>
  <cp:lastPrinted>2016-06-02T18:06:00Z</cp:lastPrinted>
  <dcterms:created xsi:type="dcterms:W3CDTF">2016-06-02T19:15:00Z</dcterms:created>
  <dcterms:modified xsi:type="dcterms:W3CDTF">2016-06-02T19:15:00Z</dcterms:modified>
</cp:coreProperties>
</file>