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2E192B12" w14:textId="77777777" w:rsidR="00E60632"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6946924" w:history="1">
        <w:r w:rsidR="00E60632" w:rsidRPr="00822B54">
          <w:rPr>
            <w:rStyle w:val="Lienhypertexte"/>
            <w:noProof/>
            <w:lang w:val="en-CA"/>
          </w:rPr>
          <w:t>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Scope</w:t>
        </w:r>
        <w:r w:rsidR="00E60632">
          <w:rPr>
            <w:noProof/>
            <w:webHidden/>
          </w:rPr>
          <w:tab/>
        </w:r>
        <w:r w:rsidR="00E60632">
          <w:rPr>
            <w:noProof/>
            <w:webHidden/>
          </w:rPr>
          <w:fldChar w:fldCharType="begin"/>
        </w:r>
        <w:r w:rsidR="00E60632">
          <w:rPr>
            <w:noProof/>
            <w:webHidden/>
          </w:rPr>
          <w:instrText xml:space="preserve"> PAGEREF _Toc456946924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6962DDB" w14:textId="77777777" w:rsidR="00E60632" w:rsidRDefault="0069710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25" w:history="1">
        <w:r w:rsidR="00E60632" w:rsidRPr="00822B54">
          <w:rPr>
            <w:rStyle w:val="Lienhypertexte"/>
            <w:noProof/>
            <w:lang w:val="en-CA"/>
          </w:rPr>
          <w:t>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w:t>
        </w:r>
        <w:r w:rsidR="00E60632">
          <w:rPr>
            <w:noProof/>
            <w:webHidden/>
          </w:rPr>
          <w:tab/>
        </w:r>
        <w:r w:rsidR="00E60632">
          <w:rPr>
            <w:noProof/>
            <w:webHidden/>
          </w:rPr>
          <w:fldChar w:fldCharType="begin"/>
        </w:r>
        <w:r w:rsidR="00E60632">
          <w:rPr>
            <w:noProof/>
            <w:webHidden/>
          </w:rPr>
          <w:instrText xml:space="preserve"> PAGEREF _Toc456946925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A69D5A5" w14:textId="77777777" w:rsidR="00E60632" w:rsidRDefault="0069710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26" w:history="1">
        <w:r w:rsidR="00E60632" w:rsidRPr="00822B54">
          <w:rPr>
            <w:rStyle w:val="Lienhypertexte"/>
            <w:noProof/>
            <w:lang w:val="en-CA"/>
          </w:rPr>
          <w:t>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References</w:t>
        </w:r>
        <w:r w:rsidR="00E60632">
          <w:rPr>
            <w:noProof/>
            <w:webHidden/>
          </w:rPr>
          <w:tab/>
        </w:r>
        <w:r w:rsidR="00E60632">
          <w:rPr>
            <w:noProof/>
            <w:webHidden/>
          </w:rPr>
          <w:fldChar w:fldCharType="begin"/>
        </w:r>
        <w:r w:rsidR="00E60632">
          <w:rPr>
            <w:noProof/>
            <w:webHidden/>
          </w:rPr>
          <w:instrText xml:space="preserve"> PAGEREF _Toc456946926 \h </w:instrText>
        </w:r>
        <w:r w:rsidR="00E60632">
          <w:rPr>
            <w:noProof/>
            <w:webHidden/>
          </w:rPr>
        </w:r>
        <w:r w:rsidR="00E60632">
          <w:rPr>
            <w:noProof/>
            <w:webHidden/>
          </w:rPr>
          <w:fldChar w:fldCharType="separate"/>
        </w:r>
        <w:r w:rsidR="00E60632">
          <w:rPr>
            <w:noProof/>
            <w:webHidden/>
          </w:rPr>
          <w:t>11</w:t>
        </w:r>
        <w:r w:rsidR="00E60632">
          <w:rPr>
            <w:noProof/>
            <w:webHidden/>
          </w:rPr>
          <w:fldChar w:fldCharType="end"/>
        </w:r>
      </w:hyperlink>
    </w:p>
    <w:p w14:paraId="6935DF6C" w14:textId="77777777" w:rsidR="00E60632" w:rsidRDefault="0069710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27" w:history="1">
        <w:r w:rsidR="00E60632" w:rsidRPr="00822B54">
          <w:rPr>
            <w:rStyle w:val="Lienhypertexte"/>
            <w:noProof/>
            <w:lang w:val="en-CA"/>
          </w:rPr>
          <w:t>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Terms and Definitions</w:t>
        </w:r>
        <w:r w:rsidR="00E60632">
          <w:rPr>
            <w:noProof/>
            <w:webHidden/>
          </w:rPr>
          <w:tab/>
        </w:r>
        <w:r w:rsidR="00E60632">
          <w:rPr>
            <w:noProof/>
            <w:webHidden/>
          </w:rPr>
          <w:fldChar w:fldCharType="begin"/>
        </w:r>
        <w:r w:rsidR="00E60632">
          <w:rPr>
            <w:noProof/>
            <w:webHidden/>
          </w:rPr>
          <w:instrText xml:space="preserve"> PAGEREF _Toc456946927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52C9332F"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28" w:history="1">
        <w:r w:rsidR="00E60632" w:rsidRPr="00822B54">
          <w:rPr>
            <w:rStyle w:val="Lienhypertexte"/>
            <w:noProof/>
          </w:rPr>
          <w:t>4.1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classifier</w:t>
        </w:r>
        <w:r w:rsidR="00E60632">
          <w:rPr>
            <w:noProof/>
            <w:webHidden/>
          </w:rPr>
          <w:tab/>
        </w:r>
        <w:r w:rsidR="00E60632">
          <w:rPr>
            <w:noProof/>
            <w:webHidden/>
          </w:rPr>
          <w:fldChar w:fldCharType="begin"/>
        </w:r>
        <w:r w:rsidR="00E60632">
          <w:rPr>
            <w:noProof/>
            <w:webHidden/>
          </w:rPr>
          <w:instrText xml:space="preserve"> PAGEREF _Toc456946928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BBD8312"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29" w:history="1">
        <w:r w:rsidR="00E60632" w:rsidRPr="00822B54">
          <w:rPr>
            <w:rStyle w:val="Lienhypertexte"/>
            <w:noProof/>
            <w:lang w:val="en-CA"/>
          </w:rPr>
          <w:t>4.2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domain feature</w:t>
        </w:r>
        <w:r w:rsidR="00E60632">
          <w:rPr>
            <w:noProof/>
            <w:webHidden/>
          </w:rPr>
          <w:tab/>
        </w:r>
        <w:r w:rsidR="00E60632">
          <w:rPr>
            <w:noProof/>
            <w:webHidden/>
          </w:rPr>
          <w:fldChar w:fldCharType="begin"/>
        </w:r>
        <w:r w:rsidR="00E60632">
          <w:rPr>
            <w:noProof/>
            <w:webHidden/>
          </w:rPr>
          <w:instrText xml:space="preserve"> PAGEREF _Toc456946929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059F9B9"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0" w:history="1">
        <w:r w:rsidR="00E60632" w:rsidRPr="00822B54">
          <w:rPr>
            <w:rStyle w:val="Lienhypertexte"/>
            <w:noProof/>
            <w:lang w:val="en-CA"/>
          </w:rPr>
          <w:t>4.3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element &lt;XML&gt;</w:t>
        </w:r>
        <w:r w:rsidR="00E60632">
          <w:rPr>
            <w:noProof/>
            <w:webHidden/>
          </w:rPr>
          <w:tab/>
        </w:r>
        <w:r w:rsidR="00E60632">
          <w:rPr>
            <w:noProof/>
            <w:webHidden/>
          </w:rPr>
          <w:fldChar w:fldCharType="begin"/>
        </w:r>
        <w:r w:rsidR="00E60632">
          <w:rPr>
            <w:noProof/>
            <w:webHidden/>
          </w:rPr>
          <w:instrText xml:space="preserve"> PAGEREF _Toc456946930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16CDD9D1"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1" w:history="1">
        <w:r w:rsidR="00E60632" w:rsidRPr="00822B54">
          <w:rPr>
            <w:rStyle w:val="Lienhypertexte"/>
            <w:noProof/>
            <w:lang w:val="en-CA"/>
          </w:rPr>
          <w:t>4.4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feature</w:t>
        </w:r>
        <w:r w:rsidR="00E60632">
          <w:rPr>
            <w:noProof/>
            <w:webHidden/>
          </w:rPr>
          <w:tab/>
        </w:r>
        <w:r w:rsidR="00E60632">
          <w:rPr>
            <w:noProof/>
            <w:webHidden/>
          </w:rPr>
          <w:fldChar w:fldCharType="begin"/>
        </w:r>
        <w:r w:rsidR="00E60632">
          <w:rPr>
            <w:noProof/>
            <w:webHidden/>
          </w:rPr>
          <w:instrText xml:space="preserve"> PAGEREF _Toc456946931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229F5D3"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2" w:history="1">
        <w:r w:rsidR="00E60632" w:rsidRPr="00822B54">
          <w:rPr>
            <w:rStyle w:val="Lienhypertexte"/>
            <w:noProof/>
            <w:lang w:val="en-CA"/>
          </w:rPr>
          <w:t>4.5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GML application schema</w:t>
        </w:r>
        <w:r w:rsidR="00E60632">
          <w:rPr>
            <w:noProof/>
            <w:webHidden/>
          </w:rPr>
          <w:tab/>
        </w:r>
        <w:r w:rsidR="00E60632">
          <w:rPr>
            <w:noProof/>
            <w:webHidden/>
          </w:rPr>
          <w:fldChar w:fldCharType="begin"/>
        </w:r>
        <w:r w:rsidR="00E60632">
          <w:rPr>
            <w:noProof/>
            <w:webHidden/>
          </w:rPr>
          <w:instrText xml:space="preserve"> PAGEREF _Toc456946932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EC89220"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3" w:history="1">
        <w:r w:rsidR="00E60632" w:rsidRPr="00822B54">
          <w:rPr>
            <w:rStyle w:val="Lienhypertexte"/>
            <w:noProof/>
            <w:lang w:val="en-CA"/>
          </w:rPr>
          <w:t>4.6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GML document</w:t>
        </w:r>
        <w:r w:rsidR="00E60632">
          <w:rPr>
            <w:noProof/>
            <w:webHidden/>
          </w:rPr>
          <w:tab/>
        </w:r>
        <w:r w:rsidR="00E60632">
          <w:rPr>
            <w:noProof/>
            <w:webHidden/>
          </w:rPr>
          <w:fldChar w:fldCharType="begin"/>
        </w:r>
        <w:r w:rsidR="00E60632">
          <w:rPr>
            <w:noProof/>
            <w:webHidden/>
          </w:rPr>
          <w:instrText xml:space="preserve"> PAGEREF _Toc456946933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F9AA605"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4" w:history="1">
        <w:r w:rsidR="00E60632" w:rsidRPr="00822B54">
          <w:rPr>
            <w:rStyle w:val="Lienhypertexte"/>
            <w:noProof/>
            <w:lang w:val="en-CA"/>
          </w:rPr>
          <w:t>4.7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GML schema</w:t>
        </w:r>
        <w:r w:rsidR="00E60632">
          <w:rPr>
            <w:noProof/>
            <w:webHidden/>
          </w:rPr>
          <w:tab/>
        </w:r>
        <w:r w:rsidR="00E60632">
          <w:rPr>
            <w:noProof/>
            <w:webHidden/>
          </w:rPr>
          <w:fldChar w:fldCharType="begin"/>
        </w:r>
        <w:r w:rsidR="00E60632">
          <w:rPr>
            <w:noProof/>
            <w:webHidden/>
          </w:rPr>
          <w:instrText xml:space="preserve"> PAGEREF _Toc456946934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6AE00A32"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5" w:history="1">
        <w:r w:rsidR="00E60632" w:rsidRPr="00822B54">
          <w:rPr>
            <w:rStyle w:val="Lienhypertexte"/>
            <w:noProof/>
            <w:lang w:val="en-CA"/>
          </w:rPr>
          <w:t>4.8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measurement</w:t>
        </w:r>
        <w:r w:rsidR="00E60632">
          <w:rPr>
            <w:noProof/>
            <w:webHidden/>
          </w:rPr>
          <w:tab/>
        </w:r>
        <w:r w:rsidR="00E60632">
          <w:rPr>
            <w:noProof/>
            <w:webHidden/>
          </w:rPr>
          <w:fldChar w:fldCharType="begin"/>
        </w:r>
        <w:r w:rsidR="00E60632">
          <w:rPr>
            <w:noProof/>
            <w:webHidden/>
          </w:rPr>
          <w:instrText xml:space="preserve"> PAGEREF _Toc456946935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2FF40E16"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36" w:history="1">
        <w:r w:rsidR="00E60632" w:rsidRPr="00822B54">
          <w:rPr>
            <w:rStyle w:val="Lienhypertexte"/>
            <w:noProof/>
            <w:lang w:val="en-CA"/>
          </w:rPr>
          <w:t>4.9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observation</w:t>
        </w:r>
        <w:r w:rsidR="00E60632">
          <w:rPr>
            <w:noProof/>
            <w:webHidden/>
          </w:rPr>
          <w:tab/>
        </w:r>
        <w:r w:rsidR="00E60632">
          <w:rPr>
            <w:noProof/>
            <w:webHidden/>
          </w:rPr>
          <w:fldChar w:fldCharType="begin"/>
        </w:r>
        <w:r w:rsidR="00E60632">
          <w:rPr>
            <w:noProof/>
            <w:webHidden/>
          </w:rPr>
          <w:instrText xml:space="preserve"> PAGEREF _Toc456946936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0CD2773"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37" w:history="1">
        <w:r w:rsidR="00E60632" w:rsidRPr="00822B54">
          <w:rPr>
            <w:rStyle w:val="Lienhypertexte"/>
            <w:noProof/>
            <w:lang w:val="en-CA"/>
          </w:rPr>
          <w:t>4.10</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observation procedure</w:t>
        </w:r>
        <w:r w:rsidR="00E60632">
          <w:rPr>
            <w:noProof/>
            <w:webHidden/>
          </w:rPr>
          <w:tab/>
        </w:r>
        <w:r w:rsidR="00E60632">
          <w:rPr>
            <w:noProof/>
            <w:webHidden/>
          </w:rPr>
          <w:fldChar w:fldCharType="begin"/>
        </w:r>
        <w:r w:rsidR="00E60632">
          <w:rPr>
            <w:noProof/>
            <w:webHidden/>
          </w:rPr>
          <w:instrText xml:space="preserve"> PAGEREF _Toc456946937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196F4F3B"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38" w:history="1">
        <w:r w:rsidR="00E60632" w:rsidRPr="00822B54">
          <w:rPr>
            <w:rStyle w:val="Lienhypertexte"/>
            <w:noProof/>
            <w:lang w:val="en-CA"/>
          </w:rPr>
          <w:t>4.11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observation result</w:t>
        </w:r>
        <w:r w:rsidR="00E60632">
          <w:rPr>
            <w:noProof/>
            <w:webHidden/>
          </w:rPr>
          <w:tab/>
        </w:r>
        <w:r w:rsidR="00E60632">
          <w:rPr>
            <w:noProof/>
            <w:webHidden/>
          </w:rPr>
          <w:fldChar w:fldCharType="begin"/>
        </w:r>
        <w:r w:rsidR="00E60632">
          <w:rPr>
            <w:noProof/>
            <w:webHidden/>
          </w:rPr>
          <w:instrText xml:space="preserve"> PAGEREF _Toc456946938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5E3F45DA"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39" w:history="1">
        <w:r w:rsidR="00E60632" w:rsidRPr="00822B54">
          <w:rPr>
            <w:rStyle w:val="Lienhypertexte"/>
            <w:noProof/>
            <w:lang w:val="en-CA"/>
          </w:rPr>
          <w:t>4.12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property &lt;General Feature Model&gt;</w:t>
        </w:r>
        <w:r w:rsidR="00E60632">
          <w:rPr>
            <w:noProof/>
            <w:webHidden/>
          </w:rPr>
          <w:tab/>
        </w:r>
        <w:r w:rsidR="00E60632">
          <w:rPr>
            <w:noProof/>
            <w:webHidden/>
          </w:rPr>
          <w:fldChar w:fldCharType="begin"/>
        </w:r>
        <w:r w:rsidR="00E60632">
          <w:rPr>
            <w:noProof/>
            <w:webHidden/>
          </w:rPr>
          <w:instrText xml:space="preserve"> PAGEREF _Toc456946939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3C67979C"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40" w:history="1">
        <w:r w:rsidR="00E60632" w:rsidRPr="00822B54">
          <w:rPr>
            <w:rStyle w:val="Lienhypertexte"/>
            <w:noProof/>
            <w:lang w:val="en-CA"/>
          </w:rPr>
          <w:t>4.13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sampled feature</w:t>
        </w:r>
        <w:r w:rsidR="00E60632">
          <w:rPr>
            <w:noProof/>
            <w:webHidden/>
          </w:rPr>
          <w:tab/>
        </w:r>
        <w:r w:rsidR="00E60632">
          <w:rPr>
            <w:noProof/>
            <w:webHidden/>
          </w:rPr>
          <w:fldChar w:fldCharType="begin"/>
        </w:r>
        <w:r w:rsidR="00E60632">
          <w:rPr>
            <w:noProof/>
            <w:webHidden/>
          </w:rPr>
          <w:instrText xml:space="preserve"> PAGEREF _Toc456946940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D300639"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41" w:history="1">
        <w:r w:rsidR="00E60632" w:rsidRPr="00822B54">
          <w:rPr>
            <w:rStyle w:val="Lienhypertexte"/>
            <w:noProof/>
            <w:lang w:val="en-CA"/>
          </w:rPr>
          <w:t>4.14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sampling feature</w:t>
        </w:r>
        <w:r w:rsidR="00E60632">
          <w:rPr>
            <w:noProof/>
            <w:webHidden/>
          </w:rPr>
          <w:tab/>
        </w:r>
        <w:r w:rsidR="00E60632">
          <w:rPr>
            <w:noProof/>
            <w:webHidden/>
          </w:rPr>
          <w:fldChar w:fldCharType="begin"/>
        </w:r>
        <w:r w:rsidR="00E60632">
          <w:rPr>
            <w:noProof/>
            <w:webHidden/>
          </w:rPr>
          <w:instrText xml:space="preserve"> PAGEREF _Toc456946941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66BAEA4"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6942" w:history="1">
        <w:r w:rsidR="00E60632" w:rsidRPr="00822B54">
          <w:rPr>
            <w:rStyle w:val="Lienhypertexte"/>
            <w:noProof/>
            <w:lang w:val="en-CA"/>
          </w:rPr>
          <w:t>4.15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schema &lt;XML Schema&gt;</w:t>
        </w:r>
        <w:r w:rsidR="00E60632">
          <w:rPr>
            <w:noProof/>
            <w:webHidden/>
          </w:rPr>
          <w:tab/>
        </w:r>
        <w:r w:rsidR="00E60632">
          <w:rPr>
            <w:noProof/>
            <w:webHidden/>
          </w:rPr>
          <w:fldChar w:fldCharType="begin"/>
        </w:r>
        <w:r w:rsidR="00E60632">
          <w:rPr>
            <w:noProof/>
            <w:webHidden/>
          </w:rPr>
          <w:instrText xml:space="preserve"> PAGEREF _Toc456946942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4C17C62F" w14:textId="77777777" w:rsidR="00E60632" w:rsidRDefault="0069710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43" w:history="1">
        <w:r w:rsidR="00E60632" w:rsidRPr="00822B54">
          <w:rPr>
            <w:rStyle w:val="Lienhypertexte"/>
            <w:noProof/>
            <w:lang w:val="en-CA"/>
          </w:rPr>
          <w:t>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Models</w:t>
        </w:r>
        <w:r w:rsidR="00E60632">
          <w:rPr>
            <w:noProof/>
            <w:webHidden/>
          </w:rPr>
          <w:tab/>
        </w:r>
        <w:r w:rsidR="00E60632">
          <w:rPr>
            <w:noProof/>
            <w:webHidden/>
          </w:rPr>
          <w:fldChar w:fldCharType="begin"/>
        </w:r>
        <w:r w:rsidR="00E60632">
          <w:rPr>
            <w:noProof/>
            <w:webHidden/>
          </w:rPr>
          <w:instrText xml:space="preserve"> PAGEREF _Toc456946943 \h </w:instrText>
        </w:r>
        <w:r w:rsidR="00E60632">
          <w:rPr>
            <w:noProof/>
            <w:webHidden/>
          </w:rPr>
        </w:r>
        <w:r w:rsidR="00E60632">
          <w:rPr>
            <w:noProof/>
            <w:webHidden/>
          </w:rPr>
          <w:fldChar w:fldCharType="separate"/>
        </w:r>
        <w:r w:rsidR="00E60632">
          <w:rPr>
            <w:noProof/>
            <w:webHidden/>
          </w:rPr>
          <w:t>15</w:t>
        </w:r>
        <w:r w:rsidR="00E60632">
          <w:rPr>
            <w:noProof/>
            <w:webHidden/>
          </w:rPr>
          <w:fldChar w:fldCharType="end"/>
        </w:r>
      </w:hyperlink>
    </w:p>
    <w:p w14:paraId="471AD589"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44" w:history="1">
        <w:r w:rsidR="00E60632" w:rsidRPr="00822B54">
          <w:rPr>
            <w:rStyle w:val="Lienhypertexte"/>
            <w:noProof/>
            <w:lang w:val="en-CA"/>
          </w:rPr>
          <w:t>5.1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Basic and Extension</w:t>
        </w:r>
        <w:r w:rsidR="00E60632">
          <w:rPr>
            <w:noProof/>
            <w:webHidden/>
          </w:rPr>
          <w:tab/>
        </w:r>
        <w:r w:rsidR="00E60632">
          <w:rPr>
            <w:noProof/>
            <w:webHidden/>
          </w:rPr>
          <w:fldChar w:fldCharType="begin"/>
        </w:r>
        <w:r w:rsidR="00E60632">
          <w:rPr>
            <w:noProof/>
            <w:webHidden/>
          </w:rPr>
          <w:instrText xml:space="preserve"> PAGEREF _Toc456946944 \h </w:instrText>
        </w:r>
        <w:r w:rsidR="00E60632">
          <w:rPr>
            <w:noProof/>
            <w:webHidden/>
          </w:rPr>
        </w:r>
        <w:r w:rsidR="00E60632">
          <w:rPr>
            <w:noProof/>
            <w:webHidden/>
          </w:rPr>
          <w:fldChar w:fldCharType="separate"/>
        </w:r>
        <w:r w:rsidR="00E60632">
          <w:rPr>
            <w:noProof/>
            <w:webHidden/>
          </w:rPr>
          <w:t>17</w:t>
        </w:r>
        <w:r w:rsidR="00E60632">
          <w:rPr>
            <w:noProof/>
            <w:webHidden/>
          </w:rPr>
          <w:fldChar w:fldCharType="end"/>
        </w:r>
      </w:hyperlink>
    </w:p>
    <w:p w14:paraId="6B7EC827"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45" w:history="1">
        <w:r w:rsidR="00E60632" w:rsidRPr="00822B54">
          <w:rPr>
            <w:rStyle w:val="Lienhypertexte"/>
            <w:noProof/>
            <w:lang w:val="en-CA" w:bidi="x-none"/>
          </w:rPr>
          <w:t>5.1.1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AbstractDescription classes</w:t>
        </w:r>
        <w:r w:rsidR="00E60632">
          <w:rPr>
            <w:noProof/>
            <w:webHidden/>
          </w:rPr>
          <w:tab/>
        </w:r>
        <w:r w:rsidR="00E60632">
          <w:rPr>
            <w:noProof/>
            <w:webHidden/>
          </w:rPr>
          <w:fldChar w:fldCharType="begin"/>
        </w:r>
        <w:r w:rsidR="00E60632">
          <w:rPr>
            <w:noProof/>
            <w:webHidden/>
          </w:rPr>
          <w:instrText xml:space="preserve"> PAGEREF _Toc456946945 \h </w:instrText>
        </w:r>
        <w:r w:rsidR="00E60632">
          <w:rPr>
            <w:noProof/>
            <w:webHidden/>
          </w:rPr>
        </w:r>
        <w:r w:rsidR="00E60632">
          <w:rPr>
            <w:noProof/>
            <w:webHidden/>
          </w:rPr>
          <w:fldChar w:fldCharType="separate"/>
        </w:r>
        <w:r w:rsidR="00E60632">
          <w:rPr>
            <w:noProof/>
            <w:webHidden/>
          </w:rPr>
          <w:t>18</w:t>
        </w:r>
        <w:r w:rsidR="00E60632">
          <w:rPr>
            <w:noProof/>
            <w:webHidden/>
          </w:rPr>
          <w:fldChar w:fldCharType="end"/>
        </w:r>
      </w:hyperlink>
    </w:p>
    <w:p w14:paraId="79D162C5"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46" w:history="1">
        <w:r w:rsidR="00E60632" w:rsidRPr="00822B54">
          <w:rPr>
            <w:rStyle w:val="Lienhypertexte"/>
            <w:noProof/>
            <w:lang w:val="en-CA"/>
          </w:rPr>
          <w:t>5.2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Lite</w:t>
        </w:r>
        <w:r w:rsidR="00E60632">
          <w:rPr>
            <w:noProof/>
            <w:webHidden/>
          </w:rPr>
          <w:tab/>
        </w:r>
        <w:r w:rsidR="00E60632">
          <w:rPr>
            <w:noProof/>
            <w:webHidden/>
          </w:rPr>
          <w:fldChar w:fldCharType="begin"/>
        </w:r>
        <w:r w:rsidR="00E60632">
          <w:rPr>
            <w:noProof/>
            <w:webHidden/>
          </w:rPr>
          <w:instrText xml:space="preserve"> PAGEREF _Toc456946946 \h </w:instrText>
        </w:r>
        <w:r w:rsidR="00E60632">
          <w:rPr>
            <w:noProof/>
            <w:webHidden/>
          </w:rPr>
        </w:r>
        <w:r w:rsidR="00E60632">
          <w:rPr>
            <w:noProof/>
            <w:webHidden/>
          </w:rPr>
          <w:fldChar w:fldCharType="separate"/>
        </w:r>
        <w:r w:rsidR="00E60632">
          <w:rPr>
            <w:noProof/>
            <w:webHidden/>
          </w:rPr>
          <w:t>21</w:t>
        </w:r>
        <w:r w:rsidR="00E60632">
          <w:rPr>
            <w:noProof/>
            <w:webHidden/>
          </w:rPr>
          <w:fldChar w:fldCharType="end"/>
        </w:r>
      </w:hyperlink>
    </w:p>
    <w:p w14:paraId="70C72144" w14:textId="77777777" w:rsidR="00E60632" w:rsidRDefault="0069710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47" w:history="1">
        <w:r w:rsidR="00E60632" w:rsidRPr="00822B54">
          <w:rPr>
            <w:rStyle w:val="Lienhypertexte"/>
            <w:noProof/>
            <w:lang w:val="en-CA"/>
          </w:rPr>
          <w:t>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Conventions</w:t>
        </w:r>
        <w:r w:rsidR="00E60632">
          <w:rPr>
            <w:noProof/>
            <w:webHidden/>
          </w:rPr>
          <w:tab/>
        </w:r>
        <w:r w:rsidR="00E60632">
          <w:rPr>
            <w:noProof/>
            <w:webHidden/>
          </w:rPr>
          <w:fldChar w:fldCharType="begin"/>
        </w:r>
        <w:r w:rsidR="00E60632">
          <w:rPr>
            <w:noProof/>
            <w:webHidden/>
          </w:rPr>
          <w:instrText xml:space="preserve"> PAGEREF _Toc456946947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225417BB"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48" w:history="1">
        <w:r w:rsidR="00E60632" w:rsidRPr="00822B54">
          <w:rPr>
            <w:rStyle w:val="Lienhypertexte"/>
            <w:noProof/>
            <w:lang w:val="en-CA"/>
          </w:rPr>
          <w:t>6.1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Requirement class</w:t>
        </w:r>
        <w:r w:rsidR="00E60632">
          <w:rPr>
            <w:noProof/>
            <w:webHidden/>
          </w:rPr>
          <w:tab/>
        </w:r>
        <w:r w:rsidR="00E60632">
          <w:rPr>
            <w:noProof/>
            <w:webHidden/>
          </w:rPr>
          <w:fldChar w:fldCharType="begin"/>
        </w:r>
        <w:r w:rsidR="00E60632">
          <w:rPr>
            <w:noProof/>
            <w:webHidden/>
          </w:rPr>
          <w:instrText xml:space="preserve"> PAGEREF _Toc456946948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0F1F1550"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49" w:history="1">
        <w:r w:rsidR="00E60632" w:rsidRPr="00822B54">
          <w:rPr>
            <w:rStyle w:val="Lienhypertexte"/>
            <w:noProof/>
            <w:lang w:val="en-CA"/>
          </w:rPr>
          <w:t>6.2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Requirement and Recommendation</w:t>
        </w:r>
        <w:r w:rsidR="00E60632">
          <w:rPr>
            <w:noProof/>
            <w:webHidden/>
          </w:rPr>
          <w:tab/>
        </w:r>
        <w:r w:rsidR="00E60632">
          <w:rPr>
            <w:noProof/>
            <w:webHidden/>
          </w:rPr>
          <w:fldChar w:fldCharType="begin"/>
        </w:r>
        <w:r w:rsidR="00E60632">
          <w:rPr>
            <w:noProof/>
            <w:webHidden/>
          </w:rPr>
          <w:instrText xml:space="preserve"> PAGEREF _Toc456946949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36815044"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50" w:history="1">
        <w:r w:rsidR="00E60632" w:rsidRPr="00822B54">
          <w:rPr>
            <w:rStyle w:val="Lienhypertexte"/>
            <w:noProof/>
            <w:lang w:val="en-CA"/>
          </w:rPr>
          <w:t>6.3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 class</w:t>
        </w:r>
        <w:r w:rsidR="00E60632">
          <w:rPr>
            <w:noProof/>
            <w:webHidden/>
          </w:rPr>
          <w:tab/>
        </w:r>
        <w:r w:rsidR="00E60632">
          <w:rPr>
            <w:noProof/>
            <w:webHidden/>
          </w:rPr>
          <w:fldChar w:fldCharType="begin"/>
        </w:r>
        <w:r w:rsidR="00E60632">
          <w:rPr>
            <w:noProof/>
            <w:webHidden/>
          </w:rPr>
          <w:instrText xml:space="preserve"> PAGEREF _Toc456946950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19F10F01"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51" w:history="1">
        <w:r w:rsidR="00E60632" w:rsidRPr="00822B54">
          <w:rPr>
            <w:rStyle w:val="Lienhypertexte"/>
            <w:noProof/>
            <w:lang w:val="en-CA"/>
          </w:rPr>
          <w:t>6.4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Identifiers</w:t>
        </w:r>
        <w:r w:rsidR="00E60632">
          <w:rPr>
            <w:noProof/>
            <w:webHidden/>
          </w:rPr>
          <w:tab/>
        </w:r>
        <w:r w:rsidR="00E60632">
          <w:rPr>
            <w:noProof/>
            <w:webHidden/>
          </w:rPr>
          <w:fldChar w:fldCharType="begin"/>
        </w:r>
        <w:r w:rsidR="00E60632">
          <w:rPr>
            <w:noProof/>
            <w:webHidden/>
          </w:rPr>
          <w:instrText xml:space="preserve"> PAGEREF _Toc456946951 \h </w:instrText>
        </w:r>
        <w:r w:rsidR="00E60632">
          <w:rPr>
            <w:noProof/>
            <w:webHidden/>
          </w:rPr>
        </w:r>
        <w:r w:rsidR="00E60632">
          <w:rPr>
            <w:noProof/>
            <w:webHidden/>
          </w:rPr>
          <w:fldChar w:fldCharType="separate"/>
        </w:r>
        <w:r w:rsidR="00E60632">
          <w:rPr>
            <w:noProof/>
            <w:webHidden/>
          </w:rPr>
          <w:t>24</w:t>
        </w:r>
        <w:r w:rsidR="00E60632">
          <w:rPr>
            <w:noProof/>
            <w:webHidden/>
          </w:rPr>
          <w:fldChar w:fldCharType="end"/>
        </w:r>
      </w:hyperlink>
    </w:p>
    <w:p w14:paraId="4FD96C15"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52" w:history="1">
        <w:r w:rsidR="00E60632" w:rsidRPr="00822B54">
          <w:rPr>
            <w:rStyle w:val="Lienhypertexte"/>
            <w:noProof/>
            <w:lang w:val="en-CA"/>
          </w:rPr>
          <w:t>6.5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Classifiers</w:t>
        </w:r>
        <w:r w:rsidR="00E60632">
          <w:rPr>
            <w:noProof/>
            <w:webHidden/>
          </w:rPr>
          <w:tab/>
        </w:r>
        <w:r w:rsidR="00E60632">
          <w:rPr>
            <w:noProof/>
            <w:webHidden/>
          </w:rPr>
          <w:fldChar w:fldCharType="begin"/>
        </w:r>
        <w:r w:rsidR="00E60632">
          <w:rPr>
            <w:noProof/>
            <w:webHidden/>
          </w:rPr>
          <w:instrText xml:space="preserve"> PAGEREF _Toc456946952 \h </w:instrText>
        </w:r>
        <w:r w:rsidR="00E60632">
          <w:rPr>
            <w:noProof/>
            <w:webHidden/>
          </w:rPr>
        </w:r>
        <w:r w:rsidR="00E60632">
          <w:rPr>
            <w:noProof/>
            <w:webHidden/>
          </w:rPr>
          <w:fldChar w:fldCharType="separate"/>
        </w:r>
        <w:r w:rsidR="00E60632">
          <w:rPr>
            <w:noProof/>
            <w:webHidden/>
          </w:rPr>
          <w:t>25</w:t>
        </w:r>
        <w:r w:rsidR="00E60632">
          <w:rPr>
            <w:noProof/>
            <w:webHidden/>
          </w:rPr>
          <w:fldChar w:fldCharType="end"/>
        </w:r>
      </w:hyperlink>
    </w:p>
    <w:p w14:paraId="63144FD9" w14:textId="77777777" w:rsidR="00E60632" w:rsidRDefault="0069710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53" w:history="1">
        <w:r w:rsidR="00E60632" w:rsidRPr="00822B54">
          <w:rPr>
            <w:rStyle w:val="Lienhypertexte"/>
            <w:noProof/>
            <w:lang w:val="en-CA"/>
          </w:rPr>
          <w:t>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Conceptual Model</w:t>
        </w:r>
        <w:r w:rsidR="00E60632">
          <w:rPr>
            <w:noProof/>
            <w:webHidden/>
          </w:rPr>
          <w:tab/>
        </w:r>
        <w:r w:rsidR="00E60632">
          <w:rPr>
            <w:noProof/>
            <w:webHidden/>
          </w:rPr>
          <w:fldChar w:fldCharType="begin"/>
        </w:r>
        <w:r w:rsidR="00E60632">
          <w:rPr>
            <w:noProof/>
            <w:webHidden/>
          </w:rPr>
          <w:instrText xml:space="preserve"> PAGEREF _Toc456946953 \h </w:instrText>
        </w:r>
        <w:r w:rsidR="00E60632">
          <w:rPr>
            <w:noProof/>
            <w:webHidden/>
          </w:rPr>
        </w:r>
        <w:r w:rsidR="00E60632">
          <w:rPr>
            <w:noProof/>
            <w:webHidden/>
          </w:rPr>
          <w:fldChar w:fldCharType="separate"/>
        </w:r>
        <w:r w:rsidR="00E60632">
          <w:rPr>
            <w:noProof/>
            <w:webHidden/>
          </w:rPr>
          <w:t>26</w:t>
        </w:r>
        <w:r w:rsidR="00E60632">
          <w:rPr>
            <w:noProof/>
            <w:webHidden/>
          </w:rPr>
          <w:fldChar w:fldCharType="end"/>
        </w:r>
      </w:hyperlink>
    </w:p>
    <w:p w14:paraId="1D481917" w14:textId="77777777" w:rsidR="00E60632" w:rsidRDefault="0069710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6954" w:history="1">
        <w:r w:rsidR="00E60632" w:rsidRPr="00822B54">
          <w:rPr>
            <w:rStyle w:val="Lienhypertexte"/>
            <w:noProof/>
            <w:lang w:val="en-CA"/>
          </w:rPr>
          <w:t>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Logical Model</w:t>
        </w:r>
        <w:r w:rsidR="00E60632">
          <w:rPr>
            <w:noProof/>
            <w:webHidden/>
          </w:rPr>
          <w:tab/>
        </w:r>
        <w:r w:rsidR="00E60632">
          <w:rPr>
            <w:noProof/>
            <w:webHidden/>
          </w:rPr>
          <w:fldChar w:fldCharType="begin"/>
        </w:r>
        <w:r w:rsidR="00E60632">
          <w:rPr>
            <w:noProof/>
            <w:webHidden/>
          </w:rPr>
          <w:instrText xml:space="preserve"> PAGEREF _Toc456946954 \h </w:instrText>
        </w:r>
        <w:r w:rsidR="00E60632">
          <w:rPr>
            <w:noProof/>
            <w:webHidden/>
          </w:rPr>
        </w:r>
        <w:r w:rsidR="00E60632">
          <w:rPr>
            <w:noProof/>
            <w:webHidden/>
          </w:rPr>
          <w:fldChar w:fldCharType="separate"/>
        </w:r>
        <w:r w:rsidR="00E60632">
          <w:rPr>
            <w:noProof/>
            <w:webHidden/>
          </w:rPr>
          <w:t>27</w:t>
        </w:r>
        <w:r w:rsidR="00E60632">
          <w:rPr>
            <w:noProof/>
            <w:webHidden/>
          </w:rPr>
          <w:fldChar w:fldCharType="end"/>
        </w:r>
      </w:hyperlink>
    </w:p>
    <w:p w14:paraId="71F7585A"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55" w:history="1">
        <w:r w:rsidR="00E60632" w:rsidRPr="00822B54">
          <w:rPr>
            <w:rStyle w:val="Lienhypertexte"/>
            <w:noProof/>
            <w:lang w:val="en-CA" w:bidi="x-none"/>
          </w:rPr>
          <w:t>8.1.1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Property cardinality</w:t>
        </w:r>
        <w:r w:rsidR="00E60632">
          <w:rPr>
            <w:noProof/>
            <w:webHidden/>
          </w:rPr>
          <w:tab/>
        </w:r>
        <w:r w:rsidR="00E60632">
          <w:rPr>
            <w:noProof/>
            <w:webHidden/>
          </w:rPr>
          <w:fldChar w:fldCharType="begin"/>
        </w:r>
        <w:r w:rsidR="00E60632">
          <w:rPr>
            <w:noProof/>
            <w:webHidden/>
          </w:rPr>
          <w:instrText xml:space="preserve"> PAGEREF _Toc456946955 \h </w:instrText>
        </w:r>
        <w:r w:rsidR="00E60632">
          <w:rPr>
            <w:noProof/>
            <w:webHidden/>
          </w:rPr>
        </w:r>
        <w:r w:rsidR="00E60632">
          <w:rPr>
            <w:noProof/>
            <w:webHidden/>
          </w:rPr>
          <w:fldChar w:fldCharType="separate"/>
        </w:r>
        <w:r w:rsidR="00E60632">
          <w:rPr>
            <w:noProof/>
            <w:webHidden/>
          </w:rPr>
          <w:t>28</w:t>
        </w:r>
        <w:r w:rsidR="00E60632">
          <w:rPr>
            <w:noProof/>
            <w:webHidden/>
          </w:rPr>
          <w:fldChar w:fldCharType="end"/>
        </w:r>
      </w:hyperlink>
    </w:p>
    <w:p w14:paraId="39055C19"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56" w:history="1">
        <w:r w:rsidR="00E60632" w:rsidRPr="00822B54">
          <w:rPr>
            <w:rStyle w:val="Lienhypertexte"/>
            <w:noProof/>
            <w:lang w:val="en-CA" w:bidi="x-none"/>
          </w:rPr>
          <w:t>8.1.2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Package shortcuts</w:t>
        </w:r>
        <w:r w:rsidR="00E60632">
          <w:rPr>
            <w:noProof/>
            <w:webHidden/>
          </w:rPr>
          <w:tab/>
        </w:r>
        <w:r w:rsidR="00E60632">
          <w:rPr>
            <w:noProof/>
            <w:webHidden/>
          </w:rPr>
          <w:fldChar w:fldCharType="begin"/>
        </w:r>
        <w:r w:rsidR="00E60632">
          <w:rPr>
            <w:noProof/>
            <w:webHidden/>
          </w:rPr>
          <w:instrText xml:space="preserve"> PAGEREF _Toc456946956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1DAAF809"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57" w:history="1">
        <w:r w:rsidR="00E60632" w:rsidRPr="00822B54">
          <w:rPr>
            <w:rStyle w:val="Lienhypertexte"/>
            <w:noProof/>
            <w:lang w:val="en-CA"/>
          </w:rPr>
          <w:t>8.2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Core Abstract Requirements Class (Normative)</w:t>
        </w:r>
        <w:r w:rsidR="00E60632">
          <w:rPr>
            <w:noProof/>
            <w:webHidden/>
          </w:rPr>
          <w:tab/>
        </w:r>
        <w:r w:rsidR="00E60632">
          <w:rPr>
            <w:noProof/>
            <w:webHidden/>
          </w:rPr>
          <w:fldChar w:fldCharType="begin"/>
        </w:r>
        <w:r w:rsidR="00E60632">
          <w:rPr>
            <w:noProof/>
            <w:webHidden/>
          </w:rPr>
          <w:instrText xml:space="preserve"> PAGEREF _Toc456946957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42FA39A7"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58" w:history="1">
        <w:r w:rsidR="00E60632" w:rsidRPr="00822B54">
          <w:rPr>
            <w:rStyle w:val="Lienhypertexte"/>
            <w:noProof/>
            <w:lang w:val="en-CA" w:bidi="x-none"/>
          </w:rPr>
          <w:t>8.2.1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Naming of entities</w:t>
        </w:r>
        <w:r w:rsidR="00E60632">
          <w:rPr>
            <w:noProof/>
            <w:webHidden/>
          </w:rPr>
          <w:tab/>
        </w:r>
        <w:r w:rsidR="00E60632">
          <w:rPr>
            <w:noProof/>
            <w:webHidden/>
          </w:rPr>
          <w:fldChar w:fldCharType="begin"/>
        </w:r>
        <w:r w:rsidR="00E60632">
          <w:rPr>
            <w:noProof/>
            <w:webHidden/>
          </w:rPr>
          <w:instrText xml:space="preserve"> PAGEREF _Toc456946958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148280FB"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59" w:history="1">
        <w:r w:rsidR="00E60632" w:rsidRPr="00822B54">
          <w:rPr>
            <w:rStyle w:val="Lienhypertexte"/>
            <w:noProof/>
            <w:lang w:val="en-CA" w:bidi="x-none"/>
          </w:rPr>
          <w:t>8.2.2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Cardinality</w:t>
        </w:r>
        <w:r w:rsidR="00E60632">
          <w:rPr>
            <w:noProof/>
            <w:webHidden/>
          </w:rPr>
          <w:tab/>
        </w:r>
        <w:r w:rsidR="00E60632">
          <w:rPr>
            <w:noProof/>
            <w:webHidden/>
          </w:rPr>
          <w:fldChar w:fldCharType="begin"/>
        </w:r>
        <w:r w:rsidR="00E60632">
          <w:rPr>
            <w:noProof/>
            <w:webHidden/>
          </w:rPr>
          <w:instrText xml:space="preserve"> PAGEREF _Toc456946959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6D9AD155"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0" w:history="1">
        <w:r w:rsidR="00E60632" w:rsidRPr="00822B54">
          <w:rPr>
            <w:rStyle w:val="Lienhypertexte"/>
            <w:noProof/>
            <w:lang w:val="en-CA" w:bidi="x-none"/>
          </w:rPr>
          <w:t>8.2.3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Abstract classes</w:t>
        </w:r>
        <w:r w:rsidR="00E60632">
          <w:rPr>
            <w:noProof/>
            <w:webHidden/>
          </w:rPr>
          <w:tab/>
        </w:r>
        <w:r w:rsidR="00E60632">
          <w:rPr>
            <w:noProof/>
            <w:webHidden/>
          </w:rPr>
          <w:fldChar w:fldCharType="begin"/>
        </w:r>
        <w:r w:rsidR="00E60632">
          <w:rPr>
            <w:noProof/>
            <w:webHidden/>
          </w:rPr>
          <w:instrText xml:space="preserve"> PAGEREF _Toc456946960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675D93E6"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1" w:history="1">
        <w:r w:rsidR="00E60632" w:rsidRPr="00822B54">
          <w:rPr>
            <w:rStyle w:val="Lienhypertexte"/>
            <w:noProof/>
            <w:lang w:val="en-CA" w:bidi="x-none"/>
          </w:rPr>
          <w:t>8.2.4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Polymorphism</w:t>
        </w:r>
        <w:r w:rsidR="00E60632">
          <w:rPr>
            <w:noProof/>
            <w:webHidden/>
          </w:rPr>
          <w:tab/>
        </w:r>
        <w:r w:rsidR="00E60632">
          <w:rPr>
            <w:noProof/>
            <w:webHidden/>
          </w:rPr>
          <w:fldChar w:fldCharType="begin"/>
        </w:r>
        <w:r w:rsidR="00E60632">
          <w:rPr>
            <w:noProof/>
            <w:webHidden/>
          </w:rPr>
          <w:instrText xml:space="preserve"> PAGEREF _Toc456946961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0BFFDFA9"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2" w:history="1">
        <w:r w:rsidR="00E60632" w:rsidRPr="00822B54">
          <w:rPr>
            <w:rStyle w:val="Lienhypertexte"/>
            <w:noProof/>
            <w:lang w:val="en-CA" w:bidi="x-none"/>
          </w:rPr>
          <w:t>8.2.5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Quantities</w:t>
        </w:r>
        <w:r w:rsidR="00E60632">
          <w:rPr>
            <w:noProof/>
            <w:webHidden/>
          </w:rPr>
          <w:tab/>
        </w:r>
        <w:r w:rsidR="00E60632">
          <w:rPr>
            <w:noProof/>
            <w:webHidden/>
          </w:rPr>
          <w:fldChar w:fldCharType="begin"/>
        </w:r>
        <w:r w:rsidR="00E60632">
          <w:rPr>
            <w:noProof/>
            <w:webHidden/>
          </w:rPr>
          <w:instrText xml:space="preserve"> PAGEREF _Toc456946962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72340898"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3" w:history="1">
        <w:r w:rsidR="00E60632" w:rsidRPr="00822B54">
          <w:rPr>
            <w:rStyle w:val="Lienhypertexte"/>
            <w:noProof/>
            <w:lang w:val="en-CA" w:bidi="x-none"/>
          </w:rPr>
          <w:t>8.2.6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QuantityRange</w:t>
        </w:r>
        <w:r w:rsidR="00E60632">
          <w:rPr>
            <w:noProof/>
            <w:webHidden/>
          </w:rPr>
          <w:tab/>
        </w:r>
        <w:r w:rsidR="00E60632">
          <w:rPr>
            <w:noProof/>
            <w:webHidden/>
          </w:rPr>
          <w:fldChar w:fldCharType="begin"/>
        </w:r>
        <w:r w:rsidR="00E60632">
          <w:rPr>
            <w:noProof/>
            <w:webHidden/>
          </w:rPr>
          <w:instrText xml:space="preserve"> PAGEREF _Toc456946963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513AA3E2"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4" w:history="1">
        <w:r w:rsidR="00E60632" w:rsidRPr="00822B54">
          <w:rPr>
            <w:rStyle w:val="Lienhypertexte"/>
            <w:noProof/>
            <w:lang w:val="en-CA" w:bidi="x-none"/>
          </w:rPr>
          <w:t>8.2.7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Code lists</w:t>
        </w:r>
        <w:r w:rsidR="00E60632">
          <w:rPr>
            <w:noProof/>
            <w:webHidden/>
          </w:rPr>
          <w:tab/>
        </w:r>
        <w:r w:rsidR="00E60632">
          <w:rPr>
            <w:noProof/>
            <w:webHidden/>
          </w:rPr>
          <w:fldChar w:fldCharType="begin"/>
        </w:r>
        <w:r w:rsidR="00E60632">
          <w:rPr>
            <w:noProof/>
            <w:webHidden/>
          </w:rPr>
          <w:instrText xml:space="preserve"> PAGEREF _Toc456946964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51ADE7E6"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65" w:history="1">
        <w:r w:rsidR="00E60632" w:rsidRPr="00822B54">
          <w:rPr>
            <w:rStyle w:val="Lienhypertexte"/>
            <w:noProof/>
            <w:lang w:val="en-CA"/>
          </w:rPr>
          <w:t>8.3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Linked Open Data</w:t>
        </w:r>
        <w:r w:rsidR="00E60632">
          <w:rPr>
            <w:noProof/>
            <w:webHidden/>
          </w:rPr>
          <w:tab/>
        </w:r>
        <w:r w:rsidR="00E60632">
          <w:rPr>
            <w:noProof/>
            <w:webHidden/>
          </w:rPr>
          <w:fldChar w:fldCharType="begin"/>
        </w:r>
        <w:r w:rsidR="00E60632">
          <w:rPr>
            <w:noProof/>
            <w:webHidden/>
          </w:rPr>
          <w:instrText xml:space="preserve"> PAGEREF _Toc456946965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17A63162"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6" w:history="1">
        <w:r w:rsidR="00E60632" w:rsidRPr="00822B54">
          <w:rPr>
            <w:rStyle w:val="Lienhypertexte"/>
            <w:noProof/>
            <w:lang w:val="en-CA" w:bidi="x-none"/>
          </w:rPr>
          <w:t>8.3.1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Code lists URI</w:t>
        </w:r>
        <w:r w:rsidR="00E60632">
          <w:rPr>
            <w:noProof/>
            <w:webHidden/>
          </w:rPr>
          <w:tab/>
        </w:r>
        <w:r w:rsidR="00E60632">
          <w:rPr>
            <w:noProof/>
            <w:webHidden/>
          </w:rPr>
          <w:fldChar w:fldCharType="begin"/>
        </w:r>
        <w:r w:rsidR="00E60632">
          <w:rPr>
            <w:noProof/>
            <w:webHidden/>
          </w:rPr>
          <w:instrText xml:space="preserve"> PAGEREF _Toc456946966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DC1335F"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7" w:history="1">
        <w:r w:rsidR="00E60632" w:rsidRPr="00822B54">
          <w:rPr>
            <w:rStyle w:val="Lienhypertexte"/>
            <w:noProof/>
            <w:lang w:val="en-CA" w:bidi="x-none"/>
          </w:rPr>
          <w:t>8.3.2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Identifier</w:t>
        </w:r>
        <w:r w:rsidR="00E60632">
          <w:rPr>
            <w:noProof/>
            <w:webHidden/>
          </w:rPr>
          <w:tab/>
        </w:r>
        <w:r w:rsidR="00E60632">
          <w:rPr>
            <w:noProof/>
            <w:webHidden/>
          </w:rPr>
          <w:fldChar w:fldCharType="begin"/>
        </w:r>
        <w:r w:rsidR="00E60632">
          <w:rPr>
            <w:noProof/>
            <w:webHidden/>
          </w:rPr>
          <w:instrText xml:space="preserve"> PAGEREF _Toc456946967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7DCBB3F"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68" w:history="1">
        <w:r w:rsidR="00E60632" w:rsidRPr="00822B54">
          <w:rPr>
            <w:rStyle w:val="Lienhypertexte"/>
            <w:noProof/>
            <w:lang w:val="en-CA" w:bidi="x-none"/>
          </w:rPr>
          <w:t>8.3.3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ByReference associations</w:t>
        </w:r>
        <w:r w:rsidR="00E60632">
          <w:rPr>
            <w:noProof/>
            <w:webHidden/>
          </w:rPr>
          <w:tab/>
        </w:r>
        <w:r w:rsidR="00E60632">
          <w:rPr>
            <w:noProof/>
            <w:webHidden/>
          </w:rPr>
          <w:fldChar w:fldCharType="begin"/>
        </w:r>
        <w:r w:rsidR="00E60632">
          <w:rPr>
            <w:noProof/>
            <w:webHidden/>
          </w:rPr>
          <w:instrText xml:space="preserve"> PAGEREF _Toc456946968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4A0843C4"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69" w:history="1">
        <w:r w:rsidR="00E60632" w:rsidRPr="00822B54">
          <w:rPr>
            <w:rStyle w:val="Lienhypertexte"/>
            <w:noProof/>
            <w:lang w:val="en-CA"/>
          </w:rPr>
          <w:t>8.4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Basic Abstract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_Toc456946969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3A1C94EA"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0" w:history="1">
        <w:r w:rsidR="00E60632" w:rsidRPr="00822B54">
          <w:rPr>
            <w:rStyle w:val="Lienhypertexte"/>
            <w:noProof/>
            <w:lang w:val="en-CA" w:bidi="x-none"/>
          </w:rPr>
          <w:t>8.4.1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Geology Basic</w:t>
        </w:r>
        <w:r w:rsidR="00E60632">
          <w:rPr>
            <w:noProof/>
            <w:webHidden/>
          </w:rPr>
          <w:tab/>
        </w:r>
        <w:r w:rsidR="00E60632">
          <w:rPr>
            <w:noProof/>
            <w:webHidden/>
          </w:rPr>
          <w:fldChar w:fldCharType="begin"/>
        </w:r>
        <w:r w:rsidR="00E60632">
          <w:rPr>
            <w:noProof/>
            <w:webHidden/>
          </w:rPr>
          <w:instrText xml:space="preserve"> PAGEREF _Toc456946970 \h </w:instrText>
        </w:r>
        <w:r w:rsidR="00E60632">
          <w:rPr>
            <w:noProof/>
            <w:webHidden/>
          </w:rPr>
        </w:r>
        <w:r w:rsidR="00E60632">
          <w:rPr>
            <w:noProof/>
            <w:webHidden/>
          </w:rPr>
          <w:fldChar w:fldCharType="separate"/>
        </w:r>
        <w:r w:rsidR="00E60632">
          <w:rPr>
            <w:noProof/>
            <w:webHidden/>
          </w:rPr>
          <w:t>35</w:t>
        </w:r>
        <w:r w:rsidR="00E60632">
          <w:rPr>
            <w:noProof/>
            <w:webHidden/>
          </w:rPr>
          <w:fldChar w:fldCharType="end"/>
        </w:r>
      </w:hyperlink>
    </w:p>
    <w:p w14:paraId="75899F42"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1" w:history="1">
        <w:r w:rsidR="00E60632" w:rsidRPr="00822B54">
          <w:rPr>
            <w:rStyle w:val="Lienhypertexte"/>
            <w:noProof/>
            <w:lang w:bidi="x-none"/>
          </w:rPr>
          <w:t>8.4.2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Event</w:t>
        </w:r>
        <w:r w:rsidR="00E60632">
          <w:rPr>
            <w:noProof/>
            <w:webHidden/>
          </w:rPr>
          <w:tab/>
        </w:r>
        <w:r w:rsidR="00E60632">
          <w:rPr>
            <w:noProof/>
            <w:webHidden/>
          </w:rPr>
          <w:fldChar w:fldCharType="begin"/>
        </w:r>
        <w:r w:rsidR="00E60632">
          <w:rPr>
            <w:noProof/>
            <w:webHidden/>
          </w:rPr>
          <w:instrText xml:space="preserve"> PAGEREF _Toc456946971 \h </w:instrText>
        </w:r>
        <w:r w:rsidR="00E60632">
          <w:rPr>
            <w:noProof/>
            <w:webHidden/>
          </w:rPr>
        </w:r>
        <w:r w:rsidR="00E60632">
          <w:rPr>
            <w:noProof/>
            <w:webHidden/>
          </w:rPr>
          <w:fldChar w:fldCharType="separate"/>
        </w:r>
        <w:r w:rsidR="00E60632">
          <w:rPr>
            <w:noProof/>
            <w:webHidden/>
          </w:rPr>
          <w:t>45</w:t>
        </w:r>
        <w:r w:rsidR="00E60632">
          <w:rPr>
            <w:noProof/>
            <w:webHidden/>
          </w:rPr>
          <w:fldChar w:fldCharType="end"/>
        </w:r>
      </w:hyperlink>
    </w:p>
    <w:p w14:paraId="3BAFA767"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2" w:history="1">
        <w:r w:rsidR="00E60632" w:rsidRPr="00822B54">
          <w:rPr>
            <w:rStyle w:val="Lienhypertexte"/>
            <w:noProof/>
            <w:lang w:bidi="x-none"/>
          </w:rPr>
          <w:t>8.4.3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Structure</w:t>
        </w:r>
        <w:r w:rsidR="00E60632">
          <w:rPr>
            <w:noProof/>
            <w:webHidden/>
          </w:rPr>
          <w:tab/>
        </w:r>
        <w:r w:rsidR="00E60632">
          <w:rPr>
            <w:noProof/>
            <w:webHidden/>
          </w:rPr>
          <w:fldChar w:fldCharType="begin"/>
        </w:r>
        <w:r w:rsidR="00E60632">
          <w:rPr>
            <w:noProof/>
            <w:webHidden/>
          </w:rPr>
          <w:instrText xml:space="preserve"> PAGEREF _Toc456946972 \h </w:instrText>
        </w:r>
        <w:r w:rsidR="00E60632">
          <w:rPr>
            <w:noProof/>
            <w:webHidden/>
          </w:rPr>
        </w:r>
        <w:r w:rsidR="00E60632">
          <w:rPr>
            <w:noProof/>
            <w:webHidden/>
          </w:rPr>
          <w:fldChar w:fldCharType="separate"/>
        </w:r>
        <w:r w:rsidR="00E60632">
          <w:rPr>
            <w:noProof/>
            <w:webHidden/>
          </w:rPr>
          <w:t>49</w:t>
        </w:r>
        <w:r w:rsidR="00E60632">
          <w:rPr>
            <w:noProof/>
            <w:webHidden/>
          </w:rPr>
          <w:fldChar w:fldCharType="end"/>
        </w:r>
      </w:hyperlink>
    </w:p>
    <w:p w14:paraId="5CB60125"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3" w:history="1">
        <w:r w:rsidR="00E60632" w:rsidRPr="00822B54">
          <w:rPr>
            <w:rStyle w:val="Lienhypertexte"/>
            <w:noProof/>
            <w:lang w:bidi="x-none"/>
          </w:rPr>
          <w:t>8.4.4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Geomorphology</w:t>
        </w:r>
        <w:r w:rsidR="00E60632">
          <w:rPr>
            <w:noProof/>
            <w:webHidden/>
          </w:rPr>
          <w:tab/>
        </w:r>
        <w:r w:rsidR="00E60632">
          <w:rPr>
            <w:noProof/>
            <w:webHidden/>
          </w:rPr>
          <w:fldChar w:fldCharType="begin"/>
        </w:r>
        <w:r w:rsidR="00E60632">
          <w:rPr>
            <w:noProof/>
            <w:webHidden/>
          </w:rPr>
          <w:instrText xml:space="preserve"> PAGEREF _Toc456946973 \h </w:instrText>
        </w:r>
        <w:r w:rsidR="00E60632">
          <w:rPr>
            <w:noProof/>
            <w:webHidden/>
          </w:rPr>
        </w:r>
        <w:r w:rsidR="00E60632">
          <w:rPr>
            <w:noProof/>
            <w:webHidden/>
          </w:rPr>
          <w:fldChar w:fldCharType="separate"/>
        </w:r>
        <w:r w:rsidR="00E60632">
          <w:rPr>
            <w:noProof/>
            <w:webHidden/>
          </w:rPr>
          <w:t>55</w:t>
        </w:r>
        <w:r w:rsidR="00E60632">
          <w:rPr>
            <w:noProof/>
            <w:webHidden/>
          </w:rPr>
          <w:fldChar w:fldCharType="end"/>
        </w:r>
      </w:hyperlink>
    </w:p>
    <w:p w14:paraId="4D56C367"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4" w:history="1">
        <w:r w:rsidR="00E60632" w:rsidRPr="00822B54">
          <w:rPr>
            <w:rStyle w:val="Lienhypertexte"/>
            <w:noProof/>
            <w:lang w:val="en-CA" w:bidi="x-none"/>
          </w:rPr>
          <w:t>8.4.5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Collection</w:t>
        </w:r>
        <w:r w:rsidR="00E60632">
          <w:rPr>
            <w:noProof/>
            <w:webHidden/>
          </w:rPr>
          <w:tab/>
        </w:r>
        <w:r w:rsidR="00E60632">
          <w:rPr>
            <w:noProof/>
            <w:webHidden/>
          </w:rPr>
          <w:fldChar w:fldCharType="begin"/>
        </w:r>
        <w:r w:rsidR="00E60632">
          <w:rPr>
            <w:noProof/>
            <w:webHidden/>
          </w:rPr>
          <w:instrText xml:space="preserve"> PAGEREF _Toc456946974 \h </w:instrText>
        </w:r>
        <w:r w:rsidR="00E60632">
          <w:rPr>
            <w:noProof/>
            <w:webHidden/>
          </w:rPr>
        </w:r>
        <w:r w:rsidR="00E60632">
          <w:rPr>
            <w:noProof/>
            <w:webHidden/>
          </w:rPr>
          <w:fldChar w:fldCharType="separate"/>
        </w:r>
        <w:r w:rsidR="00E60632">
          <w:rPr>
            <w:noProof/>
            <w:webHidden/>
          </w:rPr>
          <w:t>58</w:t>
        </w:r>
        <w:r w:rsidR="00E60632">
          <w:rPr>
            <w:noProof/>
            <w:webHidden/>
          </w:rPr>
          <w:fldChar w:fldCharType="end"/>
        </w:r>
      </w:hyperlink>
    </w:p>
    <w:p w14:paraId="149333E4"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5" w:history="1">
        <w:r w:rsidR="00E60632" w:rsidRPr="00822B54">
          <w:rPr>
            <w:rStyle w:val="Lienhypertexte"/>
            <w:noProof/>
            <w:lang w:val="en-CA" w:bidi="x-none"/>
          </w:rPr>
          <w:t>8.4.6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Data Types</w:t>
        </w:r>
        <w:r w:rsidR="00E60632">
          <w:rPr>
            <w:noProof/>
            <w:webHidden/>
          </w:rPr>
          <w:tab/>
        </w:r>
        <w:r w:rsidR="00E60632">
          <w:rPr>
            <w:noProof/>
            <w:webHidden/>
          </w:rPr>
          <w:fldChar w:fldCharType="begin"/>
        </w:r>
        <w:r w:rsidR="00E60632">
          <w:rPr>
            <w:noProof/>
            <w:webHidden/>
          </w:rPr>
          <w:instrText xml:space="preserve"> PAGEREF _Toc456946975 \h </w:instrText>
        </w:r>
        <w:r w:rsidR="00E60632">
          <w:rPr>
            <w:noProof/>
            <w:webHidden/>
          </w:rPr>
        </w:r>
        <w:r w:rsidR="00E60632">
          <w:rPr>
            <w:noProof/>
            <w:webHidden/>
          </w:rPr>
          <w:fldChar w:fldCharType="separate"/>
        </w:r>
        <w:r w:rsidR="00E60632">
          <w:rPr>
            <w:noProof/>
            <w:webHidden/>
          </w:rPr>
          <w:t>61</w:t>
        </w:r>
        <w:r w:rsidR="00E60632">
          <w:rPr>
            <w:noProof/>
            <w:webHidden/>
          </w:rPr>
          <w:fldChar w:fldCharType="end"/>
        </w:r>
      </w:hyperlink>
    </w:p>
    <w:p w14:paraId="6E3A73C3"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6" w:history="1">
        <w:r w:rsidR="00E60632" w:rsidRPr="00822B54">
          <w:rPr>
            <w:rStyle w:val="Lienhypertexte"/>
            <w:noProof/>
            <w:lang w:val="en-CA" w:bidi="x-none"/>
          </w:rPr>
          <w:t>8.4.7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basic vocabularies</w:t>
        </w:r>
        <w:r w:rsidR="00E60632">
          <w:rPr>
            <w:noProof/>
            <w:webHidden/>
          </w:rPr>
          <w:tab/>
        </w:r>
        <w:r w:rsidR="00E60632">
          <w:rPr>
            <w:noProof/>
            <w:webHidden/>
          </w:rPr>
          <w:fldChar w:fldCharType="begin"/>
        </w:r>
        <w:r w:rsidR="00E60632">
          <w:rPr>
            <w:noProof/>
            <w:webHidden/>
          </w:rPr>
          <w:instrText xml:space="preserve"> PAGEREF _Toc456946976 \h </w:instrText>
        </w:r>
        <w:r w:rsidR="00E60632">
          <w:rPr>
            <w:noProof/>
            <w:webHidden/>
          </w:rPr>
        </w:r>
        <w:r w:rsidR="00E60632">
          <w:rPr>
            <w:noProof/>
            <w:webHidden/>
          </w:rPr>
          <w:fldChar w:fldCharType="separate"/>
        </w:r>
        <w:r w:rsidR="00E60632">
          <w:rPr>
            <w:noProof/>
            <w:webHidden/>
          </w:rPr>
          <w:t>66</w:t>
        </w:r>
        <w:r w:rsidR="00E60632">
          <w:rPr>
            <w:noProof/>
            <w:webHidden/>
          </w:rPr>
          <w:fldChar w:fldCharType="end"/>
        </w:r>
      </w:hyperlink>
    </w:p>
    <w:p w14:paraId="5377FA0C"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7" w:history="1">
        <w:r w:rsidR="00E60632" w:rsidRPr="00822B54">
          <w:rPr>
            <w:rStyle w:val="Lienhypertexte"/>
            <w:noProof/>
            <w:lang w:val="en-CA" w:bidi="x-none"/>
          </w:rPr>
          <w:t>8.4.8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Instance examples</w:t>
        </w:r>
        <w:r w:rsidR="00E60632">
          <w:rPr>
            <w:noProof/>
            <w:webHidden/>
          </w:rPr>
          <w:tab/>
        </w:r>
        <w:r w:rsidR="00E60632">
          <w:rPr>
            <w:noProof/>
            <w:webHidden/>
          </w:rPr>
          <w:fldChar w:fldCharType="begin"/>
        </w:r>
        <w:r w:rsidR="00E60632">
          <w:rPr>
            <w:noProof/>
            <w:webHidden/>
          </w:rPr>
          <w:instrText xml:space="preserve"> PAGEREF _Toc456946977 \h </w:instrText>
        </w:r>
        <w:r w:rsidR="00E60632">
          <w:rPr>
            <w:noProof/>
            <w:webHidden/>
          </w:rPr>
        </w:r>
        <w:r w:rsidR="00E60632">
          <w:rPr>
            <w:noProof/>
            <w:webHidden/>
          </w:rPr>
          <w:fldChar w:fldCharType="separate"/>
        </w:r>
        <w:r w:rsidR="00E60632">
          <w:rPr>
            <w:noProof/>
            <w:webHidden/>
          </w:rPr>
          <w:t>68</w:t>
        </w:r>
        <w:r w:rsidR="00E60632">
          <w:rPr>
            <w:noProof/>
            <w:webHidden/>
          </w:rPr>
          <w:fldChar w:fldCharType="end"/>
        </w:r>
      </w:hyperlink>
    </w:p>
    <w:p w14:paraId="3CC08217"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78" w:history="1">
        <w:r w:rsidR="00E60632" w:rsidRPr="00822B54">
          <w:rPr>
            <w:rStyle w:val="Lienhypertexte"/>
            <w:noProof/>
            <w:lang w:val="en-CA"/>
          </w:rPr>
          <w:t>8.5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Extension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_Toc456946978 \h </w:instrText>
        </w:r>
        <w:r w:rsidR="00E60632">
          <w:rPr>
            <w:noProof/>
            <w:webHidden/>
          </w:rPr>
        </w:r>
        <w:r w:rsidR="00E60632">
          <w:rPr>
            <w:noProof/>
            <w:webHidden/>
          </w:rPr>
          <w:fldChar w:fldCharType="separate"/>
        </w:r>
        <w:r w:rsidR="00E60632">
          <w:rPr>
            <w:noProof/>
            <w:webHidden/>
          </w:rPr>
          <w:t>71</w:t>
        </w:r>
        <w:r w:rsidR="00E60632">
          <w:rPr>
            <w:noProof/>
            <w:webHidden/>
          </w:rPr>
          <w:fldChar w:fldCharType="end"/>
        </w:r>
      </w:hyperlink>
    </w:p>
    <w:p w14:paraId="404B7D21"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79" w:history="1">
        <w:r w:rsidR="00E60632" w:rsidRPr="00822B54">
          <w:rPr>
            <w:rStyle w:val="Lienhypertexte"/>
            <w:noProof/>
            <w:lang w:val="en-CA" w:bidi="x-none"/>
          </w:rPr>
          <w:t>8.5.1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Geologic Relations</w:t>
        </w:r>
        <w:r w:rsidR="00E60632">
          <w:rPr>
            <w:noProof/>
            <w:webHidden/>
          </w:rPr>
          <w:tab/>
        </w:r>
        <w:r w:rsidR="00E60632">
          <w:rPr>
            <w:noProof/>
            <w:webHidden/>
          </w:rPr>
          <w:fldChar w:fldCharType="begin"/>
        </w:r>
        <w:r w:rsidR="00E60632">
          <w:rPr>
            <w:noProof/>
            <w:webHidden/>
          </w:rPr>
          <w:instrText xml:space="preserve"> PAGEREF _Toc456946979 \h </w:instrText>
        </w:r>
        <w:r w:rsidR="00E60632">
          <w:rPr>
            <w:noProof/>
            <w:webHidden/>
          </w:rPr>
        </w:r>
        <w:r w:rsidR="00E60632">
          <w:rPr>
            <w:noProof/>
            <w:webHidden/>
          </w:rPr>
          <w:fldChar w:fldCharType="separate"/>
        </w:r>
        <w:r w:rsidR="00E60632">
          <w:rPr>
            <w:noProof/>
            <w:webHidden/>
          </w:rPr>
          <w:t>72</w:t>
        </w:r>
        <w:r w:rsidR="00E60632">
          <w:rPr>
            <w:noProof/>
            <w:webHidden/>
          </w:rPr>
          <w:fldChar w:fldCharType="end"/>
        </w:r>
      </w:hyperlink>
    </w:p>
    <w:p w14:paraId="2B0C2D7C"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0" w:history="1">
        <w:r w:rsidR="00E60632" w:rsidRPr="00822B54">
          <w:rPr>
            <w:rStyle w:val="Lienhypertexte"/>
            <w:noProof/>
            <w:lang w:val="en-CA" w:bidi="x-none"/>
          </w:rPr>
          <w:t>8.5.2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Earth material details</w:t>
        </w:r>
        <w:r w:rsidR="00E60632">
          <w:rPr>
            <w:noProof/>
            <w:webHidden/>
          </w:rPr>
          <w:tab/>
        </w:r>
        <w:r w:rsidR="00E60632">
          <w:rPr>
            <w:noProof/>
            <w:webHidden/>
          </w:rPr>
          <w:fldChar w:fldCharType="begin"/>
        </w:r>
        <w:r w:rsidR="00E60632">
          <w:rPr>
            <w:noProof/>
            <w:webHidden/>
          </w:rPr>
          <w:instrText xml:space="preserve"> PAGEREF _Toc456946980 \h </w:instrText>
        </w:r>
        <w:r w:rsidR="00E60632">
          <w:rPr>
            <w:noProof/>
            <w:webHidden/>
          </w:rPr>
        </w:r>
        <w:r w:rsidR="00E60632">
          <w:rPr>
            <w:noProof/>
            <w:webHidden/>
          </w:rPr>
          <w:fldChar w:fldCharType="separate"/>
        </w:r>
        <w:r w:rsidR="00E60632">
          <w:rPr>
            <w:noProof/>
            <w:webHidden/>
          </w:rPr>
          <w:t>77</w:t>
        </w:r>
        <w:r w:rsidR="00E60632">
          <w:rPr>
            <w:noProof/>
            <w:webHidden/>
          </w:rPr>
          <w:fldChar w:fldCharType="end"/>
        </w:r>
      </w:hyperlink>
    </w:p>
    <w:p w14:paraId="0D39C75D"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1" w:history="1">
        <w:r w:rsidR="00E60632" w:rsidRPr="00822B54">
          <w:rPr>
            <w:rStyle w:val="Lienhypertexte"/>
            <w:noProof/>
            <w:lang w:bidi="x-none"/>
          </w:rPr>
          <w:t>8.5.3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GeologicAgeDetails</w:t>
        </w:r>
        <w:r w:rsidR="00E60632">
          <w:rPr>
            <w:noProof/>
            <w:webHidden/>
          </w:rPr>
          <w:tab/>
        </w:r>
        <w:r w:rsidR="00E60632">
          <w:rPr>
            <w:noProof/>
            <w:webHidden/>
          </w:rPr>
          <w:fldChar w:fldCharType="begin"/>
        </w:r>
        <w:r w:rsidR="00E60632">
          <w:rPr>
            <w:noProof/>
            <w:webHidden/>
          </w:rPr>
          <w:instrText xml:space="preserve"> PAGEREF _Toc456946981 \h </w:instrText>
        </w:r>
        <w:r w:rsidR="00E60632">
          <w:rPr>
            <w:noProof/>
            <w:webHidden/>
          </w:rPr>
        </w:r>
        <w:r w:rsidR="00E60632">
          <w:rPr>
            <w:noProof/>
            <w:webHidden/>
          </w:rPr>
          <w:fldChar w:fldCharType="separate"/>
        </w:r>
        <w:r w:rsidR="00E60632">
          <w:rPr>
            <w:noProof/>
            <w:webHidden/>
          </w:rPr>
          <w:t>95</w:t>
        </w:r>
        <w:r w:rsidR="00E60632">
          <w:rPr>
            <w:noProof/>
            <w:webHidden/>
          </w:rPr>
          <w:fldChar w:fldCharType="end"/>
        </w:r>
      </w:hyperlink>
    </w:p>
    <w:p w14:paraId="7CA2020A"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2" w:history="1">
        <w:r w:rsidR="00E60632" w:rsidRPr="00822B54">
          <w:rPr>
            <w:rStyle w:val="Lienhypertexte"/>
            <w:noProof/>
            <w:lang w:bidi="x-none"/>
          </w:rPr>
          <w:t>8.5.4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Structure Details</w:t>
        </w:r>
        <w:r w:rsidR="00E60632">
          <w:rPr>
            <w:noProof/>
            <w:webHidden/>
          </w:rPr>
          <w:tab/>
        </w:r>
        <w:r w:rsidR="00E60632">
          <w:rPr>
            <w:noProof/>
            <w:webHidden/>
          </w:rPr>
          <w:fldChar w:fldCharType="begin"/>
        </w:r>
        <w:r w:rsidR="00E60632">
          <w:rPr>
            <w:noProof/>
            <w:webHidden/>
          </w:rPr>
          <w:instrText xml:space="preserve"> PAGEREF _Toc456946982 \h </w:instrText>
        </w:r>
        <w:r w:rsidR="00E60632">
          <w:rPr>
            <w:noProof/>
            <w:webHidden/>
          </w:rPr>
        </w:r>
        <w:r w:rsidR="00E60632">
          <w:rPr>
            <w:noProof/>
            <w:webHidden/>
          </w:rPr>
          <w:fldChar w:fldCharType="separate"/>
        </w:r>
        <w:r w:rsidR="00E60632">
          <w:rPr>
            <w:noProof/>
            <w:webHidden/>
          </w:rPr>
          <w:t>97</w:t>
        </w:r>
        <w:r w:rsidR="00E60632">
          <w:rPr>
            <w:noProof/>
            <w:webHidden/>
          </w:rPr>
          <w:fldChar w:fldCharType="end"/>
        </w:r>
      </w:hyperlink>
    </w:p>
    <w:p w14:paraId="6E352FDE"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3" w:history="1">
        <w:r w:rsidR="00E60632" w:rsidRPr="00822B54">
          <w:rPr>
            <w:rStyle w:val="Lienhypertexte"/>
            <w:noProof/>
            <w:lang w:bidi="x-none"/>
          </w:rPr>
          <w:t>8.5.5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Unit Details</w:t>
        </w:r>
        <w:r w:rsidR="00E60632">
          <w:rPr>
            <w:noProof/>
            <w:webHidden/>
          </w:rPr>
          <w:tab/>
        </w:r>
        <w:r w:rsidR="00E60632">
          <w:rPr>
            <w:noProof/>
            <w:webHidden/>
          </w:rPr>
          <w:fldChar w:fldCharType="begin"/>
        </w:r>
        <w:r w:rsidR="00E60632">
          <w:rPr>
            <w:noProof/>
            <w:webHidden/>
          </w:rPr>
          <w:instrText xml:space="preserve"> PAGEREF _Toc456946983 \h </w:instrText>
        </w:r>
        <w:r w:rsidR="00E60632">
          <w:rPr>
            <w:noProof/>
            <w:webHidden/>
          </w:rPr>
        </w:r>
        <w:r w:rsidR="00E60632">
          <w:rPr>
            <w:noProof/>
            <w:webHidden/>
          </w:rPr>
          <w:fldChar w:fldCharType="separate"/>
        </w:r>
        <w:r w:rsidR="00E60632">
          <w:rPr>
            <w:noProof/>
            <w:webHidden/>
          </w:rPr>
          <w:t>110</w:t>
        </w:r>
        <w:r w:rsidR="00E60632">
          <w:rPr>
            <w:noProof/>
            <w:webHidden/>
          </w:rPr>
          <w:fldChar w:fldCharType="end"/>
        </w:r>
      </w:hyperlink>
    </w:p>
    <w:p w14:paraId="097A49C5"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4" w:history="1">
        <w:r w:rsidR="00E60632" w:rsidRPr="00822B54">
          <w:rPr>
            <w:rStyle w:val="Lienhypertexte"/>
            <w:noProof/>
            <w:lang w:bidi="x-none"/>
          </w:rPr>
          <w:t>8.5.6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GeoSciML extension vocabularies</w:t>
        </w:r>
        <w:r w:rsidR="00E60632">
          <w:rPr>
            <w:noProof/>
            <w:webHidden/>
          </w:rPr>
          <w:tab/>
        </w:r>
        <w:r w:rsidR="00E60632">
          <w:rPr>
            <w:noProof/>
            <w:webHidden/>
          </w:rPr>
          <w:fldChar w:fldCharType="begin"/>
        </w:r>
        <w:r w:rsidR="00E60632">
          <w:rPr>
            <w:noProof/>
            <w:webHidden/>
          </w:rPr>
          <w:instrText xml:space="preserve"> PAGEREF _Toc456946984 \h </w:instrText>
        </w:r>
        <w:r w:rsidR="00E60632">
          <w:rPr>
            <w:noProof/>
            <w:webHidden/>
          </w:rPr>
        </w:r>
        <w:r w:rsidR="00E60632">
          <w:rPr>
            <w:noProof/>
            <w:webHidden/>
          </w:rPr>
          <w:fldChar w:fldCharType="separate"/>
        </w:r>
        <w:r w:rsidR="00E60632">
          <w:rPr>
            <w:noProof/>
            <w:webHidden/>
          </w:rPr>
          <w:t>113</w:t>
        </w:r>
        <w:r w:rsidR="00E60632">
          <w:rPr>
            <w:noProof/>
            <w:webHidden/>
          </w:rPr>
          <w:fldChar w:fldCharType="end"/>
        </w:r>
      </w:hyperlink>
    </w:p>
    <w:p w14:paraId="336CB042"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85" w:history="1">
        <w:r w:rsidR="00E60632" w:rsidRPr="00822B54">
          <w:rPr>
            <w:rStyle w:val="Lienhypertexte"/>
            <w:noProof/>
            <w:lang w:val="en-CA"/>
          </w:rPr>
          <w:t>8.6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GeologicTime Abstract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_Toc456946985 \h </w:instrText>
        </w:r>
        <w:r w:rsidR="00E60632">
          <w:rPr>
            <w:noProof/>
            <w:webHidden/>
          </w:rPr>
        </w:r>
        <w:r w:rsidR="00E60632">
          <w:rPr>
            <w:noProof/>
            <w:webHidden/>
          </w:rPr>
          <w:fldChar w:fldCharType="separate"/>
        </w:r>
        <w:r w:rsidR="00E60632">
          <w:rPr>
            <w:noProof/>
            <w:webHidden/>
          </w:rPr>
          <w:t>115</w:t>
        </w:r>
        <w:r w:rsidR="00E60632">
          <w:rPr>
            <w:noProof/>
            <w:webHidden/>
          </w:rPr>
          <w:fldChar w:fldCharType="end"/>
        </w:r>
      </w:hyperlink>
    </w:p>
    <w:p w14:paraId="6BB29576"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6" w:history="1">
        <w:r w:rsidR="00E60632" w:rsidRPr="00822B54">
          <w:rPr>
            <w:rStyle w:val="Lienhypertexte"/>
            <w:noProof/>
            <w:lang w:bidi="x-none"/>
          </w:rPr>
          <w:t>8.6.1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Global Boundary Stratotype Sections and Points</w:t>
        </w:r>
        <w:r w:rsidR="00E60632">
          <w:rPr>
            <w:noProof/>
            <w:webHidden/>
          </w:rPr>
          <w:tab/>
        </w:r>
        <w:r w:rsidR="00E60632">
          <w:rPr>
            <w:noProof/>
            <w:webHidden/>
          </w:rPr>
          <w:fldChar w:fldCharType="begin"/>
        </w:r>
        <w:r w:rsidR="00E60632">
          <w:rPr>
            <w:noProof/>
            <w:webHidden/>
          </w:rPr>
          <w:instrText xml:space="preserve"> PAGEREF _Toc456946986 \h </w:instrText>
        </w:r>
        <w:r w:rsidR="00E60632">
          <w:rPr>
            <w:noProof/>
            <w:webHidden/>
          </w:rPr>
        </w:r>
        <w:r w:rsidR="00E60632">
          <w:rPr>
            <w:noProof/>
            <w:webHidden/>
          </w:rPr>
          <w:fldChar w:fldCharType="separate"/>
        </w:r>
        <w:r w:rsidR="00E60632">
          <w:rPr>
            <w:noProof/>
            <w:webHidden/>
          </w:rPr>
          <w:t>117</w:t>
        </w:r>
        <w:r w:rsidR="00E60632">
          <w:rPr>
            <w:noProof/>
            <w:webHidden/>
          </w:rPr>
          <w:fldChar w:fldCharType="end"/>
        </w:r>
      </w:hyperlink>
    </w:p>
    <w:p w14:paraId="3D1CC6A1"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7" w:history="1">
        <w:r w:rsidR="00E60632" w:rsidRPr="00822B54">
          <w:rPr>
            <w:rStyle w:val="Lienhypertexte"/>
            <w:noProof/>
            <w:lang w:bidi="x-none"/>
          </w:rPr>
          <w:t>8.6.2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Temporal Reference System</w:t>
        </w:r>
        <w:r w:rsidR="00E60632">
          <w:rPr>
            <w:noProof/>
            <w:webHidden/>
          </w:rPr>
          <w:tab/>
        </w:r>
        <w:r w:rsidR="00E60632">
          <w:rPr>
            <w:noProof/>
            <w:webHidden/>
          </w:rPr>
          <w:fldChar w:fldCharType="begin"/>
        </w:r>
        <w:r w:rsidR="00E60632">
          <w:rPr>
            <w:noProof/>
            <w:webHidden/>
          </w:rPr>
          <w:instrText xml:space="preserve"> PAGEREF _Toc456946987 \h </w:instrText>
        </w:r>
        <w:r w:rsidR="00E60632">
          <w:rPr>
            <w:noProof/>
            <w:webHidden/>
          </w:rPr>
        </w:r>
        <w:r w:rsidR="00E60632">
          <w:rPr>
            <w:noProof/>
            <w:webHidden/>
          </w:rPr>
          <w:fldChar w:fldCharType="separate"/>
        </w:r>
        <w:r w:rsidR="00E60632">
          <w:rPr>
            <w:noProof/>
            <w:webHidden/>
          </w:rPr>
          <w:t>121</w:t>
        </w:r>
        <w:r w:rsidR="00E60632">
          <w:rPr>
            <w:noProof/>
            <w:webHidden/>
          </w:rPr>
          <w:fldChar w:fldCharType="end"/>
        </w:r>
      </w:hyperlink>
    </w:p>
    <w:p w14:paraId="13FCE495"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8" w:history="1">
        <w:r w:rsidR="00E60632" w:rsidRPr="00822B54">
          <w:rPr>
            <w:rStyle w:val="Lienhypertexte"/>
            <w:noProof/>
            <w:lang w:bidi="x-none"/>
          </w:rPr>
          <w:t>8.6.3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Time scale</w:t>
        </w:r>
        <w:r w:rsidR="00E60632">
          <w:rPr>
            <w:noProof/>
            <w:webHidden/>
          </w:rPr>
          <w:tab/>
        </w:r>
        <w:r w:rsidR="00E60632">
          <w:rPr>
            <w:noProof/>
            <w:webHidden/>
          </w:rPr>
          <w:fldChar w:fldCharType="begin"/>
        </w:r>
        <w:r w:rsidR="00E60632">
          <w:rPr>
            <w:noProof/>
            <w:webHidden/>
          </w:rPr>
          <w:instrText xml:space="preserve"> PAGEREF _Toc456946988 \h </w:instrText>
        </w:r>
        <w:r w:rsidR="00E60632">
          <w:rPr>
            <w:noProof/>
            <w:webHidden/>
          </w:rPr>
        </w:r>
        <w:r w:rsidR="00E60632">
          <w:rPr>
            <w:noProof/>
            <w:webHidden/>
          </w:rPr>
          <w:fldChar w:fldCharType="separate"/>
        </w:r>
        <w:r w:rsidR="00E60632">
          <w:rPr>
            <w:noProof/>
            <w:webHidden/>
          </w:rPr>
          <w:t>125</w:t>
        </w:r>
        <w:r w:rsidR="00E60632">
          <w:rPr>
            <w:noProof/>
            <w:webHidden/>
          </w:rPr>
          <w:fldChar w:fldCharType="end"/>
        </w:r>
      </w:hyperlink>
    </w:p>
    <w:p w14:paraId="67D9F6A7"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89" w:history="1">
        <w:r w:rsidR="00E60632" w:rsidRPr="00822B54">
          <w:rPr>
            <w:rStyle w:val="Lienhypertexte"/>
            <w:noProof/>
            <w:lang w:bidi="x-none"/>
          </w:rPr>
          <w:t>8.6.4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 time vocabularies</w:t>
        </w:r>
        <w:r w:rsidR="00E60632">
          <w:rPr>
            <w:noProof/>
            <w:webHidden/>
          </w:rPr>
          <w:tab/>
        </w:r>
        <w:r w:rsidR="00E60632">
          <w:rPr>
            <w:noProof/>
            <w:webHidden/>
          </w:rPr>
          <w:fldChar w:fldCharType="begin"/>
        </w:r>
        <w:r w:rsidR="00E60632">
          <w:rPr>
            <w:noProof/>
            <w:webHidden/>
          </w:rPr>
          <w:instrText xml:space="preserve"> PAGEREF _Toc456946989 \h </w:instrText>
        </w:r>
        <w:r w:rsidR="00E60632">
          <w:rPr>
            <w:noProof/>
            <w:webHidden/>
          </w:rPr>
        </w:r>
        <w:r w:rsidR="00E60632">
          <w:rPr>
            <w:noProof/>
            <w:webHidden/>
          </w:rPr>
          <w:fldChar w:fldCharType="separate"/>
        </w:r>
        <w:r w:rsidR="00E60632">
          <w:rPr>
            <w:noProof/>
            <w:webHidden/>
          </w:rPr>
          <w:t>130</w:t>
        </w:r>
        <w:r w:rsidR="00E60632">
          <w:rPr>
            <w:noProof/>
            <w:webHidden/>
          </w:rPr>
          <w:fldChar w:fldCharType="end"/>
        </w:r>
      </w:hyperlink>
    </w:p>
    <w:p w14:paraId="2FD84C4C"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90" w:history="1">
        <w:r w:rsidR="00E60632" w:rsidRPr="00822B54">
          <w:rPr>
            <w:rStyle w:val="Lienhypertexte"/>
            <w:noProof/>
            <w:lang w:val="en-CA"/>
          </w:rPr>
          <w:t>8.7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Borehole Abstract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_Toc456946990 \h </w:instrText>
        </w:r>
        <w:r w:rsidR="00E60632">
          <w:rPr>
            <w:noProof/>
            <w:webHidden/>
          </w:rPr>
        </w:r>
        <w:r w:rsidR="00E60632">
          <w:rPr>
            <w:noProof/>
            <w:webHidden/>
          </w:rPr>
          <w:fldChar w:fldCharType="separate"/>
        </w:r>
        <w:r w:rsidR="00E60632">
          <w:rPr>
            <w:noProof/>
            <w:webHidden/>
          </w:rPr>
          <w:t>132</w:t>
        </w:r>
        <w:r w:rsidR="00E60632">
          <w:rPr>
            <w:noProof/>
            <w:webHidden/>
          </w:rPr>
          <w:fldChar w:fldCharType="end"/>
        </w:r>
      </w:hyperlink>
    </w:p>
    <w:p w14:paraId="17F3BB1B"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1" w:history="1">
        <w:r w:rsidR="00E60632" w:rsidRPr="00822B54">
          <w:rPr>
            <w:rStyle w:val="Lienhypertexte"/>
            <w:noProof/>
            <w:lang w:val="en-CA" w:bidi="x-none"/>
          </w:rPr>
          <w:t>8.7.1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Borehole</w:t>
        </w:r>
        <w:r w:rsidR="00E60632">
          <w:rPr>
            <w:noProof/>
            <w:webHidden/>
          </w:rPr>
          <w:tab/>
        </w:r>
        <w:r w:rsidR="00E60632">
          <w:rPr>
            <w:noProof/>
            <w:webHidden/>
          </w:rPr>
          <w:fldChar w:fldCharType="begin"/>
        </w:r>
        <w:r w:rsidR="00E60632">
          <w:rPr>
            <w:noProof/>
            <w:webHidden/>
          </w:rPr>
          <w:instrText xml:space="preserve"> PAGEREF _Toc456946991 \h </w:instrText>
        </w:r>
        <w:r w:rsidR="00E60632">
          <w:rPr>
            <w:noProof/>
            <w:webHidden/>
          </w:rPr>
        </w:r>
        <w:r w:rsidR="00E60632">
          <w:rPr>
            <w:noProof/>
            <w:webHidden/>
          </w:rPr>
          <w:fldChar w:fldCharType="separate"/>
        </w:r>
        <w:r w:rsidR="00E60632">
          <w:rPr>
            <w:noProof/>
            <w:webHidden/>
          </w:rPr>
          <w:t>135</w:t>
        </w:r>
        <w:r w:rsidR="00E60632">
          <w:rPr>
            <w:noProof/>
            <w:webHidden/>
          </w:rPr>
          <w:fldChar w:fldCharType="end"/>
        </w:r>
      </w:hyperlink>
    </w:p>
    <w:p w14:paraId="7C5DB6D3"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92" w:history="1">
        <w:r w:rsidR="00E60632" w:rsidRPr="00822B54">
          <w:rPr>
            <w:rStyle w:val="Lienhypertexte"/>
            <w:noProof/>
            <w:lang w:val="en-CA"/>
          </w:rPr>
          <w:t>8.8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Laboratory Analysis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_Toc456946992 \h </w:instrText>
        </w:r>
        <w:r w:rsidR="00E60632">
          <w:rPr>
            <w:noProof/>
            <w:webHidden/>
          </w:rPr>
        </w:r>
        <w:r w:rsidR="00E60632">
          <w:rPr>
            <w:noProof/>
            <w:webHidden/>
          </w:rPr>
          <w:fldChar w:fldCharType="separate"/>
        </w:r>
        <w:r w:rsidR="00E60632">
          <w:rPr>
            <w:noProof/>
            <w:webHidden/>
          </w:rPr>
          <w:t>147</w:t>
        </w:r>
        <w:r w:rsidR="00E60632">
          <w:rPr>
            <w:noProof/>
            <w:webHidden/>
          </w:rPr>
          <w:fldChar w:fldCharType="end"/>
        </w:r>
      </w:hyperlink>
    </w:p>
    <w:p w14:paraId="323BA973"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3" w:history="1">
        <w:r w:rsidR="00E60632" w:rsidRPr="00822B54">
          <w:rPr>
            <w:rStyle w:val="Lienhypertexte"/>
            <w:noProof/>
            <w:lang w:val="en-CA" w:bidi="x-none"/>
          </w:rPr>
          <w:t>8.8.1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Laboratory Analysis</w:t>
        </w:r>
        <w:r w:rsidR="00E60632">
          <w:rPr>
            <w:noProof/>
            <w:webHidden/>
          </w:rPr>
          <w:tab/>
        </w:r>
        <w:r w:rsidR="00E60632">
          <w:rPr>
            <w:noProof/>
            <w:webHidden/>
          </w:rPr>
          <w:fldChar w:fldCharType="begin"/>
        </w:r>
        <w:r w:rsidR="00E60632">
          <w:rPr>
            <w:noProof/>
            <w:webHidden/>
          </w:rPr>
          <w:instrText xml:space="preserve"> PAGEREF _Toc456946993 \h </w:instrText>
        </w:r>
        <w:r w:rsidR="00E60632">
          <w:rPr>
            <w:noProof/>
            <w:webHidden/>
          </w:rPr>
        </w:r>
        <w:r w:rsidR="00E60632">
          <w:rPr>
            <w:noProof/>
            <w:webHidden/>
          </w:rPr>
          <w:fldChar w:fldCharType="separate"/>
        </w:r>
        <w:r w:rsidR="00E60632">
          <w:rPr>
            <w:noProof/>
            <w:webHidden/>
          </w:rPr>
          <w:t>149</w:t>
        </w:r>
        <w:r w:rsidR="00E60632">
          <w:rPr>
            <w:noProof/>
            <w:webHidden/>
          </w:rPr>
          <w:fldChar w:fldCharType="end"/>
        </w:r>
      </w:hyperlink>
    </w:p>
    <w:p w14:paraId="35E070BA"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4" w:history="1">
        <w:r w:rsidR="00E60632" w:rsidRPr="00822B54">
          <w:rPr>
            <w:rStyle w:val="Lienhypertexte"/>
            <w:noProof/>
            <w:lang w:bidi="x-none"/>
          </w:rPr>
          <w:t>8.8.2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Geochronology</w:t>
        </w:r>
        <w:r w:rsidR="00E60632">
          <w:rPr>
            <w:noProof/>
            <w:webHidden/>
          </w:rPr>
          <w:tab/>
        </w:r>
        <w:r w:rsidR="00E60632">
          <w:rPr>
            <w:noProof/>
            <w:webHidden/>
          </w:rPr>
          <w:fldChar w:fldCharType="begin"/>
        </w:r>
        <w:r w:rsidR="00E60632">
          <w:rPr>
            <w:noProof/>
            <w:webHidden/>
          </w:rPr>
          <w:instrText xml:space="preserve"> PAGEREF _Toc456946994 \h </w:instrText>
        </w:r>
        <w:r w:rsidR="00E60632">
          <w:rPr>
            <w:noProof/>
            <w:webHidden/>
          </w:rPr>
        </w:r>
        <w:r w:rsidR="00E60632">
          <w:rPr>
            <w:noProof/>
            <w:webHidden/>
          </w:rPr>
          <w:fldChar w:fldCharType="separate"/>
        </w:r>
        <w:r w:rsidR="00E60632">
          <w:rPr>
            <w:noProof/>
            <w:webHidden/>
          </w:rPr>
          <w:t>157</w:t>
        </w:r>
        <w:r w:rsidR="00E60632">
          <w:rPr>
            <w:noProof/>
            <w:webHidden/>
          </w:rPr>
          <w:fldChar w:fldCharType="end"/>
        </w:r>
      </w:hyperlink>
    </w:p>
    <w:p w14:paraId="7E516223"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5" w:history="1">
        <w:r w:rsidR="00E60632" w:rsidRPr="00822B54">
          <w:rPr>
            <w:rStyle w:val="Lienhypertexte"/>
            <w:noProof/>
            <w:lang w:val="en-CA" w:bidi="x-none"/>
          </w:rPr>
          <w:t>8.8.3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Geologic Specimen</w:t>
        </w:r>
        <w:r w:rsidR="00E60632">
          <w:rPr>
            <w:noProof/>
            <w:webHidden/>
          </w:rPr>
          <w:tab/>
        </w:r>
        <w:r w:rsidR="00E60632">
          <w:rPr>
            <w:noProof/>
            <w:webHidden/>
          </w:rPr>
          <w:fldChar w:fldCharType="begin"/>
        </w:r>
        <w:r w:rsidR="00E60632">
          <w:rPr>
            <w:noProof/>
            <w:webHidden/>
          </w:rPr>
          <w:instrText xml:space="preserve"> PAGEREF _Toc456946995 \h </w:instrText>
        </w:r>
        <w:r w:rsidR="00E60632">
          <w:rPr>
            <w:noProof/>
            <w:webHidden/>
          </w:rPr>
        </w:r>
        <w:r w:rsidR="00E60632">
          <w:rPr>
            <w:noProof/>
            <w:webHidden/>
          </w:rPr>
          <w:fldChar w:fldCharType="separate"/>
        </w:r>
        <w:r w:rsidR="00E60632">
          <w:rPr>
            <w:noProof/>
            <w:webHidden/>
          </w:rPr>
          <w:t>160</w:t>
        </w:r>
        <w:r w:rsidR="00E60632">
          <w:rPr>
            <w:noProof/>
            <w:webHidden/>
          </w:rPr>
          <w:fldChar w:fldCharType="end"/>
        </w:r>
      </w:hyperlink>
    </w:p>
    <w:p w14:paraId="132EDF5D"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6" w:history="1">
        <w:r w:rsidR="00E60632" w:rsidRPr="00822B54">
          <w:rPr>
            <w:rStyle w:val="Lienhypertexte"/>
            <w:noProof/>
            <w:lang w:val="en-CA" w:bidi="x-none"/>
          </w:rPr>
          <w:t>8.8.4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Laboratory analysis and specimen vocabularies</w:t>
        </w:r>
        <w:r w:rsidR="00E60632">
          <w:rPr>
            <w:noProof/>
            <w:webHidden/>
          </w:rPr>
          <w:tab/>
        </w:r>
        <w:r w:rsidR="00E60632">
          <w:rPr>
            <w:noProof/>
            <w:webHidden/>
          </w:rPr>
          <w:fldChar w:fldCharType="begin"/>
        </w:r>
        <w:r w:rsidR="00E60632">
          <w:rPr>
            <w:noProof/>
            <w:webHidden/>
          </w:rPr>
          <w:instrText xml:space="preserve"> PAGEREF _Toc456946996 \h </w:instrText>
        </w:r>
        <w:r w:rsidR="00E60632">
          <w:rPr>
            <w:noProof/>
            <w:webHidden/>
          </w:rPr>
        </w:r>
        <w:r w:rsidR="00E60632">
          <w:rPr>
            <w:noProof/>
            <w:webHidden/>
          </w:rPr>
          <w:fldChar w:fldCharType="separate"/>
        </w:r>
        <w:r w:rsidR="00E60632">
          <w:rPr>
            <w:noProof/>
            <w:webHidden/>
          </w:rPr>
          <w:t>165</w:t>
        </w:r>
        <w:r w:rsidR="00E60632">
          <w:rPr>
            <w:noProof/>
            <w:webHidden/>
          </w:rPr>
          <w:fldChar w:fldCharType="end"/>
        </w:r>
      </w:hyperlink>
    </w:p>
    <w:p w14:paraId="083BB600"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7" w:history="1">
        <w:r w:rsidR="00E60632" w:rsidRPr="00822B54">
          <w:rPr>
            <w:rStyle w:val="Lienhypertexte"/>
            <w:noProof/>
            <w:lang w:val="en-CA" w:bidi="x-none"/>
          </w:rPr>
          <w:t>8.8.5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Outcrop encoding pattern (Informative)</w:t>
        </w:r>
        <w:r w:rsidR="00E60632">
          <w:rPr>
            <w:noProof/>
            <w:webHidden/>
          </w:rPr>
          <w:tab/>
        </w:r>
        <w:r w:rsidR="00E60632">
          <w:rPr>
            <w:noProof/>
            <w:webHidden/>
          </w:rPr>
          <w:fldChar w:fldCharType="begin"/>
        </w:r>
        <w:r w:rsidR="00E60632">
          <w:rPr>
            <w:noProof/>
            <w:webHidden/>
          </w:rPr>
          <w:instrText xml:space="preserve"> PAGEREF _Toc456946997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75C1CEDA"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6998" w:history="1">
        <w:r w:rsidR="00E60632" w:rsidRPr="00822B54">
          <w:rPr>
            <w:rStyle w:val="Lienhypertexte"/>
            <w:noProof/>
            <w:lang w:val="en-CA"/>
          </w:rPr>
          <w:t>8.9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Lite Requirements Class </w:t>
        </w:r>
        <w:r w:rsidR="00E60632" w:rsidRPr="00822B54">
          <w:rPr>
            <w:rStyle w:val="Lienhypertexte"/>
            <w:noProof/>
          </w:rPr>
          <w:t xml:space="preserve"> (Normative)</w:t>
        </w:r>
        <w:r w:rsidR="00E60632">
          <w:rPr>
            <w:noProof/>
            <w:webHidden/>
          </w:rPr>
          <w:tab/>
        </w:r>
        <w:r w:rsidR="00E60632">
          <w:rPr>
            <w:noProof/>
            <w:webHidden/>
          </w:rPr>
          <w:fldChar w:fldCharType="begin"/>
        </w:r>
        <w:r w:rsidR="00E60632">
          <w:rPr>
            <w:noProof/>
            <w:webHidden/>
          </w:rPr>
          <w:instrText xml:space="preserve"> PAGEREF _Toc456946998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27296B85"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6999" w:history="1">
        <w:r w:rsidR="00E60632" w:rsidRPr="00822B54">
          <w:rPr>
            <w:rStyle w:val="Lienhypertexte"/>
            <w:noProof/>
            <w:lang w:val="en-CA" w:bidi="x-none"/>
          </w:rPr>
          <w:t>8.9.1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Property mapping</w:t>
        </w:r>
        <w:r w:rsidR="00E60632">
          <w:rPr>
            <w:noProof/>
            <w:webHidden/>
          </w:rPr>
          <w:tab/>
        </w:r>
        <w:r w:rsidR="00E60632">
          <w:rPr>
            <w:noProof/>
            <w:webHidden/>
          </w:rPr>
          <w:fldChar w:fldCharType="begin"/>
        </w:r>
        <w:r w:rsidR="00E60632">
          <w:rPr>
            <w:noProof/>
            <w:webHidden/>
          </w:rPr>
          <w:instrText xml:space="preserve"> PAGEREF _Toc456946999 \h </w:instrText>
        </w:r>
        <w:r w:rsidR="00E60632">
          <w:rPr>
            <w:noProof/>
            <w:webHidden/>
          </w:rPr>
        </w:r>
        <w:r w:rsidR="00E60632">
          <w:rPr>
            <w:noProof/>
            <w:webHidden/>
          </w:rPr>
          <w:fldChar w:fldCharType="separate"/>
        </w:r>
        <w:r w:rsidR="00E60632">
          <w:rPr>
            <w:noProof/>
            <w:webHidden/>
          </w:rPr>
          <w:t>170</w:t>
        </w:r>
        <w:r w:rsidR="00E60632">
          <w:rPr>
            <w:noProof/>
            <w:webHidden/>
          </w:rPr>
          <w:fldChar w:fldCharType="end"/>
        </w:r>
      </w:hyperlink>
    </w:p>
    <w:p w14:paraId="7B0E9D90"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0" w:history="1">
        <w:r w:rsidR="00E60632" w:rsidRPr="00822B54">
          <w:rPr>
            <w:rStyle w:val="Lienhypertexte"/>
            <w:noProof/>
            <w:lang w:val="en-CA" w:bidi="x-none"/>
          </w:rPr>
          <w:t>8.9.2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Lite views</w:t>
        </w:r>
        <w:r w:rsidR="00E60632">
          <w:rPr>
            <w:noProof/>
            <w:webHidden/>
          </w:rPr>
          <w:tab/>
        </w:r>
        <w:r w:rsidR="00E60632">
          <w:rPr>
            <w:noProof/>
            <w:webHidden/>
          </w:rPr>
          <w:fldChar w:fldCharType="begin"/>
        </w:r>
        <w:r w:rsidR="00E60632">
          <w:rPr>
            <w:noProof/>
            <w:webHidden/>
          </w:rPr>
          <w:instrText xml:space="preserve"> PAGEREF _Toc456947000 \h </w:instrText>
        </w:r>
        <w:r w:rsidR="00E60632">
          <w:rPr>
            <w:noProof/>
            <w:webHidden/>
          </w:rPr>
        </w:r>
        <w:r w:rsidR="00E60632">
          <w:rPr>
            <w:noProof/>
            <w:webHidden/>
          </w:rPr>
          <w:fldChar w:fldCharType="separate"/>
        </w:r>
        <w:r w:rsidR="00E60632">
          <w:rPr>
            <w:noProof/>
            <w:webHidden/>
          </w:rPr>
          <w:t>172</w:t>
        </w:r>
        <w:r w:rsidR="00E60632">
          <w:rPr>
            <w:noProof/>
            <w:webHidden/>
          </w:rPr>
          <w:fldChar w:fldCharType="end"/>
        </w:r>
      </w:hyperlink>
    </w:p>
    <w:p w14:paraId="7ABF8BC1"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1" w:history="1">
        <w:r w:rsidR="00E60632" w:rsidRPr="00822B54">
          <w:rPr>
            <w:rStyle w:val="Lienhypertexte"/>
            <w:noProof/>
            <w:lang w:bidi="x-none"/>
          </w:rPr>
          <w:t>8.9.3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GeologicUnitView</w:t>
        </w:r>
        <w:r w:rsidR="00E60632">
          <w:rPr>
            <w:noProof/>
            <w:webHidden/>
          </w:rPr>
          <w:tab/>
        </w:r>
        <w:r w:rsidR="00E60632">
          <w:rPr>
            <w:noProof/>
            <w:webHidden/>
          </w:rPr>
          <w:fldChar w:fldCharType="begin"/>
        </w:r>
        <w:r w:rsidR="00E60632">
          <w:rPr>
            <w:noProof/>
            <w:webHidden/>
          </w:rPr>
          <w:instrText xml:space="preserve"> PAGEREF _Toc456947001 \h </w:instrText>
        </w:r>
        <w:r w:rsidR="00E60632">
          <w:rPr>
            <w:noProof/>
            <w:webHidden/>
          </w:rPr>
        </w:r>
        <w:r w:rsidR="00E60632">
          <w:rPr>
            <w:noProof/>
            <w:webHidden/>
          </w:rPr>
          <w:fldChar w:fldCharType="separate"/>
        </w:r>
        <w:r w:rsidR="00E60632">
          <w:rPr>
            <w:noProof/>
            <w:webHidden/>
          </w:rPr>
          <w:t>175</w:t>
        </w:r>
        <w:r w:rsidR="00E60632">
          <w:rPr>
            <w:noProof/>
            <w:webHidden/>
          </w:rPr>
          <w:fldChar w:fldCharType="end"/>
        </w:r>
      </w:hyperlink>
    </w:p>
    <w:p w14:paraId="2161616D"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2" w:history="1">
        <w:r w:rsidR="00E60632" w:rsidRPr="00822B54">
          <w:rPr>
            <w:rStyle w:val="Lienhypertexte"/>
            <w:noProof/>
            <w:lang w:val="en-CA" w:bidi="x-none"/>
          </w:rPr>
          <w:t>8.9.4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BoreholeView</w:t>
        </w:r>
        <w:r w:rsidR="00E60632">
          <w:rPr>
            <w:noProof/>
            <w:webHidden/>
          </w:rPr>
          <w:tab/>
        </w:r>
        <w:r w:rsidR="00E60632">
          <w:rPr>
            <w:noProof/>
            <w:webHidden/>
          </w:rPr>
          <w:fldChar w:fldCharType="begin"/>
        </w:r>
        <w:r w:rsidR="00E60632">
          <w:rPr>
            <w:noProof/>
            <w:webHidden/>
          </w:rPr>
          <w:instrText xml:space="preserve"> PAGEREF _Toc456947002 \h </w:instrText>
        </w:r>
        <w:r w:rsidR="00E60632">
          <w:rPr>
            <w:noProof/>
            <w:webHidden/>
          </w:rPr>
        </w:r>
        <w:r w:rsidR="00E60632">
          <w:rPr>
            <w:noProof/>
            <w:webHidden/>
          </w:rPr>
          <w:fldChar w:fldCharType="separate"/>
        </w:r>
        <w:r w:rsidR="00E60632">
          <w:rPr>
            <w:noProof/>
            <w:webHidden/>
          </w:rPr>
          <w:t>181</w:t>
        </w:r>
        <w:r w:rsidR="00E60632">
          <w:rPr>
            <w:noProof/>
            <w:webHidden/>
          </w:rPr>
          <w:fldChar w:fldCharType="end"/>
        </w:r>
      </w:hyperlink>
    </w:p>
    <w:p w14:paraId="2FE3653F"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3" w:history="1">
        <w:r w:rsidR="00E60632" w:rsidRPr="00822B54">
          <w:rPr>
            <w:rStyle w:val="Lienhypertexte"/>
            <w:noProof/>
            <w:lang w:val="en-CA" w:bidi="x-none"/>
          </w:rPr>
          <w:t>8.9.5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ContactView</w:t>
        </w:r>
        <w:r w:rsidR="00E60632">
          <w:rPr>
            <w:noProof/>
            <w:webHidden/>
          </w:rPr>
          <w:tab/>
        </w:r>
        <w:r w:rsidR="00E60632">
          <w:rPr>
            <w:noProof/>
            <w:webHidden/>
          </w:rPr>
          <w:fldChar w:fldCharType="begin"/>
        </w:r>
        <w:r w:rsidR="00E60632">
          <w:rPr>
            <w:noProof/>
            <w:webHidden/>
          </w:rPr>
          <w:instrText xml:space="preserve"> PAGEREF _Toc456947003 \h </w:instrText>
        </w:r>
        <w:r w:rsidR="00E60632">
          <w:rPr>
            <w:noProof/>
            <w:webHidden/>
          </w:rPr>
        </w:r>
        <w:r w:rsidR="00E60632">
          <w:rPr>
            <w:noProof/>
            <w:webHidden/>
          </w:rPr>
          <w:fldChar w:fldCharType="separate"/>
        </w:r>
        <w:r w:rsidR="00E60632">
          <w:rPr>
            <w:noProof/>
            <w:webHidden/>
          </w:rPr>
          <w:t>187</w:t>
        </w:r>
        <w:r w:rsidR="00E60632">
          <w:rPr>
            <w:noProof/>
            <w:webHidden/>
          </w:rPr>
          <w:fldChar w:fldCharType="end"/>
        </w:r>
      </w:hyperlink>
    </w:p>
    <w:p w14:paraId="41AFE2C6"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4" w:history="1">
        <w:r w:rsidR="00E60632" w:rsidRPr="00822B54">
          <w:rPr>
            <w:rStyle w:val="Lienhypertexte"/>
            <w:noProof/>
            <w:lang w:val="en-CA" w:bidi="x-none"/>
          </w:rPr>
          <w:t>8.9.6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GeologicSpecimenView</w:t>
        </w:r>
        <w:r w:rsidR="00E60632">
          <w:rPr>
            <w:noProof/>
            <w:webHidden/>
          </w:rPr>
          <w:tab/>
        </w:r>
        <w:r w:rsidR="00E60632">
          <w:rPr>
            <w:noProof/>
            <w:webHidden/>
          </w:rPr>
          <w:fldChar w:fldCharType="begin"/>
        </w:r>
        <w:r w:rsidR="00E60632">
          <w:rPr>
            <w:noProof/>
            <w:webHidden/>
          </w:rPr>
          <w:instrText xml:space="preserve"> PAGEREF _Toc456947004 \h </w:instrText>
        </w:r>
        <w:r w:rsidR="00E60632">
          <w:rPr>
            <w:noProof/>
            <w:webHidden/>
          </w:rPr>
        </w:r>
        <w:r w:rsidR="00E60632">
          <w:rPr>
            <w:noProof/>
            <w:webHidden/>
          </w:rPr>
          <w:fldChar w:fldCharType="separate"/>
        </w:r>
        <w:r w:rsidR="00E60632">
          <w:rPr>
            <w:noProof/>
            <w:webHidden/>
          </w:rPr>
          <w:t>190</w:t>
        </w:r>
        <w:r w:rsidR="00E60632">
          <w:rPr>
            <w:noProof/>
            <w:webHidden/>
          </w:rPr>
          <w:fldChar w:fldCharType="end"/>
        </w:r>
      </w:hyperlink>
    </w:p>
    <w:p w14:paraId="139BAB50"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5" w:history="1">
        <w:r w:rsidR="00E60632" w:rsidRPr="00822B54">
          <w:rPr>
            <w:rStyle w:val="Lienhypertexte"/>
            <w:noProof/>
            <w:lang w:val="en-CA" w:bidi="x-none"/>
          </w:rPr>
          <w:t>8.9.7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GeomorphologicUnitView</w:t>
        </w:r>
        <w:r w:rsidR="00E60632">
          <w:rPr>
            <w:noProof/>
            <w:webHidden/>
          </w:rPr>
          <w:tab/>
        </w:r>
        <w:r w:rsidR="00E60632">
          <w:rPr>
            <w:noProof/>
            <w:webHidden/>
          </w:rPr>
          <w:fldChar w:fldCharType="begin"/>
        </w:r>
        <w:r w:rsidR="00E60632">
          <w:rPr>
            <w:noProof/>
            <w:webHidden/>
          </w:rPr>
          <w:instrText xml:space="preserve"> PAGEREF _Toc456947005 \h </w:instrText>
        </w:r>
        <w:r w:rsidR="00E60632">
          <w:rPr>
            <w:noProof/>
            <w:webHidden/>
          </w:rPr>
        </w:r>
        <w:r w:rsidR="00E60632">
          <w:rPr>
            <w:noProof/>
            <w:webHidden/>
          </w:rPr>
          <w:fldChar w:fldCharType="separate"/>
        </w:r>
        <w:r w:rsidR="00E60632">
          <w:rPr>
            <w:noProof/>
            <w:webHidden/>
          </w:rPr>
          <w:t>194</w:t>
        </w:r>
        <w:r w:rsidR="00E60632">
          <w:rPr>
            <w:noProof/>
            <w:webHidden/>
          </w:rPr>
          <w:fldChar w:fldCharType="end"/>
        </w:r>
      </w:hyperlink>
    </w:p>
    <w:p w14:paraId="5607C652"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6" w:history="1">
        <w:r w:rsidR="00E60632" w:rsidRPr="00822B54">
          <w:rPr>
            <w:rStyle w:val="Lienhypertexte"/>
            <w:noProof/>
            <w:lang w:val="en-CA" w:bidi="x-none"/>
          </w:rPr>
          <w:t>8.9.8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ShearDisplacementStructureView</w:t>
        </w:r>
        <w:r w:rsidR="00E60632">
          <w:rPr>
            <w:noProof/>
            <w:webHidden/>
          </w:rPr>
          <w:tab/>
        </w:r>
        <w:r w:rsidR="00E60632">
          <w:rPr>
            <w:noProof/>
            <w:webHidden/>
          </w:rPr>
          <w:fldChar w:fldCharType="begin"/>
        </w:r>
        <w:r w:rsidR="00E60632">
          <w:rPr>
            <w:noProof/>
            <w:webHidden/>
          </w:rPr>
          <w:instrText xml:space="preserve"> PAGEREF _Toc456947006 \h </w:instrText>
        </w:r>
        <w:r w:rsidR="00E60632">
          <w:rPr>
            <w:noProof/>
            <w:webHidden/>
          </w:rPr>
        </w:r>
        <w:r w:rsidR="00E60632">
          <w:rPr>
            <w:noProof/>
            <w:webHidden/>
          </w:rPr>
          <w:fldChar w:fldCharType="separate"/>
        </w:r>
        <w:r w:rsidR="00E60632">
          <w:rPr>
            <w:noProof/>
            <w:webHidden/>
          </w:rPr>
          <w:t>199</w:t>
        </w:r>
        <w:r w:rsidR="00E60632">
          <w:rPr>
            <w:noProof/>
            <w:webHidden/>
          </w:rPr>
          <w:fldChar w:fldCharType="end"/>
        </w:r>
      </w:hyperlink>
    </w:p>
    <w:p w14:paraId="035022B7"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07" w:history="1">
        <w:r w:rsidR="00E60632" w:rsidRPr="00822B54">
          <w:rPr>
            <w:rStyle w:val="Lienhypertexte"/>
            <w:noProof/>
            <w:lang w:val="en-CA" w:bidi="x-none"/>
          </w:rPr>
          <w:t>8.9.9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SiteObservationView</w:t>
        </w:r>
        <w:r w:rsidR="00E60632">
          <w:rPr>
            <w:noProof/>
            <w:webHidden/>
          </w:rPr>
          <w:tab/>
        </w:r>
        <w:r w:rsidR="00E60632">
          <w:rPr>
            <w:noProof/>
            <w:webHidden/>
          </w:rPr>
          <w:fldChar w:fldCharType="begin"/>
        </w:r>
        <w:r w:rsidR="00E60632">
          <w:rPr>
            <w:noProof/>
            <w:webHidden/>
          </w:rPr>
          <w:instrText xml:space="preserve"> PAGEREF _Toc456947007 \h </w:instrText>
        </w:r>
        <w:r w:rsidR="00E60632">
          <w:rPr>
            <w:noProof/>
            <w:webHidden/>
          </w:rPr>
        </w:r>
        <w:r w:rsidR="00E60632">
          <w:rPr>
            <w:noProof/>
            <w:webHidden/>
          </w:rPr>
          <w:fldChar w:fldCharType="separate"/>
        </w:r>
        <w:r w:rsidR="00E60632">
          <w:rPr>
            <w:noProof/>
            <w:webHidden/>
          </w:rPr>
          <w:t>205</w:t>
        </w:r>
        <w:r w:rsidR="00E60632">
          <w:rPr>
            <w:noProof/>
            <w:webHidden/>
          </w:rPr>
          <w:fldChar w:fldCharType="end"/>
        </w:r>
      </w:hyperlink>
    </w:p>
    <w:p w14:paraId="345081AD" w14:textId="77777777" w:rsidR="00E60632" w:rsidRDefault="0069710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6947008" w:history="1">
        <w:r w:rsidR="00E60632" w:rsidRPr="00822B54">
          <w:rPr>
            <w:rStyle w:val="Lienhypertexte"/>
            <w:noProof/>
            <w:lang w:val="en-CA"/>
          </w:rPr>
          <w:t>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XML Encoding Requirement classes (Normative)</w:t>
        </w:r>
        <w:r w:rsidR="00E60632">
          <w:rPr>
            <w:noProof/>
            <w:webHidden/>
          </w:rPr>
          <w:tab/>
        </w:r>
        <w:r w:rsidR="00E60632">
          <w:rPr>
            <w:noProof/>
            <w:webHidden/>
          </w:rPr>
          <w:fldChar w:fldCharType="begin"/>
        </w:r>
        <w:r w:rsidR="00E60632">
          <w:rPr>
            <w:noProof/>
            <w:webHidden/>
          </w:rPr>
          <w:instrText xml:space="preserve"> PAGEREF _Toc456947008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0F8B905C"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09" w:history="1">
        <w:r w:rsidR="00E60632" w:rsidRPr="00822B54">
          <w:rPr>
            <w:rStyle w:val="Lienhypertexte"/>
            <w:noProof/>
            <w:lang w:val="en-CA"/>
          </w:rPr>
          <w:t>9.1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Prefixes used in examples</w:t>
        </w:r>
        <w:r w:rsidR="00E60632">
          <w:rPr>
            <w:noProof/>
            <w:webHidden/>
          </w:rPr>
          <w:tab/>
        </w:r>
        <w:r w:rsidR="00E60632">
          <w:rPr>
            <w:noProof/>
            <w:webHidden/>
          </w:rPr>
          <w:fldChar w:fldCharType="begin"/>
        </w:r>
        <w:r w:rsidR="00E60632">
          <w:rPr>
            <w:noProof/>
            <w:webHidden/>
          </w:rPr>
          <w:instrText xml:space="preserve"> PAGEREF _Toc456947009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782DE0FA"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10" w:history="1">
        <w:r w:rsidR="00E60632" w:rsidRPr="00822B54">
          <w:rPr>
            <w:rStyle w:val="Lienhypertexte"/>
            <w:noProof/>
            <w:lang w:val="en-CA"/>
          </w:rPr>
          <w:t>9.2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GeoSciML Core XML Abstract Requirements Class (Normative)</w:t>
        </w:r>
        <w:r w:rsidR="00E60632">
          <w:rPr>
            <w:noProof/>
            <w:webHidden/>
          </w:rPr>
          <w:tab/>
        </w:r>
        <w:r w:rsidR="00E60632">
          <w:rPr>
            <w:noProof/>
            <w:webHidden/>
          </w:rPr>
          <w:fldChar w:fldCharType="begin"/>
        </w:r>
        <w:r w:rsidR="00E60632">
          <w:rPr>
            <w:noProof/>
            <w:webHidden/>
          </w:rPr>
          <w:instrText xml:space="preserve"> PAGEREF _Toc456947010 \h </w:instrText>
        </w:r>
        <w:r w:rsidR="00E60632">
          <w:rPr>
            <w:noProof/>
            <w:webHidden/>
          </w:rPr>
        </w:r>
        <w:r w:rsidR="00E60632">
          <w:rPr>
            <w:noProof/>
            <w:webHidden/>
          </w:rPr>
          <w:fldChar w:fldCharType="separate"/>
        </w:r>
        <w:r w:rsidR="00E60632">
          <w:rPr>
            <w:noProof/>
            <w:webHidden/>
          </w:rPr>
          <w:t>213</w:t>
        </w:r>
        <w:r w:rsidR="00E60632">
          <w:rPr>
            <w:noProof/>
            <w:webHidden/>
          </w:rPr>
          <w:fldChar w:fldCharType="end"/>
        </w:r>
      </w:hyperlink>
    </w:p>
    <w:p w14:paraId="131CC292"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1" w:history="1">
        <w:r w:rsidR="00E60632" w:rsidRPr="00822B54">
          <w:rPr>
            <w:rStyle w:val="Lienhypertexte"/>
            <w:noProof/>
            <w:lang w:val="en-CA" w:bidi="x-none"/>
          </w:rPr>
          <w:t>9.2.1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XML document validation</w:t>
        </w:r>
        <w:r w:rsidR="00E60632">
          <w:rPr>
            <w:noProof/>
            <w:webHidden/>
          </w:rPr>
          <w:tab/>
        </w:r>
        <w:r w:rsidR="00E60632">
          <w:rPr>
            <w:noProof/>
            <w:webHidden/>
          </w:rPr>
          <w:fldChar w:fldCharType="begin"/>
        </w:r>
        <w:r w:rsidR="00E60632">
          <w:rPr>
            <w:noProof/>
            <w:webHidden/>
          </w:rPr>
          <w:instrText xml:space="preserve"> PAGEREF _Toc456947011 \h </w:instrText>
        </w:r>
        <w:r w:rsidR="00E60632">
          <w:rPr>
            <w:noProof/>
            <w:webHidden/>
          </w:rPr>
        </w:r>
        <w:r w:rsidR="00E60632">
          <w:rPr>
            <w:noProof/>
            <w:webHidden/>
          </w:rPr>
          <w:fldChar w:fldCharType="separate"/>
        </w:r>
        <w:r w:rsidR="00E60632">
          <w:rPr>
            <w:noProof/>
            <w:webHidden/>
          </w:rPr>
          <w:t>214</w:t>
        </w:r>
        <w:r w:rsidR="00E60632">
          <w:rPr>
            <w:noProof/>
            <w:webHidden/>
          </w:rPr>
          <w:fldChar w:fldCharType="end"/>
        </w:r>
      </w:hyperlink>
    </w:p>
    <w:p w14:paraId="5161164E"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2" w:history="1">
        <w:r w:rsidR="00E60632" w:rsidRPr="00822B54">
          <w:rPr>
            <w:rStyle w:val="Lienhypertexte"/>
            <w:noProof/>
            <w:lang w:val="en-CA" w:bidi="x-none"/>
          </w:rPr>
          <w:t>9.2.2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Reference</w:t>
        </w:r>
        <w:r w:rsidR="00E60632">
          <w:rPr>
            <w:noProof/>
            <w:webHidden/>
          </w:rPr>
          <w:tab/>
        </w:r>
        <w:r w:rsidR="00E60632">
          <w:rPr>
            <w:noProof/>
            <w:webHidden/>
          </w:rPr>
          <w:fldChar w:fldCharType="begin"/>
        </w:r>
        <w:r w:rsidR="00E60632">
          <w:rPr>
            <w:noProof/>
            <w:webHidden/>
          </w:rPr>
          <w:instrText xml:space="preserve"> PAGEREF _Toc456947012 \h </w:instrText>
        </w:r>
        <w:r w:rsidR="00E60632">
          <w:rPr>
            <w:noProof/>
            <w:webHidden/>
          </w:rPr>
        </w:r>
        <w:r w:rsidR="00E60632">
          <w:rPr>
            <w:noProof/>
            <w:webHidden/>
          </w:rPr>
          <w:fldChar w:fldCharType="separate"/>
        </w:r>
        <w:r w:rsidR="00E60632">
          <w:rPr>
            <w:noProof/>
            <w:webHidden/>
          </w:rPr>
          <w:t>215</w:t>
        </w:r>
        <w:r w:rsidR="00E60632">
          <w:rPr>
            <w:noProof/>
            <w:webHidden/>
          </w:rPr>
          <w:fldChar w:fldCharType="end"/>
        </w:r>
      </w:hyperlink>
    </w:p>
    <w:p w14:paraId="14A1A22E"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3" w:history="1">
        <w:r w:rsidR="00E60632" w:rsidRPr="00822B54">
          <w:rPr>
            <w:rStyle w:val="Lienhypertexte"/>
            <w:noProof/>
            <w:lang w:val="en-CA" w:bidi="x-none"/>
          </w:rPr>
          <w:t>9.2.3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CodeList</w:t>
        </w:r>
        <w:r w:rsidR="00E60632">
          <w:rPr>
            <w:noProof/>
            <w:webHidden/>
          </w:rPr>
          <w:tab/>
        </w:r>
        <w:r w:rsidR="00E60632">
          <w:rPr>
            <w:noProof/>
            <w:webHidden/>
          </w:rPr>
          <w:fldChar w:fldCharType="begin"/>
        </w:r>
        <w:r w:rsidR="00E60632">
          <w:rPr>
            <w:noProof/>
            <w:webHidden/>
          </w:rPr>
          <w:instrText xml:space="preserve"> PAGEREF _Toc456947013 \h </w:instrText>
        </w:r>
        <w:r w:rsidR="00E60632">
          <w:rPr>
            <w:noProof/>
            <w:webHidden/>
          </w:rPr>
        </w:r>
        <w:r w:rsidR="00E60632">
          <w:rPr>
            <w:noProof/>
            <w:webHidden/>
          </w:rPr>
          <w:fldChar w:fldCharType="separate"/>
        </w:r>
        <w:r w:rsidR="00E60632">
          <w:rPr>
            <w:noProof/>
            <w:webHidden/>
          </w:rPr>
          <w:t>216</w:t>
        </w:r>
        <w:r w:rsidR="00E60632">
          <w:rPr>
            <w:noProof/>
            <w:webHidden/>
          </w:rPr>
          <w:fldChar w:fldCharType="end"/>
        </w:r>
      </w:hyperlink>
    </w:p>
    <w:p w14:paraId="17D76B25"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4" w:history="1">
        <w:r w:rsidR="00E60632" w:rsidRPr="00822B54">
          <w:rPr>
            <w:rStyle w:val="Lienhypertexte"/>
            <w:noProof/>
            <w:lang w:val="en-CA" w:bidi="x-none"/>
          </w:rPr>
          <w:t>9.2.4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Identifiers</w:t>
        </w:r>
        <w:r w:rsidR="00E60632">
          <w:rPr>
            <w:noProof/>
            <w:webHidden/>
          </w:rPr>
          <w:tab/>
        </w:r>
        <w:r w:rsidR="00E60632">
          <w:rPr>
            <w:noProof/>
            <w:webHidden/>
          </w:rPr>
          <w:fldChar w:fldCharType="begin"/>
        </w:r>
        <w:r w:rsidR="00E60632">
          <w:rPr>
            <w:noProof/>
            <w:webHidden/>
          </w:rPr>
          <w:instrText xml:space="preserve"> PAGEREF _Toc456947014 \h </w:instrText>
        </w:r>
        <w:r w:rsidR="00E60632">
          <w:rPr>
            <w:noProof/>
            <w:webHidden/>
          </w:rPr>
        </w:r>
        <w:r w:rsidR="00E60632">
          <w:rPr>
            <w:noProof/>
            <w:webHidden/>
          </w:rPr>
          <w:fldChar w:fldCharType="separate"/>
        </w:r>
        <w:r w:rsidR="00E60632">
          <w:rPr>
            <w:noProof/>
            <w:webHidden/>
          </w:rPr>
          <w:t>217</w:t>
        </w:r>
        <w:r w:rsidR="00E60632">
          <w:rPr>
            <w:noProof/>
            <w:webHidden/>
          </w:rPr>
          <w:fldChar w:fldCharType="end"/>
        </w:r>
      </w:hyperlink>
    </w:p>
    <w:p w14:paraId="3E363944"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5" w:history="1">
        <w:r w:rsidR="00E60632" w:rsidRPr="00822B54">
          <w:rPr>
            <w:rStyle w:val="Lienhypertexte"/>
            <w:noProof/>
            <w:lang w:val="en-CA" w:bidi="x-none"/>
          </w:rPr>
          <w:t>9.2.5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Nillables or Voidables</w:t>
        </w:r>
        <w:r w:rsidR="00E60632">
          <w:rPr>
            <w:noProof/>
            <w:webHidden/>
          </w:rPr>
          <w:tab/>
        </w:r>
        <w:r w:rsidR="00E60632">
          <w:rPr>
            <w:noProof/>
            <w:webHidden/>
          </w:rPr>
          <w:fldChar w:fldCharType="begin"/>
        </w:r>
        <w:r w:rsidR="00E60632">
          <w:rPr>
            <w:noProof/>
            <w:webHidden/>
          </w:rPr>
          <w:instrText xml:space="preserve"> PAGEREF _Toc456947015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13FC2D7"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6" w:history="1">
        <w:r w:rsidR="00E60632" w:rsidRPr="00822B54">
          <w:rPr>
            <w:rStyle w:val="Lienhypertexte"/>
            <w:noProof/>
            <w:lang w:val="en-CA" w:bidi="x-none"/>
          </w:rPr>
          <w:t>9.2.6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Date encoding</w:t>
        </w:r>
        <w:r w:rsidR="00E60632">
          <w:rPr>
            <w:noProof/>
            <w:webHidden/>
          </w:rPr>
          <w:tab/>
        </w:r>
        <w:r w:rsidR="00E60632">
          <w:rPr>
            <w:noProof/>
            <w:webHidden/>
          </w:rPr>
          <w:fldChar w:fldCharType="begin"/>
        </w:r>
        <w:r w:rsidR="00E60632">
          <w:rPr>
            <w:noProof/>
            <w:webHidden/>
          </w:rPr>
          <w:instrText xml:space="preserve"> PAGEREF _Toc456947016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622837A"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7" w:history="1">
        <w:r w:rsidR="00E60632" w:rsidRPr="00822B54">
          <w:rPr>
            <w:rStyle w:val="Lienhypertexte"/>
            <w:noProof/>
            <w:lang w:bidi="x-none"/>
          </w:rPr>
          <w:t>9.2.7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Units of Measure</w:t>
        </w:r>
        <w:r w:rsidR="00E60632">
          <w:rPr>
            <w:noProof/>
            <w:webHidden/>
          </w:rPr>
          <w:tab/>
        </w:r>
        <w:r w:rsidR="00E60632">
          <w:rPr>
            <w:noProof/>
            <w:webHidden/>
          </w:rPr>
          <w:fldChar w:fldCharType="begin"/>
        </w:r>
        <w:r w:rsidR="00E60632">
          <w:rPr>
            <w:noProof/>
            <w:webHidden/>
          </w:rPr>
          <w:instrText xml:space="preserve"> PAGEREF _Toc456947017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351AC333"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18" w:history="1">
        <w:r w:rsidR="00E60632" w:rsidRPr="00822B54">
          <w:rPr>
            <w:rStyle w:val="Lienhypertexte"/>
            <w:noProof/>
            <w:lang w:val="en-CA"/>
          </w:rPr>
          <w:t>9.3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Basic XML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_Toc456947018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5EBF5A3C" w14:textId="77777777" w:rsidR="00E60632" w:rsidRDefault="0069710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6947019" w:history="1">
        <w:r w:rsidR="00E60632" w:rsidRPr="00822B54">
          <w:rPr>
            <w:rStyle w:val="Lienhypertexte"/>
            <w:noProof/>
            <w:lang w:bidi="x-none"/>
          </w:rPr>
          <w:t>9.3.1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relatedFeature</w:t>
        </w:r>
        <w:r w:rsidR="00E60632">
          <w:rPr>
            <w:noProof/>
            <w:webHidden/>
          </w:rPr>
          <w:tab/>
        </w:r>
        <w:r w:rsidR="00E60632">
          <w:rPr>
            <w:noProof/>
            <w:webHidden/>
          </w:rPr>
          <w:fldChar w:fldCharType="begin"/>
        </w:r>
        <w:r w:rsidR="00E60632">
          <w:rPr>
            <w:noProof/>
            <w:webHidden/>
          </w:rPr>
          <w:instrText xml:space="preserve"> PAGEREF _Toc456947019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6DF5A069"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0" w:history="1">
        <w:r w:rsidR="00E60632" w:rsidRPr="00822B54">
          <w:rPr>
            <w:rStyle w:val="Lienhypertexte"/>
            <w:noProof/>
            <w:lang w:val="en-CA"/>
          </w:rPr>
          <w:t>9.4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Extension XML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_Toc456947020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0317DC93"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1" w:history="1">
        <w:r w:rsidR="00E60632" w:rsidRPr="00822B54">
          <w:rPr>
            <w:rStyle w:val="Lienhypertexte"/>
            <w:noProof/>
            <w:lang w:val="en-CA"/>
          </w:rPr>
          <w:t>9.5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Geologic Time XML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_Toc456947021 \h </w:instrText>
        </w:r>
        <w:r w:rsidR="00E60632">
          <w:rPr>
            <w:noProof/>
            <w:webHidden/>
          </w:rPr>
        </w:r>
        <w:r w:rsidR="00E60632">
          <w:rPr>
            <w:noProof/>
            <w:webHidden/>
          </w:rPr>
          <w:fldChar w:fldCharType="separate"/>
        </w:r>
        <w:r w:rsidR="00E60632">
          <w:rPr>
            <w:noProof/>
            <w:webHidden/>
          </w:rPr>
          <w:t>221</w:t>
        </w:r>
        <w:r w:rsidR="00E60632">
          <w:rPr>
            <w:noProof/>
            <w:webHidden/>
          </w:rPr>
          <w:fldChar w:fldCharType="end"/>
        </w:r>
      </w:hyperlink>
    </w:p>
    <w:p w14:paraId="4575B3C4"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2" w:history="1">
        <w:r w:rsidR="00E60632" w:rsidRPr="00822B54">
          <w:rPr>
            <w:rStyle w:val="Lienhypertexte"/>
            <w:noProof/>
            <w:lang w:val="en-CA"/>
          </w:rPr>
          <w:t>9.6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Borehole XML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_Toc456947022 \h </w:instrText>
        </w:r>
        <w:r w:rsidR="00E60632">
          <w:rPr>
            <w:noProof/>
            <w:webHidden/>
          </w:rPr>
        </w:r>
        <w:r w:rsidR="00E60632">
          <w:rPr>
            <w:noProof/>
            <w:webHidden/>
          </w:rPr>
          <w:fldChar w:fldCharType="separate"/>
        </w:r>
        <w:r w:rsidR="00E60632">
          <w:rPr>
            <w:noProof/>
            <w:webHidden/>
          </w:rPr>
          <w:t>222</w:t>
        </w:r>
        <w:r w:rsidR="00E60632">
          <w:rPr>
            <w:noProof/>
            <w:webHidden/>
          </w:rPr>
          <w:fldChar w:fldCharType="end"/>
        </w:r>
      </w:hyperlink>
    </w:p>
    <w:p w14:paraId="4F7E412B"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3" w:history="1">
        <w:r w:rsidR="00E60632" w:rsidRPr="00822B54">
          <w:rPr>
            <w:rStyle w:val="Lienhypertexte"/>
            <w:noProof/>
            <w:lang w:val="en-CA"/>
          </w:rPr>
          <w:t>9.7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 xml:space="preserve">GeoSciML Laboratory XML Analysis Requirements Class </w:t>
        </w:r>
        <w:r w:rsidR="00E60632" w:rsidRPr="00822B54">
          <w:rPr>
            <w:rStyle w:val="Lienhypertexte"/>
            <w:noProof/>
          </w:rPr>
          <w:t>(Normative)</w:t>
        </w:r>
        <w:r w:rsidR="00E60632">
          <w:rPr>
            <w:noProof/>
            <w:webHidden/>
          </w:rPr>
          <w:tab/>
        </w:r>
        <w:r w:rsidR="00E60632">
          <w:rPr>
            <w:noProof/>
            <w:webHidden/>
          </w:rPr>
          <w:fldChar w:fldCharType="begin"/>
        </w:r>
        <w:r w:rsidR="00E60632">
          <w:rPr>
            <w:noProof/>
            <w:webHidden/>
          </w:rPr>
          <w:instrText xml:space="preserve"> PAGEREF _Toc456947023 \h </w:instrText>
        </w:r>
        <w:r w:rsidR="00E60632">
          <w:rPr>
            <w:noProof/>
            <w:webHidden/>
          </w:rPr>
        </w:r>
        <w:r w:rsidR="00E60632">
          <w:rPr>
            <w:noProof/>
            <w:webHidden/>
          </w:rPr>
          <w:fldChar w:fldCharType="separate"/>
        </w:r>
        <w:r w:rsidR="00E60632">
          <w:rPr>
            <w:noProof/>
            <w:webHidden/>
          </w:rPr>
          <w:t>223</w:t>
        </w:r>
        <w:r w:rsidR="00E60632">
          <w:rPr>
            <w:noProof/>
            <w:webHidden/>
          </w:rPr>
          <w:fldChar w:fldCharType="end"/>
        </w:r>
      </w:hyperlink>
    </w:p>
    <w:p w14:paraId="3996ECBB"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4" w:history="1">
        <w:r w:rsidR="00E60632" w:rsidRPr="00822B54">
          <w:rPr>
            <w:rStyle w:val="Lienhypertexte"/>
            <w:noProof/>
            <w:lang w:val="en-CA"/>
          </w:rPr>
          <w:t>9.8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Abstract GeoSciML lite XML Requirements Class (Normative)</w:t>
        </w:r>
        <w:r w:rsidR="00E60632">
          <w:rPr>
            <w:noProof/>
            <w:webHidden/>
          </w:rPr>
          <w:tab/>
        </w:r>
        <w:r w:rsidR="00E60632">
          <w:rPr>
            <w:noProof/>
            <w:webHidden/>
          </w:rPr>
          <w:fldChar w:fldCharType="begin"/>
        </w:r>
        <w:r w:rsidR="00E60632">
          <w:rPr>
            <w:noProof/>
            <w:webHidden/>
          </w:rPr>
          <w:instrText xml:space="preserve"> PAGEREF _Toc456947024 \h </w:instrText>
        </w:r>
        <w:r w:rsidR="00E60632">
          <w:rPr>
            <w:noProof/>
            <w:webHidden/>
          </w:rPr>
        </w:r>
        <w:r w:rsidR="00E60632">
          <w:rPr>
            <w:noProof/>
            <w:webHidden/>
          </w:rPr>
          <w:fldChar w:fldCharType="separate"/>
        </w:r>
        <w:r w:rsidR="00E60632">
          <w:rPr>
            <w:noProof/>
            <w:webHidden/>
          </w:rPr>
          <w:t>224</w:t>
        </w:r>
        <w:r w:rsidR="00E60632">
          <w:rPr>
            <w:noProof/>
            <w:webHidden/>
          </w:rPr>
          <w:fldChar w:fldCharType="end"/>
        </w:r>
      </w:hyperlink>
    </w:p>
    <w:p w14:paraId="6E04A12A"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5" w:history="1">
        <w:r w:rsidR="00E60632" w:rsidRPr="00822B54">
          <w:rPr>
            <w:rStyle w:val="Lienhypertexte"/>
            <w:noProof/>
          </w:rPr>
          <w:t>9.9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GeoSciML Lite GML 3.1 profile (Normative)</w:t>
        </w:r>
        <w:r w:rsidR="00E60632">
          <w:rPr>
            <w:noProof/>
            <w:webHidden/>
          </w:rPr>
          <w:tab/>
        </w:r>
        <w:r w:rsidR="00E60632">
          <w:rPr>
            <w:noProof/>
            <w:webHidden/>
          </w:rPr>
          <w:fldChar w:fldCharType="begin"/>
        </w:r>
        <w:r w:rsidR="00E60632">
          <w:rPr>
            <w:noProof/>
            <w:webHidden/>
          </w:rPr>
          <w:instrText xml:space="preserve"> PAGEREF _Toc456947025 \h </w:instrText>
        </w:r>
        <w:r w:rsidR="00E60632">
          <w:rPr>
            <w:noProof/>
            <w:webHidden/>
          </w:rPr>
        </w:r>
        <w:r w:rsidR="00E60632">
          <w:rPr>
            <w:noProof/>
            <w:webHidden/>
          </w:rPr>
          <w:fldChar w:fldCharType="separate"/>
        </w:r>
        <w:r w:rsidR="00E60632">
          <w:rPr>
            <w:noProof/>
            <w:webHidden/>
          </w:rPr>
          <w:t>226</w:t>
        </w:r>
        <w:r w:rsidR="00E60632">
          <w:rPr>
            <w:noProof/>
            <w:webHidden/>
          </w:rPr>
          <w:fldChar w:fldCharType="end"/>
        </w:r>
      </w:hyperlink>
    </w:p>
    <w:p w14:paraId="42A7C34A" w14:textId="77777777" w:rsidR="00E60632" w:rsidRDefault="0069710C">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6947026" w:history="1">
        <w:r w:rsidR="00E60632" w:rsidRPr="00822B54">
          <w:rPr>
            <w:rStyle w:val="Lienhypertexte"/>
            <w:noProof/>
            <w:lang w:val="en-CA"/>
          </w:rPr>
          <w:t>10.</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Media Types for any data encoding(s)</w:t>
        </w:r>
        <w:r w:rsidR="00E60632">
          <w:rPr>
            <w:noProof/>
            <w:webHidden/>
          </w:rPr>
          <w:tab/>
        </w:r>
        <w:r w:rsidR="00E60632">
          <w:rPr>
            <w:noProof/>
            <w:webHidden/>
          </w:rPr>
          <w:fldChar w:fldCharType="begin"/>
        </w:r>
        <w:r w:rsidR="00E60632">
          <w:rPr>
            <w:noProof/>
            <w:webHidden/>
          </w:rPr>
          <w:instrText xml:space="preserve"> PAGEREF _Toc456947026 \h </w:instrText>
        </w:r>
        <w:r w:rsidR="00E60632">
          <w:rPr>
            <w:noProof/>
            <w:webHidden/>
          </w:rPr>
        </w:r>
        <w:r w:rsidR="00E60632">
          <w:rPr>
            <w:noProof/>
            <w:webHidden/>
          </w:rPr>
          <w:fldChar w:fldCharType="separate"/>
        </w:r>
        <w:r w:rsidR="00E60632">
          <w:rPr>
            <w:noProof/>
            <w:webHidden/>
          </w:rPr>
          <w:t>227</w:t>
        </w:r>
        <w:r w:rsidR="00E60632">
          <w:rPr>
            <w:noProof/>
            <w:webHidden/>
          </w:rPr>
          <w:fldChar w:fldCharType="end"/>
        </w:r>
      </w:hyperlink>
    </w:p>
    <w:p w14:paraId="38FBD19D" w14:textId="77777777" w:rsidR="00E60632" w:rsidRDefault="0069710C">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6947027" w:history="1">
        <w:r w:rsidR="00E60632" w:rsidRPr="00822B54">
          <w:rPr>
            <w:rStyle w:val="Lienhypertexte"/>
            <w:noProof/>
            <w:lang w:val="en-CA"/>
          </w:rPr>
          <w:t>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Abbreviations and Acronyms</w:t>
        </w:r>
        <w:r w:rsidR="00E60632">
          <w:rPr>
            <w:noProof/>
            <w:webHidden/>
          </w:rPr>
          <w:tab/>
        </w:r>
        <w:r w:rsidR="00E60632">
          <w:rPr>
            <w:noProof/>
            <w:webHidden/>
          </w:rPr>
          <w:fldChar w:fldCharType="begin"/>
        </w:r>
        <w:r w:rsidR="00E60632">
          <w:rPr>
            <w:noProof/>
            <w:webHidden/>
          </w:rPr>
          <w:instrText xml:space="preserve"> PAGEREF _Toc456947027 \h </w:instrText>
        </w:r>
        <w:r w:rsidR="00E60632">
          <w:rPr>
            <w:noProof/>
            <w:webHidden/>
          </w:rPr>
        </w:r>
        <w:r w:rsidR="00E60632">
          <w:rPr>
            <w:noProof/>
            <w:webHidden/>
          </w:rPr>
          <w:fldChar w:fldCharType="separate"/>
        </w:r>
        <w:r w:rsidR="00E60632">
          <w:rPr>
            <w:noProof/>
            <w:webHidden/>
          </w:rPr>
          <w:t>228</w:t>
        </w:r>
        <w:r w:rsidR="00E60632">
          <w:rPr>
            <w:noProof/>
            <w:webHidden/>
          </w:rPr>
          <w:fldChar w:fldCharType="end"/>
        </w:r>
      </w:hyperlink>
    </w:p>
    <w:p w14:paraId="2FA544CF" w14:textId="77777777" w:rsidR="00E60632" w:rsidRDefault="0069710C">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6947028" w:history="1">
        <w:r w:rsidR="00E60632" w:rsidRPr="00822B54">
          <w:rPr>
            <w:rStyle w:val="Lienhypertexte"/>
            <w:noProof/>
          </w:rPr>
          <w:t>Annex A.</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classes</w:t>
        </w:r>
        <w:r w:rsidR="00E60632">
          <w:rPr>
            <w:noProof/>
            <w:webHidden/>
          </w:rPr>
          <w:tab/>
        </w:r>
        <w:r w:rsidR="00E60632">
          <w:rPr>
            <w:noProof/>
            <w:webHidden/>
          </w:rPr>
          <w:fldChar w:fldCharType="begin"/>
        </w:r>
        <w:r w:rsidR="00E60632">
          <w:rPr>
            <w:noProof/>
            <w:webHidden/>
          </w:rPr>
          <w:instrText xml:space="preserve"> PAGEREF _Toc456947028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724D8BB1"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29" w:history="1">
        <w:r w:rsidR="00E60632" w:rsidRPr="00822B54">
          <w:rPr>
            <w:rStyle w:val="Lienhypertexte"/>
            <w:noProof/>
          </w:rPr>
          <w:t>A.1.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Conceptual</w:t>
        </w:r>
        <w:r w:rsidR="00E60632">
          <w:rPr>
            <w:noProof/>
            <w:webHidden/>
          </w:rPr>
          <w:tab/>
        </w:r>
        <w:r w:rsidR="00E60632">
          <w:rPr>
            <w:noProof/>
            <w:webHidden/>
          </w:rPr>
          <w:fldChar w:fldCharType="begin"/>
        </w:r>
        <w:r w:rsidR="00E60632">
          <w:rPr>
            <w:noProof/>
            <w:webHidden/>
          </w:rPr>
          <w:instrText xml:space="preserve"> PAGEREF _Toc456947029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23F504FB"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0" w:history="1">
        <w:r w:rsidR="00E60632" w:rsidRPr="00822B54">
          <w:rPr>
            <w:rStyle w:val="Lienhypertexte"/>
            <w:noProof/>
          </w:rPr>
          <w:t>A.2.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Core Abstract</w:t>
        </w:r>
        <w:r w:rsidR="00E60632">
          <w:rPr>
            <w:noProof/>
            <w:webHidden/>
          </w:rPr>
          <w:tab/>
        </w:r>
        <w:r w:rsidR="00E60632">
          <w:rPr>
            <w:noProof/>
            <w:webHidden/>
          </w:rPr>
          <w:fldChar w:fldCharType="begin"/>
        </w:r>
        <w:r w:rsidR="00E60632">
          <w:rPr>
            <w:noProof/>
            <w:webHidden/>
          </w:rPr>
          <w:instrText xml:space="preserve"> PAGEREF _Toc456947030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09CCD872"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1" w:history="1">
        <w:r w:rsidR="00E60632" w:rsidRPr="00822B54">
          <w:rPr>
            <w:rStyle w:val="Lienhypertexte"/>
            <w:noProof/>
          </w:rPr>
          <w:t>A.3.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Lite  Logical</w:t>
        </w:r>
        <w:r w:rsidR="00E60632">
          <w:rPr>
            <w:noProof/>
            <w:webHidden/>
          </w:rPr>
          <w:tab/>
        </w:r>
        <w:r w:rsidR="00E60632">
          <w:rPr>
            <w:noProof/>
            <w:webHidden/>
          </w:rPr>
          <w:fldChar w:fldCharType="begin"/>
        </w:r>
        <w:r w:rsidR="00E60632">
          <w:rPr>
            <w:noProof/>
            <w:webHidden/>
          </w:rPr>
          <w:instrText xml:space="preserve"> PAGEREF _Toc456947031 \h </w:instrText>
        </w:r>
        <w:r w:rsidR="00E60632">
          <w:rPr>
            <w:noProof/>
            <w:webHidden/>
          </w:rPr>
        </w:r>
        <w:r w:rsidR="00E60632">
          <w:rPr>
            <w:noProof/>
            <w:webHidden/>
          </w:rPr>
          <w:fldChar w:fldCharType="separate"/>
        </w:r>
        <w:r w:rsidR="00E60632">
          <w:rPr>
            <w:noProof/>
            <w:webHidden/>
          </w:rPr>
          <w:t>232</w:t>
        </w:r>
        <w:r w:rsidR="00E60632">
          <w:rPr>
            <w:noProof/>
            <w:webHidden/>
          </w:rPr>
          <w:fldChar w:fldCharType="end"/>
        </w:r>
      </w:hyperlink>
    </w:p>
    <w:p w14:paraId="129836ED"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2" w:history="1">
        <w:r w:rsidR="00E60632" w:rsidRPr="00822B54">
          <w:rPr>
            <w:rStyle w:val="Lienhypertexte"/>
            <w:noProof/>
          </w:rPr>
          <w:t>A.4.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Basic Logical Model</w:t>
        </w:r>
        <w:r w:rsidR="00E60632">
          <w:rPr>
            <w:noProof/>
            <w:webHidden/>
          </w:rPr>
          <w:tab/>
        </w:r>
        <w:r w:rsidR="00E60632">
          <w:rPr>
            <w:noProof/>
            <w:webHidden/>
          </w:rPr>
          <w:fldChar w:fldCharType="begin"/>
        </w:r>
        <w:r w:rsidR="00E60632">
          <w:rPr>
            <w:noProof/>
            <w:webHidden/>
          </w:rPr>
          <w:instrText xml:space="preserve"> PAGEREF _Toc456947032 \h </w:instrText>
        </w:r>
        <w:r w:rsidR="00E60632">
          <w:rPr>
            <w:noProof/>
            <w:webHidden/>
          </w:rPr>
        </w:r>
        <w:r w:rsidR="00E60632">
          <w:rPr>
            <w:noProof/>
            <w:webHidden/>
          </w:rPr>
          <w:fldChar w:fldCharType="separate"/>
        </w:r>
        <w:r w:rsidR="00E60632">
          <w:rPr>
            <w:noProof/>
            <w:webHidden/>
          </w:rPr>
          <w:t>236</w:t>
        </w:r>
        <w:r w:rsidR="00E60632">
          <w:rPr>
            <w:noProof/>
            <w:webHidden/>
          </w:rPr>
          <w:fldChar w:fldCharType="end"/>
        </w:r>
      </w:hyperlink>
    </w:p>
    <w:p w14:paraId="747FEDB3"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3" w:history="1">
        <w:r w:rsidR="00E60632" w:rsidRPr="00822B54">
          <w:rPr>
            <w:rStyle w:val="Lienhypertexte"/>
            <w:noProof/>
          </w:rPr>
          <w:t>A.5.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Extension Logical Model</w:t>
        </w:r>
        <w:r w:rsidR="00E60632">
          <w:rPr>
            <w:noProof/>
            <w:webHidden/>
          </w:rPr>
          <w:tab/>
        </w:r>
        <w:r w:rsidR="00E60632">
          <w:rPr>
            <w:noProof/>
            <w:webHidden/>
          </w:rPr>
          <w:fldChar w:fldCharType="begin"/>
        </w:r>
        <w:r w:rsidR="00E60632">
          <w:rPr>
            <w:noProof/>
            <w:webHidden/>
          </w:rPr>
          <w:instrText xml:space="preserve"> PAGEREF _Toc456947033 \h </w:instrText>
        </w:r>
        <w:r w:rsidR="00E60632">
          <w:rPr>
            <w:noProof/>
            <w:webHidden/>
          </w:rPr>
        </w:r>
        <w:r w:rsidR="00E60632">
          <w:rPr>
            <w:noProof/>
            <w:webHidden/>
          </w:rPr>
          <w:fldChar w:fldCharType="separate"/>
        </w:r>
        <w:r w:rsidR="00E60632">
          <w:rPr>
            <w:noProof/>
            <w:webHidden/>
          </w:rPr>
          <w:t>240</w:t>
        </w:r>
        <w:r w:rsidR="00E60632">
          <w:rPr>
            <w:noProof/>
            <w:webHidden/>
          </w:rPr>
          <w:fldChar w:fldCharType="end"/>
        </w:r>
      </w:hyperlink>
    </w:p>
    <w:p w14:paraId="6ACED06E"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4" w:history="1">
        <w:r w:rsidR="00E60632" w:rsidRPr="00822B54">
          <w:rPr>
            <w:rStyle w:val="Lienhypertexte"/>
            <w:noProof/>
          </w:rPr>
          <w:t>A.6.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Time-Scale Logical Model</w:t>
        </w:r>
        <w:r w:rsidR="00E60632">
          <w:rPr>
            <w:noProof/>
            <w:webHidden/>
          </w:rPr>
          <w:tab/>
        </w:r>
        <w:r w:rsidR="00E60632">
          <w:rPr>
            <w:noProof/>
            <w:webHidden/>
          </w:rPr>
          <w:fldChar w:fldCharType="begin"/>
        </w:r>
        <w:r w:rsidR="00E60632">
          <w:rPr>
            <w:noProof/>
            <w:webHidden/>
          </w:rPr>
          <w:instrText xml:space="preserve"> PAGEREF _Toc456947034 \h </w:instrText>
        </w:r>
        <w:r w:rsidR="00E60632">
          <w:rPr>
            <w:noProof/>
            <w:webHidden/>
          </w:rPr>
        </w:r>
        <w:r w:rsidR="00E60632">
          <w:rPr>
            <w:noProof/>
            <w:webHidden/>
          </w:rPr>
          <w:fldChar w:fldCharType="separate"/>
        </w:r>
        <w:r w:rsidR="00E60632">
          <w:rPr>
            <w:noProof/>
            <w:webHidden/>
          </w:rPr>
          <w:t>242</w:t>
        </w:r>
        <w:r w:rsidR="00E60632">
          <w:rPr>
            <w:noProof/>
            <w:webHidden/>
          </w:rPr>
          <w:fldChar w:fldCharType="end"/>
        </w:r>
      </w:hyperlink>
    </w:p>
    <w:p w14:paraId="1B1EF517"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5" w:history="1">
        <w:r w:rsidR="00E60632" w:rsidRPr="00822B54">
          <w:rPr>
            <w:rStyle w:val="Lienhypertexte"/>
            <w:noProof/>
          </w:rPr>
          <w:t>A.7.</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Borehole Logical Model</w:t>
        </w:r>
        <w:r w:rsidR="00E60632">
          <w:rPr>
            <w:noProof/>
            <w:webHidden/>
          </w:rPr>
          <w:tab/>
        </w:r>
        <w:r w:rsidR="00E60632">
          <w:rPr>
            <w:noProof/>
            <w:webHidden/>
          </w:rPr>
          <w:fldChar w:fldCharType="begin"/>
        </w:r>
        <w:r w:rsidR="00E60632">
          <w:rPr>
            <w:noProof/>
            <w:webHidden/>
          </w:rPr>
          <w:instrText xml:space="preserve"> PAGEREF _Toc456947035 \h </w:instrText>
        </w:r>
        <w:r w:rsidR="00E60632">
          <w:rPr>
            <w:noProof/>
            <w:webHidden/>
          </w:rPr>
        </w:r>
        <w:r w:rsidR="00E60632">
          <w:rPr>
            <w:noProof/>
            <w:webHidden/>
          </w:rPr>
          <w:fldChar w:fldCharType="separate"/>
        </w:r>
        <w:r w:rsidR="00E60632">
          <w:rPr>
            <w:noProof/>
            <w:webHidden/>
          </w:rPr>
          <w:t>243</w:t>
        </w:r>
        <w:r w:rsidR="00E60632">
          <w:rPr>
            <w:noProof/>
            <w:webHidden/>
          </w:rPr>
          <w:fldChar w:fldCharType="end"/>
        </w:r>
      </w:hyperlink>
    </w:p>
    <w:p w14:paraId="0DAD20D7"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6" w:history="1">
        <w:r w:rsidR="00E60632" w:rsidRPr="00822B54">
          <w:rPr>
            <w:rStyle w:val="Lienhypertexte"/>
            <w:noProof/>
          </w:rPr>
          <w:t>A.8.</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Lab Analysis Logical Model</w:t>
        </w:r>
        <w:r w:rsidR="00E60632">
          <w:rPr>
            <w:noProof/>
            <w:webHidden/>
          </w:rPr>
          <w:tab/>
        </w:r>
        <w:r w:rsidR="00E60632">
          <w:rPr>
            <w:noProof/>
            <w:webHidden/>
          </w:rPr>
          <w:fldChar w:fldCharType="begin"/>
        </w:r>
        <w:r w:rsidR="00E60632">
          <w:rPr>
            <w:noProof/>
            <w:webHidden/>
          </w:rPr>
          <w:instrText xml:space="preserve"> PAGEREF _Toc456947036 \h </w:instrText>
        </w:r>
        <w:r w:rsidR="00E60632">
          <w:rPr>
            <w:noProof/>
            <w:webHidden/>
          </w:rPr>
        </w:r>
        <w:r w:rsidR="00E60632">
          <w:rPr>
            <w:noProof/>
            <w:webHidden/>
          </w:rPr>
          <w:fldChar w:fldCharType="separate"/>
        </w:r>
        <w:r w:rsidR="00E60632">
          <w:rPr>
            <w:noProof/>
            <w:webHidden/>
          </w:rPr>
          <w:t>246</w:t>
        </w:r>
        <w:r w:rsidR="00E60632">
          <w:rPr>
            <w:noProof/>
            <w:webHidden/>
          </w:rPr>
          <w:fldChar w:fldCharType="end"/>
        </w:r>
      </w:hyperlink>
    </w:p>
    <w:p w14:paraId="45D19566" w14:textId="77777777" w:rsidR="00E60632" w:rsidRDefault="0069710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6947037" w:history="1">
        <w:r w:rsidR="00E60632" w:rsidRPr="00822B54">
          <w:rPr>
            <w:rStyle w:val="Lienhypertexte"/>
            <w:noProof/>
          </w:rPr>
          <w:t>A.9.</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XML Encoding Abstract Core</w:t>
        </w:r>
        <w:r w:rsidR="00E60632">
          <w:rPr>
            <w:noProof/>
            <w:webHidden/>
          </w:rPr>
          <w:tab/>
        </w:r>
        <w:r w:rsidR="00E60632">
          <w:rPr>
            <w:noProof/>
            <w:webHidden/>
          </w:rPr>
          <w:fldChar w:fldCharType="begin"/>
        </w:r>
        <w:r w:rsidR="00E60632">
          <w:rPr>
            <w:noProof/>
            <w:webHidden/>
          </w:rPr>
          <w:instrText xml:space="preserve"> PAGEREF _Toc456947037 \h </w:instrText>
        </w:r>
        <w:r w:rsidR="00E60632">
          <w:rPr>
            <w:noProof/>
            <w:webHidden/>
          </w:rPr>
        </w:r>
        <w:r w:rsidR="00E60632">
          <w:rPr>
            <w:noProof/>
            <w:webHidden/>
          </w:rPr>
          <w:fldChar w:fldCharType="separate"/>
        </w:r>
        <w:r w:rsidR="00E60632">
          <w:rPr>
            <w:noProof/>
            <w:webHidden/>
          </w:rPr>
          <w:t>248</w:t>
        </w:r>
        <w:r w:rsidR="00E60632">
          <w:rPr>
            <w:noProof/>
            <w:webHidden/>
          </w:rPr>
          <w:fldChar w:fldCharType="end"/>
        </w:r>
      </w:hyperlink>
    </w:p>
    <w:p w14:paraId="145D33DD"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38" w:history="1">
        <w:r w:rsidR="00E60632" w:rsidRPr="00822B54">
          <w:rPr>
            <w:rStyle w:val="Lienhypertexte"/>
            <w:noProof/>
          </w:rPr>
          <w:t>A.10.</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Lite XML Abstract Encoding</w:t>
        </w:r>
        <w:r w:rsidR="00E60632">
          <w:rPr>
            <w:noProof/>
            <w:webHidden/>
          </w:rPr>
          <w:tab/>
        </w:r>
        <w:r w:rsidR="00E60632">
          <w:rPr>
            <w:noProof/>
            <w:webHidden/>
          </w:rPr>
          <w:fldChar w:fldCharType="begin"/>
        </w:r>
        <w:r w:rsidR="00E60632">
          <w:rPr>
            <w:noProof/>
            <w:webHidden/>
          </w:rPr>
          <w:instrText xml:space="preserve"> PAGEREF _Toc456947038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569B558A"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39" w:history="1">
        <w:r w:rsidR="00E60632" w:rsidRPr="00822B54">
          <w:rPr>
            <w:rStyle w:val="Lienhypertexte"/>
            <w:noProof/>
          </w:rPr>
          <w:t>A.11.</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Lite XML Encoding for GML 3.1</w:t>
        </w:r>
        <w:r w:rsidR="00E60632">
          <w:rPr>
            <w:noProof/>
            <w:webHidden/>
          </w:rPr>
          <w:tab/>
        </w:r>
        <w:r w:rsidR="00E60632">
          <w:rPr>
            <w:noProof/>
            <w:webHidden/>
          </w:rPr>
          <w:fldChar w:fldCharType="begin"/>
        </w:r>
        <w:r w:rsidR="00E60632">
          <w:rPr>
            <w:noProof/>
            <w:webHidden/>
          </w:rPr>
          <w:instrText xml:space="preserve"> PAGEREF _Toc456947039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202D6813"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0" w:history="1">
        <w:r w:rsidR="00E60632" w:rsidRPr="00822B54">
          <w:rPr>
            <w:rStyle w:val="Lienhypertexte"/>
            <w:noProof/>
          </w:rPr>
          <w:t>A.12.</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Basic XML Encoding</w:t>
        </w:r>
        <w:r w:rsidR="00E60632">
          <w:rPr>
            <w:noProof/>
            <w:webHidden/>
          </w:rPr>
          <w:tab/>
        </w:r>
        <w:r w:rsidR="00E60632">
          <w:rPr>
            <w:noProof/>
            <w:webHidden/>
          </w:rPr>
          <w:fldChar w:fldCharType="begin"/>
        </w:r>
        <w:r w:rsidR="00E60632">
          <w:rPr>
            <w:noProof/>
            <w:webHidden/>
          </w:rPr>
          <w:instrText xml:space="preserve"> PAGEREF _Toc456947040 \h </w:instrText>
        </w:r>
        <w:r w:rsidR="00E60632">
          <w:rPr>
            <w:noProof/>
            <w:webHidden/>
          </w:rPr>
        </w:r>
        <w:r w:rsidR="00E60632">
          <w:rPr>
            <w:noProof/>
            <w:webHidden/>
          </w:rPr>
          <w:fldChar w:fldCharType="separate"/>
        </w:r>
        <w:r w:rsidR="00E60632">
          <w:rPr>
            <w:noProof/>
            <w:webHidden/>
          </w:rPr>
          <w:t>252</w:t>
        </w:r>
        <w:r w:rsidR="00E60632">
          <w:rPr>
            <w:noProof/>
            <w:webHidden/>
          </w:rPr>
          <w:fldChar w:fldCharType="end"/>
        </w:r>
      </w:hyperlink>
    </w:p>
    <w:p w14:paraId="08FE6BAF"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1" w:history="1">
        <w:r w:rsidR="00E60632" w:rsidRPr="00822B54">
          <w:rPr>
            <w:rStyle w:val="Lienhypertexte"/>
            <w:noProof/>
          </w:rPr>
          <w:t>A.13.</w:t>
        </w:r>
        <w:r w:rsidR="00E60632">
          <w:rPr>
            <w:rFonts w:asciiTheme="minorHAnsi" w:eastAsiaTheme="minorEastAsia" w:hAnsiTheme="minorHAnsi" w:cstheme="minorBidi"/>
            <w:noProof/>
            <w:sz w:val="22"/>
            <w:szCs w:val="22"/>
            <w:lang w:val="en-CA" w:eastAsia="en-CA"/>
          </w:rPr>
          <w:tab/>
        </w:r>
        <w:r w:rsidR="00E60632" w:rsidRPr="00822B54">
          <w:rPr>
            <w:rStyle w:val="Lienhypertexte"/>
            <w:noProof/>
          </w:rPr>
          <w:t>Conformance class: GeoSciML Extension XML Encoding</w:t>
        </w:r>
        <w:r w:rsidR="00E60632">
          <w:rPr>
            <w:noProof/>
            <w:webHidden/>
          </w:rPr>
          <w:tab/>
        </w:r>
        <w:r w:rsidR="00E60632">
          <w:rPr>
            <w:noProof/>
            <w:webHidden/>
          </w:rPr>
          <w:fldChar w:fldCharType="begin"/>
        </w:r>
        <w:r w:rsidR="00E60632">
          <w:rPr>
            <w:noProof/>
            <w:webHidden/>
          </w:rPr>
          <w:instrText xml:space="preserve"> PAGEREF _Toc456947041 \h </w:instrText>
        </w:r>
        <w:r w:rsidR="00E60632">
          <w:rPr>
            <w:noProof/>
            <w:webHidden/>
          </w:rPr>
        </w:r>
        <w:r w:rsidR="00E60632">
          <w:rPr>
            <w:noProof/>
            <w:webHidden/>
          </w:rPr>
          <w:fldChar w:fldCharType="separate"/>
        </w:r>
        <w:r w:rsidR="00E60632">
          <w:rPr>
            <w:noProof/>
            <w:webHidden/>
          </w:rPr>
          <w:t>253</w:t>
        </w:r>
        <w:r w:rsidR="00E60632">
          <w:rPr>
            <w:noProof/>
            <w:webHidden/>
          </w:rPr>
          <w:fldChar w:fldCharType="end"/>
        </w:r>
      </w:hyperlink>
    </w:p>
    <w:p w14:paraId="2375D6B1"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2" w:history="1">
        <w:r w:rsidR="00E60632" w:rsidRPr="00822B54">
          <w:rPr>
            <w:rStyle w:val="Lienhypertexte"/>
            <w:noProof/>
            <w:lang w:val="en-CA"/>
          </w:rPr>
          <w:t>A.14.</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 class: GeoSciML Geologic Time XML Encoding</w:t>
        </w:r>
        <w:r w:rsidR="00E60632">
          <w:rPr>
            <w:noProof/>
            <w:webHidden/>
          </w:rPr>
          <w:tab/>
        </w:r>
        <w:r w:rsidR="00E60632">
          <w:rPr>
            <w:noProof/>
            <w:webHidden/>
          </w:rPr>
          <w:fldChar w:fldCharType="begin"/>
        </w:r>
        <w:r w:rsidR="00E60632">
          <w:rPr>
            <w:noProof/>
            <w:webHidden/>
          </w:rPr>
          <w:instrText xml:space="preserve"> PAGEREF _Toc456947042 \h </w:instrText>
        </w:r>
        <w:r w:rsidR="00E60632">
          <w:rPr>
            <w:noProof/>
            <w:webHidden/>
          </w:rPr>
        </w:r>
        <w:r w:rsidR="00E60632">
          <w:rPr>
            <w:noProof/>
            <w:webHidden/>
          </w:rPr>
          <w:fldChar w:fldCharType="separate"/>
        </w:r>
        <w:r w:rsidR="00E60632">
          <w:rPr>
            <w:noProof/>
            <w:webHidden/>
          </w:rPr>
          <w:t>254</w:t>
        </w:r>
        <w:r w:rsidR="00E60632">
          <w:rPr>
            <w:noProof/>
            <w:webHidden/>
          </w:rPr>
          <w:fldChar w:fldCharType="end"/>
        </w:r>
      </w:hyperlink>
    </w:p>
    <w:p w14:paraId="7ABA0E07"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3" w:history="1">
        <w:r w:rsidR="00E60632" w:rsidRPr="00822B54">
          <w:rPr>
            <w:rStyle w:val="Lienhypertexte"/>
            <w:noProof/>
            <w:lang w:val="en-CA"/>
          </w:rPr>
          <w:t>A.15.</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 class: GeoSciML Borehole XML Encoding</w:t>
        </w:r>
        <w:r w:rsidR="00E60632">
          <w:rPr>
            <w:noProof/>
            <w:webHidden/>
          </w:rPr>
          <w:tab/>
        </w:r>
        <w:r w:rsidR="00E60632">
          <w:rPr>
            <w:noProof/>
            <w:webHidden/>
          </w:rPr>
          <w:fldChar w:fldCharType="begin"/>
        </w:r>
        <w:r w:rsidR="00E60632">
          <w:rPr>
            <w:noProof/>
            <w:webHidden/>
          </w:rPr>
          <w:instrText xml:space="preserve"> PAGEREF _Toc456947043 \h </w:instrText>
        </w:r>
        <w:r w:rsidR="00E60632">
          <w:rPr>
            <w:noProof/>
            <w:webHidden/>
          </w:rPr>
        </w:r>
        <w:r w:rsidR="00E60632">
          <w:rPr>
            <w:noProof/>
            <w:webHidden/>
          </w:rPr>
          <w:fldChar w:fldCharType="separate"/>
        </w:r>
        <w:r w:rsidR="00E60632">
          <w:rPr>
            <w:noProof/>
            <w:webHidden/>
          </w:rPr>
          <w:t>255</w:t>
        </w:r>
        <w:r w:rsidR="00E60632">
          <w:rPr>
            <w:noProof/>
            <w:webHidden/>
          </w:rPr>
          <w:fldChar w:fldCharType="end"/>
        </w:r>
      </w:hyperlink>
    </w:p>
    <w:p w14:paraId="4EB9188E" w14:textId="77777777" w:rsidR="00E60632" w:rsidRDefault="0069710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6947044" w:history="1">
        <w:r w:rsidR="00E60632" w:rsidRPr="00822B54">
          <w:rPr>
            <w:rStyle w:val="Lienhypertexte"/>
            <w:noProof/>
            <w:lang w:val="en-CA"/>
          </w:rPr>
          <w:t>A.16.</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Conformance class: GeoSciML Laboratory and Analysis XML Encoding</w:t>
        </w:r>
        <w:r w:rsidR="00E60632">
          <w:rPr>
            <w:noProof/>
            <w:webHidden/>
          </w:rPr>
          <w:tab/>
        </w:r>
        <w:r w:rsidR="00E60632">
          <w:rPr>
            <w:noProof/>
            <w:webHidden/>
          </w:rPr>
          <w:fldChar w:fldCharType="begin"/>
        </w:r>
        <w:r w:rsidR="00E60632">
          <w:rPr>
            <w:noProof/>
            <w:webHidden/>
          </w:rPr>
          <w:instrText xml:space="preserve"> PAGEREF _Toc456947044 \h </w:instrText>
        </w:r>
        <w:r w:rsidR="00E60632">
          <w:rPr>
            <w:noProof/>
            <w:webHidden/>
          </w:rPr>
        </w:r>
        <w:r w:rsidR="00E60632">
          <w:rPr>
            <w:noProof/>
            <w:webHidden/>
          </w:rPr>
          <w:fldChar w:fldCharType="separate"/>
        </w:r>
        <w:r w:rsidR="00E60632">
          <w:rPr>
            <w:noProof/>
            <w:webHidden/>
          </w:rPr>
          <w:t>256</w:t>
        </w:r>
        <w:r w:rsidR="00E60632">
          <w:rPr>
            <w:noProof/>
            <w:webHidden/>
          </w:rPr>
          <w:fldChar w:fldCharType="end"/>
        </w:r>
      </w:hyperlink>
    </w:p>
    <w:p w14:paraId="2DEFDCB9" w14:textId="77777777" w:rsidR="00E60632" w:rsidRDefault="0069710C">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6947045" w:history="1">
        <w:r w:rsidR="00E60632" w:rsidRPr="00822B54">
          <w:rPr>
            <w:rStyle w:val="Lienhypertexte"/>
            <w:noProof/>
            <w:lang w:val="en-CA"/>
          </w:rPr>
          <w:t>Annex B.</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Revision history</w:t>
        </w:r>
        <w:r w:rsidR="00E60632">
          <w:rPr>
            <w:noProof/>
            <w:webHidden/>
          </w:rPr>
          <w:tab/>
        </w:r>
        <w:r w:rsidR="00E60632">
          <w:rPr>
            <w:noProof/>
            <w:webHidden/>
          </w:rPr>
          <w:fldChar w:fldCharType="begin"/>
        </w:r>
        <w:r w:rsidR="00E60632">
          <w:rPr>
            <w:noProof/>
            <w:webHidden/>
          </w:rPr>
          <w:instrText xml:space="preserve"> PAGEREF _Toc456947045 \h </w:instrText>
        </w:r>
        <w:r w:rsidR="00E60632">
          <w:rPr>
            <w:noProof/>
            <w:webHidden/>
          </w:rPr>
        </w:r>
        <w:r w:rsidR="00E60632">
          <w:rPr>
            <w:noProof/>
            <w:webHidden/>
          </w:rPr>
          <w:fldChar w:fldCharType="separate"/>
        </w:r>
        <w:r w:rsidR="00E60632">
          <w:rPr>
            <w:noProof/>
            <w:webHidden/>
          </w:rPr>
          <w:t>257</w:t>
        </w:r>
        <w:r w:rsidR="00E60632">
          <w:rPr>
            <w:noProof/>
            <w:webHidden/>
          </w:rPr>
          <w:fldChar w:fldCharType="end"/>
        </w:r>
      </w:hyperlink>
    </w:p>
    <w:p w14:paraId="65F37694" w14:textId="77777777" w:rsidR="00E60632" w:rsidRDefault="0069710C">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6947046" w:history="1">
        <w:r w:rsidR="00E60632" w:rsidRPr="00822B54">
          <w:rPr>
            <w:rStyle w:val="Lienhypertexte"/>
            <w:noProof/>
            <w:lang w:val="en-CA"/>
          </w:rPr>
          <w:t>Annex C.</w:t>
        </w:r>
        <w:r w:rsidR="00E60632">
          <w:rPr>
            <w:rFonts w:asciiTheme="minorHAnsi" w:eastAsiaTheme="minorEastAsia" w:hAnsiTheme="minorHAnsi" w:cstheme="minorBidi"/>
            <w:noProof/>
            <w:sz w:val="22"/>
            <w:szCs w:val="22"/>
            <w:lang w:val="en-CA" w:eastAsia="en-CA"/>
          </w:rPr>
          <w:tab/>
        </w:r>
        <w:r w:rsidR="00E60632" w:rsidRPr="00822B54">
          <w:rPr>
            <w:rStyle w:val="Lienhypertexte"/>
            <w:noProof/>
            <w:lang w:val="en-CA"/>
          </w:rPr>
          <w:t>Bibliography</w:t>
        </w:r>
        <w:r w:rsidR="00E60632">
          <w:rPr>
            <w:noProof/>
            <w:webHidden/>
          </w:rPr>
          <w:tab/>
        </w:r>
        <w:r w:rsidR="00E60632">
          <w:rPr>
            <w:noProof/>
            <w:webHidden/>
          </w:rPr>
          <w:fldChar w:fldCharType="begin"/>
        </w:r>
        <w:r w:rsidR="00E60632">
          <w:rPr>
            <w:noProof/>
            <w:webHidden/>
          </w:rPr>
          <w:instrText xml:space="preserve"> PAGEREF _Toc456947046 \h </w:instrText>
        </w:r>
        <w:r w:rsidR="00E60632">
          <w:rPr>
            <w:noProof/>
            <w:webHidden/>
          </w:rPr>
        </w:r>
        <w:r w:rsidR="00E60632">
          <w:rPr>
            <w:noProof/>
            <w:webHidden/>
          </w:rPr>
          <w:fldChar w:fldCharType="separate"/>
        </w:r>
        <w:r w:rsidR="00E60632">
          <w:rPr>
            <w:noProof/>
            <w:webHidden/>
          </w:rPr>
          <w:t>258</w:t>
        </w:r>
        <w:r w:rsidR="00E60632">
          <w:rPr>
            <w:noProof/>
            <w:webHidden/>
          </w:rPr>
          <w:fldChar w:fldCharType="end"/>
        </w:r>
      </w:hyperlink>
    </w:p>
    <w:p w14:paraId="4D6C349B" w14:textId="79685D31" w:rsidR="00F60CB2" w:rsidRPr="00D12552" w:rsidRDefault="00F27D5A">
      <w:pPr>
        <w:rPr>
          <w:lang w:val="en-CA"/>
        </w:rPr>
      </w:pPr>
      <w:r w:rsidRPr="00D12552">
        <w:rPr>
          <w:lang w:val="en-CA"/>
        </w:rPr>
        <w:lastRenderedPageBreak/>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r w:rsidRPr="00D12552">
        <w:rPr>
          <w:lang w:val="en-CA"/>
        </w:rPr>
        <w:t>Submitting organizations</w:t>
      </w:r>
      <w:bookmarkEnd w:id="5"/>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bookmarkStart w:id="6"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6"/>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69710C"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7" w:name="_Toc456946924"/>
      <w:r w:rsidRPr="00D12552">
        <w:rPr>
          <w:lang w:val="en-CA"/>
        </w:rPr>
        <w:t>Scope</w:t>
      </w:r>
      <w:bookmarkEnd w:id="7"/>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8"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9" w:name="_Toc456946925"/>
      <w:r w:rsidRPr="00D12552">
        <w:rPr>
          <w:lang w:val="en-CA"/>
        </w:rPr>
        <w:t>Conformance</w:t>
      </w:r>
      <w:bookmarkEnd w:id="9"/>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10" w:name="_Toc456946926"/>
      <w:r w:rsidRPr="00D12552">
        <w:rPr>
          <w:lang w:val="en-CA"/>
        </w:rPr>
        <w:t>References</w:t>
      </w:r>
      <w:bookmarkEnd w:id="10"/>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Paragraphedeliste"/>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Paragraphedeliste"/>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Paragraphedeliste"/>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Paragraphedeliste"/>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Paragraphedeliste"/>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Paragraphedeliste"/>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Paragraphedeliste"/>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Paragraphedeliste"/>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Paragraphedeliste"/>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Paragraphedeliste"/>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Paragraphedeliste"/>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11" w:name="_Toc456946927"/>
      <w:r w:rsidRPr="00D12552">
        <w:rPr>
          <w:lang w:val="en-CA"/>
        </w:rPr>
        <w:t>Terms and Definitions</w:t>
      </w:r>
      <w:bookmarkEnd w:id="11"/>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12" w:name="_Toc456946928"/>
      <w:bookmarkStart w:id="13" w:name="_Toc428885175"/>
      <w:bookmarkStart w:id="14" w:name="Glossary_Feature"/>
      <w:proofErr w:type="gramStart"/>
      <w:r>
        <w:rPr>
          <w:lang w:val="en-CA"/>
        </w:rPr>
        <w:t>classifier</w:t>
      </w:r>
      <w:bookmarkEnd w:id="12"/>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5" w:name="_Toc448329382"/>
      <w:bookmarkStart w:id="16" w:name="_Toc448329530"/>
      <w:bookmarkStart w:id="17" w:name="_Toc448329916"/>
      <w:bookmarkStart w:id="18" w:name="_Toc448329383"/>
      <w:bookmarkStart w:id="19" w:name="_Toc448329531"/>
      <w:bookmarkStart w:id="20" w:name="_Toc448329917"/>
      <w:bookmarkStart w:id="21" w:name="_Toc448329384"/>
      <w:bookmarkStart w:id="22" w:name="_Toc448329532"/>
      <w:bookmarkStart w:id="23" w:name="_Toc448329918"/>
      <w:bookmarkStart w:id="24" w:name="_Toc428885176"/>
      <w:bookmarkStart w:id="25" w:name="_Toc456946929"/>
      <w:bookmarkEnd w:id="13"/>
      <w:bookmarkEnd w:id="15"/>
      <w:bookmarkEnd w:id="16"/>
      <w:bookmarkEnd w:id="17"/>
      <w:bookmarkEnd w:id="18"/>
      <w:bookmarkEnd w:id="19"/>
      <w:bookmarkEnd w:id="20"/>
      <w:bookmarkEnd w:id="21"/>
      <w:bookmarkEnd w:id="22"/>
      <w:bookmarkEnd w:id="23"/>
      <w:proofErr w:type="gramStart"/>
      <w:r w:rsidRPr="00D12552">
        <w:rPr>
          <w:lang w:val="en-CA"/>
        </w:rPr>
        <w:t>domain</w:t>
      </w:r>
      <w:proofErr w:type="gramEnd"/>
      <w:r w:rsidRPr="00D12552">
        <w:rPr>
          <w:lang w:val="en-CA"/>
        </w:rPr>
        <w:t xml:space="preserve"> feature</w:t>
      </w:r>
      <w:bookmarkEnd w:id="24"/>
      <w:bookmarkEnd w:id="25"/>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Titre2"/>
        <w:rPr>
          <w:lang w:val="en-CA"/>
        </w:rPr>
      </w:pPr>
      <w:bookmarkStart w:id="26" w:name="_Toc428885177"/>
      <w:bookmarkStart w:id="27" w:name="_Toc456946930"/>
      <w:proofErr w:type="gramStart"/>
      <w:r w:rsidRPr="00D12552">
        <w:rPr>
          <w:lang w:val="en-CA"/>
        </w:rPr>
        <w:t>element</w:t>
      </w:r>
      <w:proofErr w:type="gramEnd"/>
      <w:r w:rsidRPr="00D12552">
        <w:rPr>
          <w:lang w:val="en-CA"/>
        </w:rPr>
        <w:t xml:space="preserve"> &lt;XML&gt;</w:t>
      </w:r>
      <w:bookmarkEnd w:id="26"/>
      <w:bookmarkEnd w:id="27"/>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8" w:name="_Toc428885178"/>
      <w:bookmarkStart w:id="29" w:name="_Toc456946931"/>
      <w:proofErr w:type="gramStart"/>
      <w:r w:rsidRPr="00D12552">
        <w:rPr>
          <w:lang w:val="en-CA"/>
        </w:rPr>
        <w:t>feature</w:t>
      </w:r>
      <w:bookmarkEnd w:id="28"/>
      <w:bookmarkEnd w:id="29"/>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30" w:name="_Toc428885179"/>
      <w:bookmarkStart w:id="31" w:name="_Toc456946932"/>
      <w:r w:rsidRPr="001C3AE8">
        <w:rPr>
          <w:lang w:val="en-CA"/>
        </w:rPr>
        <w:t>GML application schema</w:t>
      </w:r>
      <w:bookmarkEnd w:id="30"/>
      <w:bookmarkEnd w:id="31"/>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32" w:name="_Toc428885180"/>
      <w:bookmarkStart w:id="33" w:name="_Toc456946933"/>
      <w:r w:rsidRPr="00D12552">
        <w:rPr>
          <w:lang w:val="en-CA"/>
        </w:rPr>
        <w:t>GML document</w:t>
      </w:r>
      <w:bookmarkEnd w:id="32"/>
      <w:bookmarkEnd w:id="33"/>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4" w:name="_Toc428885181"/>
      <w:bookmarkStart w:id="35" w:name="_Toc456946934"/>
      <w:r w:rsidRPr="00D12552">
        <w:rPr>
          <w:lang w:val="en-CA"/>
        </w:rPr>
        <w:t>GML schema</w:t>
      </w:r>
      <w:bookmarkEnd w:id="34"/>
      <w:bookmarkEnd w:id="35"/>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6" w:name="_Toc428885182"/>
      <w:bookmarkStart w:id="37" w:name="_Toc456946935"/>
      <w:proofErr w:type="gramStart"/>
      <w:r w:rsidRPr="00D12552">
        <w:rPr>
          <w:lang w:val="en-CA"/>
        </w:rPr>
        <w:t>measurement</w:t>
      </w:r>
      <w:bookmarkEnd w:id="36"/>
      <w:bookmarkEnd w:id="37"/>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8" w:name="_Toc428885183"/>
      <w:bookmarkStart w:id="39" w:name="_Toc456946936"/>
      <w:proofErr w:type="gramStart"/>
      <w:r w:rsidRPr="00D12552">
        <w:rPr>
          <w:lang w:val="en-CA"/>
        </w:rPr>
        <w:t>observation</w:t>
      </w:r>
      <w:bookmarkEnd w:id="38"/>
      <w:bookmarkEnd w:id="39"/>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40" w:name="_Toc428885184"/>
      <w:bookmarkStart w:id="41" w:name="_Toc456946937"/>
      <w:proofErr w:type="gramStart"/>
      <w:r w:rsidRPr="00D12552">
        <w:rPr>
          <w:lang w:val="en-CA"/>
        </w:rPr>
        <w:t>observation</w:t>
      </w:r>
      <w:proofErr w:type="gramEnd"/>
      <w:r w:rsidRPr="00D12552">
        <w:rPr>
          <w:lang w:val="en-CA"/>
        </w:rPr>
        <w:t xml:space="preserve"> procedure</w:t>
      </w:r>
      <w:bookmarkEnd w:id="40"/>
      <w:bookmarkEnd w:id="41"/>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42" w:name="_Toc428885185"/>
      <w:bookmarkStart w:id="43" w:name="_Toc456946938"/>
      <w:proofErr w:type="gramStart"/>
      <w:r w:rsidRPr="00D12552">
        <w:rPr>
          <w:lang w:val="en-CA"/>
        </w:rPr>
        <w:t>observation</w:t>
      </w:r>
      <w:proofErr w:type="gramEnd"/>
      <w:r w:rsidRPr="00D12552">
        <w:rPr>
          <w:lang w:val="en-CA"/>
        </w:rPr>
        <w:t xml:space="preserve"> result</w:t>
      </w:r>
      <w:bookmarkEnd w:id="42"/>
      <w:bookmarkEnd w:id="4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4" w:name="_Toc428885186"/>
      <w:bookmarkStart w:id="45" w:name="_Toc456946939"/>
      <w:proofErr w:type="gramStart"/>
      <w:r w:rsidRPr="00D12552">
        <w:rPr>
          <w:lang w:val="en-CA"/>
        </w:rPr>
        <w:t>property</w:t>
      </w:r>
      <w:proofErr w:type="gramEnd"/>
      <w:r w:rsidRPr="00D12552">
        <w:rPr>
          <w:lang w:val="en-CA"/>
        </w:rPr>
        <w:t xml:space="preserve"> &lt;General Feature Model&gt;</w:t>
      </w:r>
      <w:bookmarkEnd w:id="44"/>
      <w:bookmarkEnd w:id="45"/>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6" w:name="_Toc428885187"/>
      <w:bookmarkStart w:id="47" w:name="_Toc456946940"/>
      <w:proofErr w:type="gramStart"/>
      <w:r w:rsidRPr="00D12552">
        <w:rPr>
          <w:lang w:val="en-CA"/>
        </w:rPr>
        <w:t>sampled</w:t>
      </w:r>
      <w:proofErr w:type="gramEnd"/>
      <w:r w:rsidRPr="00D12552">
        <w:rPr>
          <w:lang w:val="en-CA"/>
        </w:rPr>
        <w:t xml:space="preserve"> feature</w:t>
      </w:r>
      <w:bookmarkEnd w:id="46"/>
      <w:bookmarkEnd w:id="47"/>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8" w:name="_Toc428885188"/>
      <w:bookmarkStart w:id="49" w:name="_Toc456946941"/>
      <w:proofErr w:type="gramStart"/>
      <w:r w:rsidRPr="00D12552">
        <w:rPr>
          <w:lang w:val="en-CA"/>
        </w:rPr>
        <w:t>sampling</w:t>
      </w:r>
      <w:proofErr w:type="gramEnd"/>
      <w:r w:rsidRPr="00D12552">
        <w:rPr>
          <w:lang w:val="en-CA"/>
        </w:rPr>
        <w:t xml:space="preserve"> feature</w:t>
      </w:r>
      <w:bookmarkEnd w:id="48"/>
      <w:bookmarkEnd w:id="49"/>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50" w:name="_Toc428885189"/>
      <w:bookmarkStart w:id="51" w:name="_Toc456946942"/>
      <w:proofErr w:type="gramStart"/>
      <w:r w:rsidRPr="00D12552">
        <w:rPr>
          <w:lang w:val="en-CA"/>
        </w:rPr>
        <w:t>schema</w:t>
      </w:r>
      <w:proofErr w:type="gramEnd"/>
      <w:r w:rsidRPr="00D12552">
        <w:rPr>
          <w:lang w:val="en-CA"/>
        </w:rPr>
        <w:t xml:space="preserve"> &lt;XML Schema&gt;</w:t>
      </w:r>
      <w:bookmarkEnd w:id="50"/>
      <w:bookmarkEnd w:id="51"/>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52" w:name="_Toc456946943"/>
      <w:bookmarkEnd w:id="14"/>
      <w:r>
        <w:rPr>
          <w:lang w:val="en-CA"/>
        </w:rPr>
        <w:lastRenderedPageBreak/>
        <w:t>GeoSciML Models</w:t>
      </w:r>
      <w:bookmarkEnd w:id="52"/>
      <w:r>
        <w:rPr>
          <w:lang w:val="en-CA"/>
        </w:rPr>
        <w:t xml:space="preserve"> </w:t>
      </w:r>
    </w:p>
    <w:p w14:paraId="577FFDC8" w14:textId="1193DB2D"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3" w:author="Eric Boisvert" w:date="2016-07-11T19:08:00Z">
        <w:r w:rsidR="000F58DA" w:rsidDel="00C00D3F">
          <w:rPr>
            <w:lang w:val="en-CA"/>
          </w:rPr>
          <w:delText xml:space="preserve"> </w:delText>
        </w:r>
      </w:del>
      <w:r w:rsidR="000F58DA">
        <w:rPr>
          <w:lang w:val="en-CA"/>
        </w:rPr>
        <w:t>implementation of portions of the North American Data Model (NADM</w:t>
      </w:r>
      <w:del w:id="54" w:author="Eric Boisvert" w:date="2016-07-11T19:08:00Z">
        <w:r w:rsidR="000F58DA" w:rsidDel="00C00D3F">
          <w:rPr>
            <w:lang w:val="en-CA"/>
          </w:rPr>
          <w:delText xml:space="preserve"> </w:delText>
        </w:r>
      </w:del>
      <w:r w:rsidR="000F58DA">
        <w:rPr>
          <w:lang w:val="en-CA"/>
        </w:rPr>
        <w:t>,</w:t>
      </w:r>
      <w:ins w:id="55"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ins w:id="56" w:author="Eric Boisvert" w:date="2016-07-11T19:08:00Z">
        <w:r w:rsidR="00C00D3F">
          <w:rPr>
            <w:lang w:val="en-CA"/>
          </w:rPr>
          <w:t>s</w:t>
        </w:r>
      </w:ins>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1C3AE8">
      <w:pPr>
        <w:keepNext/>
      </w:pPr>
      <w:r>
        <w:rPr>
          <w:noProof/>
          <w:lang w:val="en-CA" w:eastAsia="en-CA"/>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50CB5F2A"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A052E8">
        <w:rPr>
          <w:noProof/>
        </w:rPr>
        <w:t>1</w:t>
      </w:r>
      <w:r>
        <w:fldChar w:fldCharType="end"/>
      </w:r>
      <w:r>
        <w:t xml:space="preserve"> : Model lineage. </w:t>
      </w:r>
      <w:r w:rsidR="0007548F">
        <w:t>Geological entitites are logical implementations of NADM (2004) while sampling and observations entities are implementations of O&amp;M (ISO19156).</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C44904">
      <w:pPr>
        <w:pStyle w:val="Paragraphedeliste"/>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Paragraphedeliste"/>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Paragraphedeliste"/>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Paragraphedeliste"/>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Paragraphedeliste"/>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Paragraphedeliste"/>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301D6F88" w:rsidR="007D2867" w:rsidRDefault="0007548F" w:rsidP="007D2867">
      <w:pPr>
        <w:keepNext/>
      </w:pPr>
      <w:r>
        <w:rPr>
          <w:noProof/>
          <w:lang w:val="en-CA" w:eastAsia="en-CA"/>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r w:rsidR="00DF2D0D" w:rsidRPr="00DF2D0D">
        <w:rPr>
          <w:noProof/>
          <w:lang w:val="en-CA" w:eastAsia="en-CA"/>
        </w:rPr>
        <w:t xml:space="preserve"> </w:t>
      </w:r>
    </w:p>
    <w:p w14:paraId="1D4B869E" w14:textId="59933514" w:rsidR="007D2867" w:rsidRPr="00690C3D" w:rsidRDefault="007D2867" w:rsidP="00690C3D">
      <w:pPr>
        <w:pStyle w:val="Lgende"/>
        <w:jc w:val="center"/>
        <w:rPr>
          <w:color w:val="auto"/>
        </w:rPr>
      </w:pPr>
      <w:bookmarkStart w:id="57"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A052E8">
        <w:rPr>
          <w:noProof/>
          <w:color w:val="auto"/>
        </w:rPr>
        <w:t>2</w:t>
      </w:r>
      <w:r w:rsidRPr="00690C3D">
        <w:rPr>
          <w:color w:val="auto"/>
        </w:rPr>
        <w:fldChar w:fldCharType="end"/>
      </w:r>
      <w:bookmarkEnd w:id="57"/>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lastRenderedPageBreak/>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Titre2"/>
        <w:rPr>
          <w:lang w:val="en-CA"/>
        </w:rPr>
      </w:pPr>
      <w:bookmarkStart w:id="58" w:name="_Ref432754283"/>
      <w:bookmarkStart w:id="59" w:name="_Toc456946944"/>
      <w:r>
        <w:rPr>
          <w:lang w:val="en-CA"/>
        </w:rPr>
        <w:t>GeoSciML Basic and Extension</w:t>
      </w:r>
      <w:bookmarkEnd w:id="58"/>
      <w:bookmarkEnd w:id="59"/>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A052E8">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681747">
      <w:pPr>
        <w:keepNext/>
      </w:pPr>
      <w:r>
        <w:rPr>
          <w:noProof/>
          <w:lang w:val="en-CA" w:eastAsia="en-CA"/>
        </w:rPr>
        <w:lastRenderedPageBreak/>
        <w:drawing>
          <wp:inline distT="0" distB="0" distL="0" distR="0" wp14:anchorId="02840FA8" wp14:editId="72DF00A4">
            <wp:extent cx="5486400" cy="3036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60"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052E8">
        <w:rPr>
          <w:noProof/>
          <w:color w:val="auto"/>
        </w:rPr>
        <w:t>4</w:t>
      </w:r>
      <w:r w:rsidR="00673E83" w:rsidRPr="00690C3D">
        <w:rPr>
          <w:noProof/>
          <w:color w:val="auto"/>
        </w:rPr>
        <w:fldChar w:fldCharType="end"/>
      </w:r>
      <w:bookmarkEnd w:id="60"/>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61" w:name="_Ref440065627"/>
      <w:bookmarkStart w:id="62" w:name="_Toc456946945"/>
      <w:r>
        <w:rPr>
          <w:lang w:val="en-CA"/>
        </w:rPr>
        <w:t>AbstractDescription classes</w:t>
      </w:r>
      <w:bookmarkEnd w:id="61"/>
      <w:bookmarkEnd w:id="62"/>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052E8">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A052E8">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Paragraphedeliste"/>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Paragraphedeliste"/>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Lgende"/>
        <w:keepNext/>
        <w:rPr>
          <w:color w:val="auto"/>
        </w:rPr>
      </w:pPr>
      <w:bookmarkStart w:id="63"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3"/>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Titre2"/>
        <w:rPr>
          <w:lang w:val="en-CA"/>
        </w:rPr>
      </w:pPr>
      <w:bookmarkStart w:id="64" w:name="_Toc456946946"/>
      <w:r>
        <w:rPr>
          <w:lang w:val="en-CA"/>
        </w:rPr>
        <w:t>GeoSciML Lite</w:t>
      </w:r>
      <w:bookmarkEnd w:id="64"/>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7F612E1F"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externally governed vocabulary terms (</w:t>
      </w:r>
      <w:r w:rsidR="00D04723" w:rsidRPr="00EC0310">
        <w:fldChar w:fldCharType="begin"/>
      </w:r>
      <w:r w:rsidR="00D04723" w:rsidRPr="00EC0310">
        <w:instrText xml:space="preserve"> REF _Ref447001728 \h  \* MERGEFORMAT </w:instrText>
      </w:r>
      <w:r w:rsidR="00D04723" w:rsidRPr="00EC0310">
        <w:fldChar w:fldCharType="separate"/>
      </w:r>
      <w:r w:rsidR="00D04723" w:rsidRPr="00F02ED9">
        <w:t>Figure 3</w:t>
      </w:r>
      <w:r w:rsidR="00D04723" w:rsidRPr="00EC0310">
        <w:fldChar w:fldCharType="end"/>
      </w:r>
      <w:r w:rsidR="00D04723">
        <w:rPr>
          <w:lang w:val="en-CA"/>
        </w:rPr>
        <w:t>).</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Lgende"/>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A052E8">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Titre1"/>
        <w:rPr>
          <w:lang w:val="en-CA"/>
        </w:rPr>
      </w:pPr>
      <w:bookmarkStart w:id="65" w:name="_Toc456946947"/>
      <w:r w:rsidRPr="00D12552">
        <w:rPr>
          <w:lang w:val="en-CA"/>
        </w:rPr>
        <w:t>Conventions</w:t>
      </w:r>
      <w:bookmarkEnd w:id="65"/>
    </w:p>
    <w:p w14:paraId="526B5110" w14:textId="4B49FF2E" w:rsidR="00695378" w:rsidRPr="00D12552" w:rsidRDefault="00695378" w:rsidP="00695378">
      <w:pPr>
        <w:pStyle w:val="Titre2"/>
        <w:rPr>
          <w:lang w:val="en-CA"/>
        </w:rPr>
      </w:pPr>
      <w:bookmarkStart w:id="66" w:name="_Ref439663710"/>
      <w:bookmarkStart w:id="67" w:name="_Toc456946948"/>
      <w:r w:rsidRPr="00D12552">
        <w:rPr>
          <w:lang w:val="en-CA"/>
        </w:rPr>
        <w:t>Requirement class</w:t>
      </w:r>
      <w:bookmarkEnd w:id="66"/>
      <w:bookmarkEnd w:id="67"/>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8" w:name="_Toc377112004"/>
      <w:bookmarkStart w:id="69" w:name="_Toc428885193"/>
      <w:bookmarkStart w:id="70" w:name="_Ref439663763"/>
      <w:bookmarkStart w:id="71" w:name="_Toc456946949"/>
      <w:r w:rsidRPr="00D12552">
        <w:rPr>
          <w:lang w:val="en-CA"/>
        </w:rPr>
        <w:t>Requirement</w:t>
      </w:r>
      <w:bookmarkEnd w:id="68"/>
      <w:bookmarkEnd w:id="69"/>
      <w:bookmarkEnd w:id="70"/>
      <w:r w:rsidR="00395D5A">
        <w:rPr>
          <w:lang w:val="en-CA"/>
        </w:rPr>
        <w:t xml:space="preserve"> and</w:t>
      </w:r>
      <w:r w:rsidR="00846883">
        <w:rPr>
          <w:lang w:val="en-CA"/>
        </w:rPr>
        <w:t xml:space="preserve"> Recommendation</w:t>
      </w:r>
      <w:bookmarkEnd w:id="71"/>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72" w:name="_Toc356480502"/>
      <w:bookmarkStart w:id="73" w:name="_Toc377112005"/>
      <w:bookmarkStart w:id="74" w:name="_Toc428885194"/>
      <w:bookmarkStart w:id="75" w:name="_Toc456946950"/>
      <w:bookmarkStart w:id="76" w:name="_Toc356480505"/>
      <w:r w:rsidRPr="00D12552">
        <w:rPr>
          <w:lang w:val="en-CA"/>
        </w:rPr>
        <w:t>Conformance class</w:t>
      </w:r>
      <w:bookmarkEnd w:id="72"/>
      <w:bookmarkEnd w:id="73"/>
      <w:bookmarkEnd w:id="74"/>
      <w:bookmarkEnd w:id="7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7" w:name="_Toc377112006"/>
      <w:bookmarkStart w:id="78" w:name="_Toc428885195"/>
      <w:bookmarkStart w:id="79" w:name="_Toc456946951"/>
      <w:r w:rsidRPr="00D12552">
        <w:rPr>
          <w:lang w:val="en-CA"/>
        </w:rPr>
        <w:t>Identifiers</w:t>
      </w:r>
      <w:bookmarkEnd w:id="76"/>
      <w:bookmarkEnd w:id="77"/>
      <w:bookmarkEnd w:id="78"/>
      <w:bookmarkEnd w:id="7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80" w:name="_Toc456946952"/>
      <w:r>
        <w:rPr>
          <w:lang w:val="en-CA"/>
        </w:rPr>
        <w:lastRenderedPageBreak/>
        <w:t>Classifiers</w:t>
      </w:r>
      <w:bookmarkEnd w:id="80"/>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 xml:space="preserve">ISO TC211::ISO 19156 All::ISO 19156:2011 Observations and </w:t>
      </w:r>
      <w:proofErr w:type="gramStart"/>
      <w:r w:rsidR="007D01E7" w:rsidRPr="00527465">
        <w:rPr>
          <w:rStyle w:val="Entity"/>
        </w:rPr>
        <w:t>Measurements:</w:t>
      </w:r>
      <w:proofErr w:type="gramEnd"/>
      <w:r w:rsidR="007D01E7" w:rsidRPr="00527465">
        <w:rPr>
          <w:rStyle w:val="Entity"/>
        </w:rPr>
        <w:t>:*</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81" w:name="_Toc456946953"/>
      <w:r>
        <w:rPr>
          <w:lang w:val="en-CA"/>
        </w:rPr>
        <w:lastRenderedPageBreak/>
        <w:t>Conceptual Model</w:t>
      </w:r>
      <w:bookmarkEnd w:id="81"/>
    </w:p>
    <w:p w14:paraId="5CE575A4" w14:textId="51E7609B"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0"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w:t>
      </w:r>
      <w:r>
        <w:lastRenderedPageBreak/>
        <w:t xml:space="preserve">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Titre1"/>
        <w:rPr>
          <w:lang w:val="en-CA"/>
        </w:rPr>
      </w:pPr>
      <w:bookmarkStart w:id="82" w:name="_Toc456946954"/>
      <w:r>
        <w:rPr>
          <w:lang w:val="en-CA"/>
        </w:rPr>
        <w:t>Logical Model</w:t>
      </w:r>
      <w:bookmarkEnd w:id="82"/>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w:t>
      </w:r>
      <w:r w:rsidRPr="00EC0310">
        <w:rPr>
          <w:color w:val="000000"/>
          <w:lang w:val="en-CA"/>
        </w:rPr>
        <w:lastRenderedPageBreak/>
        <w:t>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83" w:name="_Ref447374621"/>
      <w:r>
        <w:t xml:space="preserve">Figure </w:t>
      </w:r>
      <w:r>
        <w:fldChar w:fldCharType="begin"/>
      </w:r>
      <w:r>
        <w:instrText xml:space="preserve"> SEQ Figure \* ARABIC </w:instrText>
      </w:r>
      <w:r>
        <w:fldChar w:fldCharType="separate"/>
      </w:r>
      <w:r w:rsidR="00A052E8">
        <w:rPr>
          <w:noProof/>
        </w:rPr>
        <w:t>8</w:t>
      </w:r>
      <w:r>
        <w:fldChar w:fldCharType="end"/>
      </w:r>
      <w:bookmarkEnd w:id="83"/>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84" w:name="_Toc456946955"/>
      <w:r>
        <w:rPr>
          <w:lang w:val="en-CA"/>
        </w:rPr>
        <w:t>Property cardinality</w:t>
      </w:r>
      <w:bookmarkEnd w:id="84"/>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lastRenderedPageBreak/>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85" w:name="_Toc448329411"/>
      <w:bookmarkStart w:id="86" w:name="_Toc448329559"/>
      <w:bookmarkStart w:id="87" w:name="_Toc448329945"/>
      <w:bookmarkStart w:id="88" w:name="_Toc448329412"/>
      <w:bookmarkStart w:id="89" w:name="_Toc448329560"/>
      <w:bookmarkStart w:id="90" w:name="_Toc448329946"/>
      <w:bookmarkStart w:id="91" w:name="_Toc448329413"/>
      <w:bookmarkStart w:id="92" w:name="_Toc448329561"/>
      <w:bookmarkStart w:id="93" w:name="_Toc448329947"/>
      <w:bookmarkStart w:id="94" w:name="_Toc448329414"/>
      <w:bookmarkStart w:id="95" w:name="_Toc448329562"/>
      <w:bookmarkStart w:id="96" w:name="_Toc448329948"/>
      <w:bookmarkStart w:id="97" w:name="_Toc448329415"/>
      <w:bookmarkStart w:id="98" w:name="_Toc448329563"/>
      <w:bookmarkStart w:id="99" w:name="_Toc448329949"/>
      <w:bookmarkStart w:id="100" w:name="_Toc448329416"/>
      <w:bookmarkStart w:id="101" w:name="_Toc448329564"/>
      <w:bookmarkStart w:id="102" w:name="_Toc448329950"/>
      <w:bookmarkStart w:id="103" w:name="_Toc45694695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lang w:val="en-CA"/>
        </w:rPr>
        <w:t>Package shortcut</w:t>
      </w:r>
      <w:r w:rsidR="008B7992">
        <w:rPr>
          <w:lang w:val="en-CA"/>
        </w:rPr>
        <w:t>s</w:t>
      </w:r>
      <w:bookmarkEnd w:id="103"/>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104" w:name="_Toc456946957"/>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4"/>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05" w:name="_Toc456946958"/>
      <w:commentRangeStart w:id="106"/>
      <w:r w:rsidRPr="00D12552">
        <w:rPr>
          <w:lang w:val="en-CA"/>
        </w:rPr>
        <w:t>Naming of entities</w:t>
      </w:r>
      <w:commentRangeEnd w:id="106"/>
      <w:r w:rsidR="00FA21EA">
        <w:rPr>
          <w:rStyle w:val="Marquedecommentaire"/>
          <w:rFonts w:cs="Times New Roman"/>
          <w:b w:val="0"/>
          <w:bCs w:val="0"/>
        </w:rPr>
        <w:commentReference w:id="106"/>
      </w:r>
      <w:bookmarkEnd w:id="1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r w:rsidR="00FA21EA">
              <w:rPr>
                <w:rStyle w:val="reqtext"/>
                <w:lang w:val="en-CA"/>
              </w:rPr>
              <w:t>entity</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07" w:name="_Toc456946959"/>
      <w:r w:rsidRPr="00D12552">
        <w:rPr>
          <w:lang w:val="en-CA"/>
        </w:rPr>
        <w:t>Cardinality</w:t>
      </w:r>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8" w:name="_Toc456946960"/>
      <w:r>
        <w:rPr>
          <w:lang w:val="en-CA"/>
        </w:rPr>
        <w:lastRenderedPageBreak/>
        <w:t>Abstract classes</w:t>
      </w:r>
      <w:bookmarkEnd w:id="1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9" w:name="_Toc456946961"/>
      <w:r>
        <w:rPr>
          <w:lang w:val="en-CA"/>
        </w:rPr>
        <w:t>Polymorphism</w:t>
      </w:r>
      <w:bookmarkEnd w:id="10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10" w:name="_Toc456946962"/>
      <w:r w:rsidRPr="00D12552">
        <w:rPr>
          <w:lang w:val="en-CA"/>
        </w:rPr>
        <w:t>Quantities</w:t>
      </w:r>
      <w:bookmarkEnd w:id="11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Titre3"/>
        <w:rPr>
          <w:lang w:val="en-CA"/>
        </w:rPr>
      </w:pPr>
      <w:bookmarkStart w:id="111" w:name="_Toc456946963"/>
      <w:r>
        <w:rPr>
          <w:lang w:val="en-CA"/>
        </w:rPr>
        <w:t>QuantityRange</w:t>
      </w:r>
      <w:bookmarkEnd w:id="111"/>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w:t>
      </w:r>
      <w:proofErr w:type="gramStart"/>
      <w:r>
        <w:rPr>
          <w:lang w:val="en-CA"/>
        </w:rPr>
        <w:t xml:space="preserve">If a single value needs to be represented as a </w:t>
      </w:r>
      <w:r w:rsidRPr="00491ED2">
        <w:rPr>
          <w:rStyle w:val="Entity"/>
        </w:rPr>
        <w:t>QuantityRange</w:t>
      </w:r>
      <w:r>
        <w:rPr>
          <w:lang w:val="en-CA"/>
        </w:rPr>
        <w:t>,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Titre3"/>
        <w:spacing w:after="240"/>
        <w:rPr>
          <w:lang w:val="en-CA"/>
        </w:rPr>
      </w:pPr>
      <w:bookmarkStart w:id="112" w:name="_Ref456112534"/>
      <w:bookmarkStart w:id="113" w:name="_Toc456946964"/>
      <w:r w:rsidRPr="00D12552">
        <w:rPr>
          <w:lang w:val="en-CA"/>
        </w:rPr>
        <w:lastRenderedPageBreak/>
        <w:t>Code lists</w:t>
      </w:r>
      <w:bookmarkEnd w:id="112"/>
      <w:bookmarkEnd w:id="113"/>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w:t>
            </w:r>
            <w:bookmarkStart w:id="114" w:name="_GoBack"/>
            <w:r w:rsidR="009F6B2F">
              <w:rPr>
                <w:rFonts w:cs="Arial"/>
                <w:sz w:val="18"/>
                <w:lang w:val="en-CA"/>
              </w:rPr>
              <w:t>RFC</w:t>
            </w:r>
            <w:bookmarkEnd w:id="114"/>
            <w:r w:rsidR="009F6B2F">
              <w:rPr>
                <w:rFonts w:cs="Arial"/>
                <w:sz w:val="18"/>
                <w:lang w:val="en-CA"/>
              </w:rPr>
              <w:t xml:space="preserve">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4"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15" w:name="_Toc448329425"/>
      <w:bookmarkStart w:id="116" w:name="_Toc448329573"/>
      <w:bookmarkStart w:id="117" w:name="_Toc448329959"/>
      <w:bookmarkStart w:id="118" w:name="_Toc448329426"/>
      <w:bookmarkStart w:id="119" w:name="_Toc448329574"/>
      <w:bookmarkStart w:id="120" w:name="_Toc448329960"/>
      <w:bookmarkEnd w:id="115"/>
      <w:bookmarkEnd w:id="116"/>
      <w:bookmarkEnd w:id="117"/>
      <w:bookmarkEnd w:id="118"/>
      <w:bookmarkEnd w:id="119"/>
      <w:bookmarkEnd w:id="120"/>
    </w:p>
    <w:p w14:paraId="04D0F43A" w14:textId="5EE28DB1" w:rsidR="005C6E68" w:rsidRDefault="005C6E68" w:rsidP="003C3333">
      <w:pPr>
        <w:pStyle w:val="Titre2"/>
        <w:rPr>
          <w:lang w:val="en-CA"/>
        </w:rPr>
      </w:pPr>
      <w:bookmarkStart w:id="121" w:name="_Toc456946965"/>
      <w:bookmarkStart w:id="122" w:name="_Ref457577515"/>
      <w:r>
        <w:rPr>
          <w:lang w:val="en-CA"/>
        </w:rPr>
        <w:t>Linked Open Data</w:t>
      </w:r>
      <w:bookmarkEnd w:id="121"/>
      <w:bookmarkEnd w:id="122"/>
      <w:r w:rsidR="002B564B">
        <w:rPr>
          <w:lang w:val="en-CA"/>
        </w:rPr>
        <w:t xml:space="preserve"> Requirements Class (Normative)</w:t>
      </w:r>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C330C2" w:rsidRDefault="00113872"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4C79A040" w:rsidR="00C44305" w:rsidRDefault="00C44305" w:rsidP="00C44305">
      <w:pPr>
        <w:rPr>
          <w:lang w:val="en-CA"/>
        </w:rPr>
      </w:pPr>
      <w:r>
        <w:rPr>
          <w:lang w:val="en-CA"/>
        </w:rPr>
        <w:t xml:space="preserve">Although OGC standards are not restricted to a web environment, it is strongly influenced by this environment.  GeoSciML has originally been developed specifically for XML, but many other encodings are suitables hypermedia formats (RDF/XML, JSON-LD, </w:t>
      </w:r>
      <w:proofErr w:type="gramStart"/>
      <w:r>
        <w:rPr>
          <w:lang w:val="en-CA"/>
        </w:rPr>
        <w:t>HTML</w:t>
      </w:r>
      <w:proofErr w:type="gramEnd"/>
      <w:r>
        <w:rPr>
          <w:lang w:val="en-CA"/>
        </w:rPr>
        <w:t>).  This class describes extra validation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lastRenderedPageBreak/>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Appelnotedebasdep"/>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Titre3"/>
        <w:rPr>
          <w:lang w:val="en-CA"/>
        </w:rPr>
      </w:pPr>
      <w:bookmarkStart w:id="123" w:name="_Toc456946966"/>
      <w:r w:rsidRPr="00D12552">
        <w:rPr>
          <w:lang w:val="en-CA"/>
        </w:rPr>
        <w:t>Code lists URI</w:t>
      </w:r>
      <w:bookmarkEnd w:id="123"/>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C329C11"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0B31E6">
              <w:rPr>
                <w:rStyle w:val="reqtext"/>
                <w:lang w:val="en-CA"/>
              </w:rPr>
              <w:t xml:space="preserve">be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Pr>
          <w:lang w:val="en-CA"/>
        </w:rPr>
        <w:t>8.2.6</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Titre3"/>
        <w:rPr>
          <w:lang w:val="en-CA"/>
        </w:rPr>
      </w:pPr>
      <w:bookmarkStart w:id="124" w:name="_Ref456113371"/>
      <w:bookmarkStart w:id="125" w:name="_Toc456946967"/>
      <w:r w:rsidRPr="00D12552">
        <w:rPr>
          <w:lang w:val="en-CA"/>
        </w:rPr>
        <w:t>Identifier</w:t>
      </w:r>
      <w:bookmarkEnd w:id="124"/>
      <w:bookmarkEnd w:id="125"/>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72E23C5C"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w:t>
            </w:r>
            <w:r w:rsidR="000B31E6">
              <w:rPr>
                <w:rStyle w:val="reqtext"/>
                <w:lang w:val="en-CA"/>
              </w:rPr>
              <w:t>s</w:t>
            </w:r>
            <w:r w:rsidR="00BA4AE5">
              <w:rPr>
                <w:rStyle w:val="reqtext"/>
                <w:lang w:val="en-CA"/>
              </w:rPr>
              <w:t xml:space="preserve">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lastRenderedPageBreak/>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Titre3"/>
        <w:rPr>
          <w:lang w:val="en-CA"/>
        </w:rPr>
      </w:pPr>
      <w:bookmarkStart w:id="126" w:name="_Toc456946968"/>
      <w:r>
        <w:rPr>
          <w:lang w:val="en-CA"/>
        </w:rPr>
        <w:t>ByReference associations</w:t>
      </w:r>
      <w:bookmarkEnd w:id="126"/>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7" w:name="BKM_82E84894_826F_4479_973A_CBC44C2E6336"/>
            <w:bookmarkStart w:id="128" w:name="BKM_2AC44CB2_D8AD_4710_965F_8C3E8A778226"/>
            <w:bookmarkStart w:id="129" w:name="BKM_1CCAFBF2_5AEE_4D8D_970F_45B148E97DED"/>
            <w:bookmarkStart w:id="130" w:name="BKM_988B3B2F_E5F0_47AC_B40B_3E7EB1B7F6A8"/>
            <w:bookmarkStart w:id="131" w:name="BKM_D4489C08_74CE_4704_A313_E3DE8D8C2C02"/>
            <w:bookmarkStart w:id="132" w:name="BKM_3CED884F_4F1D_42D8_9256_BF8F325D7BF9"/>
            <w:bookmarkStart w:id="133" w:name="BKM_4D00B287_AF58_4181_BBC5_8A25643F2ECB"/>
            <w:bookmarkStart w:id="134" w:name="BKM_8130FE65_F0ED_41F2_ABFA_924F7CBE3C44"/>
            <w:bookmarkStart w:id="135" w:name="BKM_44DAEF74_D7B7_4FE5_8CBB_636851476829"/>
            <w:bookmarkStart w:id="136" w:name="BKM_3338A6EC_8A76_4151_9BBE_AF6AA6E7ABA5"/>
            <w:bookmarkStart w:id="137" w:name="BKM_0695D395_0E6D_4C80_885E_54CD7307213E"/>
            <w:bookmarkStart w:id="138" w:name="BKM_83AB4886_B40B_45D9_93A6_9A7A11A1DB22"/>
            <w:bookmarkStart w:id="139" w:name="BKM_18DECF87_EACF_4237_B14D_5CBA397C8B9F"/>
            <w:bookmarkStart w:id="140" w:name="BKM_A2513DE4_90C9_4111_97A5_8AB9734CC788"/>
            <w:bookmarkStart w:id="141" w:name="BKM_C29B4A43_BD79_4426_A200_1B1C1E4E23DB"/>
            <w:bookmarkStart w:id="142" w:name="BKM_D6389F0E_EB92_428D_B31C_62B7B2DE2191"/>
            <w:bookmarkStart w:id="143" w:name="BKM_44662CA4_810A_46C1_8CCE_D899E8B34841"/>
            <w:bookmarkStart w:id="144" w:name="BKM_A4ADBA47_2A66_4D31_B98E_429D2187557A"/>
            <w:bookmarkStart w:id="145" w:name="BKM_6A453B7D_E05C_442A_9729_07602A0CE53F"/>
            <w:bookmarkStart w:id="146" w:name="BKM_B674F95F_8259_4A18_BB9A_C7004F238C58"/>
            <w:bookmarkStart w:id="147" w:name="BKM_99FA56C9_DF26_4FF5_AF2C_A1CA27033687"/>
            <w:bookmarkStart w:id="148" w:name="BKM_10DBF70D_6106_40F3_9F20_6815C31BFF23"/>
            <w:bookmarkStart w:id="149" w:name="BKM_156BACFD_61FB_4C7D_8E17_15915D5DC1EB"/>
            <w:bookmarkStart w:id="150" w:name="BKM_660451F7_6344_4A08_8AF1_55EA34BAFC1E"/>
            <w:bookmarkStart w:id="151" w:name="BKM_DAD0F5C5_7ECC_4F46_8F23_D5FDAEC9FFF1"/>
            <w:bookmarkStart w:id="152" w:name="BKM_29C4138F_4CAD_4B96_B0DF_B91BA8041A62"/>
            <w:bookmarkStart w:id="153" w:name="BKM_6AE23AB8_B6A5_4B32_A803_62E099830E93"/>
            <w:bookmarkStart w:id="154" w:name="BKM_66D56F45_5196_424F_92CB_6CB6778933A2"/>
            <w:bookmarkStart w:id="155" w:name="BKM_B569925A_5C18_4226_AFA5_D6C44B29D688"/>
            <w:bookmarkStart w:id="156" w:name="BKM_20CF274F_94C7_43D3_9CCE_945071187259"/>
            <w:bookmarkStart w:id="157" w:name="BKM_64FA9120_8C79_470F_A4AB_510E7868EC43"/>
            <w:bookmarkStart w:id="158" w:name="BKM_2D4CA786_8199_42B1_BAEE_B9D15F83512C"/>
            <w:bookmarkStart w:id="159" w:name="BKM_E1914A18_F58F_4042_930D_7562E211135B"/>
            <w:bookmarkStart w:id="160" w:name="BKM_C97D1AD7_F437_45EE_9855_97FF220828AF"/>
            <w:bookmarkStart w:id="161" w:name="BKM_66E2F147_939A_42E7_9DA7_BB7F5E616224"/>
            <w:bookmarkStart w:id="162" w:name="BKM_7A6AD652_753B_433E_B947_78BAF8E8FFBB"/>
            <w:bookmarkStart w:id="163" w:name="BKM_D64DC56C_F70A_4224_BA0C_96AAF9B173C3"/>
            <w:bookmarkStart w:id="164" w:name="BKM_5A4D9120_600F_4C3C_8ECF_EE7CFDB01C45"/>
            <w:bookmarkStart w:id="165" w:name="BKM_411869C6_5FE7_4B45_A018_FC87FC6F1504"/>
            <w:bookmarkStart w:id="166" w:name="BKM_9EE66924_CD8E_4920_8D93_B7C8D67F28AF"/>
            <w:bookmarkStart w:id="167" w:name="BKM_49C23F9C_9DFE_434E_9876_B253C73E5E08"/>
            <w:bookmarkStart w:id="168" w:name="BKM_2D0F9355_1BA8_4B21_A211_5DBDE6101308"/>
            <w:bookmarkStart w:id="169" w:name="BKM_025812DF_B2DB_4EF8_8BE9_FB08934C1BD4"/>
            <w:bookmarkStart w:id="170" w:name="BKM_C09529C8_28D2_45E7_B66E_ADF87048EE54"/>
            <w:bookmarkStart w:id="171" w:name="BKM_3857FAF2_09B8_4E47_AE1C_AD54C52DAF81"/>
            <w:bookmarkStart w:id="172" w:name="BKM_35F2F785_32E6_4D58_9212_E4C493DD93AB"/>
            <w:bookmarkStart w:id="173" w:name="BKM_8A8A8512_0518_43B4_8296_5C183491EEB7"/>
            <w:bookmarkStart w:id="174" w:name="BKM_A37D3138_5144_4AAA_A9A8_F88DEC203EC5"/>
            <w:bookmarkStart w:id="175" w:name="BKM_9BCC0C7E_CEE8_4167_9510_B24983CC44B9"/>
            <w:bookmarkStart w:id="176" w:name="BKM_A818D66D_DB16_46C0_A0B3_E9039F2CD8CD"/>
            <w:bookmarkStart w:id="177" w:name="BKM_AEAFFBCA_2559_4CDB_AFA9_8A341843B51F"/>
            <w:bookmarkStart w:id="178" w:name="BKM_691007BD_4B41_46AF_9BC3_D27B06E1FB54"/>
            <w:bookmarkStart w:id="179" w:name="BKM_98D7F43A_2FA6_489F_A1A5_B915D069258B"/>
            <w:bookmarkStart w:id="180" w:name="BKM_B197BD01_D7EB_4B2D_B744_060A34418883"/>
            <w:bookmarkStart w:id="181" w:name="BKM_75AF76F0_4AFF_4758_AA5C_4DD9A3A326DF"/>
            <w:bookmarkStart w:id="182" w:name="BKM_AD80CBD8_BB55_4F42_B330_20E3957181FD"/>
            <w:bookmarkStart w:id="183" w:name="BKM_B608D83A_BCB7_40BE_B5B4_7C18680327EF"/>
            <w:bookmarkStart w:id="184" w:name="BKM_BB7DE53B_2076_4732_85CB_314A0C996CFE"/>
            <w:bookmarkStart w:id="185" w:name="BKM_0F33C868_B8F6_4CD9_B1BE_D64AF7054352"/>
            <w:bookmarkStart w:id="186" w:name="BKM_858F77A8_91BC_4E92_9873_3DE29220EA84"/>
            <w:bookmarkStart w:id="187" w:name="BKM_6C47293B_9B00_4958_AE14_E2FF8C6503C9"/>
            <w:bookmarkStart w:id="188" w:name="BKM_4798819D_722E_4089_880A_68AA29864E45"/>
            <w:bookmarkStart w:id="189" w:name="BKM_FB28CC82_D6AA_481A_BA03_BB82515D05CD"/>
            <w:bookmarkStart w:id="190" w:name="BKM_81066ECA_2108_4DF2_B25E_F440E68432B7"/>
            <w:bookmarkStart w:id="191" w:name="BKM_E37CFBB1_57FD_4CA3_9961_34992E857685"/>
            <w:bookmarkStart w:id="192" w:name="BKM_2EFAD6D8_0A90_47E6_A3AC_B0F503630287"/>
            <w:bookmarkStart w:id="193" w:name="BKM_21524384_B208_4A32_A2E5_0FFB4D6E8D7C"/>
            <w:bookmarkStart w:id="194" w:name="BKM_E5DB8674_7F07_4817_BA2B_997C684B521D"/>
            <w:bookmarkStart w:id="195" w:name="BKM_B79C058B_F1A5_47C5_B3E2_CD87F62870F2"/>
            <w:bookmarkStart w:id="196" w:name="BKM_A559EAAB_B89D_43D3_B221_4C6D46321258"/>
            <w:bookmarkStart w:id="197" w:name="BKM_234AE185_16BA_4884_8974_68DBF37A4B28"/>
            <w:bookmarkStart w:id="198" w:name="BKM_B342A581_116B_4A14_8384_0F4F6231BFC6"/>
            <w:bookmarkStart w:id="199" w:name="BKM_CE5055FF_94D8_42AD_B46A_0041AB28334E"/>
            <w:bookmarkStart w:id="200" w:name="BKM_F34DEFBD_2300_4BCD_9500_6FD1B9CE045E"/>
            <w:bookmarkStart w:id="201" w:name="BKM_C0E26832_94FE_4E03_98DE_F2986912ECBC"/>
            <w:bookmarkStart w:id="202" w:name="BKM_04EE2E72_5511_48AE_9048_CF9126C4A13D"/>
            <w:bookmarkStart w:id="203" w:name="BKM_11E20CA8_2344_4418_A9F9_325A11426D44"/>
            <w:bookmarkStart w:id="204" w:name="BKM_20A123B5_7607_4A2B_A3F4_2BA8EEA3BD6E"/>
            <w:bookmarkStart w:id="205" w:name="BKM_62E65A70_EB75_497A_886F_BAAEBB60A5EC"/>
            <w:bookmarkStart w:id="206" w:name="BKM_3F13203C_BEB3_44A2_B8B9_417C5D453C67"/>
            <w:bookmarkStart w:id="207" w:name="BKM_D9E97001_975E_4E48_B383_84E3B817A9D6"/>
            <w:bookmarkStart w:id="208" w:name="BKM_ABD8F88A_D6D5_49E8_B4C4_6E53A78AD465"/>
            <w:bookmarkStart w:id="209" w:name="BKM_7660FDA3_AB42_45F9_86AB_19287D13C566"/>
            <w:bookmarkStart w:id="210" w:name="BKM_28FFF6C1_C18B_4629_BB75_27AFBE7647AB"/>
            <w:bookmarkStart w:id="211" w:name="BKM_DE525394_F288_4E7F_AF29_CF676A7FB892"/>
            <w:bookmarkStart w:id="212" w:name="BKM_BDA40AB6_6C56_4E4F_9588_C051912996DC"/>
            <w:bookmarkStart w:id="213" w:name="BKM_2209CF72_C0AB_47F3_BB22_4A2E8334027A"/>
            <w:bookmarkStart w:id="214" w:name="BKM_BD7868DF_0409_467D_8844_EE4674C50774"/>
            <w:bookmarkStart w:id="215" w:name="BKM_674A1294_59BE_4203_9B03_BC5D6023992F"/>
            <w:bookmarkStart w:id="216" w:name="BKM_A1B86BC0_3316_46AB_8D32_7786DFA0771F"/>
            <w:bookmarkStart w:id="217" w:name="BKM_5ED9FA7F_347C_499C_BF86_2B88071AD840"/>
            <w:bookmarkStart w:id="218" w:name="BKM_EC7555C0_681D_45F5_BEFB_0F7BFDEF3CFB"/>
            <w:bookmarkStart w:id="219" w:name="BKM_36C08EC9_BB32_4BDE_99FD_336AAA2512BB"/>
            <w:bookmarkStart w:id="220" w:name="BKM_34B08950_B320_4DCA_B7B3_801822442BA1"/>
            <w:bookmarkStart w:id="221" w:name="BKM_1D369827_5E0B_4F3B_99DE_498DE4F4D001"/>
            <w:bookmarkStart w:id="222" w:name="BKM_42115B02_1C56_42D6_B0AA_D6174F756E65"/>
            <w:bookmarkStart w:id="223" w:name="BKM_401A0B2C_FBFD_43E2_BC4F_F4876D6A55A5"/>
            <w:bookmarkStart w:id="224" w:name="BKM_AA3C91BB_B0F8_4E56_A1E5_9C3530C146AE"/>
            <w:bookmarkStart w:id="225" w:name="BKM_C202EED3_CA3B_4848_8F51_4E4216E311CB"/>
            <w:bookmarkStart w:id="226" w:name="BKM_F61C54B5_53A3_4B3D_8747_890B595FF05F"/>
            <w:bookmarkStart w:id="227" w:name="BKM_EC69FC11_247D_4B96_A882_7E9D1AD588E0"/>
            <w:bookmarkStart w:id="228" w:name="BKM_ADCD2F69_DA9B_47AD_AAD9_CD10F85583D7"/>
            <w:bookmarkStart w:id="229" w:name="BKM_07E8099B_7BEC_4F52_A9CB_2057EB65CA46"/>
            <w:bookmarkStart w:id="230" w:name="BKM_803B49B5_5346_4ECB_84C0_E9285F22A260"/>
            <w:bookmarkStart w:id="231" w:name="BKM_EF622FE6_F231_4466_80B5_7C9E00C1AF26"/>
            <w:bookmarkStart w:id="232" w:name="BKM_314D3BAE_F7C9_4B36_ADB6_C72D030F3753"/>
            <w:bookmarkStart w:id="233" w:name="BKM_39715309_7964_43D3_8714_66E5FE3F5A42"/>
            <w:bookmarkStart w:id="234" w:name="BKM_154B13F8_8CD9_473E_98B5_93572A0EB3BB"/>
            <w:bookmarkStart w:id="235" w:name="BKM_2C39BB23_51CD_4C07_BC3D_DFD062118A45"/>
            <w:bookmarkStart w:id="236" w:name="BKM_60CAAB90_52E0_4214_AE69_D0060C7423ED"/>
            <w:bookmarkStart w:id="237" w:name="BKM_E7AC1443_775C_4DF5_9107_5B1DF4E1D651"/>
            <w:bookmarkStart w:id="238" w:name="BKM_EF3CAFA8_84A6_43F7_816F_7C74C3A3DFE7"/>
            <w:bookmarkStart w:id="239" w:name="BKM_71BA9B79_BC0A_41B7_9630_0B047D9D4660"/>
            <w:bookmarkStart w:id="240" w:name="BKM_9A13DBF6_70E2_469B_9B7C_F26D7AD812B4"/>
            <w:bookmarkStart w:id="241" w:name="BKM_9A6DFACA_1D0A_423A_BF5D_1157B46A0AC1"/>
            <w:bookmarkStart w:id="242" w:name="BKM_33E68653_BDB1_481F_9DFE_82E9A91DF147"/>
            <w:bookmarkStart w:id="243" w:name="BKM_F3F9B426_BC9F_4BBA_B792_A96166218E9B"/>
            <w:bookmarkStart w:id="244" w:name="BKM_86911221_5DFE_449B_9D0A_484F8F57F8F9"/>
            <w:bookmarkStart w:id="245" w:name="BKM_07EEDF2F_1AA2_45F8_B145_4B7F189B0502"/>
            <w:bookmarkStart w:id="246" w:name="BKM_4A997C54_C45D_4E40_AC91_CE1E1615770B"/>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Titre2"/>
        <w:rPr>
          <w:lang w:val="en-CA"/>
        </w:rPr>
      </w:pPr>
      <w:bookmarkStart w:id="247" w:name="_Toc456946969"/>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7"/>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F8013C"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4A0938AA" w:rsidR="00355CAB" w:rsidRDefault="00355CAB" w:rsidP="00355CAB">
      <w:pPr>
        <w:rPr>
          <w:lang w:val="en-CA"/>
        </w:rPr>
      </w:pPr>
      <w:r>
        <w:rPr>
          <w:lang w:val="en-CA"/>
        </w:rPr>
        <w:lastRenderedPageBreak/>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9E67D9">
        <w:rPr>
          <w:lang w:val="en-CA"/>
        </w:rPr>
        <w:t xml:space="preserve"> (INSPIRE Data Specification </w:t>
      </w:r>
      <w:r w:rsidR="009E67D9" w:rsidRPr="009E67D9">
        <w:rPr>
          <w:lang w:val="en-CA"/>
        </w:rPr>
        <w:t>D2.8.II.4</w:t>
      </w:r>
      <w:r w:rsidR="009E67D9">
        <w:rPr>
          <w:lang w:val="en-CA"/>
        </w:rPr>
        <w:t>).</w:t>
      </w:r>
    </w:p>
    <w:p w14:paraId="40081889" w14:textId="18A467A8" w:rsidR="008A1AF4" w:rsidRDefault="008A1AF4" w:rsidP="008A1AF4">
      <w:pPr>
        <w:keepNext/>
        <w:rPr>
          <w:noProof/>
          <w:lang w:val="en-CA" w:eastAsia="en-CA"/>
        </w:rPr>
      </w:pPr>
    </w:p>
    <w:p w14:paraId="701D18A2" w14:textId="35A31672" w:rsidR="000E3D9B" w:rsidRDefault="0007548F" w:rsidP="00441148">
      <w:pPr>
        <w:keepNext/>
      </w:pPr>
      <w:r>
        <w:rPr>
          <w:noProof/>
          <w:lang w:val="en-CA" w:eastAsia="en-CA"/>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r w:rsidR="000E3D9B">
        <w:t xml:space="preserve">Figure </w:t>
      </w:r>
      <w:r w:rsidR="000E3D9B">
        <w:fldChar w:fldCharType="begin"/>
      </w:r>
      <w:r w:rsidR="000E3D9B">
        <w:instrText xml:space="preserve"> SEQ Figure \* ARABIC </w:instrText>
      </w:r>
      <w:r w:rsidR="000E3D9B">
        <w:fldChar w:fldCharType="separate"/>
      </w:r>
      <w:r w:rsidR="00A052E8">
        <w:rPr>
          <w:noProof/>
        </w:rPr>
        <w:t>9</w:t>
      </w:r>
      <w:r w:rsidR="000E3D9B">
        <w:fldChar w:fldCharType="end"/>
      </w:r>
      <w:r w:rsidR="000E3D9B">
        <w:t xml:space="preserve"> </w:t>
      </w:r>
      <w:r w:rsidR="000E3D9B" w:rsidRPr="00AE78AA">
        <w:t>GeoSciML Basic dependencies</w:t>
      </w:r>
      <w:r w:rsidR="00BF2A41">
        <w:t>.</w:t>
      </w:r>
    </w:p>
    <w:p w14:paraId="4D25A90E" w14:textId="5F8293DE" w:rsidR="003E1755" w:rsidRDefault="00856F51" w:rsidP="00E71F84">
      <w:pPr>
        <w:pStyle w:val="Titre3"/>
        <w:rPr>
          <w:lang w:val="en-CA"/>
        </w:rPr>
      </w:pPr>
      <w:bookmarkStart w:id="248" w:name="BKM_3984A24A_BE4B_45BE_838C_7F640CC5FF3F"/>
      <w:bookmarkStart w:id="249" w:name="BKM_54F8D6E7_019E_4198_A5F7_8396FC39C316"/>
      <w:bookmarkStart w:id="250" w:name="BKM_FF60F6A1_68A6_4CC7_A4D7_1484826F284D"/>
      <w:bookmarkStart w:id="251" w:name="BKM_F6F26F14_293C_49D0_A8BA_E7C8B18052A4"/>
      <w:bookmarkStart w:id="252" w:name="BKM_BFF13014_D294_4162_870D_8C389253B42F"/>
      <w:bookmarkStart w:id="253" w:name="BKM_5E0576AE_899E_4630_AE79_247020186922"/>
      <w:bookmarkStart w:id="254" w:name="BKM_F1BB51E9_D13E_42AE_BE59_3E8556BDCA72"/>
      <w:bookmarkStart w:id="255" w:name="BKM_C0A3056D_FA18_4027_BE04_0AFA3C2B5BD7"/>
      <w:bookmarkStart w:id="256" w:name="BKM_ADC178F9_ED86_418A_BFAF_BD9ADC797FBD"/>
      <w:bookmarkStart w:id="257" w:name="BKM_8E1E3CAB_4A91_4093_A75E_AEF4FCA7FA5B"/>
      <w:bookmarkStart w:id="258" w:name="BKM_64F0A908_3403_4D0B_88AD_EE7134C39157"/>
      <w:bookmarkStart w:id="259" w:name="BKM_F047E096_3391_4C83_A31D_8616A9B842C5"/>
      <w:bookmarkStart w:id="260" w:name="BKM_DA68D8E9_7B0C_48EF_8619_7221101DC5F1"/>
      <w:bookmarkStart w:id="261" w:name="_Toc456946970"/>
      <w:bookmarkEnd w:id="248"/>
      <w:bookmarkEnd w:id="249"/>
      <w:bookmarkEnd w:id="250"/>
      <w:bookmarkEnd w:id="251"/>
      <w:bookmarkEnd w:id="252"/>
      <w:bookmarkEnd w:id="253"/>
      <w:bookmarkEnd w:id="254"/>
      <w:bookmarkEnd w:id="255"/>
      <w:bookmarkEnd w:id="256"/>
      <w:bookmarkEnd w:id="257"/>
      <w:bookmarkEnd w:id="258"/>
      <w:bookmarkEnd w:id="259"/>
      <w:bookmarkEnd w:id="260"/>
      <w:r>
        <w:rPr>
          <w:lang w:val="en-CA"/>
        </w:rPr>
        <w:t xml:space="preserve">Geology </w:t>
      </w:r>
      <w:r w:rsidR="006619B2">
        <w:rPr>
          <w:lang w:val="en-CA"/>
        </w:rPr>
        <w:t>B</w:t>
      </w:r>
      <w:r>
        <w:rPr>
          <w:lang w:val="en-CA"/>
        </w:rPr>
        <w:t>asic</w:t>
      </w:r>
      <w:bookmarkEnd w:id="261"/>
    </w:p>
    <w:p w14:paraId="38D34F62" w14:textId="77777777" w:rsidR="005166DF" w:rsidRDefault="005166DF" w:rsidP="00355CAB">
      <w:pPr>
        <w:rPr>
          <w:lang w:val="en-CA"/>
        </w:rPr>
      </w:pPr>
    </w:p>
    <w:p w14:paraId="5E592361" w14:textId="2942FBCB"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lastRenderedPageBreak/>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262" w:name="_Ref439843623"/>
      <w:r>
        <w:t xml:space="preserve">Figure </w:t>
      </w:r>
      <w:r>
        <w:fldChar w:fldCharType="begin"/>
      </w:r>
      <w:r>
        <w:instrText xml:space="preserve"> SEQ Figure \* ARABIC </w:instrText>
      </w:r>
      <w:r>
        <w:fldChar w:fldCharType="separate"/>
      </w:r>
      <w:proofErr w:type="gramStart"/>
      <w:r w:rsidR="00A052E8">
        <w:rPr>
          <w:noProof/>
        </w:rPr>
        <w:t>10</w:t>
      </w:r>
      <w:r>
        <w:fldChar w:fldCharType="end"/>
      </w:r>
      <w:bookmarkEnd w:id="262"/>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7F03F0">
      <w:pPr>
        <w:keepNext/>
      </w:pPr>
      <w:r>
        <w:rPr>
          <w:noProof/>
          <w:lang w:val="en-CA" w:eastAsia="en-CA"/>
        </w:rPr>
        <w:lastRenderedPageBreak/>
        <w:drawing>
          <wp:inline distT="0" distB="0" distL="0" distR="0" wp14:anchorId="708D1F32" wp14:editId="1CD9D6BE">
            <wp:extent cx="5486400" cy="3036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A052E8">
        <w:rPr>
          <w:noProof/>
        </w:rPr>
        <w:t>11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63" w:name="BKM_6A81087A_0778_4235_8F6A_3CADBB0E9016"/>
      <w:bookmarkEnd w:id="263"/>
    </w:p>
    <w:p w14:paraId="1594E82B" w14:textId="78501FBB" w:rsidR="00C97318" w:rsidRPr="00A46E70" w:rsidRDefault="00C97318" w:rsidP="00A46E70">
      <w:pPr>
        <w:pStyle w:val="Titre5"/>
        <w:rPr>
          <w:lang w:val="en-CA"/>
        </w:rPr>
      </w:pPr>
      <w:proofErr w:type="gramStart"/>
      <w:r w:rsidRPr="00D970E9">
        <w:rPr>
          <w:lang w:val="en-CA"/>
        </w:rPr>
        <w:t>observationMethod</w:t>
      </w:r>
      <w:proofErr w:type="gramEnd"/>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Titre5"/>
        <w:rPr>
          <w:lang w:val="en-CA"/>
        </w:rPr>
      </w:pPr>
      <w:bookmarkStart w:id="264" w:name="_Ref440112192"/>
      <w:proofErr w:type="gramStart"/>
      <w:r>
        <w:rPr>
          <w:lang w:val="en-CA"/>
        </w:rPr>
        <w:t>p</w:t>
      </w:r>
      <w:r w:rsidR="00C97318" w:rsidRPr="00C97318">
        <w:rPr>
          <w:lang w:val="en-CA"/>
        </w:rPr>
        <w:t>urpose</w:t>
      </w:r>
      <w:bookmarkEnd w:id="264"/>
      <w:proofErr w:type="gramEnd"/>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w:t>
      </w:r>
      <w:proofErr w:type="gramStart"/>
      <w:r w:rsidRPr="00491ED2">
        <w:rPr>
          <w:rStyle w:val="Entity"/>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265"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65"/>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Titre5"/>
        <w:rPr>
          <w:lang w:val="en-CA"/>
        </w:rPr>
      </w:pPr>
      <w:proofErr w:type="gramStart"/>
      <w:r>
        <w:rPr>
          <w:lang w:val="en-CA"/>
        </w:rPr>
        <w:t>c</w:t>
      </w:r>
      <w:r w:rsidR="00C97318" w:rsidRPr="00D970E9">
        <w:rPr>
          <w:lang w:val="en-CA"/>
        </w:rPr>
        <w:t>lassifier</w:t>
      </w:r>
      <w:proofErr w:type="gramEnd"/>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Titre5"/>
        <w:rPr>
          <w:lang w:val="en-CA"/>
        </w:rPr>
      </w:pPr>
      <w:proofErr w:type="gramStart"/>
      <w:r w:rsidRPr="00D970E9">
        <w:rPr>
          <w:lang w:val="en-CA"/>
        </w:rPr>
        <w:t>occurrence</w:t>
      </w:r>
      <w:proofErr w:type="gramEnd"/>
    </w:p>
    <w:p w14:paraId="3E1D8A0C" w14:textId="5B52D7CB" w:rsidR="00C97318"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4658424E" w14:textId="77777777" w:rsidR="00A46E70" w:rsidRDefault="00A46E70" w:rsidP="007F03F0">
      <w:pPr>
        <w:rPr>
          <w:lang w:val="en-CA"/>
        </w:rPr>
      </w:pPr>
    </w:p>
    <w:p w14:paraId="012C95E6" w14:textId="57009311" w:rsidR="0016408B" w:rsidRPr="00A46E70" w:rsidRDefault="0016408B" w:rsidP="007F03F0">
      <w:pPr>
        <w:pStyle w:val="Titre5"/>
        <w:rPr>
          <w:lang w:val="en-CA"/>
        </w:rPr>
      </w:pPr>
      <w:proofErr w:type="gramStart"/>
      <w:r w:rsidRPr="00D970E9">
        <w:rPr>
          <w:lang w:val="en-CA"/>
        </w:rPr>
        <w:t>geologicHistory</w:t>
      </w:r>
      <w:proofErr w:type="gramEnd"/>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AD86340" w14:textId="25D94972" w:rsidR="0016408B" w:rsidRDefault="0016408B" w:rsidP="0016408B">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w:t>
      </w:r>
      <w:proofErr w:type="gramStart"/>
      <w:r w:rsidR="00A46E70">
        <w:t>a pattern that suit</w:t>
      </w:r>
      <w:proofErr w:type="gramEnd"/>
      <w:r w:rsidR="00A46E70">
        <w:t xml:space="preserve"> their needs.</w:t>
      </w:r>
    </w:p>
    <w:p w14:paraId="67BDC0BE" w14:textId="71130CEA" w:rsidR="0016408B" w:rsidRDefault="0016408B" w:rsidP="007F03F0">
      <w:pPr>
        <w:rPr>
          <w:lang w:val="en-CA"/>
        </w:rPr>
      </w:pPr>
    </w:p>
    <w:p w14:paraId="19A4A4F3" w14:textId="3F76D1EA" w:rsidR="0016408B" w:rsidRPr="00A46E70" w:rsidRDefault="0016408B" w:rsidP="007F03F0">
      <w:pPr>
        <w:pStyle w:val="Titre5"/>
        <w:rPr>
          <w:lang w:val="en-CA"/>
        </w:rPr>
      </w:pPr>
      <w:proofErr w:type="gramStart"/>
      <w:r w:rsidRPr="00D970E9">
        <w:rPr>
          <w:lang w:val="en-CA"/>
        </w:rPr>
        <w:t>relatedFeature</w:t>
      </w:r>
      <w:proofErr w:type="gramEnd"/>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w:t>
      </w:r>
      <w:r w:rsidRPr="0016408B">
        <w:rPr>
          <w:lang w:val="en-CA"/>
        </w:rPr>
        <w:lastRenderedPageBreak/>
        <w:t>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bookmarkStart w:id="266" w:name="BKM_F1244213_660C_4D77_8475_08F73D4EC81C"/>
      <w:bookmarkStart w:id="267" w:name="BKM_3B089F6A_116B_4A4A_91A0_17A52F7181FF"/>
      <w:bookmarkStart w:id="268" w:name="BKM_26B10141_733E_4FC5_A8B6_E0EA8C9C1A8A"/>
      <w:bookmarkEnd w:id="266"/>
      <w:bookmarkEnd w:id="267"/>
      <w:bookmarkEnd w:id="268"/>
    </w:p>
    <w:p w14:paraId="4A2F318A" w14:textId="357EA11D" w:rsidR="00E52A0E" w:rsidRDefault="001050D1" w:rsidP="001050D1">
      <w:pPr>
        <w:pStyle w:val="Titre4"/>
      </w:pPr>
      <w:bookmarkStart w:id="269" w:name="_Ref454623231"/>
      <w:r>
        <w:t>MappedFeature</w:t>
      </w:r>
      <w:bookmarkEnd w:id="269"/>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Titre5"/>
        <w:rPr>
          <w:lang w:val="en-CA"/>
        </w:rPr>
      </w:pPr>
      <w:proofErr w:type="gramStart"/>
      <w:r w:rsidRPr="00507F3E">
        <w:rPr>
          <w:lang w:val="en-CA"/>
        </w:rPr>
        <w:t>positionalAccuracy</w:t>
      </w:r>
      <w:proofErr w:type="gramEnd"/>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Titre5"/>
        <w:rPr>
          <w:lang w:val="en-CA"/>
        </w:rPr>
      </w:pPr>
      <w:proofErr w:type="gramStart"/>
      <w:r w:rsidRPr="00507F3E">
        <w:rPr>
          <w:lang w:val="en-CA"/>
        </w:rPr>
        <w:t>resolutionRepresentativeFraction</w:t>
      </w:r>
      <w:proofErr w:type="gramEnd"/>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w:t>
      </w:r>
      <w:proofErr w:type="gramStart"/>
      <w:r w:rsidRPr="00491ED2">
        <w:rPr>
          <w:rStyle w:val="Entity"/>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Titre5"/>
        <w:rPr>
          <w:lang w:val="en-CA"/>
        </w:rPr>
      </w:pPr>
      <w:proofErr w:type="gramStart"/>
      <w:r w:rsidRPr="00337EC6">
        <w:rPr>
          <w:lang w:val="en-CA"/>
        </w:rPr>
        <w:t>mappingFrame</w:t>
      </w:r>
      <w:proofErr w:type="gramEnd"/>
    </w:p>
    <w:p w14:paraId="25CB1E8B" w14:textId="705E7F07" w:rsidR="000A1C4C" w:rsidRPr="00491ED2" w:rsidRDefault="00337EC6" w:rsidP="00491ED2">
      <w:pPr>
        <w:rPr>
          <w:lang w:val="en-CA"/>
        </w:rPr>
      </w:pPr>
      <w:r>
        <w:rPr>
          <w:lang w:val="en-CA"/>
        </w:rPr>
        <w:t xml:space="preserve">The </w:t>
      </w:r>
      <w:r w:rsidRPr="00491ED2">
        <w:rPr>
          <w:rStyle w:val="Entity"/>
        </w:rPr>
        <w:t>mappingFrame</w:t>
      </w:r>
      <w:proofErr w:type="gramStart"/>
      <w:r w:rsidRPr="00491ED2">
        <w:rPr>
          <w:rStyle w:val="Entity"/>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Titre5"/>
        <w:rPr>
          <w:lang w:val="en-CA"/>
        </w:rPr>
      </w:pPr>
      <w:proofErr w:type="gramStart"/>
      <w:r w:rsidRPr="000A1C4C">
        <w:rPr>
          <w:lang w:val="en-CA"/>
        </w:rPr>
        <w:lastRenderedPageBreak/>
        <w:t>exposure</w:t>
      </w:r>
      <w:proofErr w:type="gramEnd"/>
    </w:p>
    <w:p w14:paraId="46A49F8D" w14:textId="7671372C" w:rsidR="000A1C4C" w:rsidRPr="00491ED2" w:rsidRDefault="000A1C4C" w:rsidP="00491ED2">
      <w:pPr>
        <w:rPr>
          <w:lang w:val="en-CA"/>
        </w:rPr>
      </w:pPr>
      <w:r>
        <w:rPr>
          <w:lang w:val="en-CA"/>
        </w:rPr>
        <w:t xml:space="preserve">The </w:t>
      </w:r>
      <w:r w:rsidRPr="00491ED2">
        <w:rPr>
          <w:rStyle w:val="Entity"/>
        </w:rPr>
        <w:t>exposure</w:t>
      </w:r>
      <w:proofErr w:type="gramStart"/>
      <w:r w:rsidRPr="00491ED2">
        <w:rPr>
          <w:rStyle w:val="Entity"/>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Titre5"/>
        <w:rPr>
          <w:lang w:val="en-CA"/>
        </w:rPr>
      </w:pPr>
      <w:proofErr w:type="gramStart"/>
      <w:r>
        <w:rPr>
          <w:lang w:val="en-CA"/>
        </w:rPr>
        <w:t>s</w:t>
      </w:r>
      <w:r w:rsidR="001A44F0" w:rsidRPr="001A44F0">
        <w:rPr>
          <w:lang w:val="en-CA"/>
        </w:rPr>
        <w:t>hape</w:t>
      </w:r>
      <w:proofErr w:type="gramEnd"/>
    </w:p>
    <w:p w14:paraId="2FFE03E6" w14:textId="7A822BC4" w:rsidR="001A44F0" w:rsidRDefault="001A44F0" w:rsidP="00F9640E">
      <w:pPr>
        <w:rPr>
          <w:lang w:val="en-CA"/>
        </w:rPr>
      </w:pPr>
      <w:r>
        <w:rPr>
          <w:lang w:val="en-CA"/>
        </w:rPr>
        <w:t xml:space="preserve">The </w:t>
      </w:r>
      <w:r w:rsidRPr="00491ED2">
        <w:rPr>
          <w:rStyle w:val="Entity"/>
        </w:rPr>
        <w:t>shape</w:t>
      </w:r>
      <w:proofErr w:type="gramStart"/>
      <w:r w:rsidRPr="00491ED2">
        <w:rPr>
          <w:rStyle w:val="Entity"/>
        </w:rPr>
        <w:t>:GM</w:t>
      </w:r>
      <w:proofErr w:type="gramEnd"/>
      <w:r w:rsidRPr="00491ED2">
        <w:rPr>
          <w:rStyle w:val="Entity"/>
        </w:rPr>
        <w:t>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Titre5"/>
        <w:rPr>
          <w:lang w:val="en-CA"/>
        </w:rPr>
      </w:pPr>
      <w:proofErr w:type="gramStart"/>
      <w:r>
        <w:rPr>
          <w:lang w:val="en-CA"/>
        </w:rPr>
        <w:t>s</w:t>
      </w:r>
      <w:r w:rsidR="001A44F0" w:rsidRPr="001A44F0">
        <w:rPr>
          <w:lang w:val="en-CA"/>
        </w:rPr>
        <w:t>pecification</w:t>
      </w:r>
      <w:proofErr w:type="gramEnd"/>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70" w:name="BKM_37DE5892_2942_443B_A8C3_8C1AB5CBE877"/>
      <w:bookmarkStart w:id="271" w:name="BKM_6B3E10C1_3AAE_4196_94F0_B9A235705FCC"/>
      <w:bookmarkStart w:id="272" w:name="BKM_1FCE659F_6DE4_40C1_996C_C1E6E981D3A0"/>
      <w:bookmarkStart w:id="273" w:name="BKM_E9804216_8300_4609_B607_127F0178BAB6"/>
      <w:bookmarkStart w:id="274" w:name="BKM_E3A6BA8A_712F_4182_95C4_285048E21544"/>
      <w:bookmarkStart w:id="275" w:name="BKM_2EB23880_DDF1_4995_AB7F_3DC0E40E7A89"/>
      <w:bookmarkEnd w:id="270"/>
      <w:bookmarkEnd w:id="271"/>
      <w:bookmarkEnd w:id="272"/>
      <w:bookmarkEnd w:id="273"/>
      <w:bookmarkEnd w:id="274"/>
      <w:bookmarkEnd w:id="275"/>
    </w:p>
    <w:p w14:paraId="7D4ABF8F" w14:textId="77777777" w:rsidR="00884FA7" w:rsidRDefault="00F92942" w:rsidP="00856F51">
      <w:pPr>
        <w:pStyle w:val="Titre4"/>
      </w:pPr>
      <w:bookmarkStart w:id="276" w:name="_Ref440800006"/>
      <w:r>
        <w:t>GeologicUnit</w:t>
      </w:r>
      <w:bookmarkEnd w:id="276"/>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 </w:t>
      </w:r>
      <w:r w:rsidRPr="00491ED2">
        <w:rPr>
          <w:rStyle w:val="Entity"/>
        </w:rPr>
        <w:t>GeologicUnit</w:t>
      </w:r>
      <w:r>
        <w: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3A3DE1F3" w:rsidR="00CE526C" w:rsidRDefault="00441148" w:rsidP="007F03F0">
      <w:pPr>
        <w:keepNext/>
      </w:pPr>
      <w:r>
        <w:rPr>
          <w:noProof/>
          <w:lang w:val="en-CA" w:eastAsia="en-CA"/>
        </w:rPr>
        <w:lastRenderedPageBreak/>
        <w:drawing>
          <wp:inline distT="0" distB="0" distL="0" distR="0" wp14:anchorId="604DDA61" wp14:editId="18535497">
            <wp:extent cx="5486400" cy="33577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57726"/>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A052E8">
        <w:rPr>
          <w:noProof/>
        </w:rPr>
        <w:t>12</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proofErr w:type="gramStart"/>
      <w:r w:rsidR="00965167" w:rsidRPr="008B472E">
        <w:rPr>
          <w:rStyle w:val="Entity"/>
        </w:rPr>
        <w:t>:</w:t>
      </w:r>
      <w:r w:rsidRPr="008B472E">
        <w:rPr>
          <w:rStyle w:val="Entity"/>
        </w:rPr>
        <w:t>occurrence</w:t>
      </w:r>
      <w:proofErr w:type="gramEnd"/>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Titre5"/>
        <w:rPr>
          <w:lang w:val="en-CA"/>
        </w:rPr>
      </w:pPr>
      <w:proofErr w:type="gramStart"/>
      <w:r w:rsidRPr="00D970E9">
        <w:rPr>
          <w:lang w:val="en-CA"/>
        </w:rPr>
        <w:t>geologicUnitType</w:t>
      </w:r>
      <w:proofErr w:type="gramEnd"/>
    </w:p>
    <w:p w14:paraId="2F0DA74D" w14:textId="2A4406FC" w:rsidR="00F1490F" w:rsidRDefault="00CE526C" w:rsidP="00ED2525">
      <w:r>
        <w:t xml:space="preserve">The property </w:t>
      </w:r>
      <w:r w:rsidRPr="008B472E">
        <w:rPr>
          <w:rStyle w:val="Entity"/>
        </w:rPr>
        <w:t>geologicUnitType</w:t>
      </w:r>
      <w:proofErr w:type="gramStart"/>
      <w:r w:rsidRPr="008B472E">
        <w:rPr>
          <w:rStyle w:val="Entity"/>
        </w:rP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Titre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 xml:space="preserve">The property </w:t>
      </w:r>
      <w:r w:rsidRPr="008B472E">
        <w:rPr>
          <w:rStyle w:val="Entity"/>
        </w:rPr>
        <w:t>rank</w:t>
      </w:r>
      <w:proofErr w:type="gramStart"/>
      <w:r w:rsidRPr="008B472E">
        <w:rPr>
          <w:rStyle w:val="Entity"/>
        </w:rP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Titre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Titre5"/>
      </w:pPr>
      <w:proofErr w:type="gramStart"/>
      <w:r>
        <w:t>c</w:t>
      </w:r>
      <w:r w:rsidRPr="00291871">
        <w:t>omposition</w:t>
      </w:r>
      <w:proofErr w:type="gramEnd"/>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Titre5"/>
      </w:pPr>
      <w:proofErr w:type="gramStart"/>
      <w:r w:rsidRPr="00540089">
        <w:t>gbMaterialDescription</w:t>
      </w:r>
      <w:proofErr w:type="gramEnd"/>
      <w:r>
        <w:t xml:space="preserve"> (stub property)</w:t>
      </w:r>
    </w:p>
    <w:p w14:paraId="0C3155A3" w14:textId="1E4D94A4" w:rsidR="00540089" w:rsidRDefault="00540089" w:rsidP="00CE526C">
      <w:r>
        <w:t xml:space="preserve">The property </w:t>
      </w:r>
      <w:r w:rsidRPr="008B472E">
        <w:rPr>
          <w:rStyle w:val="Entity"/>
        </w:rPr>
        <w:t>gbMaterialDescription</w:t>
      </w:r>
      <w:proofErr w:type="gramStart"/>
      <w:r w:rsidR="001540B1" w:rsidRPr="008B472E">
        <w:rPr>
          <w:rStyle w:val="Entity"/>
        </w:rPr>
        <w:t>:</w:t>
      </w:r>
      <w:r w:rsidR="00895888" w:rsidRPr="008B472E">
        <w:rPr>
          <w:rStyle w:val="Entity"/>
        </w:rPr>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Titre5"/>
      </w:pPr>
      <w:proofErr w:type="gramStart"/>
      <w:r w:rsidRPr="00895888">
        <w:t>gbUnitDescription</w:t>
      </w:r>
      <w:proofErr w:type="gramEnd"/>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proofErr w:type="gramStart"/>
      <w:r w:rsidR="00A47566" w:rsidRPr="008B472E">
        <w:rPr>
          <w:rStyle w:val="Entity"/>
        </w:rPr>
        <w:t>:</w:t>
      </w:r>
      <w:r w:rsidRPr="008B472E">
        <w:rPr>
          <w:rStyle w:val="Entity"/>
        </w:rPr>
        <w:t>GeologicUnit</w:t>
      </w:r>
      <w:r w:rsidR="001540B1" w:rsidRPr="008B472E">
        <w:rPr>
          <w:rStyle w:val="Entity"/>
        </w:rPr>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Titre4"/>
      </w:pPr>
      <w:bookmarkStart w:id="277" w:name="BKM_A1329A5F_042F_4AF8_BF84_0B471B65BC55"/>
      <w:bookmarkStart w:id="278" w:name="BKM_7F4D7787_7293_418E_8B38_1A72EA1F4CC0"/>
      <w:bookmarkStart w:id="279" w:name="_Ref440064217"/>
      <w:bookmarkEnd w:id="277"/>
      <w:bookmarkEnd w:id="278"/>
      <w:r>
        <w:t>GeologicUnitHierarchy</w:t>
      </w:r>
      <w:bookmarkEnd w:id="279"/>
    </w:p>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Titre5"/>
      </w:pPr>
      <w:proofErr w:type="gramStart"/>
      <w:r>
        <w:t>r</w:t>
      </w:r>
      <w:r w:rsidRPr="00924939">
        <w:t>ole</w:t>
      </w:r>
      <w:proofErr w:type="gramEnd"/>
    </w:p>
    <w:p w14:paraId="6A782BC1" w14:textId="1403A7E7" w:rsidR="00924939" w:rsidRDefault="00924939" w:rsidP="00ED2525">
      <w:r>
        <w:t xml:space="preserve">The </w:t>
      </w:r>
      <w:r w:rsidRPr="008B472E">
        <w:rPr>
          <w:rStyle w:val="Entity"/>
        </w:rPr>
        <w:t>role</w:t>
      </w:r>
      <w:proofErr w:type="gramStart"/>
      <w:r w:rsidRPr="008B472E">
        <w:rPr>
          <w:rStyle w:val="Entity"/>
        </w:rPr>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Titre5"/>
      </w:pPr>
      <w:proofErr w:type="gramStart"/>
      <w:r>
        <w:t>p</w:t>
      </w:r>
      <w:r w:rsidRPr="00924939">
        <w:t>roportion</w:t>
      </w:r>
      <w:proofErr w:type="gramEnd"/>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proofErr w:type="gramStart"/>
      <w:r w:rsidRPr="00D970E9">
        <w:rPr>
          <w:lang w:val="en-CA"/>
        </w:rPr>
        <w:t>targetUnit</w:t>
      </w:r>
      <w:proofErr w:type="gramEnd"/>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80" w:name="BKM_F1AE88A3_ADC1_4E05_8AA4_DF5F90DB4C60"/>
      <w:bookmarkStart w:id="281" w:name="BKM_C5C77165_16DE_4DA6_948B_748CCB10594C"/>
      <w:bookmarkEnd w:id="280"/>
      <w:bookmarkEnd w:id="281"/>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rsidRPr="008B472E">
        <w:rPr>
          <w:rStyle w:val="Entity"/>
        </w:rPr>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Titre5"/>
      </w:pPr>
      <w:proofErr w:type="gramStart"/>
      <w:r>
        <w:lastRenderedPageBreak/>
        <w:t>r</w:t>
      </w:r>
      <w:r w:rsidRPr="00A56B9D">
        <w:t>ole</w:t>
      </w:r>
      <w:proofErr w:type="gramEnd"/>
    </w:p>
    <w:p w14:paraId="668D900E" w14:textId="7A09A47E" w:rsidR="00A56B9D" w:rsidRDefault="00A56B9D" w:rsidP="00ED2525">
      <w:r>
        <w:t xml:space="preserve">The property </w:t>
      </w:r>
      <w:r w:rsidRPr="008B472E">
        <w:rPr>
          <w:rStyle w:val="Entity"/>
        </w:rPr>
        <w:t>role</w:t>
      </w:r>
      <w:proofErr w:type="gramStart"/>
      <w:r w:rsidRPr="008B472E">
        <w:rPr>
          <w:rStyle w:val="Entity"/>
        </w:rPr>
        <w:t>:CompositionPartRoleTerm</w:t>
      </w:r>
      <w:proofErr w:type="gramEnd"/>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Titre5"/>
      </w:pPr>
      <w:proofErr w:type="gramStart"/>
      <w:r>
        <w:t>p</w:t>
      </w:r>
      <w:r w:rsidRPr="00A56B9D">
        <w:t>roportion</w:t>
      </w:r>
      <w:proofErr w:type="gramEnd"/>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Titre5"/>
      </w:pPr>
      <w:r w:rsidRPr="00A56B9D">
        <w:t>Material</w:t>
      </w:r>
    </w:p>
    <w:p w14:paraId="6940E003" w14:textId="23B46C83" w:rsidR="00A56B9D" w:rsidRDefault="00A56B9D" w:rsidP="00ED2525">
      <w:r>
        <w:t xml:space="preserve">The </w:t>
      </w:r>
      <w:r w:rsidRPr="008B472E">
        <w:rPr>
          <w:rStyle w:val="Entity"/>
        </w:rPr>
        <w:t>material</w:t>
      </w:r>
      <w:proofErr w:type="gramStart"/>
      <w:r w:rsidRPr="008B472E">
        <w:rPr>
          <w:rStyle w:val="Entity"/>
        </w:rP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Titre4"/>
      </w:pPr>
      <w:bookmarkStart w:id="282" w:name="BKM_D0CF8372_E2E7_44FE_8452_567F1CFF1C66"/>
      <w:bookmarkStart w:id="283" w:name="BKM_F115EB74_32B6_4EFC_8D26_C2D2AD40E6EB"/>
      <w:bookmarkStart w:id="284" w:name="_Ref440800018"/>
      <w:bookmarkEnd w:id="282"/>
      <w:bookmarkEnd w:id="283"/>
      <w:r>
        <w:t>EarthMaterial</w:t>
      </w:r>
      <w:bookmarkEnd w:id="284"/>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13</w:t>
      </w:r>
      <w:r w:rsidR="00673E83">
        <w:rPr>
          <w:noProof/>
        </w:rPr>
        <w:fldChar w:fldCharType="end"/>
      </w:r>
      <w:r>
        <w:t xml:space="preserve"> : EarthMaterial and related classes</w:t>
      </w:r>
      <w:r w:rsidR="00BA5AB0">
        <w:t>.</w:t>
      </w:r>
    </w:p>
    <w:p w14:paraId="12D2BA9E" w14:textId="5005ACA8" w:rsidR="00A47566" w:rsidRDefault="00A47566" w:rsidP="007F03F0">
      <w:pPr>
        <w:pStyle w:val="Titre5"/>
      </w:pPr>
      <w:proofErr w:type="gramStart"/>
      <w:r w:rsidRPr="00A47566">
        <w:t>color</w:t>
      </w:r>
      <w:proofErr w:type="gramEnd"/>
    </w:p>
    <w:p w14:paraId="394DEBD5" w14:textId="41EB6741"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Titre5"/>
        <w:rPr>
          <w:lang w:val="en-CA"/>
        </w:rPr>
      </w:pPr>
      <w:proofErr w:type="gramStart"/>
      <w:r>
        <w:rPr>
          <w:lang w:val="en-CA"/>
        </w:rPr>
        <w:t>p</w:t>
      </w:r>
      <w:r w:rsidR="00A47566" w:rsidRPr="00D970E9">
        <w:rPr>
          <w:lang w:val="en-CA"/>
        </w:rPr>
        <w:t>urpose</w:t>
      </w:r>
      <w:proofErr w:type="gramEnd"/>
    </w:p>
    <w:p w14:paraId="0094DFA5" w14:textId="6A545FC8" w:rsidR="00E15963" w:rsidRPr="00A47566" w:rsidRDefault="00A47566" w:rsidP="007F03F0">
      <w:r>
        <w:lastRenderedPageBreak/>
        <w:t xml:space="preserve">The </w:t>
      </w:r>
      <w:r w:rsidRPr="008B472E">
        <w:rPr>
          <w:rStyle w:val="Entity"/>
        </w:rPr>
        <w:t>purpose</w:t>
      </w:r>
      <w:proofErr w:type="gramStart"/>
      <w:r w:rsidRPr="008B472E">
        <w:rPr>
          <w:rStyle w:val="Entity"/>
        </w:rP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Titre5"/>
        <w:rPr>
          <w:lang w:val="en-CA"/>
        </w:rPr>
      </w:pPr>
      <w:bookmarkStart w:id="285" w:name="BKM_BD5C03BF_666A_4A06_9108_21CA3469AFBC"/>
      <w:bookmarkEnd w:id="285"/>
      <w:proofErr w:type="gramStart"/>
      <w:r w:rsidRPr="00D970E9">
        <w:rPr>
          <w:lang w:val="en-CA"/>
        </w:rPr>
        <w:t>gbEarthMaterialDescription</w:t>
      </w:r>
      <w:proofErr w:type="gramEnd"/>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w:t>
      </w:r>
      <w:proofErr w:type="gramStart"/>
      <w:r w:rsidRPr="008B472E">
        <w:rPr>
          <w:rStyle w:val="Entity"/>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286" w:name="BKM_18D25AC3_6FC0_4C65_A8A5_F0142E2E6CE0"/>
      <w:bookmarkStart w:id="287" w:name="BKM_18EC1705_589B_4DEF_A044_9A1610E567B6"/>
      <w:bookmarkStart w:id="288" w:name="BKM_69643EA7_2142_46B5_9F91_BA2962E773C2"/>
      <w:bookmarkEnd w:id="286"/>
      <w:bookmarkEnd w:id="287"/>
      <w:bookmarkEnd w:id="288"/>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Lgende"/>
        <w:rPr>
          <w:lang w:val="en-CA"/>
        </w:rPr>
      </w:pPr>
      <w:r>
        <w:t xml:space="preserve">Figure </w:t>
      </w:r>
      <w:r>
        <w:fldChar w:fldCharType="begin"/>
      </w:r>
      <w:r>
        <w:instrText xml:space="preserve"> SEQ Figure \* ARABIC </w:instrText>
      </w:r>
      <w:r>
        <w:fldChar w:fldCharType="separate"/>
      </w:r>
      <w:r w:rsidR="00A052E8">
        <w:rPr>
          <w:noProof/>
        </w:rPr>
        <w:t>14</w:t>
      </w:r>
      <w:r>
        <w:fldChar w:fldCharType="end"/>
      </w:r>
      <w:r>
        <w:t xml:space="preserve"> : Context diagram for CompoundMaterial</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Titre5"/>
        <w:rPr>
          <w:lang w:val="en-CA"/>
        </w:rPr>
      </w:pPr>
      <w:proofErr w:type="gramStart"/>
      <w:r>
        <w:rPr>
          <w:lang w:val="en-CA"/>
        </w:rPr>
        <w:t>l</w:t>
      </w:r>
      <w:r w:rsidRPr="00D970E9">
        <w:rPr>
          <w:lang w:val="en-CA"/>
        </w:rPr>
        <w:t>ithology</w:t>
      </w:r>
      <w:proofErr w:type="gramEnd"/>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w:t>
      </w:r>
      <w:proofErr w:type="gramStart"/>
      <w:r w:rsidRPr="00406683">
        <w:rPr>
          <w:rStyle w:val="Entity"/>
        </w:rP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289" w:name="BKM_0198932B_28DD_424D_8B50_FABE0D235C84"/>
      <w:bookmarkStart w:id="290" w:name="BKM_7A5570E9_5272_4DAD_BC83_4E0D06E5C57A"/>
      <w:bookmarkStart w:id="291" w:name="_Toc456946971"/>
      <w:bookmarkEnd w:id="289"/>
      <w:bookmarkEnd w:id="290"/>
      <w:r>
        <w:t>Geologic Event</w:t>
      </w:r>
      <w:bookmarkEnd w:id="291"/>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w:t>
      </w:r>
      <w:proofErr w:type="gramStart"/>
      <w:r>
        <w:t>document</w:t>
      </w:r>
      <w:proofErr w:type="gramEnd"/>
      <w:r>
        <w:t xml:space="preserve">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r w:rsidR="00BA5AB0">
        <w:t>.</w:t>
      </w:r>
    </w:p>
    <w:p w14:paraId="03FE6CA6" w14:textId="77777777" w:rsidR="00B537EA" w:rsidRDefault="00B537EA" w:rsidP="00856F51"/>
    <w:p w14:paraId="3DACF261" w14:textId="6EA9038C" w:rsidR="00B537EA" w:rsidRDefault="00441148" w:rsidP="00B537EA">
      <w:pPr>
        <w:keepNext/>
      </w:pPr>
      <w:r>
        <w:rPr>
          <w:noProof/>
          <w:lang w:val="en-CA" w:eastAsia="en-CA"/>
        </w:rPr>
        <w:lastRenderedPageBreak/>
        <w:drawing>
          <wp:inline distT="0" distB="0" distL="0" distR="0" wp14:anchorId="555A16DE" wp14:editId="3301800E">
            <wp:extent cx="5486400" cy="4641856"/>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641856"/>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15</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292" w:name="BKM_0E4402F5_70D7_41B4_8F46_2909F6D349A5"/>
      <w:bookmarkEnd w:id="292"/>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Titre5"/>
        <w:rPr>
          <w:lang w:val="en-CA"/>
        </w:rPr>
      </w:pPr>
      <w:proofErr w:type="gramStart"/>
      <w:r w:rsidRPr="006D6AC1">
        <w:rPr>
          <w:lang w:val="en-CA"/>
        </w:rPr>
        <w:t>eventProcess</w:t>
      </w:r>
      <w:proofErr w:type="gramEnd"/>
    </w:p>
    <w:p w14:paraId="2C26E7C5" w14:textId="12A93147" w:rsidR="006D6AC1" w:rsidRDefault="006D6AC1" w:rsidP="00980C8A">
      <w:pPr>
        <w:rPr>
          <w:lang w:val="en-CA"/>
        </w:rPr>
      </w:pPr>
      <w:r w:rsidRPr="006D6AC1">
        <w:rPr>
          <w:lang w:val="en-CA"/>
        </w:rPr>
        <w:t xml:space="preserve">The </w:t>
      </w:r>
      <w:r w:rsidRPr="00406683">
        <w:rPr>
          <w:rStyle w:val="Entity"/>
        </w:rPr>
        <w:t>eventProcess</w:t>
      </w:r>
      <w:proofErr w:type="gramStart"/>
      <w:r w:rsidRPr="00406683">
        <w:rPr>
          <w:rStyle w:val="Entity"/>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Titre5"/>
      </w:pPr>
      <w:proofErr w:type="gramStart"/>
      <w:r w:rsidRPr="00D970E9">
        <w:t>numericAge</w:t>
      </w:r>
      <w:proofErr w:type="gramEnd"/>
    </w:p>
    <w:p w14:paraId="669AA9D9" w14:textId="77777777" w:rsidR="008A4869" w:rsidRDefault="006D6AC1" w:rsidP="008A4869">
      <w:r w:rsidRPr="008A4869">
        <w:t xml:space="preserve">The </w:t>
      </w:r>
      <w:r w:rsidRPr="00406683">
        <w:rPr>
          <w:rStyle w:val="Entity"/>
        </w:rPr>
        <w:t>numericAge</w:t>
      </w:r>
      <w:proofErr w:type="gramStart"/>
      <w:r w:rsidRPr="00406683">
        <w:rPr>
          <w:rStyle w:val="Entity"/>
        </w:rPr>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Titre5"/>
      </w:pPr>
      <w:proofErr w:type="gramStart"/>
      <w:r w:rsidRPr="008A4869">
        <w:t>olderNamedAge</w:t>
      </w:r>
      <w:proofErr w:type="gramEnd"/>
    </w:p>
    <w:p w14:paraId="7C1DF366" w14:textId="0AFBEE6A" w:rsidR="008A4869" w:rsidRDefault="006D6AC1" w:rsidP="00980C8A">
      <w:pPr>
        <w:rPr>
          <w:lang w:val="en-CA"/>
        </w:rPr>
      </w:pPr>
      <w:r>
        <w:rPr>
          <w:lang w:val="en-CA"/>
        </w:rPr>
        <w:t xml:space="preserve">The property </w:t>
      </w:r>
      <w:r w:rsidRPr="00406683">
        <w:rPr>
          <w:rStyle w:val="Entity"/>
        </w:rPr>
        <w:t>olderNamedAge</w:t>
      </w:r>
      <w:proofErr w:type="gramStart"/>
      <w:r w:rsidRPr="00406683">
        <w:rPr>
          <w:rStyle w:val="Entity"/>
        </w:rPr>
        <w:t>:GeochronologicalEraTerm</w:t>
      </w:r>
      <w:proofErr w:type="gramEnd"/>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Titre5"/>
        <w:rPr>
          <w:lang w:val="en-CA"/>
        </w:rPr>
      </w:pPr>
      <w:proofErr w:type="gramStart"/>
      <w:r w:rsidRPr="006D6AC1">
        <w:rPr>
          <w:lang w:val="en-CA"/>
        </w:rPr>
        <w:t>youngerNamedAge</w:t>
      </w:r>
      <w:proofErr w:type="gramEnd"/>
    </w:p>
    <w:p w14:paraId="6C5946D2" w14:textId="7DF61DAA" w:rsidR="006D6AC1" w:rsidRDefault="006D6AC1" w:rsidP="00980C8A">
      <w:pPr>
        <w:rPr>
          <w:lang w:val="en-CA"/>
        </w:rPr>
      </w:pPr>
      <w:r w:rsidRPr="006D6AC1">
        <w:rPr>
          <w:lang w:val="en-CA"/>
        </w:rPr>
        <w:t xml:space="preserve">The property </w:t>
      </w:r>
      <w:r w:rsidRPr="00406683">
        <w:rPr>
          <w:rStyle w:val="Entity"/>
        </w:rPr>
        <w:t>youngerNamedAge</w:t>
      </w:r>
      <w:proofErr w:type="gramStart"/>
      <w:r w:rsidRPr="00406683">
        <w:rPr>
          <w:rStyle w:val="Entity"/>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Titre5"/>
        <w:rPr>
          <w:lang w:val="en-CA"/>
        </w:rPr>
      </w:pPr>
      <w:proofErr w:type="gramStart"/>
      <w:r w:rsidRPr="006D6AC1">
        <w:rPr>
          <w:lang w:val="en-CA"/>
        </w:rPr>
        <w:t>eventEnvironment</w:t>
      </w:r>
      <w:proofErr w:type="gramEnd"/>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Titre5"/>
        <w:rPr>
          <w:lang w:val="en-CA"/>
        </w:rPr>
      </w:pPr>
      <w:proofErr w:type="gramStart"/>
      <w:r w:rsidRPr="00C9272B">
        <w:rPr>
          <w:lang w:val="en-CA"/>
        </w:rPr>
        <w:t>geEventDescription</w:t>
      </w:r>
      <w:proofErr w:type="gramEnd"/>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w:t>
      </w:r>
      <w:proofErr w:type="gramStart"/>
      <w:r w:rsidRPr="00406683">
        <w:rPr>
          <w:rStyle w:val="Entity"/>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293" w:name="BKM_E578F2B2_741C_4353_B7F8_02F0AE878A52"/>
      <w:bookmarkStart w:id="294" w:name="BKM_B4649898_DB40_445B_BA02_FB50DB166B1F"/>
      <w:bookmarkStart w:id="295" w:name="BKM_97F5720D_724D_44A6_8C82_6D7A6D6B5F0E"/>
      <w:bookmarkStart w:id="296" w:name="BKM_94B4A111_399A_4144_8BC6_D1BBA5249175"/>
      <w:bookmarkStart w:id="297" w:name="BKM_23198178_9024_4323_9F34_11F193914E4D"/>
      <w:bookmarkStart w:id="298" w:name="BKM_669B19C2_AABA_42AD_8B76_978659231695"/>
      <w:bookmarkEnd w:id="293"/>
      <w:bookmarkEnd w:id="294"/>
      <w:bookmarkEnd w:id="295"/>
      <w:bookmarkEnd w:id="296"/>
      <w:bookmarkEnd w:id="297"/>
      <w:bookmarkEnd w:id="298"/>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Titre5"/>
        <w:rPr>
          <w:lang w:val="en-CA"/>
        </w:rPr>
      </w:pPr>
      <w:proofErr w:type="gramStart"/>
      <w:r>
        <w:rPr>
          <w:lang w:val="en-CA"/>
        </w:rPr>
        <w:lastRenderedPageBreak/>
        <w:t>reportingDate</w:t>
      </w:r>
      <w:proofErr w:type="gramEnd"/>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Titre5"/>
        <w:rPr>
          <w:lang w:val="en-CA"/>
        </w:rPr>
      </w:pPr>
      <w:proofErr w:type="gramStart"/>
      <w:r w:rsidRPr="00D970E9">
        <w:rPr>
          <w:lang w:val="en-CA"/>
        </w:rPr>
        <w:t>olderBoundDate</w:t>
      </w:r>
      <w:proofErr w:type="gramEnd"/>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Titre5"/>
        <w:rPr>
          <w:lang w:val="en-CA"/>
        </w:rPr>
      </w:pPr>
      <w:proofErr w:type="gramStart"/>
      <w:r w:rsidRPr="00D970E9">
        <w:rPr>
          <w:lang w:val="en-CA"/>
        </w:rPr>
        <w:t>youngerBoundDate</w:t>
      </w:r>
      <w:proofErr w:type="gramEnd"/>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299" w:name="BKM_6B9E4BC3_EF2C_43B8_97EF_B6AD57F690A4"/>
      <w:bookmarkStart w:id="300" w:name="BKM_2ED006FF_62EF_4E32_BE1A_054C3322F7C1"/>
      <w:bookmarkStart w:id="301" w:name="BKM_BE4D4818_8828_40DD_8E59_5906619F59A7"/>
      <w:bookmarkStart w:id="302" w:name="_Toc456946972"/>
      <w:bookmarkEnd w:id="299"/>
      <w:bookmarkEnd w:id="300"/>
      <w:bookmarkEnd w:id="301"/>
      <w:r>
        <w:t>Geologic Structure</w:t>
      </w:r>
      <w:bookmarkEnd w:id="302"/>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415CBF">
      <w:pPr>
        <w:keepNext/>
      </w:pPr>
      <w:r>
        <w:rPr>
          <w:noProof/>
          <w:lang w:val="en-CA" w:eastAsia="en-CA"/>
        </w:rPr>
        <w:lastRenderedPageBreak/>
        <w:drawing>
          <wp:inline distT="0" distB="0" distL="0" distR="0" wp14:anchorId="05762BAE" wp14:editId="7EBD058B">
            <wp:extent cx="5486400" cy="33426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42628"/>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16</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303" w:name="_Ref440800034"/>
      <w:r>
        <w:t>GeologicStructure</w:t>
      </w:r>
      <w:bookmarkEnd w:id="303"/>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Titre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21F31B1A" w:rsidR="008B7091" w:rsidRDefault="00441148" w:rsidP="008B7091">
      <w:pPr>
        <w:keepNext/>
      </w:pPr>
      <w:r>
        <w:rPr>
          <w:noProof/>
          <w:lang w:val="en-CA" w:eastAsia="en-CA"/>
        </w:rPr>
        <w:lastRenderedPageBreak/>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17</w:t>
      </w:r>
      <w:r w:rsidR="00673E83">
        <w:rPr>
          <w:noProof/>
        </w:rPr>
        <w:fldChar w:fldCharType="end"/>
      </w:r>
      <w:r>
        <w:t>: Contact</w:t>
      </w:r>
      <w:r w:rsidR="00853941">
        <w:t xml:space="preserve"> context diagram.</w:t>
      </w:r>
    </w:p>
    <w:p w14:paraId="1B123F8C" w14:textId="0842AE05" w:rsidR="005D6D19" w:rsidRPr="008A4869" w:rsidRDefault="005D6D19" w:rsidP="008A4869">
      <w:pPr>
        <w:pStyle w:val="Titre5"/>
        <w:rPr>
          <w:lang w:val="en-CA"/>
        </w:rPr>
      </w:pPr>
      <w:bookmarkStart w:id="304" w:name="BKM_1A59C48F_A7B9_4BDC_B008_53504A772FCF"/>
      <w:bookmarkEnd w:id="304"/>
      <w:proofErr w:type="gramStart"/>
      <w:r w:rsidRPr="00D970E9">
        <w:rPr>
          <w:lang w:val="en-CA"/>
        </w:rPr>
        <w:t>contactType</w:t>
      </w:r>
      <w:proofErr w:type="gramEnd"/>
    </w:p>
    <w:p w14:paraId="261C9B27" w14:textId="7F5CA990" w:rsidR="005D6D19" w:rsidRDefault="005D6D19" w:rsidP="007F03F0">
      <w:pPr>
        <w:rPr>
          <w:lang w:val="en-CA"/>
        </w:rPr>
      </w:pPr>
      <w:r>
        <w:rPr>
          <w:lang w:val="en-CA"/>
        </w:rPr>
        <w:t xml:space="preserve">The property </w:t>
      </w:r>
      <w:r w:rsidRPr="00406683">
        <w:rPr>
          <w:rStyle w:val="Entity"/>
        </w:rPr>
        <w:t>contactType</w:t>
      </w:r>
      <w:proofErr w:type="gramStart"/>
      <w:r w:rsidRPr="00406683">
        <w:rPr>
          <w:rStyle w:val="Entity"/>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Titre5"/>
        <w:rPr>
          <w:lang w:val="en-CA"/>
        </w:rPr>
      </w:pPr>
      <w:proofErr w:type="gramStart"/>
      <w:r w:rsidRPr="00D970E9">
        <w:rPr>
          <w:lang w:val="en-CA"/>
        </w:rPr>
        <w:t>stContactDescription</w:t>
      </w:r>
      <w:proofErr w:type="gramEnd"/>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w:t>
      </w:r>
      <w:proofErr w:type="gramStart"/>
      <w:r w:rsidRPr="00406683">
        <w:rPr>
          <w:rStyle w:val="Entity"/>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05" w:name="BKM_F722D1E4_88A1_4807_BB66_32AB9BD44381"/>
      <w:bookmarkEnd w:id="305"/>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28D1930E" w:rsidR="008B7091" w:rsidRDefault="00441148" w:rsidP="008B7091">
      <w:pPr>
        <w:keepNext/>
      </w:pPr>
      <w:r>
        <w:rPr>
          <w:noProof/>
          <w:lang w:val="en-CA" w:eastAsia="en-CA"/>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18</w:t>
      </w:r>
      <w:r w:rsidR="00673E83">
        <w:rPr>
          <w:noProof/>
        </w:rPr>
        <w:fldChar w:fldCharType="end"/>
      </w:r>
      <w:r>
        <w:t>: Fold</w:t>
      </w:r>
      <w:r w:rsidR="00853941">
        <w:t xml:space="preserve"> context diagram.</w:t>
      </w:r>
    </w:p>
    <w:p w14:paraId="29837698" w14:textId="58C60A83" w:rsidR="00F011FC" w:rsidRPr="00F011FC" w:rsidRDefault="005D6D19" w:rsidP="007F03F0">
      <w:pPr>
        <w:pStyle w:val="Titre5"/>
      </w:pPr>
      <w:proofErr w:type="gramStart"/>
      <w:r w:rsidRPr="005D6D19">
        <w:t>profileType</w:t>
      </w:r>
      <w:proofErr w:type="gramEnd"/>
    </w:p>
    <w:p w14:paraId="1E3B8CCB" w14:textId="26C119FF" w:rsidR="005D6D19" w:rsidRDefault="005D6D19" w:rsidP="007F03F0">
      <w:r>
        <w:t xml:space="preserve">The property </w:t>
      </w:r>
      <w:r w:rsidRPr="00406683">
        <w:rPr>
          <w:rStyle w:val="Entity"/>
        </w:rPr>
        <w:t>profileType</w:t>
      </w:r>
      <w:proofErr w:type="gramStart"/>
      <w:r w:rsidRPr="00406683">
        <w:rPr>
          <w:rStyle w:val="Entity"/>
        </w:rP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Titre5"/>
        <w:rPr>
          <w:lang w:val="en-CA"/>
        </w:rPr>
      </w:pPr>
      <w:proofErr w:type="gramStart"/>
      <w:r w:rsidRPr="00D970E9">
        <w:rPr>
          <w:lang w:val="en-CA"/>
        </w:rPr>
        <w:t>stFoldDescription</w:t>
      </w:r>
      <w:proofErr w:type="gramEnd"/>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w:t>
      </w:r>
      <w:proofErr w:type="gramStart"/>
      <w:r w:rsidRPr="00406683">
        <w:rPr>
          <w:rStyle w:val="Entity"/>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Titre4"/>
      </w:pPr>
      <w:bookmarkStart w:id="306" w:name="BKM_1562D6E5_754D_41F1_8BCA_821E81C1C77B"/>
      <w:bookmarkStart w:id="307" w:name="BKM_2577AA17_B965_493F_8575_D32112AD8348"/>
      <w:bookmarkEnd w:id="306"/>
      <w:bookmarkEnd w:id="307"/>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0CA47179" w:rsidR="00415CBF" w:rsidRDefault="00441148" w:rsidP="00415CBF">
      <w:pPr>
        <w:keepNext/>
      </w:pPr>
      <w:r>
        <w:rPr>
          <w:noProof/>
          <w:lang w:val="en-CA" w:eastAsia="en-CA"/>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19</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308" w:name="BKM_22F72D69_6FF6_4012_89A7_3FFAC0091563"/>
      <w:bookmarkEnd w:id="308"/>
      <w:proofErr w:type="gramStart"/>
      <w:r w:rsidRPr="00F011FC">
        <w:rPr>
          <w:lang w:val="en-CA"/>
        </w:rPr>
        <w:t>foliationType</w:t>
      </w:r>
      <w:proofErr w:type="gramEnd"/>
    </w:p>
    <w:p w14:paraId="63D4DB37" w14:textId="5CF5BCCB" w:rsidR="00F011FC" w:rsidRDefault="00F011FC" w:rsidP="007F03F0">
      <w:pPr>
        <w:rPr>
          <w:lang w:val="en-CA"/>
        </w:rPr>
      </w:pPr>
      <w:r>
        <w:rPr>
          <w:lang w:val="en-CA"/>
        </w:rPr>
        <w:lastRenderedPageBreak/>
        <w:t xml:space="preserve">The </w:t>
      </w:r>
      <w:r w:rsidRPr="00406683">
        <w:rPr>
          <w:rStyle w:val="Entity"/>
        </w:rPr>
        <w:t>foliationType</w:t>
      </w:r>
      <w:proofErr w:type="gramStart"/>
      <w:r w:rsidRPr="00406683">
        <w:rPr>
          <w:rStyle w:val="Entity"/>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Titre5"/>
        <w:rPr>
          <w:lang w:val="en-CA"/>
        </w:rPr>
      </w:pPr>
      <w:proofErr w:type="gramStart"/>
      <w:r w:rsidRPr="00624F7C">
        <w:rPr>
          <w:lang w:val="en-CA"/>
        </w:rPr>
        <w:t>stFoliationDescription</w:t>
      </w:r>
      <w:proofErr w:type="gramEnd"/>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w:t>
      </w:r>
      <w:proofErr w:type="gramStart"/>
      <w:r w:rsidRPr="005163F2">
        <w:rPr>
          <w:rStyle w:val="Entity"/>
        </w:rPr>
        <w:t>:Foliation</w:t>
      </w:r>
      <w:r w:rsidR="000427E6" w:rsidRPr="005163F2">
        <w:rPr>
          <w:rStyle w:val="Entity"/>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Titre4"/>
      </w:pPr>
      <w:bookmarkStart w:id="309" w:name="BKM_D602E51F_1A69_4732_803D_A550C06800AD"/>
      <w:bookmarkStart w:id="310" w:name="_Ref440799060"/>
      <w:bookmarkEnd w:id="309"/>
      <w:r>
        <w:t>ShearDisplacementStructure</w:t>
      </w:r>
      <w:bookmarkEnd w:id="310"/>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2BB9C0E7" w:rsidR="00415CBF" w:rsidRDefault="00441148" w:rsidP="00415CBF">
      <w:pPr>
        <w:keepNext/>
      </w:pPr>
      <w:r>
        <w:rPr>
          <w:noProof/>
          <w:lang w:val="en-CA" w:eastAsia="en-CA"/>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20</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11" w:name="BKM_2C0BAC72_25F4_4403_B6F3_8CD29CC45162"/>
      <w:bookmarkEnd w:id="311"/>
    </w:p>
    <w:p w14:paraId="0D826869" w14:textId="49373A20" w:rsidR="000427E6" w:rsidRPr="008A4869" w:rsidRDefault="000427E6" w:rsidP="008A4869">
      <w:pPr>
        <w:pStyle w:val="Titre5"/>
        <w:rPr>
          <w:lang w:val="en-CA"/>
        </w:rPr>
      </w:pPr>
      <w:proofErr w:type="gramStart"/>
      <w:r>
        <w:rPr>
          <w:lang w:val="en-CA"/>
        </w:rPr>
        <w:t>faultType</w:t>
      </w:r>
      <w:proofErr w:type="gramEnd"/>
    </w:p>
    <w:p w14:paraId="0CA3B537" w14:textId="45388B5D" w:rsidR="000427E6" w:rsidRDefault="000427E6" w:rsidP="007F03F0">
      <w:pPr>
        <w:rPr>
          <w:lang w:val="en-CA"/>
        </w:rPr>
      </w:pPr>
      <w:r>
        <w:rPr>
          <w:lang w:val="en-CA"/>
        </w:rPr>
        <w:t xml:space="preserve">The </w:t>
      </w:r>
      <w:r w:rsidRPr="005163F2">
        <w:rPr>
          <w:rStyle w:val="Entity"/>
        </w:rPr>
        <w:t>faultType</w:t>
      </w:r>
      <w:proofErr w:type="gramStart"/>
      <w:r w:rsidRPr="005163F2">
        <w:rPr>
          <w:rStyle w:val="Entity"/>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Titre5"/>
        <w:rPr>
          <w:lang w:val="en-CA"/>
        </w:rPr>
      </w:pPr>
      <w:proofErr w:type="gramStart"/>
      <w:r w:rsidRPr="000427E6">
        <w:rPr>
          <w:lang w:val="en-CA"/>
        </w:rPr>
        <w:t>stStructureDescription</w:t>
      </w:r>
      <w:proofErr w:type="gramEnd"/>
    </w:p>
    <w:p w14:paraId="0AF59729" w14:textId="75A54685" w:rsidR="000427E6" w:rsidRDefault="000427E6" w:rsidP="000427E6">
      <w:pPr>
        <w:rPr>
          <w:lang w:val="en-CA"/>
        </w:rPr>
      </w:pPr>
      <w:r>
        <w:rPr>
          <w:lang w:val="en-CA"/>
        </w:rPr>
        <w:t xml:space="preserve">The property </w:t>
      </w:r>
      <w:r w:rsidRPr="005163F2">
        <w:rPr>
          <w:rStyle w:val="Entity"/>
        </w:rPr>
        <w:t>stStructureDescription</w:t>
      </w:r>
      <w:proofErr w:type="gramStart"/>
      <w:r w:rsidRPr="005163F2">
        <w:rPr>
          <w:rStyle w:val="Entity"/>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12" w:name="BKM_6D164D9B_00C6_4467_A49F_201E1DB05D3E"/>
      <w:bookmarkStart w:id="313" w:name="_Toc456946973"/>
      <w:bookmarkEnd w:id="312"/>
      <w:r>
        <w:t>Geomorphology</w:t>
      </w:r>
      <w:bookmarkEnd w:id="313"/>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4F21BA18" w:rsidR="00FB057B" w:rsidRDefault="00441148" w:rsidP="00FB057B">
      <w:pPr>
        <w:keepNext/>
      </w:pPr>
      <w:r>
        <w:rPr>
          <w:noProof/>
          <w:lang w:val="en-CA" w:eastAsia="en-CA"/>
        </w:rPr>
        <w:drawing>
          <wp:inline distT="0" distB="0" distL="0" distR="0" wp14:anchorId="612BBD70" wp14:editId="720E434A">
            <wp:extent cx="5486400" cy="37970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21</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Lgende"/>
      </w:pPr>
      <w:r>
        <w:t xml:space="preserve">Figure </w:t>
      </w:r>
      <w:r>
        <w:fldChar w:fldCharType="begin"/>
      </w:r>
      <w:r>
        <w:instrText xml:space="preserve"> SEQ Figure \* ARABIC </w:instrText>
      </w:r>
      <w:r>
        <w:fldChar w:fldCharType="separate"/>
      </w:r>
      <w:r w:rsidR="00A052E8">
        <w:rPr>
          <w:noProof/>
        </w:rPr>
        <w:t>22</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Titre5"/>
      </w:pPr>
      <w:proofErr w:type="gramStart"/>
      <w:r w:rsidRPr="00174A58">
        <w:t>unitDescription</w:t>
      </w:r>
      <w:proofErr w:type="gramEnd"/>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Titre5"/>
      </w:pPr>
      <w:proofErr w:type="gramStart"/>
      <w:r w:rsidRPr="00D970E9">
        <w:rPr>
          <w:lang w:val="en-CA"/>
        </w:rPr>
        <w:t>gmFeatureDescription</w:t>
      </w:r>
      <w:proofErr w:type="gramEnd"/>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w:t>
      </w:r>
      <w:proofErr w:type="gramStart"/>
      <w:r w:rsidRPr="005163F2">
        <w:rPr>
          <w:rStyle w:val="Entity"/>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proofErr w:type="gramStart"/>
      <w:r w:rsidRPr="003D6337">
        <w:t>naturalGeomorphologicFeatureType</w:t>
      </w:r>
      <w:proofErr w:type="gramEnd"/>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14" w:name="BKM_4E3AD03A_F983_4BE7_BAD7_D46FA41454DA"/>
      <w:bookmarkEnd w:id="314"/>
    </w:p>
    <w:p w14:paraId="4D045EDB" w14:textId="15148CA1" w:rsidR="003D6337" w:rsidRPr="002670FA" w:rsidRDefault="008D422E" w:rsidP="002670FA">
      <w:pPr>
        <w:pStyle w:val="Titre5"/>
        <w:rPr>
          <w:lang w:val="en-CA"/>
        </w:rPr>
      </w:pPr>
      <w:proofErr w:type="gramStart"/>
      <w:r>
        <w:rPr>
          <w:lang w:val="en-CA"/>
        </w:rPr>
        <w:t>a</w:t>
      </w:r>
      <w:r w:rsidR="003D6337" w:rsidRPr="00D970E9">
        <w:rPr>
          <w:lang w:val="en-CA"/>
        </w:rPr>
        <w:t>ctivity</w:t>
      </w:r>
      <w:proofErr w:type="gramEnd"/>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315" w:name="BKM_D58E407D_6BD7_451C_AC84_ED75498146C5"/>
      <w:bookmarkStart w:id="316" w:name="BKM_60D7A041_DA67_4836_A9CF_067E59A5AD76"/>
      <w:bookmarkEnd w:id="315"/>
      <w:bookmarkEnd w:id="316"/>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proofErr w:type="gramStart"/>
      <w:r w:rsidRPr="00D970E9">
        <w:rPr>
          <w:lang w:val="en-CA"/>
        </w:rPr>
        <w:t>anthropogenicGeomorphologicFeatureType</w:t>
      </w:r>
      <w:proofErr w:type="gramEnd"/>
    </w:p>
    <w:p w14:paraId="095558B2" w14:textId="18E36651" w:rsidR="00F829B5"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17" w:name="BKM_226E2406_CB91_4741_B565_53E336A2E054"/>
      <w:bookmarkStart w:id="318" w:name="BKM_FB2680F3_627E_464F_82B9_677F1AC277D7"/>
      <w:bookmarkStart w:id="319" w:name="_Toc456946974"/>
      <w:bookmarkEnd w:id="317"/>
      <w:bookmarkEnd w:id="318"/>
      <w:r>
        <w:rPr>
          <w:lang w:val="en-CA"/>
        </w:rPr>
        <w:t>Collection</w:t>
      </w:r>
      <w:bookmarkEnd w:id="319"/>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Default="00441148" w:rsidP="00390DF7">
      <w:pPr>
        <w:keepNext/>
      </w:pPr>
      <w:r>
        <w:rPr>
          <w:noProof/>
          <w:lang w:val="en-CA" w:eastAsia="en-CA"/>
        </w:rPr>
        <w:lastRenderedPageBreak/>
        <w:drawing>
          <wp:inline distT="0" distB="0" distL="0" distR="0" wp14:anchorId="72B53EF3" wp14:editId="75B76560">
            <wp:extent cx="5486400" cy="4913396"/>
            <wp:effectExtent l="0" t="0" r="0" b="190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13396"/>
                    </a:xfrm>
                    <a:prstGeom prst="rect">
                      <a:avLst/>
                    </a:prstGeom>
                    <a:noFill/>
                    <a:ln>
                      <a:noFill/>
                    </a:ln>
                  </pic:spPr>
                </pic:pic>
              </a:graphicData>
            </a:graphic>
          </wp:inline>
        </w:drawing>
      </w:r>
    </w:p>
    <w:p w14:paraId="16086824" w14:textId="03CFC970" w:rsidR="00390DF7" w:rsidRDefault="00390DF7" w:rsidP="00390DF7">
      <w:pPr>
        <w:pStyle w:val="Lgende"/>
      </w:pPr>
      <w:bookmarkStart w:id="320" w:name="_Ref432749513"/>
      <w:r>
        <w:t xml:space="preserve">Figure </w:t>
      </w:r>
      <w:r w:rsidR="00673E83">
        <w:fldChar w:fldCharType="begin"/>
      </w:r>
      <w:r w:rsidR="00673E83">
        <w:instrText xml:space="preserve"> SEQ Figure \* ARABIC </w:instrText>
      </w:r>
      <w:r w:rsidR="00673E83">
        <w:fldChar w:fldCharType="separate"/>
      </w:r>
      <w:r w:rsidR="00A052E8">
        <w:rPr>
          <w:noProof/>
        </w:rPr>
        <w:t>23</w:t>
      </w:r>
      <w:r w:rsidR="00673E83">
        <w:rPr>
          <w:noProof/>
        </w:rPr>
        <w:fldChar w:fldCharType="end"/>
      </w:r>
      <w:bookmarkEnd w:id="320"/>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Titre5"/>
      </w:pPr>
      <w:proofErr w:type="gramStart"/>
      <w:r>
        <w:t>m</w:t>
      </w:r>
      <w:r w:rsidR="00C800D0">
        <w:t>ember</w:t>
      </w:r>
      <w:proofErr w:type="gramEnd"/>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proofErr w:type="gramStart"/>
      <w:r>
        <w:t>collectionType</w:t>
      </w:r>
      <w:proofErr w:type="gramEnd"/>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w:t>
      </w:r>
      <w:proofErr w:type="gramStart"/>
      <w:r w:rsidRPr="00902321">
        <w:rPr>
          <w:rStyle w:val="Entity"/>
        </w:rP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Paragraphedeliste"/>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Paragraphedeliste"/>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Paragraphedeliste"/>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F02ED9">
        <w:t xml:space="preserve">Table </w:t>
      </w:r>
      <w:r w:rsidR="00F02ED9">
        <w:rPr>
          <w:noProof/>
        </w:rPr>
        <w:t>3</w:t>
      </w:r>
      <w:r w:rsidR="00F02ED9">
        <w:t xml:space="preserve"> </w:t>
      </w:r>
      <w:r w:rsidR="00F02ED9" w:rsidRPr="00902321">
        <w:rPr>
          <w:rStyle w:val="Entity"/>
        </w:rPr>
        <w:t>GSMLItem</w:t>
      </w:r>
      <w:r w:rsidR="00F02ED9">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Lgende"/>
        <w:keepNext/>
      </w:pPr>
      <w:bookmarkStart w:id="321" w:name="_Ref440205961"/>
      <w:proofErr w:type="gramStart"/>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321"/>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22" w:name="_Toc456946975"/>
      <w:r>
        <w:rPr>
          <w:lang w:val="en-CA"/>
        </w:rPr>
        <w:t>GeoSciML Data Types</w:t>
      </w:r>
      <w:bookmarkEnd w:id="322"/>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Default="00441148" w:rsidP="00657E64">
      <w:pPr>
        <w:keepNext/>
      </w:pPr>
      <w:r>
        <w:rPr>
          <w:noProof/>
          <w:lang w:val="en-CA" w:eastAsia="en-CA"/>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A052E8">
        <w:rPr>
          <w:noProof/>
        </w:rPr>
        <w:t>24</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proofErr w:type="gramStart"/>
      <w:r>
        <w:t>NE), description (</w:t>
      </w:r>
      <w:r w:rsidR="00AE70CD">
        <w:t xml:space="preserve">e.g. </w:t>
      </w:r>
      <w:r>
        <w:t>"toward fold hinge", "below')</w:t>
      </w:r>
      <w:r w:rsidR="00853941">
        <w:t>.</w:t>
      </w:r>
      <w:proofErr w:type="gramEnd"/>
    </w:p>
    <w:p w14:paraId="650BB035" w14:textId="12F5B715" w:rsidR="002570EB" w:rsidRPr="009F2754" w:rsidRDefault="002570EB" w:rsidP="009F2754">
      <w:pPr>
        <w:pStyle w:val="Titre5"/>
        <w:rPr>
          <w:lang w:val="en-CA"/>
        </w:rPr>
      </w:pPr>
      <w:proofErr w:type="gramStart"/>
      <w:r w:rsidRPr="00D970E9">
        <w:rPr>
          <w:lang w:val="en-CA"/>
        </w:rPr>
        <w:lastRenderedPageBreak/>
        <w:t>determinationMethod</w:t>
      </w:r>
      <w:proofErr w:type="gramEnd"/>
    </w:p>
    <w:p w14:paraId="5B2C2726" w14:textId="1D5869C2" w:rsidR="002570EB" w:rsidRDefault="002570EB" w:rsidP="007F03F0">
      <w:pPr>
        <w:rPr>
          <w:lang w:val="en-CA"/>
        </w:rPr>
      </w:pPr>
      <w:r>
        <w:rPr>
          <w:lang w:val="en-CA"/>
        </w:rPr>
        <w:t xml:space="preserve">The </w:t>
      </w:r>
      <w:r w:rsidRPr="00902321">
        <w:rPr>
          <w:rStyle w:val="Entity"/>
        </w:rPr>
        <w:t>determinationMethod</w:t>
      </w:r>
      <w:proofErr w:type="gramStart"/>
      <w:r w:rsidRPr="00902321">
        <w:rPr>
          <w:rStyle w:val="Entity"/>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proofErr w:type="gramStart"/>
      <w:r w:rsidRPr="00D970E9">
        <w:rPr>
          <w:lang w:val="en-CA"/>
        </w:rPr>
        <w:t>descriptiveOrientation</w:t>
      </w:r>
      <w:proofErr w:type="gramEnd"/>
    </w:p>
    <w:p w14:paraId="284142CC" w14:textId="5887AAE4" w:rsidR="002570EB" w:rsidRDefault="002570EB" w:rsidP="007F03F0">
      <w:pPr>
        <w:rPr>
          <w:lang w:val="en-CA"/>
        </w:rPr>
      </w:pPr>
      <w:r>
        <w:rPr>
          <w:lang w:val="en-CA"/>
        </w:rPr>
        <w:t xml:space="preserve">The </w:t>
      </w:r>
      <w:r w:rsidRPr="00902321">
        <w:rPr>
          <w:rStyle w:val="Entity"/>
        </w:rPr>
        <w:t>descriptionOrientation</w:t>
      </w:r>
      <w:proofErr w:type="gramStart"/>
      <w:r w:rsidR="00253146" w:rsidRPr="00902321">
        <w:rPr>
          <w:rStyle w:val="Entity"/>
        </w:rPr>
        <w:t>:Primitive</w:t>
      </w:r>
      <w:proofErr w:type="gramEnd"/>
      <w:r w:rsidR="00253146" w:rsidRPr="00902321">
        <w:rPr>
          <w:rStyle w:val="Entity"/>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Titre5"/>
        <w:rPr>
          <w:lang w:val="en-CA"/>
        </w:rPr>
      </w:pPr>
      <w:bookmarkStart w:id="323" w:name="_Ref440279067"/>
      <w:proofErr w:type="gramStart"/>
      <w:r>
        <w:rPr>
          <w:lang w:val="en-CA"/>
        </w:rPr>
        <w:t>c</w:t>
      </w:r>
      <w:r w:rsidRPr="00D970E9">
        <w:rPr>
          <w:lang w:val="en-CA"/>
        </w:rPr>
        <w:t>onvention</w:t>
      </w:r>
      <w:bookmarkEnd w:id="323"/>
      <w:proofErr w:type="gramEnd"/>
    </w:p>
    <w:p w14:paraId="21A12EF1" w14:textId="1F7CADCC" w:rsidR="002570EB" w:rsidRDefault="002570EB">
      <w:pPr>
        <w:rPr>
          <w:lang w:val="en-CA"/>
        </w:rPr>
      </w:pPr>
      <w:r>
        <w:rPr>
          <w:lang w:val="en-CA"/>
        </w:rPr>
        <w:t xml:space="preserve">The property </w:t>
      </w:r>
      <w:r w:rsidRPr="00902321">
        <w:rPr>
          <w:rStyle w:val="Entity"/>
        </w:rPr>
        <w:t>convention</w:t>
      </w:r>
      <w:proofErr w:type="gramStart"/>
      <w:r w:rsidRPr="00902321">
        <w:rPr>
          <w:rStyle w:val="Entity"/>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Titre5"/>
        <w:rPr>
          <w:lang w:val="en-CA"/>
        </w:rPr>
      </w:pPr>
      <w:proofErr w:type="gramStart"/>
      <w:r>
        <w:rPr>
          <w:lang w:val="en-CA"/>
        </w:rPr>
        <w:t>azimuth</w:t>
      </w:r>
      <w:proofErr w:type="gramEnd"/>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Titre5"/>
        <w:rPr>
          <w:lang w:val="en-CA"/>
        </w:rPr>
      </w:pPr>
      <w:proofErr w:type="gramStart"/>
      <w:r>
        <w:rPr>
          <w:lang w:val="en-CA"/>
        </w:rPr>
        <w:t>d</w:t>
      </w:r>
      <w:r w:rsidRPr="002570EB">
        <w:rPr>
          <w:lang w:val="en-CA"/>
        </w:rPr>
        <w:t>ip</w:t>
      </w:r>
      <w:proofErr w:type="gramEnd"/>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Titre5"/>
        <w:rPr>
          <w:lang w:val="en-CA"/>
        </w:rPr>
      </w:pPr>
      <w:proofErr w:type="gramStart"/>
      <w:r>
        <w:rPr>
          <w:lang w:val="en-CA"/>
        </w:rPr>
        <w:t>p</w:t>
      </w:r>
      <w:r w:rsidRPr="002570EB">
        <w:rPr>
          <w:lang w:val="en-CA"/>
        </w:rPr>
        <w:t>olarity</w:t>
      </w:r>
      <w:proofErr w:type="gramEnd"/>
    </w:p>
    <w:p w14:paraId="60E15A81" w14:textId="7E879902" w:rsidR="002570EB" w:rsidRDefault="002570EB">
      <w:pPr>
        <w:rPr>
          <w:lang w:val="en-CA"/>
        </w:rPr>
      </w:pPr>
      <w:r>
        <w:rPr>
          <w:lang w:val="en-CA"/>
        </w:rPr>
        <w:lastRenderedPageBreak/>
        <w:t xml:space="preserve">The </w:t>
      </w:r>
      <w:r w:rsidRPr="00902321">
        <w:rPr>
          <w:rStyle w:val="Entity"/>
        </w:rPr>
        <w:t>polarity</w:t>
      </w:r>
      <w:proofErr w:type="gramStart"/>
      <w:r w:rsidRPr="00902321">
        <w:rPr>
          <w:rStyle w:val="Entity"/>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bookmarkStart w:id="324" w:name="_Ref457744993"/>
      <w:r>
        <w:t>GSML_LinearOrientation</w:t>
      </w:r>
      <w:bookmarkEnd w:id="324"/>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Titre5"/>
      </w:pPr>
      <w:proofErr w:type="gramStart"/>
      <w:r>
        <w:t>directed</w:t>
      </w:r>
      <w:proofErr w:type="gramEnd"/>
    </w:p>
    <w:p w14:paraId="3FE0D3AA" w14:textId="704184F6" w:rsidR="00245451" w:rsidRDefault="00245451" w:rsidP="00657E64">
      <w:r>
        <w:t xml:space="preserve">The </w:t>
      </w:r>
      <w:r w:rsidRPr="00902321">
        <w:rPr>
          <w:rStyle w:val="Entity"/>
        </w:rPr>
        <w:t>directed</w:t>
      </w:r>
      <w:proofErr w:type="gramStart"/>
      <w:r w:rsidRPr="00902321">
        <w:rPr>
          <w:rStyle w:val="Entity"/>
        </w:rPr>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Titre5"/>
      </w:pPr>
      <w:proofErr w:type="gramStart"/>
      <w:r w:rsidRPr="007F03F0">
        <w:t>plunge</w:t>
      </w:r>
      <w:proofErr w:type="gramEnd"/>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Titre5"/>
      </w:pPr>
      <w:proofErr w:type="gramStart"/>
      <w:r>
        <w:t>t</w:t>
      </w:r>
      <w:r w:rsidR="009F2754">
        <w:t>rend</w:t>
      </w:r>
      <w:proofErr w:type="gramEnd"/>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902321">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Titre5"/>
        <w:rPr>
          <w:lang w:val="en-CA"/>
        </w:rPr>
      </w:pPr>
      <w:proofErr w:type="gramStart"/>
      <w:r>
        <w:rPr>
          <w:lang w:val="en-CA"/>
        </w:rPr>
        <w:t>magnitude</w:t>
      </w:r>
      <w:proofErr w:type="gramEnd"/>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Titre4"/>
      </w:pPr>
      <w:bookmarkStart w:id="325" w:name="_Ref446254520"/>
      <w:r>
        <w:lastRenderedPageBreak/>
        <w:t>GSML_QuantityRange</w:t>
      </w:r>
      <w:bookmarkEnd w:id="325"/>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(OGC 08-094r1, Clause 7.2.13</w:t>
      </w:r>
      <w:proofErr w:type="gramStart"/>
      <w:r w:rsidR="00DC32F6">
        <w:t xml:space="preserve">)  </w:t>
      </w:r>
      <w:r w:rsidR="008B01F3">
        <w:t>where</w:t>
      </w:r>
      <w:proofErr w:type="gramEnd"/>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3"/>
      </w:r>
      <w:r>
        <w:t xml:space="preserve"> (eg. </w:t>
      </w:r>
      <w:proofErr w:type="gramStart"/>
      <w:r>
        <w:t>Filter Encoding Specification 2.0 – OGC 09-029r2)</w:t>
      </w:r>
      <w:r w:rsidR="00853941">
        <w:t>.</w:t>
      </w:r>
      <w:proofErr w:type="gramEnd"/>
    </w:p>
    <w:p w14:paraId="478D4891" w14:textId="20452C24" w:rsidR="00657E64" w:rsidRDefault="00441148" w:rsidP="00657E64">
      <w:pPr>
        <w:keepNext/>
        <w:spacing w:after="0"/>
      </w:pPr>
      <w:r>
        <w:rPr>
          <w:noProof/>
          <w:lang w:val="en-CA" w:eastAsia="en-CA"/>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A052E8">
        <w:rPr>
          <w:noProof/>
        </w:rPr>
        <w:t>25</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3219B57F" w14:textId="77777777" w:rsidR="00806192" w:rsidRPr="00806192" w:rsidRDefault="00806192" w:rsidP="007F03F0"/>
    <w:p w14:paraId="153558E3" w14:textId="29676DBC" w:rsidR="00476D1D" w:rsidRPr="00E62F4E" w:rsidRDefault="00476D1D" w:rsidP="007F03F0">
      <w:pPr>
        <w:pStyle w:val="Titre5"/>
        <w:rPr>
          <w:lang w:val="en-CA"/>
        </w:rPr>
      </w:pPr>
      <w:proofErr w:type="gramStart"/>
      <w:r w:rsidRPr="00D970E9">
        <w:rPr>
          <w:lang w:val="en-CA"/>
        </w:rPr>
        <w:lastRenderedPageBreak/>
        <w:t>lowerValue</w:t>
      </w:r>
      <w:proofErr w:type="gramEnd"/>
    </w:p>
    <w:p w14:paraId="2B54E3C6" w14:textId="79E38AE9" w:rsidR="00476D1D" w:rsidRDefault="00476D1D" w:rsidP="007F03F0">
      <w:r>
        <w:t xml:space="preserve">The property </w:t>
      </w:r>
      <w:r w:rsidRPr="00DC32F6">
        <w:rPr>
          <w:rStyle w:val="Entity"/>
        </w:rPr>
        <w:t>lowerValue</w:t>
      </w:r>
      <w:proofErr w:type="gramStart"/>
      <w:r w:rsidRPr="00DC32F6">
        <w:rPr>
          <w:rStyle w:val="Entity"/>
        </w:rPr>
        <w:t>:Real</w:t>
      </w:r>
      <w:proofErr w:type="gramEnd"/>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Pr="00DC32F6">
        <w:rPr>
          <w:rStyle w:val="Entity"/>
        </w:rPr>
        <w:t>value[0]</w:t>
      </w:r>
      <w:r w:rsidRPr="00476D1D">
        <w:t>.</w:t>
      </w:r>
    </w:p>
    <w:p w14:paraId="2218F83A" w14:textId="77777777" w:rsidR="00E62F4E" w:rsidRDefault="00E62F4E" w:rsidP="007F03F0"/>
    <w:p w14:paraId="7DB40154" w14:textId="35BCABD6" w:rsidR="00476D1D" w:rsidRPr="00476D1D" w:rsidRDefault="00476D1D" w:rsidP="007F03F0">
      <w:pPr>
        <w:pStyle w:val="Titre5"/>
      </w:pPr>
      <w:proofErr w:type="gramStart"/>
      <w:r>
        <w:t>upperValue</w:t>
      </w:r>
      <w:proofErr w:type="gramEnd"/>
    </w:p>
    <w:p w14:paraId="4FDAF125" w14:textId="3FEBC65E" w:rsidR="00DC32F6" w:rsidRDefault="00476D1D" w:rsidP="00DC32F6">
      <w:r>
        <w:t xml:space="preserve">The property </w:t>
      </w:r>
      <w:r w:rsidRPr="00DC32F6">
        <w:rPr>
          <w:rStyle w:val="Entity"/>
        </w:rPr>
        <w:t>upperValue</w:t>
      </w:r>
      <w:proofErr w:type="gramStart"/>
      <w:r w:rsidRPr="00DC32F6">
        <w:rPr>
          <w:rStyle w:val="Entity"/>
        </w:rPr>
        <w:t>:Real</w:t>
      </w:r>
      <w:proofErr w:type="gramEnd"/>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w:t>
      </w:r>
      <w:proofErr w:type="gramStart"/>
      <w:r w:rsidR="008F3406">
        <w:rPr>
          <w:rStyle w:val="Entity"/>
        </w:rPr>
        <w:t>:Quantity</w:t>
      </w:r>
      <w:r w:rsidR="00DC32F6" w:rsidRPr="00DC32F6">
        <w:rPr>
          <w:rStyle w:val="Entity"/>
        </w:rPr>
        <w:t>Range</w:t>
      </w:r>
      <w:proofErr w:type="gramEnd"/>
      <w:r w:rsidR="00DC32F6" w:rsidRPr="00DC32F6">
        <w:rPr>
          <w:rStyle w:val="Entity"/>
        </w:rPr>
        <w:t>::</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A052E8">
        <w:rPr>
          <w:noProof/>
        </w:rPr>
        <w:t>26</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26" w:name="_Toc456946976"/>
      <w:r>
        <w:rPr>
          <w:lang w:val="en-CA"/>
        </w:rPr>
        <w:t>GeoSciML basic vocabularies</w:t>
      </w:r>
      <w:bookmarkEnd w:id="326"/>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Lgende"/>
        <w:keepNext/>
      </w:pPr>
      <w:bookmarkStart w:id="327" w:name="_Ref432861594"/>
      <w:proofErr w:type="gramStart"/>
      <w:r>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27"/>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 blank placeholder for a vocabulary of terms describing the nature of the parts of a geologic unit, e.g. facies, stratigraphic, interbeds, </w:t>
            </w:r>
            <w:proofErr w:type="gramStart"/>
            <w:r w:rsidRPr="00DC32F6">
              <w:rPr>
                <w:rFonts w:ascii="Consolas" w:hAnsi="Consolas" w:cs="Consolas"/>
                <w:color w:val="000000"/>
                <w:sz w:val="18"/>
                <w:szCs w:val="18"/>
                <w:lang w:val="en-CA"/>
              </w:rPr>
              <w:t>geographic</w:t>
            </w:r>
            <w:proofErr w:type="gramEnd"/>
            <w:r w:rsidRPr="00DC32F6">
              <w:rPr>
                <w:rFonts w:ascii="Consolas" w:hAnsi="Consolas" w:cs="Consolas"/>
                <w:color w:val="000000"/>
                <w:sz w:val="18"/>
                <w:szCs w:val="18"/>
                <w:lang w:val="en-CA"/>
              </w:rPr>
              <w:t>,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w:t>
            </w:r>
            <w:r w:rsidRPr="00DC32F6">
              <w:rPr>
                <w:rFonts w:ascii="Consolas" w:hAnsi="Consolas" w:cs="Consolas"/>
                <w:color w:val="000000"/>
                <w:sz w:val="18"/>
                <w:szCs w:val="18"/>
                <w:lang w:val="en-CA"/>
              </w:rPr>
              <w:lastRenderedPageBreak/>
              <w:t xml:space="preserve">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Titre3"/>
        <w:rPr>
          <w:lang w:val="en-CA"/>
        </w:rPr>
      </w:pPr>
      <w:bookmarkStart w:id="328" w:name="_Toc456946977"/>
      <w:r>
        <w:rPr>
          <w:lang w:val="en-CA"/>
        </w:rPr>
        <w:t>Instance example</w:t>
      </w:r>
      <w:r w:rsidR="00E62F4E">
        <w:rPr>
          <w:lang w:val="en-CA"/>
        </w:rPr>
        <w:t>s</w:t>
      </w:r>
      <w:bookmarkEnd w:id="328"/>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This example has been chosen because it was selected for a similar exercise for the North American Data Model (</w:t>
      </w:r>
      <w:hyperlink r:id="rId45"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329" w:name="_Ref440297651"/>
      <w:r>
        <w:t xml:space="preserve">Figure </w:t>
      </w:r>
      <w:r>
        <w:fldChar w:fldCharType="begin"/>
      </w:r>
      <w:r>
        <w:instrText xml:space="preserve"> SEQ Figure \* ARABIC </w:instrText>
      </w:r>
      <w:r>
        <w:fldChar w:fldCharType="separate"/>
      </w:r>
      <w:r w:rsidR="00A052E8">
        <w:rPr>
          <w:noProof/>
        </w:rPr>
        <w:t>27</w:t>
      </w:r>
      <w:r>
        <w:fldChar w:fldCharType="end"/>
      </w:r>
      <w:bookmarkEnd w:id="329"/>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330" w:name="_Ref440297725"/>
      <w:r>
        <w:t xml:space="preserve">Figure </w:t>
      </w:r>
      <w:r>
        <w:fldChar w:fldCharType="begin"/>
      </w:r>
      <w:r>
        <w:instrText xml:space="preserve"> SEQ Figure \* ARABIC </w:instrText>
      </w:r>
      <w:r>
        <w:fldChar w:fldCharType="separate"/>
      </w:r>
      <w:r w:rsidR="00A052E8">
        <w:rPr>
          <w:noProof/>
        </w:rPr>
        <w:t>28</w:t>
      </w:r>
      <w:r>
        <w:fldChar w:fldCharType="end"/>
      </w:r>
      <w:bookmarkEnd w:id="330"/>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EA6BB5">
        <w:t xml:space="preserve">Figure </w:t>
      </w:r>
      <w:r w:rsidR="00EA6BB5">
        <w:rPr>
          <w:noProof/>
        </w:rPr>
        <w:t>29</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331" w:name="_Ref440297766"/>
      <w:r>
        <w:t xml:space="preserve">Figure </w:t>
      </w:r>
      <w:r>
        <w:fldChar w:fldCharType="begin"/>
      </w:r>
      <w:r>
        <w:instrText xml:space="preserve"> SEQ Figure \* ARABIC </w:instrText>
      </w:r>
      <w:r>
        <w:fldChar w:fldCharType="separate"/>
      </w:r>
      <w:r w:rsidR="00A052E8">
        <w:rPr>
          <w:noProof/>
        </w:rPr>
        <w:t>29</w:t>
      </w:r>
      <w:r>
        <w:fldChar w:fldCharType="end"/>
      </w:r>
      <w:bookmarkEnd w:id="331"/>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A052E8">
        <w:rPr>
          <w:noProof/>
        </w:rPr>
        <w:t>30</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332" w:name="_Ref440187941"/>
      <w:bookmarkStart w:id="333" w:name="_Toc456946978"/>
      <w:r w:rsidRPr="00D12552">
        <w:rPr>
          <w:lang w:val="en-CA"/>
        </w:rPr>
        <w:lastRenderedPageBreak/>
        <w:t xml:space="preserve">GeoSciML </w:t>
      </w:r>
      <w:r>
        <w:rPr>
          <w:lang w:val="en-CA"/>
        </w:rPr>
        <w:t>Extension</w:t>
      </w:r>
      <w:r w:rsidRPr="00D12552">
        <w:rPr>
          <w:lang w:val="en-CA"/>
        </w:rPr>
        <w:t xml:space="preserve"> Requirements </w:t>
      </w:r>
      <w:bookmarkEnd w:id="332"/>
      <w:r w:rsidR="008B01F3" w:rsidRPr="00D12552">
        <w:rPr>
          <w:lang w:val="en-CA"/>
        </w:rPr>
        <w:t>Class</w:t>
      </w:r>
      <w:r w:rsidR="008B01F3">
        <w:rPr>
          <w:lang w:val="en-CA"/>
        </w:rPr>
        <w:t xml:space="preserve"> </w:t>
      </w:r>
      <w:r w:rsidR="008B01F3">
        <w:t>(</w:t>
      </w:r>
      <w:r w:rsidR="00052694">
        <w:t>Normative)</w:t>
      </w:r>
      <w:bookmarkEnd w:id="333"/>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513449"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513449" w:rsidRDefault="00A052E8"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w:t>
            </w:r>
            <w:r w:rsidR="00845595">
              <w:rPr>
                <w:rFonts w:ascii="Calibri" w:eastAsia="MS Mincho" w:hAnsi="Calibri"/>
                <w:sz w:val="20"/>
                <w:szCs w:val="20"/>
                <w:lang w:val="en-CA"/>
              </w:rPr>
              <w:t>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CA" w:eastAsia="en-CA"/>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31</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34" w:name="_Toc456946979"/>
      <w:r>
        <w:rPr>
          <w:lang w:val="en-CA"/>
        </w:rPr>
        <w:t>Geologic Relations</w:t>
      </w:r>
      <w:bookmarkEnd w:id="334"/>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CA" w:eastAsia="en-CA"/>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441148" w:rsidRDefault="00441148">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441148" w:rsidRDefault="00441148">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441148" w:rsidRDefault="00441148">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441148" w:rsidRDefault="00441148">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441148" w:rsidRDefault="00441148">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441148" w:rsidRDefault="00441148">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441148" w:rsidRDefault="00441148">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441148" w:rsidRDefault="00441148">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441148" w:rsidRDefault="00441148">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441148" w:rsidRDefault="00441148">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441148" w:rsidRDefault="00441148">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441148" w:rsidRDefault="00441148">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441148" w:rsidRDefault="00441148">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441148" w:rsidRDefault="00441148">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441148" w:rsidRDefault="00441148">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441148" w:rsidRDefault="00441148">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441148" w:rsidRDefault="00441148">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441148" w:rsidRDefault="00441148">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441148" w:rsidRDefault="00441148">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441148" w:rsidRDefault="00441148">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441148" w:rsidRDefault="00441148">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441148" w:rsidRDefault="00441148">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441148" w:rsidRDefault="00441148">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441148" w:rsidRDefault="00441148">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441148" w:rsidRDefault="00441148">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441148" w:rsidRDefault="00441148">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441148" w:rsidRDefault="00441148">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wps:txbx>
                        <wps:bodyPr rot="0" vert="horz" wrap="none" lIns="0" tIns="0" rIns="0" bIns="0" anchor="t" anchorCtr="0">
                          <a:spAutoFit/>
                        </wps:bodyPr>
                      </wps:wsp>
                      <wps:wsp>
                        <wps:cNvPr id="439" name="Rectangle 316"/>
                        <wps:cNvSpPr>
                          <a:spLocks noChangeArrowheads="1"/>
                        </wps:cNvSpPr>
                        <wps:spPr bwMode="auto">
                          <a:xfrm>
                            <a:off x="463550" y="2198370"/>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441148" w:rsidRDefault="00441148">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441148" w:rsidRDefault="00441148">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441148" w:rsidRDefault="00441148">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441148" w:rsidRDefault="00441148">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441148" w:rsidRDefault="00441148">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441148" w:rsidRDefault="00441148">
                              <w:proofErr w:type="gramStart"/>
                              <w:r>
                                <w:rPr>
                                  <w:rFonts w:ascii="Arial" w:hAnsi="Arial" w:cs="Arial"/>
                                  <w:color w:val="000000"/>
                                  <w:sz w:val="10"/>
                                  <w:szCs w:val="10"/>
                                </w:rPr>
                                <w:t>0..*</w:t>
                              </w:r>
                              <w:proofErr w:type="gramEnd"/>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441148" w:rsidRDefault="00441148">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441148" w:rsidRDefault="00441148">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441148" w:rsidRDefault="00441148">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441148" w:rsidRDefault="00441148">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441148" w:rsidRDefault="00441148">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441148" w:rsidRDefault="00441148">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441148" w:rsidRDefault="00441148">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441148" w:rsidRDefault="00441148">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BbKy1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441148" w:rsidRDefault="00441148">
                          <w:proofErr w:type="gramStart"/>
                          <w:r>
                            <w:rPr>
                              <w:rFonts w:ascii="Arial" w:hAnsi="Arial" w:cs="Arial"/>
                              <w:b/>
                              <w:bCs/>
                              <w:color w:val="000000"/>
                              <w:sz w:val="10"/>
                              <w:szCs w:val="10"/>
                            </w:rPr>
                            <w:t>class</w:t>
                          </w:r>
                          <w:proofErr w:type="gramEnd"/>
                          <w:r>
                            <w:rPr>
                              <w:rFonts w:ascii="Arial" w:hAnsi="Arial" w:cs="Arial"/>
                              <w:b/>
                              <w:bCs/>
                              <w:color w:val="000000"/>
                              <w:sz w:val="10"/>
                              <w:szCs w:val="10"/>
                            </w:rPr>
                            <w:t xml:space="preserve">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441148" w:rsidRDefault="00441148">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441148" w:rsidRDefault="00441148">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441148" w:rsidRDefault="00441148">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441148" w:rsidRDefault="00441148">
                          <w:proofErr w:type="gramStart"/>
                          <w:r>
                            <w:rPr>
                              <w:rFonts w:ascii="Arial" w:hAnsi="Arial" w:cs="Arial"/>
                              <w:color w:val="3C3C3C"/>
                              <w:sz w:val="10"/>
                              <w:szCs w:val="10"/>
                            </w:rPr>
                            <w:t>observationMethod</w:t>
                          </w:r>
                          <w:proofErr w:type="gramEnd"/>
                          <w:r>
                            <w:rPr>
                              <w:rFonts w:ascii="Arial" w:hAnsi="Arial" w:cs="Arial"/>
                              <w:color w:val="3C3C3C"/>
                              <w:sz w:val="10"/>
                              <w:szCs w:val="10"/>
                            </w:rPr>
                            <w:t>: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441148" w:rsidRDefault="00441148">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441148" w:rsidRDefault="00441148">
                          <w:proofErr w:type="gramStart"/>
                          <w:r>
                            <w:rPr>
                              <w:rFonts w:ascii="Arial" w:hAnsi="Arial" w:cs="Arial"/>
                              <w:color w:val="3C3C3C"/>
                              <w:sz w:val="10"/>
                              <w:szCs w:val="10"/>
                            </w:rPr>
                            <w:t>purpose</w:t>
                          </w:r>
                          <w:proofErr w:type="gramEnd"/>
                          <w:r>
                            <w:rPr>
                              <w:rFonts w:ascii="Arial" w:hAnsi="Arial" w:cs="Arial"/>
                              <w:color w:val="3C3C3C"/>
                              <w:sz w:val="10"/>
                              <w:szCs w:val="10"/>
                            </w:rPr>
                            <w:t>: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441148" w:rsidRDefault="00441148">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441148" w:rsidRDefault="00441148">
                          <w:proofErr w:type="gramStart"/>
                          <w:r>
                            <w:rPr>
                              <w:rFonts w:ascii="Arial" w:hAnsi="Arial" w:cs="Arial"/>
                              <w:color w:val="3C3C3C"/>
                              <w:sz w:val="10"/>
                              <w:szCs w:val="10"/>
                            </w:rPr>
                            <w:t>classifier</w:t>
                          </w:r>
                          <w:proofErr w:type="gramEnd"/>
                          <w:r>
                            <w:rPr>
                              <w:rFonts w:ascii="Arial" w:hAnsi="Arial" w:cs="Arial"/>
                              <w:color w:val="3C3C3C"/>
                              <w:sz w:val="10"/>
                              <w:szCs w:val="10"/>
                            </w:rPr>
                            <w:t>: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441148" w:rsidRDefault="00441148">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441148" w:rsidRDefault="00441148">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441148" w:rsidRDefault="00441148">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441148" w:rsidRDefault="00441148">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441148" w:rsidRDefault="00441148">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441148" w:rsidRDefault="00441148">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441148" w:rsidRDefault="00441148">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441148" w:rsidRDefault="00441148">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441148" w:rsidRDefault="00441148">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441148" w:rsidRDefault="00441148">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441148" w:rsidRDefault="00441148">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441148" w:rsidRDefault="00441148">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441148" w:rsidRDefault="00441148">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441148" w:rsidRDefault="00441148">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441148" w:rsidRDefault="00441148">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441148" w:rsidRDefault="00441148">
                          <w:proofErr w:type="gramStart"/>
                          <w:r>
                            <w:rPr>
                              <w:rFonts w:ascii="Arial" w:hAnsi="Arial" w:cs="Arial"/>
                              <w:color w:val="3C3C3C"/>
                              <w:sz w:val="10"/>
                              <w:szCs w:val="10"/>
                            </w:rPr>
                            <w:t>role</w:t>
                          </w:r>
                          <w:proofErr w:type="gramEnd"/>
                          <w:r>
                            <w:rPr>
                              <w:rFonts w:ascii="Arial" w:hAnsi="Arial" w:cs="Arial"/>
                              <w:color w:val="3C3C3C"/>
                              <w:sz w:val="10"/>
                              <w:szCs w:val="10"/>
                            </w:rPr>
                            <w:t>: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441148" w:rsidRDefault="00441148">
                          <w:r>
                            <w:rPr>
                              <w:rFonts w:ascii="Arial" w:hAnsi="Arial" w:cs="Arial"/>
                              <w:color w:val="000000"/>
                              <w:sz w:val="10"/>
                              <w:szCs w:val="10"/>
                            </w:rPr>
                            <w:t>«</w:t>
                          </w:r>
                          <w:proofErr w:type="gramStart"/>
                          <w:r>
                            <w:rPr>
                              <w:rFonts w:ascii="Arial" w:hAnsi="Arial" w:cs="Arial"/>
                              <w:color w:val="000000"/>
                              <w:sz w:val="10"/>
                              <w:szCs w:val="10"/>
                            </w:rPr>
                            <w:t>estimatedProperty</w:t>
                          </w:r>
                          <w:proofErr w:type="gramEnd"/>
                          <w:r>
                            <w:rPr>
                              <w:rFonts w:ascii="Arial" w:hAnsi="Arial" w:cs="Arial"/>
                              <w:color w:val="000000"/>
                              <w:sz w:val="10"/>
                              <w:szCs w:val="10"/>
                            </w:rPr>
                            <w:t>,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441148" w:rsidRDefault="00441148">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441148" w:rsidRDefault="00441148">
                          <w:proofErr w:type="gramStart"/>
                          <w:r>
                            <w:rPr>
                              <w:rFonts w:ascii="Arial" w:hAnsi="Arial" w:cs="Arial"/>
                              <w:color w:val="3C3C3C"/>
                              <w:sz w:val="10"/>
                              <w:szCs w:val="10"/>
                            </w:rPr>
                            <w:t>proportion</w:t>
                          </w:r>
                          <w:proofErr w:type="gramEnd"/>
                          <w:r>
                            <w:rPr>
                              <w:rFonts w:ascii="Arial" w:hAnsi="Arial" w:cs="Arial"/>
                              <w:color w:val="3C3C3C"/>
                              <w:sz w:val="10"/>
                              <w:szCs w:val="10"/>
                            </w:rPr>
                            <w:t>: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441148" w:rsidRDefault="00441148">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441148" w:rsidRDefault="00441148">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441148" w:rsidRDefault="00441148">
                        <w:r>
                          <w:rPr>
                            <w:rFonts w:ascii="Arial" w:hAnsi="Arial" w:cs="Arial"/>
                            <w:color w:val="000000"/>
                            <w:sz w:val="10"/>
                            <w:szCs w:val="10"/>
                          </w:rPr>
                          <w:t>«</w:t>
                        </w:r>
                        <w:proofErr w:type="gramStart"/>
                        <w:r>
                          <w:rPr>
                            <w:rFonts w:ascii="Arial" w:hAnsi="Arial" w:cs="Arial"/>
                            <w:color w:val="000000"/>
                            <w:sz w:val="10"/>
                            <w:szCs w:val="10"/>
                          </w:rPr>
                          <w:t>voidable</w:t>
                        </w:r>
                        <w:proofErr w:type="gramEnd"/>
                        <w:r>
                          <w:rPr>
                            <w:rFonts w:ascii="Arial" w:hAnsi="Arial" w:cs="Arial"/>
                            <w:color w:val="000000"/>
                            <w:sz w:val="10"/>
                            <w:szCs w:val="10"/>
                          </w:rPr>
                          <w:t>»</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441148" w:rsidRDefault="00441148">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441148" w:rsidRDefault="00441148">
                        <w:proofErr w:type="gramStart"/>
                        <w:r>
                          <w:rPr>
                            <w:rFonts w:ascii="Arial" w:hAnsi="Arial" w:cs="Arial"/>
                            <w:color w:val="3C3C3C"/>
                            <w:sz w:val="10"/>
                            <w:szCs w:val="10"/>
                          </w:rPr>
                          <w:t>relationship</w:t>
                        </w:r>
                        <w:proofErr w:type="gramEnd"/>
                        <w:r>
                          <w:rPr>
                            <w:rFonts w:ascii="Arial" w:hAnsi="Arial" w:cs="Arial"/>
                            <w:color w:val="3C3C3C"/>
                            <w:sz w:val="10"/>
                            <w:szCs w:val="10"/>
                          </w:rPr>
                          <w:t>: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441148" w:rsidRDefault="00441148">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441148" w:rsidRDefault="00441148">
                        <w:proofErr w:type="gramStart"/>
                        <w:r>
                          <w:rPr>
                            <w:rFonts w:ascii="Arial" w:hAnsi="Arial" w:cs="Arial"/>
                            <w:color w:val="3C3C3C"/>
                            <w:sz w:val="10"/>
                            <w:szCs w:val="10"/>
                          </w:rPr>
                          <w:t>sourceRole</w:t>
                        </w:r>
                        <w:proofErr w:type="gramEnd"/>
                        <w:r>
                          <w:rPr>
                            <w:rFonts w:ascii="Arial" w:hAnsi="Arial" w:cs="Arial"/>
                            <w:color w:val="3C3C3C"/>
                            <w:sz w:val="10"/>
                            <w:szCs w:val="10"/>
                          </w:rPr>
                          <w:t>: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441148" w:rsidRDefault="00441148">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441148" w:rsidRDefault="00441148">
                        <w:proofErr w:type="gramStart"/>
                        <w:r>
                          <w:rPr>
                            <w:rFonts w:ascii="Arial" w:hAnsi="Arial" w:cs="Arial"/>
                            <w:color w:val="3C3C3C"/>
                            <w:sz w:val="10"/>
                            <w:szCs w:val="10"/>
                          </w:rPr>
                          <w:t>targetRole</w:t>
                        </w:r>
                        <w:proofErr w:type="gramEnd"/>
                        <w:r>
                          <w:rPr>
                            <w:rFonts w:ascii="Arial" w:hAnsi="Arial" w:cs="Arial"/>
                            <w:color w:val="3C3C3C"/>
                            <w:sz w:val="10"/>
                            <w:szCs w:val="10"/>
                          </w:rPr>
                          <w:t>: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441148" w:rsidRDefault="00441148">
                        <w:r>
                          <w:rPr>
                            <w:rFonts w:ascii="Arial" w:hAnsi="Arial" w:cs="Arial"/>
                            <w:color w:val="000000"/>
                            <w:sz w:val="10"/>
                            <w:szCs w:val="10"/>
                          </w:rPr>
                          <w:t>«</w:t>
                        </w:r>
                        <w:proofErr w:type="gramStart"/>
                        <w:r>
                          <w:rPr>
                            <w:rFonts w:ascii="Arial" w:hAnsi="Arial" w:cs="Arial"/>
                            <w:color w:val="000000"/>
                            <w:sz w:val="10"/>
                            <w:szCs w:val="10"/>
                          </w:rPr>
                          <w:t>type</w:t>
                        </w:r>
                        <w:proofErr w:type="gramEnd"/>
                        <w:r>
                          <w:rPr>
                            <w:rFonts w:ascii="Arial" w:hAnsi="Arial" w:cs="Arial"/>
                            <w:color w:val="000000"/>
                            <w:sz w:val="10"/>
                            <w:szCs w:val="10"/>
                          </w:rPr>
                          <w:t>»</w:t>
                        </w:r>
                      </w:p>
                    </w:txbxContent>
                  </v:textbox>
                </v:rect>
                <v:rect id="Rectangle 316" o:spid="_x0000_s1312" style="position:absolute;left:4635;top:21983;width:1203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441148" w:rsidRDefault="00441148">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441148" w:rsidRDefault="00441148">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441148" w:rsidRDefault="00441148">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441148" w:rsidRDefault="00441148">
                        <w:proofErr w:type="gramStart"/>
                        <w:r>
                          <w:rPr>
                            <w:rFonts w:ascii="Arial" w:hAnsi="Arial" w:cs="Arial"/>
                            <w:color w:val="000000"/>
                            <w:sz w:val="10"/>
                            <w:szCs w:val="10"/>
                          </w:rPr>
                          <w:t>0..*</w:t>
                        </w:r>
                        <w:proofErr w:type="gramEnd"/>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441148" w:rsidRDefault="00441148">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441148" w:rsidRDefault="00441148">
                        <w:proofErr w:type="gramStart"/>
                        <w:r>
                          <w:rPr>
                            <w:rFonts w:ascii="Arial" w:hAnsi="Arial" w:cs="Arial"/>
                            <w:color w:val="000000"/>
                            <w:sz w:val="10"/>
                            <w:szCs w:val="10"/>
                          </w:rPr>
                          <w:t>0..*</w:t>
                        </w:r>
                        <w:proofErr w:type="gramEnd"/>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441148" w:rsidRDefault="00441148">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441148" w:rsidRDefault="00441148">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441148" w:rsidRDefault="00441148">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441148" w:rsidRDefault="00441148">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441148" w:rsidRDefault="00441148">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441148" w:rsidRDefault="00441148">
                        <w:r>
                          <w:rPr>
                            <w:rFonts w:ascii="Arial" w:hAnsi="Arial" w:cs="Arial"/>
                            <w:color w:val="000096"/>
                            <w:sz w:val="10"/>
                            <w:szCs w:val="10"/>
                          </w:rPr>
                          <w:t>«</w:t>
                        </w:r>
                        <w:proofErr w:type="gramStart"/>
                        <w:r>
                          <w:rPr>
                            <w:rFonts w:ascii="Arial" w:hAnsi="Arial" w:cs="Arial"/>
                            <w:color w:val="000096"/>
                            <w:sz w:val="10"/>
                            <w:szCs w:val="10"/>
                          </w:rPr>
                          <w:t>leaf</w:t>
                        </w:r>
                        <w:proofErr w:type="gramEnd"/>
                        <w:r>
                          <w:rPr>
                            <w:rFonts w:ascii="Arial" w:hAnsi="Arial" w:cs="Arial"/>
                            <w:color w:val="000096"/>
                            <w:sz w:val="10"/>
                            <w:szCs w:val="10"/>
                          </w:rPr>
                          <w:t>»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441148" w:rsidRDefault="00441148">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441148" w:rsidRDefault="00441148">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32</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proofErr w:type="gramStart"/>
      <w:r w:rsidR="00DC32F6" w:rsidRPr="00DC32F6">
        <w:rPr>
          <w:rStyle w:val="Entity"/>
        </w:rPr>
        <w:t>:</w:t>
      </w:r>
      <w:r w:rsidRPr="00DC32F6">
        <w:rPr>
          <w:rStyle w:val="Entity"/>
        </w:rPr>
        <w:t>Geologic</w:t>
      </w:r>
      <w:r w:rsidR="000944A6" w:rsidRPr="00DC32F6">
        <w:rPr>
          <w:rStyle w:val="Entity"/>
        </w:rPr>
        <w:t>Feature</w:t>
      </w:r>
      <w:r w:rsidRPr="00DC32F6">
        <w:rPr>
          <w:rStyle w:val="Entity"/>
        </w:rPr>
        <w:t>Relation</w:t>
      </w:r>
      <w:proofErr w:type="gramEnd"/>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Paragraphedeliste"/>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Paragraphedeliste"/>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33D0111" w:rsidR="00894DAA" w:rsidRPr="00D12552" w:rsidRDefault="00DD6CCE" w:rsidP="00DD6CCE">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w:t>
            </w:r>
            <w:proofErr w:type="gramStart"/>
            <w:r>
              <w:rPr>
                <w:rStyle w:val="reqtext"/>
                <w:lang w:val="en-CA"/>
              </w:rPr>
              <w:t>be</w:t>
            </w:r>
            <w:proofErr w:type="gramEnd"/>
            <w:r>
              <w:rPr>
                <w:rStyle w:val="reqtext"/>
                <w:lang w:val="en-CA"/>
              </w:rPr>
              <w:t xml:space="preserv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35" w:name="_Ref440189613"/>
      <w:r>
        <w:rPr>
          <w:lang w:val="en-CA"/>
        </w:rPr>
        <w:t>GeologicFeatureRelation</w:t>
      </w:r>
      <w:bookmarkEnd w:id="335"/>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CA" w:eastAsia="en-CA"/>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33</w:t>
      </w:r>
      <w:r w:rsidR="00673E83">
        <w:rPr>
          <w:noProof/>
        </w:rPr>
        <w:fldChar w:fldCharType="end"/>
      </w:r>
      <w:r>
        <w:t>: Generic geologic feature relation</w:t>
      </w:r>
    </w:p>
    <w:p w14:paraId="6123B248" w14:textId="36569A64" w:rsidR="000944A6" w:rsidRPr="00E6505F" w:rsidRDefault="000944A6" w:rsidP="00E6505F">
      <w:pPr>
        <w:pStyle w:val="Titre5"/>
        <w:rPr>
          <w:lang w:val="en-CA"/>
        </w:rPr>
      </w:pPr>
      <w:proofErr w:type="gramStart"/>
      <w:r w:rsidRPr="00D970E9">
        <w:rPr>
          <w:lang w:val="en-CA"/>
        </w:rPr>
        <w:t>relationship</w:t>
      </w:r>
      <w:bookmarkStart w:id="336" w:name="BKM_D050A55A_5C1C_4F4B_986C_7C31687F2ED2"/>
      <w:bookmarkEnd w:id="336"/>
      <w:proofErr w:type="gramEnd"/>
    </w:p>
    <w:p w14:paraId="29C61658" w14:textId="31591F45" w:rsidR="000D4260" w:rsidRDefault="000944A6" w:rsidP="00D20646">
      <w:pPr>
        <w:rPr>
          <w:lang w:val="en-CA"/>
        </w:rPr>
      </w:pPr>
      <w:r>
        <w:rPr>
          <w:lang w:val="en-CA"/>
        </w:rPr>
        <w:t xml:space="preserve">The </w:t>
      </w:r>
      <w:r w:rsidRPr="00DC32F6">
        <w:rPr>
          <w:rStyle w:val="Entity"/>
        </w:rPr>
        <w:t>relationship</w:t>
      </w:r>
      <w:proofErr w:type="gramStart"/>
      <w:r w:rsidRPr="00DC32F6">
        <w:rPr>
          <w:rStyle w:val="Entity"/>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Titre5"/>
        <w:rPr>
          <w:lang w:val="en-CA"/>
        </w:rPr>
      </w:pPr>
      <w:proofErr w:type="gramStart"/>
      <w:r w:rsidRPr="000944A6">
        <w:rPr>
          <w:lang w:val="en-CA"/>
        </w:rPr>
        <w:t>sourceRole</w:t>
      </w:r>
      <w:proofErr w:type="gramEnd"/>
    </w:p>
    <w:p w14:paraId="1CB1BEA1" w14:textId="61033887" w:rsidR="000944A6" w:rsidRDefault="000944A6" w:rsidP="00D20646">
      <w:pPr>
        <w:rPr>
          <w:lang w:val="en-CA"/>
        </w:rPr>
      </w:pPr>
      <w:r>
        <w:rPr>
          <w:lang w:val="en-CA"/>
        </w:rPr>
        <w:t xml:space="preserve">The property </w:t>
      </w:r>
      <w:r w:rsidR="00DC32F6">
        <w:rPr>
          <w:rStyle w:val="Entity"/>
        </w:rPr>
        <w:t>sourceRole</w:t>
      </w:r>
      <w:proofErr w:type="gramStart"/>
      <w:r w:rsidR="00DC32F6">
        <w:rPr>
          <w:rStyle w:val="Entity"/>
        </w:rPr>
        <w:t>:RelationRolePropert</w:t>
      </w:r>
      <w:r w:rsidRPr="00DC32F6">
        <w:rPr>
          <w:rStyle w:val="Entity"/>
        </w:rPr>
        <w:t>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Titre5"/>
        <w:rPr>
          <w:lang w:val="en-CA"/>
        </w:rPr>
      </w:pPr>
      <w:proofErr w:type="gramStart"/>
      <w:r w:rsidRPr="00D970E9">
        <w:rPr>
          <w:lang w:val="en-CA"/>
        </w:rPr>
        <w:t>targetRole</w:t>
      </w:r>
      <w:proofErr w:type="gramEnd"/>
    </w:p>
    <w:p w14:paraId="41627506" w14:textId="72E98DB2" w:rsidR="000944A6" w:rsidRDefault="000944A6" w:rsidP="00D20646">
      <w:pPr>
        <w:rPr>
          <w:lang w:val="en-CA"/>
        </w:rPr>
      </w:pPr>
      <w:r>
        <w:rPr>
          <w:lang w:val="en-CA"/>
        </w:rPr>
        <w:t xml:space="preserve">The property </w:t>
      </w:r>
      <w:r w:rsidRPr="00DC32F6">
        <w:rPr>
          <w:rStyle w:val="Entity"/>
        </w:rPr>
        <w:t>targetRole</w:t>
      </w:r>
      <w:proofErr w:type="gramStart"/>
      <w:r w:rsidRPr="00DC32F6">
        <w:rPr>
          <w:rStyle w:val="Entity"/>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337" w:name="BKM_18C9D12A_7280_4CA8_9066_431A68398F08"/>
      <w:bookmarkStart w:id="338" w:name="BKM_B740241F_3BC0_40B4_9972_D590F470452B"/>
      <w:bookmarkStart w:id="339" w:name="BKM_38727CDD_F0E8_4D00_A48C_555F0912BF41"/>
      <w:bookmarkEnd w:id="337"/>
      <w:bookmarkEnd w:id="338"/>
      <w:bookmarkEnd w:id="339"/>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 xml:space="preserve">point to the plagioclase </w:t>
      </w:r>
      <w:r w:rsidRPr="00484FB5">
        <w:rPr>
          <w:rStyle w:val="Entity"/>
        </w:rPr>
        <w:t>constituentPart</w:t>
      </w:r>
      <w:r w:rsidRPr="000D4260">
        <w:rPr>
          <w:lang w:val="en-CA"/>
        </w:rPr>
        <w:t xml:space="preserve"> description and the relationship attribute would 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CA" w:eastAsia="en-CA"/>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34</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Titre5"/>
        <w:rPr>
          <w:lang w:val="en-CA"/>
        </w:rPr>
      </w:pPr>
      <w:bookmarkStart w:id="340" w:name="BKM_C0695B09_DC02_4BDD_AE59_38E8AE1F4632"/>
      <w:bookmarkEnd w:id="340"/>
      <w:proofErr w:type="gramStart"/>
      <w:r>
        <w:rPr>
          <w:lang w:val="en-CA"/>
        </w:rPr>
        <w:t>relationship</w:t>
      </w:r>
      <w:proofErr w:type="gramEnd"/>
    </w:p>
    <w:p w14:paraId="7FCB3E9F" w14:textId="66FC3A17" w:rsidR="001150E2" w:rsidRDefault="001150E2" w:rsidP="00D20646">
      <w:pPr>
        <w:rPr>
          <w:lang w:val="en-CA"/>
        </w:rPr>
      </w:pPr>
      <w:r>
        <w:rPr>
          <w:lang w:val="en-CA"/>
        </w:rPr>
        <w:t xml:space="preserve">The property </w:t>
      </w:r>
      <w:r w:rsidRPr="00484FB5">
        <w:rPr>
          <w:rStyle w:val="Entity"/>
        </w:rPr>
        <w:t>relationship</w:t>
      </w:r>
      <w:proofErr w:type="gramStart"/>
      <w:r w:rsidRPr="00484FB5">
        <w:rPr>
          <w:rStyle w:val="Entity"/>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proofErr w:type="gramStart"/>
      <w:r w:rsidRPr="00D970E9">
        <w:rPr>
          <w:lang w:val="en-CA"/>
        </w:rPr>
        <w:t>sourceRole</w:t>
      </w:r>
      <w:proofErr w:type="gramEnd"/>
    </w:p>
    <w:p w14:paraId="227A47C5" w14:textId="345A1361" w:rsidR="001150E2" w:rsidRDefault="001150E2" w:rsidP="00D20646">
      <w:pPr>
        <w:rPr>
          <w:lang w:val="en-CA"/>
        </w:rPr>
      </w:pPr>
      <w:r>
        <w:rPr>
          <w:lang w:val="en-CA"/>
        </w:rPr>
        <w:t xml:space="preserve">The property </w:t>
      </w:r>
      <w:r w:rsidRPr="00484FB5">
        <w:rPr>
          <w:rStyle w:val="Entity"/>
        </w:rPr>
        <w:t>sourceRole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Titre5"/>
        <w:rPr>
          <w:lang w:val="en-CA"/>
        </w:rPr>
      </w:pPr>
      <w:proofErr w:type="gramStart"/>
      <w:r w:rsidRPr="001150E2">
        <w:rPr>
          <w:lang w:val="en-CA"/>
        </w:rPr>
        <w:t>targetRole</w:t>
      </w:r>
      <w:proofErr w:type="gramEnd"/>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w:t>
      </w:r>
      <w:proofErr w:type="gramStart"/>
      <w:r w:rsidRPr="00484FB5">
        <w:rPr>
          <w:rStyle w:val="Entity"/>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41" w:name="BKM_F11CCC02_4943_439C_97BD_3878F0BA0970"/>
      <w:bookmarkStart w:id="342" w:name="BKM_8ABBD347_C257_4419_A3F6_0485375DCF7F"/>
      <w:bookmarkStart w:id="343" w:name="BKM_40919ABF_3C16_41E1_8906_0D3CE189EB1B"/>
      <w:bookmarkEnd w:id="341"/>
      <w:bookmarkEnd w:id="342"/>
      <w:bookmarkEnd w:id="343"/>
      <w:r w:rsidR="00853941">
        <w:rPr>
          <w:lang w:val="en-CA"/>
        </w:rPr>
        <w:t>.</w:t>
      </w:r>
    </w:p>
    <w:p w14:paraId="74ACF777" w14:textId="5B50C3FD" w:rsidR="000D4260" w:rsidRDefault="00AE357E" w:rsidP="00AE357E">
      <w:pPr>
        <w:pStyle w:val="Titre3"/>
        <w:rPr>
          <w:lang w:val="en-CA"/>
        </w:rPr>
      </w:pPr>
      <w:bookmarkStart w:id="344" w:name="_Toc456946980"/>
      <w:r>
        <w:rPr>
          <w:lang w:val="en-CA"/>
        </w:rPr>
        <w:t xml:space="preserve">Earth material </w:t>
      </w:r>
      <w:r w:rsidR="00481AF6">
        <w:rPr>
          <w:lang w:val="en-CA"/>
        </w:rPr>
        <w:t>details</w:t>
      </w:r>
      <w:bookmarkEnd w:id="344"/>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CA" w:eastAsia="en-CA"/>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35</w:t>
      </w:r>
      <w:r w:rsidR="00673E83">
        <w:rPr>
          <w:noProof/>
        </w:rPr>
        <w:fldChar w:fldCharType="end"/>
      </w:r>
      <w:r>
        <w:t>: Overview of earth material description</w:t>
      </w:r>
      <w:r w:rsidR="00853941">
        <w:t>.</w:t>
      </w:r>
    </w:p>
    <w:p w14:paraId="6A6B155F" w14:textId="2A473E63" w:rsidR="00AE357E" w:rsidRDefault="00AE357E" w:rsidP="00AE357E">
      <w:pPr>
        <w:pStyle w:val="Titre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A052E8">
        <w:rPr>
          <w:noProof/>
        </w:rPr>
        <w:t>36</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CA" w:eastAsia="en-CA"/>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A052E8">
        <w:rPr>
          <w:noProof/>
          <w:lang w:val="fr-CA"/>
        </w:rPr>
        <w:t>37</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A052E8">
        <w:rPr>
          <w:noProof/>
        </w:rPr>
        <w:t>38</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Titre5"/>
      </w:pPr>
      <w:proofErr w:type="gramStart"/>
      <w:r>
        <w:t>alterationType</w:t>
      </w:r>
      <w:proofErr w:type="gramEnd"/>
    </w:p>
    <w:p w14:paraId="36214D7B" w14:textId="1A01B9B4" w:rsidR="0016580A" w:rsidRDefault="0016580A" w:rsidP="00AE357E">
      <w:r>
        <w:t xml:space="preserve">The property </w:t>
      </w:r>
      <w:r w:rsidRPr="00484FB5">
        <w:rPr>
          <w:rStyle w:val="Entity"/>
        </w:rPr>
        <w:t>alterationType</w:t>
      </w:r>
      <w:proofErr w:type="gramStart"/>
      <w:r w:rsidRPr="00484FB5">
        <w:rPr>
          <w:rStyle w:val="Entity"/>
        </w:rPr>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Titre5"/>
        <w:rPr>
          <w:lang w:val="en-CA"/>
        </w:rPr>
      </w:pPr>
      <w:proofErr w:type="gramStart"/>
      <w:r w:rsidRPr="00D970E9">
        <w:rPr>
          <w:lang w:val="en-CA"/>
        </w:rPr>
        <w:t>alterationProduct</w:t>
      </w:r>
      <w:proofErr w:type="gramEnd"/>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Titre5"/>
        <w:rPr>
          <w:lang w:val="en-CA"/>
        </w:rPr>
      </w:pPr>
      <w:proofErr w:type="gramStart"/>
      <w:r w:rsidRPr="00D970E9">
        <w:rPr>
          <w:lang w:val="en-CA"/>
        </w:rPr>
        <w:t>alterationDistribution</w:t>
      </w:r>
      <w:proofErr w:type="gramEnd"/>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Titre5"/>
        <w:rPr>
          <w:lang w:val="en-CA"/>
        </w:rPr>
      </w:pPr>
      <w:bookmarkStart w:id="345" w:name="BKM_8201810A_8593_4A0C_A4FE_B4A134FDF11D"/>
      <w:bookmarkEnd w:id="345"/>
      <w:proofErr w:type="gramStart"/>
      <w:r w:rsidRPr="00D970E9">
        <w:rPr>
          <w:lang w:val="en-CA"/>
        </w:rPr>
        <w:t>alterationDegree</w:t>
      </w:r>
      <w:proofErr w:type="gramEnd"/>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Pr>
          <w:lang w:val="en-CA"/>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Titre5"/>
        <w:rPr>
          <w:lang w:val="en-CA"/>
        </w:rPr>
      </w:pPr>
      <w:proofErr w:type="gramStart"/>
      <w:r w:rsidRPr="0083280E">
        <w:rPr>
          <w:lang w:val="en-CA"/>
        </w:rPr>
        <w:t>alterationEvent</w:t>
      </w:r>
      <w:proofErr w:type="gramEnd"/>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Titre4"/>
      </w:pPr>
      <w:bookmarkStart w:id="346" w:name="BKM_7C508FBF_33D9_484F_911B_6377C69AD667"/>
      <w:bookmarkStart w:id="347" w:name="BKM_ED5D19E5_9BBB_4493_91D3_D708625FA37A"/>
      <w:bookmarkStart w:id="348" w:name="BKM_E45C3931_F3F9_4BB2_B916_F57604E1D027"/>
      <w:bookmarkStart w:id="349" w:name="BKM_26449531_DA00_4286_BEAD_53641C8C6B18"/>
      <w:bookmarkEnd w:id="346"/>
      <w:bookmarkEnd w:id="347"/>
      <w:bookmarkEnd w:id="348"/>
      <w:bookmarkEnd w:id="349"/>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CA" w:eastAsia="en-CA"/>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39</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Titre5"/>
        <w:rPr>
          <w:lang w:val="en-CA"/>
        </w:rPr>
      </w:pPr>
      <w:bookmarkStart w:id="350" w:name="BKM_D4FBCA43_958A_4AEF_8332_5F96792672DF"/>
      <w:bookmarkEnd w:id="350"/>
      <w:proofErr w:type="gramStart"/>
      <w:r w:rsidRPr="00D970E9">
        <w:rPr>
          <w:lang w:val="en-CA"/>
        </w:rPr>
        <w:t>chemicalAnalysis</w:t>
      </w:r>
      <w:proofErr w:type="gramEnd"/>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proofErr w:type="gramStart"/>
      <w:r w:rsidRPr="00484FB5">
        <w:rPr>
          <w:rStyle w:val="Entity"/>
        </w:rPr>
        <w:t>:DataRecord</w:t>
      </w:r>
      <w:proofErr w:type="gramEnd"/>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51" w:name="BKM_7DA6E39E_93F3_43B7_9C51_9F05A691932A"/>
      <w:bookmarkEnd w:id="351"/>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CA" w:eastAsia="en-CA"/>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40</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Titre5"/>
        <w:rPr>
          <w:lang w:val="en-CA"/>
        </w:rPr>
      </w:pPr>
      <w:bookmarkStart w:id="352" w:name="BKM_0126A46B_77F6_4F3D_8366_99D7292A119E"/>
      <w:bookmarkEnd w:id="352"/>
      <w:proofErr w:type="gramStart"/>
      <w:r w:rsidRPr="00D970E9">
        <w:rPr>
          <w:lang w:val="en-CA"/>
        </w:rPr>
        <w:t>compositionCategory</w:t>
      </w:r>
      <w:proofErr w:type="gramEnd"/>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proofErr w:type="gramStart"/>
      <w:r w:rsidRPr="00D970E9">
        <w:rPr>
          <w:lang w:val="en-CA"/>
        </w:rPr>
        <w:t>geneticCategory</w:t>
      </w:r>
      <w:proofErr w:type="gramEnd"/>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xml:space="preserve">, a genetic </w:t>
      </w:r>
      <w:r w:rsidRPr="00224DF5">
        <w:rPr>
          <w:lang w:val="en-CA"/>
        </w:rPr>
        <w:lastRenderedPageBreak/>
        <w:t>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1C023176" w14:textId="2F58E2FE" w:rsidR="00224DF5" w:rsidRPr="00A14FB0" w:rsidRDefault="00224DF5" w:rsidP="00D20646">
      <w:pPr>
        <w:pStyle w:val="Titre5"/>
        <w:rPr>
          <w:lang w:val="en-CA"/>
        </w:rPr>
      </w:pPr>
      <w:proofErr w:type="gramStart"/>
      <w:r w:rsidRPr="00224DF5">
        <w:rPr>
          <w:lang w:val="en-CA"/>
        </w:rPr>
        <w:t>particleGeometry</w:t>
      </w:r>
      <w:proofErr w:type="gramEnd"/>
    </w:p>
    <w:p w14:paraId="247216FD" w14:textId="74EF9E34" w:rsidR="00224DF5" w:rsidRDefault="00224DF5" w:rsidP="00D20646">
      <w:pPr>
        <w:rPr>
          <w:lang w:val="en-CA"/>
        </w:rPr>
      </w:pPr>
      <w:r>
        <w:rPr>
          <w:lang w:val="en-CA"/>
        </w:rPr>
        <w:t xml:space="preserve">The </w:t>
      </w:r>
      <w:r w:rsidRPr="00484FB5">
        <w:rPr>
          <w:rStyle w:val="Entity"/>
        </w:rPr>
        <w:t>particleGeometry</w:t>
      </w:r>
      <w:proofErr w:type="gramStart"/>
      <w:r w:rsidRPr="00484FB5">
        <w:rPr>
          <w:rStyle w:val="Entity"/>
        </w:rPr>
        <w:t>:ParticleGeometryDescription</w:t>
      </w:r>
      <w:proofErr w:type="gramEnd"/>
      <w:r>
        <w:rPr>
          <w:lang w:val="en-CA"/>
        </w:rPr>
        <w:t xml:space="preserve"> contain</w:t>
      </w:r>
      <w:r w:rsidR="00A14FB0">
        <w:rPr>
          <w:lang w:val="en-CA"/>
        </w:rPr>
        <w:t>s</w:t>
      </w:r>
      <w:r>
        <w:rPr>
          <w:lang w:val="en-CA"/>
        </w:rPr>
        <w:t xml:space="preserve"> an instance of </w:t>
      </w:r>
      <w:r w:rsidRPr="00484FB5">
        <w:rPr>
          <w:rStyle w:val="Entity"/>
        </w:rPr>
        <w:t>ParticleGeometryDescription</w:t>
      </w:r>
      <w:r>
        <w:rPr>
          <w:lang w:val="en-CA"/>
        </w:rPr>
        <w:t>.</w:t>
      </w:r>
    </w:p>
    <w:p w14:paraId="4B1E1EC7" w14:textId="77777777" w:rsidR="00224DF5" w:rsidRDefault="00224DF5" w:rsidP="00D20646">
      <w:pPr>
        <w:rPr>
          <w:lang w:val="en-CA"/>
        </w:rPr>
      </w:pPr>
    </w:p>
    <w:p w14:paraId="31B6F5E2" w14:textId="5CB6F2EE" w:rsidR="004B1BCF" w:rsidRPr="00A14FB0" w:rsidRDefault="00484FB5" w:rsidP="00D20646">
      <w:pPr>
        <w:pStyle w:val="Titre5"/>
        <w:rPr>
          <w:lang w:val="en-CA"/>
        </w:rPr>
      </w:pPr>
      <w:proofErr w:type="gramStart"/>
      <w:r>
        <w:rPr>
          <w:lang w:val="en-CA"/>
        </w:rPr>
        <w:t>c</w:t>
      </w:r>
      <w:r w:rsidR="00224DF5" w:rsidRPr="00D970E9">
        <w:rPr>
          <w:lang w:val="en-CA"/>
        </w:rPr>
        <w:t>onstituent</w:t>
      </w:r>
      <w:proofErr w:type="gramEnd"/>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Titre4"/>
      </w:pPr>
      <w:bookmarkStart w:id="353" w:name="BKM_68F68CA6_F7FB_411D_8560_851B7315C00E"/>
      <w:bookmarkStart w:id="354" w:name="BKM_F5243BEF_0ABC_4433_AFCB_2FCD01906472"/>
      <w:bookmarkEnd w:id="353"/>
      <w:bookmarkEnd w:id="354"/>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CA" w:eastAsia="en-CA"/>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A052E8">
        <w:rPr>
          <w:noProof/>
        </w:rPr>
        <w:t>41</w:t>
      </w:r>
      <w:r>
        <w:fldChar w:fldCharType="end"/>
      </w:r>
      <w:r>
        <w:t>: ParticleGeometry</w:t>
      </w:r>
      <w:r w:rsidR="004B1BCF">
        <w:t xml:space="preserve"> context diagram</w:t>
      </w:r>
    </w:p>
    <w:p w14:paraId="5796C57D" w14:textId="557E978B" w:rsidR="00E105E6" w:rsidRDefault="004B1BCF" w:rsidP="00791B66">
      <w:pPr>
        <w:pStyle w:val="Titre5"/>
      </w:pPr>
      <w:proofErr w:type="gramStart"/>
      <w:r w:rsidRPr="004B1BCF">
        <w:t>particleType</w:t>
      </w:r>
      <w:proofErr w:type="gramEnd"/>
    </w:p>
    <w:p w14:paraId="5573BF52" w14:textId="598ED498" w:rsidR="00A14FB0" w:rsidRPr="00A14FB0" w:rsidRDefault="004B1BCF" w:rsidP="00A14FB0">
      <w:r w:rsidRPr="00A14FB0">
        <w:t xml:space="preserve">The </w:t>
      </w:r>
      <w:r w:rsidRPr="00484FB5">
        <w:rPr>
          <w:rStyle w:val="Entity"/>
        </w:rPr>
        <w:t>particleType</w:t>
      </w:r>
      <w:proofErr w:type="gramStart"/>
      <w:r w:rsidRPr="00484FB5">
        <w:rPr>
          <w:rStyle w:val="Entity"/>
        </w:rPr>
        <w:t>:ParticleTypeTerm</w:t>
      </w:r>
      <w:proofErr w:type="gramEnd"/>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Titre5"/>
      </w:pPr>
      <w:proofErr w:type="gramStart"/>
      <w:r w:rsidRPr="0032727A">
        <w:t>aspectRatio</w:t>
      </w:r>
      <w:proofErr w:type="gramEnd"/>
    </w:p>
    <w:p w14:paraId="6E5DDB30" w14:textId="361575BC"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Titre5"/>
      </w:pPr>
      <w:proofErr w:type="gramStart"/>
      <w:r>
        <w:t>s</w:t>
      </w:r>
      <w:r w:rsidRPr="0032727A">
        <w:t>hape</w:t>
      </w:r>
      <w:proofErr w:type="gramEnd"/>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Titre5"/>
      </w:pPr>
      <w:proofErr w:type="gramStart"/>
      <w:r>
        <w:t>s</w:t>
      </w:r>
      <w:r w:rsidRPr="00DE441D">
        <w:t>ize</w:t>
      </w:r>
      <w:proofErr w:type="gramEnd"/>
    </w:p>
    <w:p w14:paraId="67A0AB71" w14:textId="6F999AE1" w:rsidR="00DE441D" w:rsidRDefault="00DE441D" w:rsidP="00484FB5">
      <w:pPr>
        <w:pStyle w:val="Sansinterligne"/>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Titre5"/>
        <w:rPr>
          <w:lang w:val="en-CA"/>
        </w:rPr>
      </w:pPr>
      <w:proofErr w:type="gramStart"/>
      <w:r>
        <w:rPr>
          <w:lang w:val="en-CA"/>
        </w:rPr>
        <w:t>s</w:t>
      </w:r>
      <w:r w:rsidRPr="00D970E9">
        <w:rPr>
          <w:lang w:val="en-CA"/>
        </w:rPr>
        <w:t>orting</w:t>
      </w:r>
      <w:proofErr w:type="gramEnd"/>
    </w:p>
    <w:p w14:paraId="4FD88E0A" w14:textId="53601ECB"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xml:space="preserve">. Terminology for sorting in sedimentary rocks is based on the quantitative Graphic Standard Deviation (IGSD) scheme proposed by Folk (1968, 1974).  Example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13061897" w14:textId="2C874D62" w:rsidR="003B691E" w:rsidRPr="0067785F" w:rsidRDefault="003B691E" w:rsidP="0067785F">
      <w:pPr>
        <w:pStyle w:val="Titre5"/>
        <w:rPr>
          <w:lang w:val="en-CA"/>
        </w:rPr>
      </w:pPr>
      <w:proofErr w:type="gramStart"/>
      <w:r w:rsidRPr="00D970E9">
        <w:rPr>
          <w:lang w:val="en-CA"/>
        </w:rPr>
        <w:t>sourceOrganism</w:t>
      </w:r>
      <w:proofErr w:type="gramEnd"/>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355" w:name="BKM_D2D5D1B2_3FF4_4650_95E3_DA08EE4A7DFF"/>
      <w:bookmarkStart w:id="356" w:name="BKM_7D2E3FD4_C90D_40DB_8BA1_3E5458C981C0"/>
      <w:bookmarkStart w:id="357" w:name="BKM_13EF909A_AB70_4901_8CA1_C3BA3F992378"/>
      <w:bookmarkStart w:id="358" w:name="BKM_A7128990_6B6B_49DD_9D88_9E8D7207A879"/>
      <w:bookmarkStart w:id="359" w:name="BKM_92F07FBA_BBCD_4C39_9112_B2569C6076C8"/>
      <w:bookmarkStart w:id="360" w:name="BKM_02F24C6F_6A70_4304_88F6_978891E8D391"/>
      <w:bookmarkEnd w:id="355"/>
      <w:bookmarkEnd w:id="356"/>
      <w:bookmarkEnd w:id="357"/>
      <w:bookmarkEnd w:id="358"/>
      <w:bookmarkEnd w:id="359"/>
      <w:bookmarkEnd w:id="360"/>
      <w:r w:rsidRPr="00E66A9E">
        <w:t>ConstituentPart</w:t>
      </w:r>
    </w:p>
    <w:p w14:paraId="33C81500" w14:textId="77777777" w:rsidR="00A052E8" w:rsidRDefault="00A052E8" w:rsidP="00E66A9E"/>
    <w:p w14:paraId="40C56803" w14:textId="77777777" w:rsidR="00A052E8" w:rsidRDefault="00A052E8" w:rsidP="00A052E8">
      <w:pPr>
        <w:keepNext/>
      </w:pPr>
      <w:r>
        <w:rPr>
          <w:noProof/>
          <w:lang w:val="en-CA" w:eastAsia="en-CA"/>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Lgende"/>
      </w:pPr>
      <w:r>
        <w:t xml:space="preserve">Figure </w:t>
      </w:r>
      <w:r>
        <w:fldChar w:fldCharType="begin"/>
      </w:r>
      <w:r>
        <w:instrText xml:space="preserve"> SEQ Figure \* ARABIC </w:instrText>
      </w:r>
      <w:r>
        <w:fldChar w:fldCharType="separate"/>
      </w:r>
      <w:r>
        <w:rPr>
          <w:noProof/>
        </w:rPr>
        <w:t>42</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3C258ABD"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EA6BB5">
        <w:t xml:space="preserve"> (Dunham, 1962)</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Titre5"/>
        <w:rPr>
          <w:lang w:val="en-CA"/>
        </w:rPr>
      </w:pPr>
      <w:bookmarkStart w:id="361" w:name="BKM_D2385579_8CEC_41FC_ACD0_1242C0AEF96E"/>
      <w:bookmarkEnd w:id="361"/>
      <w:proofErr w:type="gramStart"/>
      <w:r>
        <w:rPr>
          <w:lang w:val="en-CA"/>
        </w:rPr>
        <w:t>role</w:t>
      </w:r>
      <w:proofErr w:type="gramEnd"/>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Titre5"/>
        <w:rPr>
          <w:lang w:val="en-CA"/>
        </w:rPr>
      </w:pPr>
      <w:proofErr w:type="gramStart"/>
      <w:r>
        <w:rPr>
          <w:lang w:val="en-CA"/>
        </w:rPr>
        <w:t>p</w:t>
      </w:r>
      <w:r w:rsidR="00D16D48" w:rsidRPr="00D16D48">
        <w:rPr>
          <w:lang w:val="en-CA"/>
        </w:rPr>
        <w:t>roportion</w:t>
      </w:r>
      <w:proofErr w:type="gramEnd"/>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Titre5"/>
        <w:rPr>
          <w:lang w:val="en-CA"/>
        </w:rPr>
      </w:pPr>
      <w:proofErr w:type="gramStart"/>
      <w:r w:rsidRPr="00D16D48">
        <w:rPr>
          <w:lang w:val="en-CA"/>
        </w:rPr>
        <w:t>constituentMaterial</w:t>
      </w:r>
      <w:proofErr w:type="gramEnd"/>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62" w:name="BKM_C5A88E79_2FB3_4893_8914_60419C00F2D2"/>
      <w:bookmarkStart w:id="363" w:name="BKM_A4F3FCE3_772C_4588_A2A4_96535416D1B6"/>
      <w:bookmarkEnd w:id="362"/>
      <w:bookmarkEnd w:id="363"/>
    </w:p>
    <w:p w14:paraId="2343428C" w14:textId="59DBA3B7" w:rsidR="008E4068" w:rsidRDefault="003A479F" w:rsidP="003A479F">
      <w:pPr>
        <w:pStyle w:val="Titre4"/>
      </w:pPr>
      <w:r>
        <w:t>Fabric Description</w:t>
      </w:r>
    </w:p>
    <w:p w14:paraId="683123E5" w14:textId="77777777" w:rsidR="003A479F" w:rsidRDefault="003A479F" w:rsidP="003A479F"/>
    <w:p w14:paraId="20F0A6D9" w14:textId="335BE64E"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CA" w:eastAsia="en-CA"/>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A052E8">
        <w:rPr>
          <w:noProof/>
          <w:lang w:val="fr-CA"/>
        </w:rPr>
        <w:t>43</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Titre5"/>
        <w:rPr>
          <w:lang w:val="en-CA"/>
        </w:rPr>
      </w:pPr>
      <w:proofErr w:type="gramStart"/>
      <w:r w:rsidRPr="00D970E9">
        <w:rPr>
          <w:lang w:val="en-CA"/>
        </w:rPr>
        <w:t>fabricType</w:t>
      </w:r>
      <w:proofErr w:type="gramEnd"/>
    </w:p>
    <w:p w14:paraId="66B9EE24" w14:textId="405D4864" w:rsidR="004A04F6" w:rsidRDefault="004A04F6" w:rsidP="00D20646">
      <w:r>
        <w:t xml:space="preserve">The </w:t>
      </w:r>
      <w:r w:rsidRPr="00FB5E7B">
        <w:rPr>
          <w:rStyle w:val="Entity"/>
        </w:rPr>
        <w:t>fabricType</w:t>
      </w:r>
      <w:proofErr w:type="gramStart"/>
      <w:r w:rsidRPr="00FB5E7B">
        <w:rPr>
          <w:rStyle w:val="Entity"/>
        </w:rPr>
        <w:t>:FabricTypeTerm</w:t>
      </w:r>
      <w:proofErr w:type="gramEnd"/>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64" w:name="BKM_CEE739CE_1DAA_46F5_B493_438C458DE763"/>
      <w:bookmarkStart w:id="365" w:name="BKM_F9869380_E0FA_4E99_89A5_99DF9CC6BB40"/>
      <w:bookmarkEnd w:id="364"/>
      <w:bookmarkEnd w:id="365"/>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CA" w:eastAsia="en-CA"/>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44</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CA" w:eastAsia="en-CA"/>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A052E8">
        <w:rPr>
          <w:noProof/>
          <w:lang w:val="fr-CA"/>
        </w:rPr>
        <w:t>45</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Titre5"/>
      </w:pPr>
      <w:proofErr w:type="gramStart"/>
      <w:r w:rsidRPr="00B11874">
        <w:t>metamorphicFacies</w:t>
      </w:r>
      <w:proofErr w:type="gramEnd"/>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w:t>
      </w:r>
      <w:proofErr w:type="gramStart"/>
      <w:r>
        <w:t xml:space="preserve">a </w:t>
      </w:r>
      <w:r w:rsidRPr="00B11874">
        <w:t>characteristic mineral assemblages</w:t>
      </w:r>
      <w:proofErr w:type="gramEnd"/>
      <w:r w:rsidRPr="00B11874">
        <w:t xml:space="preserve">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proofErr w:type="gramStart"/>
      <w:r w:rsidRPr="00F21FA6">
        <w:t>metamorphicGrade</w:t>
      </w:r>
      <w:proofErr w:type="gramEnd"/>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Titre5"/>
      </w:pPr>
      <w:proofErr w:type="gramStart"/>
      <w:r w:rsidRPr="00F21FA6">
        <w:t>peakPressureValue</w:t>
      </w:r>
      <w:proofErr w:type="gramEnd"/>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Titre5"/>
      </w:pPr>
      <w:proofErr w:type="gramStart"/>
      <w:r w:rsidRPr="00F21FA6">
        <w:t>peakTemperatureValue</w:t>
      </w:r>
      <w:proofErr w:type="gramEnd"/>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Titre5"/>
      </w:pPr>
      <w:proofErr w:type="gramStart"/>
      <w:r w:rsidRPr="00F21FA6">
        <w:t>protolithLithology</w:t>
      </w:r>
      <w:proofErr w:type="gramEnd"/>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Titre5"/>
      </w:pPr>
      <w:proofErr w:type="gramStart"/>
      <w:r w:rsidRPr="00F21FA6">
        <w:t>metamorphicEvent</w:t>
      </w:r>
      <w:proofErr w:type="gramEnd"/>
    </w:p>
    <w:p w14:paraId="718F9F5D" w14:textId="1AAC2284" w:rsidR="009021BE" w:rsidRDefault="00F21FA6" w:rsidP="00D20646">
      <w:pPr>
        <w:rPr>
          <w:lang w:val="en-CA"/>
        </w:rPr>
      </w:pPr>
      <w:bookmarkStart w:id="366" w:name="BKM_593C69E3_0EC2_4CB1_8B2B_D0FE22B7C017"/>
      <w:bookmarkEnd w:id="366"/>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Titre4"/>
      </w:pPr>
      <w:bookmarkStart w:id="367" w:name="BKM_0ACE92C1_088C_42CF_93C8_D003E3CC8FC3"/>
      <w:bookmarkStart w:id="368" w:name="BKM_14E0F14F_4532_4342_B7F1_67313964C676"/>
      <w:bookmarkStart w:id="369" w:name="BKM_80AE61D4_C509_4CAA_B004_0231DB42B137"/>
      <w:bookmarkStart w:id="370" w:name="BKM_5F5D6549_09AD_4BCF_806A_9B95D5D4E734"/>
      <w:bookmarkStart w:id="371" w:name="BKM_80BAF21E_2C4E_40CD_B42E_41BCEA94DECC"/>
      <w:bookmarkEnd w:id="367"/>
      <w:bookmarkEnd w:id="368"/>
      <w:bookmarkEnd w:id="369"/>
      <w:bookmarkEnd w:id="370"/>
      <w:bookmarkEnd w:id="371"/>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CA" w:eastAsia="en-CA"/>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A052E8">
        <w:rPr>
          <w:noProof/>
        </w:rPr>
        <w:t>46</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CA" w:eastAsia="en-CA"/>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47</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372" w:name="_Ref447104844"/>
      <w:r>
        <w:t>Physical Description</w:t>
      </w:r>
      <w:bookmarkEnd w:id="372"/>
    </w:p>
    <w:p w14:paraId="790A9EF7" w14:textId="77777777" w:rsidR="00267D2C" w:rsidRDefault="00267D2C" w:rsidP="00267D2C"/>
    <w:p w14:paraId="76D60FE7" w14:textId="7038D8A5"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CA" w:eastAsia="en-CA"/>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48</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Titre5"/>
      </w:pPr>
      <w:proofErr w:type="gramStart"/>
      <w:r>
        <w:t>propertyName</w:t>
      </w:r>
      <w:proofErr w:type="gramEnd"/>
    </w:p>
    <w:p w14:paraId="29F1A6CE" w14:textId="66793953" w:rsidR="00746E7F" w:rsidRDefault="00746E7F" w:rsidP="00267D2C">
      <w:r>
        <w:t xml:space="preserve">The property </w:t>
      </w:r>
      <w:r w:rsidRPr="00325D59">
        <w:rPr>
          <w:rStyle w:val="Entity"/>
        </w:rPr>
        <w:t>propertyName</w:t>
      </w:r>
      <w:proofErr w:type="gramStart"/>
      <w:r w:rsidRPr="00325D59">
        <w:rPr>
          <w:rStyle w:val="Entity"/>
        </w:rPr>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Titre5"/>
        <w:rPr>
          <w:lang w:val="en-CA"/>
        </w:rPr>
      </w:pPr>
      <w:proofErr w:type="gramStart"/>
      <w:r w:rsidRPr="00D970E9">
        <w:rPr>
          <w:lang w:val="en-CA"/>
        </w:rPr>
        <w:t>propertyMeasure</w:t>
      </w:r>
      <w:proofErr w:type="gramEnd"/>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73" w:name="BKM_DF21AB41_C085_4AC9_B6F6_DFFDFCF925FF"/>
      <w:bookmarkStart w:id="374" w:name="BKM_41B8BC40_9B55_499E_B59B_A3F4FD630754"/>
      <w:bookmarkStart w:id="375" w:name="BKM_1184394F_75EC_44D4_8904_2EB2061759E4"/>
      <w:bookmarkEnd w:id="373"/>
      <w:bookmarkEnd w:id="374"/>
      <w:bookmarkEnd w:id="375"/>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CA" w:eastAsia="en-CA"/>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49</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Titre5"/>
        <w:rPr>
          <w:lang w:val="en-CA"/>
        </w:rPr>
      </w:pPr>
      <w:bookmarkStart w:id="376" w:name="BKM_54B0933A_5E39_4E6A_A950_9E63F5E10F0B"/>
      <w:bookmarkEnd w:id="376"/>
      <w:proofErr w:type="gramStart"/>
      <w:r w:rsidRPr="00994C33">
        <w:rPr>
          <w:lang w:val="en-CA"/>
        </w:rPr>
        <w:t>consolidationDegree</w:t>
      </w:r>
      <w:proofErr w:type="gramEnd"/>
    </w:p>
    <w:p w14:paraId="00C47DE6" w14:textId="5D0C0873"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Titre3"/>
      </w:pPr>
      <w:bookmarkStart w:id="377" w:name="BKM_CE58381D_F747_4812_83C3_00C6282DB05A"/>
      <w:bookmarkStart w:id="378" w:name="_Toc456946981"/>
      <w:bookmarkEnd w:id="377"/>
      <w:r>
        <w:t>GeologicAgeDetails</w:t>
      </w:r>
      <w:bookmarkEnd w:id="378"/>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A052E8">
        <w:t>8.6</w:t>
      </w:r>
      <w:r w:rsidR="00AB10FC">
        <w:fldChar w:fldCharType="end"/>
      </w:r>
      <w:r w:rsidR="00AB10FC">
        <w:t>).</w:t>
      </w:r>
    </w:p>
    <w:p w14:paraId="32597B25" w14:textId="16D3566A" w:rsidR="00AB10FC" w:rsidRPr="00A052E8" w:rsidRDefault="00A052E8" w:rsidP="00AB10FC">
      <w:pPr>
        <w:keepNext/>
      </w:pPr>
      <w:r>
        <w:rPr>
          <w:noProof/>
          <w:lang w:val="en-CA" w:eastAsia="en-CA"/>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50</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Titre4"/>
        <w:rPr>
          <w:lang w:val="en-CA"/>
        </w:rPr>
      </w:pPr>
      <w:proofErr w:type="gramStart"/>
      <w:r w:rsidRPr="00D970E9">
        <w:rPr>
          <w:lang w:val="en-CA"/>
        </w:rPr>
        <w:lastRenderedPageBreak/>
        <w:t>olderGeochronologicEra</w:t>
      </w:r>
      <w:proofErr w:type="gramEnd"/>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Titre4"/>
        <w:rPr>
          <w:lang w:val="en-CA"/>
        </w:rPr>
      </w:pPr>
      <w:proofErr w:type="gramStart"/>
      <w:r>
        <w:rPr>
          <w:lang w:val="en-CA"/>
        </w:rPr>
        <w:t>younger</w:t>
      </w:r>
      <w:r w:rsidRPr="00D970E9">
        <w:rPr>
          <w:lang w:val="en-CA"/>
        </w:rPr>
        <w:t>GeochronologicEra</w:t>
      </w:r>
      <w:proofErr w:type="gramEnd"/>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9" w:name="BKM_D8A9D87B_FAA3_4CC2_BC9F_D27B111A2980"/>
      <w:bookmarkStart w:id="380" w:name="BKM_C843AC0B_80BB_4AD8_B2F6_459B6FFBBEB7"/>
      <w:bookmarkStart w:id="381" w:name="_Toc456946982"/>
      <w:bookmarkEnd w:id="379"/>
      <w:bookmarkEnd w:id="380"/>
      <w:r>
        <w:t>Geologic Structure Details</w:t>
      </w:r>
      <w:bookmarkEnd w:id="381"/>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CA" w:eastAsia="en-CA"/>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51</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CA" w:eastAsia="en-CA"/>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A052E8">
        <w:rPr>
          <w:noProof/>
          <w:lang w:val="fr-CA"/>
        </w:rPr>
        <w:t>52</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82" w:name="BKM_E2CFECC1_AAB5_40F6_ABD4_D77907DA9990"/>
      <w:bookmarkEnd w:id="382"/>
    </w:p>
    <w:p w14:paraId="51D46C0C" w14:textId="439DD910" w:rsidR="008B0EF5" w:rsidRPr="001D1B97" w:rsidRDefault="008B0EF5" w:rsidP="001D1B97">
      <w:pPr>
        <w:pStyle w:val="Titre5"/>
        <w:rPr>
          <w:lang w:val="en-CA"/>
        </w:rPr>
      </w:pPr>
      <w:proofErr w:type="gramStart"/>
      <w:r w:rsidRPr="00E44A26">
        <w:rPr>
          <w:lang w:val="en-CA"/>
        </w:rPr>
        <w:t>contactCharacter</w:t>
      </w:r>
      <w:proofErr w:type="gramEnd"/>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Titre6"/>
        <w:rPr>
          <w:lang w:val="en-CA"/>
        </w:rPr>
      </w:pPr>
      <w:proofErr w:type="gramStart"/>
      <w:r>
        <w:rPr>
          <w:lang w:val="en-CA"/>
        </w:rPr>
        <w:t>orientation</w:t>
      </w:r>
      <w:proofErr w:type="gramEnd"/>
    </w:p>
    <w:p w14:paraId="08ED4D63" w14:textId="4FA355E3" w:rsidR="008B0EF5" w:rsidRDefault="008B0EF5" w:rsidP="00D20646">
      <w:pPr>
        <w:rPr>
          <w:lang w:val="en-CA"/>
        </w:rPr>
      </w:pPr>
      <w:r>
        <w:rPr>
          <w:lang w:val="en-CA"/>
        </w:rPr>
        <w:lastRenderedPageBreak/>
        <w:t xml:space="preserve">The </w:t>
      </w:r>
      <w:r w:rsidRPr="00707C33">
        <w:rPr>
          <w:rStyle w:val="Entity"/>
        </w:rPr>
        <w:t>orientation</w:t>
      </w:r>
      <w:proofErr w:type="gramStart"/>
      <w:r w:rsidRPr="00707C33">
        <w:rPr>
          <w:rStyle w:val="Entity"/>
        </w:rPr>
        <w:t>:GSML</w:t>
      </w:r>
      <w:proofErr w:type="gramEnd"/>
      <w:r w:rsidRPr="00707C33">
        <w:rPr>
          <w:rStyle w:val="Entity"/>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Titre5"/>
        <w:rPr>
          <w:lang w:val="en-CA"/>
        </w:rPr>
      </w:pPr>
      <w:proofErr w:type="gramStart"/>
      <w:r w:rsidRPr="00D970E9">
        <w:rPr>
          <w:lang w:val="en-CA"/>
        </w:rPr>
        <w:t>correlatesWith</w:t>
      </w:r>
      <w:proofErr w:type="gramEnd"/>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w:t>
      </w:r>
      <w:proofErr w:type="gramStart"/>
      <w:r w:rsidR="001D1B97">
        <w:t>be</w:t>
      </w:r>
      <w:proofErr w:type="gramEnd"/>
      <w:r w:rsidR="001D1B97">
        <w:t xml:space="preserv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3" w:name="BKM_C1076615_3AE6_4988_8393_E66493CD8FB0"/>
            <w:bookmarkStart w:id="384" w:name="BKM_A9BDB16E_7011_463E_B96E_FB003E3472AA"/>
            <w:bookmarkEnd w:id="383"/>
            <w:bookmarkEnd w:id="38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Titre4"/>
      </w:pPr>
      <w:bookmarkStart w:id="385" w:name="_Ref456030847"/>
      <w:r>
        <w:t>DisplacementEvent</w:t>
      </w:r>
      <w:bookmarkEnd w:id="385"/>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CA" w:eastAsia="en-CA"/>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Lgende"/>
      </w:pPr>
      <w:bookmarkStart w:id="386" w:name="_Ref446932377"/>
      <w:r>
        <w:t xml:space="preserve">Figure </w:t>
      </w:r>
      <w:r w:rsidR="00673E83">
        <w:fldChar w:fldCharType="begin"/>
      </w:r>
      <w:r w:rsidR="00673E83">
        <w:instrText xml:space="preserve"> SEQ Figure \* ARABIC </w:instrText>
      </w:r>
      <w:r w:rsidR="00673E83">
        <w:fldChar w:fldCharType="separate"/>
      </w:r>
      <w:r w:rsidR="00A052E8">
        <w:rPr>
          <w:noProof/>
        </w:rPr>
        <w:t>53</w:t>
      </w:r>
      <w:r w:rsidR="00673E83">
        <w:rPr>
          <w:noProof/>
        </w:rPr>
        <w:fldChar w:fldCharType="end"/>
      </w:r>
      <w:bookmarkEnd w:id="386"/>
      <w:r>
        <w:t>: DisplacementEvent</w:t>
      </w:r>
      <w:r w:rsidR="00A63650">
        <w:t xml:space="preserve"> context diagram</w:t>
      </w:r>
    </w:p>
    <w:p w14:paraId="484C4FD9" w14:textId="4372163F" w:rsidR="00A63650" w:rsidRPr="00B538DE" w:rsidRDefault="00A63650" w:rsidP="00D20646">
      <w:pPr>
        <w:pStyle w:val="Titre5"/>
        <w:rPr>
          <w:lang w:val="en-CA"/>
        </w:rPr>
      </w:pPr>
      <w:proofErr w:type="gramStart"/>
      <w:r w:rsidRPr="00D970E9">
        <w:rPr>
          <w:lang w:val="en-CA"/>
        </w:rPr>
        <w:t>incrementalDisplacement</w:t>
      </w:r>
      <w:proofErr w:type="gramEnd"/>
    </w:p>
    <w:p w14:paraId="26D8AAE4" w14:textId="0B72CC97" w:rsidR="00A63650" w:rsidRDefault="00A63650" w:rsidP="00D20646">
      <w:r>
        <w:t xml:space="preserve">The </w:t>
      </w:r>
      <w:r w:rsidRPr="00707C33">
        <w:rPr>
          <w:rStyle w:val="Entity"/>
        </w:rPr>
        <w:t>incrementalDisplacement</w:t>
      </w:r>
      <w:proofErr w:type="gramStart"/>
      <w:r w:rsidRPr="00707C33">
        <w:rPr>
          <w:rStyle w:val="Entity"/>
        </w:rPr>
        <w:t>:DisplacementValue</w:t>
      </w:r>
      <w:proofErr w:type="gramEnd"/>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B538D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CA" w:eastAsia="en-CA"/>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A052E8">
        <w:rPr>
          <w:noProof/>
        </w:rPr>
        <w:t>54</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Titre5"/>
      </w:pPr>
      <w:proofErr w:type="gramStart"/>
      <w:r>
        <w:t>layeringComposition</w:t>
      </w:r>
      <w:proofErr w:type="gramEnd"/>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bookmarkStart w:id="387" w:name="_Ref456439485"/>
      <w:r>
        <w:t>DisplacementValue</w:t>
      </w:r>
      <w:bookmarkEnd w:id="387"/>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CA" w:eastAsia="en-CA"/>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55</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88" w:name="BKM_0148DBC7_BEFE_411F_BDA0_ED2509780C45"/>
      <w:bookmarkEnd w:id="388"/>
    </w:p>
    <w:p w14:paraId="0DCD049C" w14:textId="34699162" w:rsidR="00A41036" w:rsidRPr="00B538DE" w:rsidRDefault="00A41036" w:rsidP="00B538DE">
      <w:pPr>
        <w:pStyle w:val="Titre5"/>
        <w:rPr>
          <w:lang w:val="en-CA"/>
        </w:rPr>
      </w:pPr>
      <w:proofErr w:type="gramStart"/>
      <w:r w:rsidRPr="00D970E9">
        <w:rPr>
          <w:lang w:val="en-CA"/>
        </w:rPr>
        <w:t>hangingWallDirection</w:t>
      </w:r>
      <w:proofErr w:type="gramEnd"/>
    </w:p>
    <w:p w14:paraId="0D368CB9" w14:textId="50A95B9E" w:rsidR="00A41036" w:rsidRDefault="00A41036" w:rsidP="00D20646">
      <w:pPr>
        <w:rPr>
          <w:lang w:val="en-CA"/>
        </w:rPr>
      </w:pPr>
      <w:r>
        <w:rPr>
          <w:lang w:val="en-CA"/>
        </w:rPr>
        <w:t xml:space="preserve">The property </w:t>
      </w:r>
      <w:r w:rsidRPr="00707C33">
        <w:rPr>
          <w:rStyle w:val="Entity"/>
        </w:rPr>
        <w:t>hangingWallDirection</w:t>
      </w:r>
      <w:proofErr w:type="gramStart"/>
      <w:r w:rsidRPr="00707C33">
        <w:rPr>
          <w:rStyle w:val="Entity"/>
        </w:rPr>
        <w:t>:GSML</w:t>
      </w:r>
      <w:proofErr w:type="gramEnd"/>
      <w:r w:rsidRPr="00707C33">
        <w:rPr>
          <w:rStyle w:val="Entity"/>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Titre5"/>
        <w:rPr>
          <w:lang w:val="en-CA"/>
        </w:rPr>
      </w:pPr>
      <w:proofErr w:type="gramStart"/>
      <w:r>
        <w:rPr>
          <w:lang w:val="en-CA"/>
        </w:rPr>
        <w:t>movementSense</w:t>
      </w:r>
      <w:proofErr w:type="gramEnd"/>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w:t>
      </w:r>
      <w:proofErr w:type="gramStart"/>
      <w:r w:rsidRPr="00707C33">
        <w:rPr>
          <w:rStyle w:val="Entity"/>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proofErr w:type="gramStart"/>
      <w:r w:rsidRPr="00D970E9">
        <w:rPr>
          <w:lang w:val="en-CA"/>
        </w:rPr>
        <w:t>movementType</w:t>
      </w:r>
      <w:proofErr w:type="gramEnd"/>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w:t>
      </w:r>
      <w:proofErr w:type="gramStart"/>
      <w:r w:rsidR="00B538DE" w:rsidRPr="00707C33">
        <w:rPr>
          <w:rStyle w:val="Entity"/>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proofErr w:type="gramStart"/>
      <w:r w:rsidRPr="00D970E9">
        <w:rPr>
          <w:lang w:val="en-CA"/>
        </w:rPr>
        <w:lastRenderedPageBreak/>
        <w:t>displacementEvent</w:t>
      </w:r>
      <w:proofErr w:type="gramEnd"/>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9" w:name="BKM_3201DCDD_D133_49AE_90CB_9F86F5B18ACE"/>
      <w:bookmarkStart w:id="390" w:name="BKM_5AEA7724_2100_40A1_BA99_6516E4CE2A3E"/>
      <w:bookmarkStart w:id="391" w:name="BKM_65E9638C_341E_4069_9C8F_D8BC2F8B7601"/>
      <w:bookmarkEnd w:id="389"/>
      <w:bookmarkEnd w:id="390"/>
      <w:bookmarkEnd w:id="391"/>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Titre5"/>
        <w:rPr>
          <w:lang w:val="en-CA"/>
        </w:rPr>
      </w:pPr>
      <w:proofErr w:type="gramStart"/>
      <w:r>
        <w:rPr>
          <w:lang w:val="en-CA"/>
        </w:rPr>
        <w:t>s</w:t>
      </w:r>
      <w:r w:rsidR="00C74871" w:rsidRPr="00D970E9">
        <w:rPr>
          <w:lang w:val="en-CA"/>
        </w:rPr>
        <w:t>eparation</w:t>
      </w:r>
      <w:proofErr w:type="gramEnd"/>
    </w:p>
    <w:p w14:paraId="4BB6DBF2" w14:textId="0BCCC335" w:rsidR="00C74871" w:rsidRDefault="00C74871" w:rsidP="00AB10FC">
      <w:r>
        <w:t xml:space="preserve">The property </w:t>
      </w:r>
      <w:r w:rsidRPr="00707C33">
        <w:rPr>
          <w:rStyle w:val="Entity"/>
        </w:rPr>
        <w:t>separation</w:t>
      </w:r>
      <w:proofErr w:type="gramStart"/>
      <w:r w:rsidRPr="00707C33">
        <w:rPr>
          <w:rStyle w:val="Entity"/>
        </w:rPr>
        <w:t>:GSML</w:t>
      </w:r>
      <w:proofErr w:type="gramEnd"/>
      <w:r w:rsidRPr="00707C33">
        <w:rPr>
          <w:rStyle w:val="Entity"/>
        </w:rPr>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392" w:name="BKM_08A92A70_F1F3_4B2A_9DC3_7E931F02BD38"/>
      <w:bookmarkStart w:id="393" w:name="BKM_3F7EC057_E707_4A06_A6E3_17A0DD602106"/>
      <w:bookmarkEnd w:id="392"/>
      <w:bookmarkEnd w:id="393"/>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Titre5"/>
        <w:rPr>
          <w:lang w:val="en-CA"/>
        </w:rPr>
      </w:pPr>
      <w:proofErr w:type="gramStart"/>
      <w:r w:rsidRPr="00D970E9">
        <w:rPr>
          <w:lang w:val="en-CA"/>
        </w:rPr>
        <w:t>netSlip</w:t>
      </w:r>
      <w:proofErr w:type="gramEnd"/>
    </w:p>
    <w:p w14:paraId="63409A79" w14:textId="683A8B31" w:rsidR="00C74871" w:rsidRDefault="00C74871">
      <w:pPr>
        <w:rPr>
          <w:lang w:val="en-CA"/>
        </w:rPr>
      </w:pPr>
      <w:r>
        <w:rPr>
          <w:lang w:val="en-CA"/>
        </w:rPr>
        <w:t xml:space="preserve">The property </w:t>
      </w:r>
      <w:r w:rsidRPr="00707C33">
        <w:rPr>
          <w:rStyle w:val="Entity"/>
        </w:rPr>
        <w:t>netSlip</w:t>
      </w:r>
      <w:proofErr w:type="gramStart"/>
      <w:r w:rsidRPr="00707C33">
        <w:rPr>
          <w:rStyle w:val="Entity"/>
        </w:rPr>
        <w:t>:GSML</w:t>
      </w:r>
      <w:proofErr w:type="gramEnd"/>
      <w:r w:rsidRPr="00707C33">
        <w:rPr>
          <w:rStyle w:val="Entity"/>
        </w:rPr>
        <w:t>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Titre5"/>
        <w:rPr>
          <w:lang w:val="en-CA"/>
        </w:rPr>
      </w:pPr>
      <w:proofErr w:type="gramStart"/>
      <w:r w:rsidRPr="00D970E9">
        <w:rPr>
          <w:lang w:val="en-CA"/>
        </w:rPr>
        <w:t>slipComponent</w:t>
      </w:r>
      <w:proofErr w:type="gramEnd"/>
    </w:p>
    <w:p w14:paraId="328BE539" w14:textId="1B80F9F1" w:rsidR="00C74871" w:rsidRDefault="00C74871" w:rsidP="00C74871">
      <w:r>
        <w:t xml:space="preserve">The </w:t>
      </w:r>
      <w:r w:rsidRPr="00707C33">
        <w:rPr>
          <w:rStyle w:val="Entity"/>
        </w:rPr>
        <w:t>slipComponent</w:t>
      </w:r>
      <w:proofErr w:type="gramStart"/>
      <w:r w:rsidRPr="00707C33">
        <w:rPr>
          <w:rStyle w:val="Entity"/>
        </w:rP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Titre4"/>
      </w:pPr>
      <w:bookmarkStart w:id="394" w:name="BKM_5D7D3A73_2BA5_4999_B2D9_B2638FD2E3F3"/>
      <w:bookmarkStart w:id="395" w:name="BKM_7025CFD1_5818_4184_A744_DEA2C7504840"/>
      <w:bookmarkEnd w:id="394"/>
      <w:bookmarkEnd w:id="395"/>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Titre5"/>
        <w:rPr>
          <w:lang w:val="en-CA"/>
        </w:rPr>
      </w:pPr>
      <w:proofErr w:type="gramStart"/>
      <w:r>
        <w:rPr>
          <w:lang w:val="en-CA"/>
        </w:rPr>
        <w:t>h</w:t>
      </w:r>
      <w:r w:rsidRPr="00D970E9">
        <w:rPr>
          <w:lang w:val="en-CA"/>
        </w:rPr>
        <w:t>eave</w:t>
      </w:r>
      <w:proofErr w:type="gramEnd"/>
    </w:p>
    <w:p w14:paraId="72EF29A5" w14:textId="0489D1E4" w:rsidR="00CF2518" w:rsidRDefault="00CF2518">
      <w:pPr>
        <w:rPr>
          <w:lang w:val="en-CA"/>
        </w:rPr>
      </w:pPr>
      <w:r>
        <w:rPr>
          <w:lang w:val="en-CA"/>
        </w:rPr>
        <w:t xml:space="preserve">The property </w:t>
      </w:r>
      <w:r w:rsidRPr="00707C33">
        <w:rPr>
          <w:rStyle w:val="Entity"/>
        </w:rPr>
        <w:t>heave</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Titre5"/>
      </w:pPr>
      <w:proofErr w:type="gramStart"/>
      <w:r w:rsidRPr="00CF2518">
        <w:t>horizontalSlip</w:t>
      </w:r>
      <w:proofErr w:type="gramEnd"/>
    </w:p>
    <w:p w14:paraId="605A0376" w14:textId="43E4BFE0" w:rsidR="00CF2518" w:rsidRDefault="00CF2518" w:rsidP="00CF2518">
      <w:r>
        <w:lastRenderedPageBreak/>
        <w:t xml:space="preserve">The property </w:t>
      </w:r>
      <w:r w:rsidR="00B538DE" w:rsidRPr="00707C33">
        <w:rPr>
          <w:rStyle w:val="Entity"/>
        </w:rPr>
        <w:t>horizontalSlip</w:t>
      </w:r>
      <w:proofErr w:type="gramStart"/>
      <w:r w:rsidR="00B538DE" w:rsidRPr="00707C33">
        <w:rPr>
          <w:rStyle w:val="Entity"/>
        </w:rPr>
        <w:t>:GSML</w:t>
      </w:r>
      <w:proofErr w:type="gramEnd"/>
      <w:r w:rsidR="00B538DE" w:rsidRPr="00707C33">
        <w:rPr>
          <w:rStyle w:val="Entity"/>
        </w:rPr>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Titre5"/>
        <w:rPr>
          <w:lang w:val="en-CA"/>
        </w:rPr>
      </w:pPr>
      <w:proofErr w:type="gramStart"/>
      <w:r>
        <w:rPr>
          <w:lang w:val="en-CA"/>
        </w:rPr>
        <w:t>t</w:t>
      </w:r>
      <w:r w:rsidRPr="00D970E9">
        <w:rPr>
          <w:lang w:val="en-CA"/>
        </w:rPr>
        <w:t>hrow</w:t>
      </w:r>
      <w:proofErr w:type="gramEnd"/>
    </w:p>
    <w:p w14:paraId="021E884D" w14:textId="64ACF362" w:rsidR="00CF2518" w:rsidRDefault="00CF2518">
      <w:r>
        <w:rPr>
          <w:lang w:val="en-CA"/>
        </w:rPr>
        <w:t xml:space="preserve">The property </w:t>
      </w:r>
      <w:r w:rsidRPr="00707C33">
        <w:rPr>
          <w:rStyle w:val="Entity"/>
        </w:rPr>
        <w:t>throw</w:t>
      </w:r>
      <w:proofErr w:type="gramStart"/>
      <w:r w:rsidRPr="00707C33">
        <w:rPr>
          <w:rStyle w:val="Entity"/>
        </w:rPr>
        <w:t>:GSML</w:t>
      </w:r>
      <w:proofErr w:type="gramEnd"/>
      <w:r w:rsidRPr="00707C33">
        <w:rPr>
          <w:rStyle w:val="Entity"/>
        </w:rPr>
        <w:t>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6" w:name="BKM_D8F0C163_8545_458E_90CD_CA5151787B07"/>
      <w:bookmarkStart w:id="397" w:name="BKM_C37626AA_696F_429A_B16D_4833F8339B50"/>
      <w:bookmarkStart w:id="398" w:name="BKM_8E0A8CD6_1952_49E4_ACE7_469172BABBA7"/>
      <w:bookmarkStart w:id="399" w:name="BKM_498C83DB_DFDB_4234_B978_7C656FD73043"/>
      <w:bookmarkEnd w:id="396"/>
      <w:bookmarkEnd w:id="397"/>
      <w:bookmarkEnd w:id="398"/>
      <w:bookmarkEnd w:id="399"/>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CA" w:eastAsia="en-CA"/>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56</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Titre5"/>
        <w:rPr>
          <w:lang w:val="en-CA"/>
        </w:rPr>
      </w:pPr>
      <w:bookmarkStart w:id="400" w:name="BKM_D8139323_6092_443C_A360_3F3BE3361CC0"/>
      <w:bookmarkEnd w:id="400"/>
      <w:proofErr w:type="gramStart"/>
      <w:r>
        <w:rPr>
          <w:lang w:val="en-CA"/>
        </w:rPr>
        <w:t>amplitude</w:t>
      </w:r>
      <w:proofErr w:type="gramEnd"/>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Titre5"/>
        <w:rPr>
          <w:lang w:val="en-CA"/>
        </w:rPr>
      </w:pPr>
      <w:proofErr w:type="gramStart"/>
      <w:r w:rsidRPr="00D970E9">
        <w:rPr>
          <w:lang w:val="en-CA"/>
        </w:rPr>
        <w:t>axialSurfaceOrientation</w:t>
      </w:r>
      <w:proofErr w:type="gramEnd"/>
    </w:p>
    <w:p w14:paraId="1B185FCA" w14:textId="4DEBD681" w:rsidR="00385692" w:rsidRDefault="00385692" w:rsidP="00D20646">
      <w:pPr>
        <w:rPr>
          <w:lang w:val="en-CA"/>
        </w:rPr>
      </w:pPr>
      <w:r>
        <w:rPr>
          <w:lang w:val="en-CA"/>
        </w:rPr>
        <w:t xml:space="preserve">The property </w:t>
      </w:r>
      <w:r w:rsidRPr="00707C33">
        <w:rPr>
          <w:rStyle w:val="Entity"/>
        </w:rPr>
        <w:t>axialSurfaceOrientation</w:t>
      </w:r>
      <w:proofErr w:type="gramStart"/>
      <w:r w:rsidRPr="00707C33">
        <w:rPr>
          <w:rStyle w:val="Entity"/>
        </w:rPr>
        <w:t>:GSML</w:t>
      </w:r>
      <w:proofErr w:type="gramEnd"/>
      <w:r w:rsidRPr="00707C33">
        <w:rPr>
          <w:rStyle w:val="Entity"/>
        </w:rPr>
        <w:t>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0FD95EC" w14:textId="36B3F0FD" w:rsidR="00385692" w:rsidRPr="00707C33" w:rsidRDefault="00385692" w:rsidP="00707C33">
      <w:pPr>
        <w:pStyle w:val="Titre5"/>
        <w:rPr>
          <w:lang w:val="en-CA"/>
        </w:rPr>
      </w:pPr>
      <w:proofErr w:type="gramStart"/>
      <w:r w:rsidRPr="00D970E9">
        <w:rPr>
          <w:lang w:val="en-CA"/>
        </w:rPr>
        <w:t>geneticModel</w:t>
      </w:r>
      <w:proofErr w:type="gramEnd"/>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Titre5"/>
        <w:rPr>
          <w:lang w:val="en-CA"/>
        </w:rPr>
      </w:pPr>
      <w:proofErr w:type="gramStart"/>
      <w:r w:rsidRPr="00385692">
        <w:rPr>
          <w:lang w:val="en-CA"/>
        </w:rPr>
        <w:t>hingeLineCurvature</w:t>
      </w:r>
      <w:proofErr w:type="gramEnd"/>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Titre5"/>
        <w:rPr>
          <w:lang w:val="en-CA"/>
        </w:rPr>
      </w:pPr>
      <w:proofErr w:type="gramStart"/>
      <w:r w:rsidRPr="007A315C">
        <w:rPr>
          <w:lang w:val="en-CA"/>
        </w:rPr>
        <w:t>hingeLineOrientation</w:t>
      </w:r>
      <w:proofErr w:type="gramEnd"/>
    </w:p>
    <w:p w14:paraId="47F7A401" w14:textId="7757214E" w:rsidR="007A315C" w:rsidRDefault="007A315C" w:rsidP="00D20646">
      <w:pPr>
        <w:rPr>
          <w:lang w:val="en-CA"/>
        </w:rPr>
      </w:pPr>
      <w:r>
        <w:rPr>
          <w:lang w:val="en-CA"/>
        </w:rPr>
        <w:t xml:space="preserve">The property </w:t>
      </w:r>
      <w:r w:rsidRPr="00707C33">
        <w:rPr>
          <w:rStyle w:val="Entity"/>
        </w:rPr>
        <w:t>hingeLineOrientation</w:t>
      </w:r>
      <w:proofErr w:type="gramStart"/>
      <w:r w:rsidRPr="00707C33">
        <w:rPr>
          <w:rStyle w:val="Entity"/>
        </w:rPr>
        <w:t>:GSML</w:t>
      </w:r>
      <w:proofErr w:type="gramEnd"/>
      <w:r w:rsidRPr="00707C33">
        <w:rPr>
          <w:rStyle w:val="Entity"/>
        </w:rPr>
        <w:t>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1E0C2E26" w14:textId="50D92777" w:rsidR="007A315C" w:rsidRPr="003A73F1" w:rsidRDefault="007A315C" w:rsidP="003A73F1">
      <w:pPr>
        <w:pStyle w:val="Titre5"/>
        <w:rPr>
          <w:lang w:val="en-CA"/>
        </w:rPr>
      </w:pPr>
      <w:proofErr w:type="gramStart"/>
      <w:r w:rsidRPr="00D970E9">
        <w:rPr>
          <w:lang w:val="en-CA"/>
        </w:rPr>
        <w:t>hingeShape</w:t>
      </w:r>
      <w:proofErr w:type="gramEnd"/>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Titre5"/>
        <w:rPr>
          <w:lang w:val="en-CA"/>
        </w:rPr>
      </w:pPr>
      <w:proofErr w:type="gramStart"/>
      <w:r>
        <w:rPr>
          <w:lang w:val="en-CA"/>
        </w:rPr>
        <w:t>interLimbAngle</w:t>
      </w:r>
      <w:proofErr w:type="gramEnd"/>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Titre5"/>
        <w:rPr>
          <w:lang w:val="en-CA"/>
        </w:rPr>
      </w:pPr>
      <w:proofErr w:type="gramStart"/>
      <w:r w:rsidRPr="00B66D7C">
        <w:rPr>
          <w:lang w:val="en-CA"/>
        </w:rPr>
        <w:t>limbShape</w:t>
      </w:r>
      <w:proofErr w:type="gramEnd"/>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Titre5"/>
        <w:rPr>
          <w:lang w:val="en-CA"/>
        </w:rPr>
      </w:pPr>
      <w:proofErr w:type="gramStart"/>
      <w:r>
        <w:rPr>
          <w:lang w:val="en-CA"/>
        </w:rPr>
        <w:t>s</w:t>
      </w:r>
      <w:r w:rsidRPr="00D970E9">
        <w:rPr>
          <w:lang w:val="en-CA"/>
        </w:rPr>
        <w:t>pan</w:t>
      </w:r>
      <w:proofErr w:type="gramEnd"/>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Titre5"/>
        <w:rPr>
          <w:lang w:val="en-CA"/>
        </w:rPr>
      </w:pPr>
      <w:proofErr w:type="gramStart"/>
      <w:r>
        <w:rPr>
          <w:lang w:val="en-CA"/>
        </w:rPr>
        <w:t>s</w:t>
      </w:r>
      <w:r w:rsidRPr="007E7F7B">
        <w:rPr>
          <w:lang w:val="en-CA"/>
        </w:rPr>
        <w:t>ymmetry</w:t>
      </w:r>
      <w:proofErr w:type="gramEnd"/>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Titre5"/>
        <w:rPr>
          <w:lang w:val="en-CA"/>
        </w:rPr>
      </w:pPr>
      <w:proofErr w:type="gramStart"/>
      <w:r>
        <w:rPr>
          <w:lang w:val="en-CA"/>
        </w:rPr>
        <w:t>s</w:t>
      </w:r>
      <w:r w:rsidR="007E7F7B" w:rsidRPr="00D970E9">
        <w:rPr>
          <w:lang w:val="en-CA"/>
        </w:rPr>
        <w:t>ystem</w:t>
      </w:r>
      <w:proofErr w:type="gramEnd"/>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401" w:name="BKM_9F55EEFA_C0E3_452C_8F3E_4601CB5BDD65"/>
      <w:bookmarkStart w:id="402" w:name="BKM_B6CF2C95_A27D_49AD_BB55_36897A8B9A93"/>
      <w:bookmarkStart w:id="403" w:name="BKM_C47055C6_23E4_4FE1_89C3_7EA3E53F016F"/>
      <w:bookmarkStart w:id="404" w:name="BKM_BE3EB69A_2E9F_4015_9A53_7E29585ADF99"/>
      <w:bookmarkStart w:id="405" w:name="BKM_D49811C3_C3B3_4361_989B_69411D4795BC"/>
      <w:bookmarkStart w:id="406" w:name="BKM_6411C0D6_8DBF_4DB6_A7B6_ADED17047AE5"/>
      <w:bookmarkStart w:id="407" w:name="BKM_2C450E0F_0DB6_4DEB_964F_DE2661303D3A"/>
      <w:bookmarkStart w:id="408" w:name="BKM_5CAB0B26_2CE6_42AB_B2CE_2FA413E9F025"/>
      <w:bookmarkStart w:id="409" w:name="BKM_FA6FE08B_7A03_4337_979E_0DF7D1B98F33"/>
      <w:bookmarkStart w:id="410" w:name="BKM_922E2E10_A22B_488C_B866_3D68572C1248"/>
      <w:bookmarkEnd w:id="401"/>
      <w:bookmarkEnd w:id="402"/>
      <w:bookmarkEnd w:id="403"/>
      <w:bookmarkEnd w:id="404"/>
      <w:bookmarkEnd w:id="405"/>
      <w:bookmarkEnd w:id="406"/>
      <w:bookmarkEnd w:id="407"/>
      <w:bookmarkEnd w:id="408"/>
      <w:bookmarkEnd w:id="409"/>
      <w:bookmarkEnd w:id="410"/>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CA" w:eastAsia="en-CA"/>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57</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11" w:name="BKM_60CC5835_79D2_4A13_B4A8_D7D9DBF215A3"/>
      <w:bookmarkEnd w:id="411"/>
    </w:p>
    <w:p w14:paraId="09A70291" w14:textId="3A63279D" w:rsidR="007E7F7B" w:rsidRPr="003A73F1" w:rsidRDefault="007E7F7B" w:rsidP="003A73F1">
      <w:pPr>
        <w:pStyle w:val="Titre5"/>
        <w:rPr>
          <w:lang w:val="en-CA"/>
        </w:rPr>
      </w:pPr>
      <w:proofErr w:type="gramStart"/>
      <w:r>
        <w:rPr>
          <w:lang w:val="en-CA"/>
        </w:rPr>
        <w:t>periodic</w:t>
      </w:r>
      <w:proofErr w:type="gramEnd"/>
    </w:p>
    <w:p w14:paraId="2A0E1BF0" w14:textId="4B10BCA2" w:rsidR="007E7F7B" w:rsidRDefault="007E7F7B" w:rsidP="00D20646">
      <w:pPr>
        <w:rPr>
          <w:lang w:val="en-CA"/>
        </w:rPr>
      </w:pPr>
      <w:r>
        <w:rPr>
          <w:lang w:val="en-CA"/>
        </w:rPr>
        <w:t xml:space="preserve">The property </w:t>
      </w:r>
      <w:r w:rsidRPr="008F3406">
        <w:rPr>
          <w:rStyle w:val="Entity"/>
        </w:rPr>
        <w:t>periodic</w:t>
      </w:r>
      <w:proofErr w:type="gramStart"/>
      <w:r w:rsidRPr="008F3406">
        <w:rPr>
          <w:rStyle w:val="Entity"/>
        </w:rPr>
        <w:t>:</w:t>
      </w:r>
      <w:r w:rsidR="00C1314B" w:rsidRPr="008F3406">
        <w:rPr>
          <w:rStyle w:val="Entity"/>
        </w:rPr>
        <w:t>Primitive</w:t>
      </w:r>
      <w:proofErr w:type="gramEnd"/>
      <w:r w:rsidR="00C1314B" w:rsidRPr="008F3406">
        <w:rPr>
          <w:rStyle w:val="Entity"/>
        </w:rPr>
        <w:t>::</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Titre5"/>
        <w:rPr>
          <w:lang w:val="en-CA"/>
        </w:rPr>
      </w:pPr>
      <w:proofErr w:type="gramStart"/>
      <w:r>
        <w:rPr>
          <w:lang w:val="en-CA"/>
        </w:rPr>
        <w:t>wavelength</w:t>
      </w:r>
      <w:proofErr w:type="gramEnd"/>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proofErr w:type="gramStart"/>
      <w:r w:rsidRPr="00D970E9">
        <w:rPr>
          <w:lang w:val="en-CA"/>
        </w:rPr>
        <w:t>foldSystemMember</w:t>
      </w:r>
      <w:proofErr w:type="gramEnd"/>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412" w:name="BKM_50AAAF20_CB99_4ABC_9FAE_60AD6D1987FD"/>
      <w:bookmarkStart w:id="413" w:name="BKM_15CC129A_078F_4F7E_80FD_248D1D0D33F2"/>
      <w:bookmarkEnd w:id="412"/>
      <w:bookmarkEnd w:id="413"/>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CA" w:eastAsia="en-CA"/>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58</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14" w:name="BKM_FDDB3C9C_445F_40FB_AB70_ED1438E267DC"/>
      <w:bookmarkEnd w:id="414"/>
    </w:p>
    <w:p w14:paraId="6456629C" w14:textId="7A00994A" w:rsidR="007E7F7B" w:rsidRPr="003A73F1" w:rsidRDefault="007E7F7B" w:rsidP="003A73F1">
      <w:pPr>
        <w:pStyle w:val="Titre5"/>
        <w:rPr>
          <w:lang w:val="en-CA"/>
        </w:rPr>
      </w:pPr>
      <w:proofErr w:type="gramStart"/>
      <w:r>
        <w:rPr>
          <w:lang w:val="en-CA"/>
        </w:rPr>
        <w:lastRenderedPageBreak/>
        <w:t>definingElement</w:t>
      </w:r>
      <w:proofErr w:type="gramEnd"/>
      <w:r>
        <w:rPr>
          <w:lang w:val="en-CA"/>
        </w:rPr>
        <w:t xml:space="preserve">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Titre5"/>
        <w:rPr>
          <w:lang w:val="en-CA"/>
        </w:rPr>
      </w:pPr>
      <w:proofErr w:type="gramStart"/>
      <w:r>
        <w:rPr>
          <w:lang w:val="en-CA"/>
        </w:rPr>
        <w:t>c</w:t>
      </w:r>
      <w:r w:rsidRPr="00DA196D">
        <w:rPr>
          <w:lang w:val="en-CA"/>
        </w:rPr>
        <w:t>ontinuity</w:t>
      </w:r>
      <w:proofErr w:type="gramEnd"/>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Titre5"/>
        <w:rPr>
          <w:lang w:val="en-CA"/>
        </w:rPr>
      </w:pPr>
      <w:proofErr w:type="gramStart"/>
      <w:r>
        <w:rPr>
          <w:lang w:val="en-CA"/>
        </w:rPr>
        <w:t>intensity</w:t>
      </w:r>
      <w:proofErr w:type="gramEnd"/>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Titre5"/>
        <w:rPr>
          <w:lang w:val="en-CA"/>
        </w:rPr>
      </w:pPr>
      <w:proofErr w:type="gramStart"/>
      <w:r w:rsidRPr="00DA196D">
        <w:rPr>
          <w:lang w:val="en-CA"/>
        </w:rPr>
        <w:t>mineralElement</w:t>
      </w:r>
      <w:proofErr w:type="gramEnd"/>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Titre5"/>
        <w:rPr>
          <w:lang w:val="en-CA"/>
        </w:rPr>
      </w:pPr>
      <w:proofErr w:type="gramStart"/>
      <w:r>
        <w:rPr>
          <w:lang w:val="en-CA"/>
        </w:rPr>
        <w:t>o</w:t>
      </w:r>
      <w:r w:rsidRPr="00DA196D">
        <w:rPr>
          <w:lang w:val="en-CA"/>
        </w:rPr>
        <w:t>rientation</w:t>
      </w:r>
      <w:proofErr w:type="gramEnd"/>
    </w:p>
    <w:p w14:paraId="39D7C545" w14:textId="4853B508" w:rsidR="00DA196D" w:rsidRDefault="00DA196D" w:rsidP="009C163F">
      <w:pPr>
        <w:rPr>
          <w:lang w:val="en-CA"/>
        </w:rPr>
      </w:pPr>
      <w:r>
        <w:rPr>
          <w:lang w:val="en-CA"/>
        </w:rPr>
        <w:t xml:space="preserve">The </w:t>
      </w:r>
      <w:r w:rsidRPr="008F3406">
        <w:rPr>
          <w:rStyle w:val="Entity"/>
        </w:rPr>
        <w:t>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Titre5"/>
        <w:rPr>
          <w:lang w:val="en-CA"/>
        </w:rPr>
      </w:pPr>
      <w:proofErr w:type="gramStart"/>
      <w:r>
        <w:rPr>
          <w:lang w:val="en-CA"/>
        </w:rPr>
        <w:t>s</w:t>
      </w:r>
      <w:r w:rsidRPr="00D970E9">
        <w:rPr>
          <w:lang w:val="en-CA"/>
        </w:rPr>
        <w:t>pacing</w:t>
      </w:r>
      <w:proofErr w:type="gramEnd"/>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415" w:name="BKM_19D968ED_E9E9_4696_A463_9B8A89B9A29C"/>
      <w:bookmarkStart w:id="416" w:name="BKM_A9E84D60_87E8_4274_B497_38C594525434"/>
      <w:bookmarkStart w:id="417" w:name="BKM_F7EC3986_4D93_479D_BDAB_FDA23552D58F"/>
      <w:bookmarkStart w:id="418" w:name="BKM_3788366B_341E_49F9_A366_57B90FBEF589"/>
      <w:bookmarkStart w:id="419" w:name="BKM_472C9381_9698_46F2_8E04_2E603A1474CC"/>
      <w:bookmarkStart w:id="420" w:name="BKM_33E4A038_4438_4CEF_A4A6_6E8349B6FDCC"/>
      <w:bookmarkEnd w:id="415"/>
      <w:bookmarkEnd w:id="416"/>
      <w:bookmarkEnd w:id="417"/>
      <w:bookmarkEnd w:id="418"/>
      <w:bookmarkEnd w:id="419"/>
      <w:bookmarkEnd w:id="420"/>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CA" w:eastAsia="en-CA"/>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59</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Titre5"/>
        <w:rPr>
          <w:lang w:val="en-CA"/>
        </w:rPr>
      </w:pPr>
      <w:bookmarkStart w:id="421" w:name="BKM_E32F3F79_7117_4294_86FD_A68126B03F62"/>
      <w:bookmarkEnd w:id="421"/>
      <w:proofErr w:type="gramStart"/>
      <w:r w:rsidRPr="001B4102">
        <w:rPr>
          <w:lang w:val="en-CA"/>
        </w:rPr>
        <w:t>deformationStyle</w:t>
      </w:r>
      <w:proofErr w:type="gramEnd"/>
    </w:p>
    <w:p w14:paraId="52BFD03F" w14:textId="68911B0B" w:rsidR="001B4102" w:rsidRDefault="001B4102" w:rsidP="00D20646">
      <w:pPr>
        <w:rPr>
          <w:lang w:val="en-CA"/>
        </w:rPr>
      </w:pPr>
      <w:r>
        <w:rPr>
          <w:lang w:val="en-CA"/>
        </w:rPr>
        <w:t xml:space="preserve">The </w:t>
      </w:r>
      <w:r w:rsidRPr="008F3406">
        <w:rPr>
          <w:rStyle w:val="Entity"/>
        </w:rPr>
        <w:t>deformationStyle</w:t>
      </w:r>
      <w:proofErr w:type="gramStart"/>
      <w:r w:rsidRPr="008F3406">
        <w:rPr>
          <w:rStyle w:val="Entity"/>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Titre5"/>
        <w:rPr>
          <w:lang w:val="en-CA"/>
        </w:rPr>
      </w:pPr>
      <w:proofErr w:type="gramStart"/>
      <w:r w:rsidRPr="001B4102">
        <w:rPr>
          <w:lang w:val="en-CA"/>
        </w:rPr>
        <w:t>planeOrientation</w:t>
      </w:r>
      <w:proofErr w:type="gramEnd"/>
    </w:p>
    <w:p w14:paraId="44426849" w14:textId="38A23922" w:rsidR="001B4102" w:rsidRDefault="001B4102" w:rsidP="00D20646">
      <w:pPr>
        <w:rPr>
          <w:lang w:val="en-CA"/>
        </w:rPr>
      </w:pPr>
      <w:r>
        <w:rPr>
          <w:lang w:val="en-CA"/>
        </w:rPr>
        <w:t xml:space="preserve">The property </w:t>
      </w:r>
      <w:r w:rsidRPr="008F3406">
        <w:rPr>
          <w:rStyle w:val="Entity"/>
        </w:rPr>
        <w:t>planeOrientation</w:t>
      </w:r>
      <w:proofErr w:type="gramStart"/>
      <w:r w:rsidRPr="008F3406">
        <w:rPr>
          <w:rStyle w:val="Entity"/>
        </w:rPr>
        <w:t>:GSML</w:t>
      </w:r>
      <w:proofErr w:type="gramEnd"/>
      <w:r w:rsidRPr="008F3406">
        <w:rPr>
          <w:rStyle w:val="Entity"/>
        </w:rPr>
        <w:t>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Titre5"/>
        <w:rPr>
          <w:lang w:val="en-CA"/>
        </w:rPr>
      </w:pPr>
      <w:proofErr w:type="gramStart"/>
      <w:r w:rsidRPr="00D970E9">
        <w:rPr>
          <w:lang w:val="en-CA"/>
        </w:rPr>
        <w:t>stPhysicalProperty</w:t>
      </w:r>
      <w:proofErr w:type="gramEnd"/>
    </w:p>
    <w:p w14:paraId="0E6B94EF" w14:textId="7C20705F" w:rsidR="001B4102" w:rsidRDefault="001B4102" w:rsidP="00D20646">
      <w:pPr>
        <w:rPr>
          <w:lang w:val="en-CA"/>
        </w:rPr>
      </w:pPr>
      <w:r>
        <w:rPr>
          <w:lang w:val="en-CA"/>
        </w:rPr>
        <w:t xml:space="preserve">The property </w:t>
      </w:r>
      <w:r w:rsidRPr="008F3406">
        <w:rPr>
          <w:rStyle w:val="Entity"/>
        </w:rPr>
        <w:t>stPhysicalProperty</w:t>
      </w:r>
      <w:proofErr w:type="gramStart"/>
      <w:r w:rsidRPr="008F3406">
        <w:rPr>
          <w:rStyle w:val="Entity"/>
        </w:rPr>
        <w:t>:PhysicalDescription</w:t>
      </w:r>
      <w:proofErr w:type="gramEnd"/>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8F3406">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Titre3"/>
      </w:pPr>
      <w:bookmarkStart w:id="422" w:name="BKM_76F0AF36_F011_4216_B99A_7C75820C7A2C"/>
      <w:bookmarkStart w:id="423" w:name="BKM_B13360B8_167E_4DA8_A7B7_EA7DCABE7993"/>
      <w:bookmarkStart w:id="424" w:name="_Toc456946983"/>
      <w:bookmarkEnd w:id="422"/>
      <w:bookmarkEnd w:id="423"/>
      <w:r>
        <w:t>Geologic Unit Details</w:t>
      </w:r>
      <w:bookmarkEnd w:id="424"/>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8F3406">
        <w:t>8.4.1.3</w:t>
      </w:r>
      <w:r w:rsidR="00297011">
        <w:fldChar w:fldCharType="end"/>
      </w:r>
      <w:r w:rsidR="00297011">
        <w:t>)</w:t>
      </w:r>
      <w:r w:rsidRPr="00CB339F">
        <w:t>.</w:t>
      </w:r>
    </w:p>
    <w:p w14:paraId="47A20F63" w14:textId="3F1B2216" w:rsidR="00CB339F" w:rsidRDefault="0095264C" w:rsidP="00CB339F">
      <w:pPr>
        <w:keepNext/>
      </w:pPr>
      <w:r>
        <w:rPr>
          <w:noProof/>
          <w:lang w:val="en-CA" w:eastAsia="en-CA"/>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60</w:t>
      </w:r>
      <w:r w:rsidR="00673E8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8F3406">
        <w:t>8.4.1.3</w:t>
      </w:r>
      <w:r>
        <w:fldChar w:fldCharType="end"/>
      </w:r>
      <w:r>
        <w:t>)</w:t>
      </w:r>
      <w:r w:rsidRPr="00CB339F">
        <w:t>.</w:t>
      </w:r>
    </w:p>
    <w:p w14:paraId="7B43DA20" w14:textId="1D1E3269" w:rsidR="00297011" w:rsidRPr="003A73F1" w:rsidRDefault="00297011" w:rsidP="00D20646">
      <w:pPr>
        <w:pStyle w:val="Titre5"/>
        <w:rPr>
          <w:lang w:val="en-CA"/>
        </w:rPr>
      </w:pPr>
      <w:bookmarkStart w:id="425" w:name="BKM_E8CC2926_B007_4DFB_997F_F78EC469DF9A"/>
      <w:bookmarkEnd w:id="425"/>
      <w:proofErr w:type="gramStart"/>
      <w:r w:rsidRPr="00297011">
        <w:rPr>
          <w:lang w:val="en-CA"/>
        </w:rPr>
        <w:t>bodyMorphology</w:t>
      </w:r>
      <w:proofErr w:type="gramEnd"/>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Titre5"/>
        <w:rPr>
          <w:lang w:val="en-CA"/>
        </w:rPr>
      </w:pPr>
      <w:proofErr w:type="gramStart"/>
      <w:r w:rsidRPr="00D970E9">
        <w:rPr>
          <w:lang w:val="en-CA"/>
        </w:rPr>
        <w:t>unitComposition</w:t>
      </w:r>
      <w:proofErr w:type="gramEnd"/>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Titre5"/>
        <w:rPr>
          <w:lang w:val="en-CA"/>
        </w:rPr>
      </w:pPr>
      <w:proofErr w:type="gramStart"/>
      <w:r w:rsidRPr="00297011">
        <w:rPr>
          <w:lang w:val="en-CA"/>
        </w:rPr>
        <w:t>outcropCharacter</w:t>
      </w:r>
      <w:proofErr w:type="gramEnd"/>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31F9C15B" w14:textId="6BFEEBF2" w:rsidR="00297011" w:rsidRPr="003A73F1" w:rsidRDefault="00297011" w:rsidP="00D20646">
      <w:pPr>
        <w:pStyle w:val="Titre5"/>
        <w:rPr>
          <w:lang w:val="en-CA"/>
        </w:rPr>
      </w:pPr>
      <w:proofErr w:type="gramStart"/>
      <w:r w:rsidRPr="00D970E9">
        <w:rPr>
          <w:lang w:val="en-CA"/>
        </w:rPr>
        <w:t>unitThickness</w:t>
      </w:r>
      <w:proofErr w:type="gramEnd"/>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Titre5"/>
        <w:rPr>
          <w:lang w:val="en-CA"/>
        </w:rPr>
      </w:pPr>
      <w:r>
        <w:rPr>
          <w:lang w:val="en-CA"/>
        </w:rPr>
        <w:t xml:space="preserve"> </w:t>
      </w:r>
      <w:proofErr w:type="gramStart"/>
      <w:r w:rsidR="00E97193">
        <w:rPr>
          <w:lang w:val="en-CA"/>
        </w:rPr>
        <w:t>b</w:t>
      </w:r>
      <w:r w:rsidR="00297011" w:rsidRPr="00D970E9">
        <w:rPr>
          <w:lang w:val="en-CA"/>
        </w:rPr>
        <w:t>edding</w:t>
      </w:r>
      <w:proofErr w:type="gramEnd"/>
    </w:p>
    <w:p w14:paraId="0B9C9B62" w14:textId="1C82AF74" w:rsidR="00297011" w:rsidRDefault="00297011" w:rsidP="00D20646">
      <w:pPr>
        <w:rPr>
          <w:lang w:val="en-CA"/>
        </w:rPr>
      </w:pPr>
      <w:r>
        <w:rPr>
          <w:lang w:val="en-CA"/>
        </w:rPr>
        <w:t xml:space="preserve">The </w:t>
      </w:r>
      <w:r w:rsidRPr="008F3406">
        <w:rPr>
          <w:rStyle w:val="Entity"/>
        </w:rPr>
        <w:t>bedding</w:t>
      </w:r>
      <w:proofErr w:type="gramStart"/>
      <w:r w:rsidRPr="008F3406">
        <w:rPr>
          <w:rStyle w:val="Entity"/>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8F3406">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426" w:name="BKM_BB58E692_A1AE_4D52_B50D_8A8583AB1BE4"/>
      <w:bookmarkStart w:id="427" w:name="BKM_31BF4296_6E8D_413D_AA94_37BAA601A4E2"/>
      <w:bookmarkStart w:id="428" w:name="BKM_0CE007A8_3CE4_4605_997D_014E0E71F898"/>
      <w:bookmarkStart w:id="429" w:name="BKM_4ACCDAB5_D34A_4312_AB32_2B6F03610F7A"/>
      <w:bookmarkStart w:id="430" w:name="_Ref440802024"/>
      <w:bookmarkEnd w:id="426"/>
      <w:bookmarkEnd w:id="427"/>
      <w:bookmarkEnd w:id="428"/>
      <w:bookmarkEnd w:id="429"/>
      <w:r>
        <w:t>BeddingDescription</w:t>
      </w:r>
      <w:bookmarkEnd w:id="430"/>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Titre5"/>
        <w:rPr>
          <w:lang w:val="en-CA"/>
        </w:rPr>
      </w:pPr>
      <w:bookmarkStart w:id="431" w:name="BKM_19472229_5BF0_45F8_BED6_B86B706423A9"/>
      <w:bookmarkEnd w:id="431"/>
      <w:proofErr w:type="gramStart"/>
      <w:r w:rsidRPr="00D970E9">
        <w:rPr>
          <w:lang w:val="en-CA"/>
        </w:rPr>
        <w:t>beddingPattern</w:t>
      </w:r>
      <w:proofErr w:type="gramEnd"/>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Titre5"/>
        <w:rPr>
          <w:lang w:val="en-CA"/>
        </w:rPr>
      </w:pPr>
      <w:proofErr w:type="gramStart"/>
      <w:r w:rsidRPr="00D1762E">
        <w:rPr>
          <w:lang w:val="en-CA"/>
        </w:rPr>
        <w:t>beddingStyle</w:t>
      </w:r>
      <w:proofErr w:type="gramEnd"/>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Titre5"/>
        <w:rPr>
          <w:lang w:val="en-CA"/>
        </w:rPr>
      </w:pPr>
      <w:proofErr w:type="gramStart"/>
      <w:r w:rsidRPr="00336ECD">
        <w:rPr>
          <w:lang w:val="en-CA"/>
        </w:rPr>
        <w:t>beddingThickness</w:t>
      </w:r>
      <w:proofErr w:type="gramEnd"/>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32" w:name="BKM_B8E145AE_8356_455D_8AF6_DD01E80B774C"/>
      <w:bookmarkStart w:id="433" w:name="BKM_8FB90A67_2503_406F_8326_44811B80D96C"/>
      <w:bookmarkStart w:id="434" w:name="BKM_32D036C1_ECEB_4E0E_8D49_567109DB3963"/>
      <w:bookmarkStart w:id="435" w:name="_Toc456946984"/>
      <w:bookmarkEnd w:id="432"/>
      <w:bookmarkEnd w:id="433"/>
      <w:bookmarkEnd w:id="434"/>
      <w:r>
        <w:t>GeoSciML extension vocabularies</w:t>
      </w:r>
      <w:bookmarkEnd w:id="435"/>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436" w:name="_Ref433004816"/>
      <w:proofErr w:type="gramStart"/>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36"/>
      <w:r>
        <w:t xml:space="preserve"> : GeoSciML vocabularies</w:t>
      </w:r>
      <w:r w:rsidR="008279FB">
        <w:t>.</w:t>
      </w:r>
      <w:proofErr w:type="gramEnd"/>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 xml:space="preserve">Refers to a vocabulary of terms describing </w:t>
            </w:r>
            <w:proofErr w:type="gramStart"/>
            <w:r w:rsidRPr="008F3406">
              <w:rPr>
                <w:rFonts w:ascii="Consolas" w:hAnsi="Consolas" w:cs="Consolas"/>
                <w:color w:val="000000"/>
                <w:sz w:val="18"/>
                <w:szCs w:val="18"/>
                <w:lang w:val="en-CA"/>
              </w:rPr>
              <w:t>a relationships</w:t>
            </w:r>
            <w:proofErr w:type="gramEnd"/>
            <w:r w:rsidRPr="008F3406">
              <w:rPr>
                <w:rFonts w:ascii="Consolas" w:hAnsi="Consolas" w:cs="Consolas"/>
                <w:color w:val="000000"/>
                <w:sz w:val="18"/>
                <w:szCs w:val="18"/>
                <w:lang w:val="en-CA"/>
              </w:rPr>
              <w:t xml:space="preserve">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lineation.  Examples include: flow lines, scratches, striae, slickenlines, </w:t>
            </w:r>
            <w:proofErr w:type="gramStart"/>
            <w:r w:rsidRPr="008F3406">
              <w:rPr>
                <w:rFonts w:ascii="Consolas" w:hAnsi="Consolas" w:cs="Consolas"/>
                <w:color w:val="000000"/>
                <w:sz w:val="18"/>
                <w:szCs w:val="18"/>
              </w:rPr>
              <w:t>linear</w:t>
            </w:r>
            <w:proofErr w:type="gramEnd"/>
            <w:r w:rsidRPr="008F3406">
              <w:rPr>
                <w:rFonts w:ascii="Consolas" w:hAnsi="Consolas" w:cs="Consolas"/>
                <w:color w:val="000000"/>
                <w:sz w:val="18"/>
                <w:szCs w:val="18"/>
              </w:rPr>
              <w:t xml:space="preserve">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Titre2"/>
        <w:rPr>
          <w:lang w:val="en-CA"/>
        </w:rPr>
      </w:pPr>
      <w:bookmarkStart w:id="437" w:name="_Ref432948522"/>
      <w:bookmarkStart w:id="438" w:name="_Toc456946985"/>
      <w:r w:rsidRPr="00D12552">
        <w:rPr>
          <w:lang w:val="en-CA"/>
        </w:rPr>
        <w:lastRenderedPageBreak/>
        <w:t xml:space="preserve">GeoSciML </w:t>
      </w:r>
      <w:r>
        <w:rPr>
          <w:lang w:val="en-CA"/>
        </w:rPr>
        <w:t>GeologicTime</w:t>
      </w:r>
      <w:r w:rsidRPr="00D12552">
        <w:rPr>
          <w:lang w:val="en-CA"/>
        </w:rPr>
        <w:t xml:space="preserve"> Requirements </w:t>
      </w:r>
      <w:bookmarkEnd w:id="437"/>
      <w:r w:rsidR="004D38A0" w:rsidRPr="00D12552">
        <w:rPr>
          <w:lang w:val="en-CA"/>
        </w:rPr>
        <w:t>Class</w:t>
      </w:r>
      <w:r w:rsidR="004D38A0">
        <w:rPr>
          <w:lang w:val="en-CA"/>
        </w:rPr>
        <w:t xml:space="preserve"> </w:t>
      </w:r>
      <w:r w:rsidR="004D38A0">
        <w:t>(</w:t>
      </w:r>
      <w:r w:rsidR="00052694">
        <w:t>Normative)</w:t>
      </w:r>
      <w:bookmarkEnd w:id="438"/>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1022236A"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B676F5">
        <w:rPr>
          <w:lang w:val="en-CA"/>
        </w:rPr>
        <w:t xml:space="preserve"> [1]</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CA" w:eastAsia="en-CA"/>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61</w:t>
      </w:r>
      <w:r w:rsidR="00673E83">
        <w:rPr>
          <w:noProof/>
        </w:rPr>
        <w:fldChar w:fldCharType="end"/>
      </w:r>
      <w:r>
        <w:t>: GeologicTime dependencies</w:t>
      </w:r>
      <w:r w:rsidR="008279FB">
        <w:t>.</w:t>
      </w:r>
    </w:p>
    <w:p w14:paraId="2C2DA796" w14:textId="1EEF7A22" w:rsidR="008F4E9C" w:rsidRDefault="0095264C" w:rsidP="008F4E9C">
      <w:pPr>
        <w:keepNext/>
      </w:pPr>
      <w:r>
        <w:rPr>
          <w:noProof/>
          <w:lang w:val="en-CA" w:eastAsia="en-CA"/>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62</w:t>
      </w:r>
      <w:r w:rsidR="00673E83">
        <w:rPr>
          <w:noProof/>
        </w:rPr>
        <w:fldChar w:fldCharType="end"/>
      </w:r>
      <w:r>
        <w:t>: Geologic Time summary diagram</w:t>
      </w:r>
      <w:r w:rsidR="008279FB">
        <w:t>.</w:t>
      </w:r>
    </w:p>
    <w:p w14:paraId="1B5DD8CD" w14:textId="60B4F9D0" w:rsidR="008F4E9C" w:rsidRDefault="008F4E9C" w:rsidP="00D81A7B">
      <w:pPr>
        <w:pStyle w:val="Titre3"/>
      </w:pPr>
      <w:bookmarkStart w:id="439" w:name="_Toc456946986"/>
      <w:r w:rsidRPr="008F4E9C">
        <w:t>Global Boundary Stratotype Sections and Points</w:t>
      </w:r>
      <w:bookmarkEnd w:id="439"/>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CA" w:eastAsia="en-CA"/>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63</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CA" w:eastAsia="en-CA"/>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Lgende"/>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A052E8">
        <w:rPr>
          <w:noProof/>
          <w:lang w:val="fr-CA"/>
        </w:rPr>
        <w:t>64</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Titre5"/>
        <w:rPr>
          <w:lang w:val="en-CA"/>
        </w:rPr>
      </w:pPr>
      <w:proofErr w:type="gramStart"/>
      <w:r w:rsidRPr="00083053">
        <w:rPr>
          <w:lang w:val="en-CA"/>
        </w:rPr>
        <w:t>primaryGuidingCriterion</w:t>
      </w:r>
      <w:proofErr w:type="gramEnd"/>
    </w:p>
    <w:p w14:paraId="3F0500E6" w14:textId="1D253EEC" w:rsidR="009328CD" w:rsidRPr="000B1244" w:rsidRDefault="009328CD" w:rsidP="009328CD">
      <w:r>
        <w:t xml:space="preserve">The property </w:t>
      </w:r>
      <w:r w:rsidRPr="008F3406">
        <w:rPr>
          <w:rStyle w:val="Entity"/>
        </w:rPr>
        <w:t>primaryGuidingCriterion</w:t>
      </w:r>
      <w:proofErr w:type="gramStart"/>
      <w:r w:rsidR="00253146" w:rsidRPr="008F3406">
        <w:rPr>
          <w:rStyle w:val="Entity"/>
        </w:rPr>
        <w:t>:Primitive</w:t>
      </w:r>
      <w:proofErr w:type="gramEnd"/>
      <w:r w:rsidR="00253146" w:rsidRPr="008F3406">
        <w:rPr>
          <w:rStyle w:val="Entity"/>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Titre5"/>
        <w:rPr>
          <w:lang w:val="en-CA"/>
        </w:rPr>
      </w:pPr>
      <w:bookmarkStart w:id="440" w:name="BKM_58D632CF_BB56_4A60_B802_C78FC42B4B0D"/>
      <w:bookmarkEnd w:id="440"/>
      <w:proofErr w:type="gramStart"/>
      <w:r w:rsidRPr="00D970E9">
        <w:rPr>
          <w:lang w:val="en-CA"/>
        </w:rPr>
        <w:t>additionalCorrelationProperty</w:t>
      </w:r>
      <w:proofErr w:type="gramEnd"/>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Titre5"/>
        <w:rPr>
          <w:lang w:val="en-CA"/>
        </w:rPr>
      </w:pPr>
      <w:proofErr w:type="gramStart"/>
      <w:r>
        <w:rPr>
          <w:lang w:val="en-CA"/>
        </w:rPr>
        <w:t>s</w:t>
      </w:r>
      <w:r w:rsidRPr="009328CD">
        <w:rPr>
          <w:lang w:val="en-CA"/>
        </w:rPr>
        <w:t>tatus</w:t>
      </w:r>
      <w:proofErr w:type="gramEnd"/>
    </w:p>
    <w:p w14:paraId="5E0E0A8F" w14:textId="06903B6B" w:rsidR="009328CD" w:rsidRDefault="009328CD" w:rsidP="00D20646">
      <w:pPr>
        <w:rPr>
          <w:lang w:val="en-CA"/>
        </w:rPr>
      </w:pPr>
      <w:r>
        <w:rPr>
          <w:lang w:val="en-CA"/>
        </w:rPr>
        <w:t xml:space="preserve">The property </w:t>
      </w:r>
      <w:r w:rsidRPr="008F3406">
        <w:rPr>
          <w:rStyle w:val="Entity"/>
        </w:rPr>
        <w:t>status</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441" w:name="BKM_B8B6E400_425B_496D_997B_63F3369FC8C6"/>
      <w:bookmarkStart w:id="442" w:name="BKM_0A8B18AD_F79E_4E63_8D17_DE2C48F3AF42"/>
      <w:bookmarkStart w:id="443" w:name="BKM_F023F8DE_07B5_4FF5_8335_917836DF40EC"/>
      <w:bookmarkEnd w:id="441"/>
      <w:bookmarkEnd w:id="442"/>
      <w:bookmarkEnd w:id="443"/>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CA" w:eastAsia="en-CA"/>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A052E8">
        <w:rPr>
          <w:noProof/>
          <w:lang w:val="fr-CA"/>
        </w:rPr>
        <w:t>65</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Titre5"/>
        <w:rPr>
          <w:lang w:val="en-CA"/>
        </w:rPr>
      </w:pPr>
      <w:proofErr w:type="gramStart"/>
      <w:r w:rsidRPr="00975F19">
        <w:rPr>
          <w:lang w:val="en-CA"/>
        </w:rPr>
        <w:t>geologicS</w:t>
      </w:r>
      <w:r w:rsidRPr="00D970E9">
        <w:rPr>
          <w:lang w:val="en-CA"/>
        </w:rPr>
        <w:t>etting</w:t>
      </w:r>
      <w:proofErr w:type="gramEnd"/>
    </w:p>
    <w:p w14:paraId="20281BFA" w14:textId="256D4AB5" w:rsidR="009328CD" w:rsidRDefault="009328CD">
      <w:pPr>
        <w:rPr>
          <w:lang w:val="en-CA"/>
        </w:rPr>
      </w:pPr>
      <w:r>
        <w:rPr>
          <w:lang w:val="en-CA"/>
        </w:rPr>
        <w:t xml:space="preserve">The property </w:t>
      </w:r>
      <w:r w:rsidRPr="008F3406">
        <w:rPr>
          <w:rStyle w:val="Entity"/>
        </w:rPr>
        <w:t>geologicSetting</w:t>
      </w:r>
      <w:proofErr w:type="gramStart"/>
      <w:r w:rsidR="00253146" w:rsidRPr="008F3406">
        <w:rPr>
          <w:rStyle w:val="Entity"/>
        </w:rPr>
        <w:t>:Primitive</w:t>
      </w:r>
      <w:proofErr w:type="gramEnd"/>
      <w:r w:rsidR="00253146" w:rsidRPr="008F3406">
        <w:rPr>
          <w:rStyle w:val="Entity"/>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Titre5"/>
      </w:pPr>
      <w:proofErr w:type="gramStart"/>
      <w:r w:rsidRPr="009328CD">
        <w:t>geologicDescription</w:t>
      </w:r>
      <w:proofErr w:type="gramEnd"/>
    </w:p>
    <w:p w14:paraId="3AE0C16C" w14:textId="6CA04C21" w:rsidR="009328CD" w:rsidRDefault="009328CD" w:rsidP="009328CD">
      <w:r>
        <w:t xml:space="preserve">The </w:t>
      </w:r>
      <w:r w:rsidRPr="008F3406">
        <w:rPr>
          <w:rStyle w:val="Entity"/>
        </w:rPr>
        <w:t>geologicDescription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Titre5"/>
      </w:pPr>
      <w:proofErr w:type="gramStart"/>
      <w:r>
        <w:t>a</w:t>
      </w:r>
      <w:r w:rsidRPr="009328CD">
        <w:t>ccessibility</w:t>
      </w:r>
      <w:proofErr w:type="gramEnd"/>
    </w:p>
    <w:p w14:paraId="291D23E9" w14:textId="6FB76184" w:rsidR="009328CD" w:rsidRDefault="009328CD" w:rsidP="009328CD">
      <w:r>
        <w:lastRenderedPageBreak/>
        <w:t xml:space="preserve">The property </w:t>
      </w:r>
      <w:r w:rsidRPr="008F3406">
        <w:rPr>
          <w:rStyle w:val="Entity"/>
        </w:rPr>
        <w:t>accessibility</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Titre5"/>
      </w:pPr>
      <w:proofErr w:type="gramStart"/>
      <w:r>
        <w:t>c</w:t>
      </w:r>
      <w:r w:rsidRPr="009328CD">
        <w:t>onservation</w:t>
      </w:r>
      <w:proofErr w:type="gramEnd"/>
    </w:p>
    <w:p w14:paraId="75664D6D" w14:textId="3B112980" w:rsidR="009328CD" w:rsidRDefault="009328CD" w:rsidP="009328CD">
      <w:r>
        <w:t xml:space="preserve">The property </w:t>
      </w:r>
      <w:r w:rsidRPr="008F3406">
        <w:rPr>
          <w:rStyle w:val="Entity"/>
        </w:rPr>
        <w:t>conservation</w:t>
      </w:r>
      <w:proofErr w:type="gramStart"/>
      <w:r w:rsidR="00253146" w:rsidRPr="008F3406">
        <w:rPr>
          <w:rStyle w:val="Entity"/>
        </w:rPr>
        <w:t>:Primitive</w:t>
      </w:r>
      <w:proofErr w:type="gramEnd"/>
      <w:r w:rsidR="00253146" w:rsidRPr="008F3406">
        <w:rPr>
          <w:rStyle w:val="Entity"/>
        </w:rPr>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444" w:name="BKM_1C0FB01B_F4A6_4733_BA06_87BA9B2415C9"/>
      <w:bookmarkStart w:id="445" w:name="BKM_FF29DAEB_3E4E_4D00_B3A1_D0E4D913A1D2"/>
      <w:bookmarkStart w:id="446" w:name="BKM_2769F637_48D7_42F4_B567_915886458F2C"/>
      <w:bookmarkStart w:id="447" w:name="BKM_DAEF393B_8D05_4043_87C1_9038BA957915"/>
      <w:bookmarkStart w:id="448" w:name="BKM_45E678ED_7B83_4A86_A4BD_BC55352F39D9"/>
      <w:bookmarkStart w:id="449" w:name="_Toc456946987"/>
      <w:bookmarkEnd w:id="444"/>
      <w:bookmarkEnd w:id="445"/>
      <w:bookmarkEnd w:id="446"/>
      <w:bookmarkEnd w:id="447"/>
      <w:bookmarkEnd w:id="448"/>
      <w:r>
        <w:t>Temporal Reference System</w:t>
      </w:r>
      <w:bookmarkEnd w:id="44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CA" w:eastAsia="en-CA"/>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66</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Titre5"/>
      </w:pPr>
      <w:proofErr w:type="gramStart"/>
      <w:r w:rsidRPr="008816FC">
        <w:t>referencePoint</w:t>
      </w:r>
      <w:proofErr w:type="gramEnd"/>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Titre5"/>
        <w:rPr>
          <w:lang w:val="en-CA"/>
        </w:rPr>
      </w:pPr>
      <w:proofErr w:type="gramStart"/>
      <w:r>
        <w:rPr>
          <w:lang w:val="en-CA"/>
        </w:rPr>
        <w:t>c</w:t>
      </w:r>
      <w:r w:rsidRPr="00D970E9">
        <w:rPr>
          <w:lang w:val="en-CA"/>
        </w:rPr>
        <w:t>omponent</w:t>
      </w:r>
      <w:proofErr w:type="gramEnd"/>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Titre5"/>
      </w:pPr>
      <w:proofErr w:type="gramStart"/>
      <w:r>
        <w:t>m</w:t>
      </w:r>
      <w:r w:rsidR="00F613F1" w:rsidRPr="00F613F1">
        <w:t>ember</w:t>
      </w:r>
      <w:proofErr w:type="gramEnd"/>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Titre5"/>
      </w:pPr>
      <w:proofErr w:type="gramStart"/>
      <w:r>
        <w:t>group</w:t>
      </w:r>
      <w:proofErr w:type="gramEnd"/>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Titre5"/>
        <w:rPr>
          <w:lang w:val="en-CA"/>
        </w:rPr>
      </w:pPr>
      <w:proofErr w:type="gramStart"/>
      <w:r>
        <w:rPr>
          <w:lang w:val="en-CA"/>
        </w:rPr>
        <w:t>s</w:t>
      </w:r>
      <w:r w:rsidRPr="00D970E9">
        <w:rPr>
          <w:lang w:val="en-CA"/>
        </w:rPr>
        <w:t>tart</w:t>
      </w:r>
      <w:proofErr w:type="gramEnd"/>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Titre5"/>
        <w:rPr>
          <w:lang w:val="en-CA"/>
        </w:rPr>
      </w:pPr>
      <w:proofErr w:type="gramStart"/>
      <w:r>
        <w:rPr>
          <w:lang w:val="en-CA"/>
        </w:rPr>
        <w:t>end</w:t>
      </w:r>
      <w:proofErr w:type="gramEnd"/>
    </w:p>
    <w:p w14:paraId="4339AC52" w14:textId="3E0C1832" w:rsidR="00347A75" w:rsidRDefault="00347A75" w:rsidP="00347A75">
      <w:pPr>
        <w:rPr>
          <w:lang w:val="en-CA"/>
        </w:rPr>
      </w:pPr>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youngest boundary</w:t>
            </w:r>
          </w:p>
        </w:tc>
      </w:tr>
    </w:tbl>
    <w:p w14:paraId="7ECF01DE" w14:textId="77777777" w:rsidR="004A18C3" w:rsidRDefault="004A18C3" w:rsidP="00821F1F"/>
    <w:p w14:paraId="39A11776" w14:textId="77777777" w:rsidR="008B1551" w:rsidRDefault="008B1551"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Titre5"/>
      </w:pPr>
      <w:proofErr w:type="gramStart"/>
      <w:r>
        <w:t>position</w:t>
      </w:r>
      <w:proofErr w:type="gramEnd"/>
    </w:p>
    <w:p w14:paraId="751D2AC9" w14:textId="63D54075" w:rsidR="008132F4" w:rsidRDefault="008132F4">
      <w:r>
        <w:t xml:space="preserve">The </w:t>
      </w:r>
      <w:r w:rsidRPr="008F3406">
        <w:rPr>
          <w:rStyle w:val="Entity"/>
        </w:rPr>
        <w:t>position</w:t>
      </w:r>
      <w:proofErr w:type="gramStart"/>
      <w:r w:rsidRPr="008F3406">
        <w:rPr>
          <w:rStyle w:val="Entity"/>
        </w:rPr>
        <w:t>:TM</w:t>
      </w:r>
      <w:proofErr w:type="gramEnd"/>
      <w:r w:rsidRPr="008F3406">
        <w:rPr>
          <w:rStyle w:val="Entity"/>
        </w:rPr>
        <w:t>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Titre5"/>
      </w:pPr>
      <w:proofErr w:type="gramStart"/>
      <w:r w:rsidRPr="008132F4">
        <w:t>positionalUncertainty</w:t>
      </w:r>
      <w:proofErr w:type="gramEnd"/>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Titre5"/>
      </w:pPr>
      <w:proofErr w:type="gramStart"/>
      <w:r w:rsidRPr="008132F4">
        <w:t>previousEra</w:t>
      </w:r>
      <w:proofErr w:type="gramEnd"/>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Titre5"/>
        <w:rPr>
          <w:lang w:val="en-CA"/>
        </w:rPr>
      </w:pPr>
      <w:proofErr w:type="gramStart"/>
      <w:r w:rsidRPr="00D970E9">
        <w:rPr>
          <w:lang w:val="en-CA"/>
        </w:rPr>
        <w:t>nextEra</w:t>
      </w:r>
      <w:proofErr w:type="gramEnd"/>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Titre5"/>
        <w:rPr>
          <w:lang w:val="en-CA"/>
        </w:rPr>
      </w:pPr>
      <w:proofErr w:type="gramStart"/>
      <w:r w:rsidRPr="00D970E9">
        <w:rPr>
          <w:lang w:val="en-CA"/>
        </w:rPr>
        <w:t>observationalBasis</w:t>
      </w:r>
      <w:proofErr w:type="gramEnd"/>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Titre3"/>
      </w:pPr>
      <w:bookmarkStart w:id="450" w:name="BKM_63ECF066_EE03_4253_8744_0F86D06238D4"/>
      <w:bookmarkStart w:id="451" w:name="BKM_87370C48_A777_490F_8AD5_7B430EEB4CC8"/>
      <w:bookmarkStart w:id="452" w:name="BKM_229122EC_1DA3_4235_81D3_26787B18C5E7"/>
      <w:bookmarkStart w:id="453" w:name="_Toc456946988"/>
      <w:bookmarkEnd w:id="450"/>
      <w:bookmarkEnd w:id="451"/>
      <w:bookmarkEnd w:id="452"/>
      <w:r>
        <w:t>Time scale</w:t>
      </w:r>
      <w:bookmarkEnd w:id="453"/>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CA" w:eastAsia="en-CA"/>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67</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6" w:history="1">
        <w:r w:rsidR="0095264C" w:rsidRPr="00A74C9D">
          <w:rPr>
            <w:rStyle w:val="Lienhypertexte"/>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CA" w:eastAsia="en-CA"/>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68</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Titre5"/>
        <w:rPr>
          <w:lang w:val="en-CA"/>
        </w:rPr>
      </w:pPr>
      <w:bookmarkStart w:id="454" w:name="BKM_87E807D4_B547_4527_95DA_3886362CC5FC"/>
      <w:bookmarkEnd w:id="454"/>
      <w:proofErr w:type="gramStart"/>
      <w:r>
        <w:rPr>
          <w:lang w:val="en-CA"/>
        </w:rPr>
        <w:t>r</w:t>
      </w:r>
      <w:r w:rsidRPr="00D970E9">
        <w:rPr>
          <w:lang w:val="en-CA"/>
        </w:rPr>
        <w:t>ank</w:t>
      </w:r>
      <w:proofErr w:type="gramEnd"/>
    </w:p>
    <w:p w14:paraId="7E907D78" w14:textId="762DCA9D" w:rsidR="001B130F" w:rsidRDefault="001B130F" w:rsidP="00D20646">
      <w:pPr>
        <w:rPr>
          <w:lang w:val="en-CA"/>
        </w:rPr>
      </w:pPr>
      <w:r>
        <w:rPr>
          <w:lang w:val="en-CA"/>
        </w:rPr>
        <w:t xml:space="preserve">The property </w:t>
      </w:r>
      <w:r w:rsidRPr="005603F4">
        <w:rPr>
          <w:rStyle w:val="Entity"/>
        </w:rPr>
        <w:t>rank</w:t>
      </w:r>
      <w:proofErr w:type="gramStart"/>
      <w:r w:rsidRPr="005603F4">
        <w:rPr>
          <w:rStyle w:val="Entity"/>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Titre5"/>
        <w:rPr>
          <w:lang w:val="en-CA"/>
        </w:rPr>
      </w:pPr>
      <w:proofErr w:type="gramStart"/>
      <w:r>
        <w:rPr>
          <w:lang w:val="en-CA"/>
        </w:rPr>
        <w:t>s</w:t>
      </w:r>
      <w:r w:rsidR="001B130F" w:rsidRPr="00D970E9">
        <w:rPr>
          <w:lang w:val="en-CA"/>
        </w:rPr>
        <w:t>tratotype</w:t>
      </w:r>
      <w:proofErr w:type="gramEnd"/>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455" w:name="BKM_84F1004A_AA50_459B_B70A_65E13CA8B294"/>
      <w:bookmarkEnd w:id="455"/>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CA" w:eastAsia="en-CA"/>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69</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Titre5"/>
      </w:pPr>
      <w:proofErr w:type="gramStart"/>
      <w:r>
        <w:t>s</w:t>
      </w:r>
      <w:r w:rsidRPr="00757EBF">
        <w:t>tratotype</w:t>
      </w:r>
      <w:proofErr w:type="gramEnd"/>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456" w:name="_Ref440945032"/>
      <w:r>
        <w:t xml:space="preserve">Figure </w:t>
      </w:r>
      <w:r>
        <w:fldChar w:fldCharType="begin"/>
      </w:r>
      <w:r>
        <w:instrText xml:space="preserve"> SEQ Figure \* ARABIC </w:instrText>
      </w:r>
      <w:r>
        <w:fldChar w:fldCharType="separate"/>
      </w:r>
      <w:r w:rsidR="00A052E8">
        <w:rPr>
          <w:noProof/>
        </w:rPr>
        <w:t>70</w:t>
      </w:r>
      <w:r>
        <w:fldChar w:fldCharType="end"/>
      </w:r>
      <w:bookmarkEnd w:id="456"/>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CA" w:eastAsia="en-CA"/>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A052E8">
        <w:rPr>
          <w:noProof/>
        </w:rPr>
        <w:t>71</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7526B198"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95264C">
        <w:t xml:space="preserve">; </w:t>
      </w:r>
      <w:hyperlink r:id="rId91" w:history="1">
        <w:r w:rsidR="0095264C" w:rsidRPr="00A74C9D">
          <w:rPr>
            <w:rStyle w:val="Lienhypertexte"/>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Titre3"/>
      </w:pPr>
      <w:bookmarkStart w:id="457" w:name="_Toc456946989"/>
      <w:r>
        <w:t>Geologic time</w:t>
      </w:r>
      <w:r w:rsidR="00B42641">
        <w:t xml:space="preserve"> vocabularies</w:t>
      </w:r>
      <w:bookmarkEnd w:id="457"/>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58"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58"/>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Titre2"/>
        <w:rPr>
          <w:lang w:val="en-CA"/>
        </w:rPr>
      </w:pPr>
      <w:bookmarkStart w:id="459" w:name="_Toc456946990"/>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59"/>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CA" w:eastAsia="en-CA"/>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72</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CA" w:eastAsia="en-CA"/>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73</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60" w:name="_Toc456946991"/>
      <w:r>
        <w:rPr>
          <w:lang w:val="en-CA"/>
        </w:rPr>
        <w:t>Borehole</w:t>
      </w:r>
      <w:bookmarkEnd w:id="460"/>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CA" w:eastAsia="en-CA"/>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74</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Titre5"/>
        <w:rPr>
          <w:lang w:val="en-CA"/>
        </w:rPr>
      </w:pPr>
      <w:proofErr w:type="gramStart"/>
      <w:r w:rsidRPr="006A1F12">
        <w:rPr>
          <w:lang w:val="en-CA"/>
        </w:rPr>
        <w:t>indexData</w:t>
      </w:r>
      <w:proofErr w:type="gramEnd"/>
    </w:p>
    <w:p w14:paraId="3C5870FD" w14:textId="1E68EDC1" w:rsidR="006A1F12" w:rsidRDefault="006A1F12" w:rsidP="00CD7325">
      <w:pPr>
        <w:rPr>
          <w:lang w:val="en-CA"/>
        </w:rPr>
      </w:pPr>
      <w:r>
        <w:rPr>
          <w:lang w:val="en-CA"/>
        </w:rPr>
        <w:t xml:space="preserve">The property </w:t>
      </w:r>
      <w:r w:rsidRPr="005603F4">
        <w:rPr>
          <w:rStyle w:val="Entity"/>
        </w:rPr>
        <w:t>indexData</w:t>
      </w:r>
      <w:proofErr w:type="gramStart"/>
      <w:r w:rsidRPr="005603F4">
        <w:rPr>
          <w:rStyle w:val="Entity"/>
        </w:rPr>
        <w:t>:Borehol</w:t>
      </w:r>
      <w:r w:rsidR="00675648" w:rsidRPr="005603F4">
        <w:rPr>
          <w:rStyle w:val="Entity"/>
        </w:rPr>
        <w:t>e</w:t>
      </w:r>
      <w:r w:rsidRPr="005603F4">
        <w:rPr>
          <w:rStyle w:val="Entity"/>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Titre5"/>
        <w:rPr>
          <w:lang w:val="en-CA"/>
        </w:rPr>
      </w:pPr>
      <w:proofErr w:type="gramStart"/>
      <w:r w:rsidRPr="006A1F12">
        <w:rPr>
          <w:lang w:val="en-CA"/>
        </w:rPr>
        <w:t>downholeDrillingDetails</w:t>
      </w:r>
      <w:proofErr w:type="gramEnd"/>
    </w:p>
    <w:p w14:paraId="34841602" w14:textId="001EE885" w:rsidR="00675648" w:rsidRDefault="00675648" w:rsidP="006A1F12">
      <w:pPr>
        <w:rPr>
          <w:lang w:val="en-CA"/>
        </w:rPr>
      </w:pPr>
      <w:r>
        <w:rPr>
          <w:lang w:val="en-CA"/>
        </w:rPr>
        <w:t xml:space="preserve">The property </w:t>
      </w:r>
      <w:r w:rsidRPr="005603F4">
        <w:rPr>
          <w:rStyle w:val="Entity"/>
        </w:rPr>
        <w:t>downholeDrillingDetails</w:t>
      </w:r>
      <w:proofErr w:type="gramStart"/>
      <w:r w:rsidRPr="005603F4">
        <w:rPr>
          <w:rStyle w:val="Entity"/>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Titre5"/>
        <w:rPr>
          <w:lang w:val="en-CA"/>
        </w:rPr>
      </w:pPr>
      <w:proofErr w:type="gramStart"/>
      <w:r>
        <w:rPr>
          <w:lang w:val="en-CA"/>
        </w:rPr>
        <w:t>logElement</w:t>
      </w:r>
      <w:proofErr w:type="gramEnd"/>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Titre5"/>
        <w:rPr>
          <w:lang w:val="en-CA"/>
        </w:rPr>
      </w:pPr>
      <w:proofErr w:type="gramStart"/>
      <w:r>
        <w:rPr>
          <w:lang w:val="en-CA"/>
        </w:rPr>
        <w:t>referenceLocation</w:t>
      </w:r>
      <w:proofErr w:type="gramEnd"/>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6B64F2FE" w14:textId="1ACADC35" w:rsidR="000A04A2" w:rsidRDefault="000A04A2" w:rsidP="000A04A2">
      <w:pPr>
        <w:pStyle w:val="Titre5"/>
        <w:rPr>
          <w:lang w:val="en-CA"/>
        </w:rPr>
      </w:pPr>
      <w:r>
        <w:rPr>
          <w:lang w:val="en-CA"/>
        </w:rPr>
        <w:t>OM</w:t>
      </w:r>
      <w:proofErr w:type="gramStart"/>
      <w:r>
        <w:rPr>
          <w:lang w:val="en-CA"/>
        </w:rPr>
        <w:t>:sampledFeature</w:t>
      </w:r>
      <w:proofErr w:type="gramEnd"/>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Paragraphedeliste"/>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Paragraphedeliste"/>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Titre4"/>
        <w:rPr>
          <w:lang w:val="en-CA"/>
        </w:rPr>
      </w:pPr>
      <w:bookmarkStart w:id="461" w:name="_Ref456518000"/>
      <w:r>
        <w:rPr>
          <w:lang w:val="en-CA"/>
        </w:rPr>
        <w:t>DrillingDetails</w:t>
      </w:r>
      <w:bookmarkEnd w:id="461"/>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CA" w:eastAsia="en-CA"/>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75</w:t>
      </w:r>
      <w:r w:rsidR="00673E83">
        <w:rPr>
          <w:noProof/>
        </w:rPr>
        <w:fldChar w:fldCharType="end"/>
      </w:r>
      <w:r>
        <w:t>: Drilling details</w:t>
      </w:r>
    </w:p>
    <w:p w14:paraId="6B71DB12" w14:textId="0613483B" w:rsidR="0056286F" w:rsidRPr="008E5B1A" w:rsidRDefault="0056286F" w:rsidP="008E5B1A">
      <w:pPr>
        <w:pStyle w:val="Titre5"/>
        <w:rPr>
          <w:lang w:val="en-CA"/>
        </w:rPr>
      </w:pPr>
      <w:proofErr w:type="gramStart"/>
      <w:r w:rsidRPr="00D970E9">
        <w:rPr>
          <w:lang w:val="en-CA"/>
        </w:rPr>
        <w:t>drillingMethod</w:t>
      </w:r>
      <w:proofErr w:type="gramEnd"/>
    </w:p>
    <w:p w14:paraId="10A4F4C1" w14:textId="4A98E952" w:rsidR="0056286F" w:rsidRDefault="0056286F">
      <w:pPr>
        <w:rPr>
          <w:lang w:val="en-CA"/>
        </w:rPr>
      </w:pPr>
      <w:r>
        <w:rPr>
          <w:lang w:val="en-CA"/>
        </w:rPr>
        <w:lastRenderedPageBreak/>
        <w:t xml:space="preserve">The </w:t>
      </w:r>
      <w:r w:rsidRPr="005603F4">
        <w:rPr>
          <w:rStyle w:val="Entity"/>
        </w:rPr>
        <w:t>drillingMethod</w:t>
      </w:r>
      <w:proofErr w:type="gramStart"/>
      <w:r w:rsidRPr="005603F4">
        <w:rPr>
          <w:rStyle w:val="Entity"/>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Titre5"/>
        <w:rPr>
          <w:lang w:val="en-CA"/>
        </w:rPr>
      </w:pPr>
      <w:proofErr w:type="gramStart"/>
      <w:r w:rsidRPr="0056286F">
        <w:rPr>
          <w:lang w:val="en-CA"/>
        </w:rPr>
        <w:t>boreholeDiameter</w:t>
      </w:r>
      <w:proofErr w:type="gramEnd"/>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Titre5"/>
        <w:rPr>
          <w:lang w:val="en-CA"/>
        </w:rPr>
      </w:pPr>
      <w:proofErr w:type="gramStart"/>
      <w:r>
        <w:rPr>
          <w:lang w:val="en-CA"/>
        </w:rPr>
        <w:t>intervalBegin</w:t>
      </w:r>
      <w:proofErr w:type="gramEnd"/>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Marquedecommentaire"/>
              </w:rPr>
              <w:commentReference w:id="462"/>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Titre5"/>
        <w:rPr>
          <w:lang w:val="en-CA"/>
        </w:rPr>
      </w:pPr>
      <w:proofErr w:type="gramStart"/>
      <w:r>
        <w:rPr>
          <w:lang w:val="en-CA"/>
        </w:rPr>
        <w:t>intervalEnd</w:t>
      </w:r>
      <w:proofErr w:type="gramEnd"/>
    </w:p>
    <w:p w14:paraId="7A22B259" w14:textId="50EF8895" w:rsidR="008B1DC6" w:rsidRDefault="0056286F" w:rsidP="00D20646">
      <w:pPr>
        <w:rPr>
          <w:lang w:val="en-CA"/>
        </w:rPr>
      </w:pPr>
      <w:bookmarkStart w:id="463" w:name="BKM_A12417ED_F0A6_4403_85AA_20F080BAB4D5"/>
      <w:bookmarkEnd w:id="463"/>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4E6F80" w:rsidP="001F16B2">
      <w:pPr>
        <w:pStyle w:val="Titre5"/>
        <w:rPr>
          <w:lang w:val="en-CA"/>
        </w:rPr>
      </w:pPr>
      <w:r>
        <w:rPr>
          <w:rStyle w:val="Marquedecommentaire"/>
        </w:rPr>
        <w:commentReference w:id="464"/>
      </w:r>
      <w:proofErr w:type="gramStart"/>
      <w:r w:rsidR="002F5463">
        <w:rPr>
          <w:lang w:val="en-CA"/>
        </w:rPr>
        <w:t>interval</w:t>
      </w:r>
      <w:proofErr w:type="gramEnd"/>
    </w:p>
    <w:p w14:paraId="49FC8C99" w14:textId="2F8E9D94" w:rsidR="002F5463" w:rsidRDefault="002F5463" w:rsidP="00D20646">
      <w:pPr>
        <w:rPr>
          <w:lang w:val="en-CA"/>
        </w:rPr>
      </w:pPr>
      <w:r>
        <w:rPr>
          <w:lang w:val="en-CA"/>
        </w:rPr>
        <w:t xml:space="preserve">The property </w:t>
      </w:r>
      <w:r w:rsidRPr="005603F4">
        <w:rPr>
          <w:rStyle w:val="Entity"/>
        </w:rPr>
        <w:t>interval</w:t>
      </w:r>
      <w:proofErr w:type="gramStart"/>
      <w:r w:rsidRPr="005603F4">
        <w:rPr>
          <w:rStyle w:val="Entity"/>
        </w:rPr>
        <w:t>:GM</w:t>
      </w:r>
      <w:proofErr w:type="gramEnd"/>
      <w:r w:rsidRPr="005603F4">
        <w:rPr>
          <w:rStyle w:val="Entity"/>
        </w:rPr>
        <w:t>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65" w:name="BKM_25F49F60_E3B5_4649_859A_CB23C16B4FDD"/>
      <w:bookmarkStart w:id="466" w:name="BKM_D18D7519_9180_4B84_84F3_D595F9367FF9"/>
      <w:bookmarkStart w:id="467" w:name="BKM_E2471C2A_7288_4681_B62D_57416C5AAFFF"/>
      <w:bookmarkStart w:id="468" w:name="BKM_C67677C2_A392_4DF9_BEE3_2543E744EE8A"/>
      <w:bookmarkEnd w:id="465"/>
      <w:bookmarkEnd w:id="466"/>
      <w:bookmarkEnd w:id="467"/>
      <w:bookmarkEnd w:id="468"/>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469" w:name="_Ref443827761"/>
      <w:r>
        <w:rPr>
          <w:lang w:val="en-CA"/>
        </w:rPr>
        <w:t>BoreholeInterval</w:t>
      </w:r>
      <w:bookmarkEnd w:id="469"/>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5603F4">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CA" w:eastAsia="en-CA"/>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76</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Titre5"/>
        <w:rPr>
          <w:lang w:val="en-CA"/>
        </w:rPr>
      </w:pPr>
      <w:proofErr w:type="gramStart"/>
      <w:r w:rsidRPr="00043700">
        <w:rPr>
          <w:lang w:val="en-CA"/>
        </w:rPr>
        <w:t>observationMethod</w:t>
      </w:r>
      <w:proofErr w:type="gramEnd"/>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Titre5"/>
        <w:rPr>
          <w:lang w:val="en-CA"/>
        </w:rPr>
      </w:pPr>
      <w:proofErr w:type="gramStart"/>
      <w:r>
        <w:rPr>
          <w:lang w:val="en-CA"/>
        </w:rPr>
        <w:t>s</w:t>
      </w:r>
      <w:r w:rsidR="00043700" w:rsidRPr="00043700">
        <w:rPr>
          <w:lang w:val="en-CA"/>
        </w:rPr>
        <w:t>pecification</w:t>
      </w:r>
      <w:proofErr w:type="gramEnd"/>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Titre5"/>
        <w:rPr>
          <w:lang w:val="en-CA"/>
        </w:rPr>
      </w:pPr>
      <w:proofErr w:type="gramStart"/>
      <w:r w:rsidRPr="00D970E9">
        <w:rPr>
          <w:lang w:val="en-CA"/>
        </w:rPr>
        <w:t>mappedIntervalBegin</w:t>
      </w:r>
      <w:proofErr w:type="gramEnd"/>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Titre5"/>
        <w:rPr>
          <w:lang w:val="en-CA"/>
        </w:rPr>
      </w:pPr>
      <w:proofErr w:type="gramStart"/>
      <w:r w:rsidRPr="00816874">
        <w:rPr>
          <w:lang w:val="en-CA"/>
        </w:rPr>
        <w:t>mappedIntervalEnd</w:t>
      </w:r>
      <w:proofErr w:type="gramEnd"/>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Titre5"/>
        <w:rPr>
          <w:lang w:val="en-CA"/>
        </w:rPr>
      </w:pPr>
      <w:proofErr w:type="gramStart"/>
      <w:r w:rsidRPr="008B42C0">
        <w:rPr>
          <w:lang w:val="en-CA"/>
        </w:rPr>
        <w:t>collectionIdentifier</w:t>
      </w:r>
      <w:proofErr w:type="gramEnd"/>
    </w:p>
    <w:p w14:paraId="4B037CC1" w14:textId="5E6DDD41" w:rsidR="008152AF" w:rsidRDefault="008B42C0" w:rsidP="00CD7325">
      <w:pPr>
        <w:rPr>
          <w:lang w:val="en-CA"/>
        </w:rPr>
      </w:pPr>
      <w:r>
        <w:rPr>
          <w:lang w:val="en-CA"/>
        </w:rPr>
        <w:t xml:space="preserve">The </w:t>
      </w:r>
      <w:r w:rsidRPr="005603F4">
        <w:rPr>
          <w:rStyle w:val="Entity"/>
        </w:rPr>
        <w:t>collectionIdentifier</w:t>
      </w:r>
      <w:proofErr w:type="gramStart"/>
      <w:r w:rsidRPr="005603F4">
        <w:rPr>
          <w:rStyle w:val="Entity"/>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Titre5"/>
        <w:rPr>
          <w:lang w:val="en-CA"/>
        </w:rPr>
      </w:pPr>
      <w:proofErr w:type="gramStart"/>
      <w:r>
        <w:rPr>
          <w:lang w:val="en-CA"/>
        </w:rPr>
        <w:t>parentBorehole</w:t>
      </w:r>
      <w:proofErr w:type="gramEnd"/>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Titre5"/>
        <w:rPr>
          <w:lang w:val="en-CA"/>
        </w:rPr>
      </w:pPr>
      <w:proofErr w:type="gramStart"/>
      <w:r>
        <w:rPr>
          <w:lang w:val="en-CA"/>
        </w:rPr>
        <w:t>s</w:t>
      </w:r>
      <w:r w:rsidRPr="00D970E9">
        <w:rPr>
          <w:lang w:val="en-CA"/>
        </w:rPr>
        <w:t>hape</w:t>
      </w:r>
      <w:proofErr w:type="gramEnd"/>
    </w:p>
    <w:p w14:paraId="6AA856F7" w14:textId="4250CAF8" w:rsidR="008152AF" w:rsidRDefault="008152AF">
      <w:pPr>
        <w:rPr>
          <w:lang w:val="en-CA"/>
        </w:rPr>
      </w:pPr>
      <w:r w:rsidRPr="008152AF">
        <w:rPr>
          <w:lang w:val="en-CA"/>
        </w:rPr>
        <w:t xml:space="preserve">The property </w:t>
      </w:r>
      <w:r w:rsidRPr="005603F4">
        <w:rPr>
          <w:rStyle w:val="Entity"/>
        </w:rPr>
        <w:t>shape</w:t>
      </w:r>
      <w:proofErr w:type="gramStart"/>
      <w:r w:rsidRPr="005603F4">
        <w:rPr>
          <w:rStyle w:val="Entity"/>
        </w:rPr>
        <w:t>:GM</w:t>
      </w:r>
      <w:proofErr w:type="gramEnd"/>
      <w:r w:rsidRPr="005603F4">
        <w:rPr>
          <w:rStyle w:val="Entity"/>
        </w:rPr>
        <w:t>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the SRS of the containing borehole.</w:t>
      </w:r>
    </w:p>
    <w:p w14:paraId="53B2BF35" w14:textId="63BE345A" w:rsidR="00B3403C" w:rsidRDefault="00B3403C" w:rsidP="00B3403C">
      <w:pPr>
        <w:rPr>
          <w:lang w:val="en-CA"/>
        </w:rPr>
      </w:pPr>
      <w:bookmarkStart w:id="470" w:name="BKM_73DD4A6D_1BCE_421F_B6B6_00A34E56B7BC"/>
      <w:bookmarkStart w:id="471" w:name="BKM_C7D17ABA_A07A_45C4_8096_F592A2DCBF59"/>
      <w:bookmarkStart w:id="472" w:name="BKM_7AC10AA1_3FE2_4E49_AD1F_C27423759ACA"/>
      <w:bookmarkStart w:id="473" w:name="BKM_E1DEAC71_7DFE_439E_9E4B_2C2A15DE8E14"/>
      <w:bookmarkStart w:id="474" w:name="BKM_DEBFAE1D_DC46_4CB5_8920_4391F9626B7A"/>
      <w:bookmarkStart w:id="475" w:name="BKM_EB3A6321_4939_429E_A4B6_C36556700F0A"/>
      <w:bookmarkEnd w:id="470"/>
      <w:bookmarkEnd w:id="471"/>
      <w:bookmarkEnd w:id="472"/>
      <w:bookmarkEnd w:id="473"/>
      <w:bookmarkEnd w:id="474"/>
      <w:bookmarkEnd w:id="475"/>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355E1714" w:rsidR="00B3403C" w:rsidRPr="00D12552" w:rsidRDefault="00B3403C" w:rsidP="008605F3">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the borehole shape (geometry)</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Lgende"/>
      </w:pPr>
      <w:r>
        <w:t xml:space="preserve">Figure </w:t>
      </w:r>
      <w:r>
        <w:fldChar w:fldCharType="begin"/>
      </w:r>
      <w:r>
        <w:instrText xml:space="preserve"> SEQ Figure \* ARABIC </w:instrText>
      </w:r>
      <w:r>
        <w:fldChar w:fldCharType="separate"/>
      </w:r>
      <w:r w:rsidR="00A052E8">
        <w:rPr>
          <w:noProof/>
        </w:rPr>
        <w:t>77</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A052E8">
        <w:rPr>
          <w:noProof/>
        </w:rPr>
        <w:t>78</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bookmarkStart w:id="476" w:name="_Ref456518173"/>
      <w:r>
        <w:rPr>
          <w:lang w:val="en-CA"/>
        </w:rPr>
        <w:t>BoreholeDetails</w:t>
      </w:r>
      <w:bookmarkEnd w:id="476"/>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5603F4">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CA" w:eastAsia="en-CA"/>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79</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Titre5"/>
        <w:rPr>
          <w:lang w:val="en-CA"/>
        </w:rPr>
      </w:pPr>
      <w:proofErr w:type="gramStart"/>
      <w:r>
        <w:rPr>
          <w:lang w:val="en-CA"/>
        </w:rPr>
        <w:t>o</w:t>
      </w:r>
      <w:r w:rsidRPr="00D970E9">
        <w:rPr>
          <w:lang w:val="en-CA"/>
        </w:rPr>
        <w:t>perator</w:t>
      </w:r>
      <w:proofErr w:type="gramEnd"/>
    </w:p>
    <w:p w14:paraId="2A285BD1" w14:textId="3CF8614F" w:rsidR="00195EBB" w:rsidRPr="00B3403C" w:rsidRDefault="00AB4325" w:rsidP="00195EBB">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proofErr w:type="gramStart"/>
      <w:r w:rsidR="00195EBB" w:rsidRPr="005603F4">
        <w:rPr>
          <w:rStyle w:val="Entity"/>
        </w:rPr>
        <w:t>:CI</w:t>
      </w:r>
      <w:proofErr w:type="gramEnd"/>
      <w:r w:rsidR="00195EBB" w:rsidRPr="005603F4">
        <w:rPr>
          <w:rStyle w:val="Entity"/>
        </w:rPr>
        <w:t>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77" w:name="BKM_DD9713AD_C742_4E77_9937_E79AF8E3F761"/>
      <w:bookmarkEnd w:id="477"/>
    </w:p>
    <w:p w14:paraId="703B9A0E" w14:textId="25E48FB4" w:rsidR="00195EBB" w:rsidRPr="000A04A2" w:rsidRDefault="00195EBB" w:rsidP="00D20646">
      <w:pPr>
        <w:pStyle w:val="Titre5"/>
        <w:rPr>
          <w:lang w:val="en-CA"/>
        </w:rPr>
      </w:pPr>
      <w:proofErr w:type="gramStart"/>
      <w:r>
        <w:rPr>
          <w:lang w:val="en-CA"/>
        </w:rPr>
        <w:t>d</w:t>
      </w:r>
      <w:r w:rsidRPr="00D970E9">
        <w:rPr>
          <w:lang w:val="en-CA"/>
        </w:rPr>
        <w:t>riller</w:t>
      </w:r>
      <w:proofErr w:type="gramEnd"/>
    </w:p>
    <w:p w14:paraId="0756E220" w14:textId="0B21C535" w:rsidR="00195EBB" w:rsidRDefault="00195EBB" w:rsidP="00D20646">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proofErr w:type="gramStart"/>
      <w:r w:rsidRPr="005603F4">
        <w:rPr>
          <w:rStyle w:val="Entity"/>
        </w:rPr>
        <w:t>:CI</w:t>
      </w:r>
      <w:proofErr w:type="gramEnd"/>
      <w:r w:rsidRPr="005603F4">
        <w:rPr>
          <w:rStyle w:val="Entity"/>
        </w:rPr>
        <w:t>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proofErr w:type="gramStart"/>
      <w:r w:rsidRPr="00195EBB">
        <w:rPr>
          <w:lang w:val="en-CA"/>
        </w:rPr>
        <w:t>dateOfDrilling</w:t>
      </w:r>
      <w:proofErr w:type="gramEnd"/>
    </w:p>
    <w:p w14:paraId="6A51A312" w14:textId="27544B5C" w:rsidR="00195EBB" w:rsidRDefault="00195EBB" w:rsidP="00D20646">
      <w:pPr>
        <w:rPr>
          <w:lang w:val="en-CA"/>
        </w:rPr>
      </w:pPr>
      <w:r>
        <w:rPr>
          <w:lang w:val="en-CA"/>
        </w:rPr>
        <w:lastRenderedPageBreak/>
        <w:t xml:space="preserve">The property </w:t>
      </w:r>
      <w:r w:rsidRPr="005603F4">
        <w:rPr>
          <w:rStyle w:val="Entity"/>
        </w:rPr>
        <w:t>dateOfDrilling</w:t>
      </w:r>
      <w:proofErr w:type="gramStart"/>
      <w:r w:rsidRPr="005603F4">
        <w:rPr>
          <w:rStyle w:val="Entity"/>
        </w:rPr>
        <w:t>:TM</w:t>
      </w:r>
      <w:proofErr w:type="gramEnd"/>
      <w:r w:rsidRPr="005603F4">
        <w:rPr>
          <w:rStyle w:val="Entity"/>
        </w:rPr>
        <w:t>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Titre5"/>
        <w:rPr>
          <w:lang w:val="en-CA"/>
        </w:rPr>
      </w:pPr>
      <w:proofErr w:type="gramStart"/>
      <w:r w:rsidRPr="00195EBB">
        <w:rPr>
          <w:lang w:val="en-CA"/>
        </w:rPr>
        <w:t>startPoint</w:t>
      </w:r>
      <w:proofErr w:type="gramEnd"/>
    </w:p>
    <w:p w14:paraId="2EE57EFF" w14:textId="40E676CA" w:rsidR="00195EBB" w:rsidRDefault="00195EBB" w:rsidP="00D20646">
      <w:pPr>
        <w:rPr>
          <w:lang w:val="en-CA"/>
        </w:rPr>
      </w:pPr>
      <w:r>
        <w:rPr>
          <w:lang w:val="en-CA"/>
        </w:rPr>
        <w:t xml:space="preserve">The property </w:t>
      </w:r>
      <w:r w:rsidRPr="005603F4">
        <w:rPr>
          <w:rStyle w:val="Entity"/>
        </w:rPr>
        <w:t>startPoint</w:t>
      </w:r>
      <w:proofErr w:type="gramStart"/>
      <w:r w:rsidRPr="005603F4">
        <w:rPr>
          <w:rStyle w:val="Entity"/>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Titre5"/>
        <w:rPr>
          <w:lang w:val="en-CA"/>
        </w:rPr>
      </w:pPr>
      <w:proofErr w:type="gramStart"/>
      <w:r w:rsidRPr="00195EBB">
        <w:rPr>
          <w:lang w:val="en-CA"/>
        </w:rPr>
        <w:t>inclinationType</w:t>
      </w:r>
      <w:proofErr w:type="gramEnd"/>
    </w:p>
    <w:p w14:paraId="7353C6A2" w14:textId="5703AB67" w:rsidR="00195EBB" w:rsidRDefault="00195EBB" w:rsidP="00D20646">
      <w:pPr>
        <w:rPr>
          <w:lang w:val="en-CA"/>
        </w:rPr>
      </w:pPr>
      <w:r>
        <w:rPr>
          <w:lang w:val="en-CA"/>
        </w:rPr>
        <w:t xml:space="preserve">The property </w:t>
      </w:r>
      <w:r w:rsidRPr="0028745C">
        <w:rPr>
          <w:rStyle w:val="Entity"/>
        </w:rPr>
        <w:t>inclinationType</w:t>
      </w:r>
      <w:proofErr w:type="gramStart"/>
      <w:r w:rsidRPr="0028745C">
        <w:rPr>
          <w:rStyle w:val="Entity"/>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proofErr w:type="gramStart"/>
      <w:r w:rsidRPr="00D970E9">
        <w:rPr>
          <w:lang w:val="en-CA"/>
        </w:rPr>
        <w:t>boreholeMaterialCustodian</w:t>
      </w:r>
      <w:proofErr w:type="gramEnd"/>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Titre5"/>
        <w:rPr>
          <w:lang w:val="en-CA"/>
        </w:rPr>
      </w:pPr>
      <w:proofErr w:type="gramStart"/>
      <w:r>
        <w:rPr>
          <w:lang w:val="en-CA"/>
        </w:rPr>
        <w:t>p</w:t>
      </w:r>
      <w:r w:rsidRPr="0071071E">
        <w:rPr>
          <w:lang w:val="en-CA"/>
        </w:rPr>
        <w:t>urpose</w:t>
      </w:r>
      <w:proofErr w:type="gramEnd"/>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w:t>
      </w:r>
      <w:proofErr w:type="gramStart"/>
      <w:r w:rsidRPr="0028745C">
        <w:rPr>
          <w:rStyle w:val="Entity"/>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Titre5"/>
        <w:rPr>
          <w:lang w:val="en-CA"/>
        </w:rPr>
      </w:pPr>
      <w:proofErr w:type="gramStart"/>
      <w:r w:rsidRPr="0071071E">
        <w:rPr>
          <w:lang w:val="en-CA"/>
        </w:rPr>
        <w:t>dataCustodian</w:t>
      </w:r>
      <w:proofErr w:type="gramEnd"/>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proofErr w:type="gramStart"/>
      <w:r w:rsidRPr="0028745C">
        <w:rPr>
          <w:rStyle w:val="Entity"/>
        </w:rPr>
        <w:t>:CI</w:t>
      </w:r>
      <w:proofErr w:type="gramEnd"/>
      <w:r w:rsidRPr="0028745C">
        <w:rPr>
          <w:rStyle w:val="Entity"/>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Titre5"/>
        <w:rPr>
          <w:lang w:val="en-CA"/>
        </w:rPr>
      </w:pPr>
      <w:proofErr w:type="gramStart"/>
      <w:r w:rsidRPr="0071071E">
        <w:rPr>
          <w:lang w:val="en-CA"/>
        </w:rPr>
        <w:t>boreholeLength</w:t>
      </w:r>
      <w:proofErr w:type="gramEnd"/>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78" w:name="BKM_138D3390_B811_48AF_8A06_0C7EE945A325"/>
      <w:bookmarkStart w:id="479" w:name="BKM_7C64B668_6255_4F21_934B_ED8983B04D0C"/>
      <w:bookmarkStart w:id="480" w:name="BKM_0C4AECF7_73FF_44BA_9AA0_74A2155E1FB1"/>
      <w:bookmarkStart w:id="481" w:name="BKM_405E5965_47DE_4F32_A8CF_BBB50354D56F"/>
      <w:bookmarkStart w:id="482" w:name="BKM_8793A391_7A4C_4EEB_B8CF_F9D3F0D2716E"/>
      <w:bookmarkStart w:id="483" w:name="BKM_3186C02E_BB7D_4207_BBD4_E76B02D0C894"/>
      <w:bookmarkStart w:id="484" w:name="BKM_88BD49B2_8659_4CF8_BF4A_6EB59EB7D01A"/>
      <w:bookmarkStart w:id="485" w:name="BKM_EDF197A9_47A0_4D71_AC33_859957294ED6"/>
      <w:bookmarkStart w:id="486" w:name="BKM_F8F0AC0D_621F_42A5_92B3_5F5CC6F39AD8"/>
      <w:bookmarkEnd w:id="478"/>
      <w:bookmarkEnd w:id="479"/>
      <w:bookmarkEnd w:id="480"/>
      <w:bookmarkEnd w:id="481"/>
      <w:bookmarkEnd w:id="482"/>
      <w:bookmarkEnd w:id="483"/>
      <w:bookmarkEnd w:id="484"/>
      <w:bookmarkEnd w:id="485"/>
      <w:bookmarkEnd w:id="486"/>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xml:space="preserve">, </w:t>
      </w:r>
      <w:proofErr w:type="gramStart"/>
      <w:r w:rsidR="007C69FE" w:rsidRPr="007C69FE">
        <w:rPr>
          <w:lang w:val="en-CA"/>
        </w:rPr>
        <w:t>kelly</w:t>
      </w:r>
      <w:proofErr w:type="gramEnd"/>
      <w:r w:rsidR="007C69FE" w:rsidRPr="007C69FE">
        <w:rPr>
          <w:lang w:val="en-CA"/>
        </w:rPr>
        <w:t xml:space="preserve">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CA" w:eastAsia="en-CA"/>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80</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w:t>
      </w:r>
      <w:proofErr w:type="gramStart"/>
      <w:r w:rsidR="000A04A2" w:rsidRPr="0028745C">
        <w:rPr>
          <w:rStyle w:val="Entity"/>
        </w:rPr>
        <w:t>:GFI</w:t>
      </w:r>
      <w:proofErr w:type="gramEnd"/>
      <w:r w:rsidR="000A04A2" w:rsidRPr="0028745C">
        <w:rPr>
          <w:rStyle w:val="Entity"/>
        </w:rPr>
        <w:t>_</w:t>
      </w:r>
      <w:r w:rsidRPr="0028745C">
        <w:rPr>
          <w:rStyle w:val="Entity"/>
        </w:rPr>
        <w:t>Feature</w:t>
      </w:r>
      <w:r w:rsidRPr="007C69FE">
        <w:rPr>
          <w:lang w:val="en-CA"/>
        </w:rPr>
        <w:t xml:space="preserve">.  </w:t>
      </w:r>
    </w:p>
    <w:p w14:paraId="5AB90865" w14:textId="0F642E34" w:rsidR="0071071E" w:rsidRPr="0071071E" w:rsidRDefault="0071071E" w:rsidP="000A04A2">
      <w:pPr>
        <w:pStyle w:val="Titre5"/>
      </w:pPr>
      <w:proofErr w:type="gramStart"/>
      <w:r>
        <w:t>location</w:t>
      </w:r>
      <w:proofErr w:type="gramEnd"/>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proofErr w:type="gramStart"/>
      <w:r>
        <w:t>elevation</w:t>
      </w:r>
      <w:proofErr w:type="gramEnd"/>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w:t>
      </w:r>
      <w:proofErr w:type="gramStart"/>
      <w:r w:rsidRPr="0028745C">
        <w:rPr>
          <w:rStyle w:val="Entity"/>
        </w:rP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487" w:name="_Ref433007016"/>
      <w:proofErr w:type="gramStart"/>
      <w:r>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487"/>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488" w:name="_Toc456946992"/>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8"/>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Pr="008605F3" w:rsidRDefault="006C4C24" w:rsidP="006521AB">
            <w:pPr>
              <w:spacing w:before="100" w:beforeAutospacing="1" w:after="100" w:afterAutospacing="1" w:line="230" w:lineRule="atLeast"/>
              <w:jc w:val="both"/>
              <w:rPr>
                <w:rStyle w:val="requri"/>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8605F3">
              <w:rPr>
                <w:rStyle w:val="reqtext"/>
                <w:lang w:val="en-CA"/>
              </w:rPr>
              <w:t>8.8.5</w:t>
            </w:r>
            <w:r w:rsidR="006521AB">
              <w:rPr>
                <w:rStyle w:val="reqtext"/>
                <w:lang w:val="en-CA"/>
              </w:rPr>
              <w:fldChar w:fldCharType="end"/>
            </w:r>
            <w:r w:rsidR="00385D07">
              <w:rPr>
                <w:rStyle w:val="Marquedecommentaire"/>
              </w:rPr>
              <w:commentReference w:id="489"/>
            </w:r>
          </w:p>
        </w:tc>
      </w:tr>
    </w:tbl>
    <w:p w14:paraId="2114736E" w14:textId="77777777" w:rsidR="00D35608" w:rsidRDefault="00D35608" w:rsidP="00CD7325">
      <w:pPr>
        <w:rPr>
          <w:lang w:val="en-CA"/>
        </w:rPr>
      </w:pPr>
    </w:p>
    <w:p w14:paraId="7E1A0401" w14:textId="21899CFD"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CA" w:eastAsia="en-CA"/>
        </w:rPr>
        <w:lastRenderedPageBreak/>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81</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490" w:name="_Toc456946993"/>
      <w:r>
        <w:rPr>
          <w:lang w:val="en-CA"/>
        </w:rPr>
        <w:t>Laboratory Analysis</w:t>
      </w:r>
      <w:bookmarkEnd w:id="490"/>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proofErr w:type="gramStart"/>
            <w:r w:rsidRPr="0028745C">
              <w:rPr>
                <w:rStyle w:val="Entity"/>
              </w:rPr>
              <w:t>:</w:t>
            </w:r>
            <w:r w:rsidR="0084053A" w:rsidRPr="0028745C">
              <w:rPr>
                <w:rStyle w:val="Entity"/>
              </w:rPr>
              <w:t>SF</w:t>
            </w:r>
            <w:proofErr w:type="gramEnd"/>
            <w:r w:rsidR="0084053A" w:rsidRPr="0028745C">
              <w:rPr>
                <w:rStyle w:val="Entity"/>
              </w:rPr>
              <w:t>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proofErr w:type="gramStart"/>
      <w:r w:rsidRPr="0028745C">
        <w:rPr>
          <w:rStyle w:val="Entity"/>
        </w:rPr>
        <w:t>:</w:t>
      </w:r>
      <w:r w:rsidR="0084053A" w:rsidRPr="0028745C">
        <w:rPr>
          <w:rStyle w:val="Entity"/>
        </w:rPr>
        <w:t>OM</w:t>
      </w:r>
      <w:proofErr w:type="gramEnd"/>
      <w:r w:rsidR="0084053A" w:rsidRPr="0028745C">
        <w:rPr>
          <w:rStyle w:val="Entity"/>
        </w:rPr>
        <w:t>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w:t>
      </w:r>
      <w:proofErr w:type="gramStart"/>
      <w:r w:rsidR="0028745C" w:rsidRPr="0028745C">
        <w:rPr>
          <w:rStyle w:val="Entity"/>
        </w:rPr>
        <w:t>:resultQuality</w:t>
      </w:r>
      <w:proofErr w:type="gramEnd"/>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A052E8">
        <w:rPr>
          <w:noProof/>
        </w:rPr>
        <w:t>82</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The characterString in "</w:t>
            </w:r>
            <w:r w:rsidRPr="0028745C">
              <w:rPr>
                <w:rStyle w:val="Entity"/>
              </w:rPr>
              <w:t>nameOfMeasure</w:t>
            </w:r>
            <w:r w:rsidRPr="0084053A">
              <w:rPr>
                <w:rStyle w:val="reqtext"/>
                <w:lang w:val="en-CA"/>
              </w:rPr>
              <w:t xml:space="preserv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CA" w:eastAsia="en-CA"/>
        </w:rPr>
        <w:lastRenderedPageBreak/>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83</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CA" w:eastAsia="en-CA"/>
        </w:rPr>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84</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Titre5"/>
      </w:pPr>
      <w:proofErr w:type="gramStart"/>
      <w:r>
        <w:t>t</w:t>
      </w:r>
      <w:r w:rsidRPr="00733724">
        <w:t>ype</w:t>
      </w:r>
      <w:proofErr w:type="gramEnd"/>
    </w:p>
    <w:p w14:paraId="71D50A4C" w14:textId="22C8CEF0" w:rsidR="00733724" w:rsidRPr="00733724" w:rsidRDefault="00733724" w:rsidP="00D20646">
      <w:r>
        <w:lastRenderedPageBreak/>
        <w:t xml:space="preserve">The property </w:t>
      </w:r>
      <w:r w:rsidRPr="0028745C">
        <w:rPr>
          <w:rStyle w:val="Entity"/>
        </w:rPr>
        <w:t>type</w:t>
      </w:r>
      <w:proofErr w:type="gramStart"/>
      <w:r w:rsidRPr="0028745C">
        <w:rPr>
          <w:rStyle w:val="Entity"/>
        </w:rPr>
        <w:t>:Instrumen</w:t>
      </w:r>
      <w:r w:rsidR="00440B00" w:rsidRPr="0028745C">
        <w:rPr>
          <w:rStyle w:val="Entity"/>
        </w:rPr>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Titre5"/>
        <w:rPr>
          <w:lang w:val="en-CA"/>
        </w:rPr>
      </w:pPr>
      <w:bookmarkStart w:id="491" w:name="BKM_4320F660_2F6E_4F45_98F8_50B996AF05CA"/>
      <w:bookmarkEnd w:id="491"/>
      <w:proofErr w:type="gramStart"/>
      <w:r>
        <w:rPr>
          <w:lang w:val="en-CA"/>
        </w:rPr>
        <w:t>m</w:t>
      </w:r>
      <w:r w:rsidRPr="00733724">
        <w:rPr>
          <w:lang w:val="en-CA"/>
        </w:rPr>
        <w:t>odel</w:t>
      </w:r>
      <w:proofErr w:type="gramEnd"/>
    </w:p>
    <w:p w14:paraId="3814989A" w14:textId="52B482C6" w:rsidR="00733724" w:rsidRDefault="00733724" w:rsidP="00D20646">
      <w:pPr>
        <w:rPr>
          <w:lang w:val="en-CA"/>
        </w:rPr>
      </w:pPr>
      <w:r>
        <w:rPr>
          <w:lang w:val="en-CA"/>
        </w:rPr>
        <w:t xml:space="preserve">The property </w:t>
      </w:r>
      <w:r w:rsidRPr="0028745C">
        <w:rPr>
          <w:rStyle w:val="Entity"/>
        </w:rPr>
        <w:t>mode</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Titre5"/>
        <w:rPr>
          <w:lang w:val="en-CA"/>
        </w:rPr>
      </w:pPr>
      <w:proofErr w:type="gramStart"/>
      <w:r w:rsidRPr="00D970E9">
        <w:rPr>
          <w:lang w:val="en-CA"/>
        </w:rPr>
        <w:t>serialNumber</w:t>
      </w:r>
      <w:proofErr w:type="gramEnd"/>
    </w:p>
    <w:p w14:paraId="70DF2DF2" w14:textId="706189A8" w:rsidR="00733724" w:rsidRDefault="00733724" w:rsidP="00D20646">
      <w:pPr>
        <w:rPr>
          <w:lang w:val="en-CA"/>
        </w:rPr>
      </w:pPr>
      <w:r>
        <w:rPr>
          <w:lang w:val="en-CA"/>
        </w:rPr>
        <w:t xml:space="preserve">The property </w:t>
      </w:r>
      <w:r w:rsidRPr="0028745C">
        <w:rPr>
          <w:rStyle w:val="Entity"/>
        </w:rPr>
        <w:t>serialNumber</w:t>
      </w:r>
      <w:proofErr w:type="gramStart"/>
      <w:r w:rsidR="00253146" w:rsidRPr="0028745C">
        <w:rPr>
          <w:rStyle w:val="Entity"/>
        </w:rPr>
        <w:t>:Primitive</w:t>
      </w:r>
      <w:proofErr w:type="gramEnd"/>
      <w:r w:rsidR="00253146" w:rsidRPr="0028745C">
        <w:rPr>
          <w:rStyle w:val="Entity"/>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Titre5"/>
        <w:rPr>
          <w:lang w:val="en-CA"/>
        </w:rPr>
      </w:pPr>
      <w:proofErr w:type="gramStart"/>
      <w:r w:rsidRPr="00D970E9">
        <w:rPr>
          <w:lang w:val="en-CA"/>
        </w:rPr>
        <w:t>commissionDate</w:t>
      </w:r>
      <w:proofErr w:type="gramEnd"/>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Titre5"/>
        <w:rPr>
          <w:lang w:val="en-CA"/>
        </w:rPr>
      </w:pPr>
      <w:proofErr w:type="gramStart"/>
      <w:r>
        <w:rPr>
          <w:lang w:val="en-CA"/>
        </w:rPr>
        <w:t>location</w:t>
      </w:r>
      <w:proofErr w:type="gramEnd"/>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proofErr w:type="gramStart"/>
      <w:r w:rsidRPr="0028745C">
        <w:rPr>
          <w:rStyle w:val="Entity"/>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Titre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92" w:name="BKM_C47BB20E_AB3E_41B0_BEAF_8545314C826D"/>
      <w:bookmarkStart w:id="493" w:name="BKM_5A9940B3_320D_4C85_8B41_0199FF52327B"/>
      <w:bookmarkStart w:id="494" w:name="BKM_692BBE92_2CD8_471D_9014_13E6919FFDA7"/>
      <w:bookmarkStart w:id="495" w:name="BKM_E14379F1_C7A7_42A6_B412_F1E01671E46F"/>
      <w:bookmarkStart w:id="496" w:name="BKM_40997390_B407_46AF_928A_15F7B52273ED"/>
      <w:bookmarkEnd w:id="492"/>
      <w:bookmarkEnd w:id="493"/>
      <w:bookmarkEnd w:id="494"/>
      <w:bookmarkEnd w:id="495"/>
      <w:bookmarkEnd w:id="496"/>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CA" w:eastAsia="en-CA"/>
        </w:rPr>
        <w:lastRenderedPageBreak/>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85</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Titre5"/>
        <w:rPr>
          <w:lang w:val="en-CA"/>
        </w:rPr>
      </w:pPr>
      <w:bookmarkStart w:id="497" w:name="BKM_BF1C223A_F0A6_4FC2_9EEF_88DC486F7DB4"/>
      <w:bookmarkEnd w:id="497"/>
      <w:proofErr w:type="gramStart"/>
      <w:r>
        <w:rPr>
          <w:lang w:val="en-CA"/>
        </w:rPr>
        <w:t>time</w:t>
      </w:r>
      <w:proofErr w:type="gramEnd"/>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Titre5"/>
        <w:rPr>
          <w:lang w:val="en-CA"/>
        </w:rPr>
      </w:pPr>
      <w:proofErr w:type="gramStart"/>
      <w:r>
        <w:rPr>
          <w:lang w:val="en-CA"/>
        </w:rPr>
        <w:t>operator</w:t>
      </w:r>
      <w:proofErr w:type="gramEnd"/>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proofErr w:type="gramStart"/>
      <w:r w:rsidRPr="0028745C">
        <w:rPr>
          <w:rStyle w:val="Entity"/>
        </w:rPr>
        <w:t>:CI</w:t>
      </w:r>
      <w:proofErr w:type="gramEnd"/>
      <w:r w:rsidRPr="0028745C">
        <w:rPr>
          <w:rStyle w:val="Entity"/>
        </w:rPr>
        <w:t>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Titre5"/>
        <w:rPr>
          <w:lang w:val="en-CA"/>
        </w:rPr>
      </w:pPr>
      <w:proofErr w:type="gramStart"/>
      <w:r>
        <w:rPr>
          <w:lang w:val="en-CA"/>
        </w:rPr>
        <w:t>p</w:t>
      </w:r>
      <w:r w:rsidRPr="00B17686">
        <w:rPr>
          <w:lang w:val="en-CA"/>
        </w:rPr>
        <w:t>arameter</w:t>
      </w:r>
      <w:proofErr w:type="gramEnd"/>
    </w:p>
    <w:p w14:paraId="0B857819" w14:textId="20335100" w:rsidR="00B17686" w:rsidRPr="0028745C" w:rsidRDefault="00B17686" w:rsidP="0028745C">
      <w:pPr>
        <w:rPr>
          <w:lang w:val="en-CA"/>
        </w:rPr>
      </w:pPr>
      <w:r>
        <w:rPr>
          <w:lang w:val="en-CA"/>
        </w:rPr>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w:t>
      </w:r>
      <w:proofErr w:type="gramStart"/>
      <w:r>
        <w:rPr>
          <w:lang w:val="en-CA"/>
        </w:rPr>
        <w:t xml:space="preserve">arbitrary  </w:t>
      </w:r>
      <w:r w:rsidRPr="00B17686">
        <w:rPr>
          <w:lang w:val="en-CA"/>
        </w:rPr>
        <w:t>environmental</w:t>
      </w:r>
      <w:proofErr w:type="gramEnd"/>
      <w:r w:rsidRPr="00B17686">
        <w:rPr>
          <w:lang w:val="en-CA"/>
        </w:rPr>
        <w:t xml:space="preserve">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Titre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Titre5"/>
        <w:rPr>
          <w:lang w:val="en-CA"/>
        </w:rPr>
      </w:pPr>
      <w:proofErr w:type="gramStart"/>
      <w:r w:rsidRPr="00B17686">
        <w:rPr>
          <w:lang w:val="en-CA"/>
        </w:rPr>
        <w:lastRenderedPageBreak/>
        <w:t>referenceAnalysis</w:t>
      </w:r>
      <w:proofErr w:type="gramEnd"/>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498" w:name="BKM_FCC3B9BB_23CF_4B5C_A83B_A898D191B651"/>
      <w:bookmarkStart w:id="499" w:name="BKM_D9B59F94_645D_4A43_B06F_F3308DA82998"/>
      <w:bookmarkStart w:id="500" w:name="BKM_963C6EE0_1269_4609_B11A_C2CBF9678C56"/>
      <w:bookmarkEnd w:id="498"/>
      <w:bookmarkEnd w:id="499"/>
      <w:bookmarkEnd w:id="500"/>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CA" w:eastAsia="en-CA"/>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86</w:t>
      </w:r>
      <w:r w:rsidR="00673E83">
        <w:rPr>
          <w:noProof/>
        </w:rPr>
        <w:fldChar w:fldCharType="end"/>
      </w:r>
      <w:r>
        <w:t xml:space="preserve">: </w:t>
      </w:r>
      <w:r w:rsidRPr="002736FE">
        <w:t>Analytical process</w:t>
      </w:r>
    </w:p>
    <w:p w14:paraId="720FA316" w14:textId="7B8982BD" w:rsidR="0026586A" w:rsidRPr="0026586A" w:rsidRDefault="009C2E9A" w:rsidP="00D20646">
      <w:pPr>
        <w:pStyle w:val="Titre5"/>
      </w:pPr>
      <w:proofErr w:type="gramStart"/>
      <w:r>
        <w:t>m</w:t>
      </w:r>
      <w:r w:rsidR="0026586A" w:rsidRPr="0026586A">
        <w:t>ethod</w:t>
      </w:r>
      <w:proofErr w:type="gramEnd"/>
    </w:p>
    <w:p w14:paraId="24472439" w14:textId="5A61D41A" w:rsidR="0026586A" w:rsidRDefault="0026586A" w:rsidP="00D20646">
      <w:r>
        <w:lastRenderedPageBreak/>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Titre5"/>
        <w:rPr>
          <w:lang w:val="en-CA"/>
        </w:rPr>
      </w:pPr>
      <w:proofErr w:type="gramStart"/>
      <w:r>
        <w:rPr>
          <w:lang w:val="en-CA"/>
        </w:rPr>
        <w:t>acquisition</w:t>
      </w:r>
      <w:proofErr w:type="gramEnd"/>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Titre5"/>
        <w:rPr>
          <w:lang w:val="en-CA"/>
        </w:rPr>
      </w:pPr>
      <w:proofErr w:type="gramStart"/>
      <w:r>
        <w:rPr>
          <w:lang w:val="en-CA"/>
        </w:rPr>
        <w:t>computation</w:t>
      </w:r>
      <w:proofErr w:type="gramEnd"/>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proofErr w:type="gramStart"/>
      <w:r w:rsidRPr="0028745C">
        <w:rPr>
          <w:rStyle w:val="Entity"/>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CA" w:eastAsia="en-CA"/>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87</w:t>
      </w:r>
      <w:r w:rsidR="00673E83">
        <w:rPr>
          <w:noProof/>
        </w:rPr>
        <w:fldChar w:fldCharType="end"/>
      </w:r>
      <w:r>
        <w:t xml:space="preserve"> : Analytical method</w:t>
      </w:r>
    </w:p>
    <w:p w14:paraId="6A155205" w14:textId="1EC62730" w:rsidR="0026586A" w:rsidRPr="0026586A" w:rsidRDefault="0026586A" w:rsidP="00440B00">
      <w:pPr>
        <w:pStyle w:val="Titre5"/>
      </w:pPr>
      <w:proofErr w:type="gramStart"/>
      <w:r w:rsidRPr="0026586A">
        <w:t>methodName</w:t>
      </w:r>
      <w:proofErr w:type="gramEnd"/>
    </w:p>
    <w:p w14:paraId="6E96A960" w14:textId="771C4213" w:rsidR="0026586A" w:rsidRDefault="0026586A" w:rsidP="00E966AA">
      <w:r>
        <w:t xml:space="preserve">The property </w:t>
      </w:r>
      <w:r w:rsidRPr="0028745C">
        <w:rPr>
          <w:rStyle w:val="Entity"/>
        </w:rPr>
        <w:t>methodName</w:t>
      </w:r>
      <w:proofErr w:type="gramStart"/>
      <w:r w:rsidRPr="0028745C">
        <w:rPr>
          <w:rStyle w:val="Entity"/>
        </w:rP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proofErr w:type="gramStart"/>
      <w:r>
        <w:t>c</w:t>
      </w:r>
      <w:r w:rsidRPr="0026586A">
        <w:t>itation</w:t>
      </w:r>
      <w:proofErr w:type="gramEnd"/>
    </w:p>
    <w:p w14:paraId="096255E1" w14:textId="3DC05FEC" w:rsidR="0026586A" w:rsidRDefault="0026586A" w:rsidP="00E966AA">
      <w:r>
        <w:lastRenderedPageBreak/>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proofErr w:type="gramStart"/>
      <w:r w:rsidRPr="0028745C">
        <w:rPr>
          <w:rStyle w:val="Entity"/>
        </w:rPr>
        <w:t>:CI</w:t>
      </w:r>
      <w:proofErr w:type="gramEnd"/>
      <w:r w:rsidRPr="0028745C">
        <w:rPr>
          <w:rStyle w:val="Entity"/>
        </w:rPr>
        <w:t>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501" w:name="BKM_79050478_59B4_46CF_B3EE_2B3B979B34B2"/>
      <w:bookmarkStart w:id="502" w:name="BKM_49851DB0_5102_456A_B25E_E5E16C13E2EB"/>
      <w:bookmarkStart w:id="503" w:name="BKM_B16CD918_4034_47F7_9393_204D6BE54C10"/>
      <w:bookmarkEnd w:id="501"/>
      <w:bookmarkEnd w:id="502"/>
      <w:bookmarkEnd w:id="503"/>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CA" w:eastAsia="en-CA"/>
        </w:rPr>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88</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sidRPr="0028745C">
              <w:rPr>
                <w:rStyle w:val="Entity"/>
              </w:rPr>
              <w:t>OM::</w:t>
            </w:r>
            <w:r w:rsidRPr="0028745C">
              <w:rPr>
                <w:rStyle w:val="Entity"/>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Titre3"/>
      </w:pPr>
      <w:bookmarkStart w:id="504" w:name="_Toc456946994"/>
      <w:r>
        <w:lastRenderedPageBreak/>
        <w:t>Geochronology</w:t>
      </w:r>
      <w:bookmarkEnd w:id="504"/>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Paragraphedeliste"/>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Paragraphedeliste"/>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Paragraphedeliste"/>
        <w:numPr>
          <w:ilvl w:val="0"/>
          <w:numId w:val="16"/>
        </w:numPr>
      </w:pPr>
      <w:proofErr w:type="gramStart"/>
      <w:r>
        <w:t>and</w:t>
      </w:r>
      <w:proofErr w:type="gramEnd"/>
      <w:r>
        <w:t xml:space="preserve">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CA" w:eastAsia="en-CA"/>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89</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505" w:name="BKM_A1B6B909_67BC_419F_AEF9_8696BB63F29E"/>
      <w:bookmarkEnd w:id="505"/>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CA" w:eastAsia="en-CA"/>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A052E8">
        <w:rPr>
          <w:noProof/>
          <w:lang w:val="fr-CA"/>
        </w:rPr>
        <w:t>90</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Titre5"/>
        <w:rPr>
          <w:lang w:val="en-CA"/>
        </w:rPr>
      </w:pPr>
      <w:proofErr w:type="gramStart"/>
      <w:r w:rsidRPr="00385D07">
        <w:rPr>
          <w:lang w:val="en-CA"/>
        </w:rPr>
        <w:t>interpretedAge</w:t>
      </w:r>
      <w:proofErr w:type="gramEnd"/>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proofErr w:type="gramStart"/>
      <w:r w:rsidRPr="00F701C7">
        <w:rPr>
          <w:lang w:val="en-CA"/>
        </w:rPr>
        <w:t>.</w:t>
      </w:r>
      <w:r w:rsidR="00F701C7" w:rsidRPr="00F701C7">
        <w:rPr>
          <w:lang w:val="en-CA"/>
        </w:rPr>
        <w:t>,</w:t>
      </w:r>
      <w:proofErr w:type="gramEnd"/>
      <w:r w:rsidR="00F701C7" w:rsidRPr="00F701C7">
        <w:rPr>
          <w:lang w:val="en-CA"/>
        </w:rPr>
        <w:t xml:space="preserve"> </w:t>
      </w:r>
    </w:p>
    <w:p w14:paraId="6469556B" w14:textId="77777777" w:rsidR="006521AB" w:rsidRDefault="00F701C7" w:rsidP="00C44904">
      <w:pPr>
        <w:pStyle w:val="Paragraphedeliste"/>
        <w:numPr>
          <w:ilvl w:val="0"/>
          <w:numId w:val="32"/>
        </w:numPr>
        <w:rPr>
          <w:lang w:val="en-CA"/>
        </w:rPr>
      </w:pPr>
      <w:r w:rsidRPr="006521AB">
        <w:rPr>
          <w:lang w:val="en-CA"/>
        </w:rPr>
        <w:t xml:space="preserve">Event age = 350 Ma +/- 3 Ma. </w:t>
      </w:r>
    </w:p>
    <w:p w14:paraId="445C06A4" w14:textId="77777777" w:rsidR="006521AB" w:rsidRDefault="00F701C7" w:rsidP="00C44904">
      <w:pPr>
        <w:pStyle w:val="Paragraphedeliste"/>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Paragraphedeliste"/>
        <w:numPr>
          <w:ilvl w:val="0"/>
          <w:numId w:val="32"/>
        </w:numPr>
        <w:rPr>
          <w:lang w:val="en-CA"/>
        </w:rPr>
      </w:pPr>
      <w:r w:rsidRPr="006521AB">
        <w:rPr>
          <w:lang w:val="en-CA"/>
        </w:rPr>
        <w:t>Event environment = plutonic, marine.</w:t>
      </w:r>
    </w:p>
    <w:p w14:paraId="1CC835DE" w14:textId="1751BA1F" w:rsidR="007F7DE0" w:rsidRDefault="00F701C7" w:rsidP="00D20646">
      <w:pPr>
        <w:pStyle w:val="Titre5"/>
        <w:rPr>
          <w:lang w:val="en-CA"/>
        </w:rPr>
      </w:pPr>
      <w:proofErr w:type="gramStart"/>
      <w:r w:rsidRPr="00F701C7">
        <w:rPr>
          <w:lang w:val="en-CA"/>
        </w:rPr>
        <w:t>isotopicEvent</w:t>
      </w:r>
      <w:proofErr w:type="gramEnd"/>
    </w:p>
    <w:p w14:paraId="355DE665" w14:textId="1509354D" w:rsidR="00F701C7" w:rsidRDefault="00F701C7" w:rsidP="00D20646">
      <w:pPr>
        <w:rPr>
          <w:lang w:val="en-CA"/>
        </w:rPr>
      </w:pPr>
      <w:r>
        <w:rPr>
          <w:lang w:val="en-CA"/>
        </w:rPr>
        <w:t xml:space="preserve">The </w:t>
      </w:r>
      <w:r w:rsidRPr="0028745C">
        <w:rPr>
          <w:rStyle w:val="Entity"/>
        </w:rPr>
        <w:t>isotopicEvent</w:t>
      </w:r>
      <w:proofErr w:type="gramStart"/>
      <w:r w:rsidRPr="0028745C">
        <w:rPr>
          <w:rStyle w:val="Entity"/>
        </w:rPr>
        <w:t>:IsotopicEventType</w:t>
      </w:r>
      <w:proofErr w:type="gramEnd"/>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Titre5"/>
        <w:rPr>
          <w:lang w:val="en-CA"/>
        </w:rPr>
      </w:pPr>
      <w:proofErr w:type="gramStart"/>
      <w:r w:rsidRPr="00F701C7">
        <w:rPr>
          <w:lang w:val="en-CA"/>
        </w:rPr>
        <w:lastRenderedPageBreak/>
        <w:t>isotopicSystem</w:t>
      </w:r>
      <w:proofErr w:type="gramEnd"/>
    </w:p>
    <w:p w14:paraId="1FB12F95" w14:textId="696AE46A" w:rsidR="00F701C7" w:rsidRDefault="00F701C7" w:rsidP="00D20646">
      <w:pPr>
        <w:rPr>
          <w:lang w:val="en-CA"/>
        </w:rPr>
      </w:pPr>
      <w:r>
        <w:rPr>
          <w:lang w:val="en-CA"/>
        </w:rPr>
        <w:t xml:space="preserve">The property </w:t>
      </w:r>
      <w:r w:rsidRPr="0028745C">
        <w:rPr>
          <w:rStyle w:val="Entity"/>
        </w:rPr>
        <w:t>isotopicSystem</w:t>
      </w:r>
      <w:proofErr w:type="gramStart"/>
      <w:r w:rsidRPr="0028745C">
        <w:rPr>
          <w:rStyle w:val="Entity"/>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Titre5"/>
        <w:rPr>
          <w:lang w:val="en-CA"/>
        </w:rPr>
      </w:pPr>
      <w:proofErr w:type="gramStart"/>
      <w:r>
        <w:rPr>
          <w:lang w:val="en-CA"/>
        </w:rPr>
        <w:t>statisticalMethod</w:t>
      </w:r>
      <w:proofErr w:type="gramEnd"/>
    </w:p>
    <w:p w14:paraId="47FAF8ED" w14:textId="2F1CD5A4" w:rsidR="00F701C7" w:rsidRDefault="00F701C7" w:rsidP="00D20646">
      <w:pPr>
        <w:rPr>
          <w:lang w:val="en-CA"/>
        </w:rPr>
      </w:pPr>
      <w:r>
        <w:rPr>
          <w:lang w:val="en-CA"/>
        </w:rPr>
        <w:t xml:space="preserve">The property </w:t>
      </w:r>
      <w:r w:rsidRPr="00A0556F">
        <w:rPr>
          <w:rStyle w:val="Entity"/>
        </w:rPr>
        <w:t>statisticalMethod</w:t>
      </w:r>
      <w:proofErr w:type="gramStart"/>
      <w:r w:rsidRPr="00A0556F">
        <w:rPr>
          <w:rStyle w:val="Entity"/>
        </w:rPr>
        <w:t>:</w:t>
      </w:r>
      <w:r w:rsidR="00284E39" w:rsidRPr="00A0556F">
        <w:rPr>
          <w:rStyle w:val="Entity"/>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Titre5"/>
        <w:rPr>
          <w:lang w:val="en-CA"/>
        </w:rPr>
      </w:pPr>
      <w:proofErr w:type="gramStart"/>
      <w:r w:rsidRPr="00D970E9">
        <w:rPr>
          <w:lang w:val="en-CA"/>
        </w:rPr>
        <w:t>interpretedBy</w:t>
      </w:r>
      <w:proofErr w:type="gramEnd"/>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proofErr w:type="gramStart"/>
      <w:r w:rsidRPr="00A0556F">
        <w:rPr>
          <w:rStyle w:val="Entity"/>
        </w:rPr>
        <w:t>:CI</w:t>
      </w:r>
      <w:proofErr w:type="gramEnd"/>
      <w:r w:rsidRPr="00A0556F">
        <w:rPr>
          <w:rStyle w:val="Entity"/>
        </w:rPr>
        <w:t>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Titre5"/>
        <w:rPr>
          <w:lang w:val="en-CA"/>
        </w:rPr>
      </w:pPr>
      <w:proofErr w:type="gramStart"/>
      <w:r>
        <w:rPr>
          <w:lang w:val="en-CA"/>
        </w:rPr>
        <w:t>c</w:t>
      </w:r>
      <w:r w:rsidRPr="00F701C7">
        <w:rPr>
          <w:lang w:val="en-CA"/>
        </w:rPr>
        <w:t>itation</w:t>
      </w:r>
      <w:proofErr w:type="gramEnd"/>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Titre5"/>
        <w:rPr>
          <w:lang w:val="en-CA"/>
        </w:rPr>
      </w:pPr>
      <w:proofErr w:type="gramStart"/>
      <w:r w:rsidRPr="00F701C7">
        <w:rPr>
          <w:lang w:val="en-CA"/>
        </w:rPr>
        <w:t>preferredInterpretation</w:t>
      </w:r>
      <w:proofErr w:type="gramEnd"/>
    </w:p>
    <w:p w14:paraId="35D365C2" w14:textId="21700DE4" w:rsidR="00F701C7" w:rsidRDefault="00F701C7" w:rsidP="00D20646">
      <w:pPr>
        <w:rPr>
          <w:lang w:val="en-CA"/>
        </w:rPr>
      </w:pPr>
      <w:r>
        <w:rPr>
          <w:lang w:val="en-CA"/>
        </w:rPr>
        <w:t xml:space="preserve">The property </w:t>
      </w:r>
      <w:r w:rsidRPr="00A0556F">
        <w:rPr>
          <w:rStyle w:val="Entity"/>
        </w:rPr>
        <w:t>preferredInterpretation</w:t>
      </w:r>
      <w:proofErr w:type="gramStart"/>
      <w:r w:rsidRPr="00A0556F">
        <w:rPr>
          <w:rStyle w:val="Entity"/>
        </w:rPr>
        <w:t>:</w:t>
      </w:r>
      <w:r w:rsidR="00A0556F">
        <w:rPr>
          <w:rStyle w:val="Entity"/>
        </w:rPr>
        <w:t>Primitive</w:t>
      </w:r>
      <w:proofErr w:type="gramEnd"/>
      <w:r w:rsidR="00A0556F">
        <w:rPr>
          <w:rStyle w:val="Entity"/>
        </w:rPr>
        <w:t>::</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Titre5"/>
        <w:rPr>
          <w:lang w:val="en-CA"/>
        </w:rPr>
      </w:pPr>
      <w:proofErr w:type="gramStart"/>
      <w:r w:rsidRPr="00F701C7">
        <w:rPr>
          <w:lang w:val="en-CA"/>
        </w:rPr>
        <w:t>sourceCollection</w:t>
      </w:r>
      <w:proofErr w:type="gramEnd"/>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Titre3"/>
        <w:rPr>
          <w:lang w:val="en-CA"/>
        </w:rPr>
      </w:pPr>
      <w:bookmarkStart w:id="506" w:name="BKM_0B1CA329_7FCB_4838_9738_F600EF3A8B04"/>
      <w:bookmarkStart w:id="507" w:name="BKM_1D244EC3_ED85_479D_9C71_0F691EEBA5EA"/>
      <w:bookmarkStart w:id="508" w:name="BKM_9712572B_F199_4830_ACFD_E9764FB58028"/>
      <w:bookmarkStart w:id="509" w:name="BKM_95947C71_177C_4EA6_8B4C_94C513E8FE7E"/>
      <w:bookmarkStart w:id="510" w:name="BKM_F00B629C_EDB4_449B_8603_CDBBEFBA3576"/>
      <w:bookmarkStart w:id="511" w:name="BKM_B465F0F6_D0B5_40C2_8492_D188CFF84ACF"/>
      <w:bookmarkStart w:id="512" w:name="BKM_84CD8D11_428B_401E_A711_B019F6D0913D"/>
      <w:bookmarkStart w:id="513" w:name="_Toc456946995"/>
      <w:bookmarkEnd w:id="506"/>
      <w:bookmarkEnd w:id="507"/>
      <w:bookmarkEnd w:id="508"/>
      <w:bookmarkEnd w:id="509"/>
      <w:bookmarkEnd w:id="510"/>
      <w:bookmarkEnd w:id="511"/>
      <w:bookmarkEnd w:id="512"/>
      <w:r>
        <w:rPr>
          <w:lang w:val="en-CA"/>
        </w:rPr>
        <w:t>Geologic Specimen</w:t>
      </w:r>
      <w:bookmarkEnd w:id="513"/>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CA" w:eastAsia="en-CA"/>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91</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CA" w:eastAsia="en-CA"/>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A052E8">
        <w:rPr>
          <w:noProof/>
        </w:rPr>
        <w:t>92</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Titre5"/>
      </w:pPr>
      <w:proofErr w:type="gramStart"/>
      <w:r w:rsidRPr="00437ED0">
        <w:t>referenceDescription</w:t>
      </w:r>
      <w:proofErr w:type="gramEnd"/>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proofErr w:type="gramStart"/>
      <w:r w:rsidRPr="00A0556F">
        <w:rPr>
          <w:rStyle w:val="Entity"/>
        </w:rPr>
        <w:t>:CI</w:t>
      </w:r>
      <w:proofErr w:type="gramEnd"/>
      <w:r w:rsidRPr="00A0556F">
        <w:rPr>
          <w:rStyle w:val="Entity"/>
        </w:rPr>
        <w:t>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Titre5"/>
        <w:rPr>
          <w:lang w:val="en-CA"/>
        </w:rPr>
      </w:pPr>
      <w:bookmarkStart w:id="514" w:name="BKM_A953E1E0_629C_4E85_A72E_737CDDDCFAE9"/>
      <w:bookmarkEnd w:id="514"/>
      <w:proofErr w:type="gramStart"/>
      <w:r>
        <w:rPr>
          <w:lang w:val="en-CA"/>
        </w:rPr>
        <w:t>usedIn</w:t>
      </w:r>
      <w:proofErr w:type="gramEnd"/>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515" w:name="BKM_01360702_0FF9_4329_8A24_6080B84F3852"/>
      <w:bookmarkEnd w:id="515"/>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CA" w:eastAsia="en-CA"/>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A052E8">
        <w:rPr>
          <w:noProof/>
        </w:rPr>
        <w:t>93</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Titre5"/>
        <w:rPr>
          <w:lang w:val="en-CA"/>
        </w:rPr>
      </w:pPr>
      <w:bookmarkStart w:id="516" w:name="BKM_99DC7785_B09A_4EA4_AE4E_BDEDC4CCA382"/>
      <w:bookmarkEnd w:id="516"/>
      <w:proofErr w:type="gramStart"/>
      <w:r w:rsidRPr="00437ED0">
        <w:rPr>
          <w:lang w:val="en-CA"/>
        </w:rPr>
        <w:t>preparationMethod</w:t>
      </w:r>
      <w:proofErr w:type="gramEnd"/>
    </w:p>
    <w:p w14:paraId="1E0B7C37" w14:textId="341D7F8A" w:rsidR="00437ED0" w:rsidRDefault="00437ED0" w:rsidP="00D20646">
      <w:pPr>
        <w:rPr>
          <w:lang w:val="en-CA"/>
        </w:rPr>
      </w:pPr>
      <w:r>
        <w:rPr>
          <w:lang w:val="en-CA"/>
        </w:rPr>
        <w:t xml:space="preserve">The </w:t>
      </w:r>
      <w:r w:rsidRPr="00A0556F">
        <w:rPr>
          <w:rStyle w:val="Entity"/>
        </w:rPr>
        <w:t>preparationMethod</w:t>
      </w:r>
      <w:proofErr w:type="gramStart"/>
      <w:r w:rsidRPr="00A0556F">
        <w:rPr>
          <w:rStyle w:val="Entity"/>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Titre5"/>
      </w:pPr>
      <w:proofErr w:type="gramStart"/>
      <w:r>
        <w:rPr>
          <w:lang w:val="en-CA"/>
        </w:rPr>
        <w:t>p</w:t>
      </w:r>
      <w:r w:rsidRPr="00D970E9">
        <w:rPr>
          <w:lang w:val="en-CA"/>
        </w:rPr>
        <w:t>arameter</w:t>
      </w:r>
      <w:proofErr w:type="gramEnd"/>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Titre4"/>
        <w:rPr>
          <w:lang w:val="en-CA"/>
        </w:rPr>
      </w:pPr>
      <w:bookmarkStart w:id="517" w:name="BKM_2563A400_6C3B_4942_8487_10D45BA1555F"/>
      <w:bookmarkStart w:id="518" w:name="BKM_F3DE8415_7817_43D1_B72D_75E85103B0DD"/>
      <w:bookmarkEnd w:id="517"/>
      <w:bookmarkEnd w:id="518"/>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Paragraphedeliste"/>
        <w:numPr>
          <w:ilvl w:val="0"/>
          <w:numId w:val="17"/>
        </w:numPr>
        <w:rPr>
          <w:lang w:val="en-CA"/>
        </w:rPr>
      </w:pPr>
      <w:r w:rsidRPr="00DD288D">
        <w:rPr>
          <w:lang w:val="en-CA"/>
        </w:rPr>
        <w:t>diamond drilling</w:t>
      </w:r>
    </w:p>
    <w:p w14:paraId="445DA49D" w14:textId="77777777" w:rsidR="00DD288D" w:rsidRPr="00DD288D" w:rsidRDefault="00DD288D" w:rsidP="00C44904">
      <w:pPr>
        <w:pStyle w:val="Paragraphedeliste"/>
        <w:numPr>
          <w:ilvl w:val="0"/>
          <w:numId w:val="17"/>
        </w:numPr>
        <w:rPr>
          <w:lang w:val="en-CA"/>
        </w:rPr>
      </w:pPr>
      <w:r w:rsidRPr="00DD288D">
        <w:rPr>
          <w:lang w:val="en-CA"/>
        </w:rPr>
        <w:t>percussion drilling</w:t>
      </w:r>
    </w:p>
    <w:p w14:paraId="5780EC3D" w14:textId="77777777" w:rsidR="00DD288D" w:rsidRPr="00DD288D" w:rsidRDefault="00DD288D" w:rsidP="00C44904">
      <w:pPr>
        <w:pStyle w:val="Paragraphedeliste"/>
        <w:numPr>
          <w:ilvl w:val="0"/>
          <w:numId w:val="17"/>
        </w:numPr>
        <w:rPr>
          <w:lang w:val="en-CA"/>
        </w:rPr>
      </w:pPr>
      <w:r w:rsidRPr="00DD288D">
        <w:rPr>
          <w:lang w:val="en-CA"/>
        </w:rPr>
        <w:t>piston core drilling</w:t>
      </w:r>
    </w:p>
    <w:p w14:paraId="07F3BDF9" w14:textId="77777777" w:rsidR="00DD288D" w:rsidRPr="00DD288D" w:rsidRDefault="00DD288D" w:rsidP="00C44904">
      <w:pPr>
        <w:pStyle w:val="Paragraphedeliste"/>
        <w:numPr>
          <w:ilvl w:val="0"/>
          <w:numId w:val="17"/>
        </w:numPr>
        <w:rPr>
          <w:lang w:val="en-CA"/>
        </w:rPr>
      </w:pPr>
      <w:r w:rsidRPr="00DD288D">
        <w:rPr>
          <w:lang w:val="en-CA"/>
        </w:rPr>
        <w:t>vibro core drilling</w:t>
      </w:r>
    </w:p>
    <w:p w14:paraId="2CCBBCD2" w14:textId="77777777" w:rsidR="00DD288D" w:rsidRPr="00DD288D" w:rsidRDefault="00DD288D" w:rsidP="00C44904">
      <w:pPr>
        <w:pStyle w:val="Paragraphedeliste"/>
        <w:numPr>
          <w:ilvl w:val="0"/>
          <w:numId w:val="17"/>
        </w:numPr>
        <w:rPr>
          <w:lang w:val="en-CA"/>
        </w:rPr>
      </w:pPr>
      <w:r w:rsidRPr="00DD288D">
        <w:rPr>
          <w:lang w:val="en-CA"/>
        </w:rPr>
        <w:t>channel sampling</w:t>
      </w:r>
    </w:p>
    <w:p w14:paraId="1F178315" w14:textId="77777777" w:rsidR="00DD288D" w:rsidRPr="00DD288D" w:rsidRDefault="00DD288D" w:rsidP="00C44904">
      <w:pPr>
        <w:pStyle w:val="Paragraphedeliste"/>
        <w:numPr>
          <w:ilvl w:val="0"/>
          <w:numId w:val="17"/>
        </w:numPr>
        <w:rPr>
          <w:lang w:val="en-CA"/>
        </w:rPr>
      </w:pPr>
      <w:r w:rsidRPr="00DD288D">
        <w:rPr>
          <w:lang w:val="en-CA"/>
        </w:rPr>
        <w:t>sea floor dredging</w:t>
      </w:r>
    </w:p>
    <w:p w14:paraId="77E91918" w14:textId="640C7858" w:rsidR="00DD288D" w:rsidRPr="00DD288D" w:rsidRDefault="00DD288D" w:rsidP="00C44904">
      <w:pPr>
        <w:pStyle w:val="Paragraphedeliste"/>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CA" w:eastAsia="en-CA"/>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A052E8">
        <w:rPr>
          <w:noProof/>
        </w:rPr>
        <w:t>94</w:t>
      </w:r>
      <w:r>
        <w:fldChar w:fldCharType="end"/>
      </w:r>
      <w:r>
        <w:t xml:space="preserve"> : </w:t>
      </w:r>
      <w:r w:rsidRPr="00F115BF">
        <w:t>Geologic sampling method</w:t>
      </w:r>
    </w:p>
    <w:p w14:paraId="6C562754" w14:textId="5ADD1B88" w:rsidR="00437ED0" w:rsidRPr="00437ED0" w:rsidRDefault="006521AB" w:rsidP="006521AB">
      <w:pPr>
        <w:pStyle w:val="Titre5"/>
      </w:pPr>
      <w:proofErr w:type="gramStart"/>
      <w:r>
        <w:t>m</w:t>
      </w:r>
      <w:r w:rsidR="00437ED0" w:rsidRPr="00437ED0">
        <w:t>ethod</w:t>
      </w:r>
      <w:proofErr w:type="gramEnd"/>
    </w:p>
    <w:p w14:paraId="7ABFDA77" w14:textId="3B40D9FE" w:rsidR="00437ED0" w:rsidRDefault="00437ED0" w:rsidP="00437ED0">
      <w:pPr>
        <w:keepNext/>
      </w:pPr>
      <w:r>
        <w:t xml:space="preserve">The property </w:t>
      </w:r>
      <w:r w:rsidRPr="00A0556F">
        <w:rPr>
          <w:rStyle w:val="Entity"/>
        </w:rPr>
        <w:t>method</w:t>
      </w:r>
      <w:proofErr w:type="gramStart"/>
      <w:r w:rsidRPr="00A0556F">
        <w:rPr>
          <w:rStyle w:val="Entity"/>
        </w:rPr>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519" w:name="BKM_7694DED9_A4F1_4913_BBD8_F553EF63B4A9"/>
      <w:bookmarkEnd w:id="519"/>
      <w:proofErr w:type="gramStart"/>
      <w:r>
        <w:rPr>
          <w:lang w:val="en-CA"/>
        </w:rPr>
        <w:t>p</w:t>
      </w:r>
      <w:r w:rsidRPr="00D970E9">
        <w:rPr>
          <w:lang w:val="en-CA"/>
        </w:rPr>
        <w:t>arameter</w:t>
      </w:r>
      <w:proofErr w:type="gramEnd"/>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Titre3"/>
        <w:rPr>
          <w:lang w:val="en-CA"/>
        </w:rPr>
      </w:pPr>
      <w:bookmarkStart w:id="520" w:name="BKM_D4F19968_4426_4517_BA14_BAB7917AB647"/>
      <w:bookmarkStart w:id="521" w:name="BKM_04EA1B0A_66CA_4B08_B485_94449A53A44A"/>
      <w:bookmarkStart w:id="522" w:name="_Toc456946996"/>
      <w:bookmarkEnd w:id="520"/>
      <w:bookmarkEnd w:id="521"/>
      <w:r>
        <w:rPr>
          <w:lang w:val="en-CA"/>
        </w:rPr>
        <w:t>GeoSciML Laboratory analysis and specimen vocabularies</w:t>
      </w:r>
      <w:bookmarkEnd w:id="52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23" w:name="_Ref433015177"/>
      <w:bookmarkStart w:id="524" w:name="_Toc456946997"/>
      <w:r>
        <w:rPr>
          <w:lang w:val="en-CA"/>
        </w:rPr>
        <w:t>Outcrop encoding pattern</w:t>
      </w:r>
      <w:r w:rsidR="00DD288D">
        <w:rPr>
          <w:lang w:val="en-CA"/>
        </w:rPr>
        <w:t xml:space="preserve"> (Informative)</w:t>
      </w:r>
      <w:bookmarkEnd w:id="523"/>
      <w:bookmarkEnd w:id="524"/>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052E8">
        <w:rPr>
          <w:noProof/>
        </w:rPr>
        <w:t>95</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Titre2"/>
        <w:rPr>
          <w:lang w:val="en-CA"/>
        </w:rPr>
      </w:pPr>
      <w:bookmarkStart w:id="525" w:name="_Toc456946998"/>
      <w:r w:rsidRPr="00D12552">
        <w:rPr>
          <w:lang w:val="en-CA"/>
        </w:rPr>
        <w:t xml:space="preserve">GeoSciML </w:t>
      </w:r>
      <w:r>
        <w:rPr>
          <w:lang w:val="en-CA"/>
        </w:rPr>
        <w:t>Lite</w:t>
      </w:r>
      <w:r w:rsidRPr="00D12552">
        <w:rPr>
          <w:lang w:val="en-CA"/>
        </w:rPr>
        <w:t xml:space="preserve"> Requirements </w:t>
      </w:r>
      <w:proofErr w:type="gramStart"/>
      <w:r w:rsidRPr="00D12552">
        <w:rPr>
          <w:lang w:val="en-CA"/>
        </w:rPr>
        <w:t>Class</w:t>
      </w:r>
      <w:r>
        <w:rPr>
          <w:lang w:val="en-CA"/>
        </w:rPr>
        <w:t xml:space="preserve"> </w:t>
      </w:r>
      <w:r>
        <w:t xml:space="preserve"> (</w:t>
      </w:r>
      <w:proofErr w:type="gramEnd"/>
      <w:r>
        <w:t>Normative)</w:t>
      </w:r>
      <w:bookmarkEnd w:id="525"/>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A0586" w:rsidRDefault="002C1116"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Pr="00804C60">
              <w:rPr>
                <w:rStyle w:val="requri"/>
                <w:rFonts w:ascii="Calibri" w:hAnsi="Calibri"/>
                <w:b w:val="0"/>
                <w:sz w:val="20"/>
                <w:szCs w:val="20"/>
                <w:lang w:val="en-CA"/>
              </w:rPr>
              <w:t>dentifier</w:t>
            </w:r>
            <w:proofErr w:type="gramEnd"/>
            <w:r w:rsidRPr="00804C60">
              <w:rPr>
                <w:rStyle w:val="requri"/>
                <w:rFonts w:ascii="Calibri" w:hAnsi="Calibri"/>
                <w:b w:val="0"/>
                <w:sz w:val="20"/>
                <w:szCs w:val="20"/>
                <w:lang w:val="en-CA"/>
              </w:rPr>
              <w:t xml:space="preserve">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epresentativeLithology_uri</w:t>
            </w:r>
            <w:proofErr w:type="gramEnd"/>
            <w:r w:rsidRPr="005A0586">
              <w:rPr>
                <w:rStyle w:val="reqtext"/>
                <w:rFonts w:ascii="Calibri" w:hAnsi="Calibri"/>
                <w:sz w:val="20"/>
                <w:szCs w:val="20"/>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epresentativeAge_uri</w:t>
            </w:r>
            <w:proofErr w:type="gramEnd"/>
            <w:r w:rsidRPr="005A0586">
              <w:rPr>
                <w:rStyle w:val="reqtext"/>
                <w:rFonts w:ascii="Calibri" w:hAnsi="Calibri"/>
                <w:sz w:val="20"/>
                <w:szCs w:val="20"/>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Pr="005A0586">
              <w:rPr>
                <w:rStyle w:val="reqtext"/>
                <w:rFonts w:ascii="Calibri" w:hAnsi="Calibri"/>
                <w:sz w:val="20"/>
                <w:szCs w:val="20"/>
                <w:lang w:val="en-CA"/>
              </w:rPr>
              <w:t>pecification_uri</w:t>
            </w:r>
            <w:proofErr w:type="gramEnd"/>
            <w:r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E700A60"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26"/>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commentRangeEnd w:id="526"/>
            <w:r w:rsidRPr="00A44A07">
              <w:rPr>
                <w:rStyle w:val="reqtext"/>
                <w:rFonts w:ascii="Calibri" w:hAnsi="Calibri"/>
                <w:sz w:val="20"/>
                <w:szCs w:val="20"/>
                <w:lang w:val="en-CA"/>
              </w:rPr>
              <w:t>Observation</w:t>
            </w:r>
            <w:r w:rsidRPr="00804C60">
              <w:rPr>
                <w:rStyle w:val="Marquedecommentaire"/>
                <w:rFonts w:ascii="Calibri" w:hAnsi="Calibri"/>
                <w:sz w:val="20"/>
                <w:szCs w:val="20"/>
              </w:rPr>
              <w:commentReference w:id="526"/>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w:t>
      </w:r>
      <w:r w:rsidRPr="00762332">
        <w:rPr>
          <w:lang w:val="en-CA"/>
        </w:rPr>
        <w:lastRenderedPageBreak/>
        <w:t xml:space="preserve">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Lgende"/>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Lgende"/>
        <w:jc w:val="center"/>
        <w:rPr>
          <w:color w:val="000000"/>
          <w:lang w:val="en-CA"/>
        </w:rPr>
      </w:pPr>
      <w:proofErr w:type="gramStart"/>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A052E8">
        <w:rPr>
          <w:noProof/>
          <w:color w:val="000000"/>
        </w:rPr>
        <w:t>96</w:t>
      </w:r>
      <w:r w:rsidRPr="00804C60">
        <w:rPr>
          <w:noProof/>
          <w:color w:val="000000"/>
        </w:rPr>
        <w:fldChar w:fldCharType="end"/>
      </w:r>
      <w:r w:rsidRPr="00804C60">
        <w:rPr>
          <w:color w:val="000000"/>
        </w:rPr>
        <w:t xml:space="preserve"> - Package dependency for GeoSciML </w:t>
      </w:r>
      <w:r>
        <w:rPr>
          <w:color w:val="000000"/>
        </w:rPr>
        <w:t>Lite.</w:t>
      </w:r>
      <w:proofErr w:type="gramEnd"/>
    </w:p>
    <w:p w14:paraId="21D633D1" w14:textId="7777777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lastRenderedPageBreak/>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7" w:history="1">
        <w:r w:rsidR="002C1116" w:rsidRPr="008465E6">
          <w:rPr>
            <w:rStyle w:val="Lienhypertexte"/>
            <w:lang w:val="en-CA"/>
          </w:rPr>
          <w:t>CGI Simple Lithology</w:t>
        </w:r>
      </w:hyperlink>
      <w:r w:rsidR="002C1116">
        <w:rPr>
          <w:rStyle w:val="Lienhypertexte"/>
          <w:lang w:val="en-CA"/>
        </w:rPr>
        <w:t xml:space="preserve"> (</w:t>
      </w:r>
      <w:r w:rsidR="002C1116" w:rsidRPr="009C4735">
        <w:rPr>
          <w:rStyle w:val="Lienhypertexte"/>
          <w:lang w:val="en-CA"/>
        </w:rPr>
        <w:t>http://resource.geosciml.org/classifier/cgi/lithology/</w:t>
      </w:r>
      <w:r w:rsidR="002C1116">
        <w:rPr>
          <w:rStyle w:val="Lienhypertexte"/>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Titre3"/>
        <w:rPr>
          <w:lang w:val="en-CA"/>
        </w:rPr>
      </w:pPr>
      <w:bookmarkStart w:id="527" w:name="_Toc456946999"/>
      <w:r>
        <w:rPr>
          <w:lang w:val="en-CA"/>
        </w:rPr>
        <w:t>Property mapping</w:t>
      </w:r>
      <w:bookmarkEnd w:id="527"/>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Paragraphedeliste"/>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Paragraphedeliste"/>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w:t>
      </w:r>
      <w:proofErr w:type="gramStart"/>
      <w:r w:rsidR="008F3406" w:rsidRPr="00A0556F">
        <w:rPr>
          <w:rStyle w:val="Entity"/>
        </w:rPr>
        <w:t>:Category</w:t>
      </w:r>
      <w:proofErr w:type="gramEnd"/>
      <w:r w:rsidR="00650516" w:rsidRPr="00A0556F">
        <w:rPr>
          <w:rStyle w:val="Entity"/>
        </w:rPr>
        <w:t>::value</w:t>
      </w:r>
      <w:r w:rsidR="00650516">
        <w:rPr>
          <w:lang w:val="en-CA"/>
        </w:rPr>
        <w:t>.</w:t>
      </w:r>
    </w:p>
    <w:p w14:paraId="06F6CA77" w14:textId="669E59C9" w:rsidR="002C1116" w:rsidRDefault="002C1116" w:rsidP="00C44904">
      <w:pPr>
        <w:pStyle w:val="Paragraphedeliste"/>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Lite properties cardinalities are limited to 0</w:t>
      </w:r>
      <w:proofErr w:type="gramStart"/>
      <w:r>
        <w:rPr>
          <w:lang w:val="en-CA"/>
        </w:rPr>
        <w:t>..1</w:t>
      </w:r>
      <w:proofErr w:type="gramEnd"/>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w:t>
      </w:r>
      <w:r w:rsidR="00650516">
        <w:rPr>
          <w:lang w:val="en-CA"/>
        </w:rPr>
        <w:lastRenderedPageBreak/>
        <w:t xml:space="preserve">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Lgende"/>
        <w:rPr>
          <w:lang w:val="en-CA"/>
        </w:rPr>
      </w:pPr>
      <w:bookmarkStart w:id="528" w:name="_Ref456948205"/>
      <w:r>
        <w:t xml:space="preserve">Figure </w:t>
      </w:r>
      <w:r>
        <w:fldChar w:fldCharType="begin"/>
      </w:r>
      <w:r>
        <w:instrText xml:space="preserve"> SEQ Figure \* ARABIC </w:instrText>
      </w:r>
      <w:r>
        <w:fldChar w:fldCharType="separate"/>
      </w:r>
      <w:r w:rsidR="00A052E8">
        <w:rPr>
          <w:noProof/>
        </w:rPr>
        <w:t>97</w:t>
      </w:r>
      <w:r>
        <w:fldChar w:fldCharType="end"/>
      </w:r>
      <w:bookmarkEnd w:id="528"/>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t xml:space="preserve">Figure </w:t>
      </w:r>
      <w:r>
        <w:rPr>
          <w:noProof/>
        </w:rPr>
        <w:t>96</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lastRenderedPageBreak/>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A0556F">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Paragraphedeliste"/>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C44904">
      <w:pPr>
        <w:pStyle w:val="Paragraphedeliste"/>
        <w:numPr>
          <w:ilvl w:val="0"/>
          <w:numId w:val="29"/>
        </w:numPr>
        <w:spacing w:after="0"/>
        <w:rPr>
          <w:lang w:val="en-CA"/>
        </w:rPr>
      </w:pPr>
      <w:r>
        <w:rPr>
          <w:lang w:val="en-CA"/>
        </w:rPr>
        <w:t>Any property modelled as part as metadata (</w:t>
      </w:r>
      <w:r w:rsidRPr="00F16431">
        <w:rPr>
          <w:rStyle w:val="Entity"/>
        </w:rPr>
        <w:t>MD_Metadata</w:t>
      </w:r>
      <w:r>
        <w:rPr>
          <w:lang w:val="en-CA"/>
        </w:rPr>
        <w:t>) as there are no explicit requirements on how GML metaDataProperty should be implemented.</w:t>
      </w:r>
    </w:p>
    <w:p w14:paraId="7FFB3F10" w14:textId="77777777" w:rsidR="002C1116" w:rsidRDefault="002C1116" w:rsidP="00C44904">
      <w:pPr>
        <w:pStyle w:val="Paragraphedeliste"/>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Paragraphedeliste"/>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Titre3"/>
        <w:rPr>
          <w:lang w:val="en-CA"/>
        </w:rPr>
      </w:pPr>
      <w:bookmarkStart w:id="529" w:name="_Toc456947000"/>
      <w:r>
        <w:rPr>
          <w:lang w:val="en-CA"/>
        </w:rPr>
        <w:t>Lite views</w:t>
      </w:r>
      <w:bookmarkEnd w:id="529"/>
    </w:p>
    <w:p w14:paraId="1EBED492" w14:textId="77777777" w:rsidR="002C1116" w:rsidRPr="009C4735" w:rsidRDefault="002C1116" w:rsidP="002C1116">
      <w:pPr>
        <w:rPr>
          <w:lang w:val="en-CA"/>
        </w:rPr>
      </w:pPr>
    </w:p>
    <w:p w14:paraId="19EDB4FD" w14:textId="77777777" w:rsidR="002C1116" w:rsidRPr="00A12606" w:rsidRDefault="002C1116" w:rsidP="002C111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Titre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Titre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Titre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commentRangeStart w:id="530"/>
            <w:r>
              <w:rPr>
                <w:rStyle w:val="reqtext"/>
                <w:lang w:val="en-CA"/>
              </w:rPr>
              <w:t xml:space="preserve">Properties containing a valid URI SHOULD provide a resolvable URI referring to a resource resolvable using Linked Open Data principles. </w:t>
            </w:r>
            <w:commentRangeEnd w:id="530"/>
            <w:r w:rsidR="00934F22">
              <w:rPr>
                <w:rStyle w:val="Marquedecommentaire"/>
                <w:rFonts w:ascii="Times New Roman" w:eastAsia="Times New Roman" w:hAnsi="Times New Roman"/>
                <w:lang w:val="en-US" w:eastAsia="en-US"/>
              </w:rPr>
              <w:commentReference w:id="530"/>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t>Although many vocabulary terms are defined as URI, not all URI are actually supported by a formal Linked Open Data infrastructure.   URI are jus</w:t>
      </w:r>
      <w:r w:rsidR="00934F22" w:rsidRPr="00722E9C">
        <w:rPr>
          <w:lang w:val="en-CA"/>
        </w:rPr>
        <w:t xml:space="preserve">t convenient mechanism to </w:t>
      </w:r>
      <w:r w:rsidR="00934F22" w:rsidRPr="00722E9C">
        <w:rPr>
          <w:lang w:val="en-CA"/>
        </w:rPr>
        <w:lastRenderedPageBreak/>
        <w:t>build unique vocabulary identifiers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2C8CF4D" w:rsidR="002C1116" w:rsidRDefault="001E68E4" w:rsidP="002C1116">
      <w:pPr>
        <w:keepNext/>
      </w:pPr>
      <w:r>
        <w:rPr>
          <w:noProof/>
          <w:lang w:val="en-CA" w:eastAsia="en-CA"/>
        </w:rPr>
        <w:drawing>
          <wp:inline distT="0" distB="0" distL="0" distR="0" wp14:anchorId="07E1A022" wp14:editId="31DF2CC1">
            <wp:extent cx="5486400" cy="412709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4127099"/>
                    </a:xfrm>
                    <a:prstGeom prst="rect">
                      <a:avLst/>
                    </a:prstGeom>
                    <a:noFill/>
                    <a:ln>
                      <a:noFill/>
                    </a:ln>
                  </pic:spPr>
                </pic:pic>
              </a:graphicData>
            </a:graphic>
          </wp:inline>
        </w:drawing>
      </w:r>
    </w:p>
    <w:p w14:paraId="128D0660" w14:textId="77777777" w:rsidR="002C1116" w:rsidRDefault="002C1116" w:rsidP="002C1116">
      <w:pPr>
        <w:pStyle w:val="Lgende"/>
      </w:pPr>
      <w:bookmarkStart w:id="531" w:name="_Ref456948412"/>
      <w:r>
        <w:t xml:space="preserve">Figure </w:t>
      </w:r>
      <w:r>
        <w:fldChar w:fldCharType="begin"/>
      </w:r>
      <w:r>
        <w:instrText xml:space="preserve"> SEQ Figure \* ARABIC </w:instrText>
      </w:r>
      <w:r>
        <w:fldChar w:fldCharType="separate"/>
      </w:r>
      <w:r w:rsidR="00A052E8">
        <w:rPr>
          <w:noProof/>
        </w:rPr>
        <w:t>98</w:t>
      </w:r>
      <w:r>
        <w:fldChar w:fldCharType="end"/>
      </w:r>
      <w:bookmarkEnd w:id="531"/>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t xml:space="preserve">Figure </w:t>
      </w:r>
      <w:r>
        <w:rPr>
          <w:noProof/>
        </w:rPr>
        <w:t>97</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Titre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Titre3"/>
      </w:pPr>
      <w:bookmarkStart w:id="532" w:name="_Toc456947001"/>
      <w:r w:rsidRPr="00D14AF0">
        <w:lastRenderedPageBreak/>
        <w:t>GeologicUnitView</w:t>
      </w:r>
      <w:bookmarkEnd w:id="532"/>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052E8">
        <w:rPr>
          <w:noProof/>
          <w:color w:val="auto"/>
        </w:rPr>
        <w:t>99</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Titre4"/>
      </w:pPr>
      <w:r>
        <w:t>Mapping</w:t>
      </w:r>
    </w:p>
    <w:p w14:paraId="61068914" w14:textId="77777777" w:rsidR="002C1116" w:rsidRPr="00ED1DE6" w:rsidRDefault="002C1116" w:rsidP="002C1116"/>
    <w:p w14:paraId="52C5B269" w14:textId="77777777" w:rsidR="002C1116" w:rsidRDefault="002C1116" w:rsidP="002C1116"/>
    <w:tbl>
      <w:tblPr>
        <w:tblStyle w:val="Ombrageclair"/>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lastRenderedPageBreak/>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Titre4"/>
      </w:pPr>
      <w:proofErr w:type="gramStart"/>
      <w:r>
        <w:t>i</w:t>
      </w:r>
      <w:r w:rsidRPr="00D970E9">
        <w:t>dentifier</w:t>
      </w:r>
      <w:proofErr w:type="gramEnd"/>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 xml:space="preserve">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Titre4"/>
      </w:pPr>
      <w:proofErr w:type="gramStart"/>
      <w:r>
        <w:t>name</w:t>
      </w:r>
      <w:proofErr w:type="gramEnd"/>
    </w:p>
    <w:p w14:paraId="6B1CB523" w14:textId="7079A8C1" w:rsidR="002C1116" w:rsidRPr="00D970E9" w:rsidRDefault="002C1116" w:rsidP="002C1116">
      <w:pPr>
        <w:rPr>
          <w:lang w:val="en-CA"/>
        </w:rPr>
      </w:pPr>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Titre4"/>
      </w:pPr>
      <w:proofErr w:type="gramStart"/>
      <w:r>
        <w:t>description</w:t>
      </w:r>
      <w:proofErr w:type="gramEnd"/>
    </w:p>
    <w:p w14:paraId="36445FEA" w14:textId="77777777" w:rsidR="002C1116" w:rsidRDefault="002C1116" w:rsidP="002C1116">
      <w:r>
        <w:t>If present, the property</w:t>
      </w:r>
      <w:r w:rsidRPr="00F4750B">
        <w:t xml:space="preserve"> </w:t>
      </w:r>
      <w:r w:rsidRPr="00F16431">
        <w:rPr>
          <w:rStyle w:val="Entity"/>
        </w:rPr>
        <w:t>description</w:t>
      </w:r>
      <w:proofErr w:type="gramStart"/>
      <w:r w:rsidRPr="00F16431">
        <w:rPr>
          <w:rStyle w:val="Entity"/>
        </w:rPr>
        <w:t>:Primitive</w:t>
      </w:r>
      <w:proofErr w:type="gramEnd"/>
      <w:r w:rsidRPr="00F16431">
        <w:rPr>
          <w:rStyle w:val="Entity"/>
        </w:rPr>
        <w:t>::CharacterString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Titre4"/>
      </w:pPr>
      <w:proofErr w:type="gramStart"/>
      <w:r w:rsidRPr="00D970E9">
        <w:t>geologicUnitType</w:t>
      </w:r>
      <w:proofErr w:type="gramEnd"/>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Titre4"/>
      </w:pPr>
      <w:proofErr w:type="gramStart"/>
      <w:r>
        <w:t>rank</w:t>
      </w:r>
      <w:proofErr w:type="gramEnd"/>
      <w:r w:rsidRPr="00F24B15">
        <w:t xml:space="preserve"> </w:t>
      </w:r>
    </w:p>
    <w:p w14:paraId="4D44E9C2" w14:textId="77777777" w:rsidR="002C1116" w:rsidRDefault="002C1116" w:rsidP="002C1116">
      <w:r>
        <w:t xml:space="preserve">If present, the property </w:t>
      </w:r>
      <w:r w:rsidRPr="00F16431">
        <w:rPr>
          <w:rStyle w:val="Entity"/>
        </w:rPr>
        <w:t>rank</w:t>
      </w:r>
      <w:proofErr w:type="gramStart"/>
      <w:r w:rsidRPr="00F16431">
        <w:rPr>
          <w:rStyle w:val="Entity"/>
        </w:rPr>
        <w:t>:Primitive</w:t>
      </w:r>
      <w:proofErr w:type="gramEnd"/>
      <w:r w:rsidRPr="00F16431">
        <w:rPr>
          <w:rStyle w:val="Entity"/>
        </w:rPr>
        <w:t>::CharacterString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Titre4"/>
      </w:pPr>
      <w:proofErr w:type="gramStart"/>
      <w:r>
        <w:t>l</w:t>
      </w:r>
      <w:r w:rsidR="002C1116" w:rsidRPr="00D970E9">
        <w:t>ithology</w:t>
      </w:r>
      <w:proofErr w:type="gramEnd"/>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Titre4"/>
      </w:pPr>
      <w:proofErr w:type="gramStart"/>
      <w:r w:rsidRPr="00D970E9">
        <w:t>geologicHistory</w:t>
      </w:r>
      <w:proofErr w:type="gramEnd"/>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Titre4"/>
      </w:pPr>
      <w:proofErr w:type="gramStart"/>
      <w:r w:rsidRPr="00D970E9">
        <w:t>numericOlderAge</w:t>
      </w:r>
      <w:proofErr w:type="gramEnd"/>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Titre4"/>
      </w:pPr>
      <w:proofErr w:type="gramStart"/>
      <w:r w:rsidRPr="00D970E9">
        <w:t>numericYoungerAge</w:t>
      </w:r>
      <w:proofErr w:type="gramEnd"/>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Titre4"/>
      </w:pPr>
      <w:proofErr w:type="gramStart"/>
      <w:r w:rsidRPr="00D970E9">
        <w:t>observationMethod</w:t>
      </w:r>
      <w:proofErr w:type="gramEnd"/>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lastRenderedPageBreak/>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Titre4"/>
      </w:pPr>
      <w:proofErr w:type="gramStart"/>
      <w:r w:rsidRPr="00D970E9">
        <w:t>positionalAccuracy</w:t>
      </w:r>
      <w:proofErr w:type="gramEnd"/>
    </w:p>
    <w:p w14:paraId="18BFEA92" w14:textId="0D052CE4" w:rsidR="0069087E" w:rsidRDefault="002C1116" w:rsidP="002C1116">
      <w:r>
        <w:t xml:space="preserve">If present, the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Titre4"/>
      </w:pPr>
      <w:proofErr w:type="gramStart"/>
      <w:r>
        <w:t>source</w:t>
      </w:r>
      <w:proofErr w:type="gramEnd"/>
    </w:p>
    <w:p w14:paraId="5DD1194A" w14:textId="77777777" w:rsidR="002C1116" w:rsidRDefault="002C1116" w:rsidP="002C1116">
      <w:r>
        <w:t xml:space="preserve">If present, the property </w:t>
      </w:r>
      <w:r w:rsidRPr="00F16431">
        <w:rPr>
          <w:rStyle w:val="Entity"/>
        </w:rPr>
        <w:t>source</w:t>
      </w:r>
      <w:proofErr w:type="gramStart"/>
      <w:r w:rsidRPr="00F16431">
        <w:rPr>
          <w:rStyle w:val="Entity"/>
        </w:rPr>
        <w:t>:Primitive</w:t>
      </w:r>
      <w:proofErr w:type="gramEnd"/>
      <w:r w:rsidRPr="00F16431">
        <w:rPr>
          <w:rStyle w:val="Entity"/>
        </w:rP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Titre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w:t>
      </w:r>
      <w:proofErr w:type="gramStart"/>
      <w:r w:rsidRPr="00F16431">
        <w:rPr>
          <w:rStyle w:val="Entity"/>
        </w:rPr>
        <w:t>:Primitive</w:t>
      </w:r>
      <w:proofErr w:type="gramEnd"/>
      <w:r w:rsidRPr="00F16431">
        <w:rPr>
          <w:rStyle w:val="Entity"/>
        </w:rPr>
        <w:t>::CharacterString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Titre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w:t>
      </w:r>
      <w:proofErr w:type="gramStart"/>
      <w:r w:rsidRPr="00F16431">
        <w:rPr>
          <w:rStyle w:val="Entity"/>
        </w:rPr>
        <w:t>:Primitive</w:t>
      </w:r>
      <w:proofErr w:type="gramEnd"/>
      <w:r w:rsidRPr="00F16431">
        <w:rPr>
          <w:rStyle w:val="Entity"/>
        </w:rPr>
        <w:t>::CharacterString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Titre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w:t>
      </w:r>
      <w:proofErr w:type="gramStart"/>
      <w:r w:rsidRPr="00F16431">
        <w:rPr>
          <w:rStyle w:val="Entity"/>
        </w:rPr>
        <w:t>:Primitive</w:t>
      </w:r>
      <w:proofErr w:type="gramEnd"/>
      <w:r w:rsidRPr="00F16431">
        <w:rPr>
          <w:rStyle w:val="Entity"/>
        </w:rPr>
        <w:t>::CharacterString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sidRPr="00F16431">
              <w:rPr>
                <w:rStyle w:val="Entity"/>
              </w:rPr>
              <w:t>representativeAge_uri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Titre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sidRPr="00F16431">
              <w:rPr>
                <w:rStyle w:val="Entity"/>
              </w:rPr>
              <w:t>representativeOlderAge_uri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Titre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w:t>
      </w:r>
      <w:proofErr w:type="gramStart"/>
      <w:r w:rsidRPr="00F16431">
        <w:rPr>
          <w:rStyle w:val="Entity"/>
        </w:rPr>
        <w:t>:Primitive</w:t>
      </w:r>
      <w:proofErr w:type="gramEnd"/>
      <w:r w:rsidRPr="00F16431">
        <w:rPr>
          <w:rStyle w:val="Entity"/>
        </w:rPr>
        <w:t>::CharacterString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sidRPr="00F16431">
              <w:rPr>
                <w:rStyle w:val="Entity"/>
              </w:rPr>
              <w:t>representativeYoungerAge_uri</w:t>
            </w:r>
            <w:proofErr w:type="gramEnd"/>
            <w:r w:rsidRPr="00F16431">
              <w:rPr>
                <w:rStyle w:val="Entity"/>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Titre4"/>
      </w:pPr>
      <w:r w:rsidRPr="00C17A19">
        <w:lastRenderedPageBreak/>
        <w:t>specification_uri</w:t>
      </w:r>
    </w:p>
    <w:p w14:paraId="5AB8FEBF" w14:textId="77777777" w:rsidR="002C1116" w:rsidRDefault="002C1116" w:rsidP="002C1116">
      <w:r>
        <w:t xml:space="preserve">If present, the property </w:t>
      </w:r>
      <w:r w:rsidRPr="00F16431">
        <w:rPr>
          <w:rStyle w:val="Entity"/>
        </w:rPr>
        <w:t>specification_uri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Titre4"/>
      </w:pPr>
      <w:r>
        <w:t>metadata_uri</w:t>
      </w:r>
    </w:p>
    <w:p w14:paraId="0352159E" w14:textId="152C08D9" w:rsidR="002C1116" w:rsidRDefault="002C1116" w:rsidP="002C1116">
      <w:r>
        <w:t>If present, t</w:t>
      </w:r>
      <w:r w:rsidRPr="009E36A6">
        <w:t xml:space="preserve">he </w:t>
      </w:r>
      <w:r w:rsidRPr="00F16431">
        <w:rPr>
          <w:rStyle w:val="Entity"/>
        </w:rPr>
        <w:t>property metadata_uri</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Titre4"/>
      </w:pPr>
      <w:proofErr w:type="gramStart"/>
      <w:r w:rsidRPr="00C17A19">
        <w:t>genericSymbolizer</w:t>
      </w:r>
      <w:proofErr w:type="gramEnd"/>
    </w:p>
    <w:p w14:paraId="37A0F496" w14:textId="77777777" w:rsidR="002C1116" w:rsidRDefault="002C1116" w:rsidP="002C1116">
      <w:r>
        <w:t xml:space="preserve">If present, the property </w:t>
      </w:r>
      <w:r w:rsidRPr="00F16431">
        <w:rPr>
          <w:rStyle w:val="Entity"/>
        </w:rPr>
        <w:t>genericSymbolizer</w:t>
      </w:r>
      <w:proofErr w:type="gramStart"/>
      <w:r w:rsidRPr="00F16431">
        <w:rPr>
          <w:rStyle w:val="Entity"/>
        </w:rPr>
        <w:t>:CharacterString</w:t>
      </w:r>
      <w:proofErr w:type="gramEnd"/>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Titre4"/>
      </w:pPr>
      <w:proofErr w:type="gramStart"/>
      <w:r>
        <w:t>s</w:t>
      </w:r>
      <w:r w:rsidRPr="004E3A57">
        <w:t>hape</w:t>
      </w:r>
      <w:proofErr w:type="gramEnd"/>
    </w:p>
    <w:p w14:paraId="1C2CADEE" w14:textId="77777777" w:rsidR="002C1116" w:rsidRDefault="002C1116" w:rsidP="002C1116">
      <w:r>
        <w:t xml:space="preserve">The property </w:t>
      </w:r>
      <w:r w:rsidRPr="00F16431">
        <w:rPr>
          <w:rStyle w:val="Entity"/>
        </w:rPr>
        <w:t>shape</w:t>
      </w:r>
      <w:proofErr w:type="gramStart"/>
      <w:r w:rsidRPr="00F16431">
        <w:rPr>
          <w:rStyle w:val="Entity"/>
        </w:rPr>
        <w:t>:GEO</w:t>
      </w:r>
      <w:proofErr w:type="gramEnd"/>
      <w:r w:rsidRPr="00F16431">
        <w:rPr>
          <w:rStyle w:val="Entity"/>
        </w:rPr>
        <w:t>::GM_Object</w:t>
      </w:r>
      <w:r>
        <w:t xml:space="preserve"> contains a geometry </w:t>
      </w:r>
      <w:r w:rsidRPr="004E3A57">
        <w:t>defining the extent of the feature of interest.</w:t>
      </w:r>
      <w:r>
        <w:t xml:space="preserve">  </w:t>
      </w:r>
    </w:p>
    <w:p w14:paraId="79194BC3" w14:textId="0FA0F101" w:rsidR="002C1116" w:rsidRDefault="0069087E" w:rsidP="002C1116">
      <w:pPr>
        <w:pStyle w:val="Titre4"/>
      </w:pPr>
      <w:proofErr w:type="gramStart"/>
      <w:r>
        <w:t>a</w:t>
      </w:r>
      <w:r w:rsidR="002C1116" w:rsidRPr="004E3A57">
        <w:t>ny</w:t>
      </w:r>
      <w:proofErr w:type="gramEnd"/>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Titre3"/>
        <w:rPr>
          <w:lang w:val="en-CA"/>
        </w:rPr>
      </w:pPr>
      <w:bookmarkStart w:id="533" w:name="_Toc456947002"/>
      <w:r w:rsidRPr="00D14AF0">
        <w:rPr>
          <w:lang w:val="en-CA"/>
        </w:rPr>
        <w:t>BoreholeView</w:t>
      </w:r>
      <w:bookmarkEnd w:id="533"/>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052E8">
        <w:rPr>
          <w:noProof/>
          <w:color w:val="auto"/>
        </w:rPr>
        <w:t>100</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Titre4"/>
        <w:rPr>
          <w:lang w:val="en-CA"/>
        </w:rPr>
      </w:pPr>
      <w:r>
        <w:rPr>
          <w:lang w:val="en-CA"/>
        </w:rPr>
        <w:t>Mapping</w:t>
      </w:r>
    </w:p>
    <w:p w14:paraId="46A1D7F5" w14:textId="77777777" w:rsidR="002C1116" w:rsidRDefault="002C1116" w:rsidP="002C1116">
      <w:pPr>
        <w:rPr>
          <w:lang w:val="en-CA"/>
        </w:rPr>
      </w:pPr>
    </w:p>
    <w:tbl>
      <w:tblPr>
        <w:tblStyle w:val="Ombrageclair"/>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Titre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absolute URI conformant to RFC 3986.</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Titre4"/>
        <w:rPr>
          <w:lang w:val="en-CA"/>
        </w:rPr>
      </w:pPr>
      <w:proofErr w:type="gramStart"/>
      <w:r>
        <w:rPr>
          <w:lang w:val="en-CA"/>
        </w:rPr>
        <w:t>name</w:t>
      </w:r>
      <w:proofErr w:type="gramEnd"/>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Titre4"/>
      </w:pPr>
      <w:proofErr w:type="gramStart"/>
      <w:r>
        <w:rPr>
          <w:lang w:val="en-CA"/>
        </w:rPr>
        <w:t>d</w:t>
      </w:r>
      <w:r w:rsidRPr="00FD56B7">
        <w:rPr>
          <w:lang w:val="en-CA"/>
        </w:rPr>
        <w:t>escription</w:t>
      </w:r>
      <w:proofErr w:type="gramEnd"/>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Titre4"/>
        <w:rPr>
          <w:lang w:val="en-CA"/>
        </w:rPr>
      </w:pPr>
      <w:proofErr w:type="gramStart"/>
      <w:r w:rsidRPr="00FD56B7">
        <w:rPr>
          <w:lang w:val="en-CA"/>
        </w:rPr>
        <w:t>purpose</w:t>
      </w:r>
      <w:proofErr w:type="gramEnd"/>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Titre4"/>
        <w:rPr>
          <w:lang w:val="en-CA"/>
        </w:rPr>
      </w:pPr>
      <w:proofErr w:type="gramStart"/>
      <w:r>
        <w:rPr>
          <w:lang w:val="en-CA"/>
        </w:rPr>
        <w:lastRenderedPageBreak/>
        <w:t>s</w:t>
      </w:r>
      <w:r w:rsidRPr="00FD56B7">
        <w:rPr>
          <w:lang w:val="en-CA"/>
        </w:rPr>
        <w:t>tatus</w:t>
      </w:r>
      <w:proofErr w:type="gramEnd"/>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Titre4"/>
        <w:rPr>
          <w:lang w:val="en-CA"/>
        </w:rPr>
      </w:pPr>
      <w:proofErr w:type="gramStart"/>
      <w:r w:rsidRPr="00D970E9">
        <w:rPr>
          <w:lang w:val="en-CA"/>
        </w:rPr>
        <w:t>drillingMethod</w:t>
      </w:r>
      <w:proofErr w:type="gramEnd"/>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Titre4"/>
        <w:rPr>
          <w:lang w:val="en-CA"/>
        </w:rPr>
      </w:pPr>
      <w:proofErr w:type="gramStart"/>
      <w:r>
        <w:rPr>
          <w:lang w:val="en-CA"/>
        </w:rPr>
        <w:t>operator</w:t>
      </w:r>
      <w:proofErr w:type="gramEnd"/>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w:t>
      </w:r>
      <w:proofErr w:type="gramStart"/>
      <w:r w:rsidRPr="00F16431">
        <w:rPr>
          <w:rStyle w:val="Entity"/>
        </w:rPr>
        <w:t>:Primitive</w:t>
      </w:r>
      <w:proofErr w:type="gramEnd"/>
      <w:r w:rsidRPr="00F16431">
        <w:rPr>
          <w:rStyle w:val="Entity"/>
        </w:rPr>
        <w:t>::CharacterString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Titre4"/>
        <w:rPr>
          <w:lang w:val="en-CA"/>
        </w:rPr>
      </w:pPr>
      <w:proofErr w:type="gramStart"/>
      <w:r>
        <w:rPr>
          <w:lang w:val="en-CA"/>
        </w:rPr>
        <w:t>driller</w:t>
      </w:r>
      <w:proofErr w:type="gramEnd"/>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w:t>
      </w:r>
      <w:proofErr w:type="gramStart"/>
      <w:r w:rsidRPr="00F16431">
        <w:rPr>
          <w:rStyle w:val="Entity"/>
        </w:rPr>
        <w:t>:Primitive</w:t>
      </w:r>
      <w:proofErr w:type="gramEnd"/>
      <w:r w:rsidRPr="00F16431">
        <w:rPr>
          <w:rStyle w:val="Entity"/>
        </w:rPr>
        <w:t>::CharacterString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Titre4"/>
        <w:rPr>
          <w:lang w:val="en-CA"/>
        </w:rPr>
      </w:pPr>
      <w:proofErr w:type="gramStart"/>
      <w:r w:rsidRPr="00D970E9">
        <w:rPr>
          <w:lang w:val="en-CA"/>
        </w:rPr>
        <w:t>drillStartDate</w:t>
      </w:r>
      <w:proofErr w:type="gramEnd"/>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Titre4"/>
      </w:pPr>
      <w:proofErr w:type="gramStart"/>
      <w:r w:rsidRPr="00A12606">
        <w:t>drillEndDate</w:t>
      </w:r>
      <w:proofErr w:type="gramEnd"/>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w:t>
      </w:r>
      <w:proofErr w:type="gramStart"/>
      <w:r w:rsidRPr="00F16431">
        <w:rPr>
          <w:rStyle w:val="Entity"/>
        </w:rPr>
        <w:t>:Primitive</w:t>
      </w:r>
      <w:proofErr w:type="gramEnd"/>
      <w:r w:rsidRPr="00F16431">
        <w:rPr>
          <w:rStyle w:val="Entity"/>
        </w:rPr>
        <w:t>::CharacterString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Titre4"/>
        <w:rPr>
          <w:lang w:val="en-CA"/>
        </w:rPr>
      </w:pPr>
      <w:proofErr w:type="gramStart"/>
      <w:r>
        <w:rPr>
          <w:lang w:val="en-CA"/>
        </w:rPr>
        <w:t>startPoint</w:t>
      </w:r>
      <w:proofErr w:type="gramEnd"/>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w:t>
      </w:r>
      <w:proofErr w:type="gramStart"/>
      <w:r w:rsidRPr="00F16431">
        <w:rPr>
          <w:rStyle w:val="Entity"/>
        </w:rPr>
        <w:t>:Primitive</w:t>
      </w:r>
      <w:proofErr w:type="gramEnd"/>
      <w:r w:rsidRPr="00F16431">
        <w:rPr>
          <w:rStyle w:val="Entity"/>
        </w:rPr>
        <w:t>::CharacterString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Titre4"/>
        <w:rPr>
          <w:lang w:val="en-CA"/>
        </w:rPr>
      </w:pPr>
      <w:proofErr w:type="gramStart"/>
      <w:r>
        <w:rPr>
          <w:lang w:val="en-CA"/>
        </w:rPr>
        <w:t>inclinationType</w:t>
      </w:r>
      <w:proofErr w:type="gramEnd"/>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w:t>
      </w:r>
      <w:proofErr w:type="gramStart"/>
      <w:r w:rsidRPr="00F16431">
        <w:rPr>
          <w:rStyle w:val="Entity"/>
        </w:rPr>
        <w:t>:Primitive</w:t>
      </w:r>
      <w:proofErr w:type="gramEnd"/>
      <w:r w:rsidRPr="00F16431">
        <w:rPr>
          <w:rStyle w:val="Entity"/>
        </w:rPr>
        <w:t>::CharacterString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Titre4"/>
        <w:rPr>
          <w:lang w:val="en-CA"/>
        </w:rPr>
      </w:pPr>
      <w:proofErr w:type="gramStart"/>
      <w:r w:rsidRPr="00FE4C9E">
        <w:rPr>
          <w:lang w:val="en-CA"/>
        </w:rPr>
        <w:t>boreholeMaterialCustodian</w:t>
      </w:r>
      <w:proofErr w:type="gramEnd"/>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Titre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boreholeLength_m</w:t>
      </w:r>
      <w:proofErr w:type="gramStart"/>
      <w:r w:rsidRPr="00F16431">
        <w:rPr>
          <w:rStyle w:val="Entity"/>
        </w:rPr>
        <w:t>:Primitive</w:t>
      </w:r>
      <w:proofErr w:type="gramEnd"/>
      <w:r w:rsidRPr="00F16431">
        <w:rPr>
          <w:rStyle w:val="Entity"/>
        </w:rPr>
        <w:t xml:space="preser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Titre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w:t>
      </w:r>
      <w:proofErr w:type="gramStart"/>
      <w:r w:rsidRPr="00F16431">
        <w:rPr>
          <w:rStyle w:val="Entity"/>
        </w:rPr>
        <w:t>:Primitive</w:t>
      </w:r>
      <w:proofErr w:type="gramEnd"/>
      <w:r w:rsidRPr="00F16431">
        <w:rPr>
          <w:rStyle w:val="Entity"/>
        </w:rPr>
        <w:t>::Number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Titre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w:t>
      </w:r>
      <w:proofErr w:type="gramStart"/>
      <w:r w:rsidRPr="00F16431">
        <w:rPr>
          <w:rStyle w:val="Entity"/>
        </w:rPr>
        <w:t>:Primitive</w:t>
      </w:r>
      <w:proofErr w:type="gramEnd"/>
      <w:r w:rsidRPr="00F16431">
        <w:rPr>
          <w:rStyle w:val="Entity"/>
        </w:rPr>
        <w:t>::CharacterString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ACDF60B"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commentRangeStart w:id="534"/>
      <w:r w:rsidR="00C33812">
        <w:fldChar w:fldCharType="begin"/>
      </w:r>
      <w:r w:rsidR="00C33812">
        <w:instrText xml:space="preserve"> HYPERLINK "http://spatialreference.org/ref/epsg/5711/" </w:instrText>
      </w:r>
      <w:r w:rsidR="00C33812">
        <w:fldChar w:fldCharType="separate"/>
      </w:r>
      <w:r w:rsidRPr="00445F04">
        <w:rPr>
          <w:rStyle w:val="Lienhypertexte"/>
          <w:rFonts w:ascii="Arial" w:hAnsi="Arial" w:cs="Arial"/>
          <w:sz w:val="18"/>
        </w:rPr>
        <w:t>http://spatialreference.org/ref/epsg/5711/</w:t>
      </w:r>
      <w:r w:rsidR="00C33812">
        <w:rPr>
          <w:rStyle w:val="Lienhypertexte"/>
          <w:rFonts w:ascii="Arial" w:hAnsi="Arial" w:cs="Arial"/>
          <w:sz w:val="18"/>
        </w:rPr>
        <w:fldChar w:fldCharType="end"/>
      </w:r>
      <w:r>
        <w:rPr>
          <w:rStyle w:val="reqtext"/>
        </w:rPr>
        <w:t xml:space="preserve"> </w:t>
      </w:r>
      <w:commentRangeEnd w:id="534"/>
      <w:r w:rsidR="00353E0B">
        <w:rPr>
          <w:rStyle w:val="Marquedecommentaire"/>
        </w:rPr>
        <w:commentReference w:id="534"/>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Titre4"/>
        <w:rPr>
          <w:lang w:val="en-CA"/>
        </w:rPr>
      </w:pPr>
      <w:proofErr w:type="gramStart"/>
      <w:r w:rsidRPr="00D970E9">
        <w:rPr>
          <w:lang w:val="en-CA"/>
        </w:rPr>
        <w:t>positionalAccuracy</w:t>
      </w:r>
      <w:proofErr w:type="gramEnd"/>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Titre4"/>
        <w:rPr>
          <w:lang w:val="en-CA"/>
        </w:rPr>
      </w:pPr>
      <w:proofErr w:type="gramStart"/>
      <w:r>
        <w:rPr>
          <w:lang w:val="en-CA"/>
        </w:rPr>
        <w:t>source</w:t>
      </w:r>
      <w:proofErr w:type="gramEnd"/>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w:t>
      </w:r>
      <w:proofErr w:type="gramStart"/>
      <w:r w:rsidRPr="00F16431">
        <w:rPr>
          <w:rStyle w:val="Entity"/>
        </w:rPr>
        <w:t>:Primitive</w:t>
      </w:r>
      <w:proofErr w:type="gramEnd"/>
      <w:r w:rsidRPr="00F16431">
        <w:rPr>
          <w:rStyle w:val="Entity"/>
        </w:rPr>
        <w:t>::CharacterString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Titre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Titre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w:t>
      </w:r>
      <w:proofErr w:type="gramStart"/>
      <w:r w:rsidRPr="00F16431">
        <w:rPr>
          <w:rStyle w:val="Entity"/>
        </w:rPr>
        <w:t>:Primitive</w:t>
      </w:r>
      <w:proofErr w:type="gramEnd"/>
      <w:r w:rsidRPr="00F16431">
        <w:rPr>
          <w:rStyle w:val="Entity"/>
        </w:rPr>
        <w:t>::CharacterString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Titre4"/>
      </w:pPr>
      <w:proofErr w:type="gramStart"/>
      <w:r w:rsidRPr="00C17A19">
        <w:t>genericSymbolizer</w:t>
      </w:r>
      <w:proofErr w:type="gramEnd"/>
    </w:p>
    <w:p w14:paraId="64738621" w14:textId="77777777" w:rsidR="002C1116" w:rsidRDefault="002C1116" w:rsidP="002C1116">
      <w:r>
        <w:t xml:space="preserve">If present, the property </w:t>
      </w:r>
      <w:r w:rsidRPr="00F16431">
        <w:rPr>
          <w:rStyle w:val="Entity"/>
        </w:rPr>
        <w:t>genericSymbolizer</w:t>
      </w:r>
      <w:proofErr w:type="gramStart"/>
      <w:r w:rsidRPr="00F16431">
        <w:rPr>
          <w:rStyle w:val="Entity"/>
        </w:rPr>
        <w:t>:Primitive</w:t>
      </w:r>
      <w:proofErr w:type="gramEnd"/>
      <w:r w:rsidRPr="00F16431">
        <w:rPr>
          <w:rStyle w:val="Entity"/>
        </w:rPr>
        <w:t>::CharacterString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Titre4"/>
      </w:pPr>
      <w:proofErr w:type="gramStart"/>
      <w:r>
        <w:t>s</w:t>
      </w:r>
      <w:r w:rsidRPr="004E3A57">
        <w:t>hape</w:t>
      </w:r>
      <w:proofErr w:type="gramEnd"/>
    </w:p>
    <w:p w14:paraId="21C40E5F" w14:textId="295EDC54" w:rsidR="002C1116" w:rsidRDefault="002C1116" w:rsidP="002C1116">
      <w:r>
        <w:t xml:space="preserve">The property </w:t>
      </w:r>
      <w:r w:rsidRPr="00F16431">
        <w:rPr>
          <w:rStyle w:val="Entity"/>
        </w:rPr>
        <w:t>shape</w:t>
      </w:r>
      <w:proofErr w:type="gramStart"/>
      <w:r w:rsidRPr="00F16431">
        <w:rPr>
          <w:rStyle w:val="Entity"/>
        </w:rPr>
        <w:t>:GM</w:t>
      </w:r>
      <w:proofErr w:type="gramEnd"/>
      <w:r w:rsidRPr="00F16431">
        <w:rPr>
          <w:rStyle w:val="Entity"/>
        </w:rPr>
        <w:t>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Titre4"/>
      </w:pPr>
      <w:proofErr w:type="gramStart"/>
      <w:r>
        <w:t>a</w:t>
      </w:r>
      <w:r w:rsidR="002C1116" w:rsidRPr="004E3A57">
        <w:t>ny</w:t>
      </w:r>
      <w:proofErr w:type="gramEnd"/>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Titre3"/>
        <w:rPr>
          <w:lang w:val="en-CA"/>
        </w:rPr>
      </w:pPr>
      <w:bookmarkStart w:id="535" w:name="_Toc456947003"/>
      <w:r w:rsidRPr="00D14AF0">
        <w:rPr>
          <w:lang w:val="en-CA"/>
        </w:rPr>
        <w:t>ContactView</w:t>
      </w:r>
      <w:bookmarkEnd w:id="535"/>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052E8">
        <w:rPr>
          <w:noProof/>
          <w:color w:val="auto"/>
        </w:rPr>
        <w:t>101</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Titre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Titre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w:t>
      </w:r>
      <w:proofErr w:type="gramStart"/>
      <w:r w:rsidRPr="00F16431">
        <w:rPr>
          <w:rStyle w:val="Entity"/>
        </w:rPr>
        <w:t>:Primitive</w:t>
      </w:r>
      <w:proofErr w:type="gramEnd"/>
      <w:r w:rsidRPr="00F16431">
        <w:rPr>
          <w:rStyle w:val="Entity"/>
        </w:rPr>
        <w:t>::CharacterString</w:t>
      </w:r>
      <w:r>
        <w:t xml:space="preserve"> shall uniquely identifies a tuple within the dataset and be formatted as an </w:t>
      </w:r>
      <w:r>
        <w:rPr>
          <w:lang w:val="en-CA"/>
        </w:rPr>
        <w:t>absolute URI conformant to RFC 3986.</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Titre4"/>
      </w:pPr>
      <w:proofErr w:type="gramStart"/>
      <w:r>
        <w:t>name</w:t>
      </w:r>
      <w:proofErr w:type="gramEnd"/>
    </w:p>
    <w:p w14:paraId="5501E0AC" w14:textId="662A0210" w:rsidR="002C1116" w:rsidRDefault="002C1116" w:rsidP="002C1116">
      <w:r>
        <w:t xml:space="preserve">If present, the property </w:t>
      </w:r>
      <w:r w:rsidRPr="00F16431">
        <w:rPr>
          <w:rStyle w:val="Entity"/>
        </w:rPr>
        <w:t>name</w:t>
      </w:r>
      <w:proofErr w:type="gramStart"/>
      <w:r w:rsidRPr="00F16431">
        <w:rPr>
          <w:rStyle w:val="Entity"/>
        </w:rPr>
        <w:t>:Primitive</w:t>
      </w:r>
      <w:proofErr w:type="gramEnd"/>
      <w:r w:rsidRPr="00F16431">
        <w:rPr>
          <w:rStyle w:val="Entity"/>
        </w:rPr>
        <w:t>::CharacterString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Titre4"/>
        <w:rPr>
          <w:lang w:val="en-CA"/>
        </w:rPr>
      </w:pPr>
      <w:proofErr w:type="gramStart"/>
      <w:r>
        <w:rPr>
          <w:lang w:val="en-CA"/>
        </w:rPr>
        <w:lastRenderedPageBreak/>
        <w:t>d</w:t>
      </w:r>
      <w:r w:rsidRPr="00176E9E">
        <w:rPr>
          <w:lang w:val="en-CA"/>
        </w:rPr>
        <w:t>escription</w:t>
      </w:r>
      <w:proofErr w:type="gramEnd"/>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Titre4"/>
        <w:rPr>
          <w:lang w:val="en-CA"/>
        </w:rPr>
      </w:pPr>
      <w:proofErr w:type="gramStart"/>
      <w:r w:rsidRPr="00176E9E">
        <w:rPr>
          <w:lang w:val="en-CA"/>
        </w:rPr>
        <w:t>contactType</w:t>
      </w:r>
      <w:proofErr w:type="gramEnd"/>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w:t>
      </w:r>
      <w:proofErr w:type="gramStart"/>
      <w:r w:rsidRPr="00F16431">
        <w:rPr>
          <w:rStyle w:val="Entity"/>
        </w:rPr>
        <w:t>:Primitive</w:t>
      </w:r>
      <w:proofErr w:type="gramEnd"/>
      <w:r w:rsidRPr="00F16431">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Titre4"/>
        <w:rPr>
          <w:lang w:val="en-CA"/>
        </w:rPr>
      </w:pPr>
      <w:proofErr w:type="gramStart"/>
      <w:r w:rsidRPr="00D970E9">
        <w:rPr>
          <w:lang w:val="en-CA"/>
        </w:rPr>
        <w:t>observationMethod</w:t>
      </w:r>
      <w:proofErr w:type="gramEnd"/>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Titre4"/>
        <w:rPr>
          <w:lang w:val="en-CA"/>
        </w:rPr>
      </w:pPr>
      <w:proofErr w:type="gramStart"/>
      <w:r w:rsidRPr="00D970E9">
        <w:rPr>
          <w:lang w:val="en-CA"/>
        </w:rPr>
        <w:t>positionalAccuracy</w:t>
      </w:r>
      <w:proofErr w:type="gramEnd"/>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Titre4"/>
        <w:rPr>
          <w:lang w:val="en-CA"/>
        </w:rPr>
      </w:pPr>
      <w:proofErr w:type="gramStart"/>
      <w:r>
        <w:rPr>
          <w:lang w:val="en-CA"/>
        </w:rPr>
        <w:t>s</w:t>
      </w:r>
      <w:r w:rsidRPr="00D970E9">
        <w:rPr>
          <w:lang w:val="en-CA"/>
        </w:rPr>
        <w:t>ource</w:t>
      </w:r>
      <w:proofErr w:type="gramEnd"/>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Titre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Titre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Titre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Titre4"/>
        <w:rPr>
          <w:lang w:val="en-CA"/>
        </w:rPr>
      </w:pPr>
      <w:proofErr w:type="gramStart"/>
      <w:r w:rsidRPr="00D970E9">
        <w:rPr>
          <w:lang w:val="en-CA"/>
        </w:rPr>
        <w:t>genericSymbolizer</w:t>
      </w:r>
      <w:proofErr w:type="gramEnd"/>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Titre4"/>
        <w:rPr>
          <w:lang w:val="en-CA"/>
        </w:rPr>
      </w:pPr>
      <w:proofErr w:type="gramStart"/>
      <w:r>
        <w:rPr>
          <w:lang w:val="en-CA"/>
        </w:rPr>
        <w:t>shape</w:t>
      </w:r>
      <w:proofErr w:type="gramEnd"/>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w:t>
      </w:r>
      <w:proofErr w:type="gramStart"/>
      <w:r w:rsidR="006F1EE4" w:rsidRPr="00A1060B">
        <w:rPr>
          <w:rStyle w:val="Entity"/>
        </w:rPr>
        <w:t>:GM</w:t>
      </w:r>
      <w:proofErr w:type="gramEnd"/>
      <w:r w:rsidR="006F1EE4" w:rsidRPr="00A1060B">
        <w:rPr>
          <w:rStyle w:val="Entity"/>
        </w:rPr>
        <w:t>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Titre4"/>
      </w:pPr>
      <w:proofErr w:type="gramStart"/>
      <w:r>
        <w:t>a</w:t>
      </w:r>
      <w:r w:rsidR="002C1116" w:rsidRPr="004E3A57">
        <w:t>ny</w:t>
      </w:r>
      <w:proofErr w:type="gramEnd"/>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Titre3"/>
        <w:rPr>
          <w:lang w:val="en-CA"/>
        </w:rPr>
      </w:pPr>
      <w:bookmarkStart w:id="536" w:name="_Toc456947004"/>
      <w:r w:rsidRPr="00D14AF0">
        <w:rPr>
          <w:lang w:val="en-CA"/>
        </w:rPr>
        <w:t>GeologicSpecimenView</w:t>
      </w:r>
      <w:bookmarkEnd w:id="536"/>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052E8">
        <w:rPr>
          <w:noProof/>
        </w:rPr>
        <w:t>102</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Titre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1E68E4"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w:t>
            </w:r>
            <w:proofErr w:type="gramStart"/>
            <w:r w:rsidRPr="00C33812">
              <w:rPr>
                <w:rStyle w:val="Entity"/>
                <w:lang w:val="fr-CA"/>
              </w:rPr>
              <w:t>::geographicIdentifier:MD</w:t>
            </w:r>
            <w:proofErr w:type="gramEnd"/>
            <w:r w:rsidRPr="00C33812">
              <w:rPr>
                <w:rStyle w:val="Entity"/>
                <w:lang w:val="fr-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Titre4"/>
        <w:rPr>
          <w:lang w:val="en-CA"/>
        </w:rPr>
      </w:pPr>
      <w:proofErr w:type="gramStart"/>
      <w:r>
        <w:rPr>
          <w:lang w:val="en-CA"/>
        </w:rPr>
        <w:t>identifier</w:t>
      </w:r>
      <w:proofErr w:type="gramEnd"/>
    </w:p>
    <w:p w14:paraId="0E2C5060" w14:textId="3E46CEC8"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uniquely identifies a tuple within the dataset</w:t>
      </w:r>
      <w:r w:rsidRPr="00D96958">
        <w:t xml:space="preserve"> </w:t>
      </w:r>
      <w:r>
        <w:t xml:space="preserve">and be formatted as an </w:t>
      </w:r>
      <w:r>
        <w:rPr>
          <w:lang w:val="en-CA"/>
        </w:rPr>
        <w:t>absolute URI conformant to RFC 3986.</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Titre4"/>
        <w:rPr>
          <w:lang w:val="en-CA"/>
        </w:rPr>
      </w:pPr>
      <w:proofErr w:type="gramStart"/>
      <w:r>
        <w:rPr>
          <w:lang w:val="en-CA"/>
        </w:rPr>
        <w:lastRenderedPageBreak/>
        <w:t>l</w:t>
      </w:r>
      <w:r w:rsidRPr="00984F9B">
        <w:rPr>
          <w:lang w:val="en-CA"/>
        </w:rPr>
        <w:t>abel</w:t>
      </w:r>
      <w:proofErr w:type="gramEnd"/>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 xml:space="preserve">hort label for map display. </w:t>
      </w:r>
      <w:proofErr w:type="gramStart"/>
      <w:r w:rsidRPr="00984F9B">
        <w:rPr>
          <w:rFonts w:cs="Arial"/>
          <w:color w:val="000000"/>
          <w:lang w:val="en-CA"/>
        </w:rPr>
        <w:t>(e.g., a sample number)</w:t>
      </w:r>
      <w:r w:rsidR="006F1EE4">
        <w:rPr>
          <w:rFonts w:cs="Arial"/>
          <w:color w:val="000000"/>
          <w:lang w:val="en-CA"/>
        </w:rPr>
        <w:t>.</w:t>
      </w:r>
      <w:proofErr w:type="gramEnd"/>
    </w:p>
    <w:p w14:paraId="043B7686" w14:textId="08C6B9A1" w:rsidR="002C1116" w:rsidRPr="006F1EE4" w:rsidRDefault="002C1116" w:rsidP="002C1116">
      <w:pPr>
        <w:pStyle w:val="Titre4"/>
        <w:rPr>
          <w:lang w:val="en-CA"/>
        </w:rPr>
      </w:pPr>
      <w:proofErr w:type="gramStart"/>
      <w:r>
        <w:rPr>
          <w:lang w:val="en-CA"/>
        </w:rPr>
        <w:t>d</w:t>
      </w:r>
      <w:r w:rsidRPr="00D970E9">
        <w:rPr>
          <w:lang w:val="en-CA"/>
        </w:rPr>
        <w:t>escription</w:t>
      </w:r>
      <w:proofErr w:type="gramEnd"/>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Titre4"/>
        <w:rPr>
          <w:lang w:val="en-CA"/>
        </w:rPr>
      </w:pPr>
      <w:proofErr w:type="gramStart"/>
      <w:r w:rsidRPr="00B506A1">
        <w:rPr>
          <w:lang w:val="en-CA"/>
        </w:rPr>
        <w:t>specimenType</w:t>
      </w:r>
      <w:proofErr w:type="gramEnd"/>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Titre4"/>
        <w:rPr>
          <w:lang w:val="en-CA"/>
        </w:rPr>
      </w:pPr>
      <w:proofErr w:type="gramStart"/>
      <w:r>
        <w:rPr>
          <w:lang w:val="en-CA"/>
        </w:rPr>
        <w:t>materialClass</w:t>
      </w:r>
      <w:proofErr w:type="gramEnd"/>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Titre4"/>
        <w:rPr>
          <w:lang w:val="en-CA"/>
        </w:rPr>
      </w:pPr>
      <w:proofErr w:type="gramStart"/>
      <w:r w:rsidRPr="00B506A1">
        <w:rPr>
          <w:lang w:val="en-CA"/>
        </w:rPr>
        <w:t>positionalAccuracy</w:t>
      </w:r>
      <w:proofErr w:type="gramEnd"/>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sidR="006F1EE4">
        <w:rPr>
          <w:rFonts w:cs="Arial"/>
          <w:color w:val="000000"/>
          <w:lang w:val="en-CA"/>
        </w:rPr>
        <w:t>.</w:t>
      </w:r>
      <w:proofErr w:type="gramEnd"/>
    </w:p>
    <w:p w14:paraId="66AEF48E" w14:textId="2A9756C4" w:rsidR="002C1116" w:rsidRPr="006F1EE4" w:rsidRDefault="002C1116" w:rsidP="006F1EE4">
      <w:pPr>
        <w:pStyle w:val="Titre4"/>
        <w:rPr>
          <w:lang w:val="en-CA"/>
        </w:rPr>
      </w:pPr>
      <w:proofErr w:type="gramStart"/>
      <w:r w:rsidRPr="00D970E9">
        <w:rPr>
          <w:lang w:val="en-CA"/>
        </w:rPr>
        <w:t>samplingTime</w:t>
      </w:r>
      <w:proofErr w:type="gramEnd"/>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Titre4"/>
        <w:rPr>
          <w:lang w:val="en-CA"/>
        </w:rPr>
      </w:pPr>
      <w:proofErr w:type="gramStart"/>
      <w:r w:rsidRPr="00D970E9">
        <w:rPr>
          <w:lang w:val="en-CA"/>
        </w:rPr>
        <w:t>samplingMethod</w:t>
      </w:r>
      <w:proofErr w:type="gramEnd"/>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Titre4"/>
        <w:rPr>
          <w:lang w:val="en-CA"/>
        </w:rPr>
      </w:pPr>
      <w:proofErr w:type="gramStart"/>
      <w:r w:rsidRPr="00BF1958">
        <w:rPr>
          <w:lang w:val="en-CA"/>
        </w:rPr>
        <w:t>currentLocation</w:t>
      </w:r>
      <w:proofErr w:type="gramEnd"/>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Titre4"/>
        <w:rPr>
          <w:lang w:val="en-CA"/>
        </w:rPr>
      </w:pPr>
      <w:proofErr w:type="gramStart"/>
      <w:r>
        <w:rPr>
          <w:lang w:val="en-CA"/>
        </w:rPr>
        <w:t>source</w:t>
      </w:r>
      <w:proofErr w:type="gramEnd"/>
    </w:p>
    <w:p w14:paraId="11F39E68" w14:textId="68505117"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:Primitive</w:t>
      </w:r>
      <w:proofErr w:type="gramEnd"/>
      <w:r w:rsidRPr="00A1060B">
        <w:rPr>
          <w:rStyle w:val="Entity"/>
        </w:rPr>
        <w:t>::CharacterString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Titre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Titre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proofErr w:type="gramStart"/>
      <w:r w:rsidR="00A1060B">
        <w:rPr>
          <w:rStyle w:val="Entity"/>
        </w:rPr>
        <w:t>:Primitive</w:t>
      </w:r>
      <w:proofErr w:type="gramEnd"/>
      <w:r w:rsidR="00A1060B">
        <w:rPr>
          <w:rStyle w:val="Entity"/>
        </w:rPr>
        <w:t>::CharacterString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Titre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Titre4"/>
        <w:rPr>
          <w:lang w:val="en-CA"/>
        </w:rPr>
      </w:pPr>
      <w:proofErr w:type="gramStart"/>
      <w:r w:rsidRPr="00D970E9">
        <w:rPr>
          <w:lang w:val="en-CA"/>
        </w:rPr>
        <w:t>genericSymbolizer</w:t>
      </w:r>
      <w:proofErr w:type="gramEnd"/>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Titre4"/>
        <w:rPr>
          <w:lang w:val="en-CA"/>
        </w:rPr>
      </w:pPr>
      <w:proofErr w:type="gramStart"/>
      <w:r>
        <w:rPr>
          <w:lang w:val="en-CA"/>
        </w:rPr>
        <w:t>shape</w:t>
      </w:r>
      <w:proofErr w:type="gramEnd"/>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shape</w:t>
      </w:r>
      <w:proofErr w:type="gramStart"/>
      <w:r w:rsidRPr="00A1060B">
        <w:rPr>
          <w:rStyle w:val="Entity"/>
        </w:rPr>
        <w:t>:GM</w:t>
      </w:r>
      <w:proofErr w:type="gramEnd"/>
      <w:r w:rsidRPr="00A1060B">
        <w:rPr>
          <w:rStyle w:val="Entity"/>
        </w:rPr>
        <w:t xml:space="preserve">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Titre4"/>
      </w:pPr>
      <w:proofErr w:type="gramStart"/>
      <w:r>
        <w:t>a</w:t>
      </w:r>
      <w:r w:rsidR="002C1116" w:rsidRPr="004E3A57">
        <w:t>ny</w:t>
      </w:r>
      <w:proofErr w:type="gramEnd"/>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Titre3"/>
        <w:rPr>
          <w:lang w:val="en-CA"/>
        </w:rPr>
      </w:pPr>
      <w:bookmarkStart w:id="537" w:name="_Toc456947005"/>
      <w:r w:rsidRPr="00D14AF0">
        <w:rPr>
          <w:lang w:val="en-CA"/>
        </w:rPr>
        <w:t>GeomorphologicUnitView</w:t>
      </w:r>
      <w:bookmarkEnd w:id="537"/>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1920582D" w:rsidR="002C1116" w:rsidRDefault="001E68E4" w:rsidP="002C1116">
      <w:pPr>
        <w:keepNext/>
        <w:autoSpaceDE w:val="0"/>
        <w:autoSpaceDN w:val="0"/>
        <w:adjustRightInd w:val="0"/>
        <w:spacing w:after="0" w:line="240" w:lineRule="atLeast"/>
      </w:pPr>
      <w:r w:rsidRPr="001E68E4">
        <w:drawing>
          <wp:inline distT="0" distB="0" distL="0" distR="0" wp14:anchorId="08E381CE" wp14:editId="643A8F86">
            <wp:extent cx="2424803" cy="304023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426842" cy="3042791"/>
                    </a:xfrm>
                    <a:prstGeom prst="rect">
                      <a:avLst/>
                    </a:prstGeom>
                  </pic:spPr>
                </pic:pic>
              </a:graphicData>
            </a:graphic>
          </wp:inline>
        </w:drawing>
      </w:r>
    </w:p>
    <w:p w14:paraId="3BC9A360"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052E8">
        <w:rPr>
          <w:noProof/>
        </w:rPr>
        <w:t>103</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Titre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15F2B6D2"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43A618B8"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r w:rsidR="002C1116" w:rsidRPr="00F62F6E">
              <w:rPr>
                <w:rFonts w:ascii="Consolas" w:hAnsi="Consolas" w:cs="Consolas"/>
                <w:sz w:val="18"/>
                <w:szCs w:val="18"/>
                <w:lang w:val="en-CA" w:eastAsia="en-CA"/>
              </w:rPr>
              <w:t>_uri</w:t>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Titre4"/>
        <w:rPr>
          <w:lang w:val="en-CA"/>
        </w:rPr>
      </w:pPr>
      <w:proofErr w:type="gramStart"/>
      <w:r>
        <w:rPr>
          <w:lang w:val="en-CA"/>
        </w:rPr>
        <w:t>identifier</w:t>
      </w:r>
      <w:proofErr w:type="gramEnd"/>
    </w:p>
    <w:p w14:paraId="45BBA100" w14:textId="77777777" w:rsidR="002C1116" w:rsidRDefault="002C1116" w:rsidP="002C1116">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Titre4"/>
        <w:rPr>
          <w:lang w:val="en-CA"/>
        </w:rPr>
      </w:pPr>
      <w:proofErr w:type="gramStart"/>
      <w:r>
        <w:rPr>
          <w:lang w:val="en-CA"/>
        </w:rPr>
        <w:t>name</w:t>
      </w:r>
      <w:proofErr w:type="gramEnd"/>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Titre4"/>
        <w:rPr>
          <w:lang w:val="en-CA"/>
        </w:rPr>
      </w:pPr>
      <w:proofErr w:type="gramStart"/>
      <w:r w:rsidRPr="00D970E9">
        <w:rPr>
          <w:lang w:val="en-CA"/>
        </w:rPr>
        <w:lastRenderedPageBreak/>
        <w:t>description</w:t>
      </w:r>
      <w:proofErr w:type="gramEnd"/>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Titre4"/>
        <w:rPr>
          <w:lang w:val="en-CA"/>
        </w:rPr>
      </w:pPr>
      <w:proofErr w:type="gramStart"/>
      <w:r>
        <w:rPr>
          <w:lang w:val="en-CA"/>
        </w:rPr>
        <w:t>a</w:t>
      </w:r>
      <w:r w:rsidRPr="00D970E9">
        <w:rPr>
          <w:lang w:val="en-CA"/>
        </w:rPr>
        <w:t>ctivity</w:t>
      </w:r>
      <w:proofErr w:type="gramEnd"/>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42784223" w:rsidR="002C1116" w:rsidRPr="006F1EE4" w:rsidRDefault="001E68E4" w:rsidP="001E68E4">
      <w:pPr>
        <w:pStyle w:val="Titre4"/>
        <w:rPr>
          <w:lang w:val="en-CA"/>
        </w:rPr>
      </w:pPr>
      <w:proofErr w:type="gramStart"/>
      <w:r w:rsidRPr="001E68E4">
        <w:rPr>
          <w:lang w:val="en-CA"/>
        </w:rPr>
        <w:t>geomorphologicFeatureType</w:t>
      </w:r>
      <w:proofErr w:type="gramEnd"/>
    </w:p>
    <w:p w14:paraId="5676F295" w14:textId="5733DA9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001E68E4" w:rsidRPr="001E68E4">
        <w:rPr>
          <w:rStyle w:val="Entity"/>
        </w:rPr>
        <w:t>geomorphologicFeatureType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w:t>
      </w:r>
      <w:r w:rsidR="001E68E4" w:rsidRPr="001E68E4">
        <w:rPr>
          <w:rStyle w:val="Entity"/>
        </w:rPr>
        <w:t>geomorphologicFeatureType</w:t>
      </w:r>
      <w:r w:rsidR="006F1EE4" w:rsidRPr="00A1060B">
        <w:rPr>
          <w:rStyle w:val="Entity"/>
        </w:rPr>
        <w:t xml:space="preserve">_uri </w:t>
      </w:r>
      <w:r w:rsidR="006F1EE4">
        <w:rPr>
          <w:rFonts w:cs="Arial"/>
          <w:color w:val="000000"/>
          <w:lang w:val="en-CA"/>
        </w:rPr>
        <w:t>shall be used.</w:t>
      </w:r>
    </w:p>
    <w:p w14:paraId="74F9D121" w14:textId="4E9F9D59" w:rsidR="002C1116" w:rsidRPr="006F1EE4" w:rsidRDefault="002C1116" w:rsidP="006F1EE4">
      <w:pPr>
        <w:pStyle w:val="Titre4"/>
        <w:rPr>
          <w:lang w:val="en-CA"/>
        </w:rPr>
      </w:pPr>
      <w:proofErr w:type="gramStart"/>
      <w:r w:rsidRPr="00D970E9">
        <w:rPr>
          <w:lang w:val="en-CA"/>
        </w:rPr>
        <w:t>unitType</w:t>
      </w:r>
      <w:proofErr w:type="gramEnd"/>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Titre4"/>
        <w:rPr>
          <w:lang w:val="en-CA"/>
        </w:rPr>
      </w:pPr>
      <w:proofErr w:type="gramStart"/>
      <w:r>
        <w:rPr>
          <w:lang w:val="en-CA"/>
        </w:rPr>
        <w:t>lithology</w:t>
      </w:r>
      <w:proofErr w:type="gramEnd"/>
    </w:p>
    <w:p w14:paraId="54D23D5F" w14:textId="4B06A80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Titre4"/>
        <w:rPr>
          <w:lang w:val="en-CA"/>
        </w:rPr>
      </w:pPr>
      <w:proofErr w:type="gramStart"/>
      <w:r w:rsidRPr="00C50276">
        <w:rPr>
          <w:lang w:val="en-CA"/>
        </w:rPr>
        <w:t>geologicHistory</w:t>
      </w:r>
      <w:proofErr w:type="gramEnd"/>
    </w:p>
    <w:p w14:paraId="3F0B6185" w14:textId="6C5307A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Titre4"/>
        <w:rPr>
          <w:lang w:val="en-CA"/>
        </w:rPr>
      </w:pPr>
      <w:proofErr w:type="gramStart"/>
      <w:r w:rsidRPr="00AB423B">
        <w:rPr>
          <w:lang w:val="en-CA"/>
        </w:rPr>
        <w:t>representativeNumericAge</w:t>
      </w:r>
      <w:proofErr w:type="gramEnd"/>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w:t>
      </w:r>
      <w:proofErr w:type="gramStart"/>
      <w:r w:rsidRPr="00A1060B">
        <w:rPr>
          <w:rStyle w:val="Entity"/>
        </w:rPr>
        <w:t>:Primitive</w:t>
      </w:r>
      <w:proofErr w:type="gramEnd"/>
      <w:r w:rsidRPr="00A1060B">
        <w:rPr>
          <w:rStyle w:val="Entity"/>
        </w:rPr>
        <w:t>::Number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Titre4"/>
        <w:rPr>
          <w:lang w:val="en-CA"/>
        </w:rPr>
      </w:pPr>
      <w:proofErr w:type="gramStart"/>
      <w:r w:rsidRPr="00D970E9">
        <w:rPr>
          <w:lang w:val="en-CA"/>
        </w:rPr>
        <w:t>observationMethod</w:t>
      </w:r>
      <w:proofErr w:type="gramEnd"/>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Titre4"/>
        <w:rPr>
          <w:lang w:val="en-CA"/>
        </w:rPr>
      </w:pPr>
      <w:proofErr w:type="gramStart"/>
      <w:r w:rsidRPr="00D970E9">
        <w:rPr>
          <w:lang w:val="en-CA"/>
        </w:rPr>
        <w:lastRenderedPageBreak/>
        <w:t>positionalAccuracy</w:t>
      </w:r>
      <w:proofErr w:type="gramEnd"/>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Titre4"/>
        <w:rPr>
          <w:lang w:val="en-CA"/>
        </w:rPr>
      </w:pPr>
      <w:proofErr w:type="gramStart"/>
      <w:r>
        <w:rPr>
          <w:lang w:val="en-CA"/>
        </w:rPr>
        <w:t>source</w:t>
      </w:r>
      <w:proofErr w:type="gramEnd"/>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Titre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w:t>
      </w:r>
      <w:proofErr w:type="gramStart"/>
      <w:r w:rsidRPr="00A1060B">
        <w:rPr>
          <w:rStyle w:val="Entity"/>
        </w:rPr>
        <w:t>:Primitive</w:t>
      </w:r>
      <w:proofErr w:type="gramEnd"/>
      <w:r w:rsidRPr="00A1060B">
        <w:rPr>
          <w:rStyle w:val="Entity"/>
        </w:rPr>
        <w:t>::CharacterString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53145F4" w:rsidR="002C1116" w:rsidRPr="006F1EE4" w:rsidRDefault="001E68E4" w:rsidP="001E68E4">
      <w:pPr>
        <w:pStyle w:val="Titre4"/>
        <w:rPr>
          <w:lang w:val="en-CA"/>
        </w:rPr>
      </w:pPr>
      <w:r w:rsidRPr="001E68E4">
        <w:rPr>
          <w:lang w:val="en-CA"/>
        </w:rPr>
        <w:t>geomorphologicFeatureType</w:t>
      </w:r>
      <w:r w:rsidR="002C1116" w:rsidRPr="00D970E9">
        <w:rPr>
          <w:lang w:val="en-CA"/>
        </w:rPr>
        <w:t>_uri</w:t>
      </w:r>
    </w:p>
    <w:p w14:paraId="412D6E8F" w14:textId="6A11326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1E68E4">
        <w:t>property</w:t>
      </w:r>
      <w:r w:rsidRPr="00A1060B">
        <w:rPr>
          <w:rStyle w:val="Entity"/>
        </w:rPr>
        <w:t xml:space="preserve"> </w:t>
      </w:r>
      <w:r w:rsidR="001E68E4" w:rsidRPr="001E68E4">
        <w:rPr>
          <w:rStyle w:val="Entity"/>
        </w:rPr>
        <w:t>geomorphologicFeatureType</w:t>
      </w:r>
      <w:r w:rsidRPr="00A1060B">
        <w:rPr>
          <w:rStyle w:val="Entity"/>
        </w:rPr>
        <w:t>_uri</w:t>
      </w:r>
      <w:proofErr w:type="gramStart"/>
      <w:r w:rsidRPr="00A1060B">
        <w:rPr>
          <w:rStyle w:val="Entity"/>
        </w:rPr>
        <w:t>:Primitive</w:t>
      </w:r>
      <w:proofErr w:type="gramEnd"/>
      <w:r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Titre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proofErr w:type="gramStart"/>
      <w:r w:rsidR="00A1060B" w:rsidRPr="00A1060B">
        <w:rPr>
          <w:rStyle w:val="Entity"/>
        </w:rPr>
        <w:t>:Primitive</w:t>
      </w:r>
      <w:proofErr w:type="gramEnd"/>
      <w:r w:rsidR="00A1060B" w:rsidRPr="00A1060B">
        <w:rPr>
          <w:rStyle w:val="Entity"/>
        </w:rPr>
        <w:t>::CharacterString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Titre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w:t>
      </w:r>
      <w:proofErr w:type="gramStart"/>
      <w:r w:rsidRPr="00A1060B">
        <w:rPr>
          <w:rStyle w:val="Entity"/>
        </w:rPr>
        <w:t>:Primitive</w:t>
      </w:r>
      <w:proofErr w:type="gramEnd"/>
      <w:r w:rsidRPr="00A1060B">
        <w:rPr>
          <w:rStyle w:val="Entity"/>
        </w:rPr>
        <w:t>::CharacterString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Titre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Titre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Titre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Titre4"/>
      </w:pPr>
      <w:proofErr w:type="gramStart"/>
      <w:r w:rsidRPr="00C17A19">
        <w:lastRenderedPageBreak/>
        <w:t>genericSymbolizer</w:t>
      </w:r>
      <w:proofErr w:type="gramEnd"/>
    </w:p>
    <w:p w14:paraId="2D4AC142" w14:textId="77777777" w:rsidR="002C1116" w:rsidRDefault="002C1116" w:rsidP="002C1116">
      <w:r>
        <w:t xml:space="preserve">If present, the property </w:t>
      </w:r>
      <w:r w:rsidRPr="00A1060B">
        <w:rPr>
          <w:rStyle w:val="Entity"/>
        </w:rPr>
        <w:t>genericSymbolizer</w:t>
      </w:r>
      <w:proofErr w:type="gramStart"/>
      <w:r w:rsidRPr="00A1060B">
        <w:rPr>
          <w:rStyle w:val="Entity"/>
        </w:rPr>
        <w:t>:Primitive</w:t>
      </w:r>
      <w:proofErr w:type="gramEnd"/>
      <w:r w:rsidRPr="00A1060B">
        <w:rPr>
          <w:rStyle w:val="Entity"/>
        </w:rPr>
        <w:t>::CharacterString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Titre4"/>
      </w:pPr>
      <w:proofErr w:type="gramStart"/>
      <w:r>
        <w:t>s</w:t>
      </w:r>
      <w:r w:rsidRPr="004E3A57">
        <w:t>hape</w:t>
      </w:r>
      <w:proofErr w:type="gramEnd"/>
    </w:p>
    <w:p w14:paraId="206BBBC5" w14:textId="77777777" w:rsidR="002C1116" w:rsidRDefault="002C1116" w:rsidP="002C1116">
      <w:r>
        <w:t xml:space="preserve">The property </w:t>
      </w:r>
      <w:r w:rsidRPr="00A1060B">
        <w:rPr>
          <w:rStyle w:val="Entity"/>
        </w:rPr>
        <w:t>shape</w:t>
      </w:r>
      <w:proofErr w:type="gramStart"/>
      <w:r w:rsidRPr="00A1060B">
        <w:rPr>
          <w:rStyle w:val="Entity"/>
        </w:rPr>
        <w:t>:GM</w:t>
      </w:r>
      <w:proofErr w:type="gramEnd"/>
      <w:r w:rsidRPr="00A1060B">
        <w:rPr>
          <w:rStyle w:val="Entity"/>
        </w:rPr>
        <w:t>_Object</w:t>
      </w:r>
      <w:r>
        <w:t xml:space="preserve"> contains a geometry </w:t>
      </w:r>
      <w:r w:rsidRPr="004E3A57">
        <w:t>defining the extent of the feature of interest.</w:t>
      </w:r>
      <w:r>
        <w:t xml:space="preserve">  </w:t>
      </w:r>
    </w:p>
    <w:p w14:paraId="418873C5" w14:textId="77979D2E" w:rsidR="002C1116" w:rsidRDefault="006F1EE4" w:rsidP="002C1116">
      <w:pPr>
        <w:pStyle w:val="Titre4"/>
      </w:pPr>
      <w:proofErr w:type="gramStart"/>
      <w:r>
        <w:t>a</w:t>
      </w:r>
      <w:r w:rsidR="002C1116" w:rsidRPr="004E3A57">
        <w:t>ny</w:t>
      </w:r>
      <w:proofErr w:type="gramEnd"/>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Titre3"/>
        <w:rPr>
          <w:lang w:val="en-CA"/>
        </w:rPr>
      </w:pPr>
      <w:bookmarkStart w:id="538" w:name="_Toc456947006"/>
      <w:r w:rsidRPr="00D14AF0">
        <w:rPr>
          <w:lang w:val="en-CA"/>
        </w:rPr>
        <w:t>ShearDisplacementStructureView</w:t>
      </w:r>
      <w:bookmarkEnd w:id="538"/>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052E8">
        <w:rPr>
          <w:noProof/>
        </w:rPr>
        <w:t>104</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Titre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Titre4"/>
        <w:rPr>
          <w:lang w:val="en-CA"/>
        </w:rPr>
      </w:pPr>
      <w:proofErr w:type="gramStart"/>
      <w:r>
        <w:rPr>
          <w:lang w:val="en-CA"/>
        </w:rPr>
        <w:t>identifier</w:t>
      </w:r>
      <w:proofErr w:type="gramEnd"/>
    </w:p>
    <w:p w14:paraId="35EF3503" w14:textId="77777777" w:rsidR="002C1116" w:rsidRPr="00D14AF0" w:rsidRDefault="002C1116" w:rsidP="002C1116">
      <w:pPr>
        <w:rPr>
          <w:lang w:val="en-CA"/>
        </w:rPr>
      </w:pPr>
      <w:r w:rsidRPr="00D970E9">
        <w:t xml:space="preserve">Globally unique </w:t>
      </w:r>
      <w:r w:rsidRPr="00A1060B">
        <w:rPr>
          <w:rStyle w:val="Entity"/>
        </w:rPr>
        <w:t>identifier</w:t>
      </w:r>
      <w:proofErr w:type="gramStart"/>
      <w:r w:rsidRPr="00A1060B">
        <w:rPr>
          <w:rStyle w:val="Entity"/>
        </w:rPr>
        <w:t>:Primitive</w:t>
      </w:r>
      <w:proofErr w:type="gramEnd"/>
      <w:r w:rsidRPr="00A1060B">
        <w:rPr>
          <w:rStyle w:val="Entity"/>
        </w:rPr>
        <w:t>::CharacterString</w:t>
      </w:r>
      <w:r>
        <w:t xml:space="preserve"> shall uniquely identifies a tuple within the dataset and be formatted as an </w:t>
      </w:r>
      <w:r>
        <w:rPr>
          <w:lang w:val="en-CA"/>
        </w:rPr>
        <w:t>absolute URI conformant to RFC 3986.</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Titre4"/>
        <w:rPr>
          <w:lang w:val="en-CA"/>
        </w:rPr>
      </w:pPr>
      <w:proofErr w:type="gramStart"/>
      <w:r>
        <w:rPr>
          <w:lang w:val="en-CA"/>
        </w:rPr>
        <w:t>name</w:t>
      </w:r>
      <w:proofErr w:type="gramEnd"/>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name</w:t>
      </w:r>
      <w:proofErr w:type="gramStart"/>
      <w:r w:rsidRPr="00A1060B">
        <w:rPr>
          <w:rStyle w:val="Entity"/>
        </w:rPr>
        <w:t>:Primitive</w:t>
      </w:r>
      <w:proofErr w:type="gramEnd"/>
      <w:r w:rsidRPr="00A1060B">
        <w:rPr>
          <w:rStyle w:val="Entity"/>
        </w:rPr>
        <w:t xml:space="preser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Titre4"/>
        <w:rPr>
          <w:lang w:val="en-CA"/>
        </w:rPr>
      </w:pPr>
      <w:proofErr w:type="gramStart"/>
      <w:r>
        <w:rPr>
          <w:lang w:val="en-CA"/>
        </w:rPr>
        <w:t>d</w:t>
      </w:r>
      <w:r w:rsidRPr="00D970E9">
        <w:rPr>
          <w:lang w:val="en-CA"/>
        </w:rPr>
        <w:t>escription</w:t>
      </w:r>
      <w:proofErr w:type="gramEnd"/>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Titre4"/>
        <w:rPr>
          <w:lang w:val="en-CA"/>
        </w:rPr>
      </w:pPr>
      <w:proofErr w:type="gramStart"/>
      <w:r w:rsidRPr="00D970E9">
        <w:rPr>
          <w:lang w:val="en-CA"/>
        </w:rPr>
        <w:t>faultType</w:t>
      </w:r>
      <w:proofErr w:type="gramEnd"/>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w:t>
      </w:r>
      <w:proofErr w:type="gramStart"/>
      <w:r w:rsidRPr="00A1060B">
        <w:rPr>
          <w:rStyle w:val="Entity"/>
        </w:rPr>
        <w:t>:Primitive</w:t>
      </w:r>
      <w:proofErr w:type="gramEnd"/>
      <w:r w:rsidRPr="00A1060B">
        <w:rPr>
          <w:rStyle w:val="Entity"/>
        </w:rPr>
        <w:t>::CharacterString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Titre4"/>
        <w:rPr>
          <w:lang w:val="en-CA"/>
        </w:rPr>
      </w:pPr>
      <w:proofErr w:type="gramStart"/>
      <w:r w:rsidRPr="00D970E9">
        <w:rPr>
          <w:lang w:val="en-CA"/>
        </w:rPr>
        <w:t>movementType</w:t>
      </w:r>
      <w:proofErr w:type="gramEnd"/>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Titre4"/>
        <w:rPr>
          <w:lang w:val="en-CA"/>
        </w:rPr>
      </w:pPr>
      <w:proofErr w:type="gramStart"/>
      <w:r w:rsidRPr="002E6F45">
        <w:rPr>
          <w:lang w:val="en-CA"/>
        </w:rPr>
        <w:t>deformationStyle</w:t>
      </w:r>
      <w:proofErr w:type="gramEnd"/>
    </w:p>
    <w:p w14:paraId="3E10E73A" w14:textId="2EC7F23B" w:rsidR="002C1116" w:rsidRDefault="002C1116" w:rsidP="002C1116">
      <w:pPr>
        <w:rPr>
          <w:lang w:val="en-CA"/>
        </w:rPr>
      </w:pPr>
      <w:r>
        <w:t>If present, t</w:t>
      </w:r>
      <w:r>
        <w:rPr>
          <w:lang w:val="en-CA"/>
        </w:rPr>
        <w:t xml:space="preserve">he property </w:t>
      </w:r>
      <w:r w:rsidRPr="00A1060B">
        <w:rPr>
          <w:rStyle w:val="Entity"/>
        </w:rPr>
        <w:t>deformationStyle</w:t>
      </w:r>
      <w:proofErr w:type="gramStart"/>
      <w:r w:rsidRPr="00A1060B">
        <w:rPr>
          <w:rStyle w:val="Entity"/>
        </w:rPr>
        <w:t>:Primitive</w:t>
      </w:r>
      <w:proofErr w:type="gramEnd"/>
      <w:r w:rsidRPr="00A1060B">
        <w:rPr>
          <w:rStyle w:val="Entity"/>
        </w:rPr>
        <w:t xml:space="preser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Titre4"/>
        <w:rPr>
          <w:lang w:val="en-CA"/>
        </w:rPr>
      </w:pPr>
      <w:proofErr w:type="gramStart"/>
      <w:r>
        <w:rPr>
          <w:lang w:val="en-CA"/>
        </w:rPr>
        <w:lastRenderedPageBreak/>
        <w:t>d</w:t>
      </w:r>
      <w:r w:rsidRPr="00D970E9">
        <w:rPr>
          <w:lang w:val="en-CA"/>
        </w:rPr>
        <w:t>isplacement</w:t>
      </w:r>
      <w:proofErr w:type="gramEnd"/>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Titre4"/>
        <w:rPr>
          <w:lang w:val="en-CA"/>
        </w:rPr>
      </w:pPr>
      <w:proofErr w:type="gramStart"/>
      <w:r>
        <w:rPr>
          <w:lang w:val="en-CA"/>
        </w:rPr>
        <w:t>g</w:t>
      </w:r>
      <w:r w:rsidRPr="00D970E9">
        <w:rPr>
          <w:lang w:val="en-CA"/>
        </w:rPr>
        <w:t>eologicHistory</w:t>
      </w:r>
      <w:proofErr w:type="gramEnd"/>
    </w:p>
    <w:p w14:paraId="71A56803" w14:textId="2DE8863B" w:rsidR="002C1116" w:rsidRDefault="002C1116" w:rsidP="002C1116">
      <w:pPr>
        <w:rPr>
          <w:lang w:val="en-CA"/>
        </w:rPr>
      </w:pPr>
      <w:r>
        <w:t>If present, t</w:t>
      </w:r>
      <w:r>
        <w:rPr>
          <w:lang w:val="en-CA"/>
        </w:rPr>
        <w:t xml:space="preserve">he property </w:t>
      </w:r>
      <w:r w:rsidRPr="00A1060B">
        <w:rPr>
          <w:rStyle w:val="Entity"/>
        </w:rPr>
        <w:t>geologicHistory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Titre4"/>
        <w:rPr>
          <w:lang w:val="en-CA"/>
        </w:rPr>
      </w:pPr>
      <w:proofErr w:type="gramStart"/>
      <w:r w:rsidRPr="00393486">
        <w:rPr>
          <w:lang w:val="en-CA"/>
        </w:rPr>
        <w:t>numericOlderAge</w:t>
      </w:r>
      <w:proofErr w:type="gramEnd"/>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Titre4"/>
        <w:rPr>
          <w:lang w:val="en-CA"/>
        </w:rPr>
      </w:pPr>
      <w:proofErr w:type="gramStart"/>
      <w:r w:rsidRPr="00D970E9">
        <w:rPr>
          <w:lang w:val="en-CA"/>
        </w:rPr>
        <w:t>numericYoungerAge</w:t>
      </w:r>
      <w:proofErr w:type="gramEnd"/>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w:t>
      </w:r>
      <w:proofErr w:type="gramStart"/>
      <w:r w:rsidRPr="00A1060B">
        <w:rPr>
          <w:rStyle w:val="Entity"/>
        </w:rPr>
        <w:t>:Primitive</w:t>
      </w:r>
      <w:proofErr w:type="gramEnd"/>
      <w:r w:rsidRPr="00A1060B">
        <w:rPr>
          <w:rStyle w:val="Entity"/>
        </w:rPr>
        <w:t>::Number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Titre4"/>
        <w:rPr>
          <w:lang w:val="en-CA"/>
        </w:rPr>
      </w:pPr>
      <w:proofErr w:type="gramStart"/>
      <w:r w:rsidRPr="00D970E9">
        <w:rPr>
          <w:lang w:val="en-CA"/>
        </w:rPr>
        <w:t>observationMethod</w:t>
      </w:r>
      <w:proofErr w:type="gramEnd"/>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Titre4"/>
        <w:rPr>
          <w:lang w:val="en-CA"/>
        </w:rPr>
      </w:pPr>
      <w:proofErr w:type="gramStart"/>
      <w:r w:rsidRPr="00393486">
        <w:rPr>
          <w:lang w:val="en-CA"/>
        </w:rPr>
        <w:t>positionalAccuracy</w:t>
      </w:r>
      <w:proofErr w:type="gramEnd"/>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Titre4"/>
        <w:rPr>
          <w:lang w:val="en-CA"/>
        </w:rPr>
      </w:pPr>
      <w:proofErr w:type="gramStart"/>
      <w:r>
        <w:rPr>
          <w:lang w:val="en-CA"/>
        </w:rPr>
        <w:t>source</w:t>
      </w:r>
      <w:proofErr w:type="gramEnd"/>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proofErr w:type="gramStart"/>
      <w:r w:rsidRPr="00A1060B">
        <w:rPr>
          <w:rStyle w:val="Entity"/>
        </w:rPr>
        <w:t>:</w:t>
      </w:r>
      <w:r w:rsidR="00A1060B" w:rsidRPr="00A1060B">
        <w:rPr>
          <w:rStyle w:val="Entity"/>
        </w:rPr>
        <w:t>Primitive</w:t>
      </w:r>
      <w:proofErr w:type="gramEnd"/>
      <w:r w:rsidR="00A1060B" w:rsidRPr="00A1060B">
        <w:rPr>
          <w:rStyle w:val="Entity"/>
        </w:rPr>
        <w:t>::</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Titre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39"/>
      <w:r>
        <w:rPr>
          <w:lang w:val="en-CA"/>
        </w:rPr>
        <w:t>This is a m</w:t>
      </w:r>
      <w:r w:rsidRPr="00393486">
        <w:rPr>
          <w:lang w:val="en-CA"/>
        </w:rPr>
        <w:t xml:space="preserve">andatory property </w:t>
      </w:r>
      <w:commentRangeEnd w:id="539"/>
      <w:r w:rsidR="00A1060B">
        <w:rPr>
          <w:rStyle w:val="Marquedecommentaire"/>
        </w:rPr>
        <w:commentReference w:id="539"/>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Titre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w:t>
      </w:r>
      <w:proofErr w:type="gramStart"/>
      <w:r w:rsidRPr="00A1060B">
        <w:rPr>
          <w:rStyle w:val="Entity"/>
        </w:rPr>
        <w:t>:Primitive</w:t>
      </w:r>
      <w:proofErr w:type="gramEnd"/>
      <w:r w:rsidRPr="00A1060B">
        <w:rPr>
          <w:rStyle w:val="Entity"/>
        </w:rPr>
        <w:t>::CharacterString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Titre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proofErr w:type="gramStart"/>
      <w:r w:rsidR="00A1060B" w:rsidRPr="00A1060B">
        <w:rPr>
          <w:rStyle w:val="Entity"/>
        </w:rPr>
        <w:t>:Primitive</w:t>
      </w:r>
      <w:proofErr w:type="gramEnd"/>
      <w:r w:rsidR="00A1060B"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Titre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Titre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proofErr w:type="gramStart"/>
      <w:r w:rsidR="00A1060B" w:rsidRPr="00A1060B">
        <w:rPr>
          <w:rStyle w:val="Entity"/>
        </w:rPr>
        <w:t>:Primitive:CharacterString</w:t>
      </w:r>
      <w:proofErr w:type="gramEnd"/>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Titre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Titre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w:t>
      </w:r>
      <w:proofErr w:type="gramStart"/>
      <w:r w:rsidRPr="00A1060B">
        <w:rPr>
          <w:rStyle w:val="Entity"/>
        </w:rPr>
        <w:t>:Primitive</w:t>
      </w:r>
      <w:proofErr w:type="gramEnd"/>
      <w:r w:rsidRPr="00A1060B">
        <w:rPr>
          <w:rStyle w:val="Entity"/>
        </w:rPr>
        <w:t>::CharacterString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Titre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Titre4"/>
      </w:pPr>
      <w:proofErr w:type="gramStart"/>
      <w:r w:rsidRPr="00C17A19">
        <w:lastRenderedPageBreak/>
        <w:t>genericSymbolizer</w:t>
      </w:r>
      <w:proofErr w:type="gramEnd"/>
    </w:p>
    <w:p w14:paraId="272E6DAF" w14:textId="77777777" w:rsidR="002C1116" w:rsidRDefault="002C1116" w:rsidP="002C1116">
      <w:r>
        <w:t xml:space="preserve">If present, the property </w:t>
      </w:r>
      <w:r w:rsidRPr="00DA5B06">
        <w:rPr>
          <w:rStyle w:val="Entity"/>
        </w:rPr>
        <w:t>genericSymbolizer</w:t>
      </w:r>
      <w:proofErr w:type="gramStart"/>
      <w:r w:rsidRPr="00DA5B06">
        <w:rPr>
          <w:rStyle w:val="Entity"/>
        </w:rPr>
        <w:t>:Primitive</w:t>
      </w:r>
      <w:proofErr w:type="gramEnd"/>
      <w:r w:rsidRPr="00DA5B06">
        <w:rPr>
          <w:rStyle w:val="Entity"/>
        </w:rPr>
        <w:t>::CharacterString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Titre4"/>
      </w:pPr>
      <w:proofErr w:type="gramStart"/>
      <w:r>
        <w:t>s</w:t>
      </w:r>
      <w:r w:rsidRPr="004E3A57">
        <w:t>hape</w:t>
      </w:r>
      <w:proofErr w:type="gramEnd"/>
    </w:p>
    <w:p w14:paraId="42088D90" w14:textId="77777777" w:rsidR="002C1116" w:rsidRDefault="002C1116" w:rsidP="002C1116">
      <w:r>
        <w:t xml:space="preserve">The property </w:t>
      </w:r>
      <w:r w:rsidRPr="00DA5B06">
        <w:rPr>
          <w:rStyle w:val="Entity"/>
        </w:rPr>
        <w:t>shape</w:t>
      </w:r>
      <w:proofErr w:type="gramStart"/>
      <w:r w:rsidRPr="00DA5B06">
        <w:rPr>
          <w:rStyle w:val="Entity"/>
        </w:rPr>
        <w:t>:GM</w:t>
      </w:r>
      <w:proofErr w:type="gramEnd"/>
      <w:r w:rsidRPr="00DA5B06">
        <w:rPr>
          <w:rStyle w:val="Entity"/>
        </w:rPr>
        <w:t>_Object</w:t>
      </w:r>
      <w:r>
        <w:t xml:space="preserve"> contains a geometry </w:t>
      </w:r>
      <w:r w:rsidRPr="004E3A57">
        <w:t>defining the extent of the feature of interest.</w:t>
      </w:r>
      <w:r>
        <w:t xml:space="preserve">  </w:t>
      </w:r>
    </w:p>
    <w:p w14:paraId="6E7BF78E" w14:textId="3B7710DF" w:rsidR="002C1116" w:rsidRDefault="00AA18BE" w:rsidP="002C1116">
      <w:pPr>
        <w:pStyle w:val="Titre4"/>
      </w:pPr>
      <w:proofErr w:type="gramStart"/>
      <w:r>
        <w:t>a</w:t>
      </w:r>
      <w:r w:rsidR="002C1116" w:rsidRPr="004E3A57">
        <w:t>ny</w:t>
      </w:r>
      <w:proofErr w:type="gramEnd"/>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Titre3"/>
        <w:rPr>
          <w:lang w:val="en-CA"/>
        </w:rPr>
      </w:pPr>
      <w:bookmarkStart w:id="540" w:name="_Toc456947007"/>
      <w:r w:rsidRPr="00D14AF0">
        <w:rPr>
          <w:lang w:val="en-CA"/>
        </w:rPr>
        <w:t>SiteObservationView</w:t>
      </w:r>
      <w:bookmarkEnd w:id="540"/>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Lgende"/>
        <w:rPr>
          <w:noProof/>
          <w:lang w:val="en-CA" w:eastAsia="en-CA"/>
        </w:rPr>
      </w:pPr>
      <w:r>
        <w:t xml:space="preserve">Figure </w:t>
      </w:r>
      <w:r>
        <w:fldChar w:fldCharType="begin"/>
      </w:r>
      <w:r>
        <w:instrText xml:space="preserve"> SEQ Figure \* ARABIC </w:instrText>
      </w:r>
      <w:r>
        <w:fldChar w:fldCharType="separate"/>
      </w:r>
      <w:r w:rsidR="00A052E8">
        <w:rPr>
          <w:noProof/>
        </w:rPr>
        <w:t>105</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Titre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Titre4"/>
        <w:rPr>
          <w:lang w:val="en-CA"/>
        </w:rPr>
      </w:pPr>
      <w:proofErr w:type="gramStart"/>
      <w:r>
        <w:rPr>
          <w:lang w:val="en-CA"/>
        </w:rPr>
        <w:t>identifier</w:t>
      </w:r>
      <w:proofErr w:type="gramEnd"/>
    </w:p>
    <w:p w14:paraId="62BC79FE" w14:textId="77777777" w:rsidR="002C1116" w:rsidRDefault="002C1116" w:rsidP="002C1116">
      <w:r w:rsidRPr="00D970E9">
        <w:t xml:space="preserve">Globally unique </w:t>
      </w:r>
      <w:r w:rsidRPr="00DA5B06">
        <w:rPr>
          <w:rStyle w:val="Entity"/>
        </w:rPr>
        <w:t>identifier</w:t>
      </w:r>
      <w:proofErr w:type="gramStart"/>
      <w:r w:rsidRPr="00DA5B06">
        <w:rPr>
          <w:rStyle w:val="Entity"/>
        </w:rPr>
        <w:t>:Primitive</w:t>
      </w:r>
      <w:proofErr w:type="gramEnd"/>
      <w:r w:rsidRPr="00DA5B06">
        <w:rPr>
          <w:rStyle w:val="Entity"/>
        </w:rPr>
        <w:t>::CharacterString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Titre4"/>
        <w:rPr>
          <w:lang w:val="en-CA"/>
        </w:rPr>
      </w:pPr>
      <w:proofErr w:type="gramStart"/>
      <w:r>
        <w:rPr>
          <w:lang w:val="en-CA"/>
        </w:rPr>
        <w:lastRenderedPageBreak/>
        <w:t>siteName</w:t>
      </w:r>
      <w:proofErr w:type="gramEnd"/>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Titre4"/>
      </w:pPr>
      <w:proofErr w:type="gramStart"/>
      <w:r w:rsidRPr="00006FB0">
        <w:rPr>
          <w:lang w:val="en-CA"/>
        </w:rPr>
        <w:t>observationName</w:t>
      </w:r>
      <w:proofErr w:type="gramEnd"/>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Titre4"/>
        <w:rPr>
          <w:lang w:val="en-CA"/>
        </w:rPr>
      </w:pPr>
      <w:proofErr w:type="gramStart"/>
      <w:r>
        <w:rPr>
          <w:lang w:val="en-CA"/>
        </w:rPr>
        <w:t>l</w:t>
      </w:r>
      <w:r w:rsidRPr="00D970E9">
        <w:rPr>
          <w:lang w:val="en-CA"/>
        </w:rPr>
        <w:t>abel</w:t>
      </w:r>
      <w:proofErr w:type="gramEnd"/>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Titre4"/>
        <w:rPr>
          <w:lang w:val="en-CA"/>
        </w:rPr>
      </w:pPr>
      <w:proofErr w:type="gramStart"/>
      <w:r>
        <w:rPr>
          <w:lang w:val="en-CA"/>
        </w:rPr>
        <w:t>d</w:t>
      </w:r>
      <w:r w:rsidRPr="00D970E9">
        <w:rPr>
          <w:lang w:val="en-CA"/>
        </w:rPr>
        <w:t>escription</w:t>
      </w:r>
      <w:proofErr w:type="gramEnd"/>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Titre4"/>
        <w:rPr>
          <w:lang w:val="en-CA"/>
        </w:rPr>
      </w:pPr>
      <w:proofErr w:type="gramStart"/>
      <w:r w:rsidRPr="00B228FF">
        <w:rPr>
          <w:lang w:val="en-CA"/>
        </w:rPr>
        <w:t>featureOfInterest</w:t>
      </w:r>
      <w:proofErr w:type="gramEnd"/>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Titre4"/>
        <w:rPr>
          <w:lang w:val="en-CA"/>
        </w:rPr>
      </w:pPr>
      <w:proofErr w:type="gramStart"/>
      <w:r w:rsidRPr="00D970E9">
        <w:rPr>
          <w:lang w:val="en-CA"/>
        </w:rPr>
        <w:t>observedProperty</w:t>
      </w:r>
      <w:proofErr w:type="gramEnd"/>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Titre4"/>
        <w:rPr>
          <w:lang w:val="en-CA"/>
        </w:rPr>
      </w:pPr>
      <w:proofErr w:type="gramStart"/>
      <w:r w:rsidRPr="00D970E9">
        <w:rPr>
          <w:lang w:val="en-CA"/>
        </w:rPr>
        <w:t>observedValue</w:t>
      </w:r>
      <w:proofErr w:type="gramEnd"/>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Titre4"/>
        <w:rPr>
          <w:lang w:val="en-CA"/>
        </w:rPr>
      </w:pPr>
      <w:proofErr w:type="gramStart"/>
      <w:r w:rsidRPr="00D970E9">
        <w:rPr>
          <w:lang w:val="en-CA"/>
        </w:rPr>
        <w:t>observedValueUom</w:t>
      </w:r>
      <w:proofErr w:type="gramEnd"/>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Titre4"/>
        <w:rPr>
          <w:lang w:val="en-CA"/>
        </w:rPr>
      </w:pPr>
      <w:proofErr w:type="gramStart"/>
      <w:r w:rsidRPr="00D970E9">
        <w:rPr>
          <w:lang w:val="en-CA"/>
        </w:rPr>
        <w:t>observationMethod</w:t>
      </w:r>
      <w:proofErr w:type="gramEnd"/>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w:t>
      </w:r>
      <w:proofErr w:type="gramStart"/>
      <w:r w:rsidRPr="00DA5B06">
        <w:rPr>
          <w:rStyle w:val="Entity"/>
        </w:rPr>
        <w:t>:Primitive</w:t>
      </w:r>
      <w:proofErr w:type="gramEnd"/>
      <w:r w:rsidRPr="00DA5B06">
        <w:rPr>
          <w:rStyle w:val="Entity"/>
        </w:rPr>
        <w:t>::CharacterString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Titre4"/>
        <w:rPr>
          <w:lang w:val="en-CA"/>
        </w:rPr>
      </w:pPr>
      <w:proofErr w:type="gramStart"/>
      <w:r w:rsidRPr="00D970E9">
        <w:rPr>
          <w:lang w:val="en-CA"/>
        </w:rPr>
        <w:lastRenderedPageBreak/>
        <w:t>positionalAccuracy</w:t>
      </w:r>
      <w:proofErr w:type="gramEnd"/>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w:t>
      </w:r>
      <w:proofErr w:type="gramStart"/>
      <w:r w:rsidRPr="00DA5B06">
        <w:rPr>
          <w:rStyle w:val="Entity"/>
        </w:rPr>
        <w:t>:Primitive</w:t>
      </w:r>
      <w:proofErr w:type="gramEnd"/>
      <w:r w:rsidRPr="00DA5B06">
        <w:rPr>
          <w:rStyle w:val="Entity"/>
        </w:rPr>
        <w:t>::CharacterString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7228D19" w14:textId="0C64C92C" w:rsidR="002C1116" w:rsidRPr="00AA18BE" w:rsidRDefault="002C1116" w:rsidP="00AA18BE">
      <w:pPr>
        <w:pStyle w:val="Titre4"/>
        <w:rPr>
          <w:lang w:val="en-CA"/>
        </w:rPr>
      </w:pPr>
      <w:proofErr w:type="gramStart"/>
      <w:r>
        <w:rPr>
          <w:lang w:val="en-CA"/>
        </w:rPr>
        <w:t>source</w:t>
      </w:r>
      <w:proofErr w:type="gramEnd"/>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Titre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w:t>
      </w:r>
      <w:proofErr w:type="gramStart"/>
      <w:r w:rsidRPr="00DA5B06">
        <w:rPr>
          <w:rStyle w:val="Entity"/>
        </w:rPr>
        <w:t>:Primitive</w:t>
      </w:r>
      <w:proofErr w:type="gramEnd"/>
      <w:r w:rsidRPr="00DA5B06">
        <w:rPr>
          <w:rStyle w:val="Entity"/>
        </w:rPr>
        <w:t>::CharacterString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Titre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proofErr w:type="gramStart"/>
      <w:r w:rsidR="00DA5B06">
        <w:rPr>
          <w:rStyle w:val="Entity"/>
        </w:rPr>
        <w:t>:Primitive:CharacterString</w:t>
      </w:r>
      <w:proofErr w:type="gramEnd"/>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Titre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w:t>
      </w:r>
      <w:proofErr w:type="gramStart"/>
      <w:r w:rsidRPr="00DA5B06">
        <w:rPr>
          <w:rStyle w:val="Entity"/>
        </w:rPr>
        <w:t>:Primitive</w:t>
      </w:r>
      <w:proofErr w:type="gramEnd"/>
      <w:r w:rsidRPr="00DA5B06">
        <w:rPr>
          <w:rStyle w:val="Entity"/>
        </w:rPr>
        <w:t>::CharacterString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Titre4"/>
        <w:rPr>
          <w:lang w:val="en-CA"/>
        </w:rPr>
      </w:pPr>
      <w:proofErr w:type="gramStart"/>
      <w:r w:rsidRPr="00D970E9">
        <w:rPr>
          <w:lang w:val="en-CA"/>
        </w:rPr>
        <w:t>genericSymbolizer</w:t>
      </w:r>
      <w:proofErr w:type="gramEnd"/>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w:t>
      </w:r>
      <w:proofErr w:type="gramStart"/>
      <w:r w:rsidRPr="00DA5B06">
        <w:rPr>
          <w:rStyle w:val="Entity"/>
        </w:rPr>
        <w:t>:Primitive</w:t>
      </w:r>
      <w:proofErr w:type="gramEnd"/>
      <w:r w:rsidRPr="00DA5B06">
        <w:rPr>
          <w:rStyle w:val="Entity"/>
        </w:rPr>
        <w:t>::CharacterString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Titre4"/>
        <w:rPr>
          <w:lang w:val="en-CA"/>
        </w:rPr>
      </w:pPr>
      <w:proofErr w:type="gramStart"/>
      <w:r w:rsidRPr="00D970E9">
        <w:rPr>
          <w:lang w:val="en-CA"/>
        </w:rPr>
        <w:t>symbolRotation</w:t>
      </w:r>
      <w:proofErr w:type="gramEnd"/>
    </w:p>
    <w:p w14:paraId="153AED5F" w14:textId="378C5DEF" w:rsidR="002C1116" w:rsidRDefault="002C1116" w:rsidP="002C1116">
      <w:pPr>
        <w:rPr>
          <w:lang w:val="en-CA"/>
        </w:rPr>
      </w:pPr>
      <w:r>
        <w:t>If present, t</w:t>
      </w:r>
      <w:r>
        <w:rPr>
          <w:lang w:val="en-CA"/>
        </w:rPr>
        <w:t xml:space="preserve">he </w:t>
      </w:r>
      <w:r w:rsidRPr="00DA5B06">
        <w:rPr>
          <w:rStyle w:val="Entity"/>
        </w:rPr>
        <w:t>symbolRotation</w:t>
      </w:r>
      <w:proofErr w:type="gramStart"/>
      <w:r w:rsidRPr="00DA5B06">
        <w:rPr>
          <w:rStyle w:val="Entity"/>
        </w:rPr>
        <w:t>:Integer</w:t>
      </w:r>
      <w:proofErr w:type="gramEnd"/>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Titre4"/>
        <w:rPr>
          <w:lang w:val="en-CA"/>
        </w:rPr>
      </w:pPr>
      <w:proofErr w:type="gramStart"/>
      <w:r>
        <w:rPr>
          <w:lang w:val="en-CA"/>
        </w:rPr>
        <w:lastRenderedPageBreak/>
        <w:t>shape</w:t>
      </w:r>
      <w:proofErr w:type="gramEnd"/>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w:t>
      </w:r>
      <w:proofErr w:type="gramStart"/>
      <w:r w:rsidRPr="00DA5B06">
        <w:rPr>
          <w:rStyle w:val="Entity"/>
        </w:rPr>
        <w:t>:GM</w:t>
      </w:r>
      <w:proofErr w:type="gramEnd"/>
      <w:r w:rsidRPr="00DA5B06">
        <w:rPr>
          <w:rStyle w:val="Entity"/>
        </w:rPr>
        <w:t>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Titre4"/>
      </w:pPr>
      <w:proofErr w:type="gramStart"/>
      <w:r>
        <w:t>a</w:t>
      </w:r>
      <w:r w:rsidR="002C1116" w:rsidRPr="004E3A57">
        <w:t>ny</w:t>
      </w:r>
      <w:proofErr w:type="gramEnd"/>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541" w:name="_Toc456947008"/>
      <w:r>
        <w:rPr>
          <w:lang w:val="en-CA"/>
        </w:rPr>
        <w:lastRenderedPageBreak/>
        <w:t xml:space="preserve">XML </w:t>
      </w:r>
      <w:r w:rsidR="009B3BBD">
        <w:rPr>
          <w:lang w:val="en-CA"/>
        </w:rPr>
        <w:t>Encoding Requirement classes</w:t>
      </w:r>
      <w:r w:rsidR="00401781">
        <w:rPr>
          <w:lang w:val="en-CA"/>
        </w:rPr>
        <w:t xml:space="preserve"> (Normative)</w:t>
      </w:r>
      <w:bookmarkEnd w:id="541"/>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A052E8">
        <w:rPr>
          <w:noProof/>
        </w:rPr>
        <w:t>106</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1E3C2AA6" w14:textId="331512E4" w:rsidR="0099305B" w:rsidRPr="00AA18BE" w:rsidRDefault="00E97666" w:rsidP="009B3BBD">
      <w:pPr>
        <w:pStyle w:val="Titre2"/>
        <w:rPr>
          <w:lang w:val="en-CA"/>
        </w:rPr>
      </w:pPr>
      <w:bookmarkStart w:id="542" w:name="_Ref452624938"/>
      <w:bookmarkStart w:id="543" w:name="_Toc456947009"/>
      <w:r>
        <w:rPr>
          <w:lang w:val="en-CA"/>
        </w:rPr>
        <w:t>Prefixes used in examples</w:t>
      </w:r>
      <w:bookmarkEnd w:id="542"/>
      <w:bookmarkEnd w:id="543"/>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69710C" w:rsidP="00A65B96">
            <w:pPr>
              <w:spacing w:after="0"/>
              <w:rPr>
                <w:rFonts w:ascii="Consolas" w:hAnsi="Consolas" w:cs="Consolas"/>
                <w:color w:val="000000"/>
                <w:sz w:val="20"/>
                <w:szCs w:val="20"/>
                <w:lang w:val="en-CA" w:eastAsia="en-CA"/>
              </w:rPr>
            </w:pPr>
            <w:hyperlink r:id="rId128"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69710C"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69710C"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69710C"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69710C"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69710C" w:rsidP="00A65B96">
            <w:pPr>
              <w:spacing w:after="0"/>
              <w:rPr>
                <w:color w:val="000000"/>
              </w:rPr>
            </w:pPr>
            <w:hyperlink r:id="rId133"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69710C" w:rsidP="00A65B96">
            <w:pPr>
              <w:spacing w:after="0"/>
              <w:rPr>
                <w:rFonts w:ascii="Consolas" w:hAnsi="Consolas" w:cs="Consolas"/>
                <w:color w:val="000000"/>
                <w:sz w:val="20"/>
                <w:szCs w:val="20"/>
                <w:lang w:val="en-CA" w:eastAsia="en-CA"/>
              </w:rPr>
            </w:pPr>
            <w:hyperlink r:id="rId134"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69710C" w:rsidP="00A65B96">
            <w:pPr>
              <w:spacing w:after="0"/>
              <w:rPr>
                <w:rFonts w:ascii="Consolas" w:hAnsi="Consolas" w:cs="Consolas"/>
                <w:color w:val="000000"/>
                <w:sz w:val="20"/>
                <w:szCs w:val="20"/>
                <w:lang w:val="en-CA" w:eastAsia="en-CA"/>
              </w:rPr>
            </w:pPr>
            <w:hyperlink r:id="rId135" w:history="1">
              <w:r w:rsidR="00E21C96" w:rsidRPr="00E21C96">
                <w:rPr>
                  <w:rStyle w:val="Lienhypertexte"/>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69710C" w:rsidP="00E21C96">
            <w:pPr>
              <w:rPr>
                <w:rFonts w:ascii="Consolas" w:hAnsi="Consolas" w:cs="Consolas"/>
                <w:sz w:val="20"/>
                <w:szCs w:val="20"/>
              </w:rPr>
            </w:pPr>
            <w:hyperlink r:id="rId136"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69710C"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69710C"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69710C"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69710C"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69710C" w:rsidP="00A65B96">
            <w:pPr>
              <w:spacing w:after="0"/>
              <w:rPr>
                <w:rFonts w:ascii="Consolas" w:hAnsi="Consolas" w:cs="Consolas"/>
                <w:color w:val="000000"/>
                <w:sz w:val="20"/>
                <w:szCs w:val="20"/>
                <w:lang w:val="en-CA" w:eastAsia="en-CA"/>
              </w:rPr>
            </w:pPr>
            <w:hyperlink r:id="rId141"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69710C"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69710C"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69710C"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69710C"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69710C"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69710C"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69710C" w:rsidP="00A65B96">
            <w:pPr>
              <w:keepNext/>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544"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44"/>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45"/>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545"/>
      <w:r w:rsidRPr="004A5E5F">
        <w:rPr>
          <w:rStyle w:val="Marquedecommentaire"/>
          <w:sz w:val="20"/>
          <w:szCs w:val="20"/>
        </w:rPr>
        <w:commentReference w:id="545"/>
      </w:r>
    </w:p>
    <w:p w14:paraId="53D5459D" w14:textId="0E49008E"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00AA18BE">
        <w:rPr>
          <w:rFonts w:ascii="Courier New" w:hAnsi="Courier New" w:cs="Courier New"/>
          <w:sz w:val="20"/>
          <w:szCs w:val="20"/>
          <w:lang w:val="en-CA"/>
        </w:rPr>
        <w:t>http://resource.geosciml.org</w:t>
      </w:r>
      <w:r w:rsidRPr="004A5E5F">
        <w:rPr>
          <w:rFonts w:ascii="Courier New" w:hAnsi="Courier New" w:cs="Courier New"/>
          <w:sz w:val="20"/>
          <w:szCs w:val="20"/>
          <w:lang w:val="en-CA"/>
        </w:rPr>
        <w:t>"&gt;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546" w:name="_Toc456947010"/>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46"/>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1E68E4"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547" w:name="_Toc456947011"/>
      <w:r>
        <w:rPr>
          <w:lang w:val="en-CA"/>
        </w:rPr>
        <w:t>XML document validation</w:t>
      </w:r>
      <w:bookmarkEnd w:id="547"/>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03837EBE" w:rsidR="00B95F74" w:rsidRDefault="00652E95" w:rsidP="00B464F3">
      <w:pPr>
        <w:pStyle w:val="Titre3"/>
        <w:rPr>
          <w:lang w:val="en-CA"/>
        </w:rPr>
      </w:pPr>
      <w:bookmarkStart w:id="548" w:name="_Toc456947012"/>
      <w:r>
        <w:rPr>
          <w:lang w:val="en-CA"/>
        </w:rPr>
        <w:t>Reference</w:t>
      </w:r>
      <w:bookmarkEnd w:id="548"/>
    </w:p>
    <w:p w14:paraId="3BAEC3D3" w14:textId="578E3425" w:rsidR="00B123AA" w:rsidRDefault="008009B1" w:rsidP="00AD7649">
      <w:pPr>
        <w:rPr>
          <w:lang w:val="en-CA"/>
        </w:rPr>
      </w:pPr>
      <w:r w:rsidRPr="008009B1">
        <w:rPr>
          <w:highlight w:val="yellow"/>
          <w:lang w:val="en-CA"/>
        </w:rPr>
        <w:t>(</w:t>
      </w:r>
      <w:proofErr w:type="gramStart"/>
      <w:r w:rsidRPr="008009B1">
        <w:rPr>
          <w:highlight w:val="yellow"/>
          <w:lang w:val="en-CA"/>
        </w:rPr>
        <w:t>should</w:t>
      </w:r>
      <w:proofErr w:type="gramEnd"/>
      <w:r w:rsidRPr="008009B1">
        <w:rPr>
          <w:highlight w:val="yellow"/>
          <w:lang w:val="en-CA"/>
        </w:rPr>
        <w:t xml:space="preserve"> this go in 8.3 ? – so not specific to XML</w:t>
      </w:r>
      <w:r>
        <w:rPr>
          <w:highlight w:val="yellow"/>
          <w:lang w:val="en-CA"/>
        </w:rPr>
        <w:t xml:space="preserve">, or is this discussion even </w:t>
      </w:r>
      <w:proofErr w:type="gramStart"/>
      <w:r>
        <w:rPr>
          <w:highlight w:val="yellow"/>
          <w:lang w:val="en-CA"/>
        </w:rPr>
        <w:t>necessary ?</w:t>
      </w:r>
      <w:r w:rsidRPr="008009B1">
        <w:rPr>
          <w:highlight w:val="yellow"/>
          <w:lang w:val="en-CA"/>
        </w:rPr>
        <w:t>)</w:t>
      </w:r>
      <w:proofErr w:type="gramEnd"/>
    </w:p>
    <w:p w14:paraId="1CAA9886" w14:textId="2617504B" w:rsidR="008009B1" w:rsidRDefault="0080448F" w:rsidP="00AD7649">
      <w:pPr>
        <w:rPr>
          <w:lang w:val="en-CA"/>
        </w:rPr>
      </w:pPr>
      <w:proofErr w:type="gramStart"/>
      <w:r>
        <w:rPr>
          <w:lang w:val="en-CA"/>
        </w:rPr>
        <w:t>XML instances contains</w:t>
      </w:r>
      <w:proofErr w:type="gramEnd"/>
      <w:r>
        <w:rPr>
          <w:lang w:val="en-CA"/>
        </w:rPr>
        <w:t xml:space="preserve"> external references to resources.  </w:t>
      </w:r>
    </w:p>
    <w:p w14:paraId="1EA578EE" w14:textId="4D1CF899" w:rsidR="008009B1" w:rsidRDefault="008009B1" w:rsidP="00AD7649">
      <w:pPr>
        <w:rPr>
          <w:lang w:val="en-CA"/>
        </w:rPr>
      </w:pPr>
      <w:r>
        <w:rPr>
          <w:lang w:val="en-CA"/>
        </w:rPr>
        <w:t>Turn this into proper sentences:</w:t>
      </w:r>
    </w:p>
    <w:p w14:paraId="67700344" w14:textId="77777777" w:rsidR="008009B1" w:rsidRPr="008009B1" w:rsidRDefault="008009B1" w:rsidP="008009B1">
      <w:pPr>
        <w:pStyle w:val="Paragraphedeliste"/>
        <w:numPr>
          <w:ilvl w:val="0"/>
          <w:numId w:val="33"/>
        </w:numPr>
        <w:rPr>
          <w:lang w:val="en-CA"/>
        </w:rPr>
      </w:pPr>
      <w:r w:rsidRPr="008009B1">
        <w:rPr>
          <w:lang w:val="en-CA"/>
        </w:rPr>
        <w:t xml:space="preserve">Resources are of two types; GeoSciML instances and Vocabulary (controlled concepts). </w:t>
      </w:r>
    </w:p>
    <w:p w14:paraId="74ACADCC" w14:textId="27A23346" w:rsidR="008009B1" w:rsidRDefault="008009B1" w:rsidP="008009B1">
      <w:pPr>
        <w:pStyle w:val="Paragraphedeliste"/>
        <w:numPr>
          <w:ilvl w:val="0"/>
          <w:numId w:val="33"/>
        </w:numPr>
        <w:rPr>
          <w:lang w:val="en-CA"/>
        </w:rPr>
      </w:pPr>
      <w:r w:rsidRPr="008009B1">
        <w:rPr>
          <w:lang w:val="en-CA"/>
        </w:rPr>
        <w:t>To comply to Linked Open Data</w:t>
      </w:r>
      <w:r w:rsidR="0080448F" w:rsidRPr="008009B1">
        <w:rPr>
          <w:lang w:val="en-CA"/>
        </w:rPr>
        <w:t xml:space="preserve"> (see </w:t>
      </w:r>
      <w:r w:rsidR="0080448F" w:rsidRPr="008009B1">
        <w:rPr>
          <w:lang w:val="en-CA"/>
        </w:rPr>
        <w:fldChar w:fldCharType="begin"/>
      </w:r>
      <w:r w:rsidR="0080448F" w:rsidRPr="008009B1">
        <w:rPr>
          <w:lang w:val="en-CA"/>
        </w:rPr>
        <w:instrText xml:space="preserve"> REF _Ref457577515 \r \h </w:instrText>
      </w:r>
      <w:r w:rsidR="0080448F" w:rsidRPr="008009B1">
        <w:rPr>
          <w:lang w:val="en-CA"/>
        </w:rPr>
      </w:r>
      <w:r w:rsidR="0080448F" w:rsidRPr="008009B1">
        <w:rPr>
          <w:lang w:val="en-CA"/>
        </w:rPr>
        <w:fldChar w:fldCharType="separate"/>
      </w:r>
      <w:r w:rsidR="0080448F" w:rsidRPr="008009B1">
        <w:rPr>
          <w:lang w:val="en-CA"/>
        </w:rPr>
        <w:t>8.3</w:t>
      </w:r>
      <w:r w:rsidR="0080448F" w:rsidRPr="008009B1">
        <w:rPr>
          <w:lang w:val="en-CA"/>
        </w:rPr>
        <w:fldChar w:fldCharType="end"/>
      </w:r>
      <w:r w:rsidR="0080448F" w:rsidRPr="008009B1">
        <w:rPr>
          <w:lang w:val="en-CA"/>
        </w:rPr>
        <w:t>)</w:t>
      </w:r>
      <w:r w:rsidRPr="008009B1">
        <w:rPr>
          <w:lang w:val="en-CA"/>
        </w:rPr>
        <w:t>, certain rules must be met.</w:t>
      </w:r>
    </w:p>
    <w:p w14:paraId="6D7FBE04" w14:textId="2987A133" w:rsidR="008009B1" w:rsidRDefault="008009B1" w:rsidP="008009B1">
      <w:pPr>
        <w:pStyle w:val="Paragraphedeliste"/>
        <w:numPr>
          <w:ilvl w:val="0"/>
          <w:numId w:val="33"/>
        </w:numPr>
        <w:rPr>
          <w:lang w:val="en-CA"/>
        </w:rPr>
      </w:pPr>
      <w:r>
        <w:rPr>
          <w:lang w:val="en-CA"/>
        </w:rPr>
        <w:t>You can’t use “API” call (like WFS call) because these are not “identifier”</w:t>
      </w:r>
    </w:p>
    <w:p w14:paraId="6B37EF90" w14:textId="2569F8EF" w:rsidR="008009B1" w:rsidRDefault="008009B1" w:rsidP="008009B1">
      <w:pPr>
        <w:pStyle w:val="Paragraphedeliste"/>
        <w:numPr>
          <w:ilvl w:val="0"/>
          <w:numId w:val="33"/>
        </w:numPr>
        <w:rPr>
          <w:lang w:val="en-CA"/>
        </w:rPr>
      </w:pPr>
      <w:r>
        <w:rPr>
          <w:lang w:val="en-CA"/>
        </w:rPr>
        <w:t xml:space="preserve">HTTP URI </w:t>
      </w:r>
      <w:proofErr w:type="gramStart"/>
      <w:r>
        <w:rPr>
          <w:lang w:val="en-CA"/>
        </w:rPr>
        <w:t>are</w:t>
      </w:r>
      <w:proofErr w:type="gramEnd"/>
      <w:r>
        <w:rPr>
          <w:lang w:val="en-CA"/>
        </w:rPr>
        <w:t xml:space="preserve"> </w:t>
      </w:r>
      <w:r w:rsidRPr="008009B1">
        <w:rPr>
          <w:b/>
          <w:lang w:val="en-CA"/>
        </w:rPr>
        <w:t>both</w:t>
      </w:r>
      <w:r>
        <w:rPr>
          <w:lang w:val="en-CA"/>
        </w:rPr>
        <w:t xml:space="preserve"> identifiers and locations.</w:t>
      </w:r>
    </w:p>
    <w:p w14:paraId="533FED6E" w14:textId="319E6004" w:rsidR="008009B1" w:rsidRDefault="008009B1" w:rsidP="008009B1">
      <w:pPr>
        <w:pStyle w:val="Paragraphedeliste"/>
        <w:numPr>
          <w:ilvl w:val="0"/>
          <w:numId w:val="33"/>
        </w:numPr>
        <w:rPr>
          <w:lang w:val="en-CA"/>
        </w:rPr>
      </w:pPr>
      <w:r>
        <w:rPr>
          <w:lang w:val="en-CA"/>
        </w:rPr>
        <w:t>Therefore, there is a correct way to encode xlink:href</w:t>
      </w:r>
    </w:p>
    <w:p w14:paraId="5FC1B5D8" w14:textId="77777777" w:rsidR="008009B1" w:rsidRPr="008009B1" w:rsidRDefault="008009B1" w:rsidP="008009B1">
      <w:pPr>
        <w:pStyle w:val="Paragraphedeliste"/>
        <w:rPr>
          <w:lang w:val="en-CA"/>
        </w:rPr>
      </w:pP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549"/>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549"/>
      <w:r>
        <w:rPr>
          <w:rStyle w:val="Marquedecommentaire"/>
        </w:rPr>
        <w:commentReference w:id="549"/>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lastRenderedPageBreak/>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Titre3"/>
        <w:rPr>
          <w:lang w:val="en-CA"/>
        </w:rPr>
      </w:pPr>
      <w:bookmarkStart w:id="550" w:name="_Toc456947013"/>
      <w:r>
        <w:rPr>
          <w:lang w:val="en-CA"/>
        </w:rPr>
        <w:t>CodeList</w:t>
      </w:r>
      <w:bookmarkEnd w:id="550"/>
    </w:p>
    <w:p w14:paraId="00512E31" w14:textId="77777777" w:rsidR="00652E95" w:rsidRDefault="00652E95" w:rsidP="00652E95">
      <w:pPr>
        <w:rPr>
          <w:lang w:val="en-CA"/>
        </w:rPr>
      </w:pPr>
    </w:p>
    <w:p w14:paraId="4565B3B7" w14:textId="005FD5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xml attributes from W3C </w:t>
      </w:r>
      <w:r w:rsidR="00EB296B">
        <w:rPr>
          <w:lang w:val="en-CA"/>
        </w:rPr>
        <w:t>XLINK (</w:t>
      </w:r>
      <w:hyperlink r:id="rId149" w:history="1">
        <w:r w:rsidRPr="006716F1">
          <w:rPr>
            <w:rStyle w:val="Lienhypertexte"/>
            <w:lang w:val="en-CA"/>
          </w:rPr>
          <w:t>http://www.w3.org/TR/xlink11/</w:t>
        </w:r>
      </w:hyperlink>
      <w:r w:rsidR="00EB296B">
        <w:rPr>
          <w:lang w:val="en-CA"/>
        </w:rPr>
        <w:t xml:space="preserve">). </w:t>
      </w:r>
      <w:r w:rsidR="00A00FE7">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619F711A"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xlink:href="http://resource.geo</w:t>
      </w:r>
      <w:r w:rsidR="00A00FE7">
        <w:rPr>
          <w:rFonts w:ascii="Consolas" w:hAnsi="Consolas" w:cs="Consolas"/>
          <w:sz w:val="20"/>
          <w:szCs w:val="20"/>
          <w:lang w:val="en-CA"/>
        </w:rPr>
        <w:t>sciml.org/classifier/cgi/l</w:t>
      </w:r>
      <w:r w:rsidRPr="008D2309">
        <w:rPr>
          <w:rFonts w:ascii="Consolas" w:hAnsi="Consolas" w:cs="Consolas"/>
          <w:sz w:val="20"/>
          <w:szCs w:val="20"/>
          <w:lang w:val="en-CA"/>
        </w:rPr>
        <w:t>ithology/</w:t>
      </w:r>
      <w:r w:rsidR="00A00FE7">
        <w:rPr>
          <w:rFonts w:ascii="Consolas" w:hAnsi="Consolas" w:cs="Consolas"/>
          <w:sz w:val="20"/>
          <w:szCs w:val="20"/>
          <w:lang w:val="en-CA"/>
        </w:rPr>
        <w:t>granite</w:t>
      </w:r>
      <w:r w:rsidRPr="008D2309">
        <w:rPr>
          <w:rFonts w:ascii="Consolas" w:hAnsi="Consolas" w:cs="Consolas"/>
          <w:sz w:val="20"/>
          <w:szCs w:val="20"/>
          <w:lang w:val="en-CA"/>
        </w:rPr>
        <w:t>" xlink:title="</w:t>
      </w:r>
      <w:r w:rsidR="00A00FE7">
        <w:rPr>
          <w:rFonts w:ascii="Consolas" w:hAnsi="Consolas" w:cs="Consolas"/>
          <w:sz w:val="20"/>
          <w:szCs w:val="20"/>
          <w:lang w:val="en-CA"/>
        </w:rPr>
        <w:t>granite</w:t>
      </w:r>
      <w:r w:rsidRPr="008D2309">
        <w:rPr>
          <w:rFonts w:ascii="Consolas" w:hAnsi="Consolas" w:cs="Consolas"/>
          <w:sz w:val="20"/>
          <w:szCs w:val="20"/>
          <w:lang w:val="en-CA"/>
        </w:rPr>
        <w:t>"/&gt;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w:t>
      </w:r>
      <w:r>
        <w:rPr>
          <w:lang w:val="en-CA"/>
        </w:rPr>
        <w:lastRenderedPageBreak/>
        <w:t>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551" w:name="_Toc448329473"/>
      <w:bookmarkStart w:id="552" w:name="_Toc448329621"/>
      <w:bookmarkStart w:id="553" w:name="_Toc448330007"/>
      <w:bookmarkStart w:id="554" w:name="_Toc448329474"/>
      <w:bookmarkStart w:id="555" w:name="_Toc448329622"/>
      <w:bookmarkStart w:id="556" w:name="_Toc448330008"/>
      <w:bookmarkStart w:id="557" w:name="_Toc448329475"/>
      <w:bookmarkStart w:id="558" w:name="_Toc448329623"/>
      <w:bookmarkStart w:id="559" w:name="_Toc448330009"/>
      <w:bookmarkStart w:id="560" w:name="_Toc456947014"/>
      <w:bookmarkEnd w:id="551"/>
      <w:bookmarkEnd w:id="552"/>
      <w:bookmarkEnd w:id="553"/>
      <w:bookmarkEnd w:id="554"/>
      <w:bookmarkEnd w:id="555"/>
      <w:bookmarkEnd w:id="556"/>
      <w:bookmarkEnd w:id="557"/>
      <w:bookmarkEnd w:id="558"/>
      <w:bookmarkEnd w:id="559"/>
      <w:r>
        <w:rPr>
          <w:lang w:val="en-CA"/>
        </w:rPr>
        <w:t>Identifiers</w:t>
      </w:r>
      <w:bookmarkEnd w:id="560"/>
    </w:p>
    <w:p w14:paraId="4DD0F239" w14:textId="52743194" w:rsidR="00370329" w:rsidRDefault="00D01493" w:rsidP="00AD7649">
      <w:pPr>
        <w:rPr>
          <w:lang w:val="en-CA"/>
        </w:rPr>
      </w:pPr>
      <w:r>
        <w:rPr>
          <w:lang w:val="en-CA"/>
        </w:rPr>
        <w:t xml:space="preserve">The GeoSciML community has developed a best practice of using </w:t>
      </w:r>
      <w:hyperlink r:id="rId150" w:history="1">
        <w:r w:rsidRPr="003742F8">
          <w:rPr>
            <w:rStyle w:val="Lienhypertexte"/>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1"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2" w:history="1">
        <w:r w:rsidRPr="00B464F3">
          <w:rPr>
            <w:rStyle w:val="Lienhypertexte"/>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3"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Titre3"/>
        <w:rPr>
          <w:lang w:val="en-CA"/>
        </w:rPr>
      </w:pPr>
      <w:bookmarkStart w:id="561" w:name="_Toc456947015"/>
      <w:r>
        <w:rPr>
          <w:lang w:val="en-CA"/>
        </w:rPr>
        <w:lastRenderedPageBreak/>
        <w:t>Nillables or Voidables</w:t>
      </w:r>
      <w:bookmarkEnd w:id="561"/>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4" w:history="1">
        <w:r w:rsidRPr="00D02DD3">
          <w:rPr>
            <w:rStyle w:val="Lienhypertexte"/>
            <w:lang w:val="en-CA"/>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62" w:name="_Toc456947016"/>
      <w:r>
        <w:rPr>
          <w:lang w:val="en-CA"/>
        </w:rPr>
        <w:t>Date encoding</w:t>
      </w:r>
      <w:bookmarkEnd w:id="562"/>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Titre2"/>
        <w:rPr>
          <w:lang w:val="en-CA"/>
        </w:rPr>
      </w:pPr>
      <w:bookmarkStart w:id="563" w:name="_Ref446664275"/>
      <w:bookmarkStart w:id="564" w:name="_Toc456947018"/>
      <w:r w:rsidRPr="00D12552">
        <w:rPr>
          <w:lang w:val="en-CA"/>
        </w:rPr>
        <w:lastRenderedPageBreak/>
        <w:t xml:space="preserve">GeoSciML </w:t>
      </w:r>
      <w:r>
        <w:rPr>
          <w:lang w:val="en-CA"/>
        </w:rPr>
        <w:t>Basic XML</w:t>
      </w:r>
      <w:r w:rsidRPr="00D12552">
        <w:rPr>
          <w:lang w:val="en-CA"/>
        </w:rPr>
        <w:t xml:space="preserve"> Requirements </w:t>
      </w:r>
      <w:bookmarkEnd w:id="563"/>
      <w:r w:rsidR="00D458B7" w:rsidRPr="00D12552">
        <w:rPr>
          <w:lang w:val="en-CA"/>
        </w:rPr>
        <w:t>Class</w:t>
      </w:r>
      <w:r w:rsidR="00D458B7">
        <w:rPr>
          <w:lang w:val="en-CA"/>
        </w:rPr>
        <w:t xml:space="preserve"> </w:t>
      </w:r>
      <w:r w:rsidR="00D458B7">
        <w:t>(</w:t>
      </w:r>
      <w:r w:rsidR="00052694">
        <w:t>Normative)</w:t>
      </w:r>
      <w:bookmarkEnd w:id="564"/>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w:t>
      </w:r>
      <w:r>
        <w:rPr>
          <w:rFonts w:ascii="Consolas" w:hAnsi="Consolas" w:cs="Consolas"/>
          <w:color w:val="FF0000"/>
          <w:sz w:val="20"/>
          <w:szCs w:val="20"/>
          <w:highlight w:val="white"/>
          <w:lang w:val="en-CA" w:eastAsia="en-CA"/>
        </w:rPr>
        <w:lastRenderedPageBreak/>
        <w:t>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Titre3"/>
      </w:pPr>
      <w:bookmarkStart w:id="565" w:name="_Toc456947019"/>
      <w:proofErr w:type="gramStart"/>
      <w:r>
        <w:t>relatedFeature</w:t>
      </w:r>
      <w:bookmarkEnd w:id="565"/>
      <w:proofErr w:type="gramEnd"/>
    </w:p>
    <w:p w14:paraId="6DBC9F7A" w14:textId="77777777" w:rsidR="009C6C9E" w:rsidRDefault="009C6C9E" w:rsidP="006A7DD0"/>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566" w:name="_Toc45694702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66"/>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567" w:name="_Toc45694702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67"/>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568" w:name="_Toc45694702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68"/>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569" w:name="_Toc456947023"/>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6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Titre2"/>
        <w:rPr>
          <w:lang w:val="en-CA"/>
        </w:rPr>
      </w:pPr>
      <w:bookmarkStart w:id="570" w:name="_Toc456947024"/>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70"/>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571"/>
      <w:r>
        <w:t>User defined properties must respect the same constrains as defined in SF-1 specification</w:t>
      </w:r>
      <w:commentRangeEnd w:id="571"/>
      <w:r>
        <w:rPr>
          <w:rStyle w:val="Marquedecommentaire"/>
        </w:rPr>
        <w:commentReference w:id="571"/>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lastRenderedPageBreak/>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w:t>
            </w:r>
            <w:proofErr w:type="gramStart"/>
            <w:r w:rsidRPr="00293652">
              <w:rPr>
                <w:rFonts w:ascii="Consolas" w:hAnsi="Consolas" w:cs="Consolas"/>
                <w:sz w:val="18"/>
                <w:szCs w:val="18"/>
                <w:lang w:val="en-CA" w:eastAsia="en-CA"/>
              </w:rPr>
              <w:t>:ReferenceType</w:t>
            </w:r>
            <w:proofErr w:type="gramEnd"/>
            <w:r w:rsidRPr="00293652">
              <w:rPr>
                <w:rFonts w:ascii="Consolas" w:hAnsi="Consolas" w:cs="Consolas"/>
                <w:sz w:val="18"/>
                <w:szCs w:val="18"/>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Lgende"/>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xsd</w:t>
      </w:r>
      <w:proofErr w:type="gramStart"/>
      <w:r w:rsidR="003C3333">
        <w:t>:any</w:t>
      </w:r>
      <w:proofErr w:type="gramEnd"/>
      <w:r w:rsidR="003C3333">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w:t>
      </w:r>
      <w:proofErr w:type="gramStart"/>
      <w:r>
        <w:t>that data providers</w:t>
      </w:r>
      <w:proofErr w:type="gramEnd"/>
      <w:r>
        <w:t>,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Titre2"/>
      </w:pPr>
      <w:bookmarkStart w:id="572" w:name="_Toc456947025"/>
      <w:r>
        <w:t>GeoSciML Lite GML 3.1 profile (Normative)</w:t>
      </w:r>
      <w:bookmarkEnd w:id="572"/>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42C59442" w:rsidR="003C3333" w:rsidRDefault="003C3333" w:rsidP="003C3333">
      <w:r>
        <w:t xml:space="preserve">Because of the limited availability of WFS 2.0 compliant servers and clients, GeoSciML SWG officially supports WFS 1.1.0 and GML 3.1.1. </w:t>
      </w:r>
      <w:proofErr w:type="gramStart"/>
      <w:r>
        <w:t xml:space="preserve">(See </w:t>
      </w:r>
      <w:r>
        <w:fldChar w:fldCharType="begin"/>
      </w:r>
      <w:r>
        <w:instrText xml:space="preserve"> REF _Ref439836832 \r \h </w:instrText>
      </w:r>
      <w:r>
        <w:fldChar w:fldCharType="separate"/>
      </w:r>
      <w:r>
        <w:t>8.4</w:t>
      </w:r>
      <w:r>
        <w:fldChar w:fldCharType="end"/>
      </w:r>
      <w:r>
        <w:t>)</w:t>
      </w:r>
      <w:r w:rsidR="009C2FC1">
        <w:t xml:space="preserve"> for delivery of Lite features</w:t>
      </w:r>
      <w:r>
        <w:t>.</w:t>
      </w:r>
      <w:proofErr w:type="gramEnd"/>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Lienhypertexte"/>
          </w:rPr>
          <w:t>http://schemas.opengis.net/gsml</w:t>
        </w:r>
        <w:r>
          <w:rPr>
            <w:rStyle w:val="Lienhypertexte"/>
          </w:rPr>
          <w:t>/4.1/</w:t>
        </w:r>
        <w:r w:rsidRPr="004832DE">
          <w:rPr>
            <w:rStyle w:val="Lienhypertexte"/>
          </w:rPr>
          <w:t>geosciml-lite.sch</w:t>
        </w:r>
      </w:hyperlink>
      <w:r>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Titre1"/>
        <w:rPr>
          <w:lang w:val="en-CA"/>
        </w:rPr>
      </w:pPr>
      <w:bookmarkStart w:id="573" w:name="_Toc456947026"/>
      <w:r w:rsidRPr="00D12552">
        <w:rPr>
          <w:lang w:val="en-CA"/>
        </w:rPr>
        <w:lastRenderedPageBreak/>
        <w:t>Media Types for any data encoding(s)</w:t>
      </w:r>
      <w:bookmarkEnd w:id="573"/>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574" w:name="_Toc456947027"/>
      <w:r>
        <w:rPr>
          <w:lang w:val="en-CA"/>
        </w:rPr>
        <w:lastRenderedPageBreak/>
        <w:t>Abbreviations and Acronyms</w:t>
      </w:r>
      <w:bookmarkEnd w:id="574"/>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75" w:name="_Toc456947028"/>
      <w:bookmarkStart w:id="576" w:name="_Toc426472101"/>
      <w:bookmarkStart w:id="577" w:name="_Toc445211802"/>
      <w:r w:rsidRPr="0027787F">
        <w:t>Conformance classes</w:t>
      </w:r>
      <w:bookmarkEnd w:id="575"/>
    </w:p>
    <w:p w14:paraId="5E078BF4" w14:textId="77777777" w:rsidR="00401781" w:rsidRDefault="00401781" w:rsidP="00345D65"/>
    <w:p w14:paraId="4A3D07E6" w14:textId="6EB45C4F" w:rsidR="003B0AAB" w:rsidRPr="0027787F" w:rsidRDefault="003B0AAB" w:rsidP="003B0AAB">
      <w:pPr>
        <w:pStyle w:val="OGCAnnexXX"/>
      </w:pPr>
      <w:bookmarkStart w:id="578" w:name="_Toc456947029"/>
      <w:r w:rsidRPr="0027787F">
        <w:t xml:space="preserve">Conformance class: GeoSciML </w:t>
      </w:r>
      <w:r>
        <w:t>Conceptual</w:t>
      </w:r>
      <w:bookmarkEnd w:id="578"/>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79" w:name="_Toc456947030"/>
      <w:bookmarkEnd w:id="576"/>
      <w:bookmarkEnd w:id="577"/>
      <w:r w:rsidRPr="0027787F">
        <w:t xml:space="preserve">Conformance class: </w:t>
      </w:r>
      <w:r w:rsidR="00480BB6" w:rsidRPr="0027787F">
        <w:t>GeoSciML Core Abstract</w:t>
      </w:r>
      <w:bookmarkEnd w:id="579"/>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580"/>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580"/>
            <w:r>
              <w:rPr>
                <w:rStyle w:val="Marquedecommentaire"/>
              </w:rPr>
              <w:commentReference w:id="580"/>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1E68E4"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1E68E4"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581" w:name="_Toc456947031"/>
      <w:r w:rsidRPr="003C54F8">
        <w:lastRenderedPageBreak/>
        <w:t xml:space="preserve">Conformance class: </w:t>
      </w:r>
      <w:r w:rsidR="004832DE">
        <w:t>Lite</w:t>
      </w:r>
      <w:r w:rsidR="004832DE" w:rsidRPr="003C54F8">
        <w:t xml:space="preserve"> </w:t>
      </w:r>
      <w:r w:rsidR="004832DE">
        <w:t xml:space="preserve"> </w:t>
      </w:r>
      <w:r w:rsidR="0027787F">
        <w:t>Logical</w:t>
      </w:r>
      <w:bookmarkEnd w:id="58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5B6026A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3CE689C1"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1558B524"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0400B629"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67FEE198"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3222B9EC"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5B067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2868BF01"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12C29636"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D36D1C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7009B7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50FC2E8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826A84B"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82EEE98"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41767FE4"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59E7B8FB"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17F8E44C"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6F74E114"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363B6E2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96A835"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662219BD"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04BAD04A"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1BDD05E5"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D236B2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41CCE79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453C927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582" w:name="_Toc456947032"/>
      <w:r w:rsidRPr="00B464F3">
        <w:lastRenderedPageBreak/>
        <w:t>Conformance class: GeoSciML Basic Logical Model</w:t>
      </w:r>
      <w:bookmarkEnd w:id="58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583" w:name="_Toc456947033"/>
      <w:r>
        <w:t>Conformance class: GeoSciML Extension Logical Model</w:t>
      </w:r>
      <w:bookmarkEnd w:id="58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584" w:name="_Toc456947034"/>
      <w:r w:rsidRPr="00B464F3">
        <w:t>Conformance class: GeoSciML Time-Scale Logical Model</w:t>
      </w:r>
      <w:bookmarkEnd w:id="58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585"/>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585"/>
            <w:r>
              <w:rPr>
                <w:rStyle w:val="Marquedecommentaire"/>
              </w:rPr>
              <w:commentReference w:id="585"/>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586"/>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586"/>
            <w:r>
              <w:rPr>
                <w:rStyle w:val="Marquedecommentaire"/>
              </w:rPr>
              <w:commentReference w:id="586"/>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587" w:name="_Toc456947035"/>
      <w:r w:rsidRPr="00B464F3">
        <w:t>Conformance class: GeoSciML Borehole Logical Model</w:t>
      </w:r>
      <w:bookmarkEnd w:id="58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588" w:name="_Toc456947036"/>
      <w:r w:rsidRPr="0027787F">
        <w:t>Conformance class: GeoSciML Lab Analysis Logical Model</w:t>
      </w:r>
      <w:bookmarkEnd w:id="58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589" w:name="_Toc456947037"/>
      <w:r w:rsidRPr="00B464F3">
        <w:t>Conformance class: GeoSciML XML Encoding Abstract Core</w:t>
      </w:r>
      <w:bookmarkEnd w:id="58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590" w:name="_Toc456947038"/>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59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591" w:name="_Toc456947039"/>
      <w:r w:rsidRPr="00B464F3">
        <w:t xml:space="preserve">Conformance class: GeoSciML </w:t>
      </w:r>
      <w:r w:rsidR="004832DE">
        <w:t>Lite</w:t>
      </w:r>
      <w:r w:rsidR="004832DE" w:rsidRPr="00B464F3">
        <w:t xml:space="preserve"> </w:t>
      </w:r>
      <w:r w:rsidRPr="00B464F3">
        <w:t>XML Encoding for GML 3.1</w:t>
      </w:r>
      <w:bookmarkEnd w:id="59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592" w:name="_Toc456947040"/>
      <w:r w:rsidRPr="00B464F3">
        <w:t>Conformance class: GeoSciML Basic XML Encoding</w:t>
      </w:r>
      <w:bookmarkEnd w:id="592"/>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593" w:name="_Toc456947041"/>
      <w:r>
        <w:t>Conformance class: GeoSciML Extension XML Encoding</w:t>
      </w:r>
      <w:bookmarkEnd w:id="593"/>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594" w:name="_Toc456947042"/>
      <w:r w:rsidRPr="00B464F3">
        <w:rPr>
          <w:lang w:val="en-CA"/>
        </w:rPr>
        <w:t>Conformance class: GeoSciML Geologic Time XML Encoding</w:t>
      </w:r>
      <w:bookmarkEnd w:id="59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595" w:name="_Toc456947043"/>
      <w:r w:rsidRPr="00B464F3">
        <w:rPr>
          <w:lang w:val="en-CA"/>
        </w:rPr>
        <w:t>Conformance class: GeoSciML Borehole XML Encoding</w:t>
      </w:r>
      <w:bookmarkEnd w:id="59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596" w:name="_Toc456947044"/>
      <w:r w:rsidRPr="00B464F3">
        <w:rPr>
          <w:lang w:val="en-CA"/>
        </w:rPr>
        <w:t>Conformance class: GeoSciML Laboratory and Analysis XML Encoding</w:t>
      </w:r>
      <w:bookmarkEnd w:id="596"/>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597" w:name="_Toc165888231"/>
      <w:bookmarkStart w:id="598" w:name="_Toc456947045"/>
      <w:r w:rsidRPr="00D12552">
        <w:rPr>
          <w:lang w:val="en-CA"/>
        </w:rPr>
        <w:lastRenderedPageBreak/>
        <w:t>Revision history</w:t>
      </w:r>
      <w:bookmarkEnd w:id="597"/>
      <w:bookmarkEnd w:id="59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epuces"/>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epuces"/>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epuces"/>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epuces"/>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epuces"/>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epuces"/>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epuces"/>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epuces"/>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epuces"/>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epuces"/>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epuces"/>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epuces"/>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epuces"/>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epuces"/>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epuces"/>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epuces"/>
            </w:pPr>
            <w:r>
              <w:t>Lite (previously Portrayal)</w:t>
            </w:r>
          </w:p>
          <w:p w14:paraId="55CF3BD8" w14:textId="035F475D" w:rsidR="000F4A5C" w:rsidRDefault="000F4A5C" w:rsidP="00B464F3">
            <w:pPr>
              <w:pStyle w:val="Listepuces"/>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epuces"/>
            </w:pPr>
            <w:r>
              <w:t>Added mapping table for lite-&gt;GeoSciML</w:t>
            </w:r>
          </w:p>
          <w:p w14:paraId="0A37B76C" w14:textId="4907E068" w:rsidR="000F4A5C" w:rsidRDefault="000F4A5C" w:rsidP="000F4A5C">
            <w:pPr>
              <w:pStyle w:val="Listepuces"/>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epuces"/>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epuces"/>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epuces"/>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epuces"/>
            </w:pPr>
            <w:r>
              <w:t>Updated Etna example</w:t>
            </w:r>
          </w:p>
          <w:p w14:paraId="48502A0B" w14:textId="76CF12F5" w:rsidR="003A0587" w:rsidRDefault="003A0587" w:rsidP="00B464F3">
            <w:pPr>
              <w:pStyle w:val="Listepuces"/>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epuces"/>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epuces"/>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epuces"/>
            </w:pPr>
            <w:r>
              <w:t xml:space="preserve">Added discussion on Conceptual model. </w:t>
            </w:r>
          </w:p>
          <w:p w14:paraId="21817A77" w14:textId="35827094" w:rsidR="00BF7C66" w:rsidRDefault="00BF7C66" w:rsidP="00B464F3">
            <w:pPr>
              <w:pStyle w:val="Listepuces"/>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599" w:name="_Toc456947046"/>
      <w:r w:rsidRPr="00D12552">
        <w:rPr>
          <w:lang w:val="en-CA"/>
        </w:rPr>
        <w:t>Bibliography</w:t>
      </w:r>
      <w:bookmarkEnd w:id="599"/>
    </w:p>
    <w:p w14:paraId="22CB196E" w14:textId="77777777" w:rsidR="003C54F8" w:rsidRDefault="003C54F8" w:rsidP="00C01850">
      <w:pPr>
        <w:pStyle w:val="OGCtableheader"/>
        <w:rPr>
          <w:lang w:val="en-CA"/>
        </w:rPr>
      </w:pPr>
    </w:p>
    <w:p w14:paraId="22F932DB" w14:textId="3A656ED0" w:rsidR="00695488" w:rsidRDefault="00695488" w:rsidP="00B676F5">
      <w:pPr>
        <w:pStyle w:val="Paragraphedeliste"/>
        <w:numPr>
          <w:ilvl w:val="0"/>
          <w:numId w:val="34"/>
        </w:numPr>
      </w:pPr>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60" w:history="1">
        <w:r w:rsidR="00CA59AF" w:rsidRPr="006C3FF2">
          <w:rPr>
            <w:rStyle w:val="Lienhypertexte"/>
          </w:rPr>
          <w:t>http://www.chronos.org/pdfs/publications/geosphere2005.pdf</w:t>
        </w:r>
      </w:hyperlink>
    </w:p>
    <w:p w14:paraId="7D6940D5" w14:textId="79F9A4A7" w:rsidR="003A0587" w:rsidRPr="006C3FF2" w:rsidRDefault="00D3223F" w:rsidP="00B676F5">
      <w:pPr>
        <w:pStyle w:val="Paragraphedeliste"/>
        <w:numPr>
          <w:ilvl w:val="0"/>
          <w:numId w:val="34"/>
        </w:numPr>
      </w:pPr>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p>
    <w:p w14:paraId="0DB00D36" w14:textId="08D3A4C9" w:rsidR="004A5507" w:rsidRPr="00B676F5" w:rsidRDefault="00B676F5" w:rsidP="00B676F5">
      <w:pPr>
        <w:pStyle w:val="Paragraphedeliste"/>
        <w:numPr>
          <w:ilvl w:val="0"/>
          <w:numId w:val="34"/>
        </w:numPr>
        <w:rPr>
          <w:lang w:val="en-CA"/>
        </w:rPr>
      </w:pPr>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p>
    <w:p w14:paraId="6058F974" w14:textId="642BAB54" w:rsidR="00B676F5" w:rsidRPr="00B676F5" w:rsidRDefault="00EA6BB5" w:rsidP="00B676F5">
      <w:pPr>
        <w:pStyle w:val="Paragraphedeliste"/>
        <w:numPr>
          <w:ilvl w:val="0"/>
          <w:numId w:val="34"/>
        </w:numPr>
        <w:rPr>
          <w:lang w:val="en-CA"/>
        </w:rPr>
      </w:pPr>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p>
    <w:p w14:paraId="301F9BE9" w14:textId="16F8F9A5" w:rsidR="000A6EE8" w:rsidRPr="00B676F5" w:rsidRDefault="00AC23CF" w:rsidP="00B676F5">
      <w:pPr>
        <w:pStyle w:val="Paragraphedeliste"/>
        <w:numPr>
          <w:ilvl w:val="0"/>
          <w:numId w:val="34"/>
        </w:numPr>
        <w:rPr>
          <w:lang w:val="en-CA"/>
        </w:rPr>
      </w:pPr>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p>
    <w:p w14:paraId="7B058887" w14:textId="3BDEB5FE" w:rsidR="00F20F81" w:rsidRPr="00B676F5" w:rsidRDefault="000A6EE8" w:rsidP="00B676F5">
      <w:pPr>
        <w:pStyle w:val="Paragraphedeliste"/>
        <w:numPr>
          <w:ilvl w:val="0"/>
          <w:numId w:val="34"/>
        </w:numPr>
        <w:rPr>
          <w:lang w:val="en-CA"/>
        </w:rPr>
      </w:pPr>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p>
    <w:p w14:paraId="55C3EC29" w14:textId="7B791D1B" w:rsidR="000A6EE8" w:rsidRPr="00B676F5" w:rsidRDefault="000A6EE8" w:rsidP="00B676F5">
      <w:pPr>
        <w:pStyle w:val="Paragraphedeliste"/>
        <w:numPr>
          <w:ilvl w:val="0"/>
          <w:numId w:val="34"/>
        </w:numPr>
        <w:rPr>
          <w:lang w:val="en-CA"/>
        </w:rPr>
      </w:pPr>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p>
    <w:p w14:paraId="5D372C8C" w14:textId="5A8AB8A8" w:rsidR="006C3FF2" w:rsidRPr="00B676F5" w:rsidRDefault="006C3FF2" w:rsidP="00B676F5">
      <w:pPr>
        <w:pStyle w:val="Paragraphedeliste"/>
        <w:numPr>
          <w:ilvl w:val="0"/>
          <w:numId w:val="34"/>
        </w:numPr>
        <w:rPr>
          <w:lang w:val="en-CA"/>
        </w:rPr>
      </w:pPr>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1" w:history="1">
        <w:r w:rsidRPr="00B676F5">
          <w:rPr>
            <w:rStyle w:val="Lienhypertexte"/>
            <w:lang w:val="en-AU"/>
          </w:rPr>
          <w:t>http://inspire.jrc.ec.europa.eu/documents/Data_Specifications/INSPIRE_DataSpecification_GE_v3.0.pdf</w:t>
        </w:r>
      </w:hyperlink>
    </w:p>
    <w:p w14:paraId="0108A78C" w14:textId="118D9C79" w:rsidR="000A6EE8" w:rsidRPr="00B676F5" w:rsidRDefault="00A62891" w:rsidP="00B676F5">
      <w:pPr>
        <w:pStyle w:val="Paragraphedeliste"/>
        <w:numPr>
          <w:ilvl w:val="0"/>
          <w:numId w:val="34"/>
        </w:numPr>
        <w:rPr>
          <w:lang w:val="en-CA"/>
        </w:rPr>
      </w:pPr>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p>
    <w:p w14:paraId="45EE3B6D" w14:textId="4C6C6AA3" w:rsidR="000A6EE8" w:rsidRPr="00B676F5" w:rsidRDefault="00A62891" w:rsidP="00B676F5">
      <w:pPr>
        <w:pStyle w:val="Paragraphedeliste"/>
        <w:numPr>
          <w:ilvl w:val="0"/>
          <w:numId w:val="34"/>
        </w:numPr>
        <w:rPr>
          <w:lang w:val="en-CA"/>
        </w:rPr>
      </w:pPr>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2" w:history="1">
        <w:r w:rsidR="003D7505" w:rsidRPr="00B676F5">
          <w:rPr>
            <w:rStyle w:val="Lienhypertexte"/>
            <w:lang w:val="en-CA"/>
          </w:rPr>
          <w:t>http://pubs.usgs.gov/of/2004/1334/2004-1334.pdf</w:t>
        </w:r>
      </w:hyperlink>
      <w:r w:rsidR="003C54F8" w:rsidRPr="00B676F5">
        <w:rPr>
          <w:lang w:val="en-CA"/>
        </w:rPr>
        <w:t>&gt;</w:t>
      </w:r>
    </w:p>
    <w:p w14:paraId="60B32082" w14:textId="45605A88" w:rsidR="004A04F6" w:rsidRPr="00B676F5" w:rsidRDefault="00A62891" w:rsidP="00B676F5">
      <w:pPr>
        <w:pStyle w:val="Paragraphedeliste"/>
        <w:numPr>
          <w:ilvl w:val="0"/>
          <w:numId w:val="34"/>
        </w:numPr>
        <w:rPr>
          <w:lang w:val="en-CA"/>
        </w:rPr>
      </w:pPr>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p>
    <w:p w14:paraId="4B1BE626" w14:textId="7850419D" w:rsidR="00681BCD" w:rsidRDefault="00681BCD" w:rsidP="00B676F5">
      <w:pPr>
        <w:pStyle w:val="Paragraphedeliste"/>
        <w:numPr>
          <w:ilvl w:val="0"/>
          <w:numId w:val="34"/>
        </w:numPr>
      </w:pPr>
      <w:r>
        <w:t xml:space="preserve">Sneed E.D, Folk </w:t>
      </w:r>
      <w:proofErr w:type="gramStart"/>
      <w:r>
        <w:t>R.L..</w:t>
      </w:r>
      <w:proofErr w:type="gramEnd"/>
      <w:r>
        <w:t xml:space="preserve"> Pebbles in the lower Colorado River, Texas, a study of particle morphoge</w:t>
      </w:r>
      <w:r w:rsidR="00A62891">
        <w:t>nesis. Journal of Geology 66(2),</w:t>
      </w:r>
      <w:r>
        <w:t xml:space="preserve"> 114–150</w:t>
      </w:r>
      <w:r w:rsidR="00A62891">
        <w:t>, (1958)</w:t>
      </w:r>
    </w:p>
    <w:p w14:paraId="1E53A14D" w14:textId="4DE2AD80" w:rsidR="00F20F81" w:rsidRPr="00B676F5" w:rsidRDefault="00A62891" w:rsidP="00B676F5">
      <w:pPr>
        <w:pStyle w:val="Paragraphedeliste"/>
        <w:numPr>
          <w:ilvl w:val="0"/>
          <w:numId w:val="34"/>
        </w:numPr>
        <w:rPr>
          <w:lang w:val="en-CA"/>
        </w:rPr>
      </w:pPr>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p>
    <w:p w14:paraId="33459CDA" w14:textId="5A05971B" w:rsidR="003968C9" w:rsidRPr="00B676F5" w:rsidRDefault="003968C9" w:rsidP="00B676F5">
      <w:pPr>
        <w:pStyle w:val="Paragraphedeliste"/>
        <w:numPr>
          <w:ilvl w:val="0"/>
          <w:numId w:val="34"/>
        </w:numPr>
        <w:rPr>
          <w:color w:val="1F1E1F"/>
        </w:rPr>
      </w:pPr>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3" w:history="1">
        <w:r w:rsidRPr="006C3FF2">
          <w:rPr>
            <w:rStyle w:val="Lienhypertexte"/>
          </w:rPr>
          <w:t>http://www.geologicacarpathica.com/GeolCarp_Vol56_No3_273_284.html</w:t>
        </w:r>
      </w:hyperlink>
      <w:r w:rsidRPr="00B676F5">
        <w:rPr>
          <w:color w:val="1F1E1F"/>
        </w:rPr>
        <w:t xml:space="preserve">&gt; </w:t>
      </w:r>
    </w:p>
    <w:p w14:paraId="47400B5A" w14:textId="5C9FEDFA" w:rsidR="004A04F6" w:rsidRPr="00B676F5" w:rsidRDefault="004A04F6" w:rsidP="00B676F5">
      <w:pPr>
        <w:pStyle w:val="Paragraphedeliste"/>
        <w:numPr>
          <w:ilvl w:val="0"/>
          <w:numId w:val="34"/>
        </w:numPr>
        <w:rPr>
          <w:lang w:val="en-CA"/>
        </w:rPr>
      </w:pPr>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p>
    <w:p w14:paraId="22AF632D" w14:textId="344519DA" w:rsidR="000A6EE8" w:rsidRPr="00B676F5" w:rsidRDefault="00A62891" w:rsidP="00B676F5">
      <w:pPr>
        <w:pStyle w:val="Paragraphedeliste"/>
        <w:numPr>
          <w:ilvl w:val="0"/>
          <w:numId w:val="34"/>
        </w:numPr>
        <w:rPr>
          <w:lang w:val="en-CA"/>
        </w:rPr>
      </w:pPr>
      <w:proofErr w:type="gramStart"/>
      <w:r>
        <w:rPr>
          <w:lang w:val="en-CA"/>
        </w:rPr>
        <w:t>v</w:t>
      </w:r>
      <w:r w:rsidR="000A6EE8" w:rsidRPr="00B676F5">
        <w:rPr>
          <w:lang w:val="en-CA"/>
        </w:rPr>
        <w:t>an</w:t>
      </w:r>
      <w:proofErr w:type="gramEnd"/>
      <w:r w:rsidR="000A6EE8" w:rsidRPr="00B676F5">
        <w:rPr>
          <w:lang w:val="en-CA"/>
        </w:rPr>
        <w:t xml:space="preserve">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p>
    <w:p w14:paraId="5F21EA29" w14:textId="7EB40070" w:rsidR="00C01850" w:rsidRPr="00B676F5" w:rsidRDefault="001111B0" w:rsidP="00B676F5">
      <w:pPr>
        <w:pStyle w:val="Paragraphedeliste"/>
        <w:numPr>
          <w:ilvl w:val="0"/>
          <w:numId w:val="34"/>
        </w:numPr>
        <w:rPr>
          <w:lang w:val="en-CA"/>
        </w:rPr>
      </w:pPr>
      <w:commentRangeStart w:id="600"/>
      <w:r w:rsidRPr="00B676F5">
        <w:rPr>
          <w:lang w:val="en-CA"/>
        </w:rPr>
        <w:lastRenderedPageBreak/>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proofErr w:type="gramStart"/>
      <w:r w:rsidR="00A62891">
        <w:rPr>
          <w:lang w:val="en-CA"/>
        </w:rPr>
        <w:t>:</w:t>
      </w:r>
      <w:r w:rsidRPr="00B676F5">
        <w:rPr>
          <w:lang w:val="en-CA"/>
        </w:rPr>
        <w:t>MOLES</w:t>
      </w:r>
      <w:proofErr w:type="gramEnd"/>
      <w:r w:rsidRPr="00B676F5">
        <w:rPr>
          <w:lang w:val="en-CA"/>
        </w:rPr>
        <w:t>-v3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600"/>
      <w:r w:rsidR="00A62891">
        <w:rPr>
          <w:rStyle w:val="Marquedecommentaire"/>
        </w:rPr>
        <w:commentReference w:id="600"/>
      </w:r>
    </w:p>
    <w:p w14:paraId="34AA78F2" w14:textId="57E3E39D" w:rsidR="006C3FF2" w:rsidRDefault="00A62891" w:rsidP="00B676F5">
      <w:pPr>
        <w:pStyle w:val="Paragraphedeliste"/>
        <w:numPr>
          <w:ilvl w:val="0"/>
          <w:numId w:val="34"/>
        </w:numPr>
      </w:pPr>
      <w:r>
        <w:t>Wadell, H.:</w:t>
      </w:r>
      <w:r w:rsidR="006C3FF2">
        <w:t xml:space="preserve"> Volume, shape, and roundness of rock particle</w:t>
      </w:r>
      <w:r>
        <w:t>s. Journal of Geology 40 (1932)</w:t>
      </w:r>
    </w:p>
    <w:p w14:paraId="001A4034" w14:textId="7180E640" w:rsidR="005D5B95" w:rsidRPr="006C3FF2" w:rsidRDefault="005D5B95" w:rsidP="00B676F5">
      <w:pPr>
        <w:pStyle w:val="Paragraphedeliste"/>
        <w:numPr>
          <w:ilvl w:val="0"/>
          <w:numId w:val="34"/>
        </w:numPr>
      </w:pPr>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4" w:history="1">
        <w:r w:rsidR="006C3FF2" w:rsidRPr="00B676F5">
          <w:rPr>
            <w:rStyle w:val="Lienhypertexte"/>
            <w:lang w:val="en-CA"/>
          </w:rPr>
          <w:t>http://precambrian.stratigraphy.org/Walsh_et_al_2004.pdf</w:t>
        </w:r>
      </w:hyperlink>
      <w:r w:rsidR="006C3FF2" w:rsidRPr="00B676F5">
        <w:rPr>
          <w:rStyle w:val="Lienhypertexte"/>
          <w:lang w:val="en-CA"/>
        </w:rPr>
        <w:t>&gt;</w:t>
      </w:r>
    </w:p>
    <w:p w14:paraId="1723E3C4" w14:textId="534847D8" w:rsidR="00E32A61" w:rsidRPr="00B676F5" w:rsidRDefault="00A62891" w:rsidP="00B676F5">
      <w:pPr>
        <w:pStyle w:val="Paragraphedeliste"/>
        <w:numPr>
          <w:ilvl w:val="0"/>
          <w:numId w:val="34"/>
        </w:numPr>
        <w:rPr>
          <w:lang w:val="en-CA"/>
        </w:rPr>
      </w:pPr>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p>
    <w:sectPr w:rsidR="00E32A61" w:rsidRPr="00B676F5" w:rsidSect="00F27D5A">
      <w:footerReference w:type="default" r:id="rId16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6" w:author="Eric Boisvert" w:date="2016-08-01T18:20:00Z" w:initials="EB/L">
    <w:p w14:paraId="285ACA1A" w14:textId="04CAA557" w:rsidR="009A49CB" w:rsidRDefault="009A49CB">
      <w:pPr>
        <w:pStyle w:val="Commentaire"/>
      </w:pPr>
      <w:r>
        <w:rPr>
          <w:rStyle w:val="Marquedecommentaire"/>
        </w:rPr>
        <w:annotationRef/>
      </w:r>
      <w:r>
        <w:t>Move to own requirements class. OK</w:t>
      </w:r>
    </w:p>
  </w:comment>
  <w:comment w:id="462" w:author="Boisvert, Eric" w:date="2016-07-02T15:37:00Z" w:initials="BE">
    <w:p w14:paraId="21B89F9C" w14:textId="3B667400" w:rsidR="009A49CB" w:rsidRDefault="009A49CB">
      <w:pPr>
        <w:pStyle w:val="Commentaire"/>
      </w:pPr>
      <w:r>
        <w:rPr>
          <w:rStyle w:val="Marquedecommentaire"/>
        </w:rPr>
        <w:annotationRef/>
      </w:r>
      <w:r>
        <w:t>Already covered in Core (7.2.5)</w:t>
      </w:r>
    </w:p>
  </w:comment>
  <w:comment w:id="464" w:author="Boisvert, Eric" w:date="2016-07-02T15:37:00Z" w:initials="BE">
    <w:p w14:paraId="0C3F4C70" w14:textId="61A7041F" w:rsidR="009A49CB" w:rsidRDefault="009A49CB">
      <w:pPr>
        <w:pStyle w:val="Commentaire"/>
      </w:pPr>
      <w:r>
        <w:rPr>
          <w:rStyle w:val="Marquedecommentaire"/>
        </w:rPr>
        <w:annotationRef/>
      </w:r>
      <w:r>
        <w:t>Already covered in core (7.2.5)</w:t>
      </w:r>
    </w:p>
  </w:comment>
  <w:comment w:id="489" w:author="Sen, Marcus A." w:date="2016-07-02T15:37:00Z" w:initials="SMA">
    <w:p w14:paraId="31598466" w14:textId="748C9A4A" w:rsidR="009A49CB" w:rsidRDefault="009A49CB">
      <w:pPr>
        <w:pStyle w:val="Commentaire"/>
      </w:pPr>
      <w:r>
        <w:rPr>
          <w:rStyle w:val="Marquedecommentaire"/>
        </w:rPr>
        <w:annotationRef/>
      </w:r>
      <w:r>
        <w:t>This can't be the correct clause number; check.</w:t>
      </w:r>
    </w:p>
  </w:comment>
  <w:comment w:id="526" w:author="Eric Boisvert" w:date="2016-07-02T15:37:00Z" w:initials="EB/L">
    <w:p w14:paraId="690B865E" w14:textId="77777777" w:rsidR="009A49CB" w:rsidRDefault="009A49CB" w:rsidP="002C1116">
      <w:pPr>
        <w:pStyle w:val="Commentaire"/>
      </w:pPr>
      <w:r>
        <w:rPr>
          <w:rStyle w:val="Marquedecommentaire"/>
        </w:rPr>
        <w:annotationRef/>
      </w:r>
      <w:r>
        <w:t>Change in UML scope notes and remove observation_URI</w:t>
      </w:r>
    </w:p>
  </w:comment>
  <w:comment w:id="530" w:author="SSO Standard Desktop" w:date="2016-08-01T19:28:00Z" w:initials="SSD">
    <w:p w14:paraId="29952E5D" w14:textId="4B62E56B" w:rsidR="009A49CB" w:rsidRDefault="009A49CB">
      <w:pPr>
        <w:pStyle w:val="Commentaire"/>
      </w:pPr>
      <w:r>
        <w:rPr>
          <w:rStyle w:val="Marquedecommentaire"/>
        </w:rPr>
        <w:annotationRef/>
      </w:r>
      <w:r>
        <w:t>Find blurb in the basic section and reuse.</w:t>
      </w:r>
    </w:p>
  </w:comment>
  <w:comment w:id="534" w:author="SSO Standard Desktop" w:date="2016-08-01T19:37:00Z" w:initials="SSD">
    <w:p w14:paraId="459FAB0E" w14:textId="12870F5E" w:rsidR="009A49CB" w:rsidRDefault="009A49CB">
      <w:pPr>
        <w:pStyle w:val="Commentaire"/>
      </w:pPr>
      <w:r>
        <w:rPr>
          <w:rStyle w:val="Marquedecommentaire"/>
        </w:rPr>
        <w:annotationRef/>
      </w:r>
      <w:r>
        <w:t>Check Ollie email and use ogc def example that actually resolves</w:t>
      </w:r>
    </w:p>
  </w:comment>
  <w:comment w:id="539" w:author="SSO Standard Desktop" w:date="2016-07-31T18:25:00Z" w:initials="SSD">
    <w:p w14:paraId="26958D8B" w14:textId="59535217" w:rsidR="009A49CB" w:rsidRDefault="009A49CB">
      <w:pPr>
        <w:pStyle w:val="Commentaire"/>
      </w:pPr>
      <w:r>
        <w:rPr>
          <w:rStyle w:val="Marquedecommentaire"/>
        </w:rPr>
        <w:annotationRef/>
      </w:r>
      <w:r>
        <w:t xml:space="preserve">Is </w:t>
      </w:r>
      <w:proofErr w:type="gramStart"/>
      <w:r>
        <w:t>it ?</w:t>
      </w:r>
      <w:proofErr w:type="gramEnd"/>
    </w:p>
  </w:comment>
  <w:comment w:id="545" w:author="Eric Boisvert" w:date="2016-08-01T19:43:00Z" w:initials="EB/L">
    <w:p w14:paraId="7795B763" w14:textId="4AF050FD" w:rsidR="009A49CB" w:rsidRDefault="009A49CB">
      <w:pPr>
        <w:pStyle w:val="Commentaire"/>
      </w:pPr>
      <w:r>
        <w:rPr>
          <w:rStyle w:val="Marquedecommentaire"/>
        </w:rPr>
        <w:annotationRef/>
      </w:r>
      <w:r>
        <w:t xml:space="preserve">Is this still how http URI </w:t>
      </w:r>
      <w:proofErr w:type="gramStart"/>
      <w:r>
        <w:t>flagged ?.</w:t>
      </w:r>
      <w:proofErr w:type="gramEnd"/>
      <w:r>
        <w:t xml:space="preserve">  SHOULD </w:t>
      </w:r>
    </w:p>
  </w:comment>
  <w:comment w:id="549" w:author="Eric Boisvert" w:date="2016-07-02T15:37:00Z" w:initials="EB/L">
    <w:p w14:paraId="05E20B47" w14:textId="2CC7B3E4" w:rsidR="009A49CB" w:rsidRDefault="009A49CB">
      <w:pPr>
        <w:pStyle w:val="Commentaire"/>
      </w:pPr>
      <w:r>
        <w:rPr>
          <w:rStyle w:val="Marquedecommentaire"/>
        </w:rPr>
        <w:annotationRef/>
      </w:r>
      <w:r>
        <w:t>Gml</w:t>
      </w:r>
      <w:proofErr w:type="gramStart"/>
      <w:r>
        <w:t>:id</w:t>
      </w:r>
      <w:proofErr w:type="gramEnd"/>
      <w:r>
        <w:t xml:space="preserve"> != name !</w:t>
      </w:r>
    </w:p>
  </w:comment>
  <w:comment w:id="571" w:author="Eric Boisvert" w:date="2016-07-02T15:38:00Z" w:initials="EB/L">
    <w:p w14:paraId="1552B49B" w14:textId="77777777" w:rsidR="009A49CB" w:rsidRDefault="009A49CB" w:rsidP="003C3333">
      <w:pPr>
        <w:pStyle w:val="Commentaire"/>
      </w:pPr>
      <w:r>
        <w:rPr>
          <w:rStyle w:val="Marquedecommentaire"/>
        </w:rPr>
        <w:annotationRef/>
      </w:r>
      <w:r>
        <w:t>Check.  Are we SF1 or SF0</w:t>
      </w:r>
    </w:p>
  </w:comment>
  <w:comment w:id="580" w:author="Eric Boisvert" w:date="2016-07-02T15:37:00Z" w:initials="EB/L">
    <w:p w14:paraId="656303FA" w14:textId="77777777" w:rsidR="009A49CB" w:rsidRDefault="009A49CB" w:rsidP="00480BB6">
      <w:pPr>
        <w:pStyle w:val="Commentaire"/>
      </w:pPr>
      <w:r>
        <w:rPr>
          <w:rStyle w:val="Marquedecommentaire"/>
        </w:rPr>
        <w:annotationRef/>
      </w:r>
      <w:r>
        <w:t>This is bad.</w:t>
      </w:r>
    </w:p>
  </w:comment>
  <w:comment w:id="585" w:author="Eric Boisvert" w:date="2016-07-02T15:37:00Z" w:initials="EB/L">
    <w:p w14:paraId="229C7586" w14:textId="77777777" w:rsidR="009A49CB" w:rsidRDefault="009A49CB" w:rsidP="00480BB6">
      <w:pPr>
        <w:pStyle w:val="Commentaire"/>
      </w:pPr>
      <w:r>
        <w:rPr>
          <w:rStyle w:val="Marquedecommentaire"/>
        </w:rPr>
        <w:annotationRef/>
      </w:r>
      <w:r>
        <w:t>Could not figure a good way to craft a rule (see requirements)</w:t>
      </w:r>
    </w:p>
  </w:comment>
  <w:comment w:id="586" w:author="Eric Boisvert" w:date="2016-07-02T15:37:00Z" w:initials="EB/L">
    <w:p w14:paraId="67555824" w14:textId="77777777" w:rsidR="009A49CB" w:rsidRDefault="009A49CB" w:rsidP="00480BB6">
      <w:pPr>
        <w:pStyle w:val="Commentaire"/>
      </w:pPr>
      <w:r>
        <w:rPr>
          <w:rStyle w:val="Marquedecommentaire"/>
        </w:rPr>
        <w:annotationRef/>
      </w:r>
      <w:r>
        <w:t>Could not figure a good way to craft a rule (see requirements)</w:t>
      </w:r>
    </w:p>
  </w:comment>
  <w:comment w:id="600" w:author="Boisvert, Eric" w:date="2016-08-02T12:41:00Z" w:initials="BE">
    <w:p w14:paraId="5A81C6F1" w14:textId="12406BE3" w:rsidR="00A62891" w:rsidRDefault="00A62891">
      <w:pPr>
        <w:pStyle w:val="Commentaire"/>
      </w:pPr>
      <w:r>
        <w:rPr>
          <w:rStyle w:val="Marquedecommentaire"/>
        </w:rPr>
        <w:annotationRef/>
      </w:r>
      <w:r>
        <w:t xml:space="preserve">Is it 2009 or </w:t>
      </w:r>
      <w:proofErr w:type="gramStart"/>
      <w:r>
        <w:t>2010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58C825" w14:textId="77777777" w:rsidR="0069710C" w:rsidRDefault="0069710C">
      <w:pPr>
        <w:spacing w:after="0"/>
      </w:pPr>
      <w:r>
        <w:separator/>
      </w:r>
    </w:p>
  </w:endnote>
  <w:endnote w:type="continuationSeparator" w:id="0">
    <w:p w14:paraId="41ABA5A4" w14:textId="77777777" w:rsidR="0069710C" w:rsidRDefault="006971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9A49CB" w:rsidRDefault="009A49CB">
    <w:pPr>
      <w:pStyle w:val="Pieddepage"/>
      <w:jc w:val="center"/>
    </w:pPr>
    <w:r>
      <w:fldChar w:fldCharType="begin"/>
    </w:r>
    <w:r>
      <w:instrText xml:space="preserve"> PAGE   \* MERGEFORMAT </w:instrText>
    </w:r>
    <w:r>
      <w:fldChar w:fldCharType="separate"/>
    </w:r>
    <w:r w:rsidR="00861F10">
      <w:rPr>
        <w:noProof/>
      </w:rPr>
      <w:t>32</w:t>
    </w:r>
    <w:r>
      <w:rPr>
        <w:noProof/>
      </w:rPr>
      <w:fldChar w:fldCharType="end"/>
    </w:r>
  </w:p>
  <w:p w14:paraId="5299F2EC" w14:textId="6ACF2E1F" w:rsidR="009A49CB" w:rsidRPr="0079517D" w:rsidRDefault="009A49CB"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3A2C0B" w14:textId="77777777" w:rsidR="0069710C" w:rsidRDefault="0069710C">
      <w:pPr>
        <w:spacing w:after="0"/>
      </w:pPr>
      <w:r>
        <w:separator/>
      </w:r>
    </w:p>
  </w:footnote>
  <w:footnote w:type="continuationSeparator" w:id="0">
    <w:p w14:paraId="36DE7029" w14:textId="77777777" w:rsidR="0069710C" w:rsidRDefault="0069710C">
      <w:pPr>
        <w:spacing w:after="0"/>
      </w:pPr>
      <w:r>
        <w:continuationSeparator/>
      </w:r>
    </w:p>
  </w:footnote>
  <w:footnote w:id="1">
    <w:p w14:paraId="015C3D42" w14:textId="77777777" w:rsidR="009A49CB" w:rsidRDefault="009A49CB">
      <w:pPr>
        <w:pStyle w:val="Notedebasdepage"/>
      </w:pPr>
      <w:r>
        <w:footnoteRef/>
      </w:r>
      <w:r>
        <w:t xml:space="preserve"> </w:t>
      </w:r>
      <w:hyperlink r:id="rId1" w:history="1">
        <w:r>
          <w:rPr>
            <w:rStyle w:val="Lienhypertexte"/>
          </w:rPr>
          <w:t>www.opengeospatial.org/cite</w:t>
        </w:r>
      </w:hyperlink>
      <w:r>
        <w:t xml:space="preserve"> </w:t>
      </w:r>
    </w:p>
  </w:footnote>
  <w:footnote w:id="2">
    <w:p w14:paraId="5FE713CD" w14:textId="7D3BA1BA" w:rsidR="009A49CB" w:rsidRPr="00674005" w:rsidRDefault="009A49CB">
      <w:pPr>
        <w:pStyle w:val="Notedebasdepage"/>
        <w:rPr>
          <w:lang w:val="en-CA"/>
        </w:rPr>
      </w:pPr>
      <w:r>
        <w:rPr>
          <w:rStyle w:val="Appelnotedebasdep"/>
        </w:rPr>
        <w:footnoteRef/>
      </w:r>
      <w:r>
        <w:t xml:space="preserve"> </w:t>
      </w:r>
      <w:hyperlink r:id="rId2" w:history="1">
        <w:r w:rsidRPr="00A634B6">
          <w:rPr>
            <w:rStyle w:val="Lienhypertexte"/>
          </w:rPr>
          <w:t>https://www.w3.org/2001/tag/doc/httpRange-14/2007-05-31/HttpRange-14</w:t>
        </w:r>
      </w:hyperlink>
      <w:r>
        <w:t xml:space="preserve"> Clause 2</w:t>
      </w:r>
    </w:p>
  </w:footnote>
  <w:footnote w:id="3">
    <w:p w14:paraId="3254F8DB" w14:textId="76AC5ABD" w:rsidR="009A49CB" w:rsidRPr="006F2ACD" w:rsidRDefault="009A49CB" w:rsidP="00657E64">
      <w:pPr>
        <w:pStyle w:val="Notedebasdepage"/>
        <w:rPr>
          <w:lang w:val="en-CA"/>
        </w:rPr>
      </w:pPr>
      <w:r>
        <w:rPr>
          <w:rStyle w:val="Appelnotedebasdep"/>
        </w:rPr>
        <w:footnoteRef/>
      </w:r>
      <w:r>
        <w:t xml:space="preserve"> </w:t>
      </w:r>
      <w:r w:rsidRPr="00DC32F6">
        <w:rPr>
          <w:rStyle w:val="Entity"/>
        </w:rPr>
        <w:t>SWE RealPair</w:t>
      </w:r>
      <w:r>
        <w:rPr>
          <w:lang w:val="en-CA"/>
        </w:rPr>
        <w:t xml:space="preserve"> is encoded as space delimited lists (</w:t>
      </w:r>
      <w:r w:rsidRPr="00DC32F6">
        <w:rPr>
          <w:rStyle w:val="xmlChar"/>
        </w:rPr>
        <w:t>&lt;swe</w:t>
      </w:r>
      <w:proofErr w:type="gramStart"/>
      <w:r w:rsidRPr="00DC32F6">
        <w:rPr>
          <w:rStyle w:val="xmlChar"/>
        </w:rPr>
        <w:t>:value</w:t>
      </w:r>
      <w:proofErr w:type="gramEnd"/>
      <w:r w:rsidRPr="00DC32F6">
        <w:rPr>
          <w:rStyle w:val="xmlChar"/>
        </w:rPr>
        <w:t>&gt;10 300&lt;/swe:value&gt;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w:t>
      </w:r>
      <w:proofErr w:type="gramStart"/>
      <w:r w:rsidRPr="00DC32F6">
        <w:rPr>
          <w:rStyle w:val="xmlChar"/>
        </w:rPr>
        <w:t>before(</w:t>
      </w:r>
      <w:proofErr w:type="gramEnd"/>
      <w:r w:rsidRPr="00DC32F6">
        <w:rPr>
          <w:rStyle w:val="xmlChar"/>
        </w:rPr>
        <w:t>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A36"/>
    <w:rsid w:val="001B4102"/>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8E4"/>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87E"/>
    <w:rsid w:val="00690C3D"/>
    <w:rsid w:val="00695378"/>
    <w:rsid w:val="00695488"/>
    <w:rsid w:val="0069710C"/>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CC"/>
    <w:rsid w:val="0070194D"/>
    <w:rsid w:val="00702848"/>
    <w:rsid w:val="00702EC2"/>
    <w:rsid w:val="00704C86"/>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D6F81"/>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1F10"/>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264C"/>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0CD"/>
    <w:rsid w:val="00AE77BC"/>
    <w:rsid w:val="00AF0657"/>
    <w:rsid w:val="00AF6A26"/>
    <w:rsid w:val="00AF7E7A"/>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676F5"/>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4AE5"/>
    <w:rsid w:val="00BA576A"/>
    <w:rsid w:val="00BA5AB0"/>
    <w:rsid w:val="00BA6B31"/>
    <w:rsid w:val="00BA7E64"/>
    <w:rsid w:val="00BB5207"/>
    <w:rsid w:val="00BB6F37"/>
    <w:rsid w:val="00BB76F4"/>
    <w:rsid w:val="00BC33BD"/>
    <w:rsid w:val="00BC51DB"/>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3A99"/>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F6E"/>
    <w:rsid w:val="00F658C5"/>
    <w:rsid w:val="00F66B1D"/>
    <w:rsid w:val="00F67178"/>
    <w:rsid w:val="00F701C7"/>
    <w:rsid w:val="00F74DDF"/>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yperlink" Target="http://resource.geosciml.org/classifier/cgi/lithology/" TargetMode="External"/><Relationship Id="rId21" Type="http://schemas.openxmlformats.org/officeDocument/2006/relationships/image" Target="media/image8.emf"/><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image" Target="media/image93.emf"/><Relationship Id="rId133" Type="http://schemas.openxmlformats.org/officeDocument/2006/relationships/hyperlink" Target="http://www.opengis.net/gml/3.3/lr" TargetMode="External"/><Relationship Id="rId138" Type="http://schemas.openxmlformats.org/officeDocument/2006/relationships/hyperlink" Target="http://xmlns.geosciml.org/GeologicTime/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6" Type="http://schemas.openxmlformats.org/officeDocument/2006/relationships/image" Target="media/image4.emf"/><Relationship Id="rId107" Type="http://schemas.openxmlformats.org/officeDocument/2006/relationships/image" Target="media/image88.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3.png"/><Relationship Id="rId123" Type="http://schemas.openxmlformats.org/officeDocument/2006/relationships/image" Target="media/image103.png"/><Relationship Id="rId128" Type="http://schemas.openxmlformats.org/officeDocument/2006/relationships/hyperlink" Target="http://standards.iso.org/iso/19115/-3/cit/1.0" TargetMode="External"/><Relationship Id="rId144" Type="http://schemas.openxmlformats.org/officeDocument/2006/relationships/hyperlink" Target="http://www.opengis.net/samplingSpatial/2.0" TargetMode="External"/><Relationship Id="rId149" Type="http://schemas.openxmlformats.org/officeDocument/2006/relationships/hyperlink" Target="http://www.w3.org/TR/xlink11/"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4.emf"/><Relationship Id="rId118" Type="http://schemas.openxmlformats.org/officeDocument/2006/relationships/image" Target="media/image98.jpeg"/><Relationship Id="rId134" Type="http://schemas.openxmlformats.org/officeDocument/2006/relationships/hyperlink" Target="http://www.opengis.net/gml/3.3/exr" TargetMode="External"/><Relationship Id="rId139" Type="http://schemas.openxmlformats.org/officeDocument/2006/relationships/hyperlink" Target="http://xmlns.geosciml.org/LaboratoryAnalysis-Specimen/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www.ietf.org/rfc/rfc2616"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4.emf"/><Relationship Id="rId108" Type="http://schemas.openxmlformats.org/officeDocument/2006/relationships/image" Target="media/image89.emf"/><Relationship Id="rId124" Type="http://schemas.openxmlformats.org/officeDocument/2006/relationships/image" Target="media/image104.png"/><Relationship Id="rId129" Type="http://schemas.openxmlformats.org/officeDocument/2006/relationships/hyperlink" Target="http://www.opengis.net/cv/0.2/gml32" TargetMode="External"/><Relationship Id="rId54" Type="http://schemas.openxmlformats.org/officeDocument/2006/relationships/image" Target="media/image37.png"/><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hyperlink" Target="http://www.stratigraphy.org/index.php/ics-chart-timescale" TargetMode="External"/><Relationship Id="rId96" Type="http://schemas.openxmlformats.org/officeDocument/2006/relationships/image" Target="media/image77.emf"/><Relationship Id="rId140" Type="http://schemas.openxmlformats.org/officeDocument/2006/relationships/hyperlink" Target="http://xmlns.geosciml.org/geosciml-lite/4.1" TargetMode="External"/><Relationship Id="rId145" Type="http://schemas.openxmlformats.org/officeDocument/2006/relationships/hyperlink" Target="http://www.opengis.net/samplingSpecimen/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emf"/><Relationship Id="rId127" Type="http://schemas.openxmlformats.org/officeDocument/2006/relationships/image" Target="media/image107.emf"/><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hyperlink" Target="http://www.stratigraphy.org/index.php/ics-chart-timescale" TargetMode="External"/><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102.png"/><Relationship Id="rId130" Type="http://schemas.openxmlformats.org/officeDocument/2006/relationships/hyperlink" Target="http://www.isotc211.org/2005/gco" TargetMode="External"/><Relationship Id="rId135" Type="http://schemas.openxmlformats.org/officeDocument/2006/relationships/hyperlink" Target="http://xmlns.geosciml.org/GeoSciML-Basic/4.1" TargetMode="External"/><Relationship Id="rId143" Type="http://schemas.openxmlformats.org/officeDocument/2006/relationships/hyperlink" Target="http://www.opengis.net/sampling/2.0" TargetMode="External"/><Relationship Id="rId148" Type="http://schemas.openxmlformats.org/officeDocument/2006/relationships/hyperlink" Target="http://www.w3.org/1999/xlink" TargetMode="External"/><Relationship Id="rId151" Type="http://schemas.openxmlformats.org/officeDocument/2006/relationships/hyperlink" Target="http://data.geoscience.gov.xx/feature/asc/geologicunit/stratno/25947%3c/gml:identifier"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precambrian.stratigraphy.org/Walsh_et_al_2004.pdf"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90.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image" Target="media/image59.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hyperlink" Target="http://standards.iso.org/iso/19115/-3/mrl/1.0" TargetMode="External"/><Relationship Id="rId146" Type="http://schemas.openxmlformats.org/officeDocument/2006/relationships/hyperlink" Target="http://www.opengis.net/swe/2.0"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3.emf"/><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png"/><Relationship Id="rId45" Type="http://schemas.openxmlformats.org/officeDocument/2006/relationships/hyperlink" Target="http://ngmdb.usgs.gov/www-nadm/dmdt/" TargetMode="External"/><Relationship Id="rId66" Type="http://schemas.openxmlformats.org/officeDocument/2006/relationships/image" Target="media/image49.emf"/><Relationship Id="rId87" Type="http://schemas.openxmlformats.org/officeDocument/2006/relationships/image" Target="media/image69.emf"/><Relationship Id="rId110" Type="http://schemas.openxmlformats.org/officeDocument/2006/relationships/image" Target="media/image91.emf"/><Relationship Id="rId115" Type="http://schemas.openxmlformats.org/officeDocument/2006/relationships/image" Target="media/image96.emf"/><Relationship Id="rId131" Type="http://schemas.openxmlformats.org/officeDocument/2006/relationships/hyperlink" Target="http://www.isotc211.org/2005/gmd" TargetMode="External"/><Relationship Id="rId136" Type="http://schemas.openxmlformats.org/officeDocument/2006/relationships/hyperlink" Target="http://xmlns.geosciml.org/Borehole/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data.geoscience.gov.xx/feature/asc/geologicunit/stratno/25947" TargetMode="External"/><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6.png"/><Relationship Id="rId147" Type="http://schemas.openxmlformats.org/officeDocument/2006/relationships/hyperlink" Target="http://www.opengis.net/wfs/2.0"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101.png"/><Relationship Id="rId142" Type="http://schemas.openxmlformats.org/officeDocument/2006/relationships/hyperlink" Target="http://www.opengis.net/om/2.0" TargetMode="External"/><Relationship Id="rId163" Type="http://schemas.openxmlformats.org/officeDocument/2006/relationships/hyperlink" Target="http://www.geologicacarpathica.com/GeolCarp_Vol56_No3_273_284.html"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9.png"/><Relationship Id="rId67" Type="http://schemas.openxmlformats.org/officeDocument/2006/relationships/image" Target="media/image50.emf"/><Relationship Id="rId116" Type="http://schemas.openxmlformats.org/officeDocument/2006/relationships/image" Target="media/image97.png"/><Relationship Id="rId137" Type="http://schemas.openxmlformats.org/officeDocument/2006/relationships/hyperlink" Target="http://xmlns.geosciml.org/GeoSciML-Extension/4.1" TargetMode="External"/><Relationship Id="rId158" Type="http://schemas.openxmlformats.org/officeDocument/2006/relationships/hyperlink" Target="http://www.geosciml.org" TargetMode="External"/><Relationship Id="rId20" Type="http://schemas.openxmlformats.org/officeDocument/2006/relationships/hyperlink" Target="http://www.opengis.net/spec/waterml/2.0/req/xsd-xml-rules" TargetMode="External"/><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0.emf"/><Relationship Id="rId111" Type="http://schemas.openxmlformats.org/officeDocument/2006/relationships/image" Target="media/image92.emf"/><Relationship Id="rId132" Type="http://schemas.openxmlformats.org/officeDocument/2006/relationships/hyperlink" Target="http://www.opengis.net/gml/3.2" TargetMode="External"/><Relationship Id="rId153" Type="http://schemas.openxmlformats.org/officeDocument/2006/relationships/hyperlink" Target="http://data.geoscience.gov.xx/feature/asc/geologicunit/stratno/25947%3c/gml:identifie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B2B01-67A9-4EC8-990A-2BA28209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TotalTime>
  <Pages>253</Pages>
  <Words>47138</Words>
  <Characters>268691</Characters>
  <Application>Microsoft Office Word</Application>
  <DocSecurity>0</DocSecurity>
  <Lines>2239</Lines>
  <Paragraphs>630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315199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3</cp:revision>
  <cp:lastPrinted>2016-06-02T18:06:00Z</cp:lastPrinted>
  <dcterms:created xsi:type="dcterms:W3CDTF">2016-08-02T18:28:00Z</dcterms:created>
  <dcterms:modified xsi:type="dcterms:W3CDTF">2016-08-02T18:31:00Z</dcterms:modified>
</cp:coreProperties>
</file>